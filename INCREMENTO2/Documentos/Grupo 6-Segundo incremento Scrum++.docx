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7116A" w14:textId="4AC755B4" w:rsidR="009825C6" w:rsidRDefault="009825C6" w:rsidP="00A33139">
      <w:pPr>
        <w:ind w:firstLine="0"/>
      </w:pPr>
      <w:bookmarkStart w:id="0" w:name="_Hlk200566869"/>
      <w:bookmarkEnd w:id="0"/>
    </w:p>
    <w:p w14:paraId="34C3728D" w14:textId="490E4DD5" w:rsidR="002C5E1E" w:rsidRDefault="002C5E1E" w:rsidP="002C5E1E">
      <w:pPr>
        <w:ind w:firstLine="0"/>
        <w:jc w:val="center"/>
      </w:pPr>
      <w:r>
        <w:rPr>
          <w:noProof/>
        </w:rPr>
        <w:drawing>
          <wp:inline distT="0" distB="0" distL="0" distR="0" wp14:anchorId="44CCD093" wp14:editId="1C3EADE7">
            <wp:extent cx="1095375" cy="920926"/>
            <wp:effectExtent l="0" t="0" r="0" b="0"/>
            <wp:docPr id="108619527" name="Imagen 4" descr="Logos- 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s- Universidad Andrés Bell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9560" cy="924445"/>
                    </a:xfrm>
                    <a:prstGeom prst="rect">
                      <a:avLst/>
                    </a:prstGeom>
                    <a:noFill/>
                    <a:ln>
                      <a:noFill/>
                    </a:ln>
                  </pic:spPr>
                </pic:pic>
              </a:graphicData>
            </a:graphic>
          </wp:inline>
        </w:drawing>
      </w:r>
    </w:p>
    <w:p w14:paraId="35960077" w14:textId="77777777" w:rsidR="002C5E1E" w:rsidRPr="00156F25" w:rsidRDefault="00BF1137" w:rsidP="002C5E1E">
      <w:pPr>
        <w:spacing w:line="240" w:lineRule="auto"/>
        <w:ind w:firstLine="0"/>
        <w:jc w:val="center"/>
        <w:rPr>
          <w:b/>
          <w:bCs/>
        </w:rPr>
      </w:pPr>
      <w:r w:rsidRPr="00156F25">
        <w:rPr>
          <w:b/>
          <w:bCs/>
        </w:rPr>
        <w:t>Facultad de ingeniería</w:t>
      </w:r>
    </w:p>
    <w:p w14:paraId="4150179C" w14:textId="607CFA2A" w:rsidR="009825C6" w:rsidRPr="00156F25" w:rsidRDefault="00BF1137" w:rsidP="002C5E1E">
      <w:pPr>
        <w:spacing w:line="240" w:lineRule="auto"/>
        <w:ind w:firstLine="0"/>
        <w:jc w:val="center"/>
        <w:rPr>
          <w:b/>
          <w:bCs/>
        </w:rPr>
      </w:pPr>
      <w:r w:rsidRPr="00156F25">
        <w:rPr>
          <w:b/>
          <w:bCs/>
        </w:rPr>
        <w:t>Ingeniería de software I</w:t>
      </w:r>
    </w:p>
    <w:p w14:paraId="2E409D4C" w14:textId="77777777" w:rsidR="000206D6" w:rsidRDefault="000206D6" w:rsidP="002C5E1E">
      <w:pPr>
        <w:ind w:firstLine="0"/>
      </w:pPr>
    </w:p>
    <w:p w14:paraId="2546F279" w14:textId="77777777" w:rsidR="00B0474D" w:rsidRDefault="00B0474D" w:rsidP="004071DF">
      <w:pPr>
        <w:jc w:val="center"/>
      </w:pPr>
    </w:p>
    <w:p w14:paraId="1C23A31A" w14:textId="55FD444C" w:rsidR="009825C6" w:rsidRPr="00A930E5" w:rsidRDefault="00BF1137" w:rsidP="00A930E5">
      <w:pPr>
        <w:jc w:val="center"/>
        <w:rPr>
          <w:b/>
          <w:bCs/>
        </w:rPr>
      </w:pPr>
      <w:r w:rsidRPr="00A930E5">
        <w:rPr>
          <w:b/>
          <w:bCs/>
        </w:rPr>
        <w:t>PROYECTO INGENIERÍA DE SOFTWARE</w:t>
      </w:r>
      <w:r w:rsidR="001754AA" w:rsidRPr="00A930E5">
        <w:rPr>
          <w:b/>
          <w:bCs/>
        </w:rPr>
        <w:t xml:space="preserve"> </w:t>
      </w:r>
      <w:r w:rsidR="003366E9">
        <w:rPr>
          <w:b/>
          <w:bCs/>
        </w:rPr>
        <w:t>SEGUNDO</w:t>
      </w:r>
      <w:r w:rsidR="001754AA" w:rsidRPr="00A930E5">
        <w:rPr>
          <w:b/>
          <w:bCs/>
        </w:rPr>
        <w:t xml:space="preserve"> INCREMENTO PARA EL</w:t>
      </w:r>
      <w:r w:rsidR="002C5E1E" w:rsidRPr="00A930E5">
        <w:rPr>
          <w:b/>
          <w:bCs/>
        </w:rPr>
        <w:t xml:space="preserve"> </w:t>
      </w:r>
      <w:r w:rsidRPr="00A930E5">
        <w:rPr>
          <w:b/>
          <w:bCs/>
        </w:rPr>
        <w:t>SISTEMA BIOMÉTRICO WEB EUGCOM</w:t>
      </w:r>
    </w:p>
    <w:p w14:paraId="0A19807A" w14:textId="77777777" w:rsidR="002C5E1E" w:rsidRDefault="002C5E1E" w:rsidP="002C5E1E">
      <w:pPr>
        <w:ind w:firstLine="0"/>
      </w:pPr>
    </w:p>
    <w:p w14:paraId="25E55DE4" w14:textId="77777777" w:rsidR="009825C6" w:rsidRPr="00096817" w:rsidRDefault="00BF1137" w:rsidP="002C5E1E">
      <w:pPr>
        <w:spacing w:line="240" w:lineRule="auto"/>
        <w:ind w:firstLine="0"/>
        <w:jc w:val="center"/>
        <w:rPr>
          <w:b/>
          <w:bCs/>
        </w:rPr>
      </w:pPr>
      <w:r w:rsidRPr="00096817">
        <w:rPr>
          <w:b/>
          <w:bCs/>
        </w:rPr>
        <w:t>Autores:</w:t>
      </w:r>
    </w:p>
    <w:p w14:paraId="6B4FCC9E" w14:textId="77777777" w:rsidR="009825C6" w:rsidRDefault="00BF1137" w:rsidP="001754AA">
      <w:pPr>
        <w:spacing w:line="240" w:lineRule="auto"/>
        <w:ind w:firstLine="0"/>
        <w:jc w:val="center"/>
      </w:pPr>
      <w:r>
        <w:t>Benjamín Alberto Franco Silva</w:t>
      </w:r>
    </w:p>
    <w:p w14:paraId="6F69AC9A" w14:textId="77777777" w:rsidR="009825C6" w:rsidRDefault="00BF1137" w:rsidP="001754AA">
      <w:pPr>
        <w:spacing w:line="240" w:lineRule="auto"/>
        <w:ind w:firstLine="0"/>
        <w:jc w:val="center"/>
      </w:pPr>
      <w:r>
        <w:t>Vicente Ignacio Henríquez Cortés</w:t>
      </w:r>
    </w:p>
    <w:p w14:paraId="440F7CAB" w14:textId="77777777" w:rsidR="009825C6" w:rsidRDefault="00BF1137" w:rsidP="001754AA">
      <w:pPr>
        <w:spacing w:line="240" w:lineRule="auto"/>
        <w:ind w:firstLine="0"/>
        <w:jc w:val="center"/>
      </w:pPr>
      <w:r>
        <w:t>Addán Ignacio Sáez Rodríguez</w:t>
      </w:r>
    </w:p>
    <w:p w14:paraId="1A64325F" w14:textId="72A6351B" w:rsidR="003366E9" w:rsidRDefault="003366E9" w:rsidP="003366E9">
      <w:pPr>
        <w:spacing w:line="240" w:lineRule="auto"/>
        <w:ind w:firstLine="0"/>
        <w:jc w:val="center"/>
      </w:pPr>
      <w:r w:rsidRPr="0069752D">
        <w:t>Felipe Andrés Uribe del Pino</w:t>
      </w:r>
    </w:p>
    <w:p w14:paraId="24F02F9A" w14:textId="03EBAFFB" w:rsidR="0069752D" w:rsidRPr="0069752D" w:rsidRDefault="00BF1137" w:rsidP="003366E9">
      <w:pPr>
        <w:spacing w:line="240" w:lineRule="auto"/>
        <w:ind w:firstLine="0"/>
        <w:jc w:val="center"/>
      </w:pPr>
      <w:r>
        <w:t>Catalina Vidal Gallardo</w:t>
      </w:r>
    </w:p>
    <w:p w14:paraId="0E521D03" w14:textId="77777777" w:rsidR="009825C6" w:rsidRDefault="00BF1137" w:rsidP="001754AA">
      <w:pPr>
        <w:spacing w:line="240" w:lineRule="auto"/>
        <w:ind w:firstLine="0"/>
        <w:jc w:val="center"/>
        <w:rPr>
          <w:u w:val="single"/>
        </w:rPr>
      </w:pPr>
      <w:r>
        <w:t>Diego Yves Amaro Véliz Riquelme</w:t>
      </w:r>
    </w:p>
    <w:p w14:paraId="114E345D" w14:textId="77777777" w:rsidR="002C5E1E" w:rsidRDefault="002C5E1E" w:rsidP="002C5E1E">
      <w:pPr>
        <w:jc w:val="center"/>
      </w:pPr>
    </w:p>
    <w:p w14:paraId="44B547DE" w14:textId="17C44F29" w:rsidR="0EF65DC9" w:rsidRPr="00096817" w:rsidRDefault="00BF1137" w:rsidP="002C5E1E">
      <w:pPr>
        <w:spacing w:line="240" w:lineRule="auto"/>
        <w:ind w:firstLine="0"/>
        <w:jc w:val="center"/>
        <w:rPr>
          <w:b/>
          <w:bCs/>
        </w:rPr>
      </w:pPr>
      <w:r w:rsidRPr="00096817">
        <w:rPr>
          <w:b/>
          <w:bCs/>
        </w:rPr>
        <w:t>Profesor:</w:t>
      </w:r>
    </w:p>
    <w:p w14:paraId="1802D49C" w14:textId="622AE763" w:rsidR="002C5E1E" w:rsidRDefault="0053055B" w:rsidP="009B091D">
      <w:pPr>
        <w:spacing w:line="240" w:lineRule="auto"/>
        <w:ind w:firstLine="0"/>
        <w:jc w:val="center"/>
      </w:pPr>
      <w:r>
        <w:t>Paulo Luis Francisco Quinsacara Jofré</w:t>
      </w:r>
    </w:p>
    <w:p w14:paraId="2AD0329A" w14:textId="77777777" w:rsidR="009B091D" w:rsidRDefault="009B091D" w:rsidP="009B091D">
      <w:pPr>
        <w:spacing w:line="240" w:lineRule="auto"/>
        <w:ind w:firstLine="0"/>
        <w:jc w:val="center"/>
      </w:pPr>
    </w:p>
    <w:p w14:paraId="73D99B2E" w14:textId="3DE662E1" w:rsidR="0053055B" w:rsidRPr="006514D3" w:rsidRDefault="0053055B" w:rsidP="002C5E1E">
      <w:pPr>
        <w:spacing w:line="240" w:lineRule="auto"/>
        <w:ind w:firstLine="0"/>
        <w:jc w:val="center"/>
        <w:rPr>
          <w:b/>
          <w:bCs/>
        </w:rPr>
      </w:pPr>
      <w:r w:rsidRPr="006514D3">
        <w:rPr>
          <w:b/>
          <w:bCs/>
        </w:rPr>
        <w:t>Santiago</w:t>
      </w:r>
      <w:r w:rsidR="00096817" w:rsidRPr="006514D3">
        <w:rPr>
          <w:b/>
          <w:bCs/>
        </w:rPr>
        <w:t>,</w:t>
      </w:r>
      <w:r w:rsidRPr="006514D3">
        <w:rPr>
          <w:b/>
          <w:bCs/>
        </w:rPr>
        <w:t xml:space="preserve"> Chile</w:t>
      </w:r>
    </w:p>
    <w:p w14:paraId="6A4E17C4" w14:textId="0E6FEBEF" w:rsidR="003E661F" w:rsidRPr="006514D3" w:rsidRDefault="0053055B" w:rsidP="003E661F">
      <w:pPr>
        <w:spacing w:line="240" w:lineRule="auto"/>
        <w:ind w:firstLine="0"/>
        <w:jc w:val="center"/>
        <w:rPr>
          <w:b/>
          <w:bCs/>
        </w:rPr>
      </w:pPr>
      <w:r w:rsidRPr="006514D3">
        <w:rPr>
          <w:b/>
          <w:bCs/>
        </w:rPr>
        <w:t>2025</w:t>
      </w:r>
    </w:p>
    <w:p w14:paraId="71741C55" w14:textId="589ACCD3" w:rsidR="00F02351" w:rsidRDefault="003E661F" w:rsidP="000A13D0">
      <w:pPr>
        <w:ind w:firstLine="0"/>
        <w:rPr>
          <w:b/>
          <w:bCs/>
        </w:rPr>
      </w:pPr>
      <w:r>
        <w:br w:type="page"/>
      </w:r>
      <w:r w:rsidR="000C1D01">
        <w:rPr>
          <w:b/>
          <w:bCs/>
        </w:rPr>
        <w:lastRenderedPageBreak/>
        <w:t>Í</w:t>
      </w:r>
      <w:r w:rsidR="000A13D0" w:rsidRPr="003C3DF6">
        <w:rPr>
          <w:b/>
          <w:bCs/>
        </w:rPr>
        <w:t>NDICE DE CONTENIDOS</w:t>
      </w:r>
    </w:p>
    <w:p w14:paraId="1030E361" w14:textId="77777777" w:rsidR="008F35EA" w:rsidRPr="003C3DF6" w:rsidRDefault="008F35EA" w:rsidP="000A13D0">
      <w:pPr>
        <w:ind w:firstLine="0"/>
        <w:rPr>
          <w:b/>
          <w:bCs/>
        </w:rPr>
      </w:pPr>
    </w:p>
    <w:p w14:paraId="26DC1DD9" w14:textId="40058539" w:rsidR="00FA3C8D" w:rsidRDefault="00733E7F">
      <w:pPr>
        <w:pStyle w:val="TDC1"/>
        <w:rPr>
          <w:rFonts w:asciiTheme="minorHAnsi" w:eastAsiaTheme="minorEastAsia" w:hAnsiTheme="minorHAnsi" w:cstheme="minorBidi"/>
          <w:bCs w:val="0"/>
          <w:caps w:val="0"/>
          <w:noProof/>
          <w:kern w:val="2"/>
          <w:szCs w:val="24"/>
          <w14:ligatures w14:val="standardContextual"/>
        </w:rPr>
      </w:pPr>
      <w:r>
        <w:rPr>
          <w:bCs w:val="0"/>
          <w:caps w:val="0"/>
        </w:rPr>
        <w:fldChar w:fldCharType="begin"/>
      </w:r>
      <w:r>
        <w:rPr>
          <w:bCs w:val="0"/>
          <w:caps w:val="0"/>
        </w:rPr>
        <w:instrText xml:space="preserve"> TOC \o "1-3" \h \z \u </w:instrText>
      </w:r>
      <w:r>
        <w:rPr>
          <w:bCs w:val="0"/>
          <w:caps w:val="0"/>
        </w:rPr>
        <w:fldChar w:fldCharType="separate"/>
      </w:r>
      <w:hyperlink w:anchor="_Toc208864104" w:history="1">
        <w:r w:rsidR="00FA3C8D" w:rsidRPr="0085595E">
          <w:rPr>
            <w:rStyle w:val="Hipervnculo"/>
            <w:noProof/>
          </w:rPr>
          <w:t>1. INTRODUCCIÓN</w:t>
        </w:r>
        <w:r w:rsidR="00FA3C8D">
          <w:rPr>
            <w:noProof/>
            <w:webHidden/>
          </w:rPr>
          <w:tab/>
        </w:r>
        <w:r w:rsidR="00FA3C8D">
          <w:rPr>
            <w:noProof/>
            <w:webHidden/>
          </w:rPr>
          <w:fldChar w:fldCharType="begin"/>
        </w:r>
        <w:r w:rsidR="00FA3C8D">
          <w:rPr>
            <w:noProof/>
            <w:webHidden/>
          </w:rPr>
          <w:instrText xml:space="preserve"> PAGEREF _Toc208864104 \h </w:instrText>
        </w:r>
        <w:r w:rsidR="00FA3C8D">
          <w:rPr>
            <w:noProof/>
            <w:webHidden/>
          </w:rPr>
        </w:r>
        <w:r w:rsidR="00FA3C8D">
          <w:rPr>
            <w:noProof/>
            <w:webHidden/>
          </w:rPr>
          <w:fldChar w:fldCharType="separate"/>
        </w:r>
        <w:r w:rsidR="00501003">
          <w:rPr>
            <w:noProof/>
            <w:webHidden/>
          </w:rPr>
          <w:t>10</w:t>
        </w:r>
        <w:r w:rsidR="00FA3C8D">
          <w:rPr>
            <w:noProof/>
            <w:webHidden/>
          </w:rPr>
          <w:fldChar w:fldCharType="end"/>
        </w:r>
      </w:hyperlink>
    </w:p>
    <w:p w14:paraId="6571C248" w14:textId="33481662"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05" w:history="1">
        <w:r w:rsidRPr="0085595E">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_Toc208864105 \h </w:instrText>
        </w:r>
        <w:r>
          <w:rPr>
            <w:noProof/>
            <w:webHidden/>
          </w:rPr>
        </w:r>
        <w:r>
          <w:rPr>
            <w:noProof/>
            <w:webHidden/>
          </w:rPr>
          <w:fldChar w:fldCharType="separate"/>
        </w:r>
        <w:r w:rsidR="00501003">
          <w:rPr>
            <w:noProof/>
            <w:webHidden/>
          </w:rPr>
          <w:t>11</w:t>
        </w:r>
        <w:r>
          <w:rPr>
            <w:noProof/>
            <w:webHidden/>
          </w:rPr>
          <w:fldChar w:fldCharType="end"/>
        </w:r>
      </w:hyperlink>
    </w:p>
    <w:p w14:paraId="583723B0" w14:textId="6EEA3BA1" w:rsidR="00FA3C8D" w:rsidRDefault="00FA3C8D">
      <w:pPr>
        <w:pStyle w:val="TDC2"/>
        <w:rPr>
          <w:rFonts w:asciiTheme="minorHAnsi" w:eastAsiaTheme="minorEastAsia" w:hAnsiTheme="minorHAnsi" w:cstheme="minorBidi"/>
          <w:noProof/>
          <w:kern w:val="2"/>
          <w:szCs w:val="24"/>
          <w14:ligatures w14:val="standardContextual"/>
        </w:rPr>
      </w:pPr>
      <w:hyperlink w:anchor="_Toc208864106" w:history="1">
        <w:r w:rsidRPr="0085595E">
          <w:rPr>
            <w:rStyle w:val="Hipervnculo"/>
            <w:noProof/>
          </w:rPr>
          <w:t>2.1</w:t>
        </w:r>
        <w:r>
          <w:rPr>
            <w:rFonts w:asciiTheme="minorHAnsi" w:eastAsiaTheme="minorEastAsia" w:hAnsiTheme="minorHAnsi" w:cstheme="minorBidi"/>
            <w:noProof/>
            <w:kern w:val="2"/>
            <w:szCs w:val="24"/>
            <w14:ligatures w14:val="standardContextual"/>
          </w:rPr>
          <w:tab/>
        </w:r>
        <w:r w:rsidRPr="0085595E">
          <w:rPr>
            <w:rStyle w:val="Hipervnculo"/>
            <w:noProof/>
          </w:rPr>
          <w:t>Propuesta de solución</w:t>
        </w:r>
        <w:r>
          <w:rPr>
            <w:noProof/>
            <w:webHidden/>
          </w:rPr>
          <w:tab/>
        </w:r>
        <w:r>
          <w:rPr>
            <w:noProof/>
            <w:webHidden/>
          </w:rPr>
          <w:fldChar w:fldCharType="begin"/>
        </w:r>
        <w:r>
          <w:rPr>
            <w:noProof/>
            <w:webHidden/>
          </w:rPr>
          <w:instrText xml:space="preserve"> PAGEREF _Toc208864106 \h </w:instrText>
        </w:r>
        <w:r>
          <w:rPr>
            <w:noProof/>
            <w:webHidden/>
          </w:rPr>
        </w:r>
        <w:r>
          <w:rPr>
            <w:noProof/>
            <w:webHidden/>
          </w:rPr>
          <w:fldChar w:fldCharType="separate"/>
        </w:r>
        <w:r w:rsidR="00501003">
          <w:rPr>
            <w:noProof/>
            <w:webHidden/>
          </w:rPr>
          <w:t>11</w:t>
        </w:r>
        <w:r>
          <w:rPr>
            <w:noProof/>
            <w:webHidden/>
          </w:rPr>
          <w:fldChar w:fldCharType="end"/>
        </w:r>
      </w:hyperlink>
    </w:p>
    <w:p w14:paraId="5661077B" w14:textId="7E467FCF" w:rsidR="00FA3C8D" w:rsidRDefault="00FA3C8D">
      <w:pPr>
        <w:pStyle w:val="TDC2"/>
        <w:rPr>
          <w:rFonts w:asciiTheme="minorHAnsi" w:eastAsiaTheme="minorEastAsia" w:hAnsiTheme="minorHAnsi" w:cstheme="minorBidi"/>
          <w:noProof/>
          <w:kern w:val="2"/>
          <w:szCs w:val="24"/>
          <w14:ligatures w14:val="standardContextual"/>
        </w:rPr>
      </w:pPr>
      <w:hyperlink w:anchor="_Toc208864107" w:history="1">
        <w:r w:rsidRPr="0085595E">
          <w:rPr>
            <w:rStyle w:val="Hipervnculo"/>
            <w:noProof/>
          </w:rPr>
          <w:t>2.2</w:t>
        </w:r>
        <w:r>
          <w:rPr>
            <w:rFonts w:asciiTheme="minorHAnsi" w:eastAsiaTheme="minorEastAsia" w:hAnsiTheme="minorHAnsi" w:cstheme="minorBidi"/>
            <w:noProof/>
            <w:kern w:val="2"/>
            <w:szCs w:val="24"/>
            <w14:ligatures w14:val="standardContextual"/>
          </w:rPr>
          <w:tab/>
        </w:r>
        <w:r w:rsidRPr="0085595E">
          <w:rPr>
            <w:rStyle w:val="Hipervnculo"/>
            <w:noProof/>
          </w:rPr>
          <w:t>Especificación del Incremento (Segundo Incremento)</w:t>
        </w:r>
        <w:r>
          <w:rPr>
            <w:noProof/>
            <w:webHidden/>
          </w:rPr>
          <w:tab/>
        </w:r>
        <w:r>
          <w:rPr>
            <w:noProof/>
            <w:webHidden/>
          </w:rPr>
          <w:fldChar w:fldCharType="begin"/>
        </w:r>
        <w:r>
          <w:rPr>
            <w:noProof/>
            <w:webHidden/>
          </w:rPr>
          <w:instrText xml:space="preserve"> PAGEREF _Toc208864107 \h </w:instrText>
        </w:r>
        <w:r>
          <w:rPr>
            <w:noProof/>
            <w:webHidden/>
          </w:rPr>
        </w:r>
        <w:r>
          <w:rPr>
            <w:noProof/>
            <w:webHidden/>
          </w:rPr>
          <w:fldChar w:fldCharType="separate"/>
        </w:r>
        <w:r w:rsidR="00501003">
          <w:rPr>
            <w:noProof/>
            <w:webHidden/>
          </w:rPr>
          <w:t>12</w:t>
        </w:r>
        <w:r>
          <w:rPr>
            <w:noProof/>
            <w:webHidden/>
          </w:rPr>
          <w:fldChar w:fldCharType="end"/>
        </w:r>
      </w:hyperlink>
    </w:p>
    <w:p w14:paraId="6368CCC7" w14:textId="74F1E95E" w:rsidR="00FA3C8D" w:rsidRDefault="00FA3C8D">
      <w:pPr>
        <w:pStyle w:val="TDC2"/>
        <w:rPr>
          <w:rFonts w:asciiTheme="minorHAnsi" w:eastAsiaTheme="minorEastAsia" w:hAnsiTheme="minorHAnsi" w:cstheme="minorBidi"/>
          <w:noProof/>
          <w:kern w:val="2"/>
          <w:szCs w:val="24"/>
          <w14:ligatures w14:val="standardContextual"/>
        </w:rPr>
      </w:pPr>
      <w:hyperlink w:anchor="_Toc208864108" w:history="1">
        <w:r w:rsidRPr="0085595E">
          <w:rPr>
            <w:rStyle w:val="Hipervnculo"/>
            <w:noProof/>
          </w:rPr>
          <w:t>2.3</w:t>
        </w:r>
        <w:r>
          <w:rPr>
            <w:rFonts w:asciiTheme="minorHAnsi" w:eastAsiaTheme="minorEastAsia" w:hAnsiTheme="minorHAnsi" w:cstheme="minorBidi"/>
            <w:noProof/>
            <w:kern w:val="2"/>
            <w:szCs w:val="24"/>
            <w14:ligatures w14:val="standardContextual"/>
          </w:rPr>
          <w:tab/>
        </w:r>
        <w:r w:rsidRPr="0085595E">
          <w:rPr>
            <w:rStyle w:val="Hipervnculo"/>
            <w:noProof/>
          </w:rPr>
          <w:t>Cantidad de casos de uso</w:t>
        </w:r>
        <w:r>
          <w:rPr>
            <w:noProof/>
            <w:webHidden/>
          </w:rPr>
          <w:tab/>
        </w:r>
        <w:r>
          <w:rPr>
            <w:noProof/>
            <w:webHidden/>
          </w:rPr>
          <w:fldChar w:fldCharType="begin"/>
        </w:r>
        <w:r>
          <w:rPr>
            <w:noProof/>
            <w:webHidden/>
          </w:rPr>
          <w:instrText xml:space="preserve"> PAGEREF _Toc208864108 \h </w:instrText>
        </w:r>
        <w:r>
          <w:rPr>
            <w:noProof/>
            <w:webHidden/>
          </w:rPr>
        </w:r>
        <w:r>
          <w:rPr>
            <w:noProof/>
            <w:webHidden/>
          </w:rPr>
          <w:fldChar w:fldCharType="separate"/>
        </w:r>
        <w:r w:rsidR="00501003">
          <w:rPr>
            <w:noProof/>
            <w:webHidden/>
          </w:rPr>
          <w:t>12</w:t>
        </w:r>
        <w:r>
          <w:rPr>
            <w:noProof/>
            <w:webHidden/>
          </w:rPr>
          <w:fldChar w:fldCharType="end"/>
        </w:r>
      </w:hyperlink>
    </w:p>
    <w:p w14:paraId="4684D8FE" w14:textId="3810E123" w:rsidR="00FA3C8D" w:rsidRDefault="00FA3C8D">
      <w:pPr>
        <w:pStyle w:val="TDC2"/>
        <w:rPr>
          <w:rFonts w:asciiTheme="minorHAnsi" w:eastAsiaTheme="minorEastAsia" w:hAnsiTheme="minorHAnsi" w:cstheme="minorBidi"/>
          <w:noProof/>
          <w:kern w:val="2"/>
          <w:szCs w:val="24"/>
          <w14:ligatures w14:val="standardContextual"/>
        </w:rPr>
      </w:pPr>
      <w:hyperlink w:anchor="_Toc208864109" w:history="1">
        <w:r w:rsidRPr="0085595E">
          <w:rPr>
            <w:rStyle w:val="Hipervnculo"/>
            <w:noProof/>
          </w:rPr>
          <w:t>2.4</w:t>
        </w:r>
        <w:r>
          <w:rPr>
            <w:rFonts w:asciiTheme="minorHAnsi" w:eastAsiaTheme="minorEastAsia" w:hAnsiTheme="minorHAnsi" w:cstheme="minorBidi"/>
            <w:noProof/>
            <w:kern w:val="2"/>
            <w:szCs w:val="24"/>
            <w14:ligatures w14:val="standardContextual"/>
          </w:rPr>
          <w:tab/>
        </w:r>
        <w:r w:rsidRPr="0085595E">
          <w:rPr>
            <w:rStyle w:val="Hipervnculo"/>
            <w:noProof/>
          </w:rPr>
          <w:t>Porcentaje parcial</w:t>
        </w:r>
        <w:r>
          <w:rPr>
            <w:noProof/>
            <w:webHidden/>
          </w:rPr>
          <w:tab/>
        </w:r>
        <w:r>
          <w:rPr>
            <w:noProof/>
            <w:webHidden/>
          </w:rPr>
          <w:fldChar w:fldCharType="begin"/>
        </w:r>
        <w:r>
          <w:rPr>
            <w:noProof/>
            <w:webHidden/>
          </w:rPr>
          <w:instrText xml:space="preserve"> PAGEREF _Toc208864109 \h </w:instrText>
        </w:r>
        <w:r>
          <w:rPr>
            <w:noProof/>
            <w:webHidden/>
          </w:rPr>
        </w:r>
        <w:r>
          <w:rPr>
            <w:noProof/>
            <w:webHidden/>
          </w:rPr>
          <w:fldChar w:fldCharType="separate"/>
        </w:r>
        <w:r w:rsidR="00501003">
          <w:rPr>
            <w:noProof/>
            <w:webHidden/>
          </w:rPr>
          <w:t>13</w:t>
        </w:r>
        <w:r>
          <w:rPr>
            <w:noProof/>
            <w:webHidden/>
          </w:rPr>
          <w:fldChar w:fldCharType="end"/>
        </w:r>
      </w:hyperlink>
    </w:p>
    <w:p w14:paraId="718554EC" w14:textId="799A0627" w:rsidR="00FA3C8D" w:rsidRDefault="00FA3C8D">
      <w:pPr>
        <w:pStyle w:val="TDC2"/>
        <w:rPr>
          <w:rFonts w:asciiTheme="minorHAnsi" w:eastAsiaTheme="minorEastAsia" w:hAnsiTheme="minorHAnsi" w:cstheme="minorBidi"/>
          <w:noProof/>
          <w:kern w:val="2"/>
          <w:szCs w:val="24"/>
          <w14:ligatures w14:val="standardContextual"/>
        </w:rPr>
      </w:pPr>
      <w:hyperlink w:anchor="_Toc208864110" w:history="1">
        <w:r w:rsidRPr="0085595E">
          <w:rPr>
            <w:rStyle w:val="Hipervnculo"/>
            <w:noProof/>
          </w:rPr>
          <w:t>2.5</w:t>
        </w:r>
        <w:r>
          <w:rPr>
            <w:rFonts w:asciiTheme="minorHAnsi" w:eastAsiaTheme="minorEastAsia" w:hAnsiTheme="minorHAnsi" w:cstheme="minorBidi"/>
            <w:noProof/>
            <w:kern w:val="2"/>
            <w:szCs w:val="24"/>
            <w14:ligatures w14:val="standardContextual"/>
          </w:rPr>
          <w:tab/>
        </w:r>
        <w:r w:rsidRPr="0085595E">
          <w:rPr>
            <w:rStyle w:val="Hipervnculo"/>
            <w:noProof/>
          </w:rPr>
          <w:t>Porcentaje acumulado</w:t>
        </w:r>
        <w:r>
          <w:rPr>
            <w:noProof/>
            <w:webHidden/>
          </w:rPr>
          <w:tab/>
        </w:r>
        <w:r>
          <w:rPr>
            <w:noProof/>
            <w:webHidden/>
          </w:rPr>
          <w:fldChar w:fldCharType="begin"/>
        </w:r>
        <w:r>
          <w:rPr>
            <w:noProof/>
            <w:webHidden/>
          </w:rPr>
          <w:instrText xml:space="preserve"> PAGEREF _Toc208864110 \h </w:instrText>
        </w:r>
        <w:r>
          <w:rPr>
            <w:noProof/>
            <w:webHidden/>
          </w:rPr>
        </w:r>
        <w:r>
          <w:rPr>
            <w:noProof/>
            <w:webHidden/>
          </w:rPr>
          <w:fldChar w:fldCharType="separate"/>
        </w:r>
        <w:r w:rsidR="00501003">
          <w:rPr>
            <w:noProof/>
            <w:webHidden/>
          </w:rPr>
          <w:t>14</w:t>
        </w:r>
        <w:r>
          <w:rPr>
            <w:noProof/>
            <w:webHidden/>
          </w:rPr>
          <w:fldChar w:fldCharType="end"/>
        </w:r>
      </w:hyperlink>
    </w:p>
    <w:p w14:paraId="2317DAF8" w14:textId="66A84489"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11" w:history="1">
        <w:r w:rsidRPr="0085595E">
          <w:rPr>
            <w:rStyle w:val="Hipervnculo"/>
            <w:noProof/>
          </w:rPr>
          <w:t>3. PRODUCT BACKLOG</w:t>
        </w:r>
        <w:r>
          <w:rPr>
            <w:noProof/>
            <w:webHidden/>
          </w:rPr>
          <w:tab/>
        </w:r>
        <w:r>
          <w:rPr>
            <w:noProof/>
            <w:webHidden/>
          </w:rPr>
          <w:fldChar w:fldCharType="begin"/>
        </w:r>
        <w:r>
          <w:rPr>
            <w:noProof/>
            <w:webHidden/>
          </w:rPr>
          <w:instrText xml:space="preserve"> PAGEREF _Toc208864111 \h </w:instrText>
        </w:r>
        <w:r>
          <w:rPr>
            <w:noProof/>
            <w:webHidden/>
          </w:rPr>
        </w:r>
        <w:r>
          <w:rPr>
            <w:noProof/>
            <w:webHidden/>
          </w:rPr>
          <w:fldChar w:fldCharType="separate"/>
        </w:r>
        <w:r w:rsidR="00501003">
          <w:rPr>
            <w:noProof/>
            <w:webHidden/>
          </w:rPr>
          <w:t>16</w:t>
        </w:r>
        <w:r>
          <w:rPr>
            <w:noProof/>
            <w:webHidden/>
          </w:rPr>
          <w:fldChar w:fldCharType="end"/>
        </w:r>
      </w:hyperlink>
    </w:p>
    <w:p w14:paraId="65383209" w14:textId="7B3DF05E"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12" w:history="1">
        <w:r w:rsidRPr="0085595E">
          <w:rPr>
            <w:rStyle w:val="Hipervnculo"/>
            <w:noProof/>
          </w:rPr>
          <w:t>4. SPRINT BACKLOG Y VISTA EXTERNA</w:t>
        </w:r>
        <w:r>
          <w:rPr>
            <w:noProof/>
            <w:webHidden/>
          </w:rPr>
          <w:tab/>
        </w:r>
        <w:r>
          <w:rPr>
            <w:noProof/>
            <w:webHidden/>
          </w:rPr>
          <w:fldChar w:fldCharType="begin"/>
        </w:r>
        <w:r>
          <w:rPr>
            <w:noProof/>
            <w:webHidden/>
          </w:rPr>
          <w:instrText xml:space="preserve"> PAGEREF _Toc208864112 \h </w:instrText>
        </w:r>
        <w:r>
          <w:rPr>
            <w:noProof/>
            <w:webHidden/>
          </w:rPr>
        </w:r>
        <w:r>
          <w:rPr>
            <w:noProof/>
            <w:webHidden/>
          </w:rPr>
          <w:fldChar w:fldCharType="separate"/>
        </w:r>
        <w:r w:rsidR="00501003">
          <w:rPr>
            <w:noProof/>
            <w:webHidden/>
          </w:rPr>
          <w:t>32</w:t>
        </w:r>
        <w:r>
          <w:rPr>
            <w:noProof/>
            <w:webHidden/>
          </w:rPr>
          <w:fldChar w:fldCharType="end"/>
        </w:r>
      </w:hyperlink>
    </w:p>
    <w:p w14:paraId="37E46A39" w14:textId="0440BC51" w:rsidR="00FA3C8D" w:rsidRDefault="00FA3C8D">
      <w:pPr>
        <w:pStyle w:val="TDC2"/>
        <w:rPr>
          <w:rFonts w:asciiTheme="minorHAnsi" w:eastAsiaTheme="minorEastAsia" w:hAnsiTheme="minorHAnsi" w:cstheme="minorBidi"/>
          <w:noProof/>
          <w:kern w:val="2"/>
          <w:szCs w:val="24"/>
          <w14:ligatures w14:val="standardContextual"/>
        </w:rPr>
      </w:pPr>
      <w:hyperlink w:anchor="_Toc208864113" w:history="1">
        <w:r w:rsidRPr="0085595E">
          <w:rPr>
            <w:rStyle w:val="Hipervnculo"/>
            <w:noProof/>
          </w:rPr>
          <w:t>4.1</w:t>
        </w:r>
        <w:r>
          <w:rPr>
            <w:rFonts w:asciiTheme="minorHAnsi" w:eastAsiaTheme="minorEastAsia" w:hAnsiTheme="minorHAnsi" w:cstheme="minorBidi"/>
            <w:noProof/>
            <w:kern w:val="2"/>
            <w:szCs w:val="24"/>
            <w14:ligatures w14:val="standardContextual"/>
          </w:rPr>
          <w:tab/>
        </w:r>
        <w:r w:rsidRPr="0085595E">
          <w:rPr>
            <w:rStyle w:val="Hipervnculo"/>
            <w:noProof/>
          </w:rPr>
          <w:t>Sprint backlog</w:t>
        </w:r>
        <w:r>
          <w:rPr>
            <w:noProof/>
            <w:webHidden/>
          </w:rPr>
          <w:tab/>
        </w:r>
        <w:r>
          <w:rPr>
            <w:noProof/>
            <w:webHidden/>
          </w:rPr>
          <w:fldChar w:fldCharType="begin"/>
        </w:r>
        <w:r>
          <w:rPr>
            <w:noProof/>
            <w:webHidden/>
          </w:rPr>
          <w:instrText xml:space="preserve"> PAGEREF _Toc208864113 \h </w:instrText>
        </w:r>
        <w:r>
          <w:rPr>
            <w:noProof/>
            <w:webHidden/>
          </w:rPr>
        </w:r>
        <w:r>
          <w:rPr>
            <w:noProof/>
            <w:webHidden/>
          </w:rPr>
          <w:fldChar w:fldCharType="separate"/>
        </w:r>
        <w:r w:rsidR="00501003">
          <w:rPr>
            <w:noProof/>
            <w:webHidden/>
          </w:rPr>
          <w:t>32</w:t>
        </w:r>
        <w:r>
          <w:rPr>
            <w:noProof/>
            <w:webHidden/>
          </w:rPr>
          <w:fldChar w:fldCharType="end"/>
        </w:r>
      </w:hyperlink>
    </w:p>
    <w:p w14:paraId="50CBD636" w14:textId="05D88947" w:rsidR="00FA3C8D" w:rsidRDefault="00FA3C8D">
      <w:pPr>
        <w:pStyle w:val="TDC2"/>
        <w:rPr>
          <w:rFonts w:asciiTheme="minorHAnsi" w:eastAsiaTheme="minorEastAsia" w:hAnsiTheme="minorHAnsi" w:cstheme="minorBidi"/>
          <w:noProof/>
          <w:kern w:val="2"/>
          <w:szCs w:val="24"/>
          <w14:ligatures w14:val="standardContextual"/>
        </w:rPr>
      </w:pPr>
      <w:hyperlink w:anchor="_Toc208864114" w:history="1">
        <w:r w:rsidRPr="0085595E">
          <w:rPr>
            <w:rStyle w:val="Hipervnculo"/>
            <w:noProof/>
          </w:rPr>
          <w:t>4.2</w:t>
        </w:r>
        <w:r>
          <w:rPr>
            <w:rFonts w:asciiTheme="minorHAnsi" w:eastAsiaTheme="minorEastAsia" w:hAnsiTheme="minorHAnsi" w:cstheme="minorBidi"/>
            <w:noProof/>
            <w:kern w:val="2"/>
            <w:szCs w:val="24"/>
            <w14:ligatures w14:val="standardContextual"/>
          </w:rPr>
          <w:tab/>
        </w:r>
        <w:r w:rsidRPr="0085595E">
          <w:rPr>
            <w:rStyle w:val="Hipervnculo"/>
            <w:noProof/>
          </w:rPr>
          <w:t>Vista externa ( Casos de uso )</w:t>
        </w:r>
        <w:r>
          <w:rPr>
            <w:noProof/>
            <w:webHidden/>
          </w:rPr>
          <w:tab/>
        </w:r>
        <w:r>
          <w:rPr>
            <w:noProof/>
            <w:webHidden/>
          </w:rPr>
          <w:fldChar w:fldCharType="begin"/>
        </w:r>
        <w:r>
          <w:rPr>
            <w:noProof/>
            <w:webHidden/>
          </w:rPr>
          <w:instrText xml:space="preserve"> PAGEREF _Toc208864114 \h </w:instrText>
        </w:r>
        <w:r>
          <w:rPr>
            <w:noProof/>
            <w:webHidden/>
          </w:rPr>
        </w:r>
        <w:r>
          <w:rPr>
            <w:noProof/>
            <w:webHidden/>
          </w:rPr>
          <w:fldChar w:fldCharType="separate"/>
        </w:r>
        <w:r w:rsidR="00501003">
          <w:rPr>
            <w:noProof/>
            <w:webHidden/>
          </w:rPr>
          <w:t>34</w:t>
        </w:r>
        <w:r>
          <w:rPr>
            <w:noProof/>
            <w:webHidden/>
          </w:rPr>
          <w:fldChar w:fldCharType="end"/>
        </w:r>
      </w:hyperlink>
    </w:p>
    <w:p w14:paraId="36E5B6BA" w14:textId="1667A070"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15" w:history="1">
        <w:r w:rsidRPr="0085595E">
          <w:rPr>
            <w:rStyle w:val="Hipervnculo"/>
            <w:noProof/>
          </w:rPr>
          <w:t>5. SPRINT VISTAS</w:t>
        </w:r>
        <w:r>
          <w:rPr>
            <w:noProof/>
            <w:webHidden/>
          </w:rPr>
          <w:tab/>
        </w:r>
        <w:r>
          <w:rPr>
            <w:noProof/>
            <w:webHidden/>
          </w:rPr>
          <w:fldChar w:fldCharType="begin"/>
        </w:r>
        <w:r>
          <w:rPr>
            <w:noProof/>
            <w:webHidden/>
          </w:rPr>
          <w:instrText xml:space="preserve"> PAGEREF _Toc208864115 \h </w:instrText>
        </w:r>
        <w:r>
          <w:rPr>
            <w:noProof/>
            <w:webHidden/>
          </w:rPr>
        </w:r>
        <w:r>
          <w:rPr>
            <w:noProof/>
            <w:webHidden/>
          </w:rPr>
          <w:fldChar w:fldCharType="separate"/>
        </w:r>
        <w:r w:rsidR="00501003">
          <w:rPr>
            <w:noProof/>
            <w:webHidden/>
          </w:rPr>
          <w:t>79</w:t>
        </w:r>
        <w:r>
          <w:rPr>
            <w:noProof/>
            <w:webHidden/>
          </w:rPr>
          <w:fldChar w:fldCharType="end"/>
        </w:r>
      </w:hyperlink>
    </w:p>
    <w:p w14:paraId="259FC0A2" w14:textId="4E62E0C8" w:rsidR="00FA3C8D" w:rsidRDefault="00FA3C8D">
      <w:pPr>
        <w:pStyle w:val="TDC2"/>
        <w:rPr>
          <w:rFonts w:asciiTheme="minorHAnsi" w:eastAsiaTheme="minorEastAsia" w:hAnsiTheme="minorHAnsi" w:cstheme="minorBidi"/>
          <w:noProof/>
          <w:kern w:val="2"/>
          <w:szCs w:val="24"/>
          <w14:ligatures w14:val="standardContextual"/>
        </w:rPr>
      </w:pPr>
      <w:hyperlink w:anchor="_Toc208864116" w:history="1">
        <w:r w:rsidRPr="0085595E">
          <w:rPr>
            <w:rStyle w:val="Hipervnculo"/>
            <w:noProof/>
          </w:rPr>
          <w:t>5.1</w:t>
        </w:r>
        <w:r>
          <w:rPr>
            <w:rFonts w:asciiTheme="minorHAnsi" w:eastAsiaTheme="minorEastAsia" w:hAnsiTheme="minorHAnsi" w:cstheme="minorBidi"/>
            <w:noProof/>
            <w:kern w:val="2"/>
            <w:szCs w:val="24"/>
            <w14:ligatures w14:val="standardContextual"/>
          </w:rPr>
          <w:tab/>
        </w:r>
        <w:r w:rsidRPr="0085595E">
          <w:rPr>
            <w:rStyle w:val="Hipervnculo"/>
            <w:noProof/>
          </w:rPr>
          <w:t>Vista lógica</w:t>
        </w:r>
        <w:r>
          <w:rPr>
            <w:noProof/>
            <w:webHidden/>
          </w:rPr>
          <w:tab/>
        </w:r>
        <w:r>
          <w:rPr>
            <w:noProof/>
            <w:webHidden/>
          </w:rPr>
          <w:fldChar w:fldCharType="begin"/>
        </w:r>
        <w:r>
          <w:rPr>
            <w:noProof/>
            <w:webHidden/>
          </w:rPr>
          <w:instrText xml:space="preserve"> PAGEREF _Toc208864116 \h </w:instrText>
        </w:r>
        <w:r>
          <w:rPr>
            <w:noProof/>
            <w:webHidden/>
          </w:rPr>
        </w:r>
        <w:r>
          <w:rPr>
            <w:noProof/>
            <w:webHidden/>
          </w:rPr>
          <w:fldChar w:fldCharType="separate"/>
        </w:r>
        <w:r w:rsidR="00501003">
          <w:rPr>
            <w:noProof/>
            <w:webHidden/>
          </w:rPr>
          <w:t>79</w:t>
        </w:r>
        <w:r>
          <w:rPr>
            <w:noProof/>
            <w:webHidden/>
          </w:rPr>
          <w:fldChar w:fldCharType="end"/>
        </w:r>
      </w:hyperlink>
    </w:p>
    <w:p w14:paraId="7CADD021" w14:textId="0120D533"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17" w:history="1">
        <w:r w:rsidRPr="0085595E">
          <w:rPr>
            <w:rStyle w:val="Hipervnculo"/>
            <w:noProof/>
          </w:rPr>
          <w:t>5.1.1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Diagrama de clases</w:t>
        </w:r>
        <w:r>
          <w:rPr>
            <w:noProof/>
            <w:webHidden/>
          </w:rPr>
          <w:tab/>
        </w:r>
        <w:r>
          <w:rPr>
            <w:noProof/>
            <w:webHidden/>
          </w:rPr>
          <w:fldChar w:fldCharType="begin"/>
        </w:r>
        <w:r>
          <w:rPr>
            <w:noProof/>
            <w:webHidden/>
          </w:rPr>
          <w:instrText xml:space="preserve"> PAGEREF _Toc208864117 \h </w:instrText>
        </w:r>
        <w:r>
          <w:rPr>
            <w:noProof/>
            <w:webHidden/>
          </w:rPr>
        </w:r>
        <w:r>
          <w:rPr>
            <w:noProof/>
            <w:webHidden/>
          </w:rPr>
          <w:fldChar w:fldCharType="separate"/>
        </w:r>
        <w:r w:rsidR="00501003">
          <w:rPr>
            <w:noProof/>
            <w:webHidden/>
          </w:rPr>
          <w:t>79</w:t>
        </w:r>
        <w:r>
          <w:rPr>
            <w:noProof/>
            <w:webHidden/>
          </w:rPr>
          <w:fldChar w:fldCharType="end"/>
        </w:r>
      </w:hyperlink>
    </w:p>
    <w:p w14:paraId="3316748E" w14:textId="00ABD700"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18" w:history="1">
        <w:r w:rsidRPr="0085595E">
          <w:rPr>
            <w:rStyle w:val="Hipervnculo"/>
            <w:noProof/>
          </w:rPr>
          <w:t>5.1.2</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Modelado de datos</w:t>
        </w:r>
        <w:r>
          <w:rPr>
            <w:noProof/>
            <w:webHidden/>
          </w:rPr>
          <w:tab/>
        </w:r>
        <w:r>
          <w:rPr>
            <w:noProof/>
            <w:webHidden/>
          </w:rPr>
          <w:fldChar w:fldCharType="begin"/>
        </w:r>
        <w:r>
          <w:rPr>
            <w:noProof/>
            <w:webHidden/>
          </w:rPr>
          <w:instrText xml:space="preserve"> PAGEREF _Toc208864118 \h </w:instrText>
        </w:r>
        <w:r>
          <w:rPr>
            <w:noProof/>
            <w:webHidden/>
          </w:rPr>
        </w:r>
        <w:r>
          <w:rPr>
            <w:noProof/>
            <w:webHidden/>
          </w:rPr>
          <w:fldChar w:fldCharType="separate"/>
        </w:r>
        <w:r w:rsidR="00501003">
          <w:rPr>
            <w:noProof/>
            <w:webHidden/>
          </w:rPr>
          <w:t>81</w:t>
        </w:r>
        <w:r>
          <w:rPr>
            <w:noProof/>
            <w:webHidden/>
          </w:rPr>
          <w:fldChar w:fldCharType="end"/>
        </w:r>
      </w:hyperlink>
    </w:p>
    <w:p w14:paraId="7F823B15" w14:textId="1C6B4D39" w:rsidR="00FA3C8D" w:rsidRDefault="00FA3C8D">
      <w:pPr>
        <w:pStyle w:val="TDC2"/>
        <w:rPr>
          <w:rFonts w:asciiTheme="minorHAnsi" w:eastAsiaTheme="minorEastAsia" w:hAnsiTheme="minorHAnsi" w:cstheme="minorBidi"/>
          <w:noProof/>
          <w:kern w:val="2"/>
          <w:szCs w:val="24"/>
          <w14:ligatures w14:val="standardContextual"/>
        </w:rPr>
      </w:pPr>
      <w:hyperlink w:anchor="_Toc208864119" w:history="1">
        <w:r w:rsidRPr="0085595E">
          <w:rPr>
            <w:rStyle w:val="Hipervnculo"/>
            <w:noProof/>
          </w:rPr>
          <w:t>5.2</w:t>
        </w:r>
        <w:r>
          <w:rPr>
            <w:rFonts w:asciiTheme="minorHAnsi" w:eastAsiaTheme="minorEastAsia" w:hAnsiTheme="minorHAnsi" w:cstheme="minorBidi"/>
            <w:noProof/>
            <w:kern w:val="2"/>
            <w:szCs w:val="24"/>
            <w14:ligatures w14:val="standardContextual"/>
          </w:rPr>
          <w:tab/>
        </w:r>
        <w:r w:rsidRPr="0085595E">
          <w:rPr>
            <w:rStyle w:val="Hipervnculo"/>
            <w:noProof/>
          </w:rPr>
          <w:t>Vista de proceso:</w:t>
        </w:r>
        <w:r>
          <w:rPr>
            <w:noProof/>
            <w:webHidden/>
          </w:rPr>
          <w:tab/>
        </w:r>
        <w:r>
          <w:rPr>
            <w:noProof/>
            <w:webHidden/>
          </w:rPr>
          <w:fldChar w:fldCharType="begin"/>
        </w:r>
        <w:r>
          <w:rPr>
            <w:noProof/>
            <w:webHidden/>
          </w:rPr>
          <w:instrText xml:space="preserve"> PAGEREF _Toc208864119 \h </w:instrText>
        </w:r>
        <w:r>
          <w:rPr>
            <w:noProof/>
            <w:webHidden/>
          </w:rPr>
        </w:r>
        <w:r>
          <w:rPr>
            <w:noProof/>
            <w:webHidden/>
          </w:rPr>
          <w:fldChar w:fldCharType="separate"/>
        </w:r>
        <w:r w:rsidR="00501003">
          <w:rPr>
            <w:noProof/>
            <w:webHidden/>
          </w:rPr>
          <w:t>82</w:t>
        </w:r>
        <w:r>
          <w:rPr>
            <w:noProof/>
            <w:webHidden/>
          </w:rPr>
          <w:fldChar w:fldCharType="end"/>
        </w:r>
      </w:hyperlink>
    </w:p>
    <w:p w14:paraId="42218A1E" w14:textId="17569260"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20" w:history="1">
        <w:r w:rsidRPr="0085595E">
          <w:rPr>
            <w:rStyle w:val="Hipervnculo"/>
            <w:noProof/>
          </w:rPr>
          <w:t>5.2.1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Diagramas de secuencias</w:t>
        </w:r>
        <w:r>
          <w:rPr>
            <w:noProof/>
            <w:webHidden/>
          </w:rPr>
          <w:tab/>
        </w:r>
        <w:r>
          <w:rPr>
            <w:noProof/>
            <w:webHidden/>
          </w:rPr>
          <w:fldChar w:fldCharType="begin"/>
        </w:r>
        <w:r>
          <w:rPr>
            <w:noProof/>
            <w:webHidden/>
          </w:rPr>
          <w:instrText xml:space="preserve"> PAGEREF _Toc208864120 \h </w:instrText>
        </w:r>
        <w:r>
          <w:rPr>
            <w:noProof/>
            <w:webHidden/>
          </w:rPr>
        </w:r>
        <w:r>
          <w:rPr>
            <w:noProof/>
            <w:webHidden/>
          </w:rPr>
          <w:fldChar w:fldCharType="separate"/>
        </w:r>
        <w:r w:rsidR="00501003">
          <w:rPr>
            <w:noProof/>
            <w:webHidden/>
          </w:rPr>
          <w:t>82</w:t>
        </w:r>
        <w:r>
          <w:rPr>
            <w:noProof/>
            <w:webHidden/>
          </w:rPr>
          <w:fldChar w:fldCharType="end"/>
        </w:r>
      </w:hyperlink>
    </w:p>
    <w:p w14:paraId="1BBC738C" w14:textId="23A4921F" w:rsidR="00FA3C8D" w:rsidRDefault="00FA3C8D">
      <w:pPr>
        <w:pStyle w:val="TDC2"/>
        <w:rPr>
          <w:rFonts w:asciiTheme="minorHAnsi" w:eastAsiaTheme="minorEastAsia" w:hAnsiTheme="minorHAnsi" w:cstheme="minorBidi"/>
          <w:noProof/>
          <w:kern w:val="2"/>
          <w:szCs w:val="24"/>
          <w14:ligatures w14:val="standardContextual"/>
        </w:rPr>
      </w:pPr>
      <w:hyperlink w:anchor="_Toc208864121" w:history="1">
        <w:r w:rsidRPr="0085595E">
          <w:rPr>
            <w:rStyle w:val="Hipervnculo"/>
            <w:noProof/>
          </w:rPr>
          <w:t>5.3</w:t>
        </w:r>
        <w:r>
          <w:rPr>
            <w:rFonts w:asciiTheme="minorHAnsi" w:eastAsiaTheme="minorEastAsia" w:hAnsiTheme="minorHAnsi" w:cstheme="minorBidi"/>
            <w:noProof/>
            <w:kern w:val="2"/>
            <w:szCs w:val="24"/>
            <w14:ligatures w14:val="standardContextual"/>
          </w:rPr>
          <w:tab/>
        </w:r>
        <w:r w:rsidRPr="0085595E">
          <w:rPr>
            <w:rStyle w:val="Hipervnculo"/>
            <w:noProof/>
          </w:rPr>
          <w:t>Vista desarrollo</w:t>
        </w:r>
        <w:r>
          <w:rPr>
            <w:noProof/>
            <w:webHidden/>
          </w:rPr>
          <w:tab/>
        </w:r>
        <w:r>
          <w:rPr>
            <w:noProof/>
            <w:webHidden/>
          </w:rPr>
          <w:fldChar w:fldCharType="begin"/>
        </w:r>
        <w:r>
          <w:rPr>
            <w:noProof/>
            <w:webHidden/>
          </w:rPr>
          <w:instrText xml:space="preserve"> PAGEREF _Toc208864121 \h </w:instrText>
        </w:r>
        <w:r>
          <w:rPr>
            <w:noProof/>
            <w:webHidden/>
          </w:rPr>
        </w:r>
        <w:r>
          <w:rPr>
            <w:noProof/>
            <w:webHidden/>
          </w:rPr>
          <w:fldChar w:fldCharType="separate"/>
        </w:r>
        <w:r w:rsidR="00501003">
          <w:rPr>
            <w:noProof/>
            <w:webHidden/>
          </w:rPr>
          <w:t>127</w:t>
        </w:r>
        <w:r>
          <w:rPr>
            <w:noProof/>
            <w:webHidden/>
          </w:rPr>
          <w:fldChar w:fldCharType="end"/>
        </w:r>
      </w:hyperlink>
    </w:p>
    <w:p w14:paraId="27A982C0" w14:textId="6E21F759"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22" w:history="1">
        <w:r w:rsidRPr="0085595E">
          <w:rPr>
            <w:rStyle w:val="Hipervnculo"/>
            <w:noProof/>
          </w:rPr>
          <w:t>5.3.1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Diagrama de componentes</w:t>
        </w:r>
        <w:r>
          <w:rPr>
            <w:noProof/>
            <w:webHidden/>
          </w:rPr>
          <w:tab/>
        </w:r>
        <w:r>
          <w:rPr>
            <w:noProof/>
            <w:webHidden/>
          </w:rPr>
          <w:fldChar w:fldCharType="begin"/>
        </w:r>
        <w:r>
          <w:rPr>
            <w:noProof/>
            <w:webHidden/>
          </w:rPr>
          <w:instrText xml:space="preserve"> PAGEREF _Toc208864122 \h </w:instrText>
        </w:r>
        <w:r>
          <w:rPr>
            <w:noProof/>
            <w:webHidden/>
          </w:rPr>
        </w:r>
        <w:r>
          <w:rPr>
            <w:noProof/>
            <w:webHidden/>
          </w:rPr>
          <w:fldChar w:fldCharType="separate"/>
        </w:r>
        <w:r w:rsidR="00501003">
          <w:rPr>
            <w:noProof/>
            <w:webHidden/>
          </w:rPr>
          <w:t>127</w:t>
        </w:r>
        <w:r>
          <w:rPr>
            <w:noProof/>
            <w:webHidden/>
          </w:rPr>
          <w:fldChar w:fldCharType="end"/>
        </w:r>
      </w:hyperlink>
    </w:p>
    <w:p w14:paraId="2D09BEC4" w14:textId="2CD0BC51" w:rsidR="00FA3C8D" w:rsidRDefault="00FA3C8D">
      <w:pPr>
        <w:pStyle w:val="TDC2"/>
        <w:rPr>
          <w:rFonts w:asciiTheme="minorHAnsi" w:eastAsiaTheme="minorEastAsia" w:hAnsiTheme="minorHAnsi" w:cstheme="minorBidi"/>
          <w:noProof/>
          <w:kern w:val="2"/>
          <w:szCs w:val="24"/>
          <w14:ligatures w14:val="standardContextual"/>
        </w:rPr>
      </w:pPr>
      <w:hyperlink w:anchor="_Toc208864123" w:history="1">
        <w:r w:rsidRPr="0085595E">
          <w:rPr>
            <w:rStyle w:val="Hipervnculo"/>
            <w:noProof/>
          </w:rPr>
          <w:t>5.4</w:t>
        </w:r>
        <w:r>
          <w:rPr>
            <w:rFonts w:asciiTheme="minorHAnsi" w:eastAsiaTheme="minorEastAsia" w:hAnsiTheme="minorHAnsi" w:cstheme="minorBidi"/>
            <w:noProof/>
            <w:kern w:val="2"/>
            <w:szCs w:val="24"/>
            <w14:ligatures w14:val="standardContextual"/>
          </w:rPr>
          <w:tab/>
        </w:r>
        <w:r w:rsidRPr="0085595E">
          <w:rPr>
            <w:rStyle w:val="Hipervnculo"/>
            <w:noProof/>
          </w:rPr>
          <w:t>Vista física</w:t>
        </w:r>
        <w:r>
          <w:rPr>
            <w:noProof/>
            <w:webHidden/>
          </w:rPr>
          <w:tab/>
        </w:r>
        <w:r>
          <w:rPr>
            <w:noProof/>
            <w:webHidden/>
          </w:rPr>
          <w:fldChar w:fldCharType="begin"/>
        </w:r>
        <w:r>
          <w:rPr>
            <w:noProof/>
            <w:webHidden/>
          </w:rPr>
          <w:instrText xml:space="preserve"> PAGEREF _Toc208864123 \h </w:instrText>
        </w:r>
        <w:r>
          <w:rPr>
            <w:noProof/>
            <w:webHidden/>
          </w:rPr>
        </w:r>
        <w:r>
          <w:rPr>
            <w:noProof/>
            <w:webHidden/>
          </w:rPr>
          <w:fldChar w:fldCharType="separate"/>
        </w:r>
        <w:r w:rsidR="00501003">
          <w:rPr>
            <w:noProof/>
            <w:webHidden/>
          </w:rPr>
          <w:t>129</w:t>
        </w:r>
        <w:r>
          <w:rPr>
            <w:noProof/>
            <w:webHidden/>
          </w:rPr>
          <w:fldChar w:fldCharType="end"/>
        </w:r>
      </w:hyperlink>
    </w:p>
    <w:p w14:paraId="69E835D3" w14:textId="3696B0D1"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24" w:history="1">
        <w:r w:rsidRPr="0085595E">
          <w:rPr>
            <w:rStyle w:val="Hipervnculo"/>
            <w:noProof/>
          </w:rPr>
          <w:t>5.4.1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Diagrama de despliegue</w:t>
        </w:r>
        <w:r>
          <w:rPr>
            <w:noProof/>
            <w:webHidden/>
          </w:rPr>
          <w:tab/>
        </w:r>
        <w:r>
          <w:rPr>
            <w:noProof/>
            <w:webHidden/>
          </w:rPr>
          <w:fldChar w:fldCharType="begin"/>
        </w:r>
        <w:r>
          <w:rPr>
            <w:noProof/>
            <w:webHidden/>
          </w:rPr>
          <w:instrText xml:space="preserve"> PAGEREF _Toc208864124 \h </w:instrText>
        </w:r>
        <w:r>
          <w:rPr>
            <w:noProof/>
            <w:webHidden/>
          </w:rPr>
        </w:r>
        <w:r>
          <w:rPr>
            <w:noProof/>
            <w:webHidden/>
          </w:rPr>
          <w:fldChar w:fldCharType="separate"/>
        </w:r>
        <w:r w:rsidR="00501003">
          <w:rPr>
            <w:noProof/>
            <w:webHidden/>
          </w:rPr>
          <w:t>129</w:t>
        </w:r>
        <w:r>
          <w:rPr>
            <w:noProof/>
            <w:webHidden/>
          </w:rPr>
          <w:fldChar w:fldCharType="end"/>
        </w:r>
      </w:hyperlink>
    </w:p>
    <w:p w14:paraId="0C65CA94" w14:textId="73DDEB20"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25" w:history="1">
        <w:r w:rsidRPr="0085595E">
          <w:rPr>
            <w:rStyle w:val="Hipervnculo"/>
            <w:noProof/>
          </w:rPr>
          <w:t>6. MANUAL DE INSTALACIÓN Y NAVEGACIÓN</w:t>
        </w:r>
        <w:r>
          <w:rPr>
            <w:noProof/>
            <w:webHidden/>
          </w:rPr>
          <w:tab/>
        </w:r>
        <w:r>
          <w:rPr>
            <w:noProof/>
            <w:webHidden/>
          </w:rPr>
          <w:fldChar w:fldCharType="begin"/>
        </w:r>
        <w:r>
          <w:rPr>
            <w:noProof/>
            <w:webHidden/>
          </w:rPr>
          <w:instrText xml:space="preserve"> PAGEREF _Toc208864125 \h </w:instrText>
        </w:r>
        <w:r>
          <w:rPr>
            <w:noProof/>
            <w:webHidden/>
          </w:rPr>
        </w:r>
        <w:r>
          <w:rPr>
            <w:noProof/>
            <w:webHidden/>
          </w:rPr>
          <w:fldChar w:fldCharType="separate"/>
        </w:r>
        <w:r w:rsidR="00501003">
          <w:rPr>
            <w:noProof/>
            <w:webHidden/>
          </w:rPr>
          <w:t>131</w:t>
        </w:r>
        <w:r>
          <w:rPr>
            <w:noProof/>
            <w:webHidden/>
          </w:rPr>
          <w:fldChar w:fldCharType="end"/>
        </w:r>
      </w:hyperlink>
    </w:p>
    <w:p w14:paraId="38194AF6" w14:textId="35ADA4F0" w:rsidR="00FA3C8D" w:rsidRDefault="00FA3C8D">
      <w:pPr>
        <w:pStyle w:val="TDC2"/>
        <w:rPr>
          <w:rFonts w:asciiTheme="minorHAnsi" w:eastAsiaTheme="minorEastAsia" w:hAnsiTheme="minorHAnsi" w:cstheme="minorBidi"/>
          <w:noProof/>
          <w:kern w:val="2"/>
          <w:szCs w:val="24"/>
          <w14:ligatures w14:val="standardContextual"/>
        </w:rPr>
      </w:pPr>
      <w:hyperlink w:anchor="_Toc208864126" w:history="1">
        <w:r w:rsidRPr="0085595E">
          <w:rPr>
            <w:rStyle w:val="Hipervnculo"/>
            <w:noProof/>
          </w:rPr>
          <w:t>6.1</w:t>
        </w:r>
        <w:r>
          <w:rPr>
            <w:rFonts w:asciiTheme="minorHAnsi" w:eastAsiaTheme="minorEastAsia" w:hAnsiTheme="minorHAnsi" w:cstheme="minorBidi"/>
            <w:noProof/>
            <w:kern w:val="2"/>
            <w:szCs w:val="24"/>
            <w14:ligatures w14:val="standardContextual"/>
          </w:rPr>
          <w:tab/>
        </w:r>
        <w:r w:rsidRPr="0085595E">
          <w:rPr>
            <w:rStyle w:val="Hipervnculo"/>
            <w:noProof/>
          </w:rPr>
          <w:t>Requisitos de hardware</w:t>
        </w:r>
        <w:r>
          <w:rPr>
            <w:noProof/>
            <w:webHidden/>
          </w:rPr>
          <w:tab/>
        </w:r>
        <w:r>
          <w:rPr>
            <w:noProof/>
            <w:webHidden/>
          </w:rPr>
          <w:fldChar w:fldCharType="begin"/>
        </w:r>
        <w:r>
          <w:rPr>
            <w:noProof/>
            <w:webHidden/>
          </w:rPr>
          <w:instrText xml:space="preserve"> PAGEREF _Toc208864126 \h </w:instrText>
        </w:r>
        <w:r>
          <w:rPr>
            <w:noProof/>
            <w:webHidden/>
          </w:rPr>
        </w:r>
        <w:r>
          <w:rPr>
            <w:noProof/>
            <w:webHidden/>
          </w:rPr>
          <w:fldChar w:fldCharType="separate"/>
        </w:r>
        <w:r w:rsidR="00501003">
          <w:rPr>
            <w:noProof/>
            <w:webHidden/>
          </w:rPr>
          <w:t>131</w:t>
        </w:r>
        <w:r>
          <w:rPr>
            <w:noProof/>
            <w:webHidden/>
          </w:rPr>
          <w:fldChar w:fldCharType="end"/>
        </w:r>
      </w:hyperlink>
    </w:p>
    <w:p w14:paraId="3D5D85E0" w14:textId="6E1FB060" w:rsidR="00FA3C8D" w:rsidRDefault="00FA3C8D">
      <w:pPr>
        <w:pStyle w:val="TDC2"/>
        <w:rPr>
          <w:rFonts w:asciiTheme="minorHAnsi" w:eastAsiaTheme="minorEastAsia" w:hAnsiTheme="minorHAnsi" w:cstheme="minorBidi"/>
          <w:noProof/>
          <w:kern w:val="2"/>
          <w:szCs w:val="24"/>
          <w14:ligatures w14:val="standardContextual"/>
        </w:rPr>
      </w:pPr>
      <w:hyperlink w:anchor="_Toc208864127" w:history="1">
        <w:r w:rsidRPr="0085595E">
          <w:rPr>
            <w:rStyle w:val="Hipervnculo"/>
            <w:noProof/>
          </w:rPr>
          <w:t>6.2</w:t>
        </w:r>
        <w:r>
          <w:rPr>
            <w:rFonts w:asciiTheme="minorHAnsi" w:eastAsiaTheme="minorEastAsia" w:hAnsiTheme="minorHAnsi" w:cstheme="minorBidi"/>
            <w:noProof/>
            <w:kern w:val="2"/>
            <w:szCs w:val="24"/>
            <w14:ligatures w14:val="standardContextual"/>
          </w:rPr>
          <w:tab/>
        </w:r>
        <w:r w:rsidRPr="0085595E">
          <w:rPr>
            <w:rStyle w:val="Hipervnculo"/>
            <w:noProof/>
          </w:rPr>
          <w:t>Requisitos de Software</w:t>
        </w:r>
        <w:r>
          <w:rPr>
            <w:noProof/>
            <w:webHidden/>
          </w:rPr>
          <w:tab/>
        </w:r>
        <w:r>
          <w:rPr>
            <w:noProof/>
            <w:webHidden/>
          </w:rPr>
          <w:fldChar w:fldCharType="begin"/>
        </w:r>
        <w:r>
          <w:rPr>
            <w:noProof/>
            <w:webHidden/>
          </w:rPr>
          <w:instrText xml:space="preserve"> PAGEREF _Toc208864127 \h </w:instrText>
        </w:r>
        <w:r>
          <w:rPr>
            <w:noProof/>
            <w:webHidden/>
          </w:rPr>
        </w:r>
        <w:r>
          <w:rPr>
            <w:noProof/>
            <w:webHidden/>
          </w:rPr>
          <w:fldChar w:fldCharType="separate"/>
        </w:r>
        <w:r w:rsidR="00501003">
          <w:rPr>
            <w:noProof/>
            <w:webHidden/>
          </w:rPr>
          <w:t>131</w:t>
        </w:r>
        <w:r>
          <w:rPr>
            <w:noProof/>
            <w:webHidden/>
          </w:rPr>
          <w:fldChar w:fldCharType="end"/>
        </w:r>
      </w:hyperlink>
    </w:p>
    <w:p w14:paraId="47E5B94B" w14:textId="3043DAEA" w:rsidR="00FA3C8D" w:rsidRDefault="00FA3C8D">
      <w:pPr>
        <w:pStyle w:val="TDC2"/>
        <w:rPr>
          <w:rFonts w:asciiTheme="minorHAnsi" w:eastAsiaTheme="minorEastAsia" w:hAnsiTheme="minorHAnsi" w:cstheme="minorBidi"/>
          <w:noProof/>
          <w:kern w:val="2"/>
          <w:szCs w:val="24"/>
          <w14:ligatures w14:val="standardContextual"/>
        </w:rPr>
      </w:pPr>
      <w:hyperlink w:anchor="_Toc208864128" w:history="1">
        <w:r w:rsidRPr="0085595E">
          <w:rPr>
            <w:rStyle w:val="Hipervnculo"/>
            <w:noProof/>
          </w:rPr>
          <w:t>6.3</w:t>
        </w:r>
        <w:r>
          <w:rPr>
            <w:rFonts w:asciiTheme="minorHAnsi" w:eastAsiaTheme="minorEastAsia" w:hAnsiTheme="minorHAnsi" w:cstheme="minorBidi"/>
            <w:noProof/>
            <w:kern w:val="2"/>
            <w:szCs w:val="24"/>
            <w14:ligatures w14:val="standardContextual"/>
          </w:rPr>
          <w:tab/>
        </w:r>
        <w:r w:rsidRPr="0085595E">
          <w:rPr>
            <w:rStyle w:val="Hipervnculo"/>
            <w:noProof/>
          </w:rPr>
          <w:t>Instalación de dependencias</w:t>
        </w:r>
        <w:r>
          <w:rPr>
            <w:noProof/>
            <w:webHidden/>
          </w:rPr>
          <w:tab/>
        </w:r>
        <w:r>
          <w:rPr>
            <w:noProof/>
            <w:webHidden/>
          </w:rPr>
          <w:fldChar w:fldCharType="begin"/>
        </w:r>
        <w:r>
          <w:rPr>
            <w:noProof/>
            <w:webHidden/>
          </w:rPr>
          <w:instrText xml:space="preserve"> PAGEREF _Toc208864128 \h </w:instrText>
        </w:r>
        <w:r>
          <w:rPr>
            <w:noProof/>
            <w:webHidden/>
          </w:rPr>
        </w:r>
        <w:r>
          <w:rPr>
            <w:noProof/>
            <w:webHidden/>
          </w:rPr>
          <w:fldChar w:fldCharType="separate"/>
        </w:r>
        <w:r w:rsidR="00501003">
          <w:rPr>
            <w:noProof/>
            <w:webHidden/>
          </w:rPr>
          <w:t>132</w:t>
        </w:r>
        <w:r>
          <w:rPr>
            <w:noProof/>
            <w:webHidden/>
          </w:rPr>
          <w:fldChar w:fldCharType="end"/>
        </w:r>
      </w:hyperlink>
    </w:p>
    <w:p w14:paraId="530240B2" w14:textId="386D4654" w:rsidR="00FA3C8D" w:rsidRDefault="00FA3C8D">
      <w:pPr>
        <w:pStyle w:val="TDC2"/>
        <w:rPr>
          <w:rFonts w:asciiTheme="minorHAnsi" w:eastAsiaTheme="minorEastAsia" w:hAnsiTheme="minorHAnsi" w:cstheme="minorBidi"/>
          <w:noProof/>
          <w:kern w:val="2"/>
          <w:szCs w:val="24"/>
          <w14:ligatures w14:val="standardContextual"/>
        </w:rPr>
      </w:pPr>
      <w:hyperlink w:anchor="_Toc208864129" w:history="1">
        <w:r w:rsidRPr="0085595E">
          <w:rPr>
            <w:rStyle w:val="Hipervnculo"/>
            <w:noProof/>
          </w:rPr>
          <w:t>6.4</w:t>
        </w:r>
        <w:r>
          <w:rPr>
            <w:rFonts w:asciiTheme="minorHAnsi" w:eastAsiaTheme="minorEastAsia" w:hAnsiTheme="minorHAnsi" w:cstheme="minorBidi"/>
            <w:noProof/>
            <w:kern w:val="2"/>
            <w:szCs w:val="24"/>
            <w14:ligatures w14:val="standardContextual"/>
          </w:rPr>
          <w:tab/>
        </w:r>
        <w:r w:rsidRPr="0085595E">
          <w:rPr>
            <w:rStyle w:val="Hipervnculo"/>
            <w:noProof/>
          </w:rPr>
          <w:t>Pasos para la instalación</w:t>
        </w:r>
        <w:r>
          <w:rPr>
            <w:noProof/>
            <w:webHidden/>
          </w:rPr>
          <w:tab/>
        </w:r>
        <w:r>
          <w:rPr>
            <w:noProof/>
            <w:webHidden/>
          </w:rPr>
          <w:fldChar w:fldCharType="begin"/>
        </w:r>
        <w:r>
          <w:rPr>
            <w:noProof/>
            <w:webHidden/>
          </w:rPr>
          <w:instrText xml:space="preserve"> PAGEREF _Toc208864129 \h </w:instrText>
        </w:r>
        <w:r>
          <w:rPr>
            <w:noProof/>
            <w:webHidden/>
          </w:rPr>
        </w:r>
        <w:r>
          <w:rPr>
            <w:noProof/>
            <w:webHidden/>
          </w:rPr>
          <w:fldChar w:fldCharType="separate"/>
        </w:r>
        <w:r w:rsidR="00501003">
          <w:rPr>
            <w:noProof/>
            <w:webHidden/>
          </w:rPr>
          <w:t>133</w:t>
        </w:r>
        <w:r>
          <w:rPr>
            <w:noProof/>
            <w:webHidden/>
          </w:rPr>
          <w:fldChar w:fldCharType="end"/>
        </w:r>
      </w:hyperlink>
    </w:p>
    <w:p w14:paraId="1878CD53" w14:textId="6CF98BAB" w:rsidR="00FA3C8D" w:rsidRDefault="00FA3C8D">
      <w:pPr>
        <w:pStyle w:val="TDC2"/>
        <w:rPr>
          <w:rFonts w:asciiTheme="minorHAnsi" w:eastAsiaTheme="minorEastAsia" w:hAnsiTheme="minorHAnsi" w:cstheme="minorBidi"/>
          <w:noProof/>
          <w:kern w:val="2"/>
          <w:szCs w:val="24"/>
          <w14:ligatures w14:val="standardContextual"/>
        </w:rPr>
      </w:pPr>
      <w:hyperlink w:anchor="_Toc208864130" w:history="1">
        <w:r w:rsidRPr="0085595E">
          <w:rPr>
            <w:rStyle w:val="Hipervnculo"/>
            <w:noProof/>
          </w:rPr>
          <w:t>6.5</w:t>
        </w:r>
        <w:r>
          <w:rPr>
            <w:rFonts w:asciiTheme="minorHAnsi" w:eastAsiaTheme="minorEastAsia" w:hAnsiTheme="minorHAnsi" w:cstheme="minorBidi"/>
            <w:noProof/>
            <w:kern w:val="2"/>
            <w:szCs w:val="24"/>
            <w14:ligatures w14:val="standardContextual"/>
          </w:rPr>
          <w:tab/>
        </w:r>
        <w:r w:rsidRPr="0085595E">
          <w:rPr>
            <w:rStyle w:val="Hipervnculo"/>
            <w:noProof/>
          </w:rPr>
          <w:t>Ejecución del sistema</w:t>
        </w:r>
        <w:r>
          <w:rPr>
            <w:noProof/>
            <w:webHidden/>
          </w:rPr>
          <w:tab/>
        </w:r>
        <w:r>
          <w:rPr>
            <w:noProof/>
            <w:webHidden/>
          </w:rPr>
          <w:fldChar w:fldCharType="begin"/>
        </w:r>
        <w:r>
          <w:rPr>
            <w:noProof/>
            <w:webHidden/>
          </w:rPr>
          <w:instrText xml:space="preserve"> PAGEREF _Toc208864130 \h </w:instrText>
        </w:r>
        <w:r>
          <w:rPr>
            <w:noProof/>
            <w:webHidden/>
          </w:rPr>
        </w:r>
        <w:r>
          <w:rPr>
            <w:noProof/>
            <w:webHidden/>
          </w:rPr>
          <w:fldChar w:fldCharType="separate"/>
        </w:r>
        <w:r w:rsidR="00501003">
          <w:rPr>
            <w:noProof/>
            <w:webHidden/>
          </w:rPr>
          <w:t>133</w:t>
        </w:r>
        <w:r>
          <w:rPr>
            <w:noProof/>
            <w:webHidden/>
          </w:rPr>
          <w:fldChar w:fldCharType="end"/>
        </w:r>
      </w:hyperlink>
    </w:p>
    <w:p w14:paraId="6D69A8C4" w14:textId="34C7A0F7" w:rsidR="00FA3C8D" w:rsidRDefault="00FA3C8D">
      <w:pPr>
        <w:pStyle w:val="TDC2"/>
        <w:rPr>
          <w:rFonts w:asciiTheme="minorHAnsi" w:eastAsiaTheme="minorEastAsia" w:hAnsiTheme="minorHAnsi" w:cstheme="minorBidi"/>
          <w:noProof/>
          <w:kern w:val="2"/>
          <w:szCs w:val="24"/>
          <w14:ligatures w14:val="standardContextual"/>
        </w:rPr>
      </w:pPr>
      <w:hyperlink w:anchor="_Toc208864131" w:history="1">
        <w:r w:rsidRPr="0085595E">
          <w:rPr>
            <w:rStyle w:val="Hipervnculo"/>
            <w:noProof/>
          </w:rPr>
          <w:t>6.6</w:t>
        </w:r>
        <w:r>
          <w:rPr>
            <w:rFonts w:asciiTheme="minorHAnsi" w:eastAsiaTheme="minorEastAsia" w:hAnsiTheme="minorHAnsi" w:cstheme="minorBidi"/>
            <w:noProof/>
            <w:kern w:val="2"/>
            <w:szCs w:val="24"/>
            <w14:ligatures w14:val="standardContextual"/>
          </w:rPr>
          <w:tab/>
        </w:r>
        <w:r w:rsidRPr="0085595E">
          <w:rPr>
            <w:rStyle w:val="Hipervnculo"/>
            <w:noProof/>
          </w:rPr>
          <w:t>Solución de errores comunes</w:t>
        </w:r>
        <w:r>
          <w:rPr>
            <w:noProof/>
            <w:webHidden/>
          </w:rPr>
          <w:tab/>
        </w:r>
        <w:r>
          <w:rPr>
            <w:noProof/>
            <w:webHidden/>
          </w:rPr>
          <w:fldChar w:fldCharType="begin"/>
        </w:r>
        <w:r>
          <w:rPr>
            <w:noProof/>
            <w:webHidden/>
          </w:rPr>
          <w:instrText xml:space="preserve"> PAGEREF _Toc208864131 \h </w:instrText>
        </w:r>
        <w:r>
          <w:rPr>
            <w:noProof/>
            <w:webHidden/>
          </w:rPr>
        </w:r>
        <w:r>
          <w:rPr>
            <w:noProof/>
            <w:webHidden/>
          </w:rPr>
          <w:fldChar w:fldCharType="separate"/>
        </w:r>
        <w:r w:rsidR="00501003">
          <w:rPr>
            <w:noProof/>
            <w:webHidden/>
          </w:rPr>
          <w:t>134</w:t>
        </w:r>
        <w:r>
          <w:rPr>
            <w:noProof/>
            <w:webHidden/>
          </w:rPr>
          <w:fldChar w:fldCharType="end"/>
        </w:r>
      </w:hyperlink>
    </w:p>
    <w:p w14:paraId="097C4937" w14:textId="150A3A4B" w:rsidR="00FA3C8D" w:rsidRDefault="00FA3C8D">
      <w:pPr>
        <w:pStyle w:val="TDC2"/>
        <w:rPr>
          <w:rFonts w:asciiTheme="minorHAnsi" w:eastAsiaTheme="minorEastAsia" w:hAnsiTheme="minorHAnsi" w:cstheme="minorBidi"/>
          <w:noProof/>
          <w:kern w:val="2"/>
          <w:szCs w:val="24"/>
          <w14:ligatures w14:val="standardContextual"/>
        </w:rPr>
      </w:pPr>
      <w:hyperlink w:anchor="_Toc208864132" w:history="1">
        <w:r w:rsidRPr="0085595E">
          <w:rPr>
            <w:rStyle w:val="Hipervnculo"/>
            <w:noProof/>
          </w:rPr>
          <w:t>6.7</w:t>
        </w:r>
        <w:r>
          <w:rPr>
            <w:rFonts w:asciiTheme="minorHAnsi" w:eastAsiaTheme="minorEastAsia" w:hAnsiTheme="minorHAnsi" w:cstheme="minorBidi"/>
            <w:noProof/>
            <w:kern w:val="2"/>
            <w:szCs w:val="24"/>
            <w14:ligatures w14:val="standardContextual"/>
          </w:rPr>
          <w:tab/>
        </w:r>
        <w:r w:rsidRPr="0085595E">
          <w:rPr>
            <w:rStyle w:val="Hipervnculo"/>
            <w:noProof/>
          </w:rPr>
          <w:t>Árbol de navegación</w:t>
        </w:r>
        <w:r>
          <w:rPr>
            <w:noProof/>
            <w:webHidden/>
          </w:rPr>
          <w:tab/>
        </w:r>
        <w:r>
          <w:rPr>
            <w:noProof/>
            <w:webHidden/>
          </w:rPr>
          <w:fldChar w:fldCharType="begin"/>
        </w:r>
        <w:r>
          <w:rPr>
            <w:noProof/>
            <w:webHidden/>
          </w:rPr>
          <w:instrText xml:space="preserve"> PAGEREF _Toc208864132 \h </w:instrText>
        </w:r>
        <w:r>
          <w:rPr>
            <w:noProof/>
            <w:webHidden/>
          </w:rPr>
        </w:r>
        <w:r>
          <w:rPr>
            <w:noProof/>
            <w:webHidden/>
          </w:rPr>
          <w:fldChar w:fldCharType="separate"/>
        </w:r>
        <w:r w:rsidR="00501003">
          <w:rPr>
            <w:noProof/>
            <w:webHidden/>
          </w:rPr>
          <w:t>135</w:t>
        </w:r>
        <w:r>
          <w:rPr>
            <w:noProof/>
            <w:webHidden/>
          </w:rPr>
          <w:fldChar w:fldCharType="end"/>
        </w:r>
      </w:hyperlink>
    </w:p>
    <w:p w14:paraId="00116693" w14:textId="5737B1AE"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33" w:history="1">
        <w:r w:rsidRPr="0085595E">
          <w:rPr>
            <w:rStyle w:val="Hipervnculo"/>
            <w:noProof/>
          </w:rPr>
          <w:t>7. PRUEBAS UNITARIAS</w:t>
        </w:r>
        <w:r>
          <w:rPr>
            <w:noProof/>
            <w:webHidden/>
          </w:rPr>
          <w:tab/>
        </w:r>
        <w:r>
          <w:rPr>
            <w:noProof/>
            <w:webHidden/>
          </w:rPr>
          <w:fldChar w:fldCharType="begin"/>
        </w:r>
        <w:r>
          <w:rPr>
            <w:noProof/>
            <w:webHidden/>
          </w:rPr>
          <w:instrText xml:space="preserve"> PAGEREF _Toc208864133 \h </w:instrText>
        </w:r>
        <w:r>
          <w:rPr>
            <w:noProof/>
            <w:webHidden/>
          </w:rPr>
        </w:r>
        <w:r>
          <w:rPr>
            <w:noProof/>
            <w:webHidden/>
          </w:rPr>
          <w:fldChar w:fldCharType="separate"/>
        </w:r>
        <w:r w:rsidR="00501003">
          <w:rPr>
            <w:noProof/>
            <w:webHidden/>
          </w:rPr>
          <w:t>137</w:t>
        </w:r>
        <w:r>
          <w:rPr>
            <w:noProof/>
            <w:webHidden/>
          </w:rPr>
          <w:fldChar w:fldCharType="end"/>
        </w:r>
      </w:hyperlink>
    </w:p>
    <w:p w14:paraId="3698D398" w14:textId="6A5CCD23"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34" w:history="1">
        <w:r w:rsidRPr="0085595E">
          <w:rPr>
            <w:rStyle w:val="Hipervnculo"/>
            <w:noProof/>
          </w:rPr>
          <w:t>8. SPRINT REVIEW</w:t>
        </w:r>
        <w:r>
          <w:rPr>
            <w:noProof/>
            <w:webHidden/>
          </w:rPr>
          <w:tab/>
        </w:r>
        <w:r>
          <w:rPr>
            <w:noProof/>
            <w:webHidden/>
          </w:rPr>
          <w:fldChar w:fldCharType="begin"/>
        </w:r>
        <w:r>
          <w:rPr>
            <w:noProof/>
            <w:webHidden/>
          </w:rPr>
          <w:instrText xml:space="preserve"> PAGEREF _Toc208864134 \h </w:instrText>
        </w:r>
        <w:r>
          <w:rPr>
            <w:noProof/>
            <w:webHidden/>
          </w:rPr>
        </w:r>
        <w:r>
          <w:rPr>
            <w:noProof/>
            <w:webHidden/>
          </w:rPr>
          <w:fldChar w:fldCharType="separate"/>
        </w:r>
        <w:r w:rsidR="00501003">
          <w:rPr>
            <w:noProof/>
            <w:webHidden/>
          </w:rPr>
          <w:t>137</w:t>
        </w:r>
        <w:r>
          <w:rPr>
            <w:noProof/>
            <w:webHidden/>
          </w:rPr>
          <w:fldChar w:fldCharType="end"/>
        </w:r>
      </w:hyperlink>
    </w:p>
    <w:p w14:paraId="1FFA3EEC" w14:textId="1D9F768A" w:rsidR="00FA3C8D" w:rsidRDefault="00FA3C8D">
      <w:pPr>
        <w:pStyle w:val="TDC2"/>
        <w:rPr>
          <w:rFonts w:asciiTheme="minorHAnsi" w:eastAsiaTheme="minorEastAsia" w:hAnsiTheme="minorHAnsi" w:cstheme="minorBidi"/>
          <w:noProof/>
          <w:kern w:val="2"/>
          <w:szCs w:val="24"/>
          <w14:ligatures w14:val="standardContextual"/>
        </w:rPr>
      </w:pPr>
      <w:hyperlink w:anchor="_Toc208864135" w:history="1">
        <w:r w:rsidRPr="0085595E">
          <w:rPr>
            <w:rStyle w:val="Hipervnculo"/>
            <w:noProof/>
          </w:rPr>
          <w:t>8.1</w:t>
        </w:r>
        <w:r>
          <w:rPr>
            <w:rFonts w:asciiTheme="minorHAnsi" w:eastAsiaTheme="minorEastAsia" w:hAnsiTheme="minorHAnsi" w:cstheme="minorBidi"/>
            <w:noProof/>
            <w:kern w:val="2"/>
            <w:szCs w:val="24"/>
            <w14:ligatures w14:val="standardContextual"/>
          </w:rPr>
          <w:tab/>
        </w:r>
        <w:r w:rsidRPr="0085595E">
          <w:rPr>
            <w:rStyle w:val="Hipervnculo"/>
            <w:noProof/>
          </w:rPr>
          <w:t>Backlog Review</w:t>
        </w:r>
        <w:r>
          <w:rPr>
            <w:noProof/>
            <w:webHidden/>
          </w:rPr>
          <w:tab/>
        </w:r>
        <w:r>
          <w:rPr>
            <w:noProof/>
            <w:webHidden/>
          </w:rPr>
          <w:fldChar w:fldCharType="begin"/>
        </w:r>
        <w:r>
          <w:rPr>
            <w:noProof/>
            <w:webHidden/>
          </w:rPr>
          <w:instrText xml:space="preserve"> PAGEREF _Toc208864135 \h </w:instrText>
        </w:r>
        <w:r>
          <w:rPr>
            <w:noProof/>
            <w:webHidden/>
          </w:rPr>
        </w:r>
        <w:r>
          <w:rPr>
            <w:noProof/>
            <w:webHidden/>
          </w:rPr>
          <w:fldChar w:fldCharType="separate"/>
        </w:r>
        <w:r w:rsidR="00501003">
          <w:rPr>
            <w:noProof/>
            <w:webHidden/>
          </w:rPr>
          <w:t>280</w:t>
        </w:r>
        <w:r>
          <w:rPr>
            <w:noProof/>
            <w:webHidden/>
          </w:rPr>
          <w:fldChar w:fldCharType="end"/>
        </w:r>
      </w:hyperlink>
    </w:p>
    <w:p w14:paraId="5E4C9689" w14:textId="72FE9E31" w:rsidR="00FA3C8D" w:rsidRDefault="00FA3C8D">
      <w:pPr>
        <w:pStyle w:val="TDC2"/>
        <w:rPr>
          <w:rFonts w:asciiTheme="minorHAnsi" w:eastAsiaTheme="minorEastAsia" w:hAnsiTheme="minorHAnsi" w:cstheme="minorBidi"/>
          <w:noProof/>
          <w:kern w:val="2"/>
          <w:szCs w:val="24"/>
          <w14:ligatures w14:val="standardContextual"/>
        </w:rPr>
      </w:pPr>
      <w:hyperlink w:anchor="_Toc208864136" w:history="1">
        <w:r w:rsidRPr="0085595E">
          <w:rPr>
            <w:rStyle w:val="Hipervnculo"/>
            <w:noProof/>
          </w:rPr>
          <w:t>8.2</w:t>
        </w:r>
        <w:r>
          <w:rPr>
            <w:rFonts w:asciiTheme="minorHAnsi" w:eastAsiaTheme="minorEastAsia" w:hAnsiTheme="minorHAnsi" w:cstheme="minorBidi"/>
            <w:noProof/>
            <w:kern w:val="2"/>
            <w:szCs w:val="24"/>
            <w14:ligatures w14:val="standardContextual"/>
          </w:rPr>
          <w:tab/>
        </w:r>
        <w:r w:rsidRPr="0085595E">
          <w:rPr>
            <w:rStyle w:val="Hipervnculo"/>
            <w:noProof/>
          </w:rPr>
          <w:t>Tabla de esfuerzo</w:t>
        </w:r>
        <w:r>
          <w:rPr>
            <w:noProof/>
            <w:webHidden/>
          </w:rPr>
          <w:tab/>
        </w:r>
        <w:r>
          <w:rPr>
            <w:noProof/>
            <w:webHidden/>
          </w:rPr>
          <w:fldChar w:fldCharType="begin"/>
        </w:r>
        <w:r>
          <w:rPr>
            <w:noProof/>
            <w:webHidden/>
          </w:rPr>
          <w:instrText xml:space="preserve"> PAGEREF _Toc208864136 \h </w:instrText>
        </w:r>
        <w:r>
          <w:rPr>
            <w:noProof/>
            <w:webHidden/>
          </w:rPr>
        </w:r>
        <w:r>
          <w:rPr>
            <w:noProof/>
            <w:webHidden/>
          </w:rPr>
          <w:fldChar w:fldCharType="separate"/>
        </w:r>
        <w:r w:rsidR="00501003">
          <w:rPr>
            <w:noProof/>
            <w:webHidden/>
          </w:rPr>
          <w:t>281</w:t>
        </w:r>
        <w:r>
          <w:rPr>
            <w:noProof/>
            <w:webHidden/>
          </w:rPr>
          <w:fldChar w:fldCharType="end"/>
        </w:r>
      </w:hyperlink>
    </w:p>
    <w:p w14:paraId="3B37E574" w14:textId="1BAF6DF2" w:rsidR="00FA3C8D" w:rsidRDefault="00FA3C8D">
      <w:pPr>
        <w:pStyle w:val="TDC2"/>
        <w:rPr>
          <w:rFonts w:asciiTheme="minorHAnsi" w:eastAsiaTheme="minorEastAsia" w:hAnsiTheme="minorHAnsi" w:cstheme="minorBidi"/>
          <w:noProof/>
          <w:kern w:val="2"/>
          <w:szCs w:val="24"/>
          <w14:ligatures w14:val="standardContextual"/>
        </w:rPr>
      </w:pPr>
      <w:hyperlink w:anchor="_Toc208864137" w:history="1">
        <w:r w:rsidRPr="0085595E">
          <w:rPr>
            <w:rStyle w:val="Hipervnculo"/>
            <w:noProof/>
          </w:rPr>
          <w:t>8.3</w:t>
        </w:r>
        <w:r>
          <w:rPr>
            <w:rFonts w:asciiTheme="minorHAnsi" w:eastAsiaTheme="minorEastAsia" w:hAnsiTheme="minorHAnsi" w:cstheme="minorBidi"/>
            <w:noProof/>
            <w:kern w:val="2"/>
            <w:szCs w:val="24"/>
            <w14:ligatures w14:val="standardContextual"/>
          </w:rPr>
          <w:tab/>
        </w:r>
        <w:r w:rsidRPr="0085595E">
          <w:rPr>
            <w:rStyle w:val="Hipervnculo"/>
            <w:noProof/>
          </w:rPr>
          <w:t>Gráficos de seguimiento</w:t>
        </w:r>
        <w:r>
          <w:rPr>
            <w:noProof/>
            <w:webHidden/>
          </w:rPr>
          <w:tab/>
        </w:r>
        <w:r>
          <w:rPr>
            <w:noProof/>
            <w:webHidden/>
          </w:rPr>
          <w:fldChar w:fldCharType="begin"/>
        </w:r>
        <w:r>
          <w:rPr>
            <w:noProof/>
            <w:webHidden/>
          </w:rPr>
          <w:instrText xml:space="preserve"> PAGEREF _Toc208864137 \h </w:instrText>
        </w:r>
        <w:r>
          <w:rPr>
            <w:noProof/>
            <w:webHidden/>
          </w:rPr>
        </w:r>
        <w:r>
          <w:rPr>
            <w:noProof/>
            <w:webHidden/>
          </w:rPr>
          <w:fldChar w:fldCharType="separate"/>
        </w:r>
        <w:r w:rsidR="00501003">
          <w:rPr>
            <w:noProof/>
            <w:webHidden/>
          </w:rPr>
          <w:t>282</w:t>
        </w:r>
        <w:r>
          <w:rPr>
            <w:noProof/>
            <w:webHidden/>
          </w:rPr>
          <w:fldChar w:fldCharType="end"/>
        </w:r>
      </w:hyperlink>
    </w:p>
    <w:p w14:paraId="6A6A6B41" w14:textId="54ED30AE"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38" w:history="1">
        <w:r w:rsidRPr="0085595E">
          <w:rPr>
            <w:rStyle w:val="Hipervnculo"/>
            <w:noProof/>
          </w:rPr>
          <w:t>8.3.1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Burn down chart</w:t>
        </w:r>
        <w:r>
          <w:rPr>
            <w:noProof/>
            <w:webHidden/>
          </w:rPr>
          <w:tab/>
        </w:r>
        <w:r>
          <w:rPr>
            <w:noProof/>
            <w:webHidden/>
          </w:rPr>
          <w:fldChar w:fldCharType="begin"/>
        </w:r>
        <w:r>
          <w:rPr>
            <w:noProof/>
            <w:webHidden/>
          </w:rPr>
          <w:instrText xml:space="preserve"> PAGEREF _Toc208864138 \h </w:instrText>
        </w:r>
        <w:r>
          <w:rPr>
            <w:noProof/>
            <w:webHidden/>
          </w:rPr>
        </w:r>
        <w:r>
          <w:rPr>
            <w:noProof/>
            <w:webHidden/>
          </w:rPr>
          <w:fldChar w:fldCharType="separate"/>
        </w:r>
        <w:r w:rsidR="00501003">
          <w:rPr>
            <w:noProof/>
            <w:webHidden/>
          </w:rPr>
          <w:t>283</w:t>
        </w:r>
        <w:r>
          <w:rPr>
            <w:noProof/>
            <w:webHidden/>
          </w:rPr>
          <w:fldChar w:fldCharType="end"/>
        </w:r>
      </w:hyperlink>
    </w:p>
    <w:p w14:paraId="0FA18DD5" w14:textId="599B7270"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39" w:history="1">
        <w:r w:rsidRPr="0085595E">
          <w:rPr>
            <w:rStyle w:val="Hipervnculo"/>
            <w:noProof/>
          </w:rPr>
          <w:t>8.3.2</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Burn Up chart</w:t>
        </w:r>
        <w:r>
          <w:rPr>
            <w:noProof/>
            <w:webHidden/>
          </w:rPr>
          <w:tab/>
        </w:r>
        <w:r>
          <w:rPr>
            <w:noProof/>
            <w:webHidden/>
          </w:rPr>
          <w:fldChar w:fldCharType="begin"/>
        </w:r>
        <w:r>
          <w:rPr>
            <w:noProof/>
            <w:webHidden/>
          </w:rPr>
          <w:instrText xml:space="preserve"> PAGEREF _Toc208864139 \h </w:instrText>
        </w:r>
        <w:r>
          <w:rPr>
            <w:noProof/>
            <w:webHidden/>
          </w:rPr>
        </w:r>
        <w:r>
          <w:rPr>
            <w:noProof/>
            <w:webHidden/>
          </w:rPr>
          <w:fldChar w:fldCharType="separate"/>
        </w:r>
        <w:r w:rsidR="00501003">
          <w:rPr>
            <w:noProof/>
            <w:webHidden/>
          </w:rPr>
          <w:t>283</w:t>
        </w:r>
        <w:r>
          <w:rPr>
            <w:noProof/>
            <w:webHidden/>
          </w:rPr>
          <w:fldChar w:fldCharType="end"/>
        </w:r>
      </w:hyperlink>
    </w:p>
    <w:p w14:paraId="43CAE976" w14:textId="082CFCF3"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40" w:history="1">
        <w:r w:rsidRPr="0085595E">
          <w:rPr>
            <w:rStyle w:val="Hipervnculo"/>
            <w:noProof/>
          </w:rPr>
          <w:t>8.3.3</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Velocidad del equipó</w:t>
        </w:r>
        <w:r>
          <w:rPr>
            <w:noProof/>
            <w:webHidden/>
          </w:rPr>
          <w:tab/>
        </w:r>
        <w:r>
          <w:rPr>
            <w:noProof/>
            <w:webHidden/>
          </w:rPr>
          <w:fldChar w:fldCharType="begin"/>
        </w:r>
        <w:r>
          <w:rPr>
            <w:noProof/>
            <w:webHidden/>
          </w:rPr>
          <w:instrText xml:space="preserve"> PAGEREF _Toc208864140 \h </w:instrText>
        </w:r>
        <w:r>
          <w:rPr>
            <w:noProof/>
            <w:webHidden/>
          </w:rPr>
        </w:r>
        <w:r>
          <w:rPr>
            <w:noProof/>
            <w:webHidden/>
          </w:rPr>
          <w:fldChar w:fldCharType="separate"/>
        </w:r>
        <w:r w:rsidR="00501003">
          <w:rPr>
            <w:noProof/>
            <w:webHidden/>
          </w:rPr>
          <w:t>284</w:t>
        </w:r>
        <w:r>
          <w:rPr>
            <w:noProof/>
            <w:webHidden/>
          </w:rPr>
          <w:fldChar w:fldCharType="end"/>
        </w:r>
      </w:hyperlink>
    </w:p>
    <w:p w14:paraId="5A6B3FD6" w14:textId="6CE674B0" w:rsidR="00FA3C8D" w:rsidRDefault="00FA3C8D">
      <w:pPr>
        <w:pStyle w:val="TDC2"/>
        <w:rPr>
          <w:rFonts w:asciiTheme="minorHAnsi" w:eastAsiaTheme="minorEastAsia" w:hAnsiTheme="minorHAnsi" w:cstheme="minorBidi"/>
          <w:noProof/>
          <w:kern w:val="2"/>
          <w:szCs w:val="24"/>
          <w14:ligatures w14:val="standardContextual"/>
        </w:rPr>
      </w:pPr>
      <w:hyperlink w:anchor="_Toc208864141" w:history="1">
        <w:r w:rsidRPr="0085595E">
          <w:rPr>
            <w:rStyle w:val="Hipervnculo"/>
            <w:noProof/>
          </w:rPr>
          <w:t>8.4</w:t>
        </w:r>
        <w:r>
          <w:rPr>
            <w:rFonts w:asciiTheme="minorHAnsi" w:eastAsiaTheme="minorEastAsia" w:hAnsiTheme="minorHAnsi" w:cstheme="minorBidi"/>
            <w:noProof/>
            <w:kern w:val="2"/>
            <w:szCs w:val="24"/>
            <w14:ligatures w14:val="standardContextual"/>
          </w:rPr>
          <w:tab/>
        </w:r>
        <w:r w:rsidRPr="0085595E">
          <w:rPr>
            <w:rStyle w:val="Hipervnculo"/>
            <w:noProof/>
          </w:rPr>
          <w:t>Retrospectiva</w:t>
        </w:r>
        <w:r>
          <w:rPr>
            <w:noProof/>
            <w:webHidden/>
          </w:rPr>
          <w:tab/>
        </w:r>
        <w:r>
          <w:rPr>
            <w:noProof/>
            <w:webHidden/>
          </w:rPr>
          <w:fldChar w:fldCharType="begin"/>
        </w:r>
        <w:r>
          <w:rPr>
            <w:noProof/>
            <w:webHidden/>
          </w:rPr>
          <w:instrText xml:space="preserve"> PAGEREF _Toc208864141 \h </w:instrText>
        </w:r>
        <w:r>
          <w:rPr>
            <w:noProof/>
            <w:webHidden/>
          </w:rPr>
        </w:r>
        <w:r>
          <w:rPr>
            <w:noProof/>
            <w:webHidden/>
          </w:rPr>
          <w:fldChar w:fldCharType="separate"/>
        </w:r>
        <w:r w:rsidR="00501003">
          <w:rPr>
            <w:noProof/>
            <w:webHidden/>
          </w:rPr>
          <w:t>286</w:t>
        </w:r>
        <w:r>
          <w:rPr>
            <w:noProof/>
            <w:webHidden/>
          </w:rPr>
          <w:fldChar w:fldCharType="end"/>
        </w:r>
      </w:hyperlink>
    </w:p>
    <w:p w14:paraId="5F7CEB21" w14:textId="7D107A9E"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42" w:history="1">
        <w:r w:rsidRPr="0085595E">
          <w:rPr>
            <w:rStyle w:val="Hipervnculo"/>
            <w:noProof/>
          </w:rPr>
          <w:t>8.4.1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Plan de mejora</w:t>
        </w:r>
        <w:r>
          <w:rPr>
            <w:noProof/>
            <w:webHidden/>
          </w:rPr>
          <w:tab/>
        </w:r>
        <w:r>
          <w:rPr>
            <w:noProof/>
            <w:webHidden/>
          </w:rPr>
          <w:fldChar w:fldCharType="begin"/>
        </w:r>
        <w:r>
          <w:rPr>
            <w:noProof/>
            <w:webHidden/>
          </w:rPr>
          <w:instrText xml:space="preserve"> PAGEREF _Toc208864142 \h </w:instrText>
        </w:r>
        <w:r>
          <w:rPr>
            <w:noProof/>
            <w:webHidden/>
          </w:rPr>
        </w:r>
        <w:r>
          <w:rPr>
            <w:noProof/>
            <w:webHidden/>
          </w:rPr>
          <w:fldChar w:fldCharType="separate"/>
        </w:r>
        <w:r w:rsidR="00501003">
          <w:rPr>
            <w:noProof/>
            <w:webHidden/>
          </w:rPr>
          <w:t>286</w:t>
        </w:r>
        <w:r>
          <w:rPr>
            <w:noProof/>
            <w:webHidden/>
          </w:rPr>
          <w:fldChar w:fldCharType="end"/>
        </w:r>
      </w:hyperlink>
    </w:p>
    <w:p w14:paraId="56552A87" w14:textId="4B18296A"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43" w:history="1">
        <w:r w:rsidRPr="0085595E">
          <w:rPr>
            <w:rStyle w:val="Hipervnculo"/>
            <w:noProof/>
          </w:rPr>
          <w:t>9. ANEXO</w:t>
        </w:r>
        <w:r>
          <w:rPr>
            <w:noProof/>
            <w:webHidden/>
          </w:rPr>
          <w:tab/>
        </w:r>
        <w:r w:rsidR="00553DC6" w:rsidRPr="00553DC6">
          <w:rPr>
            <w:noProof/>
            <w:webHidden/>
          </w:rPr>
          <w:tab/>
        </w:r>
        <w:r>
          <w:rPr>
            <w:noProof/>
            <w:webHidden/>
          </w:rPr>
          <w:fldChar w:fldCharType="begin"/>
        </w:r>
        <w:r>
          <w:rPr>
            <w:noProof/>
            <w:webHidden/>
          </w:rPr>
          <w:instrText xml:space="preserve"> PAGEREF _Toc208864143 \h </w:instrText>
        </w:r>
        <w:r>
          <w:rPr>
            <w:noProof/>
            <w:webHidden/>
          </w:rPr>
        </w:r>
        <w:r>
          <w:rPr>
            <w:noProof/>
            <w:webHidden/>
          </w:rPr>
          <w:fldChar w:fldCharType="separate"/>
        </w:r>
        <w:r w:rsidR="00501003">
          <w:rPr>
            <w:noProof/>
            <w:webHidden/>
          </w:rPr>
          <w:t>288</w:t>
        </w:r>
        <w:r>
          <w:rPr>
            <w:noProof/>
            <w:webHidden/>
          </w:rPr>
          <w:fldChar w:fldCharType="end"/>
        </w:r>
      </w:hyperlink>
    </w:p>
    <w:p w14:paraId="1C4D5935" w14:textId="1B0EAC40" w:rsidR="00FA3C8D" w:rsidRDefault="00FA3C8D">
      <w:pPr>
        <w:pStyle w:val="TDC2"/>
        <w:rPr>
          <w:rFonts w:asciiTheme="minorHAnsi" w:eastAsiaTheme="minorEastAsia" w:hAnsiTheme="minorHAnsi" w:cstheme="minorBidi"/>
          <w:noProof/>
          <w:kern w:val="2"/>
          <w:szCs w:val="24"/>
          <w14:ligatures w14:val="standardContextual"/>
        </w:rPr>
      </w:pPr>
      <w:hyperlink w:anchor="_Toc208864144" w:history="1">
        <w:r w:rsidRPr="0085595E">
          <w:rPr>
            <w:rStyle w:val="Hipervnculo"/>
            <w:noProof/>
          </w:rPr>
          <w:t>9.1</w:t>
        </w:r>
        <w:r>
          <w:rPr>
            <w:rFonts w:asciiTheme="minorHAnsi" w:eastAsiaTheme="minorEastAsia" w:hAnsiTheme="minorHAnsi" w:cstheme="minorBidi"/>
            <w:noProof/>
            <w:kern w:val="2"/>
            <w:szCs w:val="24"/>
            <w14:ligatures w14:val="standardContextual"/>
          </w:rPr>
          <w:tab/>
        </w:r>
        <w:r w:rsidRPr="0085595E">
          <w:rPr>
            <w:rStyle w:val="Hipervnculo"/>
            <w:noProof/>
          </w:rPr>
          <w:t>Propuesta de solución detallada</w:t>
        </w:r>
        <w:r>
          <w:rPr>
            <w:noProof/>
            <w:webHidden/>
          </w:rPr>
          <w:tab/>
        </w:r>
        <w:r>
          <w:rPr>
            <w:noProof/>
            <w:webHidden/>
          </w:rPr>
          <w:fldChar w:fldCharType="begin"/>
        </w:r>
        <w:r>
          <w:rPr>
            <w:noProof/>
            <w:webHidden/>
          </w:rPr>
          <w:instrText xml:space="preserve"> PAGEREF _Toc208864144 \h </w:instrText>
        </w:r>
        <w:r>
          <w:rPr>
            <w:noProof/>
            <w:webHidden/>
          </w:rPr>
        </w:r>
        <w:r>
          <w:rPr>
            <w:noProof/>
            <w:webHidden/>
          </w:rPr>
          <w:fldChar w:fldCharType="separate"/>
        </w:r>
        <w:r w:rsidR="00501003">
          <w:rPr>
            <w:noProof/>
            <w:webHidden/>
          </w:rPr>
          <w:t>288</w:t>
        </w:r>
        <w:r>
          <w:rPr>
            <w:noProof/>
            <w:webHidden/>
          </w:rPr>
          <w:fldChar w:fldCharType="end"/>
        </w:r>
      </w:hyperlink>
    </w:p>
    <w:p w14:paraId="5E6409C3" w14:textId="28CA1EBA"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45" w:history="1">
        <w:r w:rsidRPr="0085595E">
          <w:rPr>
            <w:rStyle w:val="Hipervnculo"/>
            <w:noProof/>
          </w:rPr>
          <w:t>9.1.1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Pila Tecnológica</w:t>
        </w:r>
        <w:r>
          <w:rPr>
            <w:noProof/>
            <w:webHidden/>
          </w:rPr>
          <w:tab/>
        </w:r>
        <w:r>
          <w:rPr>
            <w:noProof/>
            <w:webHidden/>
          </w:rPr>
          <w:fldChar w:fldCharType="begin"/>
        </w:r>
        <w:r>
          <w:rPr>
            <w:noProof/>
            <w:webHidden/>
          </w:rPr>
          <w:instrText xml:space="preserve"> PAGEREF _Toc208864145 \h </w:instrText>
        </w:r>
        <w:r>
          <w:rPr>
            <w:noProof/>
            <w:webHidden/>
          </w:rPr>
        </w:r>
        <w:r>
          <w:rPr>
            <w:noProof/>
            <w:webHidden/>
          </w:rPr>
          <w:fldChar w:fldCharType="separate"/>
        </w:r>
        <w:r w:rsidR="00501003">
          <w:rPr>
            <w:noProof/>
            <w:webHidden/>
          </w:rPr>
          <w:t>289</w:t>
        </w:r>
        <w:r>
          <w:rPr>
            <w:noProof/>
            <w:webHidden/>
          </w:rPr>
          <w:fldChar w:fldCharType="end"/>
        </w:r>
      </w:hyperlink>
    </w:p>
    <w:p w14:paraId="3ED770EE" w14:textId="22ABAE0C" w:rsidR="00FA3C8D" w:rsidRDefault="00FA3C8D">
      <w:pPr>
        <w:pStyle w:val="TDC2"/>
        <w:rPr>
          <w:rFonts w:asciiTheme="minorHAnsi" w:eastAsiaTheme="minorEastAsia" w:hAnsiTheme="minorHAnsi" w:cstheme="minorBidi"/>
          <w:noProof/>
          <w:kern w:val="2"/>
          <w:szCs w:val="24"/>
          <w14:ligatures w14:val="standardContextual"/>
        </w:rPr>
      </w:pPr>
      <w:hyperlink w:anchor="_Toc208864146" w:history="1">
        <w:r w:rsidRPr="0085595E">
          <w:rPr>
            <w:rStyle w:val="Hipervnculo"/>
            <w:noProof/>
          </w:rPr>
          <w:t>9.2</w:t>
        </w:r>
        <w:r>
          <w:rPr>
            <w:rFonts w:asciiTheme="minorHAnsi" w:eastAsiaTheme="minorEastAsia" w:hAnsiTheme="minorHAnsi" w:cstheme="minorBidi"/>
            <w:noProof/>
            <w:kern w:val="2"/>
            <w:szCs w:val="24"/>
            <w14:ligatures w14:val="standardContextual"/>
          </w:rPr>
          <w:tab/>
        </w:r>
        <w:r w:rsidRPr="0085595E">
          <w:rPr>
            <w:rStyle w:val="Hipervnculo"/>
            <w:noProof/>
          </w:rPr>
          <w:t>Pdf diagrama de clases y modelado datos:</w:t>
        </w:r>
        <w:r>
          <w:rPr>
            <w:noProof/>
            <w:webHidden/>
          </w:rPr>
          <w:tab/>
        </w:r>
        <w:r>
          <w:rPr>
            <w:noProof/>
            <w:webHidden/>
          </w:rPr>
          <w:fldChar w:fldCharType="begin"/>
        </w:r>
        <w:r>
          <w:rPr>
            <w:noProof/>
            <w:webHidden/>
          </w:rPr>
          <w:instrText xml:space="preserve"> PAGEREF _Toc208864146 \h </w:instrText>
        </w:r>
        <w:r>
          <w:rPr>
            <w:noProof/>
            <w:webHidden/>
          </w:rPr>
        </w:r>
        <w:r>
          <w:rPr>
            <w:noProof/>
            <w:webHidden/>
          </w:rPr>
          <w:fldChar w:fldCharType="separate"/>
        </w:r>
        <w:r w:rsidR="00501003">
          <w:rPr>
            <w:noProof/>
            <w:webHidden/>
          </w:rPr>
          <w:t>290</w:t>
        </w:r>
        <w:r>
          <w:rPr>
            <w:noProof/>
            <w:webHidden/>
          </w:rPr>
          <w:fldChar w:fldCharType="end"/>
        </w:r>
      </w:hyperlink>
    </w:p>
    <w:p w14:paraId="6A14344C" w14:textId="621392D3" w:rsidR="00FA3C8D" w:rsidRDefault="00FA3C8D">
      <w:pPr>
        <w:pStyle w:val="TDC2"/>
        <w:rPr>
          <w:rFonts w:asciiTheme="minorHAnsi" w:eastAsiaTheme="minorEastAsia" w:hAnsiTheme="minorHAnsi" w:cstheme="minorBidi"/>
          <w:noProof/>
          <w:kern w:val="2"/>
          <w:szCs w:val="24"/>
          <w14:ligatures w14:val="standardContextual"/>
        </w:rPr>
      </w:pPr>
      <w:hyperlink w:anchor="_Toc208864147" w:history="1">
        <w:r w:rsidRPr="0085595E">
          <w:rPr>
            <w:rStyle w:val="Hipervnculo"/>
            <w:noProof/>
          </w:rPr>
          <w:t>9.3</w:t>
        </w:r>
        <w:r>
          <w:rPr>
            <w:rFonts w:asciiTheme="minorHAnsi" w:eastAsiaTheme="minorEastAsia" w:hAnsiTheme="minorHAnsi" w:cstheme="minorBidi"/>
            <w:noProof/>
            <w:kern w:val="2"/>
            <w:szCs w:val="24"/>
            <w14:ligatures w14:val="standardContextual"/>
          </w:rPr>
          <w:tab/>
        </w:r>
        <w:r w:rsidRPr="0085595E">
          <w:rPr>
            <w:rStyle w:val="Hipervnculo"/>
            <w:noProof/>
          </w:rPr>
          <w:t>Pdf vista de proceso</w:t>
        </w:r>
        <w:r>
          <w:rPr>
            <w:noProof/>
            <w:webHidden/>
          </w:rPr>
          <w:tab/>
        </w:r>
        <w:r>
          <w:rPr>
            <w:noProof/>
            <w:webHidden/>
          </w:rPr>
          <w:fldChar w:fldCharType="begin"/>
        </w:r>
        <w:r>
          <w:rPr>
            <w:noProof/>
            <w:webHidden/>
          </w:rPr>
          <w:instrText xml:space="preserve"> PAGEREF _Toc208864147 \h </w:instrText>
        </w:r>
        <w:r>
          <w:rPr>
            <w:noProof/>
            <w:webHidden/>
          </w:rPr>
        </w:r>
        <w:r>
          <w:rPr>
            <w:noProof/>
            <w:webHidden/>
          </w:rPr>
          <w:fldChar w:fldCharType="separate"/>
        </w:r>
        <w:r w:rsidR="00501003">
          <w:rPr>
            <w:noProof/>
            <w:webHidden/>
          </w:rPr>
          <w:t>290</w:t>
        </w:r>
        <w:r>
          <w:rPr>
            <w:noProof/>
            <w:webHidden/>
          </w:rPr>
          <w:fldChar w:fldCharType="end"/>
        </w:r>
      </w:hyperlink>
    </w:p>
    <w:p w14:paraId="24273FA6" w14:textId="786C945A" w:rsidR="00FA3C8D" w:rsidRDefault="00FA3C8D">
      <w:pPr>
        <w:pStyle w:val="TDC2"/>
        <w:rPr>
          <w:rFonts w:asciiTheme="minorHAnsi" w:eastAsiaTheme="minorEastAsia" w:hAnsiTheme="minorHAnsi" w:cstheme="minorBidi"/>
          <w:noProof/>
          <w:kern w:val="2"/>
          <w:szCs w:val="24"/>
          <w14:ligatures w14:val="standardContextual"/>
        </w:rPr>
      </w:pPr>
      <w:hyperlink w:anchor="_Toc208864148" w:history="1">
        <w:r w:rsidRPr="0085595E">
          <w:rPr>
            <w:rStyle w:val="Hipervnculo"/>
            <w:noProof/>
          </w:rPr>
          <w:t>9.4</w:t>
        </w:r>
        <w:r>
          <w:rPr>
            <w:rFonts w:asciiTheme="minorHAnsi" w:eastAsiaTheme="minorEastAsia" w:hAnsiTheme="minorHAnsi" w:cstheme="minorBidi"/>
            <w:noProof/>
            <w:kern w:val="2"/>
            <w:szCs w:val="24"/>
            <w14:ligatures w14:val="standardContextual"/>
          </w:rPr>
          <w:tab/>
        </w:r>
        <w:r w:rsidRPr="0085595E">
          <w:rPr>
            <w:rStyle w:val="Hipervnculo"/>
            <w:noProof/>
          </w:rPr>
          <w:t>Pdf vista componentes</w:t>
        </w:r>
        <w:r>
          <w:rPr>
            <w:noProof/>
            <w:webHidden/>
          </w:rPr>
          <w:tab/>
        </w:r>
        <w:r>
          <w:rPr>
            <w:noProof/>
            <w:webHidden/>
          </w:rPr>
          <w:fldChar w:fldCharType="begin"/>
        </w:r>
        <w:r>
          <w:rPr>
            <w:noProof/>
            <w:webHidden/>
          </w:rPr>
          <w:instrText xml:space="preserve"> PAGEREF _Toc208864148 \h </w:instrText>
        </w:r>
        <w:r>
          <w:rPr>
            <w:noProof/>
            <w:webHidden/>
          </w:rPr>
        </w:r>
        <w:r>
          <w:rPr>
            <w:noProof/>
            <w:webHidden/>
          </w:rPr>
          <w:fldChar w:fldCharType="separate"/>
        </w:r>
        <w:r w:rsidR="00501003">
          <w:rPr>
            <w:noProof/>
            <w:webHidden/>
          </w:rPr>
          <w:t>290</w:t>
        </w:r>
        <w:r>
          <w:rPr>
            <w:noProof/>
            <w:webHidden/>
          </w:rPr>
          <w:fldChar w:fldCharType="end"/>
        </w:r>
      </w:hyperlink>
    </w:p>
    <w:p w14:paraId="10C17656" w14:textId="0594FF7A" w:rsidR="00FA3C8D" w:rsidRDefault="00FA3C8D">
      <w:pPr>
        <w:pStyle w:val="TDC2"/>
        <w:rPr>
          <w:rFonts w:asciiTheme="minorHAnsi" w:eastAsiaTheme="minorEastAsia" w:hAnsiTheme="minorHAnsi" w:cstheme="minorBidi"/>
          <w:noProof/>
          <w:kern w:val="2"/>
          <w:szCs w:val="24"/>
          <w14:ligatures w14:val="standardContextual"/>
        </w:rPr>
      </w:pPr>
      <w:hyperlink w:anchor="_Toc208864149" w:history="1">
        <w:r w:rsidRPr="0085595E">
          <w:rPr>
            <w:rStyle w:val="Hipervnculo"/>
            <w:noProof/>
          </w:rPr>
          <w:t>9.5</w:t>
        </w:r>
        <w:r>
          <w:rPr>
            <w:rFonts w:asciiTheme="minorHAnsi" w:eastAsiaTheme="minorEastAsia" w:hAnsiTheme="minorHAnsi" w:cstheme="minorBidi"/>
            <w:noProof/>
            <w:kern w:val="2"/>
            <w:szCs w:val="24"/>
            <w14:ligatures w14:val="standardContextual"/>
          </w:rPr>
          <w:tab/>
        </w:r>
        <w:r w:rsidRPr="0085595E">
          <w:rPr>
            <w:rStyle w:val="Hipervnculo"/>
            <w:noProof/>
          </w:rPr>
          <w:t>Pdf vista despliegue</w:t>
        </w:r>
        <w:r>
          <w:rPr>
            <w:noProof/>
            <w:webHidden/>
          </w:rPr>
          <w:tab/>
        </w:r>
        <w:r>
          <w:rPr>
            <w:noProof/>
            <w:webHidden/>
          </w:rPr>
          <w:fldChar w:fldCharType="begin"/>
        </w:r>
        <w:r>
          <w:rPr>
            <w:noProof/>
            <w:webHidden/>
          </w:rPr>
          <w:instrText xml:space="preserve"> PAGEREF _Toc208864149 \h </w:instrText>
        </w:r>
        <w:r>
          <w:rPr>
            <w:noProof/>
            <w:webHidden/>
          </w:rPr>
        </w:r>
        <w:r>
          <w:rPr>
            <w:noProof/>
            <w:webHidden/>
          </w:rPr>
          <w:fldChar w:fldCharType="separate"/>
        </w:r>
        <w:r w:rsidR="00501003">
          <w:rPr>
            <w:noProof/>
            <w:webHidden/>
          </w:rPr>
          <w:t>290</w:t>
        </w:r>
        <w:r>
          <w:rPr>
            <w:noProof/>
            <w:webHidden/>
          </w:rPr>
          <w:fldChar w:fldCharType="end"/>
        </w:r>
      </w:hyperlink>
    </w:p>
    <w:p w14:paraId="68E5691A" w14:textId="31F94944" w:rsidR="00FA3C8D" w:rsidRDefault="00FA3C8D">
      <w:pPr>
        <w:pStyle w:val="TDC2"/>
        <w:rPr>
          <w:rFonts w:asciiTheme="minorHAnsi" w:eastAsiaTheme="minorEastAsia" w:hAnsiTheme="minorHAnsi" w:cstheme="minorBidi"/>
          <w:noProof/>
          <w:kern w:val="2"/>
          <w:szCs w:val="24"/>
          <w14:ligatures w14:val="standardContextual"/>
        </w:rPr>
      </w:pPr>
      <w:hyperlink w:anchor="_Toc208864150" w:history="1">
        <w:r w:rsidRPr="0085595E">
          <w:rPr>
            <w:rStyle w:val="Hipervnculo"/>
            <w:noProof/>
          </w:rPr>
          <w:t>9.6</w:t>
        </w:r>
        <w:r>
          <w:rPr>
            <w:rFonts w:asciiTheme="minorHAnsi" w:eastAsiaTheme="minorEastAsia" w:hAnsiTheme="minorHAnsi" w:cstheme="minorBidi"/>
            <w:noProof/>
            <w:kern w:val="2"/>
            <w:szCs w:val="24"/>
            <w14:ligatures w14:val="standardContextual"/>
          </w:rPr>
          <w:tab/>
        </w:r>
        <w:r w:rsidRPr="0085595E">
          <w:rPr>
            <w:rStyle w:val="Hipervnculo"/>
            <w:noProof/>
          </w:rPr>
          <w:t>Diagrama de clases y modelado de datos</w:t>
        </w:r>
        <w:r>
          <w:rPr>
            <w:noProof/>
            <w:webHidden/>
          </w:rPr>
          <w:tab/>
        </w:r>
        <w:r>
          <w:rPr>
            <w:noProof/>
            <w:webHidden/>
          </w:rPr>
          <w:fldChar w:fldCharType="begin"/>
        </w:r>
        <w:r>
          <w:rPr>
            <w:noProof/>
            <w:webHidden/>
          </w:rPr>
          <w:instrText xml:space="preserve"> PAGEREF _Toc208864150 \h </w:instrText>
        </w:r>
        <w:r>
          <w:rPr>
            <w:noProof/>
            <w:webHidden/>
          </w:rPr>
        </w:r>
        <w:r>
          <w:rPr>
            <w:noProof/>
            <w:webHidden/>
          </w:rPr>
          <w:fldChar w:fldCharType="separate"/>
        </w:r>
        <w:r w:rsidR="00501003">
          <w:rPr>
            <w:noProof/>
            <w:webHidden/>
          </w:rPr>
          <w:t>290</w:t>
        </w:r>
        <w:r>
          <w:rPr>
            <w:noProof/>
            <w:webHidden/>
          </w:rPr>
          <w:fldChar w:fldCharType="end"/>
        </w:r>
      </w:hyperlink>
    </w:p>
    <w:p w14:paraId="43FDFC90" w14:textId="1A11F666" w:rsidR="00FA3C8D" w:rsidRDefault="00FA3C8D">
      <w:pPr>
        <w:pStyle w:val="TDC2"/>
        <w:rPr>
          <w:rFonts w:asciiTheme="minorHAnsi" w:eastAsiaTheme="minorEastAsia" w:hAnsiTheme="minorHAnsi" w:cstheme="minorBidi"/>
          <w:noProof/>
          <w:kern w:val="2"/>
          <w:szCs w:val="24"/>
          <w14:ligatures w14:val="standardContextual"/>
        </w:rPr>
      </w:pPr>
      <w:hyperlink w:anchor="_Toc208864151" w:history="1">
        <w:r w:rsidRPr="0085595E">
          <w:rPr>
            <w:rStyle w:val="Hipervnculo"/>
            <w:noProof/>
          </w:rPr>
          <w:t>9.7</w:t>
        </w:r>
        <w:r>
          <w:rPr>
            <w:rFonts w:asciiTheme="minorHAnsi" w:eastAsiaTheme="minorEastAsia" w:hAnsiTheme="minorHAnsi" w:cstheme="minorBidi"/>
            <w:noProof/>
            <w:kern w:val="2"/>
            <w:szCs w:val="24"/>
            <w14:ligatures w14:val="standardContextual"/>
          </w:rPr>
          <w:tab/>
        </w:r>
        <w:r w:rsidRPr="0085595E">
          <w:rPr>
            <w:rStyle w:val="Hipervnculo"/>
            <w:noProof/>
          </w:rPr>
          <w:t>Árbol de navegación y vista del menú desplegable</w:t>
        </w:r>
        <w:r>
          <w:rPr>
            <w:noProof/>
            <w:webHidden/>
          </w:rPr>
          <w:tab/>
        </w:r>
        <w:r>
          <w:rPr>
            <w:noProof/>
            <w:webHidden/>
          </w:rPr>
          <w:fldChar w:fldCharType="begin"/>
        </w:r>
        <w:r>
          <w:rPr>
            <w:noProof/>
            <w:webHidden/>
          </w:rPr>
          <w:instrText xml:space="preserve"> PAGEREF _Toc208864151 \h </w:instrText>
        </w:r>
        <w:r>
          <w:rPr>
            <w:noProof/>
            <w:webHidden/>
          </w:rPr>
        </w:r>
        <w:r>
          <w:rPr>
            <w:noProof/>
            <w:webHidden/>
          </w:rPr>
          <w:fldChar w:fldCharType="separate"/>
        </w:r>
        <w:r w:rsidR="00501003">
          <w:rPr>
            <w:noProof/>
            <w:webHidden/>
          </w:rPr>
          <w:t>295</w:t>
        </w:r>
        <w:r>
          <w:rPr>
            <w:noProof/>
            <w:webHidden/>
          </w:rPr>
          <w:fldChar w:fldCharType="end"/>
        </w:r>
      </w:hyperlink>
    </w:p>
    <w:p w14:paraId="01CEEC4B" w14:textId="61F2D37D" w:rsidR="00FA3C8D" w:rsidRDefault="00FA3C8D">
      <w:pPr>
        <w:pStyle w:val="TDC2"/>
        <w:rPr>
          <w:rFonts w:asciiTheme="minorHAnsi" w:eastAsiaTheme="minorEastAsia" w:hAnsiTheme="minorHAnsi" w:cstheme="minorBidi"/>
          <w:noProof/>
          <w:kern w:val="2"/>
          <w:szCs w:val="24"/>
          <w14:ligatures w14:val="standardContextual"/>
        </w:rPr>
      </w:pPr>
      <w:hyperlink w:anchor="_Toc208864152" w:history="1">
        <w:r w:rsidRPr="0085595E">
          <w:rPr>
            <w:rStyle w:val="Hipervnculo"/>
            <w:noProof/>
          </w:rPr>
          <w:t>9.8</w:t>
        </w:r>
        <w:r>
          <w:rPr>
            <w:rFonts w:asciiTheme="minorHAnsi" w:eastAsiaTheme="minorEastAsia" w:hAnsiTheme="minorHAnsi" w:cstheme="minorBidi"/>
            <w:noProof/>
            <w:kern w:val="2"/>
            <w:szCs w:val="24"/>
            <w14:ligatures w14:val="standardContextual"/>
          </w:rPr>
          <w:tab/>
        </w:r>
        <w:r w:rsidRPr="0085595E">
          <w:rPr>
            <w:rStyle w:val="Hipervnculo"/>
            <w:noProof/>
          </w:rPr>
          <w:t>Pdf Tabla de esfuerzo</w:t>
        </w:r>
        <w:r>
          <w:rPr>
            <w:noProof/>
            <w:webHidden/>
          </w:rPr>
          <w:tab/>
        </w:r>
        <w:r>
          <w:rPr>
            <w:noProof/>
            <w:webHidden/>
          </w:rPr>
          <w:fldChar w:fldCharType="begin"/>
        </w:r>
        <w:r>
          <w:rPr>
            <w:noProof/>
            <w:webHidden/>
          </w:rPr>
          <w:instrText xml:space="preserve"> PAGEREF _Toc208864152 \h </w:instrText>
        </w:r>
        <w:r>
          <w:rPr>
            <w:noProof/>
            <w:webHidden/>
          </w:rPr>
        </w:r>
        <w:r>
          <w:rPr>
            <w:noProof/>
            <w:webHidden/>
          </w:rPr>
          <w:fldChar w:fldCharType="separate"/>
        </w:r>
        <w:r w:rsidR="00501003">
          <w:rPr>
            <w:noProof/>
            <w:webHidden/>
          </w:rPr>
          <w:t>297</w:t>
        </w:r>
        <w:r>
          <w:rPr>
            <w:noProof/>
            <w:webHidden/>
          </w:rPr>
          <w:fldChar w:fldCharType="end"/>
        </w:r>
      </w:hyperlink>
    </w:p>
    <w:p w14:paraId="7A4BB3C3" w14:textId="4249DBD5" w:rsidR="00FA3C8D" w:rsidRDefault="00FA3C8D">
      <w:pPr>
        <w:pStyle w:val="TDC2"/>
        <w:rPr>
          <w:rFonts w:asciiTheme="minorHAnsi" w:eastAsiaTheme="minorEastAsia" w:hAnsiTheme="minorHAnsi" w:cstheme="minorBidi"/>
          <w:noProof/>
          <w:kern w:val="2"/>
          <w:szCs w:val="24"/>
          <w14:ligatures w14:val="standardContextual"/>
        </w:rPr>
      </w:pPr>
      <w:hyperlink w:anchor="_Toc208864153" w:history="1">
        <w:r w:rsidRPr="0085595E">
          <w:rPr>
            <w:rStyle w:val="Hipervnculo"/>
            <w:noProof/>
          </w:rPr>
          <w:t>9.9</w:t>
        </w:r>
        <w:r>
          <w:rPr>
            <w:rFonts w:asciiTheme="minorHAnsi" w:eastAsiaTheme="minorEastAsia" w:hAnsiTheme="minorHAnsi" w:cstheme="minorBidi"/>
            <w:noProof/>
            <w:kern w:val="2"/>
            <w:szCs w:val="24"/>
            <w14:ligatures w14:val="standardContextual"/>
          </w:rPr>
          <w:tab/>
        </w:r>
        <w:r w:rsidRPr="0085595E">
          <w:rPr>
            <w:rStyle w:val="Hipervnculo"/>
            <w:noProof/>
          </w:rPr>
          <w:t>Diagrama de despliegue</w:t>
        </w:r>
        <w:r>
          <w:rPr>
            <w:noProof/>
            <w:webHidden/>
          </w:rPr>
          <w:tab/>
        </w:r>
        <w:r>
          <w:rPr>
            <w:noProof/>
            <w:webHidden/>
          </w:rPr>
          <w:fldChar w:fldCharType="begin"/>
        </w:r>
        <w:r>
          <w:rPr>
            <w:noProof/>
            <w:webHidden/>
          </w:rPr>
          <w:instrText xml:space="preserve"> PAGEREF _Toc208864153 \h </w:instrText>
        </w:r>
        <w:r>
          <w:rPr>
            <w:noProof/>
            <w:webHidden/>
          </w:rPr>
        </w:r>
        <w:r>
          <w:rPr>
            <w:noProof/>
            <w:webHidden/>
          </w:rPr>
          <w:fldChar w:fldCharType="separate"/>
        </w:r>
        <w:r w:rsidR="00501003">
          <w:rPr>
            <w:noProof/>
            <w:webHidden/>
          </w:rPr>
          <w:t>297</w:t>
        </w:r>
        <w:r>
          <w:rPr>
            <w:noProof/>
            <w:webHidden/>
          </w:rPr>
          <w:fldChar w:fldCharType="end"/>
        </w:r>
      </w:hyperlink>
    </w:p>
    <w:p w14:paraId="453C3AB9" w14:textId="181D3031"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54" w:history="1">
        <w:r w:rsidRPr="0085595E">
          <w:rPr>
            <w:rStyle w:val="Hipervnculo"/>
            <w:noProof/>
          </w:rPr>
          <w:t>10. REFERENCIAS</w:t>
        </w:r>
        <w:r>
          <w:rPr>
            <w:noProof/>
            <w:webHidden/>
          </w:rPr>
          <w:tab/>
        </w:r>
        <w:r>
          <w:rPr>
            <w:noProof/>
            <w:webHidden/>
          </w:rPr>
          <w:fldChar w:fldCharType="begin"/>
        </w:r>
        <w:r>
          <w:rPr>
            <w:noProof/>
            <w:webHidden/>
          </w:rPr>
          <w:instrText xml:space="preserve"> PAGEREF _Toc208864154 \h </w:instrText>
        </w:r>
        <w:r>
          <w:rPr>
            <w:noProof/>
            <w:webHidden/>
          </w:rPr>
        </w:r>
        <w:r>
          <w:rPr>
            <w:noProof/>
            <w:webHidden/>
          </w:rPr>
          <w:fldChar w:fldCharType="separate"/>
        </w:r>
        <w:r w:rsidR="00501003">
          <w:rPr>
            <w:noProof/>
            <w:webHidden/>
          </w:rPr>
          <w:t>299</w:t>
        </w:r>
        <w:r>
          <w:rPr>
            <w:noProof/>
            <w:webHidden/>
          </w:rPr>
          <w:fldChar w:fldCharType="end"/>
        </w:r>
      </w:hyperlink>
    </w:p>
    <w:p w14:paraId="478991BD" w14:textId="32A5B7EE" w:rsidR="000A13D0" w:rsidRDefault="00733E7F" w:rsidP="000A13D0">
      <w:pPr>
        <w:ind w:firstLine="0"/>
      </w:pPr>
      <w:r>
        <w:rPr>
          <w:rFonts w:eastAsiaTheme="majorEastAsia" w:cstheme="majorBidi"/>
          <w:bCs/>
          <w:caps/>
          <w:szCs w:val="20"/>
        </w:rPr>
        <w:fldChar w:fldCharType="end"/>
      </w:r>
    </w:p>
    <w:p w14:paraId="3A8549CD" w14:textId="614B0919" w:rsidR="000A13D0" w:rsidRDefault="000A13D0">
      <w:pPr>
        <w:spacing w:line="278" w:lineRule="auto"/>
        <w:ind w:firstLine="0"/>
        <w:jc w:val="left"/>
      </w:pPr>
      <w:r>
        <w:br w:type="page"/>
      </w:r>
    </w:p>
    <w:p w14:paraId="00D7C7BA" w14:textId="61716112" w:rsidR="000A13D0" w:rsidRDefault="000C1D01" w:rsidP="000A13D0">
      <w:pPr>
        <w:ind w:firstLine="0"/>
        <w:rPr>
          <w:b/>
          <w:bCs/>
        </w:rPr>
      </w:pPr>
      <w:r>
        <w:rPr>
          <w:b/>
          <w:bCs/>
        </w:rPr>
        <w:lastRenderedPageBreak/>
        <w:t>Í</w:t>
      </w:r>
      <w:r w:rsidR="000A13D0" w:rsidRPr="003C3DF6">
        <w:rPr>
          <w:b/>
          <w:bCs/>
        </w:rPr>
        <w:t>NDICE DE FIGURAS</w:t>
      </w:r>
    </w:p>
    <w:p w14:paraId="3B6698D0" w14:textId="77777777" w:rsidR="000B23F5" w:rsidRDefault="000B23F5" w:rsidP="000A13D0">
      <w:pPr>
        <w:ind w:firstLine="0"/>
        <w:rPr>
          <w:b/>
          <w:bCs/>
        </w:rPr>
      </w:pPr>
    </w:p>
    <w:p w14:paraId="60EBAA52" w14:textId="2DFA03AC" w:rsidR="00501003" w:rsidRDefault="000B23F5">
      <w:pPr>
        <w:pStyle w:val="TDC1"/>
        <w:rPr>
          <w:rFonts w:asciiTheme="minorHAnsi" w:eastAsiaTheme="minorEastAsia" w:hAnsiTheme="minorHAnsi" w:cstheme="minorBidi"/>
          <w:bCs w:val="0"/>
          <w:caps w:val="0"/>
          <w:noProof/>
          <w:kern w:val="2"/>
          <w:szCs w:val="24"/>
          <w14:ligatures w14:val="standardContextual"/>
        </w:rPr>
      </w:pPr>
      <w:r>
        <w:rPr>
          <w:b/>
          <w:bCs w:val="0"/>
        </w:rPr>
        <w:fldChar w:fldCharType="begin"/>
      </w:r>
      <w:r>
        <w:rPr>
          <w:b/>
          <w:bCs w:val="0"/>
        </w:rPr>
        <w:instrText xml:space="preserve"> TOC \o "1-1" \h \z \t "Descripción;2" </w:instrText>
      </w:r>
      <w:r>
        <w:rPr>
          <w:b/>
          <w:bCs w:val="0"/>
        </w:rPr>
        <w:fldChar w:fldCharType="separate"/>
      </w:r>
      <w:hyperlink w:anchor="_Toc210409230" w:history="1">
        <w:r w:rsidR="00501003" w:rsidRPr="00B877F5">
          <w:rPr>
            <w:rStyle w:val="Hipervnculo"/>
            <w:noProof/>
          </w:rPr>
          <w:t>1. INTRODUCCIÓN</w:t>
        </w:r>
        <w:r w:rsidR="00501003">
          <w:rPr>
            <w:noProof/>
            <w:webHidden/>
          </w:rPr>
          <w:tab/>
        </w:r>
        <w:r w:rsidR="00501003">
          <w:rPr>
            <w:noProof/>
            <w:webHidden/>
          </w:rPr>
          <w:fldChar w:fldCharType="begin"/>
        </w:r>
        <w:r w:rsidR="00501003">
          <w:rPr>
            <w:noProof/>
            <w:webHidden/>
          </w:rPr>
          <w:instrText xml:space="preserve"> PAGEREF _Toc210409230 \h </w:instrText>
        </w:r>
        <w:r w:rsidR="00501003">
          <w:rPr>
            <w:noProof/>
            <w:webHidden/>
          </w:rPr>
        </w:r>
        <w:r w:rsidR="00501003">
          <w:rPr>
            <w:noProof/>
            <w:webHidden/>
          </w:rPr>
          <w:fldChar w:fldCharType="separate"/>
        </w:r>
        <w:r w:rsidR="00501003">
          <w:rPr>
            <w:noProof/>
            <w:webHidden/>
          </w:rPr>
          <w:t>15</w:t>
        </w:r>
        <w:r w:rsidR="00501003">
          <w:rPr>
            <w:noProof/>
            <w:webHidden/>
          </w:rPr>
          <w:fldChar w:fldCharType="end"/>
        </w:r>
      </w:hyperlink>
    </w:p>
    <w:p w14:paraId="4BF1F750" w14:textId="1AEC84CA" w:rsidR="00501003" w:rsidRDefault="00501003">
      <w:pPr>
        <w:pStyle w:val="TDC1"/>
        <w:rPr>
          <w:rFonts w:asciiTheme="minorHAnsi" w:eastAsiaTheme="minorEastAsia" w:hAnsiTheme="minorHAnsi" w:cstheme="minorBidi"/>
          <w:bCs w:val="0"/>
          <w:caps w:val="0"/>
          <w:noProof/>
          <w:kern w:val="2"/>
          <w:szCs w:val="24"/>
          <w14:ligatures w14:val="standardContextual"/>
        </w:rPr>
      </w:pPr>
      <w:hyperlink w:anchor="_Toc210409231" w:history="1">
        <w:r w:rsidRPr="00B877F5">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_Toc210409231 \h </w:instrText>
        </w:r>
        <w:r>
          <w:rPr>
            <w:noProof/>
            <w:webHidden/>
          </w:rPr>
        </w:r>
        <w:r>
          <w:rPr>
            <w:noProof/>
            <w:webHidden/>
          </w:rPr>
          <w:fldChar w:fldCharType="separate"/>
        </w:r>
        <w:r>
          <w:rPr>
            <w:noProof/>
            <w:webHidden/>
          </w:rPr>
          <w:t>16</w:t>
        </w:r>
        <w:r>
          <w:rPr>
            <w:noProof/>
            <w:webHidden/>
          </w:rPr>
          <w:fldChar w:fldCharType="end"/>
        </w:r>
      </w:hyperlink>
    </w:p>
    <w:p w14:paraId="1CA984A4" w14:textId="18CFB971" w:rsidR="00501003" w:rsidRDefault="00501003">
      <w:pPr>
        <w:pStyle w:val="TDC2"/>
        <w:rPr>
          <w:rFonts w:asciiTheme="minorHAnsi" w:eastAsiaTheme="minorEastAsia" w:hAnsiTheme="minorHAnsi" w:cstheme="minorBidi"/>
          <w:noProof/>
          <w:kern w:val="2"/>
          <w:szCs w:val="24"/>
          <w14:ligatures w14:val="standardContextual"/>
        </w:rPr>
      </w:pPr>
      <w:hyperlink w:anchor="_Toc210409232" w:history="1">
        <w:r w:rsidRPr="00B877F5">
          <w:rPr>
            <w:rStyle w:val="Hipervnculo"/>
            <w:noProof/>
          </w:rPr>
          <w:t>Figura 2.1 gráfico de barras de casos de uso</w:t>
        </w:r>
        <w:r>
          <w:rPr>
            <w:noProof/>
            <w:webHidden/>
          </w:rPr>
          <w:tab/>
        </w:r>
        <w:r>
          <w:rPr>
            <w:noProof/>
            <w:webHidden/>
          </w:rPr>
          <w:fldChar w:fldCharType="begin"/>
        </w:r>
        <w:r>
          <w:rPr>
            <w:noProof/>
            <w:webHidden/>
          </w:rPr>
          <w:instrText xml:space="preserve"> PAGEREF _Toc210409232 \h </w:instrText>
        </w:r>
        <w:r>
          <w:rPr>
            <w:noProof/>
            <w:webHidden/>
          </w:rPr>
        </w:r>
        <w:r>
          <w:rPr>
            <w:noProof/>
            <w:webHidden/>
          </w:rPr>
          <w:fldChar w:fldCharType="separate"/>
        </w:r>
        <w:r>
          <w:rPr>
            <w:noProof/>
            <w:webHidden/>
          </w:rPr>
          <w:t>18</w:t>
        </w:r>
        <w:r>
          <w:rPr>
            <w:noProof/>
            <w:webHidden/>
          </w:rPr>
          <w:fldChar w:fldCharType="end"/>
        </w:r>
      </w:hyperlink>
    </w:p>
    <w:p w14:paraId="2E52537B" w14:textId="37FD2EF5" w:rsidR="00501003" w:rsidRDefault="00501003">
      <w:pPr>
        <w:pStyle w:val="TDC2"/>
        <w:rPr>
          <w:rFonts w:asciiTheme="minorHAnsi" w:eastAsiaTheme="minorEastAsia" w:hAnsiTheme="minorHAnsi" w:cstheme="minorBidi"/>
          <w:noProof/>
          <w:kern w:val="2"/>
          <w:szCs w:val="24"/>
          <w14:ligatures w14:val="standardContextual"/>
        </w:rPr>
      </w:pPr>
      <w:hyperlink w:anchor="_Toc210409233" w:history="1">
        <w:r w:rsidRPr="00B877F5">
          <w:rPr>
            <w:rStyle w:val="Hipervnculo"/>
            <w:noProof/>
          </w:rPr>
          <w:t>Figura 2.2 gráfico circular de porcentaje parcial</w:t>
        </w:r>
        <w:r>
          <w:rPr>
            <w:noProof/>
            <w:webHidden/>
          </w:rPr>
          <w:tab/>
        </w:r>
        <w:r>
          <w:rPr>
            <w:noProof/>
            <w:webHidden/>
          </w:rPr>
          <w:fldChar w:fldCharType="begin"/>
        </w:r>
        <w:r>
          <w:rPr>
            <w:noProof/>
            <w:webHidden/>
          </w:rPr>
          <w:instrText xml:space="preserve"> PAGEREF _Toc210409233 \h </w:instrText>
        </w:r>
        <w:r>
          <w:rPr>
            <w:noProof/>
            <w:webHidden/>
          </w:rPr>
        </w:r>
        <w:r>
          <w:rPr>
            <w:noProof/>
            <w:webHidden/>
          </w:rPr>
          <w:fldChar w:fldCharType="separate"/>
        </w:r>
        <w:r>
          <w:rPr>
            <w:noProof/>
            <w:webHidden/>
          </w:rPr>
          <w:t>19</w:t>
        </w:r>
        <w:r>
          <w:rPr>
            <w:noProof/>
            <w:webHidden/>
          </w:rPr>
          <w:fldChar w:fldCharType="end"/>
        </w:r>
      </w:hyperlink>
    </w:p>
    <w:p w14:paraId="27596F99" w14:textId="0A591DA0" w:rsidR="00501003" w:rsidRDefault="00501003">
      <w:pPr>
        <w:pStyle w:val="TDC2"/>
        <w:rPr>
          <w:rFonts w:asciiTheme="minorHAnsi" w:eastAsiaTheme="minorEastAsia" w:hAnsiTheme="minorHAnsi" w:cstheme="minorBidi"/>
          <w:noProof/>
          <w:kern w:val="2"/>
          <w:szCs w:val="24"/>
          <w14:ligatures w14:val="standardContextual"/>
        </w:rPr>
      </w:pPr>
      <w:hyperlink w:anchor="_Toc210409234" w:history="1">
        <w:r w:rsidRPr="00B877F5">
          <w:rPr>
            <w:rStyle w:val="Hipervnculo"/>
            <w:noProof/>
          </w:rPr>
          <w:t>Figura 2.3 gráfico de barras porcentaje acumulado</w:t>
        </w:r>
        <w:r>
          <w:rPr>
            <w:noProof/>
            <w:webHidden/>
          </w:rPr>
          <w:tab/>
        </w:r>
        <w:r>
          <w:rPr>
            <w:noProof/>
            <w:webHidden/>
          </w:rPr>
          <w:fldChar w:fldCharType="begin"/>
        </w:r>
        <w:r>
          <w:rPr>
            <w:noProof/>
            <w:webHidden/>
          </w:rPr>
          <w:instrText xml:space="preserve"> PAGEREF _Toc210409234 \h </w:instrText>
        </w:r>
        <w:r>
          <w:rPr>
            <w:noProof/>
            <w:webHidden/>
          </w:rPr>
        </w:r>
        <w:r>
          <w:rPr>
            <w:noProof/>
            <w:webHidden/>
          </w:rPr>
          <w:fldChar w:fldCharType="separate"/>
        </w:r>
        <w:r>
          <w:rPr>
            <w:noProof/>
            <w:webHidden/>
          </w:rPr>
          <w:t>20</w:t>
        </w:r>
        <w:r>
          <w:rPr>
            <w:noProof/>
            <w:webHidden/>
          </w:rPr>
          <w:fldChar w:fldCharType="end"/>
        </w:r>
      </w:hyperlink>
    </w:p>
    <w:p w14:paraId="03A374FB" w14:textId="18B31226" w:rsidR="00501003" w:rsidRPr="00501003" w:rsidRDefault="00501003" w:rsidP="00501003">
      <w:pPr>
        <w:pStyle w:val="TDC1"/>
        <w:rPr>
          <w:rFonts w:asciiTheme="minorHAnsi" w:eastAsiaTheme="minorEastAsia" w:hAnsiTheme="minorHAnsi" w:cstheme="minorBidi"/>
          <w:bCs w:val="0"/>
          <w:caps w:val="0"/>
          <w:noProof/>
          <w:kern w:val="2"/>
          <w:szCs w:val="24"/>
          <w14:ligatures w14:val="standardContextual"/>
        </w:rPr>
      </w:pPr>
      <w:hyperlink w:anchor="_Toc210409235" w:history="1">
        <w:r w:rsidRPr="00B877F5">
          <w:rPr>
            <w:rStyle w:val="Hipervnculo"/>
            <w:noProof/>
          </w:rPr>
          <w:t>3. PRODUCT BACKLOG</w:t>
        </w:r>
        <w:r>
          <w:rPr>
            <w:noProof/>
            <w:webHidden/>
          </w:rPr>
          <w:tab/>
        </w:r>
        <w:r>
          <w:rPr>
            <w:noProof/>
            <w:webHidden/>
          </w:rPr>
          <w:fldChar w:fldCharType="begin"/>
        </w:r>
        <w:r>
          <w:rPr>
            <w:noProof/>
            <w:webHidden/>
          </w:rPr>
          <w:instrText xml:space="preserve"> PAGEREF _Toc210409235 \h </w:instrText>
        </w:r>
        <w:r>
          <w:rPr>
            <w:noProof/>
            <w:webHidden/>
          </w:rPr>
        </w:r>
        <w:r>
          <w:rPr>
            <w:noProof/>
            <w:webHidden/>
          </w:rPr>
          <w:fldChar w:fldCharType="separate"/>
        </w:r>
        <w:r>
          <w:rPr>
            <w:noProof/>
            <w:webHidden/>
          </w:rPr>
          <w:t>21</w:t>
        </w:r>
        <w:r>
          <w:rPr>
            <w:noProof/>
            <w:webHidden/>
          </w:rPr>
          <w:fldChar w:fldCharType="end"/>
        </w:r>
      </w:hyperlink>
    </w:p>
    <w:p w14:paraId="7CBDE23E" w14:textId="3B00C8D2" w:rsidR="00501003" w:rsidRPr="00501003" w:rsidRDefault="00501003" w:rsidP="00501003">
      <w:pPr>
        <w:pStyle w:val="TDC1"/>
        <w:rPr>
          <w:rFonts w:asciiTheme="minorHAnsi" w:eastAsiaTheme="minorEastAsia" w:hAnsiTheme="minorHAnsi" w:cstheme="minorBidi"/>
          <w:bCs w:val="0"/>
          <w:caps w:val="0"/>
          <w:noProof/>
          <w:kern w:val="2"/>
          <w:szCs w:val="24"/>
          <w14:ligatures w14:val="standardContextual"/>
        </w:rPr>
      </w:pPr>
      <w:hyperlink w:anchor="_Toc210409237" w:history="1">
        <w:r w:rsidRPr="00B877F5">
          <w:rPr>
            <w:rStyle w:val="Hipervnculo"/>
            <w:noProof/>
          </w:rPr>
          <w:t>4. SPRINT BACKLOG Y VISTA EXTERNA</w:t>
        </w:r>
        <w:r>
          <w:rPr>
            <w:noProof/>
            <w:webHidden/>
          </w:rPr>
          <w:tab/>
        </w:r>
        <w:r>
          <w:rPr>
            <w:noProof/>
            <w:webHidden/>
          </w:rPr>
          <w:fldChar w:fldCharType="begin"/>
        </w:r>
        <w:r>
          <w:rPr>
            <w:noProof/>
            <w:webHidden/>
          </w:rPr>
          <w:instrText xml:space="preserve"> PAGEREF _Toc210409237 \h </w:instrText>
        </w:r>
        <w:r>
          <w:rPr>
            <w:noProof/>
            <w:webHidden/>
          </w:rPr>
        </w:r>
        <w:r>
          <w:rPr>
            <w:noProof/>
            <w:webHidden/>
          </w:rPr>
          <w:fldChar w:fldCharType="separate"/>
        </w:r>
        <w:r>
          <w:rPr>
            <w:noProof/>
            <w:webHidden/>
          </w:rPr>
          <w:t>37</w:t>
        </w:r>
        <w:r>
          <w:rPr>
            <w:noProof/>
            <w:webHidden/>
          </w:rPr>
          <w:fldChar w:fldCharType="end"/>
        </w:r>
      </w:hyperlink>
    </w:p>
    <w:p w14:paraId="1B9D62C8" w14:textId="60E826F8" w:rsidR="00501003" w:rsidRDefault="00501003">
      <w:pPr>
        <w:pStyle w:val="TDC1"/>
        <w:rPr>
          <w:rFonts w:asciiTheme="minorHAnsi" w:eastAsiaTheme="minorEastAsia" w:hAnsiTheme="minorHAnsi" w:cstheme="minorBidi"/>
          <w:bCs w:val="0"/>
          <w:caps w:val="0"/>
          <w:noProof/>
          <w:kern w:val="2"/>
          <w:szCs w:val="24"/>
          <w14:ligatures w14:val="standardContextual"/>
        </w:rPr>
      </w:pPr>
      <w:hyperlink w:anchor="_Toc210409284" w:history="1">
        <w:r w:rsidRPr="00B877F5">
          <w:rPr>
            <w:rStyle w:val="Hipervnculo"/>
            <w:noProof/>
          </w:rPr>
          <w:t>5. SPRINT VISTAS</w:t>
        </w:r>
        <w:r>
          <w:rPr>
            <w:noProof/>
            <w:webHidden/>
          </w:rPr>
          <w:tab/>
        </w:r>
        <w:r>
          <w:rPr>
            <w:noProof/>
            <w:webHidden/>
          </w:rPr>
          <w:fldChar w:fldCharType="begin"/>
        </w:r>
        <w:r>
          <w:rPr>
            <w:noProof/>
            <w:webHidden/>
          </w:rPr>
          <w:instrText xml:space="preserve"> PAGEREF _Toc210409284 \h </w:instrText>
        </w:r>
        <w:r>
          <w:rPr>
            <w:noProof/>
            <w:webHidden/>
          </w:rPr>
        </w:r>
        <w:r>
          <w:rPr>
            <w:noProof/>
            <w:webHidden/>
          </w:rPr>
          <w:fldChar w:fldCharType="separate"/>
        </w:r>
        <w:r>
          <w:rPr>
            <w:noProof/>
            <w:webHidden/>
          </w:rPr>
          <w:t>84</w:t>
        </w:r>
        <w:r>
          <w:rPr>
            <w:noProof/>
            <w:webHidden/>
          </w:rPr>
          <w:fldChar w:fldCharType="end"/>
        </w:r>
      </w:hyperlink>
    </w:p>
    <w:p w14:paraId="7FE348AD" w14:textId="3EBF7CE0" w:rsidR="00501003" w:rsidRDefault="00501003">
      <w:pPr>
        <w:pStyle w:val="TDC2"/>
        <w:rPr>
          <w:rFonts w:asciiTheme="minorHAnsi" w:eastAsiaTheme="minorEastAsia" w:hAnsiTheme="minorHAnsi" w:cstheme="minorBidi"/>
          <w:noProof/>
          <w:kern w:val="2"/>
          <w:szCs w:val="24"/>
          <w14:ligatures w14:val="standardContextual"/>
        </w:rPr>
      </w:pPr>
      <w:hyperlink w:anchor="_Toc210409285" w:history="1">
        <w:r w:rsidRPr="00B877F5">
          <w:rPr>
            <w:rStyle w:val="Hipervnculo"/>
            <w:noProof/>
          </w:rPr>
          <w:t>Figura 5.1 Diagrama de clases UML del sistema Biométrico web</w:t>
        </w:r>
        <w:r>
          <w:rPr>
            <w:noProof/>
            <w:webHidden/>
          </w:rPr>
          <w:tab/>
        </w:r>
        <w:r>
          <w:rPr>
            <w:noProof/>
            <w:webHidden/>
          </w:rPr>
          <w:fldChar w:fldCharType="begin"/>
        </w:r>
        <w:r>
          <w:rPr>
            <w:noProof/>
            <w:webHidden/>
          </w:rPr>
          <w:instrText xml:space="preserve"> PAGEREF _Toc210409285 \h </w:instrText>
        </w:r>
        <w:r>
          <w:rPr>
            <w:noProof/>
            <w:webHidden/>
          </w:rPr>
        </w:r>
        <w:r>
          <w:rPr>
            <w:noProof/>
            <w:webHidden/>
          </w:rPr>
          <w:fldChar w:fldCharType="separate"/>
        </w:r>
        <w:r>
          <w:rPr>
            <w:noProof/>
            <w:webHidden/>
          </w:rPr>
          <w:t>85</w:t>
        </w:r>
        <w:r>
          <w:rPr>
            <w:noProof/>
            <w:webHidden/>
          </w:rPr>
          <w:fldChar w:fldCharType="end"/>
        </w:r>
      </w:hyperlink>
    </w:p>
    <w:p w14:paraId="4D6813A0" w14:textId="02F52A78" w:rsidR="00501003" w:rsidRDefault="00501003">
      <w:pPr>
        <w:pStyle w:val="TDC2"/>
        <w:rPr>
          <w:rFonts w:asciiTheme="minorHAnsi" w:eastAsiaTheme="minorEastAsia" w:hAnsiTheme="minorHAnsi" w:cstheme="minorBidi"/>
          <w:noProof/>
          <w:kern w:val="2"/>
          <w:szCs w:val="24"/>
          <w14:ligatures w14:val="standardContextual"/>
        </w:rPr>
      </w:pPr>
      <w:hyperlink w:anchor="_Toc210409286" w:history="1">
        <w:r w:rsidRPr="00B877F5">
          <w:rPr>
            <w:rStyle w:val="Hipervnculo"/>
            <w:noProof/>
          </w:rPr>
          <w:t>Figura 5.2 Diagrama modelo de datos de sistema web EUGCOM</w:t>
        </w:r>
        <w:r>
          <w:rPr>
            <w:noProof/>
            <w:webHidden/>
          </w:rPr>
          <w:tab/>
        </w:r>
        <w:r>
          <w:rPr>
            <w:noProof/>
            <w:webHidden/>
          </w:rPr>
          <w:fldChar w:fldCharType="begin"/>
        </w:r>
        <w:r>
          <w:rPr>
            <w:noProof/>
            <w:webHidden/>
          </w:rPr>
          <w:instrText xml:space="preserve"> PAGEREF _Toc210409286 \h </w:instrText>
        </w:r>
        <w:r>
          <w:rPr>
            <w:noProof/>
            <w:webHidden/>
          </w:rPr>
        </w:r>
        <w:r>
          <w:rPr>
            <w:noProof/>
            <w:webHidden/>
          </w:rPr>
          <w:fldChar w:fldCharType="separate"/>
        </w:r>
        <w:r>
          <w:rPr>
            <w:noProof/>
            <w:webHidden/>
          </w:rPr>
          <w:t>86</w:t>
        </w:r>
        <w:r>
          <w:rPr>
            <w:noProof/>
            <w:webHidden/>
          </w:rPr>
          <w:fldChar w:fldCharType="end"/>
        </w:r>
      </w:hyperlink>
    </w:p>
    <w:p w14:paraId="2CC5C7DA" w14:textId="2E1075CC" w:rsidR="00501003" w:rsidRDefault="00501003">
      <w:pPr>
        <w:pStyle w:val="TDC2"/>
        <w:rPr>
          <w:rFonts w:asciiTheme="minorHAnsi" w:eastAsiaTheme="minorEastAsia" w:hAnsiTheme="minorHAnsi" w:cstheme="minorBidi"/>
          <w:noProof/>
          <w:kern w:val="2"/>
          <w:szCs w:val="24"/>
          <w14:ligatures w14:val="standardContextual"/>
        </w:rPr>
      </w:pPr>
      <w:hyperlink w:anchor="_Toc210409287" w:history="1">
        <w:r w:rsidRPr="00B877F5">
          <w:rPr>
            <w:rStyle w:val="Hipervnculo"/>
            <w:noProof/>
          </w:rPr>
          <w:t>Figura 5.3 Caso de uso N°1.2, “Asignando el turno a un trabajador”</w:t>
        </w:r>
        <w:r>
          <w:rPr>
            <w:noProof/>
            <w:webHidden/>
          </w:rPr>
          <w:tab/>
        </w:r>
        <w:r>
          <w:rPr>
            <w:noProof/>
            <w:webHidden/>
          </w:rPr>
          <w:fldChar w:fldCharType="begin"/>
        </w:r>
        <w:r>
          <w:rPr>
            <w:noProof/>
            <w:webHidden/>
          </w:rPr>
          <w:instrText xml:space="preserve"> PAGEREF _Toc210409287 \h </w:instrText>
        </w:r>
        <w:r>
          <w:rPr>
            <w:noProof/>
            <w:webHidden/>
          </w:rPr>
        </w:r>
        <w:r>
          <w:rPr>
            <w:noProof/>
            <w:webHidden/>
          </w:rPr>
          <w:fldChar w:fldCharType="separate"/>
        </w:r>
        <w:r>
          <w:rPr>
            <w:noProof/>
            <w:webHidden/>
          </w:rPr>
          <w:t>87</w:t>
        </w:r>
        <w:r>
          <w:rPr>
            <w:noProof/>
            <w:webHidden/>
          </w:rPr>
          <w:fldChar w:fldCharType="end"/>
        </w:r>
      </w:hyperlink>
    </w:p>
    <w:p w14:paraId="3A90D129" w14:textId="0714E43D" w:rsidR="00501003" w:rsidRDefault="00501003">
      <w:pPr>
        <w:pStyle w:val="TDC2"/>
        <w:rPr>
          <w:rFonts w:asciiTheme="minorHAnsi" w:eastAsiaTheme="minorEastAsia" w:hAnsiTheme="minorHAnsi" w:cstheme="minorBidi"/>
          <w:noProof/>
          <w:kern w:val="2"/>
          <w:szCs w:val="24"/>
          <w14:ligatures w14:val="standardContextual"/>
        </w:rPr>
      </w:pPr>
      <w:hyperlink w:anchor="_Toc210409288" w:history="1">
        <w:r w:rsidRPr="00B877F5">
          <w:rPr>
            <w:rStyle w:val="Hipervnculo"/>
            <w:noProof/>
          </w:rPr>
          <w:t>Figura 5.4 Caso de uso N°1.3.1, “Editando la descripción del turno2</w:t>
        </w:r>
        <w:r>
          <w:rPr>
            <w:noProof/>
            <w:webHidden/>
          </w:rPr>
          <w:tab/>
        </w:r>
        <w:r>
          <w:rPr>
            <w:noProof/>
            <w:webHidden/>
          </w:rPr>
          <w:fldChar w:fldCharType="begin"/>
        </w:r>
        <w:r>
          <w:rPr>
            <w:noProof/>
            <w:webHidden/>
          </w:rPr>
          <w:instrText xml:space="preserve"> PAGEREF _Toc210409288 \h </w:instrText>
        </w:r>
        <w:r>
          <w:rPr>
            <w:noProof/>
            <w:webHidden/>
          </w:rPr>
        </w:r>
        <w:r>
          <w:rPr>
            <w:noProof/>
            <w:webHidden/>
          </w:rPr>
          <w:fldChar w:fldCharType="separate"/>
        </w:r>
        <w:r>
          <w:rPr>
            <w:noProof/>
            <w:webHidden/>
          </w:rPr>
          <w:t>88</w:t>
        </w:r>
        <w:r>
          <w:rPr>
            <w:noProof/>
            <w:webHidden/>
          </w:rPr>
          <w:fldChar w:fldCharType="end"/>
        </w:r>
      </w:hyperlink>
    </w:p>
    <w:p w14:paraId="60B4D900" w14:textId="48D5F115" w:rsidR="00501003" w:rsidRDefault="00501003">
      <w:pPr>
        <w:pStyle w:val="TDC2"/>
        <w:rPr>
          <w:rFonts w:asciiTheme="minorHAnsi" w:eastAsiaTheme="minorEastAsia" w:hAnsiTheme="minorHAnsi" w:cstheme="minorBidi"/>
          <w:noProof/>
          <w:kern w:val="2"/>
          <w:szCs w:val="24"/>
          <w14:ligatures w14:val="standardContextual"/>
        </w:rPr>
      </w:pPr>
      <w:hyperlink w:anchor="_Toc210409289" w:history="1">
        <w:r w:rsidRPr="00B877F5">
          <w:rPr>
            <w:rStyle w:val="Hipervnculo"/>
            <w:noProof/>
          </w:rPr>
          <w:t>Figura 5.5 caso de uso N°1.3.2 , ”Cambiando el turno de los trabajadores”</w:t>
        </w:r>
        <w:r>
          <w:rPr>
            <w:noProof/>
            <w:webHidden/>
          </w:rPr>
          <w:tab/>
        </w:r>
        <w:r>
          <w:rPr>
            <w:noProof/>
            <w:webHidden/>
          </w:rPr>
          <w:fldChar w:fldCharType="begin"/>
        </w:r>
        <w:r>
          <w:rPr>
            <w:noProof/>
            <w:webHidden/>
          </w:rPr>
          <w:instrText xml:space="preserve"> PAGEREF _Toc210409289 \h </w:instrText>
        </w:r>
        <w:r>
          <w:rPr>
            <w:noProof/>
            <w:webHidden/>
          </w:rPr>
        </w:r>
        <w:r>
          <w:rPr>
            <w:noProof/>
            <w:webHidden/>
          </w:rPr>
          <w:fldChar w:fldCharType="separate"/>
        </w:r>
        <w:r>
          <w:rPr>
            <w:noProof/>
            <w:webHidden/>
          </w:rPr>
          <w:t>89</w:t>
        </w:r>
        <w:r>
          <w:rPr>
            <w:noProof/>
            <w:webHidden/>
          </w:rPr>
          <w:fldChar w:fldCharType="end"/>
        </w:r>
      </w:hyperlink>
    </w:p>
    <w:p w14:paraId="14F5BD4E" w14:textId="43B7F1DC" w:rsidR="00501003" w:rsidRDefault="00501003">
      <w:pPr>
        <w:pStyle w:val="TDC2"/>
        <w:rPr>
          <w:rFonts w:asciiTheme="minorHAnsi" w:eastAsiaTheme="minorEastAsia" w:hAnsiTheme="minorHAnsi" w:cstheme="minorBidi"/>
          <w:noProof/>
          <w:kern w:val="2"/>
          <w:szCs w:val="24"/>
          <w14:ligatures w14:val="standardContextual"/>
        </w:rPr>
      </w:pPr>
      <w:hyperlink w:anchor="_Toc210409290" w:history="1">
        <w:r w:rsidRPr="00B877F5">
          <w:rPr>
            <w:rStyle w:val="Hipervnculo"/>
            <w:noProof/>
          </w:rPr>
          <w:t>Figura 5.6 caso de uso N°1.5 , “Creando los departamentos de la empresa”</w:t>
        </w:r>
        <w:r>
          <w:rPr>
            <w:noProof/>
            <w:webHidden/>
          </w:rPr>
          <w:tab/>
        </w:r>
        <w:r>
          <w:rPr>
            <w:noProof/>
            <w:webHidden/>
          </w:rPr>
          <w:fldChar w:fldCharType="begin"/>
        </w:r>
        <w:r>
          <w:rPr>
            <w:noProof/>
            <w:webHidden/>
          </w:rPr>
          <w:instrText xml:space="preserve"> PAGEREF _Toc210409290 \h </w:instrText>
        </w:r>
        <w:r>
          <w:rPr>
            <w:noProof/>
            <w:webHidden/>
          </w:rPr>
        </w:r>
        <w:r>
          <w:rPr>
            <w:noProof/>
            <w:webHidden/>
          </w:rPr>
          <w:fldChar w:fldCharType="separate"/>
        </w:r>
        <w:r>
          <w:rPr>
            <w:noProof/>
            <w:webHidden/>
          </w:rPr>
          <w:t>90</w:t>
        </w:r>
        <w:r>
          <w:rPr>
            <w:noProof/>
            <w:webHidden/>
          </w:rPr>
          <w:fldChar w:fldCharType="end"/>
        </w:r>
      </w:hyperlink>
    </w:p>
    <w:p w14:paraId="326C06D2" w14:textId="0C906EA6" w:rsidR="00501003" w:rsidRDefault="00501003">
      <w:pPr>
        <w:pStyle w:val="TDC2"/>
        <w:rPr>
          <w:rFonts w:asciiTheme="minorHAnsi" w:eastAsiaTheme="minorEastAsia" w:hAnsiTheme="minorHAnsi" w:cstheme="minorBidi"/>
          <w:noProof/>
          <w:kern w:val="2"/>
          <w:szCs w:val="24"/>
          <w14:ligatures w14:val="standardContextual"/>
        </w:rPr>
      </w:pPr>
      <w:hyperlink w:anchor="_Toc210409291" w:history="1">
        <w:r w:rsidRPr="00B877F5">
          <w:rPr>
            <w:rStyle w:val="Hipervnculo"/>
            <w:noProof/>
          </w:rPr>
          <w:t>Figura 5.7 caso de uso N°1.6, “Cambiando el estado de un departamento”</w:t>
        </w:r>
        <w:r>
          <w:rPr>
            <w:noProof/>
            <w:webHidden/>
          </w:rPr>
          <w:tab/>
        </w:r>
        <w:r>
          <w:rPr>
            <w:noProof/>
            <w:webHidden/>
          </w:rPr>
          <w:fldChar w:fldCharType="begin"/>
        </w:r>
        <w:r>
          <w:rPr>
            <w:noProof/>
            <w:webHidden/>
          </w:rPr>
          <w:instrText xml:space="preserve"> PAGEREF _Toc210409291 \h </w:instrText>
        </w:r>
        <w:r>
          <w:rPr>
            <w:noProof/>
            <w:webHidden/>
          </w:rPr>
        </w:r>
        <w:r>
          <w:rPr>
            <w:noProof/>
            <w:webHidden/>
          </w:rPr>
          <w:fldChar w:fldCharType="separate"/>
        </w:r>
        <w:r>
          <w:rPr>
            <w:noProof/>
            <w:webHidden/>
          </w:rPr>
          <w:t>91</w:t>
        </w:r>
        <w:r>
          <w:rPr>
            <w:noProof/>
            <w:webHidden/>
          </w:rPr>
          <w:fldChar w:fldCharType="end"/>
        </w:r>
      </w:hyperlink>
    </w:p>
    <w:p w14:paraId="754E6394" w14:textId="1C598529" w:rsidR="00501003" w:rsidRDefault="00501003">
      <w:pPr>
        <w:pStyle w:val="TDC2"/>
        <w:rPr>
          <w:rFonts w:asciiTheme="minorHAnsi" w:eastAsiaTheme="minorEastAsia" w:hAnsiTheme="minorHAnsi" w:cstheme="minorBidi"/>
          <w:noProof/>
          <w:kern w:val="2"/>
          <w:szCs w:val="24"/>
          <w14:ligatures w14:val="standardContextual"/>
        </w:rPr>
      </w:pPr>
      <w:hyperlink w:anchor="_Toc210409292" w:history="1">
        <w:r w:rsidRPr="00B877F5">
          <w:rPr>
            <w:rStyle w:val="Hipervnculo"/>
            <w:noProof/>
          </w:rPr>
          <w:t>Figura 5.8 caso de uso N°1.8, “Creando un motivo de permiso”</w:t>
        </w:r>
        <w:r>
          <w:rPr>
            <w:noProof/>
            <w:webHidden/>
          </w:rPr>
          <w:tab/>
        </w:r>
        <w:r>
          <w:rPr>
            <w:noProof/>
            <w:webHidden/>
          </w:rPr>
          <w:fldChar w:fldCharType="begin"/>
        </w:r>
        <w:r>
          <w:rPr>
            <w:noProof/>
            <w:webHidden/>
          </w:rPr>
          <w:instrText xml:space="preserve"> PAGEREF _Toc210409292 \h </w:instrText>
        </w:r>
        <w:r>
          <w:rPr>
            <w:noProof/>
            <w:webHidden/>
          </w:rPr>
        </w:r>
        <w:r>
          <w:rPr>
            <w:noProof/>
            <w:webHidden/>
          </w:rPr>
          <w:fldChar w:fldCharType="separate"/>
        </w:r>
        <w:r>
          <w:rPr>
            <w:noProof/>
            <w:webHidden/>
          </w:rPr>
          <w:t>92</w:t>
        </w:r>
        <w:r>
          <w:rPr>
            <w:noProof/>
            <w:webHidden/>
          </w:rPr>
          <w:fldChar w:fldCharType="end"/>
        </w:r>
      </w:hyperlink>
    </w:p>
    <w:p w14:paraId="5B4F14EF" w14:textId="53B88983" w:rsidR="00501003" w:rsidRDefault="00501003">
      <w:pPr>
        <w:pStyle w:val="TDC2"/>
        <w:rPr>
          <w:rFonts w:asciiTheme="minorHAnsi" w:eastAsiaTheme="minorEastAsia" w:hAnsiTheme="minorHAnsi" w:cstheme="minorBidi"/>
          <w:noProof/>
          <w:kern w:val="2"/>
          <w:szCs w:val="24"/>
          <w14:ligatures w14:val="standardContextual"/>
        </w:rPr>
      </w:pPr>
      <w:hyperlink w:anchor="_Toc210409293" w:history="1">
        <w:r w:rsidRPr="00B877F5">
          <w:rPr>
            <w:rStyle w:val="Hipervnculo"/>
            <w:noProof/>
          </w:rPr>
          <w:t>Figura 5.9 caso de uso N°1.9, “Activando/Desactivando un motivo de permiso”</w:t>
        </w:r>
        <w:r>
          <w:rPr>
            <w:noProof/>
            <w:webHidden/>
          </w:rPr>
          <w:tab/>
        </w:r>
        <w:r>
          <w:rPr>
            <w:noProof/>
            <w:webHidden/>
          </w:rPr>
          <w:fldChar w:fldCharType="begin"/>
        </w:r>
        <w:r>
          <w:rPr>
            <w:noProof/>
            <w:webHidden/>
          </w:rPr>
          <w:instrText xml:space="preserve"> PAGEREF _Toc210409293 \h </w:instrText>
        </w:r>
        <w:r>
          <w:rPr>
            <w:noProof/>
            <w:webHidden/>
          </w:rPr>
        </w:r>
        <w:r>
          <w:rPr>
            <w:noProof/>
            <w:webHidden/>
          </w:rPr>
          <w:fldChar w:fldCharType="separate"/>
        </w:r>
        <w:r>
          <w:rPr>
            <w:noProof/>
            <w:webHidden/>
          </w:rPr>
          <w:t>93</w:t>
        </w:r>
        <w:r>
          <w:rPr>
            <w:noProof/>
            <w:webHidden/>
          </w:rPr>
          <w:fldChar w:fldCharType="end"/>
        </w:r>
      </w:hyperlink>
    </w:p>
    <w:p w14:paraId="03E2EB85" w14:textId="792772AA" w:rsidR="00501003" w:rsidRDefault="00501003">
      <w:pPr>
        <w:pStyle w:val="TDC2"/>
        <w:rPr>
          <w:rFonts w:asciiTheme="minorHAnsi" w:eastAsiaTheme="minorEastAsia" w:hAnsiTheme="minorHAnsi" w:cstheme="minorBidi"/>
          <w:noProof/>
          <w:kern w:val="2"/>
          <w:szCs w:val="24"/>
          <w14:ligatures w14:val="standardContextual"/>
        </w:rPr>
      </w:pPr>
      <w:hyperlink w:anchor="_Toc210409294" w:history="1">
        <w:r w:rsidRPr="00B877F5">
          <w:rPr>
            <w:rStyle w:val="Hipervnculo"/>
            <w:noProof/>
          </w:rPr>
          <w:t>Figura 5.10 caso de uso N°1.11, “Creando tipos de contratos”</w:t>
        </w:r>
        <w:r>
          <w:rPr>
            <w:noProof/>
            <w:webHidden/>
          </w:rPr>
          <w:tab/>
        </w:r>
        <w:r>
          <w:rPr>
            <w:noProof/>
            <w:webHidden/>
          </w:rPr>
          <w:fldChar w:fldCharType="begin"/>
        </w:r>
        <w:r>
          <w:rPr>
            <w:noProof/>
            <w:webHidden/>
          </w:rPr>
          <w:instrText xml:space="preserve"> PAGEREF _Toc210409294 \h </w:instrText>
        </w:r>
        <w:r>
          <w:rPr>
            <w:noProof/>
            <w:webHidden/>
          </w:rPr>
        </w:r>
        <w:r>
          <w:rPr>
            <w:noProof/>
            <w:webHidden/>
          </w:rPr>
          <w:fldChar w:fldCharType="separate"/>
        </w:r>
        <w:r>
          <w:rPr>
            <w:noProof/>
            <w:webHidden/>
          </w:rPr>
          <w:t>94</w:t>
        </w:r>
        <w:r>
          <w:rPr>
            <w:noProof/>
            <w:webHidden/>
          </w:rPr>
          <w:fldChar w:fldCharType="end"/>
        </w:r>
      </w:hyperlink>
    </w:p>
    <w:p w14:paraId="337206DD" w14:textId="7A3BB202" w:rsidR="00501003" w:rsidRDefault="00501003">
      <w:pPr>
        <w:pStyle w:val="TDC2"/>
        <w:rPr>
          <w:rFonts w:asciiTheme="minorHAnsi" w:eastAsiaTheme="minorEastAsia" w:hAnsiTheme="minorHAnsi" w:cstheme="minorBidi"/>
          <w:noProof/>
          <w:kern w:val="2"/>
          <w:szCs w:val="24"/>
          <w14:ligatures w14:val="standardContextual"/>
        </w:rPr>
      </w:pPr>
      <w:hyperlink w:anchor="_Toc210409295" w:history="1">
        <w:r w:rsidRPr="00B877F5">
          <w:rPr>
            <w:rStyle w:val="Hipervnculo"/>
            <w:noProof/>
          </w:rPr>
          <w:t>Figura 5.11 caso de uso N°1.12, “</w:t>
        </w:r>
        <w:r w:rsidRPr="00B877F5">
          <w:rPr>
            <w:rStyle w:val="Hipervnculo"/>
            <w:rFonts w:eastAsia="Times New Roman"/>
            <w:noProof/>
          </w:rPr>
          <w:t>Cambiando el estado de un tipo de contrato”</w:t>
        </w:r>
        <w:r>
          <w:rPr>
            <w:noProof/>
            <w:webHidden/>
          </w:rPr>
          <w:tab/>
        </w:r>
        <w:r>
          <w:rPr>
            <w:noProof/>
            <w:webHidden/>
          </w:rPr>
          <w:fldChar w:fldCharType="begin"/>
        </w:r>
        <w:r>
          <w:rPr>
            <w:noProof/>
            <w:webHidden/>
          </w:rPr>
          <w:instrText xml:space="preserve"> PAGEREF _Toc210409295 \h </w:instrText>
        </w:r>
        <w:r>
          <w:rPr>
            <w:noProof/>
            <w:webHidden/>
          </w:rPr>
        </w:r>
        <w:r>
          <w:rPr>
            <w:noProof/>
            <w:webHidden/>
          </w:rPr>
          <w:fldChar w:fldCharType="separate"/>
        </w:r>
        <w:r>
          <w:rPr>
            <w:noProof/>
            <w:webHidden/>
          </w:rPr>
          <w:t>95</w:t>
        </w:r>
        <w:r>
          <w:rPr>
            <w:noProof/>
            <w:webHidden/>
          </w:rPr>
          <w:fldChar w:fldCharType="end"/>
        </w:r>
      </w:hyperlink>
    </w:p>
    <w:p w14:paraId="387E12F1" w14:textId="41E65696" w:rsidR="00501003" w:rsidRDefault="00501003">
      <w:pPr>
        <w:pStyle w:val="TDC2"/>
        <w:rPr>
          <w:rFonts w:asciiTheme="minorHAnsi" w:eastAsiaTheme="minorEastAsia" w:hAnsiTheme="minorHAnsi" w:cstheme="minorBidi"/>
          <w:noProof/>
          <w:kern w:val="2"/>
          <w:szCs w:val="24"/>
          <w14:ligatures w14:val="standardContextual"/>
        </w:rPr>
      </w:pPr>
      <w:hyperlink w:anchor="_Toc210409296" w:history="1">
        <w:r w:rsidRPr="00B877F5">
          <w:rPr>
            <w:rStyle w:val="Hipervnculo"/>
            <w:noProof/>
          </w:rPr>
          <w:t>Figura 5.12 caso de uso N°1.14, “</w:t>
        </w:r>
        <w:r w:rsidRPr="00B877F5">
          <w:rPr>
            <w:rStyle w:val="Hipervnculo"/>
            <w:rFonts w:eastAsia="Times New Roman"/>
            <w:noProof/>
          </w:rPr>
          <w:t>Creando un tipo de vacaciones”</w:t>
        </w:r>
        <w:r>
          <w:rPr>
            <w:noProof/>
            <w:webHidden/>
          </w:rPr>
          <w:tab/>
        </w:r>
        <w:r>
          <w:rPr>
            <w:noProof/>
            <w:webHidden/>
          </w:rPr>
          <w:fldChar w:fldCharType="begin"/>
        </w:r>
        <w:r>
          <w:rPr>
            <w:noProof/>
            <w:webHidden/>
          </w:rPr>
          <w:instrText xml:space="preserve"> PAGEREF _Toc210409296 \h </w:instrText>
        </w:r>
        <w:r>
          <w:rPr>
            <w:noProof/>
            <w:webHidden/>
          </w:rPr>
        </w:r>
        <w:r>
          <w:rPr>
            <w:noProof/>
            <w:webHidden/>
          </w:rPr>
          <w:fldChar w:fldCharType="separate"/>
        </w:r>
        <w:r>
          <w:rPr>
            <w:noProof/>
            <w:webHidden/>
          </w:rPr>
          <w:t>96</w:t>
        </w:r>
        <w:r>
          <w:rPr>
            <w:noProof/>
            <w:webHidden/>
          </w:rPr>
          <w:fldChar w:fldCharType="end"/>
        </w:r>
      </w:hyperlink>
    </w:p>
    <w:p w14:paraId="57A98C67" w14:textId="2BAD2DD1" w:rsidR="00501003" w:rsidRDefault="00501003">
      <w:pPr>
        <w:pStyle w:val="TDC2"/>
        <w:rPr>
          <w:rFonts w:asciiTheme="minorHAnsi" w:eastAsiaTheme="minorEastAsia" w:hAnsiTheme="minorHAnsi" w:cstheme="minorBidi"/>
          <w:noProof/>
          <w:kern w:val="2"/>
          <w:szCs w:val="24"/>
          <w14:ligatures w14:val="standardContextual"/>
        </w:rPr>
      </w:pPr>
      <w:hyperlink w:anchor="_Toc210409297" w:history="1">
        <w:r w:rsidRPr="00B877F5">
          <w:rPr>
            <w:rStyle w:val="Hipervnculo"/>
            <w:noProof/>
          </w:rPr>
          <w:t>Figura 5.13 caso de uso N°1.15, “Cambiando el estado de un tipo de vacaciones”</w:t>
        </w:r>
        <w:r>
          <w:rPr>
            <w:noProof/>
            <w:webHidden/>
          </w:rPr>
          <w:tab/>
        </w:r>
        <w:r>
          <w:rPr>
            <w:noProof/>
            <w:webHidden/>
          </w:rPr>
          <w:fldChar w:fldCharType="begin"/>
        </w:r>
        <w:r>
          <w:rPr>
            <w:noProof/>
            <w:webHidden/>
          </w:rPr>
          <w:instrText xml:space="preserve"> PAGEREF _Toc210409297 \h </w:instrText>
        </w:r>
        <w:r>
          <w:rPr>
            <w:noProof/>
            <w:webHidden/>
          </w:rPr>
        </w:r>
        <w:r>
          <w:rPr>
            <w:noProof/>
            <w:webHidden/>
          </w:rPr>
          <w:fldChar w:fldCharType="separate"/>
        </w:r>
        <w:r>
          <w:rPr>
            <w:noProof/>
            <w:webHidden/>
          </w:rPr>
          <w:t>97</w:t>
        </w:r>
        <w:r>
          <w:rPr>
            <w:noProof/>
            <w:webHidden/>
          </w:rPr>
          <w:fldChar w:fldCharType="end"/>
        </w:r>
      </w:hyperlink>
    </w:p>
    <w:p w14:paraId="1E7C37FE" w14:textId="41338017" w:rsidR="00501003" w:rsidRDefault="00501003">
      <w:pPr>
        <w:pStyle w:val="TDC2"/>
        <w:rPr>
          <w:rFonts w:asciiTheme="minorHAnsi" w:eastAsiaTheme="minorEastAsia" w:hAnsiTheme="minorHAnsi" w:cstheme="minorBidi"/>
          <w:noProof/>
          <w:kern w:val="2"/>
          <w:szCs w:val="24"/>
          <w14:ligatures w14:val="standardContextual"/>
        </w:rPr>
      </w:pPr>
      <w:hyperlink w:anchor="_Toc210409298" w:history="1">
        <w:r w:rsidRPr="00B877F5">
          <w:rPr>
            <w:rStyle w:val="Hipervnculo"/>
            <w:noProof/>
          </w:rPr>
          <w:t>Figura 5.14 caso de uso N°1.17, “Creando una sucursal”</w:t>
        </w:r>
        <w:r>
          <w:rPr>
            <w:noProof/>
            <w:webHidden/>
          </w:rPr>
          <w:tab/>
        </w:r>
        <w:r>
          <w:rPr>
            <w:noProof/>
            <w:webHidden/>
          </w:rPr>
          <w:fldChar w:fldCharType="begin"/>
        </w:r>
        <w:r>
          <w:rPr>
            <w:noProof/>
            <w:webHidden/>
          </w:rPr>
          <w:instrText xml:space="preserve"> PAGEREF _Toc210409298 \h </w:instrText>
        </w:r>
        <w:r>
          <w:rPr>
            <w:noProof/>
            <w:webHidden/>
          </w:rPr>
        </w:r>
        <w:r>
          <w:rPr>
            <w:noProof/>
            <w:webHidden/>
          </w:rPr>
          <w:fldChar w:fldCharType="separate"/>
        </w:r>
        <w:r>
          <w:rPr>
            <w:noProof/>
            <w:webHidden/>
          </w:rPr>
          <w:t>98</w:t>
        </w:r>
        <w:r>
          <w:rPr>
            <w:noProof/>
            <w:webHidden/>
          </w:rPr>
          <w:fldChar w:fldCharType="end"/>
        </w:r>
      </w:hyperlink>
    </w:p>
    <w:p w14:paraId="1E7CC652" w14:textId="124B8AEF" w:rsidR="00501003" w:rsidRDefault="00501003">
      <w:pPr>
        <w:pStyle w:val="TDC2"/>
        <w:rPr>
          <w:rFonts w:asciiTheme="minorHAnsi" w:eastAsiaTheme="minorEastAsia" w:hAnsiTheme="minorHAnsi" w:cstheme="minorBidi"/>
          <w:noProof/>
          <w:kern w:val="2"/>
          <w:szCs w:val="24"/>
          <w14:ligatures w14:val="standardContextual"/>
        </w:rPr>
      </w:pPr>
      <w:hyperlink w:anchor="_Toc210409299" w:history="1">
        <w:r w:rsidRPr="00B877F5">
          <w:rPr>
            <w:rStyle w:val="Hipervnculo"/>
            <w:noProof/>
          </w:rPr>
          <w:t>Figura 5.15 caso de uso N°1.18. “Cambiando el estado de una sucursal”</w:t>
        </w:r>
        <w:r>
          <w:rPr>
            <w:noProof/>
            <w:webHidden/>
          </w:rPr>
          <w:tab/>
        </w:r>
        <w:r>
          <w:rPr>
            <w:noProof/>
            <w:webHidden/>
          </w:rPr>
          <w:fldChar w:fldCharType="begin"/>
        </w:r>
        <w:r>
          <w:rPr>
            <w:noProof/>
            <w:webHidden/>
          </w:rPr>
          <w:instrText xml:space="preserve"> PAGEREF _Toc210409299 \h </w:instrText>
        </w:r>
        <w:r>
          <w:rPr>
            <w:noProof/>
            <w:webHidden/>
          </w:rPr>
        </w:r>
        <w:r>
          <w:rPr>
            <w:noProof/>
            <w:webHidden/>
          </w:rPr>
          <w:fldChar w:fldCharType="separate"/>
        </w:r>
        <w:r>
          <w:rPr>
            <w:noProof/>
            <w:webHidden/>
          </w:rPr>
          <w:t>99</w:t>
        </w:r>
        <w:r>
          <w:rPr>
            <w:noProof/>
            <w:webHidden/>
          </w:rPr>
          <w:fldChar w:fldCharType="end"/>
        </w:r>
      </w:hyperlink>
    </w:p>
    <w:p w14:paraId="33D0F05C" w14:textId="48E059DE" w:rsidR="00501003" w:rsidRDefault="00501003">
      <w:pPr>
        <w:pStyle w:val="TDC2"/>
        <w:rPr>
          <w:rFonts w:asciiTheme="minorHAnsi" w:eastAsiaTheme="minorEastAsia" w:hAnsiTheme="minorHAnsi" w:cstheme="minorBidi"/>
          <w:noProof/>
          <w:kern w:val="2"/>
          <w:szCs w:val="24"/>
          <w14:ligatures w14:val="standardContextual"/>
        </w:rPr>
      </w:pPr>
      <w:hyperlink w:anchor="_Toc210409300" w:history="1">
        <w:r w:rsidRPr="00B877F5">
          <w:rPr>
            <w:rStyle w:val="Hipervnculo"/>
            <w:noProof/>
          </w:rPr>
          <w:t>Figura 5.16 caso de uso N°1.20, “Creando un nuevo centro de costos”</w:t>
        </w:r>
        <w:r>
          <w:rPr>
            <w:noProof/>
            <w:webHidden/>
          </w:rPr>
          <w:tab/>
        </w:r>
        <w:r>
          <w:rPr>
            <w:noProof/>
            <w:webHidden/>
          </w:rPr>
          <w:fldChar w:fldCharType="begin"/>
        </w:r>
        <w:r>
          <w:rPr>
            <w:noProof/>
            <w:webHidden/>
          </w:rPr>
          <w:instrText xml:space="preserve"> PAGEREF _Toc210409300 \h </w:instrText>
        </w:r>
        <w:r>
          <w:rPr>
            <w:noProof/>
            <w:webHidden/>
          </w:rPr>
        </w:r>
        <w:r>
          <w:rPr>
            <w:noProof/>
            <w:webHidden/>
          </w:rPr>
          <w:fldChar w:fldCharType="separate"/>
        </w:r>
        <w:r>
          <w:rPr>
            <w:noProof/>
            <w:webHidden/>
          </w:rPr>
          <w:t>100</w:t>
        </w:r>
        <w:r>
          <w:rPr>
            <w:noProof/>
            <w:webHidden/>
          </w:rPr>
          <w:fldChar w:fldCharType="end"/>
        </w:r>
      </w:hyperlink>
    </w:p>
    <w:p w14:paraId="71A1D894" w14:textId="1382DBD8" w:rsidR="00501003" w:rsidRDefault="00501003">
      <w:pPr>
        <w:pStyle w:val="TDC2"/>
        <w:rPr>
          <w:rFonts w:asciiTheme="minorHAnsi" w:eastAsiaTheme="minorEastAsia" w:hAnsiTheme="minorHAnsi" w:cstheme="minorBidi"/>
          <w:noProof/>
          <w:kern w:val="2"/>
          <w:szCs w:val="24"/>
          <w14:ligatures w14:val="standardContextual"/>
        </w:rPr>
      </w:pPr>
      <w:hyperlink w:anchor="_Toc210409301" w:history="1">
        <w:r w:rsidRPr="00B877F5">
          <w:rPr>
            <w:rStyle w:val="Hipervnculo"/>
            <w:noProof/>
          </w:rPr>
          <w:t>Figura 5.17 caso de uso N°1.21, “Visualizando la ficha de empleados”</w:t>
        </w:r>
        <w:r>
          <w:rPr>
            <w:noProof/>
            <w:webHidden/>
          </w:rPr>
          <w:tab/>
        </w:r>
        <w:r>
          <w:rPr>
            <w:noProof/>
            <w:webHidden/>
          </w:rPr>
          <w:fldChar w:fldCharType="begin"/>
        </w:r>
        <w:r>
          <w:rPr>
            <w:noProof/>
            <w:webHidden/>
          </w:rPr>
          <w:instrText xml:space="preserve"> PAGEREF _Toc210409301 \h </w:instrText>
        </w:r>
        <w:r>
          <w:rPr>
            <w:noProof/>
            <w:webHidden/>
          </w:rPr>
        </w:r>
        <w:r>
          <w:rPr>
            <w:noProof/>
            <w:webHidden/>
          </w:rPr>
          <w:fldChar w:fldCharType="separate"/>
        </w:r>
        <w:r>
          <w:rPr>
            <w:noProof/>
            <w:webHidden/>
          </w:rPr>
          <w:t>101</w:t>
        </w:r>
        <w:r>
          <w:rPr>
            <w:noProof/>
            <w:webHidden/>
          </w:rPr>
          <w:fldChar w:fldCharType="end"/>
        </w:r>
      </w:hyperlink>
    </w:p>
    <w:p w14:paraId="68FE99D4" w14:textId="000158E1" w:rsidR="00501003" w:rsidRDefault="00501003">
      <w:pPr>
        <w:pStyle w:val="TDC2"/>
        <w:rPr>
          <w:rFonts w:asciiTheme="minorHAnsi" w:eastAsiaTheme="minorEastAsia" w:hAnsiTheme="minorHAnsi" w:cstheme="minorBidi"/>
          <w:noProof/>
          <w:kern w:val="2"/>
          <w:szCs w:val="24"/>
          <w14:ligatures w14:val="standardContextual"/>
        </w:rPr>
      </w:pPr>
      <w:hyperlink w:anchor="_Toc210409302" w:history="1">
        <w:r w:rsidRPr="00B877F5">
          <w:rPr>
            <w:rStyle w:val="Hipervnculo"/>
            <w:noProof/>
          </w:rPr>
          <w:t>Figura 5.18 caso de uso N°2.3, “Visualizando las fichas que están activas”</w:t>
        </w:r>
        <w:r>
          <w:rPr>
            <w:noProof/>
            <w:webHidden/>
          </w:rPr>
          <w:tab/>
        </w:r>
        <w:r>
          <w:rPr>
            <w:noProof/>
            <w:webHidden/>
          </w:rPr>
          <w:fldChar w:fldCharType="begin"/>
        </w:r>
        <w:r>
          <w:rPr>
            <w:noProof/>
            <w:webHidden/>
          </w:rPr>
          <w:instrText xml:space="preserve"> PAGEREF _Toc210409302 \h </w:instrText>
        </w:r>
        <w:r>
          <w:rPr>
            <w:noProof/>
            <w:webHidden/>
          </w:rPr>
        </w:r>
        <w:r>
          <w:rPr>
            <w:noProof/>
            <w:webHidden/>
          </w:rPr>
          <w:fldChar w:fldCharType="separate"/>
        </w:r>
        <w:r>
          <w:rPr>
            <w:noProof/>
            <w:webHidden/>
          </w:rPr>
          <w:t>102</w:t>
        </w:r>
        <w:r>
          <w:rPr>
            <w:noProof/>
            <w:webHidden/>
          </w:rPr>
          <w:fldChar w:fldCharType="end"/>
        </w:r>
      </w:hyperlink>
    </w:p>
    <w:p w14:paraId="0A6041CB" w14:textId="06A8FD59" w:rsidR="00501003" w:rsidRDefault="00501003">
      <w:pPr>
        <w:pStyle w:val="TDC2"/>
        <w:rPr>
          <w:rFonts w:asciiTheme="minorHAnsi" w:eastAsiaTheme="minorEastAsia" w:hAnsiTheme="minorHAnsi" w:cstheme="minorBidi"/>
          <w:noProof/>
          <w:kern w:val="2"/>
          <w:szCs w:val="24"/>
          <w14:ligatures w14:val="standardContextual"/>
        </w:rPr>
      </w:pPr>
      <w:hyperlink w:anchor="_Toc210409303" w:history="1">
        <w:r w:rsidRPr="00B877F5">
          <w:rPr>
            <w:rStyle w:val="Hipervnculo"/>
            <w:noProof/>
          </w:rPr>
          <w:t>Figura 5.19  caso de uso N°2.5, “Guardando datos de empleado”</w:t>
        </w:r>
        <w:r>
          <w:rPr>
            <w:noProof/>
            <w:webHidden/>
          </w:rPr>
          <w:tab/>
        </w:r>
        <w:r>
          <w:rPr>
            <w:noProof/>
            <w:webHidden/>
          </w:rPr>
          <w:fldChar w:fldCharType="begin"/>
        </w:r>
        <w:r>
          <w:rPr>
            <w:noProof/>
            <w:webHidden/>
          </w:rPr>
          <w:instrText xml:space="preserve"> PAGEREF _Toc210409303 \h </w:instrText>
        </w:r>
        <w:r>
          <w:rPr>
            <w:noProof/>
            <w:webHidden/>
          </w:rPr>
        </w:r>
        <w:r>
          <w:rPr>
            <w:noProof/>
            <w:webHidden/>
          </w:rPr>
          <w:fldChar w:fldCharType="separate"/>
        </w:r>
        <w:r>
          <w:rPr>
            <w:noProof/>
            <w:webHidden/>
          </w:rPr>
          <w:t>103</w:t>
        </w:r>
        <w:r>
          <w:rPr>
            <w:noProof/>
            <w:webHidden/>
          </w:rPr>
          <w:fldChar w:fldCharType="end"/>
        </w:r>
      </w:hyperlink>
    </w:p>
    <w:p w14:paraId="29C8D22D" w14:textId="0F387A5A" w:rsidR="00501003" w:rsidRDefault="00501003">
      <w:pPr>
        <w:pStyle w:val="TDC2"/>
        <w:rPr>
          <w:rFonts w:asciiTheme="minorHAnsi" w:eastAsiaTheme="minorEastAsia" w:hAnsiTheme="minorHAnsi" w:cstheme="minorBidi"/>
          <w:noProof/>
          <w:kern w:val="2"/>
          <w:szCs w:val="24"/>
          <w14:ligatures w14:val="standardContextual"/>
        </w:rPr>
      </w:pPr>
      <w:hyperlink w:anchor="_Toc210409304" w:history="1">
        <w:r w:rsidRPr="00B877F5">
          <w:rPr>
            <w:rStyle w:val="Hipervnculo"/>
            <w:noProof/>
          </w:rPr>
          <w:t>Figura 5.20 caso de uso N°2.6.1, “Imprimiendo solo una ficha de empleado”</w:t>
        </w:r>
        <w:r>
          <w:rPr>
            <w:noProof/>
            <w:webHidden/>
          </w:rPr>
          <w:tab/>
        </w:r>
        <w:r>
          <w:rPr>
            <w:noProof/>
            <w:webHidden/>
          </w:rPr>
          <w:fldChar w:fldCharType="begin"/>
        </w:r>
        <w:r>
          <w:rPr>
            <w:noProof/>
            <w:webHidden/>
          </w:rPr>
          <w:instrText xml:space="preserve"> PAGEREF _Toc210409304 \h </w:instrText>
        </w:r>
        <w:r>
          <w:rPr>
            <w:noProof/>
            <w:webHidden/>
          </w:rPr>
        </w:r>
        <w:r>
          <w:rPr>
            <w:noProof/>
            <w:webHidden/>
          </w:rPr>
          <w:fldChar w:fldCharType="separate"/>
        </w:r>
        <w:r>
          <w:rPr>
            <w:noProof/>
            <w:webHidden/>
          </w:rPr>
          <w:t>104</w:t>
        </w:r>
        <w:r>
          <w:rPr>
            <w:noProof/>
            <w:webHidden/>
          </w:rPr>
          <w:fldChar w:fldCharType="end"/>
        </w:r>
      </w:hyperlink>
    </w:p>
    <w:p w14:paraId="1833E27D" w14:textId="02FDF9B4" w:rsidR="00501003" w:rsidRDefault="00501003">
      <w:pPr>
        <w:pStyle w:val="TDC2"/>
        <w:rPr>
          <w:rFonts w:asciiTheme="minorHAnsi" w:eastAsiaTheme="minorEastAsia" w:hAnsiTheme="minorHAnsi" w:cstheme="minorBidi"/>
          <w:noProof/>
          <w:kern w:val="2"/>
          <w:szCs w:val="24"/>
          <w14:ligatures w14:val="standardContextual"/>
        </w:rPr>
      </w:pPr>
      <w:hyperlink w:anchor="_Toc210409305" w:history="1">
        <w:r w:rsidRPr="00B877F5">
          <w:rPr>
            <w:rStyle w:val="Hipervnculo"/>
            <w:noProof/>
          </w:rPr>
          <w:t>Figura 5.21 caso de uso N°2.6.2, “</w:t>
        </w:r>
        <w:r w:rsidRPr="00B877F5">
          <w:rPr>
            <w:rStyle w:val="Hipervnculo"/>
            <w:rFonts w:eastAsia="Times New Roman"/>
            <w:noProof/>
          </w:rPr>
          <w:t>Imprimiendo múltiples fichas de empleado”</w:t>
        </w:r>
        <w:r>
          <w:rPr>
            <w:noProof/>
            <w:webHidden/>
          </w:rPr>
          <w:tab/>
        </w:r>
        <w:r>
          <w:rPr>
            <w:noProof/>
            <w:webHidden/>
          </w:rPr>
          <w:fldChar w:fldCharType="begin"/>
        </w:r>
        <w:r>
          <w:rPr>
            <w:noProof/>
            <w:webHidden/>
          </w:rPr>
          <w:instrText xml:space="preserve"> PAGEREF _Toc210409305 \h </w:instrText>
        </w:r>
        <w:r>
          <w:rPr>
            <w:noProof/>
            <w:webHidden/>
          </w:rPr>
        </w:r>
        <w:r>
          <w:rPr>
            <w:noProof/>
            <w:webHidden/>
          </w:rPr>
          <w:fldChar w:fldCharType="separate"/>
        </w:r>
        <w:r>
          <w:rPr>
            <w:noProof/>
            <w:webHidden/>
          </w:rPr>
          <w:t>105</w:t>
        </w:r>
        <w:r>
          <w:rPr>
            <w:noProof/>
            <w:webHidden/>
          </w:rPr>
          <w:fldChar w:fldCharType="end"/>
        </w:r>
      </w:hyperlink>
    </w:p>
    <w:p w14:paraId="19849C98" w14:textId="7BBC4612" w:rsidR="00501003" w:rsidRDefault="00501003">
      <w:pPr>
        <w:pStyle w:val="TDC2"/>
        <w:rPr>
          <w:rFonts w:asciiTheme="minorHAnsi" w:eastAsiaTheme="minorEastAsia" w:hAnsiTheme="minorHAnsi" w:cstheme="minorBidi"/>
          <w:noProof/>
          <w:kern w:val="2"/>
          <w:szCs w:val="24"/>
          <w14:ligatures w14:val="standardContextual"/>
        </w:rPr>
      </w:pPr>
      <w:hyperlink w:anchor="_Toc210409306" w:history="1">
        <w:r w:rsidRPr="00B877F5">
          <w:rPr>
            <w:rStyle w:val="Hipervnculo"/>
            <w:noProof/>
          </w:rPr>
          <w:t>Figura 5.22 caso de uso N°3.1.1, “Asignando vacaciones a empleados”</w:t>
        </w:r>
        <w:r>
          <w:rPr>
            <w:noProof/>
            <w:webHidden/>
          </w:rPr>
          <w:tab/>
        </w:r>
        <w:r>
          <w:rPr>
            <w:noProof/>
            <w:webHidden/>
          </w:rPr>
          <w:fldChar w:fldCharType="begin"/>
        </w:r>
        <w:r>
          <w:rPr>
            <w:noProof/>
            <w:webHidden/>
          </w:rPr>
          <w:instrText xml:space="preserve"> PAGEREF _Toc210409306 \h </w:instrText>
        </w:r>
        <w:r>
          <w:rPr>
            <w:noProof/>
            <w:webHidden/>
          </w:rPr>
        </w:r>
        <w:r>
          <w:rPr>
            <w:noProof/>
            <w:webHidden/>
          </w:rPr>
          <w:fldChar w:fldCharType="separate"/>
        </w:r>
        <w:r>
          <w:rPr>
            <w:noProof/>
            <w:webHidden/>
          </w:rPr>
          <w:t>106</w:t>
        </w:r>
        <w:r>
          <w:rPr>
            <w:noProof/>
            <w:webHidden/>
          </w:rPr>
          <w:fldChar w:fldCharType="end"/>
        </w:r>
      </w:hyperlink>
    </w:p>
    <w:p w14:paraId="0F783C21" w14:textId="25BB5FE9" w:rsidR="00501003" w:rsidRDefault="00501003">
      <w:pPr>
        <w:pStyle w:val="TDC2"/>
        <w:rPr>
          <w:rFonts w:asciiTheme="minorHAnsi" w:eastAsiaTheme="minorEastAsia" w:hAnsiTheme="minorHAnsi" w:cstheme="minorBidi"/>
          <w:noProof/>
          <w:kern w:val="2"/>
          <w:szCs w:val="24"/>
          <w14:ligatures w14:val="standardContextual"/>
        </w:rPr>
      </w:pPr>
      <w:hyperlink w:anchor="_Toc210409307" w:history="1">
        <w:r w:rsidRPr="00B877F5">
          <w:rPr>
            <w:rStyle w:val="Hipervnculo"/>
            <w:noProof/>
          </w:rPr>
          <w:t>Figura 5.23 caso de uso N°3.1.2, “Editando vacaciones de empleados”</w:t>
        </w:r>
        <w:r>
          <w:rPr>
            <w:noProof/>
            <w:webHidden/>
          </w:rPr>
          <w:tab/>
        </w:r>
        <w:r>
          <w:rPr>
            <w:noProof/>
            <w:webHidden/>
          </w:rPr>
          <w:fldChar w:fldCharType="begin"/>
        </w:r>
        <w:r>
          <w:rPr>
            <w:noProof/>
            <w:webHidden/>
          </w:rPr>
          <w:instrText xml:space="preserve"> PAGEREF _Toc210409307 \h </w:instrText>
        </w:r>
        <w:r>
          <w:rPr>
            <w:noProof/>
            <w:webHidden/>
          </w:rPr>
        </w:r>
        <w:r>
          <w:rPr>
            <w:noProof/>
            <w:webHidden/>
          </w:rPr>
          <w:fldChar w:fldCharType="separate"/>
        </w:r>
        <w:r>
          <w:rPr>
            <w:noProof/>
            <w:webHidden/>
          </w:rPr>
          <w:t>107</w:t>
        </w:r>
        <w:r>
          <w:rPr>
            <w:noProof/>
            <w:webHidden/>
          </w:rPr>
          <w:fldChar w:fldCharType="end"/>
        </w:r>
      </w:hyperlink>
    </w:p>
    <w:p w14:paraId="12A7675A" w14:textId="63EA15BC" w:rsidR="00501003" w:rsidRDefault="00501003">
      <w:pPr>
        <w:pStyle w:val="TDC2"/>
        <w:rPr>
          <w:rFonts w:asciiTheme="minorHAnsi" w:eastAsiaTheme="minorEastAsia" w:hAnsiTheme="minorHAnsi" w:cstheme="minorBidi"/>
          <w:noProof/>
          <w:kern w:val="2"/>
          <w:szCs w:val="24"/>
          <w14:ligatures w14:val="standardContextual"/>
        </w:rPr>
      </w:pPr>
      <w:hyperlink w:anchor="_Toc210409308" w:history="1">
        <w:r w:rsidRPr="00B877F5">
          <w:rPr>
            <w:rStyle w:val="Hipervnculo"/>
            <w:noProof/>
          </w:rPr>
          <w:t>Figura 5.24 caso de uso N°3.2, “Visualizando lista de empleados con casilla para asignar vacaciones”</w:t>
        </w:r>
        <w:r>
          <w:rPr>
            <w:noProof/>
            <w:webHidden/>
          </w:rPr>
          <w:tab/>
        </w:r>
        <w:r>
          <w:rPr>
            <w:noProof/>
            <w:webHidden/>
          </w:rPr>
          <w:fldChar w:fldCharType="begin"/>
        </w:r>
        <w:r>
          <w:rPr>
            <w:noProof/>
            <w:webHidden/>
          </w:rPr>
          <w:instrText xml:space="preserve"> PAGEREF _Toc210409308 \h </w:instrText>
        </w:r>
        <w:r>
          <w:rPr>
            <w:noProof/>
            <w:webHidden/>
          </w:rPr>
        </w:r>
        <w:r>
          <w:rPr>
            <w:noProof/>
            <w:webHidden/>
          </w:rPr>
          <w:fldChar w:fldCharType="separate"/>
        </w:r>
        <w:r>
          <w:rPr>
            <w:noProof/>
            <w:webHidden/>
          </w:rPr>
          <w:t>108</w:t>
        </w:r>
        <w:r>
          <w:rPr>
            <w:noProof/>
            <w:webHidden/>
          </w:rPr>
          <w:fldChar w:fldCharType="end"/>
        </w:r>
      </w:hyperlink>
    </w:p>
    <w:p w14:paraId="3B34A55D" w14:textId="00F61699" w:rsidR="00501003" w:rsidRDefault="00501003">
      <w:pPr>
        <w:pStyle w:val="TDC2"/>
        <w:rPr>
          <w:rFonts w:asciiTheme="minorHAnsi" w:eastAsiaTheme="minorEastAsia" w:hAnsiTheme="minorHAnsi" w:cstheme="minorBidi"/>
          <w:noProof/>
          <w:kern w:val="2"/>
          <w:szCs w:val="24"/>
          <w14:ligatures w14:val="standardContextual"/>
        </w:rPr>
      </w:pPr>
      <w:hyperlink w:anchor="_Toc210409309" w:history="1">
        <w:r w:rsidRPr="00B877F5">
          <w:rPr>
            <w:rStyle w:val="Hipervnculo"/>
            <w:noProof/>
          </w:rPr>
          <w:t>Figura 5.25 caso de uso N°3.3, “Definiendo días a otorgar para vacaciones”</w:t>
        </w:r>
        <w:r>
          <w:rPr>
            <w:noProof/>
            <w:webHidden/>
          </w:rPr>
          <w:tab/>
        </w:r>
        <w:r>
          <w:rPr>
            <w:noProof/>
            <w:webHidden/>
          </w:rPr>
          <w:fldChar w:fldCharType="begin"/>
        </w:r>
        <w:r>
          <w:rPr>
            <w:noProof/>
            <w:webHidden/>
          </w:rPr>
          <w:instrText xml:space="preserve"> PAGEREF _Toc210409309 \h </w:instrText>
        </w:r>
        <w:r>
          <w:rPr>
            <w:noProof/>
            <w:webHidden/>
          </w:rPr>
        </w:r>
        <w:r>
          <w:rPr>
            <w:noProof/>
            <w:webHidden/>
          </w:rPr>
          <w:fldChar w:fldCharType="separate"/>
        </w:r>
        <w:r>
          <w:rPr>
            <w:noProof/>
            <w:webHidden/>
          </w:rPr>
          <w:t>109</w:t>
        </w:r>
        <w:r>
          <w:rPr>
            <w:noProof/>
            <w:webHidden/>
          </w:rPr>
          <w:fldChar w:fldCharType="end"/>
        </w:r>
      </w:hyperlink>
    </w:p>
    <w:p w14:paraId="6DB8A711" w14:textId="1861EAE3" w:rsidR="00501003" w:rsidRDefault="00501003">
      <w:pPr>
        <w:pStyle w:val="TDC2"/>
        <w:rPr>
          <w:rFonts w:asciiTheme="minorHAnsi" w:eastAsiaTheme="minorEastAsia" w:hAnsiTheme="minorHAnsi" w:cstheme="minorBidi"/>
          <w:noProof/>
          <w:kern w:val="2"/>
          <w:szCs w:val="24"/>
          <w14:ligatures w14:val="standardContextual"/>
        </w:rPr>
      </w:pPr>
      <w:hyperlink w:anchor="_Toc210409310" w:history="1">
        <w:r w:rsidRPr="00B877F5">
          <w:rPr>
            <w:rStyle w:val="Hipervnculo"/>
            <w:noProof/>
          </w:rPr>
          <w:t>Figura 5.26 caso de uso N°3.4, “Visualizando listado de empleados de vacaciones”</w:t>
        </w:r>
        <w:r>
          <w:rPr>
            <w:noProof/>
            <w:webHidden/>
          </w:rPr>
          <w:tab/>
        </w:r>
        <w:r>
          <w:rPr>
            <w:noProof/>
            <w:webHidden/>
          </w:rPr>
          <w:fldChar w:fldCharType="begin"/>
        </w:r>
        <w:r>
          <w:rPr>
            <w:noProof/>
            <w:webHidden/>
          </w:rPr>
          <w:instrText xml:space="preserve"> PAGEREF _Toc210409310 \h </w:instrText>
        </w:r>
        <w:r>
          <w:rPr>
            <w:noProof/>
            <w:webHidden/>
          </w:rPr>
        </w:r>
        <w:r>
          <w:rPr>
            <w:noProof/>
            <w:webHidden/>
          </w:rPr>
          <w:fldChar w:fldCharType="separate"/>
        </w:r>
        <w:r>
          <w:rPr>
            <w:noProof/>
            <w:webHidden/>
          </w:rPr>
          <w:t>110</w:t>
        </w:r>
        <w:r>
          <w:rPr>
            <w:noProof/>
            <w:webHidden/>
          </w:rPr>
          <w:fldChar w:fldCharType="end"/>
        </w:r>
      </w:hyperlink>
    </w:p>
    <w:p w14:paraId="5FEE1F8D" w14:textId="7015974A" w:rsidR="00501003" w:rsidRDefault="00501003">
      <w:pPr>
        <w:pStyle w:val="TDC2"/>
        <w:rPr>
          <w:rFonts w:asciiTheme="minorHAnsi" w:eastAsiaTheme="minorEastAsia" w:hAnsiTheme="minorHAnsi" w:cstheme="minorBidi"/>
          <w:noProof/>
          <w:kern w:val="2"/>
          <w:szCs w:val="24"/>
          <w14:ligatures w14:val="standardContextual"/>
        </w:rPr>
      </w:pPr>
      <w:hyperlink w:anchor="_Toc210409311" w:history="1">
        <w:r w:rsidRPr="00B877F5">
          <w:rPr>
            <w:rStyle w:val="Hipervnculo"/>
            <w:noProof/>
          </w:rPr>
          <w:t>Figura 5.27 caso de uso N°3.5, “Guardando cambios de vacaciones”</w:t>
        </w:r>
        <w:r>
          <w:rPr>
            <w:noProof/>
            <w:webHidden/>
          </w:rPr>
          <w:tab/>
        </w:r>
        <w:r>
          <w:rPr>
            <w:noProof/>
            <w:webHidden/>
          </w:rPr>
          <w:fldChar w:fldCharType="begin"/>
        </w:r>
        <w:r>
          <w:rPr>
            <w:noProof/>
            <w:webHidden/>
          </w:rPr>
          <w:instrText xml:space="preserve"> PAGEREF _Toc210409311 \h </w:instrText>
        </w:r>
        <w:r>
          <w:rPr>
            <w:noProof/>
            <w:webHidden/>
          </w:rPr>
        </w:r>
        <w:r>
          <w:rPr>
            <w:noProof/>
            <w:webHidden/>
          </w:rPr>
          <w:fldChar w:fldCharType="separate"/>
        </w:r>
        <w:r>
          <w:rPr>
            <w:noProof/>
            <w:webHidden/>
          </w:rPr>
          <w:t>111</w:t>
        </w:r>
        <w:r>
          <w:rPr>
            <w:noProof/>
            <w:webHidden/>
          </w:rPr>
          <w:fldChar w:fldCharType="end"/>
        </w:r>
      </w:hyperlink>
    </w:p>
    <w:p w14:paraId="4D3D3F1C" w14:textId="1C593967" w:rsidR="00501003" w:rsidRDefault="00501003">
      <w:pPr>
        <w:pStyle w:val="TDC2"/>
        <w:rPr>
          <w:rFonts w:asciiTheme="minorHAnsi" w:eastAsiaTheme="minorEastAsia" w:hAnsiTheme="minorHAnsi" w:cstheme="minorBidi"/>
          <w:noProof/>
          <w:kern w:val="2"/>
          <w:szCs w:val="24"/>
          <w14:ligatures w14:val="standardContextual"/>
        </w:rPr>
      </w:pPr>
      <w:hyperlink w:anchor="_Toc210409312" w:history="1">
        <w:r w:rsidRPr="00B877F5">
          <w:rPr>
            <w:rStyle w:val="Hipervnculo"/>
            <w:noProof/>
          </w:rPr>
          <w:t>Figura 5.28 caso de uso N°3.6, “</w:t>
        </w:r>
        <w:r w:rsidRPr="00B877F5">
          <w:rPr>
            <w:rStyle w:val="Hipervnculo"/>
            <w:rFonts w:eastAsia="Times New Roman"/>
            <w:noProof/>
          </w:rPr>
          <w:t>Imprimiendo vacaciones de empleado”</w:t>
        </w:r>
        <w:r>
          <w:rPr>
            <w:noProof/>
            <w:webHidden/>
          </w:rPr>
          <w:tab/>
        </w:r>
        <w:r>
          <w:rPr>
            <w:noProof/>
            <w:webHidden/>
          </w:rPr>
          <w:fldChar w:fldCharType="begin"/>
        </w:r>
        <w:r>
          <w:rPr>
            <w:noProof/>
            <w:webHidden/>
          </w:rPr>
          <w:instrText xml:space="preserve"> PAGEREF _Toc210409312 \h </w:instrText>
        </w:r>
        <w:r>
          <w:rPr>
            <w:noProof/>
            <w:webHidden/>
          </w:rPr>
        </w:r>
        <w:r>
          <w:rPr>
            <w:noProof/>
            <w:webHidden/>
          </w:rPr>
          <w:fldChar w:fldCharType="separate"/>
        </w:r>
        <w:r>
          <w:rPr>
            <w:noProof/>
            <w:webHidden/>
          </w:rPr>
          <w:t>112</w:t>
        </w:r>
        <w:r>
          <w:rPr>
            <w:noProof/>
            <w:webHidden/>
          </w:rPr>
          <w:fldChar w:fldCharType="end"/>
        </w:r>
      </w:hyperlink>
    </w:p>
    <w:p w14:paraId="41AAFBAD" w14:textId="4C00420F" w:rsidR="00501003" w:rsidRDefault="00501003">
      <w:pPr>
        <w:pStyle w:val="TDC2"/>
        <w:rPr>
          <w:rFonts w:asciiTheme="minorHAnsi" w:eastAsiaTheme="minorEastAsia" w:hAnsiTheme="minorHAnsi" w:cstheme="minorBidi"/>
          <w:noProof/>
          <w:kern w:val="2"/>
          <w:szCs w:val="24"/>
          <w14:ligatures w14:val="standardContextual"/>
        </w:rPr>
      </w:pPr>
      <w:hyperlink w:anchor="_Toc210409313" w:history="1">
        <w:r w:rsidRPr="00B877F5">
          <w:rPr>
            <w:rStyle w:val="Hipervnculo"/>
            <w:noProof/>
          </w:rPr>
          <w:t>Figura 5.29 caso de uso N°3.7, “Eliminando vacaciones asignadas”</w:t>
        </w:r>
        <w:r>
          <w:rPr>
            <w:noProof/>
            <w:webHidden/>
          </w:rPr>
          <w:tab/>
        </w:r>
        <w:r>
          <w:rPr>
            <w:noProof/>
            <w:webHidden/>
          </w:rPr>
          <w:fldChar w:fldCharType="begin"/>
        </w:r>
        <w:r>
          <w:rPr>
            <w:noProof/>
            <w:webHidden/>
          </w:rPr>
          <w:instrText xml:space="preserve"> PAGEREF _Toc210409313 \h </w:instrText>
        </w:r>
        <w:r>
          <w:rPr>
            <w:noProof/>
            <w:webHidden/>
          </w:rPr>
        </w:r>
        <w:r>
          <w:rPr>
            <w:noProof/>
            <w:webHidden/>
          </w:rPr>
          <w:fldChar w:fldCharType="separate"/>
        </w:r>
        <w:r>
          <w:rPr>
            <w:noProof/>
            <w:webHidden/>
          </w:rPr>
          <w:t>113</w:t>
        </w:r>
        <w:r>
          <w:rPr>
            <w:noProof/>
            <w:webHidden/>
          </w:rPr>
          <w:fldChar w:fldCharType="end"/>
        </w:r>
      </w:hyperlink>
    </w:p>
    <w:p w14:paraId="5785E1E8" w14:textId="4799B6AB" w:rsidR="00501003" w:rsidRDefault="00501003">
      <w:pPr>
        <w:pStyle w:val="TDC2"/>
        <w:rPr>
          <w:rFonts w:asciiTheme="minorHAnsi" w:eastAsiaTheme="minorEastAsia" w:hAnsiTheme="minorHAnsi" w:cstheme="minorBidi"/>
          <w:noProof/>
          <w:kern w:val="2"/>
          <w:szCs w:val="24"/>
          <w14:ligatures w14:val="standardContextual"/>
        </w:rPr>
      </w:pPr>
      <w:hyperlink w:anchor="_Toc210409314" w:history="1">
        <w:r w:rsidRPr="00B877F5">
          <w:rPr>
            <w:rStyle w:val="Hipervnculo"/>
            <w:noProof/>
          </w:rPr>
          <w:t>Figura 5.30 caso de uso N°4.1.1, “Creando turnos con campos obligatorios”</w:t>
        </w:r>
        <w:r>
          <w:rPr>
            <w:noProof/>
            <w:webHidden/>
          </w:rPr>
          <w:tab/>
        </w:r>
        <w:r>
          <w:rPr>
            <w:noProof/>
            <w:webHidden/>
          </w:rPr>
          <w:fldChar w:fldCharType="begin"/>
        </w:r>
        <w:r>
          <w:rPr>
            <w:noProof/>
            <w:webHidden/>
          </w:rPr>
          <w:instrText xml:space="preserve"> PAGEREF _Toc210409314 \h </w:instrText>
        </w:r>
        <w:r>
          <w:rPr>
            <w:noProof/>
            <w:webHidden/>
          </w:rPr>
        </w:r>
        <w:r>
          <w:rPr>
            <w:noProof/>
            <w:webHidden/>
          </w:rPr>
          <w:fldChar w:fldCharType="separate"/>
        </w:r>
        <w:r>
          <w:rPr>
            <w:noProof/>
            <w:webHidden/>
          </w:rPr>
          <w:t>114</w:t>
        </w:r>
        <w:r>
          <w:rPr>
            <w:noProof/>
            <w:webHidden/>
          </w:rPr>
          <w:fldChar w:fldCharType="end"/>
        </w:r>
      </w:hyperlink>
    </w:p>
    <w:p w14:paraId="463854C0" w14:textId="2A9730E5" w:rsidR="00501003" w:rsidRDefault="00501003">
      <w:pPr>
        <w:pStyle w:val="TDC2"/>
        <w:rPr>
          <w:rFonts w:asciiTheme="minorHAnsi" w:eastAsiaTheme="minorEastAsia" w:hAnsiTheme="minorHAnsi" w:cstheme="minorBidi"/>
          <w:noProof/>
          <w:kern w:val="2"/>
          <w:szCs w:val="24"/>
          <w14:ligatures w14:val="standardContextual"/>
        </w:rPr>
      </w:pPr>
      <w:hyperlink w:anchor="_Toc210409315" w:history="1">
        <w:r w:rsidRPr="00B877F5">
          <w:rPr>
            <w:rStyle w:val="Hipervnculo"/>
            <w:noProof/>
          </w:rPr>
          <w:t>Figura 5.31 caso de uso N°4.1.2, “Editando turnos”</w:t>
        </w:r>
        <w:r>
          <w:rPr>
            <w:noProof/>
            <w:webHidden/>
          </w:rPr>
          <w:tab/>
        </w:r>
        <w:r>
          <w:rPr>
            <w:noProof/>
            <w:webHidden/>
          </w:rPr>
          <w:fldChar w:fldCharType="begin"/>
        </w:r>
        <w:r>
          <w:rPr>
            <w:noProof/>
            <w:webHidden/>
          </w:rPr>
          <w:instrText xml:space="preserve"> PAGEREF _Toc210409315 \h </w:instrText>
        </w:r>
        <w:r>
          <w:rPr>
            <w:noProof/>
            <w:webHidden/>
          </w:rPr>
        </w:r>
        <w:r>
          <w:rPr>
            <w:noProof/>
            <w:webHidden/>
          </w:rPr>
          <w:fldChar w:fldCharType="separate"/>
        </w:r>
        <w:r>
          <w:rPr>
            <w:noProof/>
            <w:webHidden/>
          </w:rPr>
          <w:t>115</w:t>
        </w:r>
        <w:r>
          <w:rPr>
            <w:noProof/>
            <w:webHidden/>
          </w:rPr>
          <w:fldChar w:fldCharType="end"/>
        </w:r>
      </w:hyperlink>
    </w:p>
    <w:p w14:paraId="7A1830EC" w14:textId="58E5A887" w:rsidR="00501003" w:rsidRDefault="00501003">
      <w:pPr>
        <w:pStyle w:val="TDC2"/>
        <w:rPr>
          <w:rFonts w:asciiTheme="minorHAnsi" w:eastAsiaTheme="minorEastAsia" w:hAnsiTheme="minorHAnsi" w:cstheme="minorBidi"/>
          <w:noProof/>
          <w:kern w:val="2"/>
          <w:szCs w:val="24"/>
          <w14:ligatures w14:val="standardContextual"/>
        </w:rPr>
      </w:pPr>
      <w:hyperlink w:anchor="_Toc210409316" w:history="1">
        <w:r w:rsidRPr="00B877F5">
          <w:rPr>
            <w:rStyle w:val="Hipervnculo"/>
            <w:noProof/>
          </w:rPr>
          <w:t>Figura 5.32 caso de uso N°4.2, “Generando un nuevo turno”</w:t>
        </w:r>
        <w:r>
          <w:rPr>
            <w:noProof/>
            <w:webHidden/>
          </w:rPr>
          <w:tab/>
        </w:r>
        <w:r>
          <w:rPr>
            <w:noProof/>
            <w:webHidden/>
          </w:rPr>
          <w:fldChar w:fldCharType="begin"/>
        </w:r>
        <w:r>
          <w:rPr>
            <w:noProof/>
            <w:webHidden/>
          </w:rPr>
          <w:instrText xml:space="preserve"> PAGEREF _Toc210409316 \h </w:instrText>
        </w:r>
        <w:r>
          <w:rPr>
            <w:noProof/>
            <w:webHidden/>
          </w:rPr>
        </w:r>
        <w:r>
          <w:rPr>
            <w:noProof/>
            <w:webHidden/>
          </w:rPr>
          <w:fldChar w:fldCharType="separate"/>
        </w:r>
        <w:r>
          <w:rPr>
            <w:noProof/>
            <w:webHidden/>
          </w:rPr>
          <w:t>116</w:t>
        </w:r>
        <w:r>
          <w:rPr>
            <w:noProof/>
            <w:webHidden/>
          </w:rPr>
          <w:fldChar w:fldCharType="end"/>
        </w:r>
      </w:hyperlink>
    </w:p>
    <w:p w14:paraId="0D19D283" w14:textId="12C2C1E9" w:rsidR="00501003" w:rsidRDefault="00501003">
      <w:pPr>
        <w:pStyle w:val="TDC2"/>
        <w:rPr>
          <w:rFonts w:asciiTheme="minorHAnsi" w:eastAsiaTheme="minorEastAsia" w:hAnsiTheme="minorHAnsi" w:cstheme="minorBidi"/>
          <w:noProof/>
          <w:kern w:val="2"/>
          <w:szCs w:val="24"/>
          <w14:ligatures w14:val="standardContextual"/>
        </w:rPr>
      </w:pPr>
      <w:hyperlink w:anchor="_Toc210409317" w:history="1">
        <w:r w:rsidRPr="00B877F5">
          <w:rPr>
            <w:rStyle w:val="Hipervnculo"/>
            <w:noProof/>
          </w:rPr>
          <w:t>Figura 5.33 caso de uso N°4.3, “</w:t>
        </w:r>
        <w:r w:rsidRPr="00B877F5">
          <w:rPr>
            <w:rStyle w:val="Hipervnculo"/>
            <w:rFonts w:eastAsia="Times New Roman"/>
            <w:noProof/>
          </w:rPr>
          <w:t>Guardando cambios de turno”</w:t>
        </w:r>
        <w:r>
          <w:rPr>
            <w:noProof/>
            <w:webHidden/>
          </w:rPr>
          <w:tab/>
        </w:r>
        <w:r>
          <w:rPr>
            <w:noProof/>
            <w:webHidden/>
          </w:rPr>
          <w:fldChar w:fldCharType="begin"/>
        </w:r>
        <w:r>
          <w:rPr>
            <w:noProof/>
            <w:webHidden/>
          </w:rPr>
          <w:instrText xml:space="preserve"> PAGEREF _Toc210409317 \h </w:instrText>
        </w:r>
        <w:r>
          <w:rPr>
            <w:noProof/>
            <w:webHidden/>
          </w:rPr>
        </w:r>
        <w:r>
          <w:rPr>
            <w:noProof/>
            <w:webHidden/>
          </w:rPr>
          <w:fldChar w:fldCharType="separate"/>
        </w:r>
        <w:r>
          <w:rPr>
            <w:noProof/>
            <w:webHidden/>
          </w:rPr>
          <w:t>117</w:t>
        </w:r>
        <w:r>
          <w:rPr>
            <w:noProof/>
            <w:webHidden/>
          </w:rPr>
          <w:fldChar w:fldCharType="end"/>
        </w:r>
      </w:hyperlink>
    </w:p>
    <w:p w14:paraId="32AD99F9" w14:textId="1223C450" w:rsidR="00501003" w:rsidRDefault="00501003">
      <w:pPr>
        <w:pStyle w:val="TDC2"/>
        <w:rPr>
          <w:rFonts w:asciiTheme="minorHAnsi" w:eastAsiaTheme="minorEastAsia" w:hAnsiTheme="minorHAnsi" w:cstheme="minorBidi"/>
          <w:noProof/>
          <w:kern w:val="2"/>
          <w:szCs w:val="24"/>
          <w14:ligatures w14:val="standardContextual"/>
        </w:rPr>
      </w:pPr>
      <w:hyperlink w:anchor="_Toc210409318" w:history="1">
        <w:r w:rsidRPr="00B877F5">
          <w:rPr>
            <w:rStyle w:val="Hipervnculo"/>
            <w:noProof/>
          </w:rPr>
          <w:t>Figura 5.34 caso de uso N°4.4, “Eliminando un turno deseado”</w:t>
        </w:r>
        <w:r>
          <w:rPr>
            <w:noProof/>
            <w:webHidden/>
          </w:rPr>
          <w:tab/>
        </w:r>
        <w:r>
          <w:rPr>
            <w:noProof/>
            <w:webHidden/>
          </w:rPr>
          <w:fldChar w:fldCharType="begin"/>
        </w:r>
        <w:r>
          <w:rPr>
            <w:noProof/>
            <w:webHidden/>
          </w:rPr>
          <w:instrText xml:space="preserve"> PAGEREF _Toc210409318 \h </w:instrText>
        </w:r>
        <w:r>
          <w:rPr>
            <w:noProof/>
            <w:webHidden/>
          </w:rPr>
        </w:r>
        <w:r>
          <w:rPr>
            <w:noProof/>
            <w:webHidden/>
          </w:rPr>
          <w:fldChar w:fldCharType="separate"/>
        </w:r>
        <w:r>
          <w:rPr>
            <w:noProof/>
            <w:webHidden/>
          </w:rPr>
          <w:t>118</w:t>
        </w:r>
        <w:r>
          <w:rPr>
            <w:noProof/>
            <w:webHidden/>
          </w:rPr>
          <w:fldChar w:fldCharType="end"/>
        </w:r>
      </w:hyperlink>
    </w:p>
    <w:p w14:paraId="48F8A9A4" w14:textId="7F588FEC" w:rsidR="00501003" w:rsidRDefault="00501003">
      <w:pPr>
        <w:pStyle w:val="TDC2"/>
        <w:rPr>
          <w:rFonts w:asciiTheme="minorHAnsi" w:eastAsiaTheme="minorEastAsia" w:hAnsiTheme="minorHAnsi" w:cstheme="minorBidi"/>
          <w:noProof/>
          <w:kern w:val="2"/>
          <w:szCs w:val="24"/>
          <w14:ligatures w14:val="standardContextual"/>
        </w:rPr>
      </w:pPr>
      <w:hyperlink w:anchor="_Toc210409319" w:history="1">
        <w:r w:rsidRPr="00B877F5">
          <w:rPr>
            <w:rStyle w:val="Hipervnculo"/>
            <w:noProof/>
          </w:rPr>
          <w:t>Figura 5.35 caso de uso N°4.6, “</w:t>
        </w:r>
        <w:r w:rsidRPr="00B877F5">
          <w:rPr>
            <w:rStyle w:val="Hipervnculo"/>
            <w:rFonts w:eastAsia="Times New Roman"/>
            <w:noProof/>
          </w:rPr>
          <w:t>Definiendo horario de trabajo”</w:t>
        </w:r>
        <w:r>
          <w:rPr>
            <w:noProof/>
            <w:webHidden/>
          </w:rPr>
          <w:tab/>
        </w:r>
        <w:r>
          <w:rPr>
            <w:noProof/>
            <w:webHidden/>
          </w:rPr>
          <w:fldChar w:fldCharType="begin"/>
        </w:r>
        <w:r>
          <w:rPr>
            <w:noProof/>
            <w:webHidden/>
          </w:rPr>
          <w:instrText xml:space="preserve"> PAGEREF _Toc210409319 \h </w:instrText>
        </w:r>
        <w:r>
          <w:rPr>
            <w:noProof/>
            <w:webHidden/>
          </w:rPr>
        </w:r>
        <w:r>
          <w:rPr>
            <w:noProof/>
            <w:webHidden/>
          </w:rPr>
          <w:fldChar w:fldCharType="separate"/>
        </w:r>
        <w:r>
          <w:rPr>
            <w:noProof/>
            <w:webHidden/>
          </w:rPr>
          <w:t>119</w:t>
        </w:r>
        <w:r>
          <w:rPr>
            <w:noProof/>
            <w:webHidden/>
          </w:rPr>
          <w:fldChar w:fldCharType="end"/>
        </w:r>
      </w:hyperlink>
    </w:p>
    <w:p w14:paraId="0690DDA9" w14:textId="3752F3FE" w:rsidR="00501003" w:rsidRDefault="00501003">
      <w:pPr>
        <w:pStyle w:val="TDC2"/>
        <w:rPr>
          <w:rFonts w:asciiTheme="minorHAnsi" w:eastAsiaTheme="minorEastAsia" w:hAnsiTheme="minorHAnsi" w:cstheme="minorBidi"/>
          <w:noProof/>
          <w:kern w:val="2"/>
          <w:szCs w:val="24"/>
          <w14:ligatures w14:val="standardContextual"/>
        </w:rPr>
      </w:pPr>
      <w:hyperlink w:anchor="_Toc210409320" w:history="1">
        <w:r w:rsidRPr="00B877F5">
          <w:rPr>
            <w:rStyle w:val="Hipervnculo"/>
            <w:noProof/>
          </w:rPr>
          <w:t>Figura 5.36 caso de uso N°4.7, “</w:t>
        </w:r>
        <w:r w:rsidRPr="00B877F5">
          <w:rPr>
            <w:rStyle w:val="Hipervnculo"/>
            <w:rFonts w:eastAsia="Times New Roman"/>
            <w:noProof/>
          </w:rPr>
          <w:t>Generando un resumen de registro de horario de una jornada”</w:t>
        </w:r>
        <w:r>
          <w:rPr>
            <w:noProof/>
            <w:webHidden/>
          </w:rPr>
          <w:tab/>
        </w:r>
        <w:r>
          <w:rPr>
            <w:noProof/>
            <w:webHidden/>
          </w:rPr>
          <w:fldChar w:fldCharType="begin"/>
        </w:r>
        <w:r>
          <w:rPr>
            <w:noProof/>
            <w:webHidden/>
          </w:rPr>
          <w:instrText xml:space="preserve"> PAGEREF _Toc210409320 \h </w:instrText>
        </w:r>
        <w:r>
          <w:rPr>
            <w:noProof/>
            <w:webHidden/>
          </w:rPr>
        </w:r>
        <w:r>
          <w:rPr>
            <w:noProof/>
            <w:webHidden/>
          </w:rPr>
          <w:fldChar w:fldCharType="separate"/>
        </w:r>
        <w:r>
          <w:rPr>
            <w:noProof/>
            <w:webHidden/>
          </w:rPr>
          <w:t>120</w:t>
        </w:r>
        <w:r>
          <w:rPr>
            <w:noProof/>
            <w:webHidden/>
          </w:rPr>
          <w:fldChar w:fldCharType="end"/>
        </w:r>
      </w:hyperlink>
    </w:p>
    <w:p w14:paraId="7E945124" w14:textId="0604D503" w:rsidR="00501003" w:rsidRDefault="00501003">
      <w:pPr>
        <w:pStyle w:val="TDC2"/>
        <w:rPr>
          <w:rFonts w:asciiTheme="minorHAnsi" w:eastAsiaTheme="minorEastAsia" w:hAnsiTheme="minorHAnsi" w:cstheme="minorBidi"/>
          <w:noProof/>
          <w:kern w:val="2"/>
          <w:szCs w:val="24"/>
          <w14:ligatures w14:val="standardContextual"/>
        </w:rPr>
      </w:pPr>
      <w:hyperlink w:anchor="_Toc210409321" w:history="1">
        <w:r w:rsidRPr="00B877F5">
          <w:rPr>
            <w:rStyle w:val="Hipervnculo"/>
            <w:noProof/>
          </w:rPr>
          <w:t>Figura 5.37 caso de uso N°5.1, “</w:t>
        </w:r>
        <w:r w:rsidRPr="00B877F5">
          <w:rPr>
            <w:rStyle w:val="Hipervnculo"/>
            <w:rFonts w:eastAsia="Times New Roman"/>
            <w:noProof/>
          </w:rPr>
          <w:t xml:space="preserve">Revisando </w:t>
        </w:r>
        <w:r w:rsidRPr="00B877F5">
          <w:rPr>
            <w:rStyle w:val="Hipervnculo"/>
            <w:noProof/>
          </w:rPr>
          <w:t>informes</w:t>
        </w:r>
        <w:r w:rsidRPr="00B877F5">
          <w:rPr>
            <w:rStyle w:val="Hipervnculo"/>
            <w:rFonts w:eastAsia="Times New Roman"/>
            <w:noProof/>
          </w:rPr>
          <w:t xml:space="preserve"> de asistencia”</w:t>
        </w:r>
        <w:r>
          <w:rPr>
            <w:noProof/>
            <w:webHidden/>
          </w:rPr>
          <w:tab/>
        </w:r>
        <w:r>
          <w:rPr>
            <w:noProof/>
            <w:webHidden/>
          </w:rPr>
          <w:fldChar w:fldCharType="begin"/>
        </w:r>
        <w:r>
          <w:rPr>
            <w:noProof/>
            <w:webHidden/>
          </w:rPr>
          <w:instrText xml:space="preserve"> PAGEREF _Toc210409321 \h </w:instrText>
        </w:r>
        <w:r>
          <w:rPr>
            <w:noProof/>
            <w:webHidden/>
          </w:rPr>
        </w:r>
        <w:r>
          <w:rPr>
            <w:noProof/>
            <w:webHidden/>
          </w:rPr>
          <w:fldChar w:fldCharType="separate"/>
        </w:r>
        <w:r>
          <w:rPr>
            <w:noProof/>
            <w:webHidden/>
          </w:rPr>
          <w:t>121</w:t>
        </w:r>
        <w:r>
          <w:rPr>
            <w:noProof/>
            <w:webHidden/>
          </w:rPr>
          <w:fldChar w:fldCharType="end"/>
        </w:r>
      </w:hyperlink>
    </w:p>
    <w:p w14:paraId="1AF9CD7D" w14:textId="19882C9E" w:rsidR="00501003" w:rsidRDefault="00501003">
      <w:pPr>
        <w:pStyle w:val="TDC2"/>
        <w:rPr>
          <w:rFonts w:asciiTheme="minorHAnsi" w:eastAsiaTheme="minorEastAsia" w:hAnsiTheme="minorHAnsi" w:cstheme="minorBidi"/>
          <w:noProof/>
          <w:kern w:val="2"/>
          <w:szCs w:val="24"/>
          <w14:ligatures w14:val="standardContextual"/>
        </w:rPr>
      </w:pPr>
      <w:hyperlink w:anchor="_Toc210409322" w:history="1">
        <w:r w:rsidRPr="00B877F5">
          <w:rPr>
            <w:rStyle w:val="Hipervnculo"/>
            <w:noProof/>
          </w:rPr>
          <w:t>Figura 5.38 caso de uso N°5.2, “</w:t>
        </w:r>
        <w:r w:rsidRPr="00B877F5">
          <w:rPr>
            <w:rStyle w:val="Hipervnculo"/>
            <w:rFonts w:eastAsia="Times New Roman"/>
            <w:noProof/>
          </w:rPr>
          <w:t>Filtrando informes de asistencia por fecha”</w:t>
        </w:r>
        <w:r>
          <w:rPr>
            <w:noProof/>
            <w:webHidden/>
          </w:rPr>
          <w:tab/>
        </w:r>
        <w:r>
          <w:rPr>
            <w:noProof/>
            <w:webHidden/>
          </w:rPr>
          <w:fldChar w:fldCharType="begin"/>
        </w:r>
        <w:r>
          <w:rPr>
            <w:noProof/>
            <w:webHidden/>
          </w:rPr>
          <w:instrText xml:space="preserve"> PAGEREF _Toc210409322 \h </w:instrText>
        </w:r>
        <w:r>
          <w:rPr>
            <w:noProof/>
            <w:webHidden/>
          </w:rPr>
        </w:r>
        <w:r>
          <w:rPr>
            <w:noProof/>
            <w:webHidden/>
          </w:rPr>
          <w:fldChar w:fldCharType="separate"/>
        </w:r>
        <w:r>
          <w:rPr>
            <w:noProof/>
            <w:webHidden/>
          </w:rPr>
          <w:t>122</w:t>
        </w:r>
        <w:r>
          <w:rPr>
            <w:noProof/>
            <w:webHidden/>
          </w:rPr>
          <w:fldChar w:fldCharType="end"/>
        </w:r>
      </w:hyperlink>
    </w:p>
    <w:p w14:paraId="7C4CEE2D" w14:textId="46764144" w:rsidR="00501003" w:rsidRDefault="00501003">
      <w:pPr>
        <w:pStyle w:val="TDC2"/>
        <w:rPr>
          <w:rFonts w:asciiTheme="minorHAnsi" w:eastAsiaTheme="minorEastAsia" w:hAnsiTheme="minorHAnsi" w:cstheme="minorBidi"/>
          <w:noProof/>
          <w:kern w:val="2"/>
          <w:szCs w:val="24"/>
          <w14:ligatures w14:val="standardContextual"/>
        </w:rPr>
      </w:pPr>
      <w:hyperlink w:anchor="_Toc210409323" w:history="1">
        <w:r w:rsidRPr="00B877F5">
          <w:rPr>
            <w:rStyle w:val="Hipervnculo"/>
            <w:noProof/>
          </w:rPr>
          <w:t>Figura 5.39 caso de uso N°5.3, “</w:t>
        </w:r>
        <w:r w:rsidRPr="00B877F5">
          <w:rPr>
            <w:rStyle w:val="Hipervnculo"/>
            <w:rFonts w:eastAsia="Times New Roman"/>
            <w:noProof/>
          </w:rPr>
          <w:t>Creando casilla para filtro de búsqueda“</w:t>
        </w:r>
        <w:r>
          <w:rPr>
            <w:noProof/>
            <w:webHidden/>
          </w:rPr>
          <w:tab/>
        </w:r>
        <w:r>
          <w:rPr>
            <w:noProof/>
            <w:webHidden/>
          </w:rPr>
          <w:fldChar w:fldCharType="begin"/>
        </w:r>
        <w:r>
          <w:rPr>
            <w:noProof/>
            <w:webHidden/>
          </w:rPr>
          <w:instrText xml:space="preserve"> PAGEREF _Toc210409323 \h </w:instrText>
        </w:r>
        <w:r>
          <w:rPr>
            <w:noProof/>
            <w:webHidden/>
          </w:rPr>
        </w:r>
        <w:r>
          <w:rPr>
            <w:noProof/>
            <w:webHidden/>
          </w:rPr>
          <w:fldChar w:fldCharType="separate"/>
        </w:r>
        <w:r>
          <w:rPr>
            <w:noProof/>
            <w:webHidden/>
          </w:rPr>
          <w:t>123</w:t>
        </w:r>
        <w:r>
          <w:rPr>
            <w:noProof/>
            <w:webHidden/>
          </w:rPr>
          <w:fldChar w:fldCharType="end"/>
        </w:r>
      </w:hyperlink>
    </w:p>
    <w:p w14:paraId="2E5A3646" w14:textId="7C8A9FE8" w:rsidR="00501003" w:rsidRDefault="00501003">
      <w:pPr>
        <w:pStyle w:val="TDC2"/>
        <w:rPr>
          <w:rFonts w:asciiTheme="minorHAnsi" w:eastAsiaTheme="minorEastAsia" w:hAnsiTheme="minorHAnsi" w:cstheme="minorBidi"/>
          <w:noProof/>
          <w:kern w:val="2"/>
          <w:szCs w:val="24"/>
          <w14:ligatures w14:val="standardContextual"/>
        </w:rPr>
      </w:pPr>
      <w:hyperlink w:anchor="_Toc210409324" w:history="1">
        <w:r w:rsidRPr="00B877F5">
          <w:rPr>
            <w:rStyle w:val="Hipervnculo"/>
            <w:noProof/>
          </w:rPr>
          <w:t>Figura 5.40 caso de uso N°5.4, “</w:t>
        </w:r>
        <w:r w:rsidRPr="00B877F5">
          <w:rPr>
            <w:rStyle w:val="Hipervnculo"/>
            <w:rFonts w:eastAsia="Times New Roman"/>
            <w:noProof/>
          </w:rPr>
          <w:t>Filtrando informe de asistencia“</w:t>
        </w:r>
        <w:r>
          <w:rPr>
            <w:noProof/>
            <w:webHidden/>
          </w:rPr>
          <w:tab/>
        </w:r>
        <w:r>
          <w:rPr>
            <w:noProof/>
            <w:webHidden/>
          </w:rPr>
          <w:fldChar w:fldCharType="begin"/>
        </w:r>
        <w:r>
          <w:rPr>
            <w:noProof/>
            <w:webHidden/>
          </w:rPr>
          <w:instrText xml:space="preserve"> PAGEREF _Toc210409324 \h </w:instrText>
        </w:r>
        <w:r>
          <w:rPr>
            <w:noProof/>
            <w:webHidden/>
          </w:rPr>
        </w:r>
        <w:r>
          <w:rPr>
            <w:noProof/>
            <w:webHidden/>
          </w:rPr>
          <w:fldChar w:fldCharType="separate"/>
        </w:r>
        <w:r>
          <w:rPr>
            <w:noProof/>
            <w:webHidden/>
          </w:rPr>
          <w:t>124</w:t>
        </w:r>
        <w:r>
          <w:rPr>
            <w:noProof/>
            <w:webHidden/>
          </w:rPr>
          <w:fldChar w:fldCharType="end"/>
        </w:r>
      </w:hyperlink>
    </w:p>
    <w:p w14:paraId="55E0F412" w14:textId="55246246" w:rsidR="00501003" w:rsidRDefault="00501003">
      <w:pPr>
        <w:pStyle w:val="TDC2"/>
        <w:rPr>
          <w:rFonts w:asciiTheme="minorHAnsi" w:eastAsiaTheme="minorEastAsia" w:hAnsiTheme="minorHAnsi" w:cstheme="minorBidi"/>
          <w:noProof/>
          <w:kern w:val="2"/>
          <w:szCs w:val="24"/>
          <w14:ligatures w14:val="standardContextual"/>
        </w:rPr>
      </w:pPr>
      <w:hyperlink w:anchor="_Toc210409325" w:history="1">
        <w:r w:rsidRPr="00B877F5">
          <w:rPr>
            <w:rStyle w:val="Hipervnculo"/>
            <w:noProof/>
          </w:rPr>
          <w:t>Figura 5.41 caso de uso N°5.5, “</w:t>
        </w:r>
        <w:r w:rsidRPr="00B877F5">
          <w:rPr>
            <w:rStyle w:val="Hipervnculo"/>
            <w:rFonts w:eastAsia="Times New Roman"/>
            <w:noProof/>
          </w:rPr>
          <w:t>Generando nuevo informe de asistencia”</w:t>
        </w:r>
        <w:r>
          <w:rPr>
            <w:noProof/>
            <w:webHidden/>
          </w:rPr>
          <w:tab/>
        </w:r>
        <w:r>
          <w:rPr>
            <w:noProof/>
            <w:webHidden/>
          </w:rPr>
          <w:fldChar w:fldCharType="begin"/>
        </w:r>
        <w:r>
          <w:rPr>
            <w:noProof/>
            <w:webHidden/>
          </w:rPr>
          <w:instrText xml:space="preserve"> PAGEREF _Toc210409325 \h </w:instrText>
        </w:r>
        <w:r>
          <w:rPr>
            <w:noProof/>
            <w:webHidden/>
          </w:rPr>
        </w:r>
        <w:r>
          <w:rPr>
            <w:noProof/>
            <w:webHidden/>
          </w:rPr>
          <w:fldChar w:fldCharType="separate"/>
        </w:r>
        <w:r>
          <w:rPr>
            <w:noProof/>
            <w:webHidden/>
          </w:rPr>
          <w:t>125</w:t>
        </w:r>
        <w:r>
          <w:rPr>
            <w:noProof/>
            <w:webHidden/>
          </w:rPr>
          <w:fldChar w:fldCharType="end"/>
        </w:r>
      </w:hyperlink>
    </w:p>
    <w:p w14:paraId="32002BCF" w14:textId="3F04A31E" w:rsidR="00501003" w:rsidRDefault="00501003">
      <w:pPr>
        <w:pStyle w:val="TDC2"/>
        <w:rPr>
          <w:rFonts w:asciiTheme="minorHAnsi" w:eastAsiaTheme="minorEastAsia" w:hAnsiTheme="minorHAnsi" w:cstheme="minorBidi"/>
          <w:noProof/>
          <w:kern w:val="2"/>
          <w:szCs w:val="24"/>
          <w14:ligatures w14:val="standardContextual"/>
        </w:rPr>
      </w:pPr>
      <w:hyperlink w:anchor="_Toc210409326" w:history="1">
        <w:r w:rsidRPr="00B877F5">
          <w:rPr>
            <w:rStyle w:val="Hipervnculo"/>
            <w:noProof/>
          </w:rPr>
          <w:t>Figura 5.42 caso de uso N°5.8, “</w:t>
        </w:r>
        <w:r w:rsidRPr="00B877F5">
          <w:rPr>
            <w:rStyle w:val="Hipervnculo"/>
            <w:rFonts w:eastAsia="Times New Roman"/>
            <w:noProof/>
          </w:rPr>
          <w:t>Exportando informe de asistencia”</w:t>
        </w:r>
        <w:r>
          <w:rPr>
            <w:noProof/>
            <w:webHidden/>
          </w:rPr>
          <w:tab/>
        </w:r>
        <w:r>
          <w:rPr>
            <w:noProof/>
            <w:webHidden/>
          </w:rPr>
          <w:fldChar w:fldCharType="begin"/>
        </w:r>
        <w:r>
          <w:rPr>
            <w:noProof/>
            <w:webHidden/>
          </w:rPr>
          <w:instrText xml:space="preserve"> PAGEREF _Toc210409326 \h </w:instrText>
        </w:r>
        <w:r>
          <w:rPr>
            <w:noProof/>
            <w:webHidden/>
          </w:rPr>
        </w:r>
        <w:r>
          <w:rPr>
            <w:noProof/>
            <w:webHidden/>
          </w:rPr>
          <w:fldChar w:fldCharType="separate"/>
        </w:r>
        <w:r>
          <w:rPr>
            <w:noProof/>
            <w:webHidden/>
          </w:rPr>
          <w:t>126</w:t>
        </w:r>
        <w:r>
          <w:rPr>
            <w:noProof/>
            <w:webHidden/>
          </w:rPr>
          <w:fldChar w:fldCharType="end"/>
        </w:r>
      </w:hyperlink>
    </w:p>
    <w:p w14:paraId="4B9D72CC" w14:textId="04C3B6E4" w:rsidR="00501003" w:rsidRDefault="00501003">
      <w:pPr>
        <w:pStyle w:val="TDC2"/>
        <w:rPr>
          <w:rFonts w:asciiTheme="minorHAnsi" w:eastAsiaTheme="minorEastAsia" w:hAnsiTheme="minorHAnsi" w:cstheme="minorBidi"/>
          <w:noProof/>
          <w:kern w:val="2"/>
          <w:szCs w:val="24"/>
          <w14:ligatures w14:val="standardContextual"/>
        </w:rPr>
      </w:pPr>
      <w:hyperlink w:anchor="_Toc210409327" w:history="1">
        <w:r w:rsidRPr="00B877F5">
          <w:rPr>
            <w:rStyle w:val="Hipervnculo"/>
            <w:noProof/>
          </w:rPr>
          <w:t>Figura 5.43 caso de uso N°6.1, “Ingresando permisos de ausencia”</w:t>
        </w:r>
        <w:r>
          <w:rPr>
            <w:noProof/>
            <w:webHidden/>
          </w:rPr>
          <w:tab/>
        </w:r>
        <w:r>
          <w:rPr>
            <w:noProof/>
            <w:webHidden/>
          </w:rPr>
          <w:fldChar w:fldCharType="begin"/>
        </w:r>
        <w:r>
          <w:rPr>
            <w:noProof/>
            <w:webHidden/>
          </w:rPr>
          <w:instrText xml:space="preserve"> PAGEREF _Toc210409327 \h </w:instrText>
        </w:r>
        <w:r>
          <w:rPr>
            <w:noProof/>
            <w:webHidden/>
          </w:rPr>
        </w:r>
        <w:r>
          <w:rPr>
            <w:noProof/>
            <w:webHidden/>
          </w:rPr>
          <w:fldChar w:fldCharType="separate"/>
        </w:r>
        <w:r>
          <w:rPr>
            <w:noProof/>
            <w:webHidden/>
          </w:rPr>
          <w:t>127</w:t>
        </w:r>
        <w:r>
          <w:rPr>
            <w:noProof/>
            <w:webHidden/>
          </w:rPr>
          <w:fldChar w:fldCharType="end"/>
        </w:r>
      </w:hyperlink>
    </w:p>
    <w:p w14:paraId="7249EAB3" w14:textId="764040D0" w:rsidR="00501003" w:rsidRDefault="00501003">
      <w:pPr>
        <w:pStyle w:val="TDC2"/>
        <w:rPr>
          <w:rFonts w:asciiTheme="minorHAnsi" w:eastAsiaTheme="minorEastAsia" w:hAnsiTheme="minorHAnsi" w:cstheme="minorBidi"/>
          <w:noProof/>
          <w:kern w:val="2"/>
          <w:szCs w:val="24"/>
          <w14:ligatures w14:val="standardContextual"/>
        </w:rPr>
      </w:pPr>
      <w:hyperlink w:anchor="_Toc210409328" w:history="1">
        <w:r w:rsidRPr="00B877F5">
          <w:rPr>
            <w:rStyle w:val="Hipervnculo"/>
            <w:noProof/>
          </w:rPr>
          <w:t>Figura 5.44 caso de uso N°6.2, “Filtrando búsqueda de permisos”</w:t>
        </w:r>
        <w:r>
          <w:rPr>
            <w:noProof/>
            <w:webHidden/>
          </w:rPr>
          <w:tab/>
        </w:r>
        <w:r>
          <w:rPr>
            <w:noProof/>
            <w:webHidden/>
          </w:rPr>
          <w:fldChar w:fldCharType="begin"/>
        </w:r>
        <w:r>
          <w:rPr>
            <w:noProof/>
            <w:webHidden/>
          </w:rPr>
          <w:instrText xml:space="preserve"> PAGEREF _Toc210409328 \h </w:instrText>
        </w:r>
        <w:r>
          <w:rPr>
            <w:noProof/>
            <w:webHidden/>
          </w:rPr>
        </w:r>
        <w:r>
          <w:rPr>
            <w:noProof/>
            <w:webHidden/>
          </w:rPr>
          <w:fldChar w:fldCharType="separate"/>
        </w:r>
        <w:r>
          <w:rPr>
            <w:noProof/>
            <w:webHidden/>
          </w:rPr>
          <w:t>128</w:t>
        </w:r>
        <w:r>
          <w:rPr>
            <w:noProof/>
            <w:webHidden/>
          </w:rPr>
          <w:fldChar w:fldCharType="end"/>
        </w:r>
      </w:hyperlink>
    </w:p>
    <w:p w14:paraId="18BDD921" w14:textId="10780DE2" w:rsidR="00501003" w:rsidRDefault="00501003">
      <w:pPr>
        <w:pStyle w:val="TDC2"/>
        <w:rPr>
          <w:rFonts w:asciiTheme="minorHAnsi" w:eastAsiaTheme="minorEastAsia" w:hAnsiTheme="minorHAnsi" w:cstheme="minorBidi"/>
          <w:noProof/>
          <w:kern w:val="2"/>
          <w:szCs w:val="24"/>
          <w14:ligatures w14:val="standardContextual"/>
        </w:rPr>
      </w:pPr>
      <w:hyperlink w:anchor="_Toc210409329" w:history="1">
        <w:r w:rsidRPr="00B877F5">
          <w:rPr>
            <w:rStyle w:val="Hipervnculo"/>
            <w:noProof/>
          </w:rPr>
          <w:t>Figura 5.45 caso de uso N°6.3, “Visualizando casillas de filtración”</w:t>
        </w:r>
        <w:r>
          <w:rPr>
            <w:noProof/>
            <w:webHidden/>
          </w:rPr>
          <w:tab/>
        </w:r>
        <w:r>
          <w:rPr>
            <w:noProof/>
            <w:webHidden/>
          </w:rPr>
          <w:fldChar w:fldCharType="begin"/>
        </w:r>
        <w:r>
          <w:rPr>
            <w:noProof/>
            <w:webHidden/>
          </w:rPr>
          <w:instrText xml:space="preserve"> PAGEREF _Toc210409329 \h </w:instrText>
        </w:r>
        <w:r>
          <w:rPr>
            <w:noProof/>
            <w:webHidden/>
          </w:rPr>
        </w:r>
        <w:r>
          <w:rPr>
            <w:noProof/>
            <w:webHidden/>
          </w:rPr>
          <w:fldChar w:fldCharType="separate"/>
        </w:r>
        <w:r>
          <w:rPr>
            <w:noProof/>
            <w:webHidden/>
          </w:rPr>
          <w:t>129</w:t>
        </w:r>
        <w:r>
          <w:rPr>
            <w:noProof/>
            <w:webHidden/>
          </w:rPr>
          <w:fldChar w:fldCharType="end"/>
        </w:r>
      </w:hyperlink>
    </w:p>
    <w:p w14:paraId="463F8375" w14:textId="2A06E391" w:rsidR="00501003" w:rsidRDefault="00501003">
      <w:pPr>
        <w:pStyle w:val="TDC2"/>
        <w:rPr>
          <w:rFonts w:asciiTheme="minorHAnsi" w:eastAsiaTheme="minorEastAsia" w:hAnsiTheme="minorHAnsi" w:cstheme="minorBidi"/>
          <w:noProof/>
          <w:kern w:val="2"/>
          <w:szCs w:val="24"/>
          <w14:ligatures w14:val="standardContextual"/>
        </w:rPr>
      </w:pPr>
      <w:hyperlink w:anchor="_Toc210409330" w:history="1">
        <w:r w:rsidRPr="00B877F5">
          <w:rPr>
            <w:rStyle w:val="Hipervnculo"/>
            <w:noProof/>
          </w:rPr>
          <w:t>Figura 5.46 caso de uso N°6.4, “Registrando motivos de permisos”</w:t>
        </w:r>
        <w:r>
          <w:rPr>
            <w:noProof/>
            <w:webHidden/>
          </w:rPr>
          <w:tab/>
        </w:r>
        <w:r>
          <w:rPr>
            <w:noProof/>
            <w:webHidden/>
          </w:rPr>
          <w:fldChar w:fldCharType="begin"/>
        </w:r>
        <w:r>
          <w:rPr>
            <w:noProof/>
            <w:webHidden/>
          </w:rPr>
          <w:instrText xml:space="preserve"> PAGEREF _Toc210409330 \h </w:instrText>
        </w:r>
        <w:r>
          <w:rPr>
            <w:noProof/>
            <w:webHidden/>
          </w:rPr>
        </w:r>
        <w:r>
          <w:rPr>
            <w:noProof/>
            <w:webHidden/>
          </w:rPr>
          <w:fldChar w:fldCharType="separate"/>
        </w:r>
        <w:r>
          <w:rPr>
            <w:noProof/>
            <w:webHidden/>
          </w:rPr>
          <w:t>130</w:t>
        </w:r>
        <w:r>
          <w:rPr>
            <w:noProof/>
            <w:webHidden/>
          </w:rPr>
          <w:fldChar w:fldCharType="end"/>
        </w:r>
      </w:hyperlink>
    </w:p>
    <w:p w14:paraId="0DA2E963" w14:textId="05E7AF55" w:rsidR="00501003" w:rsidRDefault="00501003">
      <w:pPr>
        <w:pStyle w:val="TDC2"/>
        <w:rPr>
          <w:rFonts w:asciiTheme="minorHAnsi" w:eastAsiaTheme="minorEastAsia" w:hAnsiTheme="minorHAnsi" w:cstheme="minorBidi"/>
          <w:noProof/>
          <w:kern w:val="2"/>
          <w:szCs w:val="24"/>
          <w14:ligatures w14:val="standardContextual"/>
        </w:rPr>
      </w:pPr>
      <w:hyperlink w:anchor="_Toc210409331" w:history="1">
        <w:r w:rsidRPr="00B877F5">
          <w:rPr>
            <w:rStyle w:val="Hipervnculo"/>
            <w:noProof/>
          </w:rPr>
          <w:t>Figura 5.47 caso de uso N°6.6, “Seleccionando permisos aprobados”</w:t>
        </w:r>
        <w:r>
          <w:rPr>
            <w:noProof/>
            <w:webHidden/>
          </w:rPr>
          <w:tab/>
        </w:r>
        <w:r>
          <w:rPr>
            <w:noProof/>
            <w:webHidden/>
          </w:rPr>
          <w:fldChar w:fldCharType="begin"/>
        </w:r>
        <w:r>
          <w:rPr>
            <w:noProof/>
            <w:webHidden/>
          </w:rPr>
          <w:instrText xml:space="preserve"> PAGEREF _Toc210409331 \h </w:instrText>
        </w:r>
        <w:r>
          <w:rPr>
            <w:noProof/>
            <w:webHidden/>
          </w:rPr>
        </w:r>
        <w:r>
          <w:rPr>
            <w:noProof/>
            <w:webHidden/>
          </w:rPr>
          <w:fldChar w:fldCharType="separate"/>
        </w:r>
        <w:r>
          <w:rPr>
            <w:noProof/>
            <w:webHidden/>
          </w:rPr>
          <w:t>131</w:t>
        </w:r>
        <w:r>
          <w:rPr>
            <w:noProof/>
            <w:webHidden/>
          </w:rPr>
          <w:fldChar w:fldCharType="end"/>
        </w:r>
      </w:hyperlink>
    </w:p>
    <w:p w14:paraId="3DE03230" w14:textId="7C890F68" w:rsidR="00501003" w:rsidRDefault="00501003">
      <w:pPr>
        <w:pStyle w:val="TDC2"/>
        <w:rPr>
          <w:rFonts w:asciiTheme="minorHAnsi" w:eastAsiaTheme="minorEastAsia" w:hAnsiTheme="minorHAnsi" w:cstheme="minorBidi"/>
          <w:noProof/>
          <w:kern w:val="2"/>
          <w:szCs w:val="24"/>
          <w14:ligatures w14:val="standardContextual"/>
        </w:rPr>
      </w:pPr>
      <w:hyperlink w:anchor="_Toc210409332" w:history="1">
        <w:r w:rsidRPr="00B877F5">
          <w:rPr>
            <w:rStyle w:val="Hipervnculo"/>
            <w:noProof/>
          </w:rPr>
          <w:t>Figura 5.48 Diagrama de componentes de EugCom</w:t>
        </w:r>
        <w:r>
          <w:rPr>
            <w:noProof/>
            <w:webHidden/>
          </w:rPr>
          <w:tab/>
        </w:r>
        <w:r>
          <w:rPr>
            <w:noProof/>
            <w:webHidden/>
          </w:rPr>
          <w:fldChar w:fldCharType="begin"/>
        </w:r>
        <w:r>
          <w:rPr>
            <w:noProof/>
            <w:webHidden/>
          </w:rPr>
          <w:instrText xml:space="preserve"> PAGEREF _Toc210409332 \h </w:instrText>
        </w:r>
        <w:r>
          <w:rPr>
            <w:noProof/>
            <w:webHidden/>
          </w:rPr>
        </w:r>
        <w:r>
          <w:rPr>
            <w:noProof/>
            <w:webHidden/>
          </w:rPr>
          <w:fldChar w:fldCharType="separate"/>
        </w:r>
        <w:r>
          <w:rPr>
            <w:noProof/>
            <w:webHidden/>
          </w:rPr>
          <w:t>133</w:t>
        </w:r>
        <w:r>
          <w:rPr>
            <w:noProof/>
            <w:webHidden/>
          </w:rPr>
          <w:fldChar w:fldCharType="end"/>
        </w:r>
      </w:hyperlink>
    </w:p>
    <w:p w14:paraId="5CF23041" w14:textId="584C00C8" w:rsidR="00501003" w:rsidRDefault="00501003">
      <w:pPr>
        <w:pStyle w:val="TDC2"/>
        <w:rPr>
          <w:rFonts w:asciiTheme="minorHAnsi" w:eastAsiaTheme="minorEastAsia" w:hAnsiTheme="minorHAnsi" w:cstheme="minorBidi"/>
          <w:noProof/>
          <w:kern w:val="2"/>
          <w:szCs w:val="24"/>
          <w14:ligatures w14:val="standardContextual"/>
        </w:rPr>
      </w:pPr>
      <w:hyperlink w:anchor="_Toc210409333" w:history="1">
        <w:r w:rsidRPr="00B877F5">
          <w:rPr>
            <w:rStyle w:val="Hipervnculo"/>
            <w:noProof/>
          </w:rPr>
          <w:t>Figura 5.49 Diagrama de despliegue de EugCOM</w:t>
        </w:r>
        <w:r>
          <w:rPr>
            <w:noProof/>
            <w:webHidden/>
          </w:rPr>
          <w:tab/>
        </w:r>
        <w:r>
          <w:rPr>
            <w:noProof/>
            <w:webHidden/>
          </w:rPr>
          <w:fldChar w:fldCharType="begin"/>
        </w:r>
        <w:r>
          <w:rPr>
            <w:noProof/>
            <w:webHidden/>
          </w:rPr>
          <w:instrText xml:space="preserve"> PAGEREF _Toc210409333 \h </w:instrText>
        </w:r>
        <w:r>
          <w:rPr>
            <w:noProof/>
            <w:webHidden/>
          </w:rPr>
        </w:r>
        <w:r>
          <w:rPr>
            <w:noProof/>
            <w:webHidden/>
          </w:rPr>
          <w:fldChar w:fldCharType="separate"/>
        </w:r>
        <w:r>
          <w:rPr>
            <w:noProof/>
            <w:webHidden/>
          </w:rPr>
          <w:t>135</w:t>
        </w:r>
        <w:r>
          <w:rPr>
            <w:noProof/>
            <w:webHidden/>
          </w:rPr>
          <w:fldChar w:fldCharType="end"/>
        </w:r>
      </w:hyperlink>
    </w:p>
    <w:p w14:paraId="67E115F2" w14:textId="428511BE" w:rsidR="00501003" w:rsidRPr="00501003" w:rsidRDefault="00501003" w:rsidP="00501003">
      <w:pPr>
        <w:pStyle w:val="TDC1"/>
        <w:rPr>
          <w:rFonts w:asciiTheme="minorHAnsi" w:eastAsiaTheme="minorEastAsia" w:hAnsiTheme="minorHAnsi" w:cstheme="minorBidi"/>
          <w:bCs w:val="0"/>
          <w:caps w:val="0"/>
          <w:noProof/>
          <w:kern w:val="2"/>
          <w:szCs w:val="24"/>
          <w14:ligatures w14:val="standardContextual"/>
        </w:rPr>
      </w:pPr>
      <w:hyperlink w:anchor="_Toc210409334" w:history="1">
        <w:r w:rsidRPr="00B877F5">
          <w:rPr>
            <w:rStyle w:val="Hipervnculo"/>
            <w:noProof/>
          </w:rPr>
          <w:t>6. MANUAL DE INSTALACIÓN Y NAVEGACIÓN</w:t>
        </w:r>
        <w:r>
          <w:rPr>
            <w:noProof/>
            <w:webHidden/>
          </w:rPr>
          <w:tab/>
        </w:r>
        <w:r>
          <w:rPr>
            <w:noProof/>
            <w:webHidden/>
          </w:rPr>
          <w:fldChar w:fldCharType="begin"/>
        </w:r>
        <w:r>
          <w:rPr>
            <w:noProof/>
            <w:webHidden/>
          </w:rPr>
          <w:instrText xml:space="preserve"> PAGEREF _Toc210409334 \h </w:instrText>
        </w:r>
        <w:r>
          <w:rPr>
            <w:noProof/>
            <w:webHidden/>
          </w:rPr>
        </w:r>
        <w:r>
          <w:rPr>
            <w:noProof/>
            <w:webHidden/>
          </w:rPr>
          <w:fldChar w:fldCharType="separate"/>
        </w:r>
        <w:r>
          <w:rPr>
            <w:noProof/>
            <w:webHidden/>
          </w:rPr>
          <w:t>136</w:t>
        </w:r>
        <w:r>
          <w:rPr>
            <w:noProof/>
            <w:webHidden/>
          </w:rPr>
          <w:fldChar w:fldCharType="end"/>
        </w:r>
      </w:hyperlink>
    </w:p>
    <w:p w14:paraId="4113C067" w14:textId="4EE13C80" w:rsidR="00501003" w:rsidRDefault="00501003">
      <w:pPr>
        <w:pStyle w:val="TDC2"/>
        <w:rPr>
          <w:rFonts w:asciiTheme="minorHAnsi" w:eastAsiaTheme="minorEastAsia" w:hAnsiTheme="minorHAnsi" w:cstheme="minorBidi"/>
          <w:noProof/>
          <w:kern w:val="2"/>
          <w:szCs w:val="24"/>
          <w14:ligatures w14:val="standardContextual"/>
        </w:rPr>
      </w:pPr>
      <w:hyperlink w:anchor="_Toc210409336" w:history="1">
        <w:r w:rsidRPr="00B877F5">
          <w:rPr>
            <w:rStyle w:val="Hipervnculo"/>
            <w:noProof/>
          </w:rPr>
          <w:t>Figura 6.1 “Árbol de navegación EugCOM”</w:t>
        </w:r>
        <w:r>
          <w:rPr>
            <w:noProof/>
            <w:webHidden/>
          </w:rPr>
          <w:tab/>
        </w:r>
        <w:r>
          <w:rPr>
            <w:noProof/>
            <w:webHidden/>
          </w:rPr>
          <w:fldChar w:fldCharType="begin"/>
        </w:r>
        <w:r>
          <w:rPr>
            <w:noProof/>
            <w:webHidden/>
          </w:rPr>
          <w:instrText xml:space="preserve"> PAGEREF _Toc210409336 \h </w:instrText>
        </w:r>
        <w:r>
          <w:rPr>
            <w:noProof/>
            <w:webHidden/>
          </w:rPr>
        </w:r>
        <w:r>
          <w:rPr>
            <w:noProof/>
            <w:webHidden/>
          </w:rPr>
          <w:fldChar w:fldCharType="separate"/>
        </w:r>
        <w:r>
          <w:rPr>
            <w:noProof/>
            <w:webHidden/>
          </w:rPr>
          <w:t>140</w:t>
        </w:r>
        <w:r>
          <w:rPr>
            <w:noProof/>
            <w:webHidden/>
          </w:rPr>
          <w:fldChar w:fldCharType="end"/>
        </w:r>
      </w:hyperlink>
    </w:p>
    <w:p w14:paraId="2DC900F1" w14:textId="35F9693F" w:rsidR="00501003" w:rsidRDefault="00501003">
      <w:pPr>
        <w:pStyle w:val="TDC2"/>
        <w:rPr>
          <w:rFonts w:asciiTheme="minorHAnsi" w:eastAsiaTheme="minorEastAsia" w:hAnsiTheme="minorHAnsi" w:cstheme="minorBidi"/>
          <w:noProof/>
          <w:kern w:val="2"/>
          <w:szCs w:val="24"/>
          <w14:ligatures w14:val="standardContextual"/>
        </w:rPr>
      </w:pPr>
      <w:hyperlink w:anchor="_Toc210409337" w:history="1">
        <w:r w:rsidRPr="00B877F5">
          <w:rPr>
            <w:rStyle w:val="Hipervnculo"/>
            <w:noProof/>
          </w:rPr>
          <w:t>Figura 6.2 “Vista navegación menú desplegable externa”</w:t>
        </w:r>
        <w:r>
          <w:rPr>
            <w:noProof/>
            <w:webHidden/>
          </w:rPr>
          <w:tab/>
        </w:r>
        <w:r>
          <w:rPr>
            <w:noProof/>
            <w:webHidden/>
          </w:rPr>
          <w:fldChar w:fldCharType="begin"/>
        </w:r>
        <w:r>
          <w:rPr>
            <w:noProof/>
            <w:webHidden/>
          </w:rPr>
          <w:instrText xml:space="preserve"> PAGEREF _Toc210409337 \h </w:instrText>
        </w:r>
        <w:r>
          <w:rPr>
            <w:noProof/>
            <w:webHidden/>
          </w:rPr>
        </w:r>
        <w:r>
          <w:rPr>
            <w:noProof/>
            <w:webHidden/>
          </w:rPr>
          <w:fldChar w:fldCharType="separate"/>
        </w:r>
        <w:r>
          <w:rPr>
            <w:noProof/>
            <w:webHidden/>
          </w:rPr>
          <w:t>141</w:t>
        </w:r>
        <w:r>
          <w:rPr>
            <w:noProof/>
            <w:webHidden/>
          </w:rPr>
          <w:fldChar w:fldCharType="end"/>
        </w:r>
      </w:hyperlink>
    </w:p>
    <w:p w14:paraId="1638A1D5" w14:textId="40FCC31F" w:rsidR="00501003" w:rsidRPr="00501003" w:rsidRDefault="00501003" w:rsidP="00501003">
      <w:pPr>
        <w:pStyle w:val="TDC1"/>
        <w:rPr>
          <w:rFonts w:asciiTheme="minorHAnsi" w:eastAsiaTheme="minorEastAsia" w:hAnsiTheme="minorHAnsi" w:cstheme="minorBidi"/>
          <w:bCs w:val="0"/>
          <w:caps w:val="0"/>
          <w:noProof/>
          <w:kern w:val="2"/>
          <w:szCs w:val="24"/>
          <w14:ligatures w14:val="standardContextual"/>
        </w:rPr>
      </w:pPr>
      <w:hyperlink w:anchor="_Toc210409338" w:history="1">
        <w:r w:rsidRPr="00B877F5">
          <w:rPr>
            <w:rStyle w:val="Hipervnculo"/>
            <w:noProof/>
          </w:rPr>
          <w:t>7. PRUEBAS UNITARIAS</w:t>
        </w:r>
        <w:r>
          <w:rPr>
            <w:noProof/>
            <w:webHidden/>
          </w:rPr>
          <w:tab/>
        </w:r>
        <w:r>
          <w:rPr>
            <w:noProof/>
            <w:webHidden/>
          </w:rPr>
          <w:fldChar w:fldCharType="begin"/>
        </w:r>
        <w:r>
          <w:rPr>
            <w:noProof/>
            <w:webHidden/>
          </w:rPr>
          <w:instrText xml:space="preserve"> PAGEREF _Toc210409338 \h </w:instrText>
        </w:r>
        <w:r>
          <w:rPr>
            <w:noProof/>
            <w:webHidden/>
          </w:rPr>
        </w:r>
        <w:r>
          <w:rPr>
            <w:noProof/>
            <w:webHidden/>
          </w:rPr>
          <w:fldChar w:fldCharType="separate"/>
        </w:r>
        <w:r>
          <w:rPr>
            <w:noProof/>
            <w:webHidden/>
          </w:rPr>
          <w:t>142</w:t>
        </w:r>
        <w:r>
          <w:rPr>
            <w:noProof/>
            <w:webHidden/>
          </w:rPr>
          <w:fldChar w:fldCharType="end"/>
        </w:r>
      </w:hyperlink>
    </w:p>
    <w:p w14:paraId="7DB1099E" w14:textId="2B163993"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340" w:history="1">
        <w:r w:rsidRPr="00B877F5">
          <w:rPr>
            <w:rStyle w:val="Hipervnculo"/>
            <w:noProof/>
          </w:rPr>
          <w:t>Figura 7.1 “Captura de pantalla de prueba 1-2-3 caso de uso N°1.2”</w:t>
        </w:r>
        <w:r>
          <w:rPr>
            <w:noProof/>
            <w:webHidden/>
          </w:rPr>
          <w:tab/>
        </w:r>
        <w:r>
          <w:rPr>
            <w:noProof/>
            <w:webHidden/>
          </w:rPr>
          <w:fldChar w:fldCharType="begin"/>
        </w:r>
        <w:r>
          <w:rPr>
            <w:noProof/>
            <w:webHidden/>
          </w:rPr>
          <w:instrText xml:space="preserve"> PAGEREF _Toc210409340 \h </w:instrText>
        </w:r>
        <w:r>
          <w:rPr>
            <w:noProof/>
            <w:webHidden/>
          </w:rPr>
        </w:r>
        <w:r>
          <w:rPr>
            <w:noProof/>
            <w:webHidden/>
          </w:rPr>
          <w:fldChar w:fldCharType="separate"/>
        </w:r>
        <w:r>
          <w:rPr>
            <w:noProof/>
            <w:webHidden/>
          </w:rPr>
          <w:t>144</w:t>
        </w:r>
        <w:r>
          <w:rPr>
            <w:noProof/>
            <w:webHidden/>
          </w:rPr>
          <w:fldChar w:fldCharType="end"/>
        </w:r>
      </w:hyperlink>
    </w:p>
    <w:p w14:paraId="05453EA0" w14:textId="628DF54C"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342" w:history="1">
        <w:r w:rsidRPr="00B877F5">
          <w:rPr>
            <w:rStyle w:val="Hipervnculo"/>
            <w:noProof/>
          </w:rPr>
          <w:t>Figura 7.2 “Captura de pantalla de prueba 1-2-3 caso de uso N°1.3.1”</w:t>
        </w:r>
        <w:r>
          <w:rPr>
            <w:noProof/>
            <w:webHidden/>
          </w:rPr>
          <w:tab/>
        </w:r>
        <w:r>
          <w:rPr>
            <w:noProof/>
            <w:webHidden/>
          </w:rPr>
          <w:fldChar w:fldCharType="begin"/>
        </w:r>
        <w:r>
          <w:rPr>
            <w:noProof/>
            <w:webHidden/>
          </w:rPr>
          <w:instrText xml:space="preserve"> PAGEREF _Toc210409342 \h </w:instrText>
        </w:r>
        <w:r>
          <w:rPr>
            <w:noProof/>
            <w:webHidden/>
          </w:rPr>
        </w:r>
        <w:r>
          <w:rPr>
            <w:noProof/>
            <w:webHidden/>
          </w:rPr>
          <w:fldChar w:fldCharType="separate"/>
        </w:r>
        <w:r>
          <w:rPr>
            <w:noProof/>
            <w:webHidden/>
          </w:rPr>
          <w:t>147</w:t>
        </w:r>
        <w:r>
          <w:rPr>
            <w:noProof/>
            <w:webHidden/>
          </w:rPr>
          <w:fldChar w:fldCharType="end"/>
        </w:r>
      </w:hyperlink>
    </w:p>
    <w:p w14:paraId="6D3A0D43" w14:textId="06C66E27"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344" w:history="1">
        <w:r w:rsidRPr="00B877F5">
          <w:rPr>
            <w:rStyle w:val="Hipervnculo"/>
            <w:noProof/>
          </w:rPr>
          <w:t>Figura 7.3 “Captura de pantalla de prueba 1-2-3 caso de uso N°1.3.2”</w:t>
        </w:r>
        <w:r>
          <w:rPr>
            <w:noProof/>
            <w:webHidden/>
          </w:rPr>
          <w:tab/>
        </w:r>
        <w:r>
          <w:rPr>
            <w:noProof/>
            <w:webHidden/>
          </w:rPr>
          <w:fldChar w:fldCharType="begin"/>
        </w:r>
        <w:r>
          <w:rPr>
            <w:noProof/>
            <w:webHidden/>
          </w:rPr>
          <w:instrText xml:space="preserve"> PAGEREF _Toc210409344 \h </w:instrText>
        </w:r>
        <w:r>
          <w:rPr>
            <w:noProof/>
            <w:webHidden/>
          </w:rPr>
        </w:r>
        <w:r>
          <w:rPr>
            <w:noProof/>
            <w:webHidden/>
          </w:rPr>
          <w:fldChar w:fldCharType="separate"/>
        </w:r>
        <w:r>
          <w:rPr>
            <w:noProof/>
            <w:webHidden/>
          </w:rPr>
          <w:t>150</w:t>
        </w:r>
        <w:r>
          <w:rPr>
            <w:noProof/>
            <w:webHidden/>
          </w:rPr>
          <w:fldChar w:fldCharType="end"/>
        </w:r>
      </w:hyperlink>
    </w:p>
    <w:p w14:paraId="2C6EFC98" w14:textId="12250409"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346" w:history="1">
        <w:r w:rsidRPr="00B877F5">
          <w:rPr>
            <w:rStyle w:val="Hipervnculo"/>
            <w:noProof/>
          </w:rPr>
          <w:t>Figura 7.4 “Captura de pantalla de prueba 1-2-3 caso de uso N°1.5”</w:t>
        </w:r>
        <w:r>
          <w:rPr>
            <w:noProof/>
            <w:webHidden/>
          </w:rPr>
          <w:tab/>
        </w:r>
        <w:r>
          <w:rPr>
            <w:noProof/>
            <w:webHidden/>
          </w:rPr>
          <w:fldChar w:fldCharType="begin"/>
        </w:r>
        <w:r>
          <w:rPr>
            <w:noProof/>
            <w:webHidden/>
          </w:rPr>
          <w:instrText xml:space="preserve"> PAGEREF _Toc210409346 \h </w:instrText>
        </w:r>
        <w:r>
          <w:rPr>
            <w:noProof/>
            <w:webHidden/>
          </w:rPr>
        </w:r>
        <w:r>
          <w:rPr>
            <w:noProof/>
            <w:webHidden/>
          </w:rPr>
          <w:fldChar w:fldCharType="separate"/>
        </w:r>
        <w:r>
          <w:rPr>
            <w:noProof/>
            <w:webHidden/>
          </w:rPr>
          <w:t>153</w:t>
        </w:r>
        <w:r>
          <w:rPr>
            <w:noProof/>
            <w:webHidden/>
          </w:rPr>
          <w:fldChar w:fldCharType="end"/>
        </w:r>
      </w:hyperlink>
    </w:p>
    <w:p w14:paraId="189D840C" w14:textId="12B140D7"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348" w:history="1">
        <w:r w:rsidRPr="00B877F5">
          <w:rPr>
            <w:rStyle w:val="Hipervnculo"/>
            <w:noProof/>
          </w:rPr>
          <w:t>Figura 7.5 “Captura de pantalla de prueba 1-2-3 caso de uso N°1.6”</w:t>
        </w:r>
        <w:r>
          <w:rPr>
            <w:noProof/>
            <w:webHidden/>
          </w:rPr>
          <w:tab/>
        </w:r>
        <w:r>
          <w:rPr>
            <w:noProof/>
            <w:webHidden/>
          </w:rPr>
          <w:fldChar w:fldCharType="begin"/>
        </w:r>
        <w:r>
          <w:rPr>
            <w:noProof/>
            <w:webHidden/>
          </w:rPr>
          <w:instrText xml:space="preserve"> PAGEREF _Toc210409348 \h </w:instrText>
        </w:r>
        <w:r>
          <w:rPr>
            <w:noProof/>
            <w:webHidden/>
          </w:rPr>
        </w:r>
        <w:r>
          <w:rPr>
            <w:noProof/>
            <w:webHidden/>
          </w:rPr>
          <w:fldChar w:fldCharType="separate"/>
        </w:r>
        <w:r>
          <w:rPr>
            <w:noProof/>
            <w:webHidden/>
          </w:rPr>
          <w:t>157</w:t>
        </w:r>
        <w:r>
          <w:rPr>
            <w:noProof/>
            <w:webHidden/>
          </w:rPr>
          <w:fldChar w:fldCharType="end"/>
        </w:r>
      </w:hyperlink>
    </w:p>
    <w:p w14:paraId="30128E6D" w14:textId="6F4BBE97"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350" w:history="1">
        <w:r w:rsidRPr="00B877F5">
          <w:rPr>
            <w:rStyle w:val="Hipervnculo"/>
            <w:noProof/>
          </w:rPr>
          <w:t>Figura 7.6 “Captura de pantalla de prueba 1-2-3 caso de uso N°1.8”</w:t>
        </w:r>
        <w:r>
          <w:rPr>
            <w:noProof/>
            <w:webHidden/>
          </w:rPr>
          <w:tab/>
        </w:r>
        <w:r>
          <w:rPr>
            <w:noProof/>
            <w:webHidden/>
          </w:rPr>
          <w:fldChar w:fldCharType="begin"/>
        </w:r>
        <w:r>
          <w:rPr>
            <w:noProof/>
            <w:webHidden/>
          </w:rPr>
          <w:instrText xml:space="preserve"> PAGEREF _Toc210409350 \h </w:instrText>
        </w:r>
        <w:r>
          <w:rPr>
            <w:noProof/>
            <w:webHidden/>
          </w:rPr>
        </w:r>
        <w:r>
          <w:rPr>
            <w:noProof/>
            <w:webHidden/>
          </w:rPr>
          <w:fldChar w:fldCharType="separate"/>
        </w:r>
        <w:r>
          <w:rPr>
            <w:noProof/>
            <w:webHidden/>
          </w:rPr>
          <w:t>160</w:t>
        </w:r>
        <w:r>
          <w:rPr>
            <w:noProof/>
            <w:webHidden/>
          </w:rPr>
          <w:fldChar w:fldCharType="end"/>
        </w:r>
      </w:hyperlink>
    </w:p>
    <w:p w14:paraId="2930D85E" w14:textId="4FAD8751"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352" w:history="1">
        <w:r w:rsidRPr="00B877F5">
          <w:rPr>
            <w:rStyle w:val="Hipervnculo"/>
            <w:noProof/>
          </w:rPr>
          <w:t>Figura 7.7 “Captura de pantalla de prueba 1-2-3 caso de uso N°1.9”</w:t>
        </w:r>
        <w:r>
          <w:rPr>
            <w:noProof/>
            <w:webHidden/>
          </w:rPr>
          <w:tab/>
        </w:r>
        <w:r>
          <w:rPr>
            <w:noProof/>
            <w:webHidden/>
          </w:rPr>
          <w:fldChar w:fldCharType="begin"/>
        </w:r>
        <w:r>
          <w:rPr>
            <w:noProof/>
            <w:webHidden/>
          </w:rPr>
          <w:instrText xml:space="preserve"> PAGEREF _Toc210409352 \h </w:instrText>
        </w:r>
        <w:r>
          <w:rPr>
            <w:noProof/>
            <w:webHidden/>
          </w:rPr>
        </w:r>
        <w:r>
          <w:rPr>
            <w:noProof/>
            <w:webHidden/>
          </w:rPr>
          <w:fldChar w:fldCharType="separate"/>
        </w:r>
        <w:r>
          <w:rPr>
            <w:noProof/>
            <w:webHidden/>
          </w:rPr>
          <w:t>164</w:t>
        </w:r>
        <w:r>
          <w:rPr>
            <w:noProof/>
            <w:webHidden/>
          </w:rPr>
          <w:fldChar w:fldCharType="end"/>
        </w:r>
      </w:hyperlink>
    </w:p>
    <w:p w14:paraId="7EA99039" w14:textId="0FFBAF59"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354" w:history="1">
        <w:r w:rsidRPr="00B877F5">
          <w:rPr>
            <w:rStyle w:val="Hipervnculo"/>
            <w:noProof/>
          </w:rPr>
          <w:t>Figura 7.8 “Captura de pantalla de prueba 1-2 caso de uso N°1.11”</w:t>
        </w:r>
        <w:r>
          <w:rPr>
            <w:noProof/>
            <w:webHidden/>
          </w:rPr>
          <w:tab/>
        </w:r>
        <w:r>
          <w:rPr>
            <w:noProof/>
            <w:webHidden/>
          </w:rPr>
          <w:fldChar w:fldCharType="begin"/>
        </w:r>
        <w:r>
          <w:rPr>
            <w:noProof/>
            <w:webHidden/>
          </w:rPr>
          <w:instrText xml:space="preserve"> PAGEREF _Toc210409354 \h </w:instrText>
        </w:r>
        <w:r>
          <w:rPr>
            <w:noProof/>
            <w:webHidden/>
          </w:rPr>
        </w:r>
        <w:r>
          <w:rPr>
            <w:noProof/>
            <w:webHidden/>
          </w:rPr>
          <w:fldChar w:fldCharType="separate"/>
        </w:r>
        <w:r>
          <w:rPr>
            <w:noProof/>
            <w:webHidden/>
          </w:rPr>
          <w:t>167</w:t>
        </w:r>
        <w:r>
          <w:rPr>
            <w:noProof/>
            <w:webHidden/>
          </w:rPr>
          <w:fldChar w:fldCharType="end"/>
        </w:r>
      </w:hyperlink>
    </w:p>
    <w:p w14:paraId="34840A54" w14:textId="41DCFF4F"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356" w:history="1">
        <w:r w:rsidRPr="00B877F5">
          <w:rPr>
            <w:rStyle w:val="Hipervnculo"/>
            <w:noProof/>
          </w:rPr>
          <w:t>Figura 7.9 “Captura de pantalla de prueba 1-2-3 caso de uso N°1.12”</w:t>
        </w:r>
        <w:r>
          <w:rPr>
            <w:noProof/>
            <w:webHidden/>
          </w:rPr>
          <w:tab/>
        </w:r>
        <w:r>
          <w:rPr>
            <w:noProof/>
            <w:webHidden/>
          </w:rPr>
          <w:fldChar w:fldCharType="begin"/>
        </w:r>
        <w:r>
          <w:rPr>
            <w:noProof/>
            <w:webHidden/>
          </w:rPr>
          <w:instrText xml:space="preserve"> PAGEREF _Toc210409356 \h </w:instrText>
        </w:r>
        <w:r>
          <w:rPr>
            <w:noProof/>
            <w:webHidden/>
          </w:rPr>
        </w:r>
        <w:r>
          <w:rPr>
            <w:noProof/>
            <w:webHidden/>
          </w:rPr>
          <w:fldChar w:fldCharType="separate"/>
        </w:r>
        <w:r>
          <w:rPr>
            <w:noProof/>
            <w:webHidden/>
          </w:rPr>
          <w:t>170</w:t>
        </w:r>
        <w:r>
          <w:rPr>
            <w:noProof/>
            <w:webHidden/>
          </w:rPr>
          <w:fldChar w:fldCharType="end"/>
        </w:r>
      </w:hyperlink>
    </w:p>
    <w:p w14:paraId="636B483E" w14:textId="2CDAAD3F"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358" w:history="1">
        <w:r w:rsidRPr="00B877F5">
          <w:rPr>
            <w:rStyle w:val="Hipervnculo"/>
            <w:noProof/>
          </w:rPr>
          <w:t>Figura 7.10 “Captura de pantalla de prueba 1-2-3 caso de uso N°1.14”</w:t>
        </w:r>
        <w:r>
          <w:rPr>
            <w:noProof/>
            <w:webHidden/>
          </w:rPr>
          <w:tab/>
        </w:r>
        <w:r>
          <w:rPr>
            <w:noProof/>
            <w:webHidden/>
          </w:rPr>
          <w:fldChar w:fldCharType="begin"/>
        </w:r>
        <w:r>
          <w:rPr>
            <w:noProof/>
            <w:webHidden/>
          </w:rPr>
          <w:instrText xml:space="preserve"> PAGEREF _Toc210409358 \h </w:instrText>
        </w:r>
        <w:r>
          <w:rPr>
            <w:noProof/>
            <w:webHidden/>
          </w:rPr>
        </w:r>
        <w:r>
          <w:rPr>
            <w:noProof/>
            <w:webHidden/>
          </w:rPr>
          <w:fldChar w:fldCharType="separate"/>
        </w:r>
        <w:r>
          <w:rPr>
            <w:noProof/>
            <w:webHidden/>
          </w:rPr>
          <w:t>173</w:t>
        </w:r>
        <w:r>
          <w:rPr>
            <w:noProof/>
            <w:webHidden/>
          </w:rPr>
          <w:fldChar w:fldCharType="end"/>
        </w:r>
      </w:hyperlink>
    </w:p>
    <w:p w14:paraId="39961E4A" w14:textId="5C1C8C6E"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360" w:history="1">
        <w:r w:rsidRPr="00B877F5">
          <w:rPr>
            <w:rStyle w:val="Hipervnculo"/>
            <w:noProof/>
          </w:rPr>
          <w:t>Figura 7.11 “Captura de pantalla de prueba 1-2-3 caso de uso N°1.15”</w:t>
        </w:r>
        <w:r>
          <w:rPr>
            <w:noProof/>
            <w:webHidden/>
          </w:rPr>
          <w:tab/>
        </w:r>
        <w:r>
          <w:rPr>
            <w:noProof/>
            <w:webHidden/>
          </w:rPr>
          <w:fldChar w:fldCharType="begin"/>
        </w:r>
        <w:r>
          <w:rPr>
            <w:noProof/>
            <w:webHidden/>
          </w:rPr>
          <w:instrText xml:space="preserve"> PAGEREF _Toc210409360 \h </w:instrText>
        </w:r>
        <w:r>
          <w:rPr>
            <w:noProof/>
            <w:webHidden/>
          </w:rPr>
        </w:r>
        <w:r>
          <w:rPr>
            <w:noProof/>
            <w:webHidden/>
          </w:rPr>
          <w:fldChar w:fldCharType="separate"/>
        </w:r>
        <w:r>
          <w:rPr>
            <w:noProof/>
            <w:webHidden/>
          </w:rPr>
          <w:t>177</w:t>
        </w:r>
        <w:r>
          <w:rPr>
            <w:noProof/>
            <w:webHidden/>
          </w:rPr>
          <w:fldChar w:fldCharType="end"/>
        </w:r>
      </w:hyperlink>
    </w:p>
    <w:p w14:paraId="6E10E248" w14:textId="1F89476D"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362" w:history="1">
        <w:r w:rsidRPr="00B877F5">
          <w:rPr>
            <w:rStyle w:val="Hipervnculo"/>
            <w:noProof/>
          </w:rPr>
          <w:t>Figura 7.12 “Captura de pantalla de prueba 1-2-3 caso de uso N°1.17”</w:t>
        </w:r>
        <w:r>
          <w:rPr>
            <w:noProof/>
            <w:webHidden/>
          </w:rPr>
          <w:tab/>
        </w:r>
        <w:r>
          <w:rPr>
            <w:noProof/>
            <w:webHidden/>
          </w:rPr>
          <w:fldChar w:fldCharType="begin"/>
        </w:r>
        <w:r>
          <w:rPr>
            <w:noProof/>
            <w:webHidden/>
          </w:rPr>
          <w:instrText xml:space="preserve"> PAGEREF _Toc210409362 \h </w:instrText>
        </w:r>
        <w:r>
          <w:rPr>
            <w:noProof/>
            <w:webHidden/>
          </w:rPr>
        </w:r>
        <w:r>
          <w:rPr>
            <w:noProof/>
            <w:webHidden/>
          </w:rPr>
          <w:fldChar w:fldCharType="separate"/>
        </w:r>
        <w:r>
          <w:rPr>
            <w:noProof/>
            <w:webHidden/>
          </w:rPr>
          <w:t>180</w:t>
        </w:r>
        <w:r>
          <w:rPr>
            <w:noProof/>
            <w:webHidden/>
          </w:rPr>
          <w:fldChar w:fldCharType="end"/>
        </w:r>
      </w:hyperlink>
    </w:p>
    <w:p w14:paraId="7804EF8D" w14:textId="238DC4B1"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364" w:history="1">
        <w:r w:rsidRPr="00B877F5">
          <w:rPr>
            <w:rStyle w:val="Hipervnculo"/>
            <w:noProof/>
          </w:rPr>
          <w:t>Figura 7.13 “Captura de pantalla de prueba 1-2-3 caso de uso N°1.18”</w:t>
        </w:r>
        <w:r>
          <w:rPr>
            <w:noProof/>
            <w:webHidden/>
          </w:rPr>
          <w:tab/>
        </w:r>
        <w:r>
          <w:rPr>
            <w:noProof/>
            <w:webHidden/>
          </w:rPr>
          <w:fldChar w:fldCharType="begin"/>
        </w:r>
        <w:r>
          <w:rPr>
            <w:noProof/>
            <w:webHidden/>
          </w:rPr>
          <w:instrText xml:space="preserve"> PAGEREF _Toc210409364 \h </w:instrText>
        </w:r>
        <w:r>
          <w:rPr>
            <w:noProof/>
            <w:webHidden/>
          </w:rPr>
        </w:r>
        <w:r>
          <w:rPr>
            <w:noProof/>
            <w:webHidden/>
          </w:rPr>
          <w:fldChar w:fldCharType="separate"/>
        </w:r>
        <w:r>
          <w:rPr>
            <w:noProof/>
            <w:webHidden/>
          </w:rPr>
          <w:t>183</w:t>
        </w:r>
        <w:r>
          <w:rPr>
            <w:noProof/>
            <w:webHidden/>
          </w:rPr>
          <w:fldChar w:fldCharType="end"/>
        </w:r>
      </w:hyperlink>
    </w:p>
    <w:p w14:paraId="3873EEA7" w14:textId="0C648D1D"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366" w:history="1">
        <w:r w:rsidRPr="00B877F5">
          <w:rPr>
            <w:rStyle w:val="Hipervnculo"/>
            <w:noProof/>
          </w:rPr>
          <w:t>Figura 7.14 “Captura de pantalla de prueba 1-2-3 caso de uso N°1.20”</w:t>
        </w:r>
        <w:r>
          <w:rPr>
            <w:noProof/>
            <w:webHidden/>
          </w:rPr>
          <w:tab/>
        </w:r>
        <w:r>
          <w:rPr>
            <w:noProof/>
            <w:webHidden/>
          </w:rPr>
          <w:fldChar w:fldCharType="begin"/>
        </w:r>
        <w:r>
          <w:rPr>
            <w:noProof/>
            <w:webHidden/>
          </w:rPr>
          <w:instrText xml:space="preserve"> PAGEREF _Toc210409366 \h </w:instrText>
        </w:r>
        <w:r>
          <w:rPr>
            <w:noProof/>
            <w:webHidden/>
          </w:rPr>
        </w:r>
        <w:r>
          <w:rPr>
            <w:noProof/>
            <w:webHidden/>
          </w:rPr>
          <w:fldChar w:fldCharType="separate"/>
        </w:r>
        <w:r>
          <w:rPr>
            <w:noProof/>
            <w:webHidden/>
          </w:rPr>
          <w:t>186</w:t>
        </w:r>
        <w:r>
          <w:rPr>
            <w:noProof/>
            <w:webHidden/>
          </w:rPr>
          <w:fldChar w:fldCharType="end"/>
        </w:r>
      </w:hyperlink>
    </w:p>
    <w:p w14:paraId="13180851" w14:textId="0BFB03EB"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368" w:history="1">
        <w:r w:rsidRPr="00B877F5">
          <w:rPr>
            <w:rStyle w:val="Hipervnculo"/>
            <w:noProof/>
          </w:rPr>
          <w:t>Figura 7.15 “Captura de pantalla de prueba 1-2-3 caso de uso N°1.21”</w:t>
        </w:r>
        <w:r>
          <w:rPr>
            <w:noProof/>
            <w:webHidden/>
          </w:rPr>
          <w:tab/>
        </w:r>
        <w:r>
          <w:rPr>
            <w:noProof/>
            <w:webHidden/>
          </w:rPr>
          <w:fldChar w:fldCharType="begin"/>
        </w:r>
        <w:r>
          <w:rPr>
            <w:noProof/>
            <w:webHidden/>
          </w:rPr>
          <w:instrText xml:space="preserve"> PAGEREF _Toc210409368 \h </w:instrText>
        </w:r>
        <w:r>
          <w:rPr>
            <w:noProof/>
            <w:webHidden/>
          </w:rPr>
        </w:r>
        <w:r>
          <w:rPr>
            <w:noProof/>
            <w:webHidden/>
          </w:rPr>
          <w:fldChar w:fldCharType="separate"/>
        </w:r>
        <w:r>
          <w:rPr>
            <w:noProof/>
            <w:webHidden/>
          </w:rPr>
          <w:t>189</w:t>
        </w:r>
        <w:r>
          <w:rPr>
            <w:noProof/>
            <w:webHidden/>
          </w:rPr>
          <w:fldChar w:fldCharType="end"/>
        </w:r>
      </w:hyperlink>
    </w:p>
    <w:p w14:paraId="55D3C032" w14:textId="39D32B68"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370" w:history="1">
        <w:r w:rsidRPr="00B877F5">
          <w:rPr>
            <w:rStyle w:val="Hipervnculo"/>
            <w:noProof/>
          </w:rPr>
          <w:t>Figura 7.16 “Captura de pantalla de prueba 1-2-3 caso de uso N°2.3”</w:t>
        </w:r>
        <w:r>
          <w:rPr>
            <w:noProof/>
            <w:webHidden/>
          </w:rPr>
          <w:tab/>
        </w:r>
        <w:r>
          <w:rPr>
            <w:noProof/>
            <w:webHidden/>
          </w:rPr>
          <w:fldChar w:fldCharType="begin"/>
        </w:r>
        <w:r>
          <w:rPr>
            <w:noProof/>
            <w:webHidden/>
          </w:rPr>
          <w:instrText xml:space="preserve"> PAGEREF _Toc210409370 \h </w:instrText>
        </w:r>
        <w:r>
          <w:rPr>
            <w:noProof/>
            <w:webHidden/>
          </w:rPr>
        </w:r>
        <w:r>
          <w:rPr>
            <w:noProof/>
            <w:webHidden/>
          </w:rPr>
          <w:fldChar w:fldCharType="separate"/>
        </w:r>
        <w:r>
          <w:rPr>
            <w:noProof/>
            <w:webHidden/>
          </w:rPr>
          <w:t>192</w:t>
        </w:r>
        <w:r>
          <w:rPr>
            <w:noProof/>
            <w:webHidden/>
          </w:rPr>
          <w:fldChar w:fldCharType="end"/>
        </w:r>
      </w:hyperlink>
    </w:p>
    <w:p w14:paraId="6D57BD7C" w14:textId="78F6DE4C"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372" w:history="1">
        <w:r w:rsidRPr="00B877F5">
          <w:rPr>
            <w:rStyle w:val="Hipervnculo"/>
            <w:noProof/>
          </w:rPr>
          <w:t>Figura 7.17 “Captura de pantalla de prueba 1-2-3 caso de uso N°2.5”</w:t>
        </w:r>
        <w:r>
          <w:rPr>
            <w:noProof/>
            <w:webHidden/>
          </w:rPr>
          <w:tab/>
        </w:r>
        <w:r>
          <w:rPr>
            <w:noProof/>
            <w:webHidden/>
          </w:rPr>
          <w:fldChar w:fldCharType="begin"/>
        </w:r>
        <w:r>
          <w:rPr>
            <w:noProof/>
            <w:webHidden/>
          </w:rPr>
          <w:instrText xml:space="preserve"> PAGEREF _Toc210409372 \h </w:instrText>
        </w:r>
        <w:r>
          <w:rPr>
            <w:noProof/>
            <w:webHidden/>
          </w:rPr>
        </w:r>
        <w:r>
          <w:rPr>
            <w:noProof/>
            <w:webHidden/>
          </w:rPr>
          <w:fldChar w:fldCharType="separate"/>
        </w:r>
        <w:r>
          <w:rPr>
            <w:noProof/>
            <w:webHidden/>
          </w:rPr>
          <w:t>195</w:t>
        </w:r>
        <w:r>
          <w:rPr>
            <w:noProof/>
            <w:webHidden/>
          </w:rPr>
          <w:fldChar w:fldCharType="end"/>
        </w:r>
      </w:hyperlink>
    </w:p>
    <w:p w14:paraId="4445E69B" w14:textId="439A9759"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374" w:history="1">
        <w:r w:rsidRPr="00B877F5">
          <w:rPr>
            <w:rStyle w:val="Hipervnculo"/>
            <w:noProof/>
          </w:rPr>
          <w:t>Figura 7.18 “Captura de pantalla de prueba 1-2-3 caso de uso N°2.6.1”</w:t>
        </w:r>
        <w:r>
          <w:rPr>
            <w:noProof/>
            <w:webHidden/>
          </w:rPr>
          <w:tab/>
        </w:r>
        <w:r>
          <w:rPr>
            <w:noProof/>
            <w:webHidden/>
          </w:rPr>
          <w:fldChar w:fldCharType="begin"/>
        </w:r>
        <w:r>
          <w:rPr>
            <w:noProof/>
            <w:webHidden/>
          </w:rPr>
          <w:instrText xml:space="preserve"> PAGEREF _Toc210409374 \h </w:instrText>
        </w:r>
        <w:r>
          <w:rPr>
            <w:noProof/>
            <w:webHidden/>
          </w:rPr>
        </w:r>
        <w:r>
          <w:rPr>
            <w:noProof/>
            <w:webHidden/>
          </w:rPr>
          <w:fldChar w:fldCharType="separate"/>
        </w:r>
        <w:r>
          <w:rPr>
            <w:noProof/>
            <w:webHidden/>
          </w:rPr>
          <w:t>199</w:t>
        </w:r>
        <w:r>
          <w:rPr>
            <w:noProof/>
            <w:webHidden/>
          </w:rPr>
          <w:fldChar w:fldCharType="end"/>
        </w:r>
      </w:hyperlink>
    </w:p>
    <w:p w14:paraId="23E9258E" w14:textId="641A39DC"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376" w:history="1">
        <w:r w:rsidRPr="00B877F5">
          <w:rPr>
            <w:rStyle w:val="Hipervnculo"/>
            <w:noProof/>
          </w:rPr>
          <w:t>Figura 7.19 “Captura de pantalla de prueba 1-2-3 caso de uso N°2.6.2”</w:t>
        </w:r>
        <w:r>
          <w:rPr>
            <w:noProof/>
            <w:webHidden/>
          </w:rPr>
          <w:tab/>
        </w:r>
        <w:r>
          <w:rPr>
            <w:noProof/>
            <w:webHidden/>
          </w:rPr>
          <w:fldChar w:fldCharType="begin"/>
        </w:r>
        <w:r>
          <w:rPr>
            <w:noProof/>
            <w:webHidden/>
          </w:rPr>
          <w:instrText xml:space="preserve"> PAGEREF _Toc210409376 \h </w:instrText>
        </w:r>
        <w:r>
          <w:rPr>
            <w:noProof/>
            <w:webHidden/>
          </w:rPr>
        </w:r>
        <w:r>
          <w:rPr>
            <w:noProof/>
            <w:webHidden/>
          </w:rPr>
          <w:fldChar w:fldCharType="separate"/>
        </w:r>
        <w:r>
          <w:rPr>
            <w:noProof/>
            <w:webHidden/>
          </w:rPr>
          <w:t>202</w:t>
        </w:r>
        <w:r>
          <w:rPr>
            <w:noProof/>
            <w:webHidden/>
          </w:rPr>
          <w:fldChar w:fldCharType="end"/>
        </w:r>
      </w:hyperlink>
    </w:p>
    <w:p w14:paraId="6FB20BDA" w14:textId="6C9BC1EB"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378" w:history="1">
        <w:r w:rsidRPr="00B877F5">
          <w:rPr>
            <w:rStyle w:val="Hipervnculo"/>
            <w:noProof/>
          </w:rPr>
          <w:t>Figura 7.20 “Captura de pantalla de prueba 1-2-3 caso de uso N°3.1.1”</w:t>
        </w:r>
        <w:r>
          <w:rPr>
            <w:noProof/>
            <w:webHidden/>
          </w:rPr>
          <w:tab/>
        </w:r>
        <w:r>
          <w:rPr>
            <w:noProof/>
            <w:webHidden/>
          </w:rPr>
          <w:fldChar w:fldCharType="begin"/>
        </w:r>
        <w:r>
          <w:rPr>
            <w:noProof/>
            <w:webHidden/>
          </w:rPr>
          <w:instrText xml:space="preserve"> PAGEREF _Toc210409378 \h </w:instrText>
        </w:r>
        <w:r>
          <w:rPr>
            <w:noProof/>
            <w:webHidden/>
          </w:rPr>
        </w:r>
        <w:r>
          <w:rPr>
            <w:noProof/>
            <w:webHidden/>
          </w:rPr>
          <w:fldChar w:fldCharType="separate"/>
        </w:r>
        <w:r>
          <w:rPr>
            <w:noProof/>
            <w:webHidden/>
          </w:rPr>
          <w:t>205</w:t>
        </w:r>
        <w:r>
          <w:rPr>
            <w:noProof/>
            <w:webHidden/>
          </w:rPr>
          <w:fldChar w:fldCharType="end"/>
        </w:r>
      </w:hyperlink>
    </w:p>
    <w:p w14:paraId="19FC53E1" w14:textId="3E391CBA"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380" w:history="1">
        <w:r w:rsidRPr="00B877F5">
          <w:rPr>
            <w:rStyle w:val="Hipervnculo"/>
            <w:noProof/>
          </w:rPr>
          <w:t>Figura 7.21 “Captura de pantalla de prueba 1-2-3 caso de uso N°3.1.2”</w:t>
        </w:r>
        <w:r>
          <w:rPr>
            <w:noProof/>
            <w:webHidden/>
          </w:rPr>
          <w:tab/>
        </w:r>
        <w:r>
          <w:rPr>
            <w:noProof/>
            <w:webHidden/>
          </w:rPr>
          <w:fldChar w:fldCharType="begin"/>
        </w:r>
        <w:r>
          <w:rPr>
            <w:noProof/>
            <w:webHidden/>
          </w:rPr>
          <w:instrText xml:space="preserve"> PAGEREF _Toc210409380 \h </w:instrText>
        </w:r>
        <w:r>
          <w:rPr>
            <w:noProof/>
            <w:webHidden/>
          </w:rPr>
        </w:r>
        <w:r>
          <w:rPr>
            <w:noProof/>
            <w:webHidden/>
          </w:rPr>
          <w:fldChar w:fldCharType="separate"/>
        </w:r>
        <w:r>
          <w:rPr>
            <w:noProof/>
            <w:webHidden/>
          </w:rPr>
          <w:t>209</w:t>
        </w:r>
        <w:r>
          <w:rPr>
            <w:noProof/>
            <w:webHidden/>
          </w:rPr>
          <w:fldChar w:fldCharType="end"/>
        </w:r>
      </w:hyperlink>
    </w:p>
    <w:p w14:paraId="7D772B4B" w14:textId="4BE2315F"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382" w:history="1">
        <w:r w:rsidRPr="00B877F5">
          <w:rPr>
            <w:rStyle w:val="Hipervnculo"/>
            <w:noProof/>
          </w:rPr>
          <w:t>Figura 7.22 “Captura de pantalla de prueba 1-2-3 caso de uso N°3.2”</w:t>
        </w:r>
        <w:r>
          <w:rPr>
            <w:noProof/>
            <w:webHidden/>
          </w:rPr>
          <w:tab/>
        </w:r>
        <w:r>
          <w:rPr>
            <w:noProof/>
            <w:webHidden/>
          </w:rPr>
          <w:fldChar w:fldCharType="begin"/>
        </w:r>
        <w:r>
          <w:rPr>
            <w:noProof/>
            <w:webHidden/>
          </w:rPr>
          <w:instrText xml:space="preserve"> PAGEREF _Toc210409382 \h </w:instrText>
        </w:r>
        <w:r>
          <w:rPr>
            <w:noProof/>
            <w:webHidden/>
          </w:rPr>
        </w:r>
        <w:r>
          <w:rPr>
            <w:noProof/>
            <w:webHidden/>
          </w:rPr>
          <w:fldChar w:fldCharType="separate"/>
        </w:r>
        <w:r>
          <w:rPr>
            <w:noProof/>
            <w:webHidden/>
          </w:rPr>
          <w:t>212</w:t>
        </w:r>
        <w:r>
          <w:rPr>
            <w:noProof/>
            <w:webHidden/>
          </w:rPr>
          <w:fldChar w:fldCharType="end"/>
        </w:r>
      </w:hyperlink>
    </w:p>
    <w:p w14:paraId="1EA8E392" w14:textId="359A4691"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384" w:history="1">
        <w:r w:rsidRPr="00B877F5">
          <w:rPr>
            <w:rStyle w:val="Hipervnculo"/>
            <w:noProof/>
          </w:rPr>
          <w:t>Figura 7.23 “Captura de pantalla de prueba 1-2-3 caso de uso N°3.3”</w:t>
        </w:r>
        <w:r>
          <w:rPr>
            <w:noProof/>
            <w:webHidden/>
          </w:rPr>
          <w:tab/>
        </w:r>
        <w:r>
          <w:rPr>
            <w:noProof/>
            <w:webHidden/>
          </w:rPr>
          <w:fldChar w:fldCharType="begin"/>
        </w:r>
        <w:r>
          <w:rPr>
            <w:noProof/>
            <w:webHidden/>
          </w:rPr>
          <w:instrText xml:space="preserve"> PAGEREF _Toc210409384 \h </w:instrText>
        </w:r>
        <w:r>
          <w:rPr>
            <w:noProof/>
            <w:webHidden/>
          </w:rPr>
        </w:r>
        <w:r>
          <w:rPr>
            <w:noProof/>
            <w:webHidden/>
          </w:rPr>
          <w:fldChar w:fldCharType="separate"/>
        </w:r>
        <w:r>
          <w:rPr>
            <w:noProof/>
            <w:webHidden/>
          </w:rPr>
          <w:t>215</w:t>
        </w:r>
        <w:r>
          <w:rPr>
            <w:noProof/>
            <w:webHidden/>
          </w:rPr>
          <w:fldChar w:fldCharType="end"/>
        </w:r>
      </w:hyperlink>
    </w:p>
    <w:p w14:paraId="39AE238C" w14:textId="335F2D85"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386" w:history="1">
        <w:r w:rsidRPr="00B877F5">
          <w:rPr>
            <w:rStyle w:val="Hipervnculo"/>
            <w:noProof/>
          </w:rPr>
          <w:t>Figura 7.24 “Captura de pantalla de prueba 1-2-3 caso de uso N°3.4”</w:t>
        </w:r>
        <w:r>
          <w:rPr>
            <w:noProof/>
            <w:webHidden/>
          </w:rPr>
          <w:tab/>
        </w:r>
        <w:r>
          <w:rPr>
            <w:noProof/>
            <w:webHidden/>
          </w:rPr>
          <w:fldChar w:fldCharType="begin"/>
        </w:r>
        <w:r>
          <w:rPr>
            <w:noProof/>
            <w:webHidden/>
          </w:rPr>
          <w:instrText xml:space="preserve"> PAGEREF _Toc210409386 \h </w:instrText>
        </w:r>
        <w:r>
          <w:rPr>
            <w:noProof/>
            <w:webHidden/>
          </w:rPr>
        </w:r>
        <w:r>
          <w:rPr>
            <w:noProof/>
            <w:webHidden/>
          </w:rPr>
          <w:fldChar w:fldCharType="separate"/>
        </w:r>
        <w:r>
          <w:rPr>
            <w:noProof/>
            <w:webHidden/>
          </w:rPr>
          <w:t>218</w:t>
        </w:r>
        <w:r>
          <w:rPr>
            <w:noProof/>
            <w:webHidden/>
          </w:rPr>
          <w:fldChar w:fldCharType="end"/>
        </w:r>
      </w:hyperlink>
    </w:p>
    <w:p w14:paraId="6F7AA63A" w14:textId="7D93D03F"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388" w:history="1">
        <w:r w:rsidRPr="00B877F5">
          <w:rPr>
            <w:rStyle w:val="Hipervnculo"/>
            <w:noProof/>
          </w:rPr>
          <w:t>Figura 7.25 “Captura de pantalla de prueba 1-2-3 caso de uso N°3.5”</w:t>
        </w:r>
        <w:r>
          <w:rPr>
            <w:noProof/>
            <w:webHidden/>
          </w:rPr>
          <w:tab/>
        </w:r>
        <w:r>
          <w:rPr>
            <w:noProof/>
            <w:webHidden/>
          </w:rPr>
          <w:fldChar w:fldCharType="begin"/>
        </w:r>
        <w:r>
          <w:rPr>
            <w:noProof/>
            <w:webHidden/>
          </w:rPr>
          <w:instrText xml:space="preserve"> PAGEREF _Toc210409388 \h </w:instrText>
        </w:r>
        <w:r>
          <w:rPr>
            <w:noProof/>
            <w:webHidden/>
          </w:rPr>
        </w:r>
        <w:r>
          <w:rPr>
            <w:noProof/>
            <w:webHidden/>
          </w:rPr>
          <w:fldChar w:fldCharType="separate"/>
        </w:r>
        <w:r>
          <w:rPr>
            <w:noProof/>
            <w:webHidden/>
          </w:rPr>
          <w:t>221</w:t>
        </w:r>
        <w:r>
          <w:rPr>
            <w:noProof/>
            <w:webHidden/>
          </w:rPr>
          <w:fldChar w:fldCharType="end"/>
        </w:r>
      </w:hyperlink>
    </w:p>
    <w:p w14:paraId="1633281C" w14:textId="312E3A95"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390" w:history="1">
        <w:r w:rsidRPr="00B877F5">
          <w:rPr>
            <w:rStyle w:val="Hipervnculo"/>
            <w:noProof/>
          </w:rPr>
          <w:t>Figura 7.26 “Captura de pantalla de prueba 1-2-3 caso de uso N°3.6”</w:t>
        </w:r>
        <w:r>
          <w:rPr>
            <w:noProof/>
            <w:webHidden/>
          </w:rPr>
          <w:tab/>
        </w:r>
        <w:r>
          <w:rPr>
            <w:noProof/>
            <w:webHidden/>
          </w:rPr>
          <w:fldChar w:fldCharType="begin"/>
        </w:r>
        <w:r>
          <w:rPr>
            <w:noProof/>
            <w:webHidden/>
          </w:rPr>
          <w:instrText xml:space="preserve"> PAGEREF _Toc210409390 \h </w:instrText>
        </w:r>
        <w:r>
          <w:rPr>
            <w:noProof/>
            <w:webHidden/>
          </w:rPr>
        </w:r>
        <w:r>
          <w:rPr>
            <w:noProof/>
            <w:webHidden/>
          </w:rPr>
          <w:fldChar w:fldCharType="separate"/>
        </w:r>
        <w:r>
          <w:rPr>
            <w:noProof/>
            <w:webHidden/>
          </w:rPr>
          <w:t>224</w:t>
        </w:r>
        <w:r>
          <w:rPr>
            <w:noProof/>
            <w:webHidden/>
          </w:rPr>
          <w:fldChar w:fldCharType="end"/>
        </w:r>
      </w:hyperlink>
    </w:p>
    <w:p w14:paraId="7FE1C97A" w14:textId="330A072C"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392" w:history="1">
        <w:r w:rsidRPr="00B877F5">
          <w:rPr>
            <w:rStyle w:val="Hipervnculo"/>
            <w:noProof/>
          </w:rPr>
          <w:t>Figura 7.27 “Captura de pantalla de prueba 1-2-3 caso de uso N°3.7”</w:t>
        </w:r>
        <w:r>
          <w:rPr>
            <w:noProof/>
            <w:webHidden/>
          </w:rPr>
          <w:tab/>
        </w:r>
        <w:r>
          <w:rPr>
            <w:noProof/>
            <w:webHidden/>
          </w:rPr>
          <w:fldChar w:fldCharType="begin"/>
        </w:r>
        <w:r>
          <w:rPr>
            <w:noProof/>
            <w:webHidden/>
          </w:rPr>
          <w:instrText xml:space="preserve"> PAGEREF _Toc210409392 \h </w:instrText>
        </w:r>
        <w:r>
          <w:rPr>
            <w:noProof/>
            <w:webHidden/>
          </w:rPr>
        </w:r>
        <w:r>
          <w:rPr>
            <w:noProof/>
            <w:webHidden/>
          </w:rPr>
          <w:fldChar w:fldCharType="separate"/>
        </w:r>
        <w:r>
          <w:rPr>
            <w:noProof/>
            <w:webHidden/>
          </w:rPr>
          <w:t>227</w:t>
        </w:r>
        <w:r>
          <w:rPr>
            <w:noProof/>
            <w:webHidden/>
          </w:rPr>
          <w:fldChar w:fldCharType="end"/>
        </w:r>
      </w:hyperlink>
    </w:p>
    <w:p w14:paraId="2BCE345C" w14:textId="06E1DE45"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394" w:history="1">
        <w:r w:rsidRPr="00B877F5">
          <w:rPr>
            <w:rStyle w:val="Hipervnculo"/>
            <w:noProof/>
          </w:rPr>
          <w:t>Figura 7.28 “Captura de pantalla de prueba 1-2-3 caso de uso N°4.1.1”</w:t>
        </w:r>
        <w:r>
          <w:rPr>
            <w:noProof/>
            <w:webHidden/>
          </w:rPr>
          <w:tab/>
        </w:r>
        <w:r>
          <w:rPr>
            <w:noProof/>
            <w:webHidden/>
          </w:rPr>
          <w:fldChar w:fldCharType="begin"/>
        </w:r>
        <w:r>
          <w:rPr>
            <w:noProof/>
            <w:webHidden/>
          </w:rPr>
          <w:instrText xml:space="preserve"> PAGEREF _Toc210409394 \h </w:instrText>
        </w:r>
        <w:r>
          <w:rPr>
            <w:noProof/>
            <w:webHidden/>
          </w:rPr>
        </w:r>
        <w:r>
          <w:rPr>
            <w:noProof/>
            <w:webHidden/>
          </w:rPr>
          <w:fldChar w:fldCharType="separate"/>
        </w:r>
        <w:r>
          <w:rPr>
            <w:noProof/>
            <w:webHidden/>
          </w:rPr>
          <w:t>230</w:t>
        </w:r>
        <w:r>
          <w:rPr>
            <w:noProof/>
            <w:webHidden/>
          </w:rPr>
          <w:fldChar w:fldCharType="end"/>
        </w:r>
      </w:hyperlink>
    </w:p>
    <w:p w14:paraId="546F1074" w14:textId="25EC50AF"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396" w:history="1">
        <w:r w:rsidRPr="00B877F5">
          <w:rPr>
            <w:rStyle w:val="Hipervnculo"/>
            <w:noProof/>
          </w:rPr>
          <w:t>Figura 7.29 “Captura de pantalla de prueba 1-2-3 caso de uso N°4.1.2”</w:t>
        </w:r>
        <w:r>
          <w:rPr>
            <w:noProof/>
            <w:webHidden/>
          </w:rPr>
          <w:tab/>
        </w:r>
        <w:r>
          <w:rPr>
            <w:noProof/>
            <w:webHidden/>
          </w:rPr>
          <w:fldChar w:fldCharType="begin"/>
        </w:r>
        <w:r>
          <w:rPr>
            <w:noProof/>
            <w:webHidden/>
          </w:rPr>
          <w:instrText xml:space="preserve"> PAGEREF _Toc210409396 \h </w:instrText>
        </w:r>
        <w:r>
          <w:rPr>
            <w:noProof/>
            <w:webHidden/>
          </w:rPr>
        </w:r>
        <w:r>
          <w:rPr>
            <w:noProof/>
            <w:webHidden/>
          </w:rPr>
          <w:fldChar w:fldCharType="separate"/>
        </w:r>
        <w:r>
          <w:rPr>
            <w:noProof/>
            <w:webHidden/>
          </w:rPr>
          <w:t>233</w:t>
        </w:r>
        <w:r>
          <w:rPr>
            <w:noProof/>
            <w:webHidden/>
          </w:rPr>
          <w:fldChar w:fldCharType="end"/>
        </w:r>
      </w:hyperlink>
    </w:p>
    <w:p w14:paraId="2AF9591C" w14:textId="2D0A0CC0"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398" w:history="1">
        <w:r w:rsidRPr="00B877F5">
          <w:rPr>
            <w:rStyle w:val="Hipervnculo"/>
            <w:noProof/>
          </w:rPr>
          <w:t>Figura 7.30 “Captura de pantalla de prueba 1-2-3 caso de uso N°4.2”</w:t>
        </w:r>
        <w:r>
          <w:rPr>
            <w:noProof/>
            <w:webHidden/>
          </w:rPr>
          <w:tab/>
        </w:r>
        <w:r>
          <w:rPr>
            <w:noProof/>
            <w:webHidden/>
          </w:rPr>
          <w:fldChar w:fldCharType="begin"/>
        </w:r>
        <w:r>
          <w:rPr>
            <w:noProof/>
            <w:webHidden/>
          </w:rPr>
          <w:instrText xml:space="preserve"> PAGEREF _Toc210409398 \h </w:instrText>
        </w:r>
        <w:r>
          <w:rPr>
            <w:noProof/>
            <w:webHidden/>
          </w:rPr>
        </w:r>
        <w:r>
          <w:rPr>
            <w:noProof/>
            <w:webHidden/>
          </w:rPr>
          <w:fldChar w:fldCharType="separate"/>
        </w:r>
        <w:r>
          <w:rPr>
            <w:noProof/>
            <w:webHidden/>
          </w:rPr>
          <w:t>236</w:t>
        </w:r>
        <w:r>
          <w:rPr>
            <w:noProof/>
            <w:webHidden/>
          </w:rPr>
          <w:fldChar w:fldCharType="end"/>
        </w:r>
      </w:hyperlink>
    </w:p>
    <w:p w14:paraId="2FAE4DDD" w14:textId="5F76C5BD"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400" w:history="1">
        <w:r w:rsidRPr="00B877F5">
          <w:rPr>
            <w:rStyle w:val="Hipervnculo"/>
            <w:noProof/>
          </w:rPr>
          <w:t>Figura 7.31 “Captura de pantalla de prueba 1-2-3 caso de uso N°4.3”</w:t>
        </w:r>
        <w:r>
          <w:rPr>
            <w:noProof/>
            <w:webHidden/>
          </w:rPr>
          <w:tab/>
        </w:r>
        <w:r>
          <w:rPr>
            <w:noProof/>
            <w:webHidden/>
          </w:rPr>
          <w:fldChar w:fldCharType="begin"/>
        </w:r>
        <w:r>
          <w:rPr>
            <w:noProof/>
            <w:webHidden/>
          </w:rPr>
          <w:instrText xml:space="preserve"> PAGEREF _Toc210409400 \h </w:instrText>
        </w:r>
        <w:r>
          <w:rPr>
            <w:noProof/>
            <w:webHidden/>
          </w:rPr>
        </w:r>
        <w:r>
          <w:rPr>
            <w:noProof/>
            <w:webHidden/>
          </w:rPr>
          <w:fldChar w:fldCharType="separate"/>
        </w:r>
        <w:r>
          <w:rPr>
            <w:noProof/>
            <w:webHidden/>
          </w:rPr>
          <w:t>240</w:t>
        </w:r>
        <w:r>
          <w:rPr>
            <w:noProof/>
            <w:webHidden/>
          </w:rPr>
          <w:fldChar w:fldCharType="end"/>
        </w:r>
      </w:hyperlink>
    </w:p>
    <w:p w14:paraId="5D17A384" w14:textId="34B62484"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402" w:history="1">
        <w:r w:rsidRPr="00B877F5">
          <w:rPr>
            <w:rStyle w:val="Hipervnculo"/>
            <w:noProof/>
          </w:rPr>
          <w:t>Figura 7.32 “Captura de pantalla de prueba 1-2-3 caso de uso N°4.4”</w:t>
        </w:r>
        <w:r>
          <w:rPr>
            <w:noProof/>
            <w:webHidden/>
          </w:rPr>
          <w:tab/>
        </w:r>
        <w:r>
          <w:rPr>
            <w:noProof/>
            <w:webHidden/>
          </w:rPr>
          <w:fldChar w:fldCharType="begin"/>
        </w:r>
        <w:r>
          <w:rPr>
            <w:noProof/>
            <w:webHidden/>
          </w:rPr>
          <w:instrText xml:space="preserve"> PAGEREF _Toc210409402 \h </w:instrText>
        </w:r>
        <w:r>
          <w:rPr>
            <w:noProof/>
            <w:webHidden/>
          </w:rPr>
        </w:r>
        <w:r>
          <w:rPr>
            <w:noProof/>
            <w:webHidden/>
          </w:rPr>
          <w:fldChar w:fldCharType="separate"/>
        </w:r>
        <w:r>
          <w:rPr>
            <w:noProof/>
            <w:webHidden/>
          </w:rPr>
          <w:t>243</w:t>
        </w:r>
        <w:r>
          <w:rPr>
            <w:noProof/>
            <w:webHidden/>
          </w:rPr>
          <w:fldChar w:fldCharType="end"/>
        </w:r>
      </w:hyperlink>
    </w:p>
    <w:p w14:paraId="7572D9AF" w14:textId="47DCEE43"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404" w:history="1">
        <w:r w:rsidRPr="00B877F5">
          <w:rPr>
            <w:rStyle w:val="Hipervnculo"/>
            <w:noProof/>
          </w:rPr>
          <w:t>Figura 7.33 “Captura de pantalla de prueba 1-2-3 caso de uso N°4.6”</w:t>
        </w:r>
        <w:r>
          <w:rPr>
            <w:noProof/>
            <w:webHidden/>
          </w:rPr>
          <w:tab/>
        </w:r>
        <w:r>
          <w:rPr>
            <w:noProof/>
            <w:webHidden/>
          </w:rPr>
          <w:fldChar w:fldCharType="begin"/>
        </w:r>
        <w:r>
          <w:rPr>
            <w:noProof/>
            <w:webHidden/>
          </w:rPr>
          <w:instrText xml:space="preserve"> PAGEREF _Toc210409404 \h </w:instrText>
        </w:r>
        <w:r>
          <w:rPr>
            <w:noProof/>
            <w:webHidden/>
          </w:rPr>
        </w:r>
        <w:r>
          <w:rPr>
            <w:noProof/>
            <w:webHidden/>
          </w:rPr>
          <w:fldChar w:fldCharType="separate"/>
        </w:r>
        <w:r>
          <w:rPr>
            <w:noProof/>
            <w:webHidden/>
          </w:rPr>
          <w:t>246</w:t>
        </w:r>
        <w:r>
          <w:rPr>
            <w:noProof/>
            <w:webHidden/>
          </w:rPr>
          <w:fldChar w:fldCharType="end"/>
        </w:r>
      </w:hyperlink>
    </w:p>
    <w:p w14:paraId="309598D2" w14:textId="01AD4CC5"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406" w:history="1">
        <w:r w:rsidRPr="00B877F5">
          <w:rPr>
            <w:rStyle w:val="Hipervnculo"/>
            <w:noProof/>
          </w:rPr>
          <w:t>Figura 7.34 “Captura de pantalla de prueba 1-2-3 caso de uso N°4.7”</w:t>
        </w:r>
        <w:r>
          <w:rPr>
            <w:noProof/>
            <w:webHidden/>
          </w:rPr>
          <w:tab/>
        </w:r>
        <w:r>
          <w:rPr>
            <w:noProof/>
            <w:webHidden/>
          </w:rPr>
          <w:fldChar w:fldCharType="begin"/>
        </w:r>
        <w:r>
          <w:rPr>
            <w:noProof/>
            <w:webHidden/>
          </w:rPr>
          <w:instrText xml:space="preserve"> PAGEREF _Toc210409406 \h </w:instrText>
        </w:r>
        <w:r>
          <w:rPr>
            <w:noProof/>
            <w:webHidden/>
          </w:rPr>
        </w:r>
        <w:r>
          <w:rPr>
            <w:noProof/>
            <w:webHidden/>
          </w:rPr>
          <w:fldChar w:fldCharType="separate"/>
        </w:r>
        <w:r>
          <w:rPr>
            <w:noProof/>
            <w:webHidden/>
          </w:rPr>
          <w:t>249</w:t>
        </w:r>
        <w:r>
          <w:rPr>
            <w:noProof/>
            <w:webHidden/>
          </w:rPr>
          <w:fldChar w:fldCharType="end"/>
        </w:r>
      </w:hyperlink>
    </w:p>
    <w:p w14:paraId="0B7FD71F" w14:textId="14C39D4B"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408" w:history="1">
        <w:r w:rsidRPr="00B877F5">
          <w:rPr>
            <w:rStyle w:val="Hipervnculo"/>
            <w:noProof/>
          </w:rPr>
          <w:t>Figura 7.35 “Captura de pantalla de prueba 1-2-3 caso de uso N°5.1”</w:t>
        </w:r>
        <w:r>
          <w:rPr>
            <w:noProof/>
            <w:webHidden/>
          </w:rPr>
          <w:tab/>
        </w:r>
        <w:r>
          <w:rPr>
            <w:noProof/>
            <w:webHidden/>
          </w:rPr>
          <w:fldChar w:fldCharType="begin"/>
        </w:r>
        <w:r>
          <w:rPr>
            <w:noProof/>
            <w:webHidden/>
          </w:rPr>
          <w:instrText xml:space="preserve"> PAGEREF _Toc210409408 \h </w:instrText>
        </w:r>
        <w:r>
          <w:rPr>
            <w:noProof/>
            <w:webHidden/>
          </w:rPr>
        </w:r>
        <w:r>
          <w:rPr>
            <w:noProof/>
            <w:webHidden/>
          </w:rPr>
          <w:fldChar w:fldCharType="separate"/>
        </w:r>
        <w:r>
          <w:rPr>
            <w:noProof/>
            <w:webHidden/>
          </w:rPr>
          <w:t>252</w:t>
        </w:r>
        <w:r>
          <w:rPr>
            <w:noProof/>
            <w:webHidden/>
          </w:rPr>
          <w:fldChar w:fldCharType="end"/>
        </w:r>
      </w:hyperlink>
    </w:p>
    <w:p w14:paraId="58754ABE" w14:textId="542A8A23"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410" w:history="1">
        <w:r w:rsidRPr="00B877F5">
          <w:rPr>
            <w:rStyle w:val="Hipervnculo"/>
            <w:noProof/>
          </w:rPr>
          <w:t>Figura 7.36 “Captura de pantalla de prueba 1-2-3 caso de uso N°5.2”</w:t>
        </w:r>
        <w:r>
          <w:rPr>
            <w:noProof/>
            <w:webHidden/>
          </w:rPr>
          <w:tab/>
        </w:r>
        <w:r>
          <w:rPr>
            <w:noProof/>
            <w:webHidden/>
          </w:rPr>
          <w:fldChar w:fldCharType="begin"/>
        </w:r>
        <w:r>
          <w:rPr>
            <w:noProof/>
            <w:webHidden/>
          </w:rPr>
          <w:instrText xml:space="preserve"> PAGEREF _Toc210409410 \h </w:instrText>
        </w:r>
        <w:r>
          <w:rPr>
            <w:noProof/>
            <w:webHidden/>
          </w:rPr>
        </w:r>
        <w:r>
          <w:rPr>
            <w:noProof/>
            <w:webHidden/>
          </w:rPr>
          <w:fldChar w:fldCharType="separate"/>
        </w:r>
        <w:r>
          <w:rPr>
            <w:noProof/>
            <w:webHidden/>
          </w:rPr>
          <w:t>255</w:t>
        </w:r>
        <w:r>
          <w:rPr>
            <w:noProof/>
            <w:webHidden/>
          </w:rPr>
          <w:fldChar w:fldCharType="end"/>
        </w:r>
      </w:hyperlink>
    </w:p>
    <w:p w14:paraId="5C9D1963" w14:textId="06343667"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412" w:history="1">
        <w:r w:rsidRPr="00B877F5">
          <w:rPr>
            <w:rStyle w:val="Hipervnculo"/>
            <w:noProof/>
          </w:rPr>
          <w:t>Figura 7.37 “Captura de pantalla de prueba 1-2 caso de uso N°5.3”</w:t>
        </w:r>
        <w:r>
          <w:rPr>
            <w:noProof/>
            <w:webHidden/>
          </w:rPr>
          <w:tab/>
        </w:r>
        <w:r>
          <w:rPr>
            <w:noProof/>
            <w:webHidden/>
          </w:rPr>
          <w:fldChar w:fldCharType="begin"/>
        </w:r>
        <w:r>
          <w:rPr>
            <w:noProof/>
            <w:webHidden/>
          </w:rPr>
          <w:instrText xml:space="preserve"> PAGEREF _Toc210409412 \h </w:instrText>
        </w:r>
        <w:r>
          <w:rPr>
            <w:noProof/>
            <w:webHidden/>
          </w:rPr>
        </w:r>
        <w:r>
          <w:rPr>
            <w:noProof/>
            <w:webHidden/>
          </w:rPr>
          <w:fldChar w:fldCharType="separate"/>
        </w:r>
        <w:r>
          <w:rPr>
            <w:noProof/>
            <w:webHidden/>
          </w:rPr>
          <w:t>258</w:t>
        </w:r>
        <w:r>
          <w:rPr>
            <w:noProof/>
            <w:webHidden/>
          </w:rPr>
          <w:fldChar w:fldCharType="end"/>
        </w:r>
      </w:hyperlink>
    </w:p>
    <w:p w14:paraId="6CE1C366" w14:textId="0943F06A"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414" w:history="1">
        <w:r w:rsidRPr="00B877F5">
          <w:rPr>
            <w:rStyle w:val="Hipervnculo"/>
            <w:noProof/>
          </w:rPr>
          <w:t>Figura 7.38 “Captura de pantalla de prueba 1-2-3 caso de uso N°5.4”</w:t>
        </w:r>
        <w:r>
          <w:rPr>
            <w:noProof/>
            <w:webHidden/>
          </w:rPr>
          <w:tab/>
        </w:r>
        <w:r>
          <w:rPr>
            <w:noProof/>
            <w:webHidden/>
          </w:rPr>
          <w:fldChar w:fldCharType="begin"/>
        </w:r>
        <w:r>
          <w:rPr>
            <w:noProof/>
            <w:webHidden/>
          </w:rPr>
          <w:instrText xml:space="preserve"> PAGEREF _Toc210409414 \h </w:instrText>
        </w:r>
        <w:r>
          <w:rPr>
            <w:noProof/>
            <w:webHidden/>
          </w:rPr>
        </w:r>
        <w:r>
          <w:rPr>
            <w:noProof/>
            <w:webHidden/>
          </w:rPr>
          <w:fldChar w:fldCharType="separate"/>
        </w:r>
        <w:r>
          <w:rPr>
            <w:noProof/>
            <w:webHidden/>
          </w:rPr>
          <w:t>261</w:t>
        </w:r>
        <w:r>
          <w:rPr>
            <w:noProof/>
            <w:webHidden/>
          </w:rPr>
          <w:fldChar w:fldCharType="end"/>
        </w:r>
      </w:hyperlink>
    </w:p>
    <w:p w14:paraId="4B7B379B" w14:textId="10DF898F"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416" w:history="1">
        <w:r w:rsidRPr="00B877F5">
          <w:rPr>
            <w:rStyle w:val="Hipervnculo"/>
            <w:noProof/>
          </w:rPr>
          <w:t>Figura 7.39 “Captura de pantalla de prueba 1-2-3 caso de uso N°5.5”</w:t>
        </w:r>
        <w:r>
          <w:rPr>
            <w:noProof/>
            <w:webHidden/>
          </w:rPr>
          <w:tab/>
        </w:r>
        <w:r>
          <w:rPr>
            <w:noProof/>
            <w:webHidden/>
          </w:rPr>
          <w:fldChar w:fldCharType="begin"/>
        </w:r>
        <w:r>
          <w:rPr>
            <w:noProof/>
            <w:webHidden/>
          </w:rPr>
          <w:instrText xml:space="preserve"> PAGEREF _Toc210409416 \h </w:instrText>
        </w:r>
        <w:r>
          <w:rPr>
            <w:noProof/>
            <w:webHidden/>
          </w:rPr>
        </w:r>
        <w:r>
          <w:rPr>
            <w:noProof/>
            <w:webHidden/>
          </w:rPr>
          <w:fldChar w:fldCharType="separate"/>
        </w:r>
        <w:r>
          <w:rPr>
            <w:noProof/>
            <w:webHidden/>
          </w:rPr>
          <w:t>264</w:t>
        </w:r>
        <w:r>
          <w:rPr>
            <w:noProof/>
            <w:webHidden/>
          </w:rPr>
          <w:fldChar w:fldCharType="end"/>
        </w:r>
      </w:hyperlink>
    </w:p>
    <w:p w14:paraId="184DC1A8" w14:textId="5FE8F975"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418" w:history="1">
        <w:r w:rsidRPr="00B877F5">
          <w:rPr>
            <w:rStyle w:val="Hipervnculo"/>
            <w:noProof/>
          </w:rPr>
          <w:t>Figura 7.40 “Captura de pantalla de prueba 1-2-3 caso de uso N°5.8”</w:t>
        </w:r>
        <w:r>
          <w:rPr>
            <w:noProof/>
            <w:webHidden/>
          </w:rPr>
          <w:tab/>
        </w:r>
        <w:r>
          <w:rPr>
            <w:noProof/>
            <w:webHidden/>
          </w:rPr>
          <w:fldChar w:fldCharType="begin"/>
        </w:r>
        <w:r>
          <w:rPr>
            <w:noProof/>
            <w:webHidden/>
          </w:rPr>
          <w:instrText xml:space="preserve"> PAGEREF _Toc210409418 \h </w:instrText>
        </w:r>
        <w:r>
          <w:rPr>
            <w:noProof/>
            <w:webHidden/>
          </w:rPr>
        </w:r>
        <w:r>
          <w:rPr>
            <w:noProof/>
            <w:webHidden/>
          </w:rPr>
          <w:fldChar w:fldCharType="separate"/>
        </w:r>
        <w:r>
          <w:rPr>
            <w:noProof/>
            <w:webHidden/>
          </w:rPr>
          <w:t>267</w:t>
        </w:r>
        <w:r>
          <w:rPr>
            <w:noProof/>
            <w:webHidden/>
          </w:rPr>
          <w:fldChar w:fldCharType="end"/>
        </w:r>
      </w:hyperlink>
    </w:p>
    <w:p w14:paraId="16A8A7FE" w14:textId="57C49A72"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420" w:history="1">
        <w:r w:rsidRPr="00B877F5">
          <w:rPr>
            <w:rStyle w:val="Hipervnculo"/>
            <w:noProof/>
          </w:rPr>
          <w:t>Figura 7.41 “Captura de pantalla de prueba 1-2-3 caso de uso N°6.1”</w:t>
        </w:r>
        <w:r>
          <w:rPr>
            <w:noProof/>
            <w:webHidden/>
          </w:rPr>
          <w:tab/>
        </w:r>
        <w:r>
          <w:rPr>
            <w:noProof/>
            <w:webHidden/>
          </w:rPr>
          <w:fldChar w:fldCharType="begin"/>
        </w:r>
        <w:r>
          <w:rPr>
            <w:noProof/>
            <w:webHidden/>
          </w:rPr>
          <w:instrText xml:space="preserve"> PAGEREF _Toc210409420 \h </w:instrText>
        </w:r>
        <w:r>
          <w:rPr>
            <w:noProof/>
            <w:webHidden/>
          </w:rPr>
        </w:r>
        <w:r>
          <w:rPr>
            <w:noProof/>
            <w:webHidden/>
          </w:rPr>
          <w:fldChar w:fldCharType="separate"/>
        </w:r>
        <w:r>
          <w:rPr>
            <w:noProof/>
            <w:webHidden/>
          </w:rPr>
          <w:t>270</w:t>
        </w:r>
        <w:r>
          <w:rPr>
            <w:noProof/>
            <w:webHidden/>
          </w:rPr>
          <w:fldChar w:fldCharType="end"/>
        </w:r>
      </w:hyperlink>
    </w:p>
    <w:p w14:paraId="6B6DD6FD" w14:textId="4AE7D31B"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422" w:history="1">
        <w:r w:rsidRPr="00B877F5">
          <w:rPr>
            <w:rStyle w:val="Hipervnculo"/>
            <w:noProof/>
          </w:rPr>
          <w:t>Figura 7.42 “Captura de pantalla de prueba 1-2-3 caso de uso N°6.2”</w:t>
        </w:r>
        <w:r>
          <w:rPr>
            <w:noProof/>
            <w:webHidden/>
          </w:rPr>
          <w:tab/>
        </w:r>
        <w:r>
          <w:rPr>
            <w:noProof/>
            <w:webHidden/>
          </w:rPr>
          <w:fldChar w:fldCharType="begin"/>
        </w:r>
        <w:r>
          <w:rPr>
            <w:noProof/>
            <w:webHidden/>
          </w:rPr>
          <w:instrText xml:space="preserve"> PAGEREF _Toc210409422 \h </w:instrText>
        </w:r>
        <w:r>
          <w:rPr>
            <w:noProof/>
            <w:webHidden/>
          </w:rPr>
        </w:r>
        <w:r>
          <w:rPr>
            <w:noProof/>
            <w:webHidden/>
          </w:rPr>
          <w:fldChar w:fldCharType="separate"/>
        </w:r>
        <w:r>
          <w:rPr>
            <w:noProof/>
            <w:webHidden/>
          </w:rPr>
          <w:t>275</w:t>
        </w:r>
        <w:r>
          <w:rPr>
            <w:noProof/>
            <w:webHidden/>
          </w:rPr>
          <w:fldChar w:fldCharType="end"/>
        </w:r>
      </w:hyperlink>
    </w:p>
    <w:p w14:paraId="252B366C" w14:textId="7A83CB58"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424" w:history="1">
        <w:r w:rsidRPr="00B877F5">
          <w:rPr>
            <w:rStyle w:val="Hipervnculo"/>
            <w:noProof/>
          </w:rPr>
          <w:t>Figura 7.43 “Captura de pantalla de prueba 1-2-3 caso de uso N°6.3”</w:t>
        </w:r>
        <w:r>
          <w:rPr>
            <w:noProof/>
            <w:webHidden/>
          </w:rPr>
          <w:tab/>
        </w:r>
        <w:r>
          <w:rPr>
            <w:noProof/>
            <w:webHidden/>
          </w:rPr>
          <w:fldChar w:fldCharType="begin"/>
        </w:r>
        <w:r>
          <w:rPr>
            <w:noProof/>
            <w:webHidden/>
          </w:rPr>
          <w:instrText xml:space="preserve"> PAGEREF _Toc210409424 \h </w:instrText>
        </w:r>
        <w:r>
          <w:rPr>
            <w:noProof/>
            <w:webHidden/>
          </w:rPr>
        </w:r>
        <w:r>
          <w:rPr>
            <w:noProof/>
            <w:webHidden/>
          </w:rPr>
          <w:fldChar w:fldCharType="separate"/>
        </w:r>
        <w:r>
          <w:rPr>
            <w:noProof/>
            <w:webHidden/>
          </w:rPr>
          <w:t>278</w:t>
        </w:r>
        <w:r>
          <w:rPr>
            <w:noProof/>
            <w:webHidden/>
          </w:rPr>
          <w:fldChar w:fldCharType="end"/>
        </w:r>
      </w:hyperlink>
    </w:p>
    <w:p w14:paraId="217E6F71" w14:textId="6ED3498D"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426" w:history="1">
        <w:r w:rsidRPr="00B877F5">
          <w:rPr>
            <w:rStyle w:val="Hipervnculo"/>
            <w:noProof/>
          </w:rPr>
          <w:t>Figura 7.44 “Captura de pantalla de prueba 1-2-3 caso de uso N°6.4”</w:t>
        </w:r>
        <w:r>
          <w:rPr>
            <w:noProof/>
            <w:webHidden/>
          </w:rPr>
          <w:tab/>
        </w:r>
        <w:r>
          <w:rPr>
            <w:noProof/>
            <w:webHidden/>
          </w:rPr>
          <w:fldChar w:fldCharType="begin"/>
        </w:r>
        <w:r>
          <w:rPr>
            <w:noProof/>
            <w:webHidden/>
          </w:rPr>
          <w:instrText xml:space="preserve"> PAGEREF _Toc210409426 \h </w:instrText>
        </w:r>
        <w:r>
          <w:rPr>
            <w:noProof/>
            <w:webHidden/>
          </w:rPr>
        </w:r>
        <w:r>
          <w:rPr>
            <w:noProof/>
            <w:webHidden/>
          </w:rPr>
          <w:fldChar w:fldCharType="separate"/>
        </w:r>
        <w:r>
          <w:rPr>
            <w:noProof/>
            <w:webHidden/>
          </w:rPr>
          <w:t>281</w:t>
        </w:r>
        <w:r>
          <w:rPr>
            <w:noProof/>
            <w:webHidden/>
          </w:rPr>
          <w:fldChar w:fldCharType="end"/>
        </w:r>
      </w:hyperlink>
    </w:p>
    <w:p w14:paraId="0A8607AA" w14:textId="351324AF" w:rsidR="00501003" w:rsidRDefault="00501003">
      <w:pPr>
        <w:pStyle w:val="TDC2"/>
        <w:rPr>
          <w:rFonts w:asciiTheme="minorHAnsi" w:eastAsiaTheme="minorEastAsia" w:hAnsiTheme="minorHAnsi" w:cstheme="minorBidi"/>
          <w:noProof/>
          <w:kern w:val="2"/>
          <w:szCs w:val="24"/>
          <w14:ligatures w14:val="standardContextual"/>
        </w:rPr>
      </w:pPr>
      <w:hyperlink w:anchor="_Toc210409428" w:history="1">
        <w:r w:rsidRPr="00B877F5">
          <w:rPr>
            <w:rStyle w:val="Hipervnculo"/>
            <w:noProof/>
          </w:rPr>
          <w:t>Figura 7.45 “Captura de pantalla de prueba 1-2-3 caso de uso N°6.6”</w:t>
        </w:r>
        <w:r>
          <w:rPr>
            <w:noProof/>
            <w:webHidden/>
          </w:rPr>
          <w:tab/>
        </w:r>
        <w:r>
          <w:rPr>
            <w:noProof/>
            <w:webHidden/>
          </w:rPr>
          <w:fldChar w:fldCharType="begin"/>
        </w:r>
        <w:r>
          <w:rPr>
            <w:noProof/>
            <w:webHidden/>
          </w:rPr>
          <w:instrText xml:space="preserve"> PAGEREF _Toc210409428 \h </w:instrText>
        </w:r>
        <w:r>
          <w:rPr>
            <w:noProof/>
            <w:webHidden/>
          </w:rPr>
        </w:r>
        <w:r>
          <w:rPr>
            <w:noProof/>
            <w:webHidden/>
          </w:rPr>
          <w:fldChar w:fldCharType="separate"/>
        </w:r>
        <w:r>
          <w:rPr>
            <w:noProof/>
            <w:webHidden/>
          </w:rPr>
          <w:t>284</w:t>
        </w:r>
        <w:r>
          <w:rPr>
            <w:noProof/>
            <w:webHidden/>
          </w:rPr>
          <w:fldChar w:fldCharType="end"/>
        </w:r>
      </w:hyperlink>
    </w:p>
    <w:p w14:paraId="0305504F" w14:textId="7FD445B0" w:rsidR="00501003" w:rsidRPr="00501003" w:rsidRDefault="00501003" w:rsidP="00501003">
      <w:pPr>
        <w:pStyle w:val="TDC1"/>
        <w:rPr>
          <w:rFonts w:asciiTheme="minorHAnsi" w:eastAsiaTheme="minorEastAsia" w:hAnsiTheme="minorHAnsi" w:cstheme="minorBidi"/>
          <w:bCs w:val="0"/>
          <w:caps w:val="0"/>
          <w:noProof/>
          <w:kern w:val="2"/>
          <w:szCs w:val="24"/>
          <w14:ligatures w14:val="standardContextual"/>
        </w:rPr>
      </w:pPr>
      <w:hyperlink w:anchor="_Toc210409429" w:history="1">
        <w:r w:rsidRPr="00B877F5">
          <w:rPr>
            <w:rStyle w:val="Hipervnculo"/>
            <w:noProof/>
          </w:rPr>
          <w:t>8. SPRINT REVIEW</w:t>
        </w:r>
        <w:r>
          <w:rPr>
            <w:noProof/>
            <w:webHidden/>
          </w:rPr>
          <w:tab/>
        </w:r>
        <w:r>
          <w:rPr>
            <w:noProof/>
            <w:webHidden/>
          </w:rPr>
          <w:fldChar w:fldCharType="begin"/>
        </w:r>
        <w:r>
          <w:rPr>
            <w:noProof/>
            <w:webHidden/>
          </w:rPr>
          <w:instrText xml:space="preserve"> PAGEREF _Toc210409429 \h </w:instrText>
        </w:r>
        <w:r>
          <w:rPr>
            <w:noProof/>
            <w:webHidden/>
          </w:rPr>
        </w:r>
        <w:r>
          <w:rPr>
            <w:noProof/>
            <w:webHidden/>
          </w:rPr>
          <w:fldChar w:fldCharType="separate"/>
        </w:r>
        <w:r>
          <w:rPr>
            <w:noProof/>
            <w:webHidden/>
          </w:rPr>
          <w:t>285</w:t>
        </w:r>
        <w:r>
          <w:rPr>
            <w:noProof/>
            <w:webHidden/>
          </w:rPr>
          <w:fldChar w:fldCharType="end"/>
        </w:r>
      </w:hyperlink>
    </w:p>
    <w:p w14:paraId="7DE6AA35" w14:textId="7BBFA679" w:rsidR="00501003" w:rsidRDefault="00501003">
      <w:pPr>
        <w:pStyle w:val="TDC2"/>
        <w:rPr>
          <w:rFonts w:asciiTheme="minorHAnsi" w:eastAsiaTheme="minorEastAsia" w:hAnsiTheme="minorHAnsi" w:cstheme="minorBidi"/>
          <w:noProof/>
          <w:kern w:val="2"/>
          <w:szCs w:val="24"/>
          <w14:ligatures w14:val="standardContextual"/>
        </w:rPr>
      </w:pPr>
      <w:hyperlink w:anchor="_Toc210409432" w:history="1">
        <w:r w:rsidRPr="00B877F5">
          <w:rPr>
            <w:rStyle w:val="Hipervnculo"/>
            <w:noProof/>
          </w:rPr>
          <w:t>Figura 8.1 Gráfica Burn-Down del esfuerzo del equipo</w:t>
        </w:r>
        <w:r>
          <w:rPr>
            <w:noProof/>
            <w:webHidden/>
          </w:rPr>
          <w:tab/>
        </w:r>
        <w:r>
          <w:rPr>
            <w:noProof/>
            <w:webHidden/>
          </w:rPr>
          <w:fldChar w:fldCharType="begin"/>
        </w:r>
        <w:r>
          <w:rPr>
            <w:noProof/>
            <w:webHidden/>
          </w:rPr>
          <w:instrText xml:space="preserve"> PAGEREF _Toc210409432 \h </w:instrText>
        </w:r>
        <w:r>
          <w:rPr>
            <w:noProof/>
            <w:webHidden/>
          </w:rPr>
        </w:r>
        <w:r>
          <w:rPr>
            <w:noProof/>
            <w:webHidden/>
          </w:rPr>
          <w:fldChar w:fldCharType="separate"/>
        </w:r>
        <w:r>
          <w:rPr>
            <w:noProof/>
            <w:webHidden/>
          </w:rPr>
          <w:t>288</w:t>
        </w:r>
        <w:r>
          <w:rPr>
            <w:noProof/>
            <w:webHidden/>
          </w:rPr>
          <w:fldChar w:fldCharType="end"/>
        </w:r>
      </w:hyperlink>
    </w:p>
    <w:p w14:paraId="151CA659" w14:textId="15252A44" w:rsidR="00501003" w:rsidRDefault="00501003">
      <w:pPr>
        <w:pStyle w:val="TDC2"/>
        <w:rPr>
          <w:rFonts w:asciiTheme="minorHAnsi" w:eastAsiaTheme="minorEastAsia" w:hAnsiTheme="minorHAnsi" w:cstheme="minorBidi"/>
          <w:noProof/>
          <w:kern w:val="2"/>
          <w:szCs w:val="24"/>
          <w14:ligatures w14:val="standardContextual"/>
        </w:rPr>
      </w:pPr>
      <w:hyperlink w:anchor="_Toc210409433" w:history="1">
        <w:r w:rsidRPr="00B877F5">
          <w:rPr>
            <w:rStyle w:val="Hipervnculo"/>
            <w:noProof/>
          </w:rPr>
          <w:t>Figura 8.2 Gráfica Burn-Up del esfuerzo del equipo</w:t>
        </w:r>
        <w:r>
          <w:rPr>
            <w:noProof/>
            <w:webHidden/>
          </w:rPr>
          <w:tab/>
        </w:r>
        <w:r>
          <w:rPr>
            <w:noProof/>
            <w:webHidden/>
          </w:rPr>
          <w:fldChar w:fldCharType="begin"/>
        </w:r>
        <w:r>
          <w:rPr>
            <w:noProof/>
            <w:webHidden/>
          </w:rPr>
          <w:instrText xml:space="preserve"> PAGEREF _Toc210409433 \h </w:instrText>
        </w:r>
        <w:r>
          <w:rPr>
            <w:noProof/>
            <w:webHidden/>
          </w:rPr>
        </w:r>
        <w:r>
          <w:rPr>
            <w:noProof/>
            <w:webHidden/>
          </w:rPr>
          <w:fldChar w:fldCharType="separate"/>
        </w:r>
        <w:r>
          <w:rPr>
            <w:noProof/>
            <w:webHidden/>
          </w:rPr>
          <w:t>289</w:t>
        </w:r>
        <w:r>
          <w:rPr>
            <w:noProof/>
            <w:webHidden/>
          </w:rPr>
          <w:fldChar w:fldCharType="end"/>
        </w:r>
      </w:hyperlink>
    </w:p>
    <w:p w14:paraId="6878CA09" w14:textId="5E107CDC" w:rsidR="00501003" w:rsidRDefault="00501003" w:rsidP="00501003">
      <w:pPr>
        <w:pStyle w:val="TDC2"/>
        <w:rPr>
          <w:rFonts w:asciiTheme="minorHAnsi" w:eastAsiaTheme="minorEastAsia" w:hAnsiTheme="minorHAnsi" w:cstheme="minorBidi"/>
          <w:noProof/>
          <w:kern w:val="2"/>
          <w:szCs w:val="24"/>
          <w14:ligatures w14:val="standardContextual"/>
        </w:rPr>
      </w:pPr>
      <w:hyperlink w:anchor="_Toc210409434" w:history="1">
        <w:r w:rsidRPr="00B877F5">
          <w:rPr>
            <w:rStyle w:val="Hipervnculo"/>
            <w:noProof/>
          </w:rPr>
          <w:t>Figura 8.3 Velocidad del equipo</w:t>
        </w:r>
        <w:r>
          <w:rPr>
            <w:noProof/>
            <w:webHidden/>
          </w:rPr>
          <w:tab/>
        </w:r>
        <w:r>
          <w:rPr>
            <w:noProof/>
            <w:webHidden/>
          </w:rPr>
          <w:fldChar w:fldCharType="begin"/>
        </w:r>
        <w:r>
          <w:rPr>
            <w:noProof/>
            <w:webHidden/>
          </w:rPr>
          <w:instrText xml:space="preserve"> PAGEREF _Toc210409434 \h </w:instrText>
        </w:r>
        <w:r>
          <w:rPr>
            <w:noProof/>
            <w:webHidden/>
          </w:rPr>
        </w:r>
        <w:r>
          <w:rPr>
            <w:noProof/>
            <w:webHidden/>
          </w:rPr>
          <w:fldChar w:fldCharType="separate"/>
        </w:r>
        <w:r>
          <w:rPr>
            <w:noProof/>
            <w:webHidden/>
          </w:rPr>
          <w:t>289</w:t>
        </w:r>
        <w:r>
          <w:rPr>
            <w:noProof/>
            <w:webHidden/>
          </w:rPr>
          <w:fldChar w:fldCharType="end"/>
        </w:r>
      </w:hyperlink>
    </w:p>
    <w:p w14:paraId="7CEBB7B9" w14:textId="412E6B47" w:rsidR="00501003" w:rsidRDefault="00501003">
      <w:pPr>
        <w:pStyle w:val="TDC1"/>
        <w:rPr>
          <w:rFonts w:asciiTheme="minorHAnsi" w:eastAsiaTheme="minorEastAsia" w:hAnsiTheme="minorHAnsi" w:cstheme="minorBidi"/>
          <w:bCs w:val="0"/>
          <w:caps w:val="0"/>
          <w:noProof/>
          <w:kern w:val="2"/>
          <w:szCs w:val="24"/>
          <w14:ligatures w14:val="standardContextual"/>
        </w:rPr>
      </w:pPr>
      <w:hyperlink w:anchor="_Toc210409436" w:history="1">
        <w:r w:rsidRPr="00B877F5">
          <w:rPr>
            <w:rStyle w:val="Hipervnculo"/>
            <w:noProof/>
          </w:rPr>
          <w:t>9. ANEXO</w:t>
        </w:r>
        <w:r>
          <w:rPr>
            <w:noProof/>
            <w:webHidden/>
          </w:rPr>
          <w:tab/>
        </w:r>
        <w:r w:rsidRPr="00501003">
          <w:rPr>
            <w:noProof/>
            <w:webHidden/>
          </w:rPr>
          <w:tab/>
        </w:r>
        <w:r>
          <w:rPr>
            <w:noProof/>
            <w:webHidden/>
          </w:rPr>
          <w:fldChar w:fldCharType="begin"/>
        </w:r>
        <w:r>
          <w:rPr>
            <w:noProof/>
            <w:webHidden/>
          </w:rPr>
          <w:instrText xml:space="preserve"> PAGEREF _Toc210409436 \h </w:instrText>
        </w:r>
        <w:r>
          <w:rPr>
            <w:noProof/>
            <w:webHidden/>
          </w:rPr>
        </w:r>
        <w:r>
          <w:rPr>
            <w:noProof/>
            <w:webHidden/>
          </w:rPr>
          <w:fldChar w:fldCharType="separate"/>
        </w:r>
        <w:r>
          <w:rPr>
            <w:noProof/>
            <w:webHidden/>
          </w:rPr>
          <w:t>293</w:t>
        </w:r>
        <w:r>
          <w:rPr>
            <w:noProof/>
            <w:webHidden/>
          </w:rPr>
          <w:fldChar w:fldCharType="end"/>
        </w:r>
      </w:hyperlink>
    </w:p>
    <w:p w14:paraId="79F42918" w14:textId="29180902" w:rsidR="00501003" w:rsidRDefault="00501003">
      <w:pPr>
        <w:pStyle w:val="TDC1"/>
        <w:rPr>
          <w:rFonts w:asciiTheme="minorHAnsi" w:eastAsiaTheme="minorEastAsia" w:hAnsiTheme="minorHAnsi" w:cstheme="minorBidi"/>
          <w:bCs w:val="0"/>
          <w:caps w:val="0"/>
          <w:noProof/>
          <w:kern w:val="2"/>
          <w:szCs w:val="24"/>
          <w14:ligatures w14:val="standardContextual"/>
        </w:rPr>
      </w:pPr>
      <w:hyperlink w:anchor="_Toc210409437" w:history="1">
        <w:r w:rsidRPr="00B877F5">
          <w:rPr>
            <w:rStyle w:val="Hipervnculo"/>
            <w:noProof/>
          </w:rPr>
          <w:t>10. REFERENCIAS</w:t>
        </w:r>
        <w:r>
          <w:rPr>
            <w:noProof/>
            <w:webHidden/>
          </w:rPr>
          <w:tab/>
        </w:r>
        <w:r>
          <w:rPr>
            <w:noProof/>
            <w:webHidden/>
          </w:rPr>
          <w:fldChar w:fldCharType="begin"/>
        </w:r>
        <w:r>
          <w:rPr>
            <w:noProof/>
            <w:webHidden/>
          </w:rPr>
          <w:instrText xml:space="preserve"> PAGEREF _Toc210409437 \h </w:instrText>
        </w:r>
        <w:r>
          <w:rPr>
            <w:noProof/>
            <w:webHidden/>
          </w:rPr>
        </w:r>
        <w:r>
          <w:rPr>
            <w:noProof/>
            <w:webHidden/>
          </w:rPr>
          <w:fldChar w:fldCharType="separate"/>
        </w:r>
        <w:r>
          <w:rPr>
            <w:noProof/>
            <w:webHidden/>
          </w:rPr>
          <w:t>304</w:t>
        </w:r>
        <w:r>
          <w:rPr>
            <w:noProof/>
            <w:webHidden/>
          </w:rPr>
          <w:fldChar w:fldCharType="end"/>
        </w:r>
      </w:hyperlink>
    </w:p>
    <w:p w14:paraId="4BD43324" w14:textId="26D96559" w:rsidR="000B23F5" w:rsidRDefault="000B23F5" w:rsidP="000A13D0">
      <w:pPr>
        <w:ind w:firstLine="0"/>
        <w:rPr>
          <w:b/>
          <w:bCs/>
        </w:rPr>
      </w:pPr>
      <w:r>
        <w:rPr>
          <w:b/>
          <w:bCs/>
        </w:rPr>
        <w:fldChar w:fldCharType="end"/>
      </w:r>
    </w:p>
    <w:p w14:paraId="68702BBB" w14:textId="77777777" w:rsidR="008F35EA" w:rsidRPr="003C3DF6" w:rsidRDefault="008F35EA" w:rsidP="000A13D0">
      <w:pPr>
        <w:ind w:firstLine="0"/>
        <w:rPr>
          <w:b/>
          <w:bCs/>
        </w:rPr>
      </w:pPr>
    </w:p>
    <w:p w14:paraId="759C33A9" w14:textId="0476DCB3" w:rsidR="000A13D0" w:rsidRDefault="000B23F5">
      <w:pPr>
        <w:spacing w:line="278" w:lineRule="auto"/>
        <w:ind w:firstLine="0"/>
        <w:jc w:val="left"/>
      </w:pPr>
      <w:r>
        <w:lastRenderedPageBreak/>
        <w:br w:type="page"/>
      </w:r>
    </w:p>
    <w:p w14:paraId="00AD2AF0" w14:textId="12A35529" w:rsidR="000A13D0" w:rsidRDefault="000C1D01" w:rsidP="000A13D0">
      <w:pPr>
        <w:ind w:firstLine="0"/>
        <w:rPr>
          <w:b/>
          <w:bCs/>
        </w:rPr>
      </w:pPr>
      <w:r>
        <w:rPr>
          <w:b/>
          <w:bCs/>
        </w:rPr>
        <w:lastRenderedPageBreak/>
        <w:t>Í</w:t>
      </w:r>
      <w:r w:rsidR="000A13D0" w:rsidRPr="003C3DF6">
        <w:rPr>
          <w:b/>
          <w:bCs/>
        </w:rPr>
        <w:t>NDICE DE TABLAS</w:t>
      </w:r>
    </w:p>
    <w:p w14:paraId="54C66167" w14:textId="77777777" w:rsidR="00BA4800" w:rsidRDefault="00BA4800" w:rsidP="000A13D0">
      <w:pPr>
        <w:ind w:firstLine="0"/>
        <w:rPr>
          <w:b/>
          <w:bCs/>
        </w:rPr>
      </w:pPr>
    </w:p>
    <w:p w14:paraId="1E7567E2" w14:textId="432A3B1A" w:rsidR="00044BE6" w:rsidRDefault="00FA3C8D">
      <w:pPr>
        <w:pStyle w:val="TDC1"/>
        <w:rPr>
          <w:rFonts w:asciiTheme="minorHAnsi" w:eastAsiaTheme="minorEastAsia" w:hAnsiTheme="minorHAnsi" w:cstheme="minorBidi"/>
          <w:bCs w:val="0"/>
          <w:caps w:val="0"/>
          <w:noProof/>
          <w:kern w:val="2"/>
          <w:szCs w:val="24"/>
          <w14:ligatures w14:val="standardContextual"/>
        </w:rPr>
      </w:pPr>
      <w:r>
        <w:rPr>
          <w:b/>
          <w:bCs w:val="0"/>
        </w:rPr>
        <w:fldChar w:fldCharType="begin"/>
      </w:r>
      <w:r>
        <w:rPr>
          <w:b/>
          <w:bCs w:val="0"/>
        </w:rPr>
        <w:instrText xml:space="preserve"> TOC \o "1-1" \h \z \t "Descripción;2" </w:instrText>
      </w:r>
      <w:r>
        <w:rPr>
          <w:b/>
          <w:bCs w:val="0"/>
        </w:rPr>
        <w:fldChar w:fldCharType="separate"/>
      </w:r>
      <w:hyperlink w:anchor="_Toc210410010" w:history="1">
        <w:r w:rsidR="00044BE6" w:rsidRPr="0091257F">
          <w:rPr>
            <w:rStyle w:val="Hipervnculo"/>
            <w:noProof/>
          </w:rPr>
          <w:t>1. INTRODUCCIÓN</w:t>
        </w:r>
        <w:r w:rsidR="00044BE6">
          <w:rPr>
            <w:noProof/>
            <w:webHidden/>
          </w:rPr>
          <w:tab/>
        </w:r>
        <w:r w:rsidR="00044BE6">
          <w:rPr>
            <w:noProof/>
            <w:webHidden/>
          </w:rPr>
          <w:fldChar w:fldCharType="begin"/>
        </w:r>
        <w:r w:rsidR="00044BE6">
          <w:rPr>
            <w:noProof/>
            <w:webHidden/>
          </w:rPr>
          <w:instrText xml:space="preserve"> PAGEREF _Toc210410010 \h </w:instrText>
        </w:r>
        <w:r w:rsidR="00044BE6">
          <w:rPr>
            <w:noProof/>
            <w:webHidden/>
          </w:rPr>
        </w:r>
        <w:r w:rsidR="00044BE6">
          <w:rPr>
            <w:noProof/>
            <w:webHidden/>
          </w:rPr>
          <w:fldChar w:fldCharType="separate"/>
        </w:r>
        <w:r w:rsidR="00044BE6">
          <w:rPr>
            <w:noProof/>
            <w:webHidden/>
          </w:rPr>
          <w:t>17</w:t>
        </w:r>
        <w:r w:rsidR="00044BE6">
          <w:rPr>
            <w:noProof/>
            <w:webHidden/>
          </w:rPr>
          <w:fldChar w:fldCharType="end"/>
        </w:r>
      </w:hyperlink>
    </w:p>
    <w:p w14:paraId="1463206E" w14:textId="62F067A2" w:rsidR="00044BE6" w:rsidRPr="00A25013" w:rsidRDefault="00044BE6" w:rsidP="00A25013">
      <w:pPr>
        <w:pStyle w:val="TDC1"/>
        <w:rPr>
          <w:rFonts w:asciiTheme="minorHAnsi" w:eastAsiaTheme="minorEastAsia" w:hAnsiTheme="minorHAnsi" w:cstheme="minorBidi"/>
          <w:bCs w:val="0"/>
          <w:caps w:val="0"/>
          <w:noProof/>
          <w:kern w:val="2"/>
          <w:szCs w:val="24"/>
          <w14:ligatures w14:val="standardContextual"/>
        </w:rPr>
      </w:pPr>
      <w:hyperlink w:anchor="_Toc210410011" w:history="1">
        <w:r w:rsidRPr="0091257F">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_Toc210410011 \h </w:instrText>
        </w:r>
        <w:r>
          <w:rPr>
            <w:noProof/>
            <w:webHidden/>
          </w:rPr>
        </w:r>
        <w:r>
          <w:rPr>
            <w:noProof/>
            <w:webHidden/>
          </w:rPr>
          <w:fldChar w:fldCharType="separate"/>
        </w:r>
        <w:r>
          <w:rPr>
            <w:noProof/>
            <w:webHidden/>
          </w:rPr>
          <w:t>18</w:t>
        </w:r>
        <w:r>
          <w:rPr>
            <w:noProof/>
            <w:webHidden/>
          </w:rPr>
          <w:fldChar w:fldCharType="end"/>
        </w:r>
      </w:hyperlink>
    </w:p>
    <w:p w14:paraId="39DFD7AE" w14:textId="2B58D5E4" w:rsidR="00044BE6" w:rsidRDefault="00044BE6">
      <w:pPr>
        <w:pStyle w:val="TDC1"/>
        <w:rPr>
          <w:rFonts w:asciiTheme="minorHAnsi" w:eastAsiaTheme="minorEastAsia" w:hAnsiTheme="minorHAnsi" w:cstheme="minorBidi"/>
          <w:bCs w:val="0"/>
          <w:caps w:val="0"/>
          <w:noProof/>
          <w:kern w:val="2"/>
          <w:szCs w:val="24"/>
          <w14:ligatures w14:val="standardContextual"/>
        </w:rPr>
      </w:pPr>
      <w:hyperlink w:anchor="_Toc210410015" w:history="1">
        <w:r w:rsidRPr="0091257F">
          <w:rPr>
            <w:rStyle w:val="Hipervnculo"/>
            <w:noProof/>
          </w:rPr>
          <w:t>3. PRODUCT BACKLOG</w:t>
        </w:r>
        <w:r>
          <w:rPr>
            <w:noProof/>
            <w:webHidden/>
          </w:rPr>
          <w:tab/>
        </w:r>
        <w:r>
          <w:rPr>
            <w:noProof/>
            <w:webHidden/>
          </w:rPr>
          <w:fldChar w:fldCharType="begin"/>
        </w:r>
        <w:r>
          <w:rPr>
            <w:noProof/>
            <w:webHidden/>
          </w:rPr>
          <w:instrText xml:space="preserve"> PAGEREF _Toc210410015 \h </w:instrText>
        </w:r>
        <w:r>
          <w:rPr>
            <w:noProof/>
            <w:webHidden/>
          </w:rPr>
        </w:r>
        <w:r>
          <w:rPr>
            <w:noProof/>
            <w:webHidden/>
          </w:rPr>
          <w:fldChar w:fldCharType="separate"/>
        </w:r>
        <w:r>
          <w:rPr>
            <w:noProof/>
            <w:webHidden/>
          </w:rPr>
          <w:t>23</w:t>
        </w:r>
        <w:r>
          <w:rPr>
            <w:noProof/>
            <w:webHidden/>
          </w:rPr>
          <w:fldChar w:fldCharType="end"/>
        </w:r>
      </w:hyperlink>
    </w:p>
    <w:p w14:paraId="5B61FF22" w14:textId="79E53B90" w:rsidR="00044BE6" w:rsidRDefault="00044BE6">
      <w:pPr>
        <w:pStyle w:val="TDC2"/>
        <w:rPr>
          <w:rFonts w:asciiTheme="minorHAnsi" w:eastAsiaTheme="minorEastAsia" w:hAnsiTheme="minorHAnsi" w:cstheme="minorBidi"/>
          <w:noProof/>
          <w:kern w:val="2"/>
          <w:szCs w:val="24"/>
          <w14:ligatures w14:val="standardContextual"/>
        </w:rPr>
      </w:pPr>
      <w:hyperlink w:anchor="_Toc210410016" w:history="1">
        <w:r w:rsidRPr="0091257F">
          <w:rPr>
            <w:rStyle w:val="Hipervnculo"/>
            <w:noProof/>
          </w:rPr>
          <w:t>Tabla 3.1 product backlog</w:t>
        </w:r>
        <w:r>
          <w:rPr>
            <w:noProof/>
            <w:webHidden/>
          </w:rPr>
          <w:tab/>
        </w:r>
        <w:r>
          <w:rPr>
            <w:noProof/>
            <w:webHidden/>
          </w:rPr>
          <w:fldChar w:fldCharType="begin"/>
        </w:r>
        <w:r>
          <w:rPr>
            <w:noProof/>
            <w:webHidden/>
          </w:rPr>
          <w:instrText xml:space="preserve"> PAGEREF _Toc210410016 \h </w:instrText>
        </w:r>
        <w:r>
          <w:rPr>
            <w:noProof/>
            <w:webHidden/>
          </w:rPr>
        </w:r>
        <w:r>
          <w:rPr>
            <w:noProof/>
            <w:webHidden/>
          </w:rPr>
          <w:fldChar w:fldCharType="separate"/>
        </w:r>
        <w:r>
          <w:rPr>
            <w:noProof/>
            <w:webHidden/>
          </w:rPr>
          <w:t>23</w:t>
        </w:r>
        <w:r>
          <w:rPr>
            <w:noProof/>
            <w:webHidden/>
          </w:rPr>
          <w:fldChar w:fldCharType="end"/>
        </w:r>
      </w:hyperlink>
    </w:p>
    <w:p w14:paraId="59859BC8" w14:textId="100A4714" w:rsidR="00044BE6" w:rsidRDefault="00044BE6">
      <w:pPr>
        <w:pStyle w:val="TDC1"/>
        <w:rPr>
          <w:rFonts w:asciiTheme="minorHAnsi" w:eastAsiaTheme="minorEastAsia" w:hAnsiTheme="minorHAnsi" w:cstheme="minorBidi"/>
          <w:bCs w:val="0"/>
          <w:caps w:val="0"/>
          <w:noProof/>
          <w:kern w:val="2"/>
          <w:szCs w:val="24"/>
          <w14:ligatures w14:val="standardContextual"/>
        </w:rPr>
      </w:pPr>
      <w:hyperlink w:anchor="_Toc210410017" w:history="1">
        <w:r w:rsidRPr="0091257F">
          <w:rPr>
            <w:rStyle w:val="Hipervnculo"/>
            <w:noProof/>
          </w:rPr>
          <w:t>4. SPRINT BACKLOG Y VISTA EXTERNA</w:t>
        </w:r>
        <w:r>
          <w:rPr>
            <w:noProof/>
            <w:webHidden/>
          </w:rPr>
          <w:tab/>
        </w:r>
        <w:r>
          <w:rPr>
            <w:noProof/>
            <w:webHidden/>
          </w:rPr>
          <w:fldChar w:fldCharType="begin"/>
        </w:r>
        <w:r>
          <w:rPr>
            <w:noProof/>
            <w:webHidden/>
          </w:rPr>
          <w:instrText xml:space="preserve"> PAGEREF _Toc210410017 \h </w:instrText>
        </w:r>
        <w:r>
          <w:rPr>
            <w:noProof/>
            <w:webHidden/>
          </w:rPr>
        </w:r>
        <w:r>
          <w:rPr>
            <w:noProof/>
            <w:webHidden/>
          </w:rPr>
          <w:fldChar w:fldCharType="separate"/>
        </w:r>
        <w:r>
          <w:rPr>
            <w:noProof/>
            <w:webHidden/>
          </w:rPr>
          <w:t>39</w:t>
        </w:r>
        <w:r>
          <w:rPr>
            <w:noProof/>
            <w:webHidden/>
          </w:rPr>
          <w:fldChar w:fldCharType="end"/>
        </w:r>
      </w:hyperlink>
    </w:p>
    <w:p w14:paraId="75B63F17" w14:textId="6D77C02A" w:rsidR="00044BE6" w:rsidRDefault="00044BE6">
      <w:pPr>
        <w:pStyle w:val="TDC2"/>
        <w:rPr>
          <w:rFonts w:asciiTheme="minorHAnsi" w:eastAsiaTheme="minorEastAsia" w:hAnsiTheme="minorHAnsi" w:cstheme="minorBidi"/>
          <w:noProof/>
          <w:kern w:val="2"/>
          <w:szCs w:val="24"/>
          <w14:ligatures w14:val="standardContextual"/>
        </w:rPr>
      </w:pPr>
      <w:hyperlink w:anchor="_Toc210410018" w:history="1">
        <w:r w:rsidRPr="0091257F">
          <w:rPr>
            <w:rStyle w:val="Hipervnculo"/>
            <w:noProof/>
          </w:rPr>
          <w:t>Tabla 4.1 Sprint backlog</w:t>
        </w:r>
        <w:r>
          <w:rPr>
            <w:noProof/>
            <w:webHidden/>
          </w:rPr>
          <w:tab/>
        </w:r>
        <w:r>
          <w:rPr>
            <w:noProof/>
            <w:webHidden/>
          </w:rPr>
          <w:fldChar w:fldCharType="begin"/>
        </w:r>
        <w:r>
          <w:rPr>
            <w:noProof/>
            <w:webHidden/>
          </w:rPr>
          <w:instrText xml:space="preserve"> PAGEREF _Toc210410018 \h </w:instrText>
        </w:r>
        <w:r>
          <w:rPr>
            <w:noProof/>
            <w:webHidden/>
          </w:rPr>
        </w:r>
        <w:r>
          <w:rPr>
            <w:noProof/>
            <w:webHidden/>
          </w:rPr>
          <w:fldChar w:fldCharType="separate"/>
        </w:r>
        <w:r>
          <w:rPr>
            <w:noProof/>
            <w:webHidden/>
          </w:rPr>
          <w:t>39</w:t>
        </w:r>
        <w:r>
          <w:rPr>
            <w:noProof/>
            <w:webHidden/>
          </w:rPr>
          <w:fldChar w:fldCharType="end"/>
        </w:r>
      </w:hyperlink>
    </w:p>
    <w:p w14:paraId="6B9F43B9" w14:textId="68B54EDF" w:rsidR="00044BE6" w:rsidRDefault="00044BE6">
      <w:pPr>
        <w:pStyle w:val="TDC2"/>
        <w:rPr>
          <w:rFonts w:asciiTheme="minorHAnsi" w:eastAsiaTheme="minorEastAsia" w:hAnsiTheme="minorHAnsi" w:cstheme="minorBidi"/>
          <w:noProof/>
          <w:kern w:val="2"/>
          <w:szCs w:val="24"/>
          <w14:ligatures w14:val="standardContextual"/>
        </w:rPr>
      </w:pPr>
      <w:hyperlink w:anchor="_Toc210410019" w:history="1">
        <w:r w:rsidRPr="0091257F">
          <w:rPr>
            <w:rStyle w:val="Hipervnculo"/>
            <w:noProof/>
          </w:rPr>
          <w:t>Tabla 4.2 Caso de uso N°1.2, Asignando el turno a un trabajador</w:t>
        </w:r>
        <w:r>
          <w:rPr>
            <w:noProof/>
            <w:webHidden/>
          </w:rPr>
          <w:tab/>
        </w:r>
        <w:r>
          <w:rPr>
            <w:noProof/>
            <w:webHidden/>
          </w:rPr>
          <w:fldChar w:fldCharType="begin"/>
        </w:r>
        <w:r>
          <w:rPr>
            <w:noProof/>
            <w:webHidden/>
          </w:rPr>
          <w:instrText xml:space="preserve"> PAGEREF _Toc210410019 \h </w:instrText>
        </w:r>
        <w:r>
          <w:rPr>
            <w:noProof/>
            <w:webHidden/>
          </w:rPr>
        </w:r>
        <w:r>
          <w:rPr>
            <w:noProof/>
            <w:webHidden/>
          </w:rPr>
          <w:fldChar w:fldCharType="separate"/>
        </w:r>
        <w:r>
          <w:rPr>
            <w:noProof/>
            <w:webHidden/>
          </w:rPr>
          <w:t>41</w:t>
        </w:r>
        <w:r>
          <w:rPr>
            <w:noProof/>
            <w:webHidden/>
          </w:rPr>
          <w:fldChar w:fldCharType="end"/>
        </w:r>
      </w:hyperlink>
    </w:p>
    <w:p w14:paraId="57F5FF79" w14:textId="20E116DF" w:rsidR="00044BE6" w:rsidRDefault="00044BE6">
      <w:pPr>
        <w:pStyle w:val="TDC2"/>
        <w:rPr>
          <w:rFonts w:asciiTheme="minorHAnsi" w:eastAsiaTheme="minorEastAsia" w:hAnsiTheme="minorHAnsi" w:cstheme="minorBidi"/>
          <w:noProof/>
          <w:kern w:val="2"/>
          <w:szCs w:val="24"/>
          <w14:ligatures w14:val="standardContextual"/>
        </w:rPr>
      </w:pPr>
      <w:hyperlink w:anchor="_Toc210410020" w:history="1">
        <w:r w:rsidRPr="0091257F">
          <w:rPr>
            <w:rStyle w:val="Hipervnculo"/>
            <w:noProof/>
          </w:rPr>
          <w:t>Tabla 4.3 Caso de uso N°1.3.1, Editando la descripción del turno</w:t>
        </w:r>
        <w:r>
          <w:rPr>
            <w:noProof/>
            <w:webHidden/>
          </w:rPr>
          <w:tab/>
        </w:r>
        <w:r>
          <w:rPr>
            <w:noProof/>
            <w:webHidden/>
          </w:rPr>
          <w:fldChar w:fldCharType="begin"/>
        </w:r>
        <w:r>
          <w:rPr>
            <w:noProof/>
            <w:webHidden/>
          </w:rPr>
          <w:instrText xml:space="preserve"> PAGEREF _Toc210410020 \h </w:instrText>
        </w:r>
        <w:r>
          <w:rPr>
            <w:noProof/>
            <w:webHidden/>
          </w:rPr>
        </w:r>
        <w:r>
          <w:rPr>
            <w:noProof/>
            <w:webHidden/>
          </w:rPr>
          <w:fldChar w:fldCharType="separate"/>
        </w:r>
        <w:r>
          <w:rPr>
            <w:noProof/>
            <w:webHidden/>
          </w:rPr>
          <w:t>42</w:t>
        </w:r>
        <w:r>
          <w:rPr>
            <w:noProof/>
            <w:webHidden/>
          </w:rPr>
          <w:fldChar w:fldCharType="end"/>
        </w:r>
      </w:hyperlink>
    </w:p>
    <w:p w14:paraId="1356BB1F" w14:textId="3E0739A8" w:rsidR="00044BE6" w:rsidRDefault="00044BE6">
      <w:pPr>
        <w:pStyle w:val="TDC2"/>
        <w:rPr>
          <w:rFonts w:asciiTheme="minorHAnsi" w:eastAsiaTheme="minorEastAsia" w:hAnsiTheme="minorHAnsi" w:cstheme="minorBidi"/>
          <w:noProof/>
          <w:kern w:val="2"/>
          <w:szCs w:val="24"/>
          <w14:ligatures w14:val="standardContextual"/>
        </w:rPr>
      </w:pPr>
      <w:hyperlink w:anchor="_Toc210410021" w:history="1">
        <w:r w:rsidRPr="0091257F">
          <w:rPr>
            <w:rStyle w:val="Hipervnculo"/>
            <w:noProof/>
          </w:rPr>
          <w:t>Tabla 4.4 Caso de uso N°1.3.2, Cambiando el turno de los trabajadores</w:t>
        </w:r>
        <w:r>
          <w:rPr>
            <w:noProof/>
            <w:webHidden/>
          </w:rPr>
          <w:tab/>
        </w:r>
        <w:r>
          <w:rPr>
            <w:noProof/>
            <w:webHidden/>
          </w:rPr>
          <w:fldChar w:fldCharType="begin"/>
        </w:r>
        <w:r>
          <w:rPr>
            <w:noProof/>
            <w:webHidden/>
          </w:rPr>
          <w:instrText xml:space="preserve"> PAGEREF _Toc210410021 \h </w:instrText>
        </w:r>
        <w:r>
          <w:rPr>
            <w:noProof/>
            <w:webHidden/>
          </w:rPr>
        </w:r>
        <w:r>
          <w:rPr>
            <w:noProof/>
            <w:webHidden/>
          </w:rPr>
          <w:fldChar w:fldCharType="separate"/>
        </w:r>
        <w:r>
          <w:rPr>
            <w:noProof/>
            <w:webHidden/>
          </w:rPr>
          <w:t>43</w:t>
        </w:r>
        <w:r>
          <w:rPr>
            <w:noProof/>
            <w:webHidden/>
          </w:rPr>
          <w:fldChar w:fldCharType="end"/>
        </w:r>
      </w:hyperlink>
    </w:p>
    <w:p w14:paraId="015558E6" w14:textId="2BFC7330" w:rsidR="00044BE6" w:rsidRDefault="00044BE6">
      <w:pPr>
        <w:pStyle w:val="TDC2"/>
        <w:rPr>
          <w:rFonts w:asciiTheme="minorHAnsi" w:eastAsiaTheme="minorEastAsia" w:hAnsiTheme="minorHAnsi" w:cstheme="minorBidi"/>
          <w:noProof/>
          <w:kern w:val="2"/>
          <w:szCs w:val="24"/>
          <w14:ligatures w14:val="standardContextual"/>
        </w:rPr>
      </w:pPr>
      <w:hyperlink w:anchor="_Toc210410022" w:history="1">
        <w:r w:rsidRPr="0091257F">
          <w:rPr>
            <w:rStyle w:val="Hipervnculo"/>
            <w:noProof/>
          </w:rPr>
          <w:t>Tabla 4.5 Caso de uso N°1.5, Creando los departamentos de la empresa</w:t>
        </w:r>
        <w:r>
          <w:rPr>
            <w:noProof/>
            <w:webHidden/>
          </w:rPr>
          <w:tab/>
        </w:r>
        <w:r>
          <w:rPr>
            <w:noProof/>
            <w:webHidden/>
          </w:rPr>
          <w:fldChar w:fldCharType="begin"/>
        </w:r>
        <w:r>
          <w:rPr>
            <w:noProof/>
            <w:webHidden/>
          </w:rPr>
          <w:instrText xml:space="preserve"> PAGEREF _Toc210410022 \h </w:instrText>
        </w:r>
        <w:r>
          <w:rPr>
            <w:noProof/>
            <w:webHidden/>
          </w:rPr>
        </w:r>
        <w:r>
          <w:rPr>
            <w:noProof/>
            <w:webHidden/>
          </w:rPr>
          <w:fldChar w:fldCharType="separate"/>
        </w:r>
        <w:r>
          <w:rPr>
            <w:noProof/>
            <w:webHidden/>
          </w:rPr>
          <w:t>44</w:t>
        </w:r>
        <w:r>
          <w:rPr>
            <w:noProof/>
            <w:webHidden/>
          </w:rPr>
          <w:fldChar w:fldCharType="end"/>
        </w:r>
      </w:hyperlink>
    </w:p>
    <w:p w14:paraId="424031B7" w14:textId="1DA0F333" w:rsidR="00044BE6" w:rsidRDefault="00044BE6">
      <w:pPr>
        <w:pStyle w:val="TDC2"/>
        <w:rPr>
          <w:rFonts w:asciiTheme="minorHAnsi" w:eastAsiaTheme="minorEastAsia" w:hAnsiTheme="minorHAnsi" w:cstheme="minorBidi"/>
          <w:noProof/>
          <w:kern w:val="2"/>
          <w:szCs w:val="24"/>
          <w14:ligatures w14:val="standardContextual"/>
        </w:rPr>
      </w:pPr>
      <w:hyperlink w:anchor="_Toc210410023" w:history="1">
        <w:r w:rsidRPr="0091257F">
          <w:rPr>
            <w:rStyle w:val="Hipervnculo"/>
            <w:noProof/>
          </w:rPr>
          <w:t>Tabla 4.6 Caso de uso N°1.6, cambiando el estado de un departamento</w:t>
        </w:r>
        <w:r>
          <w:rPr>
            <w:noProof/>
            <w:webHidden/>
          </w:rPr>
          <w:tab/>
        </w:r>
        <w:r>
          <w:rPr>
            <w:noProof/>
            <w:webHidden/>
          </w:rPr>
          <w:fldChar w:fldCharType="begin"/>
        </w:r>
        <w:r>
          <w:rPr>
            <w:noProof/>
            <w:webHidden/>
          </w:rPr>
          <w:instrText xml:space="preserve"> PAGEREF _Toc210410023 \h </w:instrText>
        </w:r>
        <w:r>
          <w:rPr>
            <w:noProof/>
            <w:webHidden/>
          </w:rPr>
        </w:r>
        <w:r>
          <w:rPr>
            <w:noProof/>
            <w:webHidden/>
          </w:rPr>
          <w:fldChar w:fldCharType="separate"/>
        </w:r>
        <w:r>
          <w:rPr>
            <w:noProof/>
            <w:webHidden/>
          </w:rPr>
          <w:t>45</w:t>
        </w:r>
        <w:r>
          <w:rPr>
            <w:noProof/>
            <w:webHidden/>
          </w:rPr>
          <w:fldChar w:fldCharType="end"/>
        </w:r>
      </w:hyperlink>
    </w:p>
    <w:p w14:paraId="33C0223C" w14:textId="5A077DE1" w:rsidR="00044BE6" w:rsidRDefault="00044BE6">
      <w:pPr>
        <w:pStyle w:val="TDC2"/>
        <w:rPr>
          <w:rFonts w:asciiTheme="minorHAnsi" w:eastAsiaTheme="minorEastAsia" w:hAnsiTheme="minorHAnsi" w:cstheme="minorBidi"/>
          <w:noProof/>
          <w:kern w:val="2"/>
          <w:szCs w:val="24"/>
          <w14:ligatures w14:val="standardContextual"/>
        </w:rPr>
      </w:pPr>
      <w:hyperlink w:anchor="_Toc210410024" w:history="1">
        <w:r w:rsidRPr="0091257F">
          <w:rPr>
            <w:rStyle w:val="Hipervnculo"/>
            <w:noProof/>
          </w:rPr>
          <w:t>Tabla 4.7 Caso de uso N °1.8, Creando motivo de permiso</w:t>
        </w:r>
        <w:r>
          <w:rPr>
            <w:noProof/>
            <w:webHidden/>
          </w:rPr>
          <w:tab/>
        </w:r>
        <w:r>
          <w:rPr>
            <w:noProof/>
            <w:webHidden/>
          </w:rPr>
          <w:fldChar w:fldCharType="begin"/>
        </w:r>
        <w:r>
          <w:rPr>
            <w:noProof/>
            <w:webHidden/>
          </w:rPr>
          <w:instrText xml:space="preserve"> PAGEREF _Toc210410024 \h </w:instrText>
        </w:r>
        <w:r>
          <w:rPr>
            <w:noProof/>
            <w:webHidden/>
          </w:rPr>
        </w:r>
        <w:r>
          <w:rPr>
            <w:noProof/>
            <w:webHidden/>
          </w:rPr>
          <w:fldChar w:fldCharType="separate"/>
        </w:r>
        <w:r>
          <w:rPr>
            <w:noProof/>
            <w:webHidden/>
          </w:rPr>
          <w:t>46</w:t>
        </w:r>
        <w:r>
          <w:rPr>
            <w:noProof/>
            <w:webHidden/>
          </w:rPr>
          <w:fldChar w:fldCharType="end"/>
        </w:r>
      </w:hyperlink>
    </w:p>
    <w:p w14:paraId="6CEE1430" w14:textId="60C33A28" w:rsidR="00044BE6" w:rsidRDefault="00044BE6">
      <w:pPr>
        <w:pStyle w:val="TDC2"/>
        <w:rPr>
          <w:rFonts w:asciiTheme="minorHAnsi" w:eastAsiaTheme="minorEastAsia" w:hAnsiTheme="minorHAnsi" w:cstheme="minorBidi"/>
          <w:noProof/>
          <w:kern w:val="2"/>
          <w:szCs w:val="24"/>
          <w14:ligatures w14:val="standardContextual"/>
        </w:rPr>
      </w:pPr>
      <w:hyperlink w:anchor="_Toc210410025" w:history="1">
        <w:r w:rsidRPr="0091257F">
          <w:rPr>
            <w:rStyle w:val="Hipervnculo"/>
            <w:noProof/>
          </w:rPr>
          <w:t>Tabla 4.8 Caso de uso N°1.9, Activando/Desactivando motivo de permiso</w:t>
        </w:r>
        <w:r>
          <w:rPr>
            <w:noProof/>
            <w:webHidden/>
          </w:rPr>
          <w:tab/>
        </w:r>
        <w:r>
          <w:rPr>
            <w:noProof/>
            <w:webHidden/>
          </w:rPr>
          <w:fldChar w:fldCharType="begin"/>
        </w:r>
        <w:r>
          <w:rPr>
            <w:noProof/>
            <w:webHidden/>
          </w:rPr>
          <w:instrText xml:space="preserve"> PAGEREF _Toc210410025 \h </w:instrText>
        </w:r>
        <w:r>
          <w:rPr>
            <w:noProof/>
            <w:webHidden/>
          </w:rPr>
        </w:r>
        <w:r>
          <w:rPr>
            <w:noProof/>
            <w:webHidden/>
          </w:rPr>
          <w:fldChar w:fldCharType="separate"/>
        </w:r>
        <w:r>
          <w:rPr>
            <w:noProof/>
            <w:webHidden/>
          </w:rPr>
          <w:t>47</w:t>
        </w:r>
        <w:r>
          <w:rPr>
            <w:noProof/>
            <w:webHidden/>
          </w:rPr>
          <w:fldChar w:fldCharType="end"/>
        </w:r>
      </w:hyperlink>
    </w:p>
    <w:p w14:paraId="04895EB7" w14:textId="21E3E4BB" w:rsidR="00044BE6" w:rsidRDefault="00044BE6">
      <w:pPr>
        <w:pStyle w:val="TDC2"/>
        <w:rPr>
          <w:rFonts w:asciiTheme="minorHAnsi" w:eastAsiaTheme="minorEastAsia" w:hAnsiTheme="minorHAnsi" w:cstheme="minorBidi"/>
          <w:noProof/>
          <w:kern w:val="2"/>
          <w:szCs w:val="24"/>
          <w14:ligatures w14:val="standardContextual"/>
        </w:rPr>
      </w:pPr>
      <w:hyperlink w:anchor="_Toc210410026" w:history="1">
        <w:r w:rsidRPr="0091257F">
          <w:rPr>
            <w:rStyle w:val="Hipervnculo"/>
            <w:noProof/>
          </w:rPr>
          <w:t>Tabla 4.9 Caso de uso N °1.11, Creando tipos de contratos con su descripción</w:t>
        </w:r>
        <w:r>
          <w:rPr>
            <w:noProof/>
            <w:webHidden/>
          </w:rPr>
          <w:tab/>
        </w:r>
        <w:r>
          <w:rPr>
            <w:noProof/>
            <w:webHidden/>
          </w:rPr>
          <w:fldChar w:fldCharType="begin"/>
        </w:r>
        <w:r>
          <w:rPr>
            <w:noProof/>
            <w:webHidden/>
          </w:rPr>
          <w:instrText xml:space="preserve"> PAGEREF _Toc210410026 \h </w:instrText>
        </w:r>
        <w:r>
          <w:rPr>
            <w:noProof/>
            <w:webHidden/>
          </w:rPr>
        </w:r>
        <w:r>
          <w:rPr>
            <w:noProof/>
            <w:webHidden/>
          </w:rPr>
          <w:fldChar w:fldCharType="separate"/>
        </w:r>
        <w:r>
          <w:rPr>
            <w:noProof/>
            <w:webHidden/>
          </w:rPr>
          <w:t>48</w:t>
        </w:r>
        <w:r>
          <w:rPr>
            <w:noProof/>
            <w:webHidden/>
          </w:rPr>
          <w:fldChar w:fldCharType="end"/>
        </w:r>
      </w:hyperlink>
    </w:p>
    <w:p w14:paraId="25034DE7" w14:textId="00C44B97" w:rsidR="00044BE6" w:rsidRDefault="00044BE6">
      <w:pPr>
        <w:pStyle w:val="TDC2"/>
        <w:rPr>
          <w:rFonts w:asciiTheme="minorHAnsi" w:eastAsiaTheme="minorEastAsia" w:hAnsiTheme="minorHAnsi" w:cstheme="minorBidi"/>
          <w:noProof/>
          <w:kern w:val="2"/>
          <w:szCs w:val="24"/>
          <w14:ligatures w14:val="standardContextual"/>
        </w:rPr>
      </w:pPr>
      <w:hyperlink w:anchor="_Toc210410027" w:history="1">
        <w:r w:rsidRPr="0091257F">
          <w:rPr>
            <w:rStyle w:val="Hipervnculo"/>
            <w:noProof/>
          </w:rPr>
          <w:t>Tabla 4.10 Caso de uso N °1.12, cambiando el estado de un tipo de contrato</w:t>
        </w:r>
        <w:r>
          <w:rPr>
            <w:noProof/>
            <w:webHidden/>
          </w:rPr>
          <w:tab/>
        </w:r>
        <w:r>
          <w:rPr>
            <w:noProof/>
            <w:webHidden/>
          </w:rPr>
          <w:fldChar w:fldCharType="begin"/>
        </w:r>
        <w:r>
          <w:rPr>
            <w:noProof/>
            <w:webHidden/>
          </w:rPr>
          <w:instrText xml:space="preserve"> PAGEREF _Toc210410027 \h </w:instrText>
        </w:r>
        <w:r>
          <w:rPr>
            <w:noProof/>
            <w:webHidden/>
          </w:rPr>
        </w:r>
        <w:r>
          <w:rPr>
            <w:noProof/>
            <w:webHidden/>
          </w:rPr>
          <w:fldChar w:fldCharType="separate"/>
        </w:r>
        <w:r>
          <w:rPr>
            <w:noProof/>
            <w:webHidden/>
          </w:rPr>
          <w:t>49</w:t>
        </w:r>
        <w:r>
          <w:rPr>
            <w:noProof/>
            <w:webHidden/>
          </w:rPr>
          <w:fldChar w:fldCharType="end"/>
        </w:r>
      </w:hyperlink>
    </w:p>
    <w:p w14:paraId="0AD04BF9" w14:textId="2EAE8385" w:rsidR="00044BE6" w:rsidRDefault="00044BE6">
      <w:pPr>
        <w:pStyle w:val="TDC2"/>
        <w:rPr>
          <w:rFonts w:asciiTheme="minorHAnsi" w:eastAsiaTheme="minorEastAsia" w:hAnsiTheme="minorHAnsi" w:cstheme="minorBidi"/>
          <w:noProof/>
          <w:kern w:val="2"/>
          <w:szCs w:val="24"/>
          <w14:ligatures w14:val="standardContextual"/>
        </w:rPr>
      </w:pPr>
      <w:hyperlink w:anchor="_Toc210410028" w:history="1">
        <w:r w:rsidRPr="0091257F">
          <w:rPr>
            <w:rStyle w:val="Hipervnculo"/>
            <w:noProof/>
          </w:rPr>
          <w:t>Tabla 4.11 Caso de uso N °1.14, Creando un tipo de vacaciones</w:t>
        </w:r>
        <w:r>
          <w:rPr>
            <w:noProof/>
            <w:webHidden/>
          </w:rPr>
          <w:tab/>
        </w:r>
        <w:r>
          <w:rPr>
            <w:noProof/>
            <w:webHidden/>
          </w:rPr>
          <w:fldChar w:fldCharType="begin"/>
        </w:r>
        <w:r>
          <w:rPr>
            <w:noProof/>
            <w:webHidden/>
          </w:rPr>
          <w:instrText xml:space="preserve"> PAGEREF _Toc210410028 \h </w:instrText>
        </w:r>
        <w:r>
          <w:rPr>
            <w:noProof/>
            <w:webHidden/>
          </w:rPr>
        </w:r>
        <w:r>
          <w:rPr>
            <w:noProof/>
            <w:webHidden/>
          </w:rPr>
          <w:fldChar w:fldCharType="separate"/>
        </w:r>
        <w:r>
          <w:rPr>
            <w:noProof/>
            <w:webHidden/>
          </w:rPr>
          <w:t>50</w:t>
        </w:r>
        <w:r>
          <w:rPr>
            <w:noProof/>
            <w:webHidden/>
          </w:rPr>
          <w:fldChar w:fldCharType="end"/>
        </w:r>
      </w:hyperlink>
    </w:p>
    <w:p w14:paraId="73FF33A5" w14:textId="0DC4BC82" w:rsidR="00044BE6" w:rsidRDefault="00044BE6">
      <w:pPr>
        <w:pStyle w:val="TDC2"/>
        <w:rPr>
          <w:rFonts w:asciiTheme="minorHAnsi" w:eastAsiaTheme="minorEastAsia" w:hAnsiTheme="minorHAnsi" w:cstheme="minorBidi"/>
          <w:noProof/>
          <w:kern w:val="2"/>
          <w:szCs w:val="24"/>
          <w14:ligatures w14:val="standardContextual"/>
        </w:rPr>
      </w:pPr>
      <w:hyperlink w:anchor="_Toc210410029" w:history="1">
        <w:r w:rsidRPr="0091257F">
          <w:rPr>
            <w:rStyle w:val="Hipervnculo"/>
            <w:noProof/>
          </w:rPr>
          <w:t>Tabla 4.12 Caso de uso N °1.15, cambiando el estado de tipos de vacaciones</w:t>
        </w:r>
        <w:r>
          <w:rPr>
            <w:noProof/>
            <w:webHidden/>
          </w:rPr>
          <w:tab/>
        </w:r>
        <w:r>
          <w:rPr>
            <w:noProof/>
            <w:webHidden/>
          </w:rPr>
          <w:fldChar w:fldCharType="begin"/>
        </w:r>
        <w:r>
          <w:rPr>
            <w:noProof/>
            <w:webHidden/>
          </w:rPr>
          <w:instrText xml:space="preserve"> PAGEREF _Toc210410029 \h </w:instrText>
        </w:r>
        <w:r>
          <w:rPr>
            <w:noProof/>
            <w:webHidden/>
          </w:rPr>
        </w:r>
        <w:r>
          <w:rPr>
            <w:noProof/>
            <w:webHidden/>
          </w:rPr>
          <w:fldChar w:fldCharType="separate"/>
        </w:r>
        <w:r>
          <w:rPr>
            <w:noProof/>
            <w:webHidden/>
          </w:rPr>
          <w:t>51</w:t>
        </w:r>
        <w:r>
          <w:rPr>
            <w:noProof/>
            <w:webHidden/>
          </w:rPr>
          <w:fldChar w:fldCharType="end"/>
        </w:r>
      </w:hyperlink>
    </w:p>
    <w:p w14:paraId="206D36E1" w14:textId="0F1E1AFF" w:rsidR="00044BE6" w:rsidRDefault="00044BE6">
      <w:pPr>
        <w:pStyle w:val="TDC2"/>
        <w:rPr>
          <w:rFonts w:asciiTheme="minorHAnsi" w:eastAsiaTheme="minorEastAsia" w:hAnsiTheme="minorHAnsi" w:cstheme="minorBidi"/>
          <w:noProof/>
          <w:kern w:val="2"/>
          <w:szCs w:val="24"/>
          <w14:ligatures w14:val="standardContextual"/>
        </w:rPr>
      </w:pPr>
      <w:hyperlink w:anchor="_Toc210410030" w:history="1">
        <w:r w:rsidRPr="0091257F">
          <w:rPr>
            <w:rStyle w:val="Hipervnculo"/>
            <w:noProof/>
          </w:rPr>
          <w:t>Tabla 4.13 Caso de uso N °1.17, Creando una sucursal</w:t>
        </w:r>
        <w:r>
          <w:rPr>
            <w:noProof/>
            <w:webHidden/>
          </w:rPr>
          <w:tab/>
        </w:r>
        <w:r>
          <w:rPr>
            <w:noProof/>
            <w:webHidden/>
          </w:rPr>
          <w:fldChar w:fldCharType="begin"/>
        </w:r>
        <w:r>
          <w:rPr>
            <w:noProof/>
            <w:webHidden/>
          </w:rPr>
          <w:instrText xml:space="preserve"> PAGEREF _Toc210410030 \h </w:instrText>
        </w:r>
        <w:r>
          <w:rPr>
            <w:noProof/>
            <w:webHidden/>
          </w:rPr>
        </w:r>
        <w:r>
          <w:rPr>
            <w:noProof/>
            <w:webHidden/>
          </w:rPr>
          <w:fldChar w:fldCharType="separate"/>
        </w:r>
        <w:r>
          <w:rPr>
            <w:noProof/>
            <w:webHidden/>
          </w:rPr>
          <w:t>52</w:t>
        </w:r>
        <w:r>
          <w:rPr>
            <w:noProof/>
            <w:webHidden/>
          </w:rPr>
          <w:fldChar w:fldCharType="end"/>
        </w:r>
      </w:hyperlink>
    </w:p>
    <w:p w14:paraId="18DF2BFC" w14:textId="0AAD445D" w:rsidR="00044BE6" w:rsidRDefault="00044BE6">
      <w:pPr>
        <w:pStyle w:val="TDC2"/>
        <w:rPr>
          <w:rFonts w:asciiTheme="minorHAnsi" w:eastAsiaTheme="minorEastAsia" w:hAnsiTheme="minorHAnsi" w:cstheme="minorBidi"/>
          <w:noProof/>
          <w:kern w:val="2"/>
          <w:szCs w:val="24"/>
          <w14:ligatures w14:val="standardContextual"/>
        </w:rPr>
      </w:pPr>
      <w:hyperlink w:anchor="_Toc210410031" w:history="1">
        <w:r w:rsidRPr="0091257F">
          <w:rPr>
            <w:rStyle w:val="Hipervnculo"/>
            <w:noProof/>
          </w:rPr>
          <w:t>Tabla 4.14 Caso de uso N °1.18, cambiando el estado de una sucursal</w:t>
        </w:r>
        <w:r>
          <w:rPr>
            <w:noProof/>
            <w:webHidden/>
          </w:rPr>
          <w:tab/>
        </w:r>
        <w:r>
          <w:rPr>
            <w:noProof/>
            <w:webHidden/>
          </w:rPr>
          <w:fldChar w:fldCharType="begin"/>
        </w:r>
        <w:r>
          <w:rPr>
            <w:noProof/>
            <w:webHidden/>
          </w:rPr>
          <w:instrText xml:space="preserve"> PAGEREF _Toc210410031 \h </w:instrText>
        </w:r>
        <w:r>
          <w:rPr>
            <w:noProof/>
            <w:webHidden/>
          </w:rPr>
        </w:r>
        <w:r>
          <w:rPr>
            <w:noProof/>
            <w:webHidden/>
          </w:rPr>
          <w:fldChar w:fldCharType="separate"/>
        </w:r>
        <w:r>
          <w:rPr>
            <w:noProof/>
            <w:webHidden/>
          </w:rPr>
          <w:t>53</w:t>
        </w:r>
        <w:r>
          <w:rPr>
            <w:noProof/>
            <w:webHidden/>
          </w:rPr>
          <w:fldChar w:fldCharType="end"/>
        </w:r>
      </w:hyperlink>
    </w:p>
    <w:p w14:paraId="44A718A5" w14:textId="7225EC25" w:rsidR="00044BE6" w:rsidRDefault="00044BE6">
      <w:pPr>
        <w:pStyle w:val="TDC2"/>
        <w:rPr>
          <w:rFonts w:asciiTheme="minorHAnsi" w:eastAsiaTheme="minorEastAsia" w:hAnsiTheme="minorHAnsi" w:cstheme="minorBidi"/>
          <w:noProof/>
          <w:kern w:val="2"/>
          <w:szCs w:val="24"/>
          <w14:ligatures w14:val="standardContextual"/>
        </w:rPr>
      </w:pPr>
      <w:hyperlink w:anchor="_Toc210410032" w:history="1">
        <w:r w:rsidRPr="0091257F">
          <w:rPr>
            <w:rStyle w:val="Hipervnculo"/>
            <w:noProof/>
          </w:rPr>
          <w:t>Tabla 4.15 Caso de uso N °1.20, Creando nuevo centro de costo</w:t>
        </w:r>
        <w:r>
          <w:rPr>
            <w:noProof/>
            <w:webHidden/>
          </w:rPr>
          <w:tab/>
        </w:r>
        <w:r>
          <w:rPr>
            <w:noProof/>
            <w:webHidden/>
          </w:rPr>
          <w:fldChar w:fldCharType="begin"/>
        </w:r>
        <w:r>
          <w:rPr>
            <w:noProof/>
            <w:webHidden/>
          </w:rPr>
          <w:instrText xml:space="preserve"> PAGEREF _Toc210410032 \h </w:instrText>
        </w:r>
        <w:r>
          <w:rPr>
            <w:noProof/>
            <w:webHidden/>
          </w:rPr>
        </w:r>
        <w:r>
          <w:rPr>
            <w:noProof/>
            <w:webHidden/>
          </w:rPr>
          <w:fldChar w:fldCharType="separate"/>
        </w:r>
        <w:r>
          <w:rPr>
            <w:noProof/>
            <w:webHidden/>
          </w:rPr>
          <w:t>54</w:t>
        </w:r>
        <w:r>
          <w:rPr>
            <w:noProof/>
            <w:webHidden/>
          </w:rPr>
          <w:fldChar w:fldCharType="end"/>
        </w:r>
      </w:hyperlink>
    </w:p>
    <w:p w14:paraId="59695153" w14:textId="64529904" w:rsidR="00044BE6" w:rsidRDefault="00044BE6">
      <w:pPr>
        <w:pStyle w:val="TDC2"/>
        <w:rPr>
          <w:rFonts w:asciiTheme="minorHAnsi" w:eastAsiaTheme="minorEastAsia" w:hAnsiTheme="minorHAnsi" w:cstheme="minorBidi"/>
          <w:noProof/>
          <w:kern w:val="2"/>
          <w:szCs w:val="24"/>
          <w14:ligatures w14:val="standardContextual"/>
        </w:rPr>
      </w:pPr>
      <w:hyperlink w:anchor="_Toc210410033" w:history="1">
        <w:r w:rsidRPr="0091257F">
          <w:rPr>
            <w:rStyle w:val="Hipervnculo"/>
            <w:noProof/>
          </w:rPr>
          <w:t>Tabla 4.16 Caso de uso N °1.21, cambiando estado de un centro de costo</w:t>
        </w:r>
        <w:r>
          <w:rPr>
            <w:noProof/>
            <w:webHidden/>
          </w:rPr>
          <w:tab/>
        </w:r>
        <w:r>
          <w:rPr>
            <w:noProof/>
            <w:webHidden/>
          </w:rPr>
          <w:fldChar w:fldCharType="begin"/>
        </w:r>
        <w:r>
          <w:rPr>
            <w:noProof/>
            <w:webHidden/>
          </w:rPr>
          <w:instrText xml:space="preserve"> PAGEREF _Toc210410033 \h </w:instrText>
        </w:r>
        <w:r>
          <w:rPr>
            <w:noProof/>
            <w:webHidden/>
          </w:rPr>
        </w:r>
        <w:r>
          <w:rPr>
            <w:noProof/>
            <w:webHidden/>
          </w:rPr>
          <w:fldChar w:fldCharType="separate"/>
        </w:r>
        <w:r>
          <w:rPr>
            <w:noProof/>
            <w:webHidden/>
          </w:rPr>
          <w:t>55</w:t>
        </w:r>
        <w:r>
          <w:rPr>
            <w:noProof/>
            <w:webHidden/>
          </w:rPr>
          <w:fldChar w:fldCharType="end"/>
        </w:r>
      </w:hyperlink>
    </w:p>
    <w:p w14:paraId="3861BFC2" w14:textId="55745010" w:rsidR="00044BE6" w:rsidRDefault="00044BE6">
      <w:pPr>
        <w:pStyle w:val="TDC2"/>
        <w:rPr>
          <w:rFonts w:asciiTheme="minorHAnsi" w:eastAsiaTheme="minorEastAsia" w:hAnsiTheme="minorHAnsi" w:cstheme="minorBidi"/>
          <w:noProof/>
          <w:kern w:val="2"/>
          <w:szCs w:val="24"/>
          <w14:ligatures w14:val="standardContextual"/>
        </w:rPr>
      </w:pPr>
      <w:hyperlink w:anchor="_Toc210410034" w:history="1">
        <w:r w:rsidRPr="0091257F">
          <w:rPr>
            <w:rStyle w:val="Hipervnculo"/>
            <w:noProof/>
          </w:rPr>
          <w:t>Tabla 4.17 Caso de uso N°2.3, Visualizando fichas de empleados activas</w:t>
        </w:r>
        <w:r>
          <w:rPr>
            <w:noProof/>
            <w:webHidden/>
          </w:rPr>
          <w:tab/>
        </w:r>
        <w:r>
          <w:rPr>
            <w:noProof/>
            <w:webHidden/>
          </w:rPr>
          <w:fldChar w:fldCharType="begin"/>
        </w:r>
        <w:r>
          <w:rPr>
            <w:noProof/>
            <w:webHidden/>
          </w:rPr>
          <w:instrText xml:space="preserve"> PAGEREF _Toc210410034 \h </w:instrText>
        </w:r>
        <w:r>
          <w:rPr>
            <w:noProof/>
            <w:webHidden/>
          </w:rPr>
        </w:r>
        <w:r>
          <w:rPr>
            <w:noProof/>
            <w:webHidden/>
          </w:rPr>
          <w:fldChar w:fldCharType="separate"/>
        </w:r>
        <w:r>
          <w:rPr>
            <w:noProof/>
            <w:webHidden/>
          </w:rPr>
          <w:t>56</w:t>
        </w:r>
        <w:r>
          <w:rPr>
            <w:noProof/>
            <w:webHidden/>
          </w:rPr>
          <w:fldChar w:fldCharType="end"/>
        </w:r>
      </w:hyperlink>
    </w:p>
    <w:p w14:paraId="190650D1" w14:textId="5C1E97CF" w:rsidR="00044BE6" w:rsidRDefault="00044BE6">
      <w:pPr>
        <w:pStyle w:val="TDC2"/>
        <w:rPr>
          <w:rFonts w:asciiTheme="minorHAnsi" w:eastAsiaTheme="minorEastAsia" w:hAnsiTheme="minorHAnsi" w:cstheme="minorBidi"/>
          <w:noProof/>
          <w:kern w:val="2"/>
          <w:szCs w:val="24"/>
          <w14:ligatures w14:val="standardContextual"/>
        </w:rPr>
      </w:pPr>
      <w:hyperlink w:anchor="_Toc210410035" w:history="1">
        <w:r w:rsidRPr="0091257F">
          <w:rPr>
            <w:rStyle w:val="Hipervnculo"/>
            <w:noProof/>
          </w:rPr>
          <w:t>Tabla 4.18 Caso de uso N °2.5, Guardando datos de empleado</w:t>
        </w:r>
        <w:r>
          <w:rPr>
            <w:noProof/>
            <w:webHidden/>
          </w:rPr>
          <w:tab/>
        </w:r>
        <w:r>
          <w:rPr>
            <w:noProof/>
            <w:webHidden/>
          </w:rPr>
          <w:fldChar w:fldCharType="begin"/>
        </w:r>
        <w:r>
          <w:rPr>
            <w:noProof/>
            <w:webHidden/>
          </w:rPr>
          <w:instrText xml:space="preserve"> PAGEREF _Toc210410035 \h </w:instrText>
        </w:r>
        <w:r>
          <w:rPr>
            <w:noProof/>
            <w:webHidden/>
          </w:rPr>
        </w:r>
        <w:r>
          <w:rPr>
            <w:noProof/>
            <w:webHidden/>
          </w:rPr>
          <w:fldChar w:fldCharType="separate"/>
        </w:r>
        <w:r>
          <w:rPr>
            <w:noProof/>
            <w:webHidden/>
          </w:rPr>
          <w:t>57</w:t>
        </w:r>
        <w:r>
          <w:rPr>
            <w:noProof/>
            <w:webHidden/>
          </w:rPr>
          <w:fldChar w:fldCharType="end"/>
        </w:r>
      </w:hyperlink>
    </w:p>
    <w:p w14:paraId="22572583" w14:textId="1401907C" w:rsidR="00044BE6" w:rsidRDefault="00044BE6">
      <w:pPr>
        <w:pStyle w:val="TDC2"/>
        <w:rPr>
          <w:rFonts w:asciiTheme="minorHAnsi" w:eastAsiaTheme="minorEastAsia" w:hAnsiTheme="minorHAnsi" w:cstheme="minorBidi"/>
          <w:noProof/>
          <w:kern w:val="2"/>
          <w:szCs w:val="24"/>
          <w14:ligatures w14:val="standardContextual"/>
        </w:rPr>
      </w:pPr>
      <w:hyperlink w:anchor="_Toc210410036" w:history="1">
        <w:r w:rsidRPr="0091257F">
          <w:rPr>
            <w:rStyle w:val="Hipervnculo"/>
            <w:noProof/>
          </w:rPr>
          <w:t>Tabla 4.19 Caso de uso N °2.6.1, Imprimiendo ficha de empleado</w:t>
        </w:r>
        <w:r>
          <w:rPr>
            <w:noProof/>
            <w:webHidden/>
          </w:rPr>
          <w:tab/>
        </w:r>
        <w:r>
          <w:rPr>
            <w:noProof/>
            <w:webHidden/>
          </w:rPr>
          <w:fldChar w:fldCharType="begin"/>
        </w:r>
        <w:r>
          <w:rPr>
            <w:noProof/>
            <w:webHidden/>
          </w:rPr>
          <w:instrText xml:space="preserve"> PAGEREF _Toc210410036 \h </w:instrText>
        </w:r>
        <w:r>
          <w:rPr>
            <w:noProof/>
            <w:webHidden/>
          </w:rPr>
        </w:r>
        <w:r>
          <w:rPr>
            <w:noProof/>
            <w:webHidden/>
          </w:rPr>
          <w:fldChar w:fldCharType="separate"/>
        </w:r>
        <w:r>
          <w:rPr>
            <w:noProof/>
            <w:webHidden/>
          </w:rPr>
          <w:t>58</w:t>
        </w:r>
        <w:r>
          <w:rPr>
            <w:noProof/>
            <w:webHidden/>
          </w:rPr>
          <w:fldChar w:fldCharType="end"/>
        </w:r>
      </w:hyperlink>
    </w:p>
    <w:p w14:paraId="0446E64A" w14:textId="6567CD7B" w:rsidR="00044BE6" w:rsidRDefault="00044BE6">
      <w:pPr>
        <w:pStyle w:val="TDC2"/>
        <w:rPr>
          <w:rFonts w:asciiTheme="minorHAnsi" w:eastAsiaTheme="minorEastAsia" w:hAnsiTheme="minorHAnsi" w:cstheme="minorBidi"/>
          <w:noProof/>
          <w:kern w:val="2"/>
          <w:szCs w:val="24"/>
          <w14:ligatures w14:val="standardContextual"/>
        </w:rPr>
      </w:pPr>
      <w:hyperlink w:anchor="_Toc210410037" w:history="1">
        <w:r w:rsidRPr="0091257F">
          <w:rPr>
            <w:rStyle w:val="Hipervnculo"/>
            <w:noProof/>
          </w:rPr>
          <w:t>Tabla 4.20 Caso de uso N °2.6.2, Imprimiendo múltiples fichas de empleado</w:t>
        </w:r>
        <w:r>
          <w:rPr>
            <w:noProof/>
            <w:webHidden/>
          </w:rPr>
          <w:tab/>
        </w:r>
        <w:r>
          <w:rPr>
            <w:noProof/>
            <w:webHidden/>
          </w:rPr>
          <w:fldChar w:fldCharType="begin"/>
        </w:r>
        <w:r>
          <w:rPr>
            <w:noProof/>
            <w:webHidden/>
          </w:rPr>
          <w:instrText xml:space="preserve"> PAGEREF _Toc210410037 \h </w:instrText>
        </w:r>
        <w:r>
          <w:rPr>
            <w:noProof/>
            <w:webHidden/>
          </w:rPr>
        </w:r>
        <w:r>
          <w:rPr>
            <w:noProof/>
            <w:webHidden/>
          </w:rPr>
          <w:fldChar w:fldCharType="separate"/>
        </w:r>
        <w:r>
          <w:rPr>
            <w:noProof/>
            <w:webHidden/>
          </w:rPr>
          <w:t>59</w:t>
        </w:r>
        <w:r>
          <w:rPr>
            <w:noProof/>
            <w:webHidden/>
          </w:rPr>
          <w:fldChar w:fldCharType="end"/>
        </w:r>
      </w:hyperlink>
    </w:p>
    <w:p w14:paraId="2EFD543D" w14:textId="513A3E7E" w:rsidR="00044BE6" w:rsidRDefault="00044BE6">
      <w:pPr>
        <w:pStyle w:val="TDC2"/>
        <w:rPr>
          <w:rFonts w:asciiTheme="minorHAnsi" w:eastAsiaTheme="minorEastAsia" w:hAnsiTheme="minorHAnsi" w:cstheme="minorBidi"/>
          <w:noProof/>
          <w:kern w:val="2"/>
          <w:szCs w:val="24"/>
          <w14:ligatures w14:val="standardContextual"/>
        </w:rPr>
      </w:pPr>
      <w:hyperlink w:anchor="_Toc210410038" w:history="1">
        <w:r w:rsidRPr="0091257F">
          <w:rPr>
            <w:rStyle w:val="Hipervnculo"/>
            <w:noProof/>
          </w:rPr>
          <w:t>Tabla 4.21 Caso de uso N °3.1.1, Asignando vacaciones</w:t>
        </w:r>
        <w:r>
          <w:rPr>
            <w:noProof/>
            <w:webHidden/>
          </w:rPr>
          <w:tab/>
        </w:r>
        <w:r>
          <w:rPr>
            <w:noProof/>
            <w:webHidden/>
          </w:rPr>
          <w:fldChar w:fldCharType="begin"/>
        </w:r>
        <w:r>
          <w:rPr>
            <w:noProof/>
            <w:webHidden/>
          </w:rPr>
          <w:instrText xml:space="preserve"> PAGEREF _Toc210410038 \h </w:instrText>
        </w:r>
        <w:r>
          <w:rPr>
            <w:noProof/>
            <w:webHidden/>
          </w:rPr>
        </w:r>
        <w:r>
          <w:rPr>
            <w:noProof/>
            <w:webHidden/>
          </w:rPr>
          <w:fldChar w:fldCharType="separate"/>
        </w:r>
        <w:r>
          <w:rPr>
            <w:noProof/>
            <w:webHidden/>
          </w:rPr>
          <w:t>60</w:t>
        </w:r>
        <w:r>
          <w:rPr>
            <w:noProof/>
            <w:webHidden/>
          </w:rPr>
          <w:fldChar w:fldCharType="end"/>
        </w:r>
      </w:hyperlink>
    </w:p>
    <w:p w14:paraId="47957A35" w14:textId="3612FD02" w:rsidR="00044BE6" w:rsidRDefault="00044BE6">
      <w:pPr>
        <w:pStyle w:val="TDC2"/>
        <w:rPr>
          <w:rFonts w:asciiTheme="minorHAnsi" w:eastAsiaTheme="minorEastAsia" w:hAnsiTheme="minorHAnsi" w:cstheme="minorBidi"/>
          <w:noProof/>
          <w:kern w:val="2"/>
          <w:szCs w:val="24"/>
          <w14:ligatures w14:val="standardContextual"/>
        </w:rPr>
      </w:pPr>
      <w:hyperlink w:anchor="_Toc210410039" w:history="1">
        <w:r w:rsidRPr="0091257F">
          <w:rPr>
            <w:rStyle w:val="Hipervnculo"/>
            <w:noProof/>
          </w:rPr>
          <w:t>Tabla 4.22 Caso de uso N °3.1.2, editando vacaciones</w:t>
        </w:r>
        <w:r>
          <w:rPr>
            <w:noProof/>
            <w:webHidden/>
          </w:rPr>
          <w:tab/>
        </w:r>
        <w:r>
          <w:rPr>
            <w:noProof/>
            <w:webHidden/>
          </w:rPr>
          <w:fldChar w:fldCharType="begin"/>
        </w:r>
        <w:r>
          <w:rPr>
            <w:noProof/>
            <w:webHidden/>
          </w:rPr>
          <w:instrText xml:space="preserve"> PAGEREF _Toc210410039 \h </w:instrText>
        </w:r>
        <w:r>
          <w:rPr>
            <w:noProof/>
            <w:webHidden/>
          </w:rPr>
        </w:r>
        <w:r>
          <w:rPr>
            <w:noProof/>
            <w:webHidden/>
          </w:rPr>
          <w:fldChar w:fldCharType="separate"/>
        </w:r>
        <w:r>
          <w:rPr>
            <w:noProof/>
            <w:webHidden/>
          </w:rPr>
          <w:t>61</w:t>
        </w:r>
        <w:r>
          <w:rPr>
            <w:noProof/>
            <w:webHidden/>
          </w:rPr>
          <w:fldChar w:fldCharType="end"/>
        </w:r>
      </w:hyperlink>
    </w:p>
    <w:p w14:paraId="4C7E191F" w14:textId="1C340266" w:rsidR="00044BE6" w:rsidRDefault="00044BE6">
      <w:pPr>
        <w:pStyle w:val="TDC2"/>
        <w:rPr>
          <w:rFonts w:asciiTheme="minorHAnsi" w:eastAsiaTheme="minorEastAsia" w:hAnsiTheme="minorHAnsi" w:cstheme="minorBidi"/>
          <w:noProof/>
          <w:kern w:val="2"/>
          <w:szCs w:val="24"/>
          <w14:ligatures w14:val="standardContextual"/>
        </w:rPr>
      </w:pPr>
      <w:hyperlink w:anchor="_Toc210410040" w:history="1">
        <w:r w:rsidRPr="0091257F">
          <w:rPr>
            <w:rStyle w:val="Hipervnculo"/>
            <w:noProof/>
          </w:rPr>
          <w:t>Tabla 4.23 Caso de uso N °3.2, Visualizando lista de empleados para asignar vacaciones</w:t>
        </w:r>
        <w:r>
          <w:rPr>
            <w:noProof/>
            <w:webHidden/>
          </w:rPr>
          <w:tab/>
        </w:r>
        <w:r>
          <w:rPr>
            <w:noProof/>
            <w:webHidden/>
          </w:rPr>
          <w:fldChar w:fldCharType="begin"/>
        </w:r>
        <w:r>
          <w:rPr>
            <w:noProof/>
            <w:webHidden/>
          </w:rPr>
          <w:instrText xml:space="preserve"> PAGEREF _Toc210410040 \h </w:instrText>
        </w:r>
        <w:r>
          <w:rPr>
            <w:noProof/>
            <w:webHidden/>
          </w:rPr>
        </w:r>
        <w:r>
          <w:rPr>
            <w:noProof/>
            <w:webHidden/>
          </w:rPr>
          <w:fldChar w:fldCharType="separate"/>
        </w:r>
        <w:r>
          <w:rPr>
            <w:noProof/>
            <w:webHidden/>
          </w:rPr>
          <w:t>62</w:t>
        </w:r>
        <w:r>
          <w:rPr>
            <w:noProof/>
            <w:webHidden/>
          </w:rPr>
          <w:fldChar w:fldCharType="end"/>
        </w:r>
      </w:hyperlink>
    </w:p>
    <w:p w14:paraId="1C969A3F" w14:textId="2495EA7C" w:rsidR="00044BE6" w:rsidRDefault="00044BE6">
      <w:pPr>
        <w:pStyle w:val="TDC2"/>
        <w:rPr>
          <w:rFonts w:asciiTheme="minorHAnsi" w:eastAsiaTheme="minorEastAsia" w:hAnsiTheme="minorHAnsi" w:cstheme="minorBidi"/>
          <w:noProof/>
          <w:kern w:val="2"/>
          <w:szCs w:val="24"/>
          <w14:ligatures w14:val="standardContextual"/>
        </w:rPr>
      </w:pPr>
      <w:hyperlink w:anchor="_Toc210410041" w:history="1">
        <w:r w:rsidRPr="0091257F">
          <w:rPr>
            <w:rStyle w:val="Hipervnculo"/>
            <w:noProof/>
          </w:rPr>
          <w:t>Tabla 4.24 Caso de uso N°3.3, Definiendo días a otorgar para vacaciones</w:t>
        </w:r>
        <w:r>
          <w:rPr>
            <w:noProof/>
            <w:webHidden/>
          </w:rPr>
          <w:tab/>
        </w:r>
        <w:r>
          <w:rPr>
            <w:noProof/>
            <w:webHidden/>
          </w:rPr>
          <w:fldChar w:fldCharType="begin"/>
        </w:r>
        <w:r>
          <w:rPr>
            <w:noProof/>
            <w:webHidden/>
          </w:rPr>
          <w:instrText xml:space="preserve"> PAGEREF _Toc210410041 \h </w:instrText>
        </w:r>
        <w:r>
          <w:rPr>
            <w:noProof/>
            <w:webHidden/>
          </w:rPr>
        </w:r>
        <w:r>
          <w:rPr>
            <w:noProof/>
            <w:webHidden/>
          </w:rPr>
          <w:fldChar w:fldCharType="separate"/>
        </w:r>
        <w:r>
          <w:rPr>
            <w:noProof/>
            <w:webHidden/>
          </w:rPr>
          <w:t>63</w:t>
        </w:r>
        <w:r>
          <w:rPr>
            <w:noProof/>
            <w:webHidden/>
          </w:rPr>
          <w:fldChar w:fldCharType="end"/>
        </w:r>
      </w:hyperlink>
    </w:p>
    <w:p w14:paraId="58A83083" w14:textId="1A93069A" w:rsidR="00044BE6" w:rsidRDefault="00044BE6">
      <w:pPr>
        <w:pStyle w:val="TDC2"/>
        <w:rPr>
          <w:rFonts w:asciiTheme="minorHAnsi" w:eastAsiaTheme="minorEastAsia" w:hAnsiTheme="minorHAnsi" w:cstheme="minorBidi"/>
          <w:noProof/>
          <w:kern w:val="2"/>
          <w:szCs w:val="24"/>
          <w14:ligatures w14:val="standardContextual"/>
        </w:rPr>
      </w:pPr>
      <w:hyperlink w:anchor="_Toc210410042" w:history="1">
        <w:r w:rsidRPr="0091257F">
          <w:rPr>
            <w:rStyle w:val="Hipervnculo"/>
            <w:noProof/>
          </w:rPr>
          <w:t>Tabla 4.25 Caso de uso N°3.4, Visualizando listado de empleados de vacaciones</w:t>
        </w:r>
        <w:r>
          <w:rPr>
            <w:noProof/>
            <w:webHidden/>
          </w:rPr>
          <w:tab/>
        </w:r>
        <w:r>
          <w:rPr>
            <w:noProof/>
            <w:webHidden/>
          </w:rPr>
          <w:fldChar w:fldCharType="begin"/>
        </w:r>
        <w:r>
          <w:rPr>
            <w:noProof/>
            <w:webHidden/>
          </w:rPr>
          <w:instrText xml:space="preserve"> PAGEREF _Toc210410042 \h </w:instrText>
        </w:r>
        <w:r>
          <w:rPr>
            <w:noProof/>
            <w:webHidden/>
          </w:rPr>
        </w:r>
        <w:r>
          <w:rPr>
            <w:noProof/>
            <w:webHidden/>
          </w:rPr>
          <w:fldChar w:fldCharType="separate"/>
        </w:r>
        <w:r>
          <w:rPr>
            <w:noProof/>
            <w:webHidden/>
          </w:rPr>
          <w:t>64</w:t>
        </w:r>
        <w:r>
          <w:rPr>
            <w:noProof/>
            <w:webHidden/>
          </w:rPr>
          <w:fldChar w:fldCharType="end"/>
        </w:r>
      </w:hyperlink>
    </w:p>
    <w:p w14:paraId="4759F252" w14:textId="293C2524" w:rsidR="00044BE6" w:rsidRDefault="00044BE6">
      <w:pPr>
        <w:pStyle w:val="TDC2"/>
        <w:rPr>
          <w:rFonts w:asciiTheme="minorHAnsi" w:eastAsiaTheme="minorEastAsia" w:hAnsiTheme="minorHAnsi" w:cstheme="minorBidi"/>
          <w:noProof/>
          <w:kern w:val="2"/>
          <w:szCs w:val="24"/>
          <w14:ligatures w14:val="standardContextual"/>
        </w:rPr>
      </w:pPr>
      <w:hyperlink w:anchor="_Toc210410043" w:history="1">
        <w:r w:rsidRPr="0091257F">
          <w:rPr>
            <w:rStyle w:val="Hipervnculo"/>
            <w:noProof/>
          </w:rPr>
          <w:t>Tabla 4.26 Caso de uso N°3.5, Guardando cambios de vacaciones</w:t>
        </w:r>
        <w:r>
          <w:rPr>
            <w:noProof/>
            <w:webHidden/>
          </w:rPr>
          <w:tab/>
        </w:r>
        <w:r>
          <w:rPr>
            <w:noProof/>
            <w:webHidden/>
          </w:rPr>
          <w:fldChar w:fldCharType="begin"/>
        </w:r>
        <w:r>
          <w:rPr>
            <w:noProof/>
            <w:webHidden/>
          </w:rPr>
          <w:instrText xml:space="preserve"> PAGEREF _Toc210410043 \h </w:instrText>
        </w:r>
        <w:r>
          <w:rPr>
            <w:noProof/>
            <w:webHidden/>
          </w:rPr>
        </w:r>
        <w:r>
          <w:rPr>
            <w:noProof/>
            <w:webHidden/>
          </w:rPr>
          <w:fldChar w:fldCharType="separate"/>
        </w:r>
        <w:r>
          <w:rPr>
            <w:noProof/>
            <w:webHidden/>
          </w:rPr>
          <w:t>65</w:t>
        </w:r>
        <w:r>
          <w:rPr>
            <w:noProof/>
            <w:webHidden/>
          </w:rPr>
          <w:fldChar w:fldCharType="end"/>
        </w:r>
      </w:hyperlink>
    </w:p>
    <w:p w14:paraId="60B220BC" w14:textId="06AE91A5" w:rsidR="00044BE6" w:rsidRDefault="00044BE6">
      <w:pPr>
        <w:pStyle w:val="TDC2"/>
        <w:rPr>
          <w:rFonts w:asciiTheme="minorHAnsi" w:eastAsiaTheme="minorEastAsia" w:hAnsiTheme="minorHAnsi" w:cstheme="minorBidi"/>
          <w:noProof/>
          <w:kern w:val="2"/>
          <w:szCs w:val="24"/>
          <w14:ligatures w14:val="standardContextual"/>
        </w:rPr>
      </w:pPr>
      <w:hyperlink w:anchor="_Toc210410044" w:history="1">
        <w:r w:rsidRPr="0091257F">
          <w:rPr>
            <w:rStyle w:val="Hipervnculo"/>
            <w:noProof/>
          </w:rPr>
          <w:t>Tabla 4.27 Caso de uso N°3.6, Imprimiendo vacaciones de empleado</w:t>
        </w:r>
        <w:r>
          <w:rPr>
            <w:noProof/>
            <w:webHidden/>
          </w:rPr>
          <w:tab/>
        </w:r>
        <w:r>
          <w:rPr>
            <w:noProof/>
            <w:webHidden/>
          </w:rPr>
          <w:fldChar w:fldCharType="begin"/>
        </w:r>
        <w:r>
          <w:rPr>
            <w:noProof/>
            <w:webHidden/>
          </w:rPr>
          <w:instrText xml:space="preserve"> PAGEREF _Toc210410044 \h </w:instrText>
        </w:r>
        <w:r>
          <w:rPr>
            <w:noProof/>
            <w:webHidden/>
          </w:rPr>
        </w:r>
        <w:r>
          <w:rPr>
            <w:noProof/>
            <w:webHidden/>
          </w:rPr>
          <w:fldChar w:fldCharType="separate"/>
        </w:r>
        <w:r>
          <w:rPr>
            <w:noProof/>
            <w:webHidden/>
          </w:rPr>
          <w:t>66</w:t>
        </w:r>
        <w:r>
          <w:rPr>
            <w:noProof/>
            <w:webHidden/>
          </w:rPr>
          <w:fldChar w:fldCharType="end"/>
        </w:r>
      </w:hyperlink>
    </w:p>
    <w:p w14:paraId="2C9EAA2F" w14:textId="5495F154" w:rsidR="00044BE6" w:rsidRDefault="00044BE6">
      <w:pPr>
        <w:pStyle w:val="TDC2"/>
        <w:rPr>
          <w:rFonts w:asciiTheme="minorHAnsi" w:eastAsiaTheme="minorEastAsia" w:hAnsiTheme="minorHAnsi" w:cstheme="minorBidi"/>
          <w:noProof/>
          <w:kern w:val="2"/>
          <w:szCs w:val="24"/>
          <w14:ligatures w14:val="standardContextual"/>
        </w:rPr>
      </w:pPr>
      <w:hyperlink w:anchor="_Toc210410045" w:history="1">
        <w:r w:rsidRPr="0091257F">
          <w:rPr>
            <w:rStyle w:val="Hipervnculo"/>
            <w:noProof/>
          </w:rPr>
          <w:t>Tabla 4.28 Caso de uso N°3.7, Eliminando vacaciones asignadas</w:t>
        </w:r>
        <w:r>
          <w:rPr>
            <w:noProof/>
            <w:webHidden/>
          </w:rPr>
          <w:tab/>
        </w:r>
        <w:r>
          <w:rPr>
            <w:noProof/>
            <w:webHidden/>
          </w:rPr>
          <w:fldChar w:fldCharType="begin"/>
        </w:r>
        <w:r>
          <w:rPr>
            <w:noProof/>
            <w:webHidden/>
          </w:rPr>
          <w:instrText xml:space="preserve"> PAGEREF _Toc210410045 \h </w:instrText>
        </w:r>
        <w:r>
          <w:rPr>
            <w:noProof/>
            <w:webHidden/>
          </w:rPr>
        </w:r>
        <w:r>
          <w:rPr>
            <w:noProof/>
            <w:webHidden/>
          </w:rPr>
          <w:fldChar w:fldCharType="separate"/>
        </w:r>
        <w:r>
          <w:rPr>
            <w:noProof/>
            <w:webHidden/>
          </w:rPr>
          <w:t>67</w:t>
        </w:r>
        <w:r>
          <w:rPr>
            <w:noProof/>
            <w:webHidden/>
          </w:rPr>
          <w:fldChar w:fldCharType="end"/>
        </w:r>
      </w:hyperlink>
    </w:p>
    <w:p w14:paraId="5DF39767" w14:textId="256BA00F" w:rsidR="00044BE6" w:rsidRDefault="00044BE6">
      <w:pPr>
        <w:pStyle w:val="TDC2"/>
        <w:rPr>
          <w:rFonts w:asciiTheme="minorHAnsi" w:eastAsiaTheme="minorEastAsia" w:hAnsiTheme="minorHAnsi" w:cstheme="minorBidi"/>
          <w:noProof/>
          <w:kern w:val="2"/>
          <w:szCs w:val="24"/>
          <w14:ligatures w14:val="standardContextual"/>
        </w:rPr>
      </w:pPr>
      <w:hyperlink w:anchor="_Toc210410046" w:history="1">
        <w:r w:rsidRPr="0091257F">
          <w:rPr>
            <w:rStyle w:val="Hipervnculo"/>
            <w:noProof/>
          </w:rPr>
          <w:t>Tabla 4.29 Caso de uso N°4.1.1, Creando turnos con campos obligatorios</w:t>
        </w:r>
        <w:r>
          <w:rPr>
            <w:noProof/>
            <w:webHidden/>
          </w:rPr>
          <w:tab/>
        </w:r>
        <w:r>
          <w:rPr>
            <w:noProof/>
            <w:webHidden/>
          </w:rPr>
          <w:fldChar w:fldCharType="begin"/>
        </w:r>
        <w:r>
          <w:rPr>
            <w:noProof/>
            <w:webHidden/>
          </w:rPr>
          <w:instrText xml:space="preserve"> PAGEREF _Toc210410046 \h </w:instrText>
        </w:r>
        <w:r>
          <w:rPr>
            <w:noProof/>
            <w:webHidden/>
          </w:rPr>
        </w:r>
        <w:r>
          <w:rPr>
            <w:noProof/>
            <w:webHidden/>
          </w:rPr>
          <w:fldChar w:fldCharType="separate"/>
        </w:r>
        <w:r>
          <w:rPr>
            <w:noProof/>
            <w:webHidden/>
          </w:rPr>
          <w:t>68</w:t>
        </w:r>
        <w:r>
          <w:rPr>
            <w:noProof/>
            <w:webHidden/>
          </w:rPr>
          <w:fldChar w:fldCharType="end"/>
        </w:r>
      </w:hyperlink>
    </w:p>
    <w:p w14:paraId="65042B73" w14:textId="6377A2BA" w:rsidR="00044BE6" w:rsidRDefault="00044BE6">
      <w:pPr>
        <w:pStyle w:val="TDC2"/>
        <w:rPr>
          <w:rFonts w:asciiTheme="minorHAnsi" w:eastAsiaTheme="minorEastAsia" w:hAnsiTheme="minorHAnsi" w:cstheme="minorBidi"/>
          <w:noProof/>
          <w:kern w:val="2"/>
          <w:szCs w:val="24"/>
          <w14:ligatures w14:val="standardContextual"/>
        </w:rPr>
      </w:pPr>
      <w:hyperlink w:anchor="_Toc210410047" w:history="1">
        <w:r w:rsidRPr="0091257F">
          <w:rPr>
            <w:rStyle w:val="Hipervnculo"/>
            <w:noProof/>
          </w:rPr>
          <w:t>Tabla 4.30 Caso de uso N°4.1.2, editando turnos con campos obligatorios</w:t>
        </w:r>
        <w:r>
          <w:rPr>
            <w:noProof/>
            <w:webHidden/>
          </w:rPr>
          <w:tab/>
        </w:r>
        <w:r>
          <w:rPr>
            <w:noProof/>
            <w:webHidden/>
          </w:rPr>
          <w:fldChar w:fldCharType="begin"/>
        </w:r>
        <w:r>
          <w:rPr>
            <w:noProof/>
            <w:webHidden/>
          </w:rPr>
          <w:instrText xml:space="preserve"> PAGEREF _Toc210410047 \h </w:instrText>
        </w:r>
        <w:r>
          <w:rPr>
            <w:noProof/>
            <w:webHidden/>
          </w:rPr>
        </w:r>
        <w:r>
          <w:rPr>
            <w:noProof/>
            <w:webHidden/>
          </w:rPr>
          <w:fldChar w:fldCharType="separate"/>
        </w:r>
        <w:r>
          <w:rPr>
            <w:noProof/>
            <w:webHidden/>
          </w:rPr>
          <w:t>69</w:t>
        </w:r>
        <w:r>
          <w:rPr>
            <w:noProof/>
            <w:webHidden/>
          </w:rPr>
          <w:fldChar w:fldCharType="end"/>
        </w:r>
      </w:hyperlink>
    </w:p>
    <w:p w14:paraId="6C03BD3B" w14:textId="4F89A1EF" w:rsidR="00044BE6" w:rsidRDefault="00044BE6">
      <w:pPr>
        <w:pStyle w:val="TDC2"/>
        <w:rPr>
          <w:rFonts w:asciiTheme="minorHAnsi" w:eastAsiaTheme="minorEastAsia" w:hAnsiTheme="minorHAnsi" w:cstheme="minorBidi"/>
          <w:noProof/>
          <w:kern w:val="2"/>
          <w:szCs w:val="24"/>
          <w14:ligatures w14:val="standardContextual"/>
        </w:rPr>
      </w:pPr>
      <w:hyperlink w:anchor="_Toc210410048" w:history="1">
        <w:r w:rsidRPr="0091257F">
          <w:rPr>
            <w:rStyle w:val="Hipervnculo"/>
            <w:noProof/>
          </w:rPr>
          <w:t>Tabla 4.31 Caso de uso N°4.2, Generando nuevo turno</w:t>
        </w:r>
        <w:r>
          <w:rPr>
            <w:noProof/>
            <w:webHidden/>
          </w:rPr>
          <w:tab/>
        </w:r>
        <w:r>
          <w:rPr>
            <w:noProof/>
            <w:webHidden/>
          </w:rPr>
          <w:fldChar w:fldCharType="begin"/>
        </w:r>
        <w:r>
          <w:rPr>
            <w:noProof/>
            <w:webHidden/>
          </w:rPr>
          <w:instrText xml:space="preserve"> PAGEREF _Toc210410048 \h </w:instrText>
        </w:r>
        <w:r>
          <w:rPr>
            <w:noProof/>
            <w:webHidden/>
          </w:rPr>
        </w:r>
        <w:r>
          <w:rPr>
            <w:noProof/>
            <w:webHidden/>
          </w:rPr>
          <w:fldChar w:fldCharType="separate"/>
        </w:r>
        <w:r>
          <w:rPr>
            <w:noProof/>
            <w:webHidden/>
          </w:rPr>
          <w:t>70</w:t>
        </w:r>
        <w:r>
          <w:rPr>
            <w:noProof/>
            <w:webHidden/>
          </w:rPr>
          <w:fldChar w:fldCharType="end"/>
        </w:r>
      </w:hyperlink>
    </w:p>
    <w:p w14:paraId="667F7432" w14:textId="64BCE241" w:rsidR="00044BE6" w:rsidRDefault="00044BE6">
      <w:pPr>
        <w:pStyle w:val="TDC2"/>
        <w:rPr>
          <w:rFonts w:asciiTheme="minorHAnsi" w:eastAsiaTheme="minorEastAsia" w:hAnsiTheme="minorHAnsi" w:cstheme="minorBidi"/>
          <w:noProof/>
          <w:kern w:val="2"/>
          <w:szCs w:val="24"/>
          <w14:ligatures w14:val="standardContextual"/>
        </w:rPr>
      </w:pPr>
      <w:hyperlink w:anchor="_Toc210410049" w:history="1">
        <w:r w:rsidRPr="0091257F">
          <w:rPr>
            <w:rStyle w:val="Hipervnculo"/>
            <w:noProof/>
          </w:rPr>
          <w:t>Tabla 4.32 Caso de uso N°4.3, Guardando cambios en los turnos</w:t>
        </w:r>
        <w:r>
          <w:rPr>
            <w:noProof/>
            <w:webHidden/>
          </w:rPr>
          <w:tab/>
        </w:r>
        <w:r>
          <w:rPr>
            <w:noProof/>
            <w:webHidden/>
          </w:rPr>
          <w:fldChar w:fldCharType="begin"/>
        </w:r>
        <w:r>
          <w:rPr>
            <w:noProof/>
            <w:webHidden/>
          </w:rPr>
          <w:instrText xml:space="preserve"> PAGEREF _Toc210410049 \h </w:instrText>
        </w:r>
        <w:r>
          <w:rPr>
            <w:noProof/>
            <w:webHidden/>
          </w:rPr>
        </w:r>
        <w:r>
          <w:rPr>
            <w:noProof/>
            <w:webHidden/>
          </w:rPr>
          <w:fldChar w:fldCharType="separate"/>
        </w:r>
        <w:r>
          <w:rPr>
            <w:noProof/>
            <w:webHidden/>
          </w:rPr>
          <w:t>71</w:t>
        </w:r>
        <w:r>
          <w:rPr>
            <w:noProof/>
            <w:webHidden/>
          </w:rPr>
          <w:fldChar w:fldCharType="end"/>
        </w:r>
      </w:hyperlink>
    </w:p>
    <w:p w14:paraId="4299946E" w14:textId="773D714A" w:rsidR="00044BE6" w:rsidRDefault="00044BE6">
      <w:pPr>
        <w:pStyle w:val="TDC2"/>
        <w:rPr>
          <w:rFonts w:asciiTheme="minorHAnsi" w:eastAsiaTheme="minorEastAsia" w:hAnsiTheme="minorHAnsi" w:cstheme="minorBidi"/>
          <w:noProof/>
          <w:kern w:val="2"/>
          <w:szCs w:val="24"/>
          <w14:ligatures w14:val="standardContextual"/>
        </w:rPr>
      </w:pPr>
      <w:hyperlink w:anchor="_Toc210410050" w:history="1">
        <w:r w:rsidRPr="0091257F">
          <w:rPr>
            <w:rStyle w:val="Hipervnculo"/>
            <w:noProof/>
          </w:rPr>
          <w:t>Tabla 4.33 Caso de uso N°4.4, Eliminando turnos</w:t>
        </w:r>
        <w:r>
          <w:rPr>
            <w:noProof/>
            <w:webHidden/>
          </w:rPr>
          <w:tab/>
        </w:r>
        <w:r>
          <w:rPr>
            <w:noProof/>
            <w:webHidden/>
          </w:rPr>
          <w:fldChar w:fldCharType="begin"/>
        </w:r>
        <w:r>
          <w:rPr>
            <w:noProof/>
            <w:webHidden/>
          </w:rPr>
          <w:instrText xml:space="preserve"> PAGEREF _Toc210410050 \h </w:instrText>
        </w:r>
        <w:r>
          <w:rPr>
            <w:noProof/>
            <w:webHidden/>
          </w:rPr>
        </w:r>
        <w:r>
          <w:rPr>
            <w:noProof/>
            <w:webHidden/>
          </w:rPr>
          <w:fldChar w:fldCharType="separate"/>
        </w:r>
        <w:r>
          <w:rPr>
            <w:noProof/>
            <w:webHidden/>
          </w:rPr>
          <w:t>72</w:t>
        </w:r>
        <w:r>
          <w:rPr>
            <w:noProof/>
            <w:webHidden/>
          </w:rPr>
          <w:fldChar w:fldCharType="end"/>
        </w:r>
      </w:hyperlink>
    </w:p>
    <w:p w14:paraId="18E019E1" w14:textId="5174EB46" w:rsidR="00044BE6" w:rsidRDefault="00044BE6">
      <w:pPr>
        <w:pStyle w:val="TDC2"/>
        <w:rPr>
          <w:rFonts w:asciiTheme="minorHAnsi" w:eastAsiaTheme="minorEastAsia" w:hAnsiTheme="minorHAnsi" w:cstheme="minorBidi"/>
          <w:noProof/>
          <w:kern w:val="2"/>
          <w:szCs w:val="24"/>
          <w14:ligatures w14:val="standardContextual"/>
        </w:rPr>
      </w:pPr>
      <w:hyperlink w:anchor="_Toc210410051" w:history="1">
        <w:r w:rsidRPr="0091257F">
          <w:rPr>
            <w:rStyle w:val="Hipervnculo"/>
            <w:noProof/>
          </w:rPr>
          <w:t>Tabla 4.34 Caso de uso N°4.6, Definiendo horario de trabajo</w:t>
        </w:r>
        <w:r>
          <w:rPr>
            <w:noProof/>
            <w:webHidden/>
          </w:rPr>
          <w:tab/>
        </w:r>
        <w:r>
          <w:rPr>
            <w:noProof/>
            <w:webHidden/>
          </w:rPr>
          <w:fldChar w:fldCharType="begin"/>
        </w:r>
        <w:r>
          <w:rPr>
            <w:noProof/>
            <w:webHidden/>
          </w:rPr>
          <w:instrText xml:space="preserve"> PAGEREF _Toc210410051 \h </w:instrText>
        </w:r>
        <w:r>
          <w:rPr>
            <w:noProof/>
            <w:webHidden/>
          </w:rPr>
        </w:r>
        <w:r>
          <w:rPr>
            <w:noProof/>
            <w:webHidden/>
          </w:rPr>
          <w:fldChar w:fldCharType="separate"/>
        </w:r>
        <w:r>
          <w:rPr>
            <w:noProof/>
            <w:webHidden/>
          </w:rPr>
          <w:t>73</w:t>
        </w:r>
        <w:r>
          <w:rPr>
            <w:noProof/>
            <w:webHidden/>
          </w:rPr>
          <w:fldChar w:fldCharType="end"/>
        </w:r>
      </w:hyperlink>
    </w:p>
    <w:p w14:paraId="684D7F03" w14:textId="039F3410" w:rsidR="00044BE6" w:rsidRDefault="00044BE6">
      <w:pPr>
        <w:pStyle w:val="TDC2"/>
        <w:rPr>
          <w:rFonts w:asciiTheme="minorHAnsi" w:eastAsiaTheme="minorEastAsia" w:hAnsiTheme="minorHAnsi" w:cstheme="minorBidi"/>
          <w:noProof/>
          <w:kern w:val="2"/>
          <w:szCs w:val="24"/>
          <w14:ligatures w14:val="standardContextual"/>
        </w:rPr>
      </w:pPr>
      <w:hyperlink w:anchor="_Toc210410052" w:history="1">
        <w:r w:rsidRPr="0091257F">
          <w:rPr>
            <w:rStyle w:val="Hipervnculo"/>
            <w:noProof/>
          </w:rPr>
          <w:t>Tabla 4.35 Caso de uso N°4.7, generando un resumen de registro de horario</w:t>
        </w:r>
        <w:r>
          <w:rPr>
            <w:noProof/>
            <w:webHidden/>
          </w:rPr>
          <w:tab/>
        </w:r>
        <w:r>
          <w:rPr>
            <w:noProof/>
            <w:webHidden/>
          </w:rPr>
          <w:fldChar w:fldCharType="begin"/>
        </w:r>
        <w:r>
          <w:rPr>
            <w:noProof/>
            <w:webHidden/>
          </w:rPr>
          <w:instrText xml:space="preserve"> PAGEREF _Toc210410052 \h </w:instrText>
        </w:r>
        <w:r>
          <w:rPr>
            <w:noProof/>
            <w:webHidden/>
          </w:rPr>
        </w:r>
        <w:r>
          <w:rPr>
            <w:noProof/>
            <w:webHidden/>
          </w:rPr>
          <w:fldChar w:fldCharType="separate"/>
        </w:r>
        <w:r>
          <w:rPr>
            <w:noProof/>
            <w:webHidden/>
          </w:rPr>
          <w:t>74</w:t>
        </w:r>
        <w:r>
          <w:rPr>
            <w:noProof/>
            <w:webHidden/>
          </w:rPr>
          <w:fldChar w:fldCharType="end"/>
        </w:r>
      </w:hyperlink>
    </w:p>
    <w:p w14:paraId="000E91BA" w14:textId="5AFB6E10" w:rsidR="00044BE6" w:rsidRDefault="00044BE6">
      <w:pPr>
        <w:pStyle w:val="TDC2"/>
        <w:rPr>
          <w:rFonts w:asciiTheme="minorHAnsi" w:eastAsiaTheme="minorEastAsia" w:hAnsiTheme="minorHAnsi" w:cstheme="minorBidi"/>
          <w:noProof/>
          <w:kern w:val="2"/>
          <w:szCs w:val="24"/>
          <w14:ligatures w14:val="standardContextual"/>
        </w:rPr>
      </w:pPr>
      <w:hyperlink w:anchor="_Toc210410053" w:history="1">
        <w:r w:rsidRPr="0091257F">
          <w:rPr>
            <w:rStyle w:val="Hipervnculo"/>
            <w:noProof/>
          </w:rPr>
          <w:t>Tabla 4.36 Caso de uso N°5.1, revisando informes de asistencia</w:t>
        </w:r>
        <w:r>
          <w:rPr>
            <w:noProof/>
            <w:webHidden/>
          </w:rPr>
          <w:tab/>
        </w:r>
        <w:r>
          <w:rPr>
            <w:noProof/>
            <w:webHidden/>
          </w:rPr>
          <w:fldChar w:fldCharType="begin"/>
        </w:r>
        <w:r>
          <w:rPr>
            <w:noProof/>
            <w:webHidden/>
          </w:rPr>
          <w:instrText xml:space="preserve"> PAGEREF _Toc210410053 \h </w:instrText>
        </w:r>
        <w:r>
          <w:rPr>
            <w:noProof/>
            <w:webHidden/>
          </w:rPr>
        </w:r>
        <w:r>
          <w:rPr>
            <w:noProof/>
            <w:webHidden/>
          </w:rPr>
          <w:fldChar w:fldCharType="separate"/>
        </w:r>
        <w:r>
          <w:rPr>
            <w:noProof/>
            <w:webHidden/>
          </w:rPr>
          <w:t>75</w:t>
        </w:r>
        <w:r>
          <w:rPr>
            <w:noProof/>
            <w:webHidden/>
          </w:rPr>
          <w:fldChar w:fldCharType="end"/>
        </w:r>
      </w:hyperlink>
    </w:p>
    <w:p w14:paraId="49F934CE" w14:textId="552A7385" w:rsidR="00044BE6" w:rsidRDefault="00044BE6">
      <w:pPr>
        <w:pStyle w:val="TDC2"/>
        <w:rPr>
          <w:rFonts w:asciiTheme="minorHAnsi" w:eastAsiaTheme="minorEastAsia" w:hAnsiTheme="minorHAnsi" w:cstheme="minorBidi"/>
          <w:noProof/>
          <w:kern w:val="2"/>
          <w:szCs w:val="24"/>
          <w14:ligatures w14:val="standardContextual"/>
        </w:rPr>
      </w:pPr>
      <w:hyperlink w:anchor="_Toc210410054" w:history="1">
        <w:r w:rsidRPr="0091257F">
          <w:rPr>
            <w:rStyle w:val="Hipervnculo"/>
            <w:noProof/>
          </w:rPr>
          <w:t>Tabla 4.37 Caso de uso N°5.2, Filtrando informes por fechas específica</w:t>
        </w:r>
        <w:r>
          <w:rPr>
            <w:noProof/>
            <w:webHidden/>
          </w:rPr>
          <w:tab/>
        </w:r>
        <w:r>
          <w:rPr>
            <w:noProof/>
            <w:webHidden/>
          </w:rPr>
          <w:fldChar w:fldCharType="begin"/>
        </w:r>
        <w:r>
          <w:rPr>
            <w:noProof/>
            <w:webHidden/>
          </w:rPr>
          <w:instrText xml:space="preserve"> PAGEREF _Toc210410054 \h </w:instrText>
        </w:r>
        <w:r>
          <w:rPr>
            <w:noProof/>
            <w:webHidden/>
          </w:rPr>
        </w:r>
        <w:r>
          <w:rPr>
            <w:noProof/>
            <w:webHidden/>
          </w:rPr>
          <w:fldChar w:fldCharType="separate"/>
        </w:r>
        <w:r>
          <w:rPr>
            <w:noProof/>
            <w:webHidden/>
          </w:rPr>
          <w:t>76</w:t>
        </w:r>
        <w:r>
          <w:rPr>
            <w:noProof/>
            <w:webHidden/>
          </w:rPr>
          <w:fldChar w:fldCharType="end"/>
        </w:r>
      </w:hyperlink>
    </w:p>
    <w:p w14:paraId="786BB16E" w14:textId="56CCB8DB" w:rsidR="00044BE6" w:rsidRDefault="00044BE6">
      <w:pPr>
        <w:pStyle w:val="TDC2"/>
        <w:rPr>
          <w:rFonts w:asciiTheme="minorHAnsi" w:eastAsiaTheme="minorEastAsia" w:hAnsiTheme="minorHAnsi" w:cstheme="minorBidi"/>
          <w:noProof/>
          <w:kern w:val="2"/>
          <w:szCs w:val="24"/>
          <w14:ligatures w14:val="standardContextual"/>
        </w:rPr>
      </w:pPr>
      <w:hyperlink w:anchor="_Toc210410055" w:history="1">
        <w:r w:rsidRPr="0091257F">
          <w:rPr>
            <w:rStyle w:val="Hipervnculo"/>
            <w:noProof/>
          </w:rPr>
          <w:t>Tabla 4.38 Caso de uso N°5.3, creando casilla para filtro de búsqueda</w:t>
        </w:r>
        <w:r>
          <w:rPr>
            <w:noProof/>
            <w:webHidden/>
          </w:rPr>
          <w:tab/>
        </w:r>
        <w:r>
          <w:rPr>
            <w:noProof/>
            <w:webHidden/>
          </w:rPr>
          <w:fldChar w:fldCharType="begin"/>
        </w:r>
        <w:r>
          <w:rPr>
            <w:noProof/>
            <w:webHidden/>
          </w:rPr>
          <w:instrText xml:space="preserve"> PAGEREF _Toc210410055 \h </w:instrText>
        </w:r>
        <w:r>
          <w:rPr>
            <w:noProof/>
            <w:webHidden/>
          </w:rPr>
        </w:r>
        <w:r>
          <w:rPr>
            <w:noProof/>
            <w:webHidden/>
          </w:rPr>
          <w:fldChar w:fldCharType="separate"/>
        </w:r>
        <w:r>
          <w:rPr>
            <w:noProof/>
            <w:webHidden/>
          </w:rPr>
          <w:t>77</w:t>
        </w:r>
        <w:r>
          <w:rPr>
            <w:noProof/>
            <w:webHidden/>
          </w:rPr>
          <w:fldChar w:fldCharType="end"/>
        </w:r>
      </w:hyperlink>
    </w:p>
    <w:p w14:paraId="5682B455" w14:textId="56EE579A" w:rsidR="00044BE6" w:rsidRDefault="00044BE6">
      <w:pPr>
        <w:pStyle w:val="TDC2"/>
        <w:rPr>
          <w:rFonts w:asciiTheme="minorHAnsi" w:eastAsiaTheme="minorEastAsia" w:hAnsiTheme="minorHAnsi" w:cstheme="minorBidi"/>
          <w:noProof/>
          <w:kern w:val="2"/>
          <w:szCs w:val="24"/>
          <w14:ligatures w14:val="standardContextual"/>
        </w:rPr>
      </w:pPr>
      <w:hyperlink w:anchor="_Toc210410056" w:history="1">
        <w:r w:rsidRPr="0091257F">
          <w:rPr>
            <w:rStyle w:val="Hipervnculo"/>
            <w:noProof/>
          </w:rPr>
          <w:t>Tabla 4.39 Caso de uso N°5.4, filtrando informe de asistencia</w:t>
        </w:r>
        <w:r>
          <w:rPr>
            <w:noProof/>
            <w:webHidden/>
          </w:rPr>
          <w:tab/>
        </w:r>
        <w:r>
          <w:rPr>
            <w:noProof/>
            <w:webHidden/>
          </w:rPr>
          <w:fldChar w:fldCharType="begin"/>
        </w:r>
        <w:r>
          <w:rPr>
            <w:noProof/>
            <w:webHidden/>
          </w:rPr>
          <w:instrText xml:space="preserve"> PAGEREF _Toc210410056 \h </w:instrText>
        </w:r>
        <w:r>
          <w:rPr>
            <w:noProof/>
            <w:webHidden/>
          </w:rPr>
        </w:r>
        <w:r>
          <w:rPr>
            <w:noProof/>
            <w:webHidden/>
          </w:rPr>
          <w:fldChar w:fldCharType="separate"/>
        </w:r>
        <w:r>
          <w:rPr>
            <w:noProof/>
            <w:webHidden/>
          </w:rPr>
          <w:t>78</w:t>
        </w:r>
        <w:r>
          <w:rPr>
            <w:noProof/>
            <w:webHidden/>
          </w:rPr>
          <w:fldChar w:fldCharType="end"/>
        </w:r>
      </w:hyperlink>
    </w:p>
    <w:p w14:paraId="6F4D05F4" w14:textId="6E6CC58C" w:rsidR="00044BE6" w:rsidRDefault="00044BE6">
      <w:pPr>
        <w:pStyle w:val="TDC2"/>
        <w:rPr>
          <w:rFonts w:asciiTheme="minorHAnsi" w:eastAsiaTheme="minorEastAsia" w:hAnsiTheme="minorHAnsi" w:cstheme="minorBidi"/>
          <w:noProof/>
          <w:kern w:val="2"/>
          <w:szCs w:val="24"/>
          <w14:ligatures w14:val="standardContextual"/>
        </w:rPr>
      </w:pPr>
      <w:hyperlink w:anchor="_Toc210410057" w:history="1">
        <w:r w:rsidRPr="0091257F">
          <w:rPr>
            <w:rStyle w:val="Hipervnculo"/>
            <w:noProof/>
          </w:rPr>
          <w:t>Tabla 4.40 Caso de uso N°5.5, Generando nuevo informe de asistencia</w:t>
        </w:r>
        <w:r>
          <w:rPr>
            <w:noProof/>
            <w:webHidden/>
          </w:rPr>
          <w:tab/>
        </w:r>
        <w:r>
          <w:rPr>
            <w:noProof/>
            <w:webHidden/>
          </w:rPr>
          <w:fldChar w:fldCharType="begin"/>
        </w:r>
        <w:r>
          <w:rPr>
            <w:noProof/>
            <w:webHidden/>
          </w:rPr>
          <w:instrText xml:space="preserve"> PAGEREF _Toc210410057 \h </w:instrText>
        </w:r>
        <w:r>
          <w:rPr>
            <w:noProof/>
            <w:webHidden/>
          </w:rPr>
        </w:r>
        <w:r>
          <w:rPr>
            <w:noProof/>
            <w:webHidden/>
          </w:rPr>
          <w:fldChar w:fldCharType="separate"/>
        </w:r>
        <w:r>
          <w:rPr>
            <w:noProof/>
            <w:webHidden/>
          </w:rPr>
          <w:t>79</w:t>
        </w:r>
        <w:r>
          <w:rPr>
            <w:noProof/>
            <w:webHidden/>
          </w:rPr>
          <w:fldChar w:fldCharType="end"/>
        </w:r>
      </w:hyperlink>
    </w:p>
    <w:p w14:paraId="78EA631D" w14:textId="7E054D9B" w:rsidR="00044BE6" w:rsidRDefault="00044BE6">
      <w:pPr>
        <w:pStyle w:val="TDC2"/>
        <w:rPr>
          <w:rFonts w:asciiTheme="minorHAnsi" w:eastAsiaTheme="minorEastAsia" w:hAnsiTheme="minorHAnsi" w:cstheme="minorBidi"/>
          <w:noProof/>
          <w:kern w:val="2"/>
          <w:szCs w:val="24"/>
          <w14:ligatures w14:val="standardContextual"/>
        </w:rPr>
      </w:pPr>
      <w:hyperlink w:anchor="_Toc210410058" w:history="1">
        <w:r w:rsidRPr="0091257F">
          <w:rPr>
            <w:rStyle w:val="Hipervnculo"/>
            <w:noProof/>
          </w:rPr>
          <w:t>Tabla 4.41 Caso de uso N°5.8, exportando informe de asistencia</w:t>
        </w:r>
        <w:r>
          <w:rPr>
            <w:noProof/>
            <w:webHidden/>
          </w:rPr>
          <w:tab/>
        </w:r>
        <w:r>
          <w:rPr>
            <w:noProof/>
            <w:webHidden/>
          </w:rPr>
          <w:fldChar w:fldCharType="begin"/>
        </w:r>
        <w:r>
          <w:rPr>
            <w:noProof/>
            <w:webHidden/>
          </w:rPr>
          <w:instrText xml:space="preserve"> PAGEREF _Toc210410058 \h </w:instrText>
        </w:r>
        <w:r>
          <w:rPr>
            <w:noProof/>
            <w:webHidden/>
          </w:rPr>
        </w:r>
        <w:r>
          <w:rPr>
            <w:noProof/>
            <w:webHidden/>
          </w:rPr>
          <w:fldChar w:fldCharType="separate"/>
        </w:r>
        <w:r>
          <w:rPr>
            <w:noProof/>
            <w:webHidden/>
          </w:rPr>
          <w:t>80</w:t>
        </w:r>
        <w:r>
          <w:rPr>
            <w:noProof/>
            <w:webHidden/>
          </w:rPr>
          <w:fldChar w:fldCharType="end"/>
        </w:r>
      </w:hyperlink>
    </w:p>
    <w:p w14:paraId="52E94AF1" w14:textId="28384B22" w:rsidR="00044BE6" w:rsidRDefault="00044BE6">
      <w:pPr>
        <w:pStyle w:val="TDC2"/>
        <w:rPr>
          <w:rFonts w:asciiTheme="minorHAnsi" w:eastAsiaTheme="minorEastAsia" w:hAnsiTheme="minorHAnsi" w:cstheme="minorBidi"/>
          <w:noProof/>
          <w:kern w:val="2"/>
          <w:szCs w:val="24"/>
          <w14:ligatures w14:val="standardContextual"/>
        </w:rPr>
      </w:pPr>
      <w:hyperlink w:anchor="_Toc210410059" w:history="1">
        <w:r w:rsidRPr="0091257F">
          <w:rPr>
            <w:rStyle w:val="Hipervnculo"/>
            <w:noProof/>
          </w:rPr>
          <w:t>Tabla 4.42 Caso de uso N°6.1, ingresando permisos de ausencia</w:t>
        </w:r>
        <w:r>
          <w:rPr>
            <w:noProof/>
            <w:webHidden/>
          </w:rPr>
          <w:tab/>
        </w:r>
        <w:r>
          <w:rPr>
            <w:noProof/>
            <w:webHidden/>
          </w:rPr>
          <w:fldChar w:fldCharType="begin"/>
        </w:r>
        <w:r>
          <w:rPr>
            <w:noProof/>
            <w:webHidden/>
          </w:rPr>
          <w:instrText xml:space="preserve"> PAGEREF _Toc210410059 \h </w:instrText>
        </w:r>
        <w:r>
          <w:rPr>
            <w:noProof/>
            <w:webHidden/>
          </w:rPr>
        </w:r>
        <w:r>
          <w:rPr>
            <w:noProof/>
            <w:webHidden/>
          </w:rPr>
          <w:fldChar w:fldCharType="separate"/>
        </w:r>
        <w:r>
          <w:rPr>
            <w:noProof/>
            <w:webHidden/>
          </w:rPr>
          <w:t>81</w:t>
        </w:r>
        <w:r>
          <w:rPr>
            <w:noProof/>
            <w:webHidden/>
          </w:rPr>
          <w:fldChar w:fldCharType="end"/>
        </w:r>
      </w:hyperlink>
    </w:p>
    <w:p w14:paraId="5AECDFAF" w14:textId="2FC13CE2" w:rsidR="00044BE6" w:rsidRDefault="00044BE6">
      <w:pPr>
        <w:pStyle w:val="TDC2"/>
        <w:rPr>
          <w:rFonts w:asciiTheme="minorHAnsi" w:eastAsiaTheme="minorEastAsia" w:hAnsiTheme="minorHAnsi" w:cstheme="minorBidi"/>
          <w:noProof/>
          <w:kern w:val="2"/>
          <w:szCs w:val="24"/>
          <w14:ligatures w14:val="standardContextual"/>
        </w:rPr>
      </w:pPr>
      <w:hyperlink w:anchor="_Toc210410060" w:history="1">
        <w:r w:rsidRPr="0091257F">
          <w:rPr>
            <w:rStyle w:val="Hipervnculo"/>
            <w:noProof/>
          </w:rPr>
          <w:t>Tabla 4.43 Caso de uso N°6.2, Filtrando búsqueda de permiso</w:t>
        </w:r>
        <w:r>
          <w:rPr>
            <w:noProof/>
            <w:webHidden/>
          </w:rPr>
          <w:tab/>
        </w:r>
        <w:r>
          <w:rPr>
            <w:noProof/>
            <w:webHidden/>
          </w:rPr>
          <w:fldChar w:fldCharType="begin"/>
        </w:r>
        <w:r>
          <w:rPr>
            <w:noProof/>
            <w:webHidden/>
          </w:rPr>
          <w:instrText xml:space="preserve"> PAGEREF _Toc210410060 \h </w:instrText>
        </w:r>
        <w:r>
          <w:rPr>
            <w:noProof/>
            <w:webHidden/>
          </w:rPr>
        </w:r>
        <w:r>
          <w:rPr>
            <w:noProof/>
            <w:webHidden/>
          </w:rPr>
          <w:fldChar w:fldCharType="separate"/>
        </w:r>
        <w:r>
          <w:rPr>
            <w:noProof/>
            <w:webHidden/>
          </w:rPr>
          <w:t>82</w:t>
        </w:r>
        <w:r>
          <w:rPr>
            <w:noProof/>
            <w:webHidden/>
          </w:rPr>
          <w:fldChar w:fldCharType="end"/>
        </w:r>
      </w:hyperlink>
    </w:p>
    <w:p w14:paraId="4C4E1823" w14:textId="55B96D56" w:rsidR="00044BE6" w:rsidRDefault="00044BE6">
      <w:pPr>
        <w:pStyle w:val="TDC2"/>
        <w:rPr>
          <w:rFonts w:asciiTheme="minorHAnsi" w:eastAsiaTheme="minorEastAsia" w:hAnsiTheme="minorHAnsi" w:cstheme="minorBidi"/>
          <w:noProof/>
          <w:kern w:val="2"/>
          <w:szCs w:val="24"/>
          <w14:ligatures w14:val="standardContextual"/>
        </w:rPr>
      </w:pPr>
      <w:hyperlink w:anchor="_Toc210410061" w:history="1">
        <w:r w:rsidRPr="0091257F">
          <w:rPr>
            <w:rStyle w:val="Hipervnculo"/>
            <w:noProof/>
          </w:rPr>
          <w:t>Tabla 4.44 Caso de uso N°6.3, Visualizando casillas de filtración</w:t>
        </w:r>
        <w:r>
          <w:rPr>
            <w:noProof/>
            <w:webHidden/>
          </w:rPr>
          <w:tab/>
        </w:r>
        <w:r>
          <w:rPr>
            <w:noProof/>
            <w:webHidden/>
          </w:rPr>
          <w:fldChar w:fldCharType="begin"/>
        </w:r>
        <w:r>
          <w:rPr>
            <w:noProof/>
            <w:webHidden/>
          </w:rPr>
          <w:instrText xml:space="preserve"> PAGEREF _Toc210410061 \h </w:instrText>
        </w:r>
        <w:r>
          <w:rPr>
            <w:noProof/>
            <w:webHidden/>
          </w:rPr>
        </w:r>
        <w:r>
          <w:rPr>
            <w:noProof/>
            <w:webHidden/>
          </w:rPr>
          <w:fldChar w:fldCharType="separate"/>
        </w:r>
        <w:r>
          <w:rPr>
            <w:noProof/>
            <w:webHidden/>
          </w:rPr>
          <w:t>83</w:t>
        </w:r>
        <w:r>
          <w:rPr>
            <w:noProof/>
            <w:webHidden/>
          </w:rPr>
          <w:fldChar w:fldCharType="end"/>
        </w:r>
      </w:hyperlink>
    </w:p>
    <w:p w14:paraId="6B00CF34" w14:textId="4BEEDC28" w:rsidR="00044BE6" w:rsidRDefault="00044BE6">
      <w:pPr>
        <w:pStyle w:val="TDC2"/>
        <w:rPr>
          <w:rFonts w:asciiTheme="minorHAnsi" w:eastAsiaTheme="minorEastAsia" w:hAnsiTheme="minorHAnsi" w:cstheme="minorBidi"/>
          <w:noProof/>
          <w:kern w:val="2"/>
          <w:szCs w:val="24"/>
          <w14:ligatures w14:val="standardContextual"/>
        </w:rPr>
      </w:pPr>
      <w:hyperlink w:anchor="_Toc210410062" w:history="1">
        <w:r w:rsidRPr="0091257F">
          <w:rPr>
            <w:rStyle w:val="Hipervnculo"/>
            <w:noProof/>
          </w:rPr>
          <w:t>Tabla 4.45 Caso de uso N°6.4, registrando motivo de permisos</w:t>
        </w:r>
        <w:r>
          <w:rPr>
            <w:noProof/>
            <w:webHidden/>
          </w:rPr>
          <w:tab/>
        </w:r>
        <w:r>
          <w:rPr>
            <w:noProof/>
            <w:webHidden/>
          </w:rPr>
          <w:fldChar w:fldCharType="begin"/>
        </w:r>
        <w:r>
          <w:rPr>
            <w:noProof/>
            <w:webHidden/>
          </w:rPr>
          <w:instrText xml:space="preserve"> PAGEREF _Toc210410062 \h </w:instrText>
        </w:r>
        <w:r>
          <w:rPr>
            <w:noProof/>
            <w:webHidden/>
          </w:rPr>
        </w:r>
        <w:r>
          <w:rPr>
            <w:noProof/>
            <w:webHidden/>
          </w:rPr>
          <w:fldChar w:fldCharType="separate"/>
        </w:r>
        <w:r>
          <w:rPr>
            <w:noProof/>
            <w:webHidden/>
          </w:rPr>
          <w:t>84</w:t>
        </w:r>
        <w:r>
          <w:rPr>
            <w:noProof/>
            <w:webHidden/>
          </w:rPr>
          <w:fldChar w:fldCharType="end"/>
        </w:r>
      </w:hyperlink>
    </w:p>
    <w:p w14:paraId="1919EB97" w14:textId="5625B743" w:rsidR="00044BE6" w:rsidRDefault="00044BE6">
      <w:pPr>
        <w:pStyle w:val="TDC2"/>
        <w:rPr>
          <w:rFonts w:asciiTheme="minorHAnsi" w:eastAsiaTheme="minorEastAsia" w:hAnsiTheme="minorHAnsi" w:cstheme="minorBidi"/>
          <w:noProof/>
          <w:kern w:val="2"/>
          <w:szCs w:val="24"/>
          <w14:ligatures w14:val="standardContextual"/>
        </w:rPr>
      </w:pPr>
      <w:hyperlink w:anchor="_Toc210410063" w:history="1">
        <w:r w:rsidRPr="0091257F">
          <w:rPr>
            <w:rStyle w:val="Hipervnculo"/>
            <w:noProof/>
          </w:rPr>
          <w:t>Tabla 4.46 Caso de uso N°6.6 Seleccionando permisos aprobados</w:t>
        </w:r>
        <w:r>
          <w:rPr>
            <w:noProof/>
            <w:webHidden/>
          </w:rPr>
          <w:tab/>
        </w:r>
        <w:r>
          <w:rPr>
            <w:noProof/>
            <w:webHidden/>
          </w:rPr>
          <w:fldChar w:fldCharType="begin"/>
        </w:r>
        <w:r>
          <w:rPr>
            <w:noProof/>
            <w:webHidden/>
          </w:rPr>
          <w:instrText xml:space="preserve"> PAGEREF _Toc210410063 \h </w:instrText>
        </w:r>
        <w:r>
          <w:rPr>
            <w:noProof/>
            <w:webHidden/>
          </w:rPr>
        </w:r>
        <w:r>
          <w:rPr>
            <w:noProof/>
            <w:webHidden/>
          </w:rPr>
          <w:fldChar w:fldCharType="separate"/>
        </w:r>
        <w:r>
          <w:rPr>
            <w:noProof/>
            <w:webHidden/>
          </w:rPr>
          <w:t>85</w:t>
        </w:r>
        <w:r>
          <w:rPr>
            <w:noProof/>
            <w:webHidden/>
          </w:rPr>
          <w:fldChar w:fldCharType="end"/>
        </w:r>
      </w:hyperlink>
    </w:p>
    <w:p w14:paraId="38C9B184" w14:textId="7B5E0752" w:rsidR="00044BE6" w:rsidRPr="00A25013" w:rsidRDefault="00044BE6" w:rsidP="00A25013">
      <w:pPr>
        <w:pStyle w:val="TDC1"/>
        <w:rPr>
          <w:rFonts w:asciiTheme="minorHAnsi" w:eastAsiaTheme="minorEastAsia" w:hAnsiTheme="minorHAnsi" w:cstheme="minorBidi"/>
          <w:bCs w:val="0"/>
          <w:caps w:val="0"/>
          <w:noProof/>
          <w:kern w:val="2"/>
          <w:szCs w:val="24"/>
          <w14:ligatures w14:val="standardContextual"/>
        </w:rPr>
      </w:pPr>
      <w:hyperlink w:anchor="_Toc210410064" w:history="1">
        <w:r w:rsidRPr="0091257F">
          <w:rPr>
            <w:rStyle w:val="Hipervnculo"/>
            <w:noProof/>
          </w:rPr>
          <w:t>5. SPRINT VISTAS</w:t>
        </w:r>
        <w:r>
          <w:rPr>
            <w:noProof/>
            <w:webHidden/>
          </w:rPr>
          <w:tab/>
        </w:r>
        <w:r>
          <w:rPr>
            <w:noProof/>
            <w:webHidden/>
          </w:rPr>
          <w:fldChar w:fldCharType="begin"/>
        </w:r>
        <w:r>
          <w:rPr>
            <w:noProof/>
            <w:webHidden/>
          </w:rPr>
          <w:instrText xml:space="preserve"> PAGEREF _Toc210410064 \h </w:instrText>
        </w:r>
        <w:r>
          <w:rPr>
            <w:noProof/>
            <w:webHidden/>
          </w:rPr>
        </w:r>
        <w:r>
          <w:rPr>
            <w:noProof/>
            <w:webHidden/>
          </w:rPr>
          <w:fldChar w:fldCharType="separate"/>
        </w:r>
        <w:r>
          <w:rPr>
            <w:noProof/>
            <w:webHidden/>
          </w:rPr>
          <w:t>86</w:t>
        </w:r>
        <w:r>
          <w:rPr>
            <w:noProof/>
            <w:webHidden/>
          </w:rPr>
          <w:fldChar w:fldCharType="end"/>
        </w:r>
      </w:hyperlink>
    </w:p>
    <w:p w14:paraId="2CABD83E" w14:textId="03BF3B3C" w:rsidR="00044BE6" w:rsidRDefault="00044BE6">
      <w:pPr>
        <w:pStyle w:val="TDC1"/>
        <w:rPr>
          <w:rFonts w:asciiTheme="minorHAnsi" w:eastAsiaTheme="minorEastAsia" w:hAnsiTheme="minorHAnsi" w:cstheme="minorBidi"/>
          <w:bCs w:val="0"/>
          <w:caps w:val="0"/>
          <w:noProof/>
          <w:kern w:val="2"/>
          <w:szCs w:val="24"/>
          <w14:ligatures w14:val="standardContextual"/>
        </w:rPr>
      </w:pPr>
      <w:hyperlink w:anchor="_Toc210410114" w:history="1">
        <w:r w:rsidRPr="0091257F">
          <w:rPr>
            <w:rStyle w:val="Hipervnculo"/>
            <w:noProof/>
          </w:rPr>
          <w:t>6. MANUAL DE INSTALACIÓN Y NAVEGACIÓN</w:t>
        </w:r>
        <w:r>
          <w:rPr>
            <w:noProof/>
            <w:webHidden/>
          </w:rPr>
          <w:tab/>
        </w:r>
        <w:r>
          <w:rPr>
            <w:noProof/>
            <w:webHidden/>
          </w:rPr>
          <w:fldChar w:fldCharType="begin"/>
        </w:r>
        <w:r>
          <w:rPr>
            <w:noProof/>
            <w:webHidden/>
          </w:rPr>
          <w:instrText xml:space="preserve"> PAGEREF _Toc210410114 \h </w:instrText>
        </w:r>
        <w:r>
          <w:rPr>
            <w:noProof/>
            <w:webHidden/>
          </w:rPr>
        </w:r>
        <w:r>
          <w:rPr>
            <w:noProof/>
            <w:webHidden/>
          </w:rPr>
          <w:fldChar w:fldCharType="separate"/>
        </w:r>
        <w:r>
          <w:rPr>
            <w:noProof/>
            <w:webHidden/>
          </w:rPr>
          <w:t>138</w:t>
        </w:r>
        <w:r>
          <w:rPr>
            <w:noProof/>
            <w:webHidden/>
          </w:rPr>
          <w:fldChar w:fldCharType="end"/>
        </w:r>
      </w:hyperlink>
    </w:p>
    <w:p w14:paraId="7CAE3087" w14:textId="34E034BF" w:rsidR="00044BE6" w:rsidRDefault="00044BE6" w:rsidP="00A25013">
      <w:pPr>
        <w:pStyle w:val="TDC2"/>
        <w:rPr>
          <w:rFonts w:asciiTheme="minorHAnsi" w:eastAsiaTheme="minorEastAsia" w:hAnsiTheme="minorHAnsi" w:cstheme="minorBidi"/>
          <w:noProof/>
          <w:kern w:val="2"/>
          <w:szCs w:val="24"/>
          <w14:ligatures w14:val="standardContextual"/>
        </w:rPr>
      </w:pPr>
      <w:hyperlink w:anchor="_Toc210410115" w:history="1">
        <w:r w:rsidRPr="0091257F">
          <w:rPr>
            <w:rStyle w:val="Hipervnculo"/>
            <w:noProof/>
          </w:rPr>
          <w:t>Tabla 6.1 solución de errores comunes</w:t>
        </w:r>
        <w:r>
          <w:rPr>
            <w:noProof/>
            <w:webHidden/>
          </w:rPr>
          <w:tab/>
        </w:r>
        <w:r>
          <w:rPr>
            <w:noProof/>
            <w:webHidden/>
          </w:rPr>
          <w:fldChar w:fldCharType="begin"/>
        </w:r>
        <w:r>
          <w:rPr>
            <w:noProof/>
            <w:webHidden/>
          </w:rPr>
          <w:instrText xml:space="preserve"> PAGEREF _Toc210410115 \h </w:instrText>
        </w:r>
        <w:r>
          <w:rPr>
            <w:noProof/>
            <w:webHidden/>
          </w:rPr>
        </w:r>
        <w:r>
          <w:rPr>
            <w:noProof/>
            <w:webHidden/>
          </w:rPr>
          <w:fldChar w:fldCharType="separate"/>
        </w:r>
        <w:r>
          <w:rPr>
            <w:noProof/>
            <w:webHidden/>
          </w:rPr>
          <w:t>141</w:t>
        </w:r>
        <w:r>
          <w:rPr>
            <w:noProof/>
            <w:webHidden/>
          </w:rPr>
          <w:fldChar w:fldCharType="end"/>
        </w:r>
      </w:hyperlink>
    </w:p>
    <w:p w14:paraId="4188B55C" w14:textId="44DBC526" w:rsidR="00044BE6" w:rsidRDefault="00044BE6">
      <w:pPr>
        <w:pStyle w:val="TDC1"/>
        <w:rPr>
          <w:rFonts w:asciiTheme="minorHAnsi" w:eastAsiaTheme="minorEastAsia" w:hAnsiTheme="minorHAnsi" w:cstheme="minorBidi"/>
          <w:bCs w:val="0"/>
          <w:caps w:val="0"/>
          <w:noProof/>
          <w:kern w:val="2"/>
          <w:szCs w:val="24"/>
          <w14:ligatures w14:val="standardContextual"/>
        </w:rPr>
      </w:pPr>
      <w:hyperlink w:anchor="_Toc210410118" w:history="1">
        <w:r w:rsidRPr="0091257F">
          <w:rPr>
            <w:rStyle w:val="Hipervnculo"/>
            <w:noProof/>
          </w:rPr>
          <w:t>7. PRUEBAS UNITARIAS</w:t>
        </w:r>
        <w:r>
          <w:rPr>
            <w:noProof/>
            <w:webHidden/>
          </w:rPr>
          <w:tab/>
        </w:r>
        <w:r>
          <w:rPr>
            <w:noProof/>
            <w:webHidden/>
          </w:rPr>
          <w:fldChar w:fldCharType="begin"/>
        </w:r>
        <w:r>
          <w:rPr>
            <w:noProof/>
            <w:webHidden/>
          </w:rPr>
          <w:instrText xml:space="preserve"> PAGEREF _Toc210410118 \h </w:instrText>
        </w:r>
        <w:r>
          <w:rPr>
            <w:noProof/>
            <w:webHidden/>
          </w:rPr>
        </w:r>
        <w:r>
          <w:rPr>
            <w:noProof/>
            <w:webHidden/>
          </w:rPr>
          <w:fldChar w:fldCharType="separate"/>
        </w:r>
        <w:r>
          <w:rPr>
            <w:noProof/>
            <w:webHidden/>
          </w:rPr>
          <w:t>144</w:t>
        </w:r>
        <w:r>
          <w:rPr>
            <w:noProof/>
            <w:webHidden/>
          </w:rPr>
          <w:fldChar w:fldCharType="end"/>
        </w:r>
      </w:hyperlink>
    </w:p>
    <w:p w14:paraId="56B91B52" w14:textId="5D241BEF"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19" w:history="1">
        <w:r w:rsidRPr="0091257F">
          <w:rPr>
            <w:rStyle w:val="Hipervnculo"/>
            <w:noProof/>
          </w:rPr>
          <w:t>Tabla 7.1 Caso de uso N°1.2, Asignando el turno a un trabajador</w:t>
        </w:r>
        <w:r>
          <w:rPr>
            <w:noProof/>
            <w:webHidden/>
          </w:rPr>
          <w:tab/>
        </w:r>
        <w:r>
          <w:rPr>
            <w:noProof/>
            <w:webHidden/>
          </w:rPr>
          <w:fldChar w:fldCharType="begin"/>
        </w:r>
        <w:r>
          <w:rPr>
            <w:noProof/>
            <w:webHidden/>
          </w:rPr>
          <w:instrText xml:space="preserve"> PAGEREF _Toc210410119 \h </w:instrText>
        </w:r>
        <w:r>
          <w:rPr>
            <w:noProof/>
            <w:webHidden/>
          </w:rPr>
        </w:r>
        <w:r>
          <w:rPr>
            <w:noProof/>
            <w:webHidden/>
          </w:rPr>
          <w:fldChar w:fldCharType="separate"/>
        </w:r>
        <w:r>
          <w:rPr>
            <w:noProof/>
            <w:webHidden/>
          </w:rPr>
          <w:t>144</w:t>
        </w:r>
        <w:r>
          <w:rPr>
            <w:noProof/>
            <w:webHidden/>
          </w:rPr>
          <w:fldChar w:fldCharType="end"/>
        </w:r>
      </w:hyperlink>
    </w:p>
    <w:p w14:paraId="1298A95B" w14:textId="11AC38A6"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21" w:history="1">
        <w:r w:rsidRPr="0091257F">
          <w:rPr>
            <w:rStyle w:val="Hipervnculo"/>
            <w:noProof/>
          </w:rPr>
          <w:t>Tabla 7.2 Caso de uso N°1.3.1, Editando la descripción del turno</w:t>
        </w:r>
        <w:r>
          <w:rPr>
            <w:noProof/>
            <w:webHidden/>
          </w:rPr>
          <w:tab/>
        </w:r>
        <w:r>
          <w:rPr>
            <w:noProof/>
            <w:webHidden/>
          </w:rPr>
          <w:fldChar w:fldCharType="begin"/>
        </w:r>
        <w:r>
          <w:rPr>
            <w:noProof/>
            <w:webHidden/>
          </w:rPr>
          <w:instrText xml:space="preserve"> PAGEREF _Toc210410121 \h </w:instrText>
        </w:r>
        <w:r>
          <w:rPr>
            <w:noProof/>
            <w:webHidden/>
          </w:rPr>
        </w:r>
        <w:r>
          <w:rPr>
            <w:noProof/>
            <w:webHidden/>
          </w:rPr>
          <w:fldChar w:fldCharType="separate"/>
        </w:r>
        <w:r>
          <w:rPr>
            <w:noProof/>
            <w:webHidden/>
          </w:rPr>
          <w:t>147</w:t>
        </w:r>
        <w:r>
          <w:rPr>
            <w:noProof/>
            <w:webHidden/>
          </w:rPr>
          <w:fldChar w:fldCharType="end"/>
        </w:r>
      </w:hyperlink>
    </w:p>
    <w:p w14:paraId="41C7CC10" w14:textId="651167D0"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23" w:history="1">
        <w:r w:rsidRPr="0091257F">
          <w:rPr>
            <w:rStyle w:val="Hipervnculo"/>
            <w:noProof/>
          </w:rPr>
          <w:t>Tabla 7.3 Caso de uso N°1.3.2, Cambiando el turno de los trabajadores</w:t>
        </w:r>
        <w:r>
          <w:rPr>
            <w:noProof/>
            <w:webHidden/>
          </w:rPr>
          <w:tab/>
        </w:r>
        <w:r>
          <w:rPr>
            <w:noProof/>
            <w:webHidden/>
          </w:rPr>
          <w:fldChar w:fldCharType="begin"/>
        </w:r>
        <w:r>
          <w:rPr>
            <w:noProof/>
            <w:webHidden/>
          </w:rPr>
          <w:instrText xml:space="preserve"> PAGEREF _Toc210410123 \h </w:instrText>
        </w:r>
        <w:r>
          <w:rPr>
            <w:noProof/>
            <w:webHidden/>
          </w:rPr>
        </w:r>
        <w:r>
          <w:rPr>
            <w:noProof/>
            <w:webHidden/>
          </w:rPr>
          <w:fldChar w:fldCharType="separate"/>
        </w:r>
        <w:r>
          <w:rPr>
            <w:noProof/>
            <w:webHidden/>
          </w:rPr>
          <w:t>150</w:t>
        </w:r>
        <w:r>
          <w:rPr>
            <w:noProof/>
            <w:webHidden/>
          </w:rPr>
          <w:fldChar w:fldCharType="end"/>
        </w:r>
      </w:hyperlink>
    </w:p>
    <w:p w14:paraId="0E7F279A" w14:textId="5FBED251"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25" w:history="1">
        <w:r w:rsidRPr="0091257F">
          <w:rPr>
            <w:rStyle w:val="Hipervnculo"/>
            <w:noProof/>
          </w:rPr>
          <w:t>Tabla 7.4 Caso de uso N°1.5, Creando los departamentos de la empresa</w:t>
        </w:r>
        <w:r>
          <w:rPr>
            <w:noProof/>
            <w:webHidden/>
          </w:rPr>
          <w:tab/>
        </w:r>
        <w:r>
          <w:rPr>
            <w:noProof/>
            <w:webHidden/>
          </w:rPr>
          <w:fldChar w:fldCharType="begin"/>
        </w:r>
        <w:r>
          <w:rPr>
            <w:noProof/>
            <w:webHidden/>
          </w:rPr>
          <w:instrText xml:space="preserve"> PAGEREF _Toc210410125 \h </w:instrText>
        </w:r>
        <w:r>
          <w:rPr>
            <w:noProof/>
            <w:webHidden/>
          </w:rPr>
        </w:r>
        <w:r>
          <w:rPr>
            <w:noProof/>
            <w:webHidden/>
          </w:rPr>
          <w:fldChar w:fldCharType="separate"/>
        </w:r>
        <w:r>
          <w:rPr>
            <w:noProof/>
            <w:webHidden/>
          </w:rPr>
          <w:t>153</w:t>
        </w:r>
        <w:r>
          <w:rPr>
            <w:noProof/>
            <w:webHidden/>
          </w:rPr>
          <w:fldChar w:fldCharType="end"/>
        </w:r>
      </w:hyperlink>
    </w:p>
    <w:p w14:paraId="2271DD75" w14:textId="693867DB"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27" w:history="1">
        <w:r w:rsidRPr="0091257F">
          <w:rPr>
            <w:rStyle w:val="Hipervnculo"/>
            <w:noProof/>
          </w:rPr>
          <w:t>Tabla 7.5 Caso de uso N°1.6, cambiando el estado de un departamento</w:t>
        </w:r>
        <w:r>
          <w:rPr>
            <w:noProof/>
            <w:webHidden/>
          </w:rPr>
          <w:tab/>
        </w:r>
        <w:r>
          <w:rPr>
            <w:noProof/>
            <w:webHidden/>
          </w:rPr>
          <w:fldChar w:fldCharType="begin"/>
        </w:r>
        <w:r>
          <w:rPr>
            <w:noProof/>
            <w:webHidden/>
          </w:rPr>
          <w:instrText xml:space="preserve"> PAGEREF _Toc210410127 \h </w:instrText>
        </w:r>
        <w:r>
          <w:rPr>
            <w:noProof/>
            <w:webHidden/>
          </w:rPr>
        </w:r>
        <w:r>
          <w:rPr>
            <w:noProof/>
            <w:webHidden/>
          </w:rPr>
          <w:fldChar w:fldCharType="separate"/>
        </w:r>
        <w:r>
          <w:rPr>
            <w:noProof/>
            <w:webHidden/>
          </w:rPr>
          <w:t>157</w:t>
        </w:r>
        <w:r>
          <w:rPr>
            <w:noProof/>
            <w:webHidden/>
          </w:rPr>
          <w:fldChar w:fldCharType="end"/>
        </w:r>
      </w:hyperlink>
    </w:p>
    <w:p w14:paraId="7530ECCB" w14:textId="7F2BB876"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29" w:history="1">
        <w:r w:rsidRPr="0091257F">
          <w:rPr>
            <w:rStyle w:val="Hipervnculo"/>
            <w:noProof/>
          </w:rPr>
          <w:t>Tabla 7.6 Caso de uso N °1.8, Creando motivo de permiso</w:t>
        </w:r>
        <w:r>
          <w:rPr>
            <w:noProof/>
            <w:webHidden/>
          </w:rPr>
          <w:tab/>
        </w:r>
        <w:r>
          <w:rPr>
            <w:noProof/>
            <w:webHidden/>
          </w:rPr>
          <w:fldChar w:fldCharType="begin"/>
        </w:r>
        <w:r>
          <w:rPr>
            <w:noProof/>
            <w:webHidden/>
          </w:rPr>
          <w:instrText xml:space="preserve"> PAGEREF _Toc210410129 \h </w:instrText>
        </w:r>
        <w:r>
          <w:rPr>
            <w:noProof/>
            <w:webHidden/>
          </w:rPr>
        </w:r>
        <w:r>
          <w:rPr>
            <w:noProof/>
            <w:webHidden/>
          </w:rPr>
          <w:fldChar w:fldCharType="separate"/>
        </w:r>
        <w:r>
          <w:rPr>
            <w:noProof/>
            <w:webHidden/>
          </w:rPr>
          <w:t>160</w:t>
        </w:r>
        <w:r>
          <w:rPr>
            <w:noProof/>
            <w:webHidden/>
          </w:rPr>
          <w:fldChar w:fldCharType="end"/>
        </w:r>
      </w:hyperlink>
    </w:p>
    <w:p w14:paraId="21FCE156" w14:textId="5F1C7734"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31" w:history="1">
        <w:r w:rsidRPr="0091257F">
          <w:rPr>
            <w:rStyle w:val="Hipervnculo"/>
            <w:noProof/>
          </w:rPr>
          <w:t>Tabla 7.7 Caso de uso N°1.9, Activando/Desactivando motivo de permiso</w:t>
        </w:r>
        <w:r>
          <w:rPr>
            <w:noProof/>
            <w:webHidden/>
          </w:rPr>
          <w:tab/>
        </w:r>
        <w:r>
          <w:rPr>
            <w:noProof/>
            <w:webHidden/>
          </w:rPr>
          <w:fldChar w:fldCharType="begin"/>
        </w:r>
        <w:r>
          <w:rPr>
            <w:noProof/>
            <w:webHidden/>
          </w:rPr>
          <w:instrText xml:space="preserve"> PAGEREF _Toc210410131 \h </w:instrText>
        </w:r>
        <w:r>
          <w:rPr>
            <w:noProof/>
            <w:webHidden/>
          </w:rPr>
        </w:r>
        <w:r>
          <w:rPr>
            <w:noProof/>
            <w:webHidden/>
          </w:rPr>
          <w:fldChar w:fldCharType="separate"/>
        </w:r>
        <w:r>
          <w:rPr>
            <w:noProof/>
            <w:webHidden/>
          </w:rPr>
          <w:t>164</w:t>
        </w:r>
        <w:r>
          <w:rPr>
            <w:noProof/>
            <w:webHidden/>
          </w:rPr>
          <w:fldChar w:fldCharType="end"/>
        </w:r>
      </w:hyperlink>
    </w:p>
    <w:p w14:paraId="02F0EE09" w14:textId="327BBA39"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33" w:history="1">
        <w:r w:rsidRPr="0091257F">
          <w:rPr>
            <w:rStyle w:val="Hipervnculo"/>
            <w:noProof/>
          </w:rPr>
          <w:t>Tabla 7.8 Caso de uso N °1.11, Creando tipos de contratos con su descripción</w:t>
        </w:r>
        <w:r>
          <w:rPr>
            <w:noProof/>
            <w:webHidden/>
          </w:rPr>
          <w:tab/>
        </w:r>
        <w:r>
          <w:rPr>
            <w:noProof/>
            <w:webHidden/>
          </w:rPr>
          <w:fldChar w:fldCharType="begin"/>
        </w:r>
        <w:r>
          <w:rPr>
            <w:noProof/>
            <w:webHidden/>
          </w:rPr>
          <w:instrText xml:space="preserve"> PAGEREF _Toc210410133 \h </w:instrText>
        </w:r>
        <w:r>
          <w:rPr>
            <w:noProof/>
            <w:webHidden/>
          </w:rPr>
        </w:r>
        <w:r>
          <w:rPr>
            <w:noProof/>
            <w:webHidden/>
          </w:rPr>
          <w:fldChar w:fldCharType="separate"/>
        </w:r>
        <w:r>
          <w:rPr>
            <w:noProof/>
            <w:webHidden/>
          </w:rPr>
          <w:t>167</w:t>
        </w:r>
        <w:r>
          <w:rPr>
            <w:noProof/>
            <w:webHidden/>
          </w:rPr>
          <w:fldChar w:fldCharType="end"/>
        </w:r>
      </w:hyperlink>
    </w:p>
    <w:p w14:paraId="430CCC2B" w14:textId="2106FA65"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35" w:history="1">
        <w:r w:rsidRPr="0091257F">
          <w:rPr>
            <w:rStyle w:val="Hipervnculo"/>
            <w:noProof/>
          </w:rPr>
          <w:t>Tabla 7.9 Caso de uso N °1.12, cambiando el estado de un tipo de contrato</w:t>
        </w:r>
        <w:r>
          <w:rPr>
            <w:noProof/>
            <w:webHidden/>
          </w:rPr>
          <w:tab/>
        </w:r>
        <w:r>
          <w:rPr>
            <w:noProof/>
            <w:webHidden/>
          </w:rPr>
          <w:fldChar w:fldCharType="begin"/>
        </w:r>
        <w:r>
          <w:rPr>
            <w:noProof/>
            <w:webHidden/>
          </w:rPr>
          <w:instrText xml:space="preserve"> PAGEREF _Toc210410135 \h </w:instrText>
        </w:r>
        <w:r>
          <w:rPr>
            <w:noProof/>
            <w:webHidden/>
          </w:rPr>
        </w:r>
        <w:r>
          <w:rPr>
            <w:noProof/>
            <w:webHidden/>
          </w:rPr>
          <w:fldChar w:fldCharType="separate"/>
        </w:r>
        <w:r>
          <w:rPr>
            <w:noProof/>
            <w:webHidden/>
          </w:rPr>
          <w:t>170</w:t>
        </w:r>
        <w:r>
          <w:rPr>
            <w:noProof/>
            <w:webHidden/>
          </w:rPr>
          <w:fldChar w:fldCharType="end"/>
        </w:r>
      </w:hyperlink>
    </w:p>
    <w:p w14:paraId="1A6F2598" w14:textId="22D1A2F8"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37" w:history="1">
        <w:r w:rsidRPr="0091257F">
          <w:rPr>
            <w:rStyle w:val="Hipervnculo"/>
            <w:noProof/>
          </w:rPr>
          <w:t>Tabla 7.10  Caso de uso N °1.14, Creando un tipo de vacaciones</w:t>
        </w:r>
        <w:r>
          <w:rPr>
            <w:noProof/>
            <w:webHidden/>
          </w:rPr>
          <w:tab/>
        </w:r>
        <w:r>
          <w:rPr>
            <w:noProof/>
            <w:webHidden/>
          </w:rPr>
          <w:fldChar w:fldCharType="begin"/>
        </w:r>
        <w:r>
          <w:rPr>
            <w:noProof/>
            <w:webHidden/>
          </w:rPr>
          <w:instrText xml:space="preserve"> PAGEREF _Toc210410137 \h </w:instrText>
        </w:r>
        <w:r>
          <w:rPr>
            <w:noProof/>
            <w:webHidden/>
          </w:rPr>
        </w:r>
        <w:r>
          <w:rPr>
            <w:noProof/>
            <w:webHidden/>
          </w:rPr>
          <w:fldChar w:fldCharType="separate"/>
        </w:r>
        <w:r>
          <w:rPr>
            <w:noProof/>
            <w:webHidden/>
          </w:rPr>
          <w:t>173</w:t>
        </w:r>
        <w:r>
          <w:rPr>
            <w:noProof/>
            <w:webHidden/>
          </w:rPr>
          <w:fldChar w:fldCharType="end"/>
        </w:r>
      </w:hyperlink>
    </w:p>
    <w:p w14:paraId="2600DA3C" w14:textId="6008E220"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39" w:history="1">
        <w:r w:rsidRPr="0091257F">
          <w:rPr>
            <w:rStyle w:val="Hipervnculo"/>
            <w:noProof/>
          </w:rPr>
          <w:t>Tabla 7.11 Caso de uso N °1.15, cambiando el estado de tipos de vacaciones</w:t>
        </w:r>
        <w:r>
          <w:rPr>
            <w:noProof/>
            <w:webHidden/>
          </w:rPr>
          <w:tab/>
        </w:r>
        <w:r>
          <w:rPr>
            <w:noProof/>
            <w:webHidden/>
          </w:rPr>
          <w:fldChar w:fldCharType="begin"/>
        </w:r>
        <w:r>
          <w:rPr>
            <w:noProof/>
            <w:webHidden/>
          </w:rPr>
          <w:instrText xml:space="preserve"> PAGEREF _Toc210410139 \h </w:instrText>
        </w:r>
        <w:r>
          <w:rPr>
            <w:noProof/>
            <w:webHidden/>
          </w:rPr>
        </w:r>
        <w:r>
          <w:rPr>
            <w:noProof/>
            <w:webHidden/>
          </w:rPr>
          <w:fldChar w:fldCharType="separate"/>
        </w:r>
        <w:r>
          <w:rPr>
            <w:noProof/>
            <w:webHidden/>
          </w:rPr>
          <w:t>177</w:t>
        </w:r>
        <w:r>
          <w:rPr>
            <w:noProof/>
            <w:webHidden/>
          </w:rPr>
          <w:fldChar w:fldCharType="end"/>
        </w:r>
      </w:hyperlink>
    </w:p>
    <w:p w14:paraId="4A376AF1" w14:textId="275F75C9"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41" w:history="1">
        <w:r w:rsidRPr="0091257F">
          <w:rPr>
            <w:rStyle w:val="Hipervnculo"/>
            <w:noProof/>
          </w:rPr>
          <w:t>Tabla 7.12 Caso de uso N °1.17, Creando una sucursal</w:t>
        </w:r>
        <w:r>
          <w:rPr>
            <w:noProof/>
            <w:webHidden/>
          </w:rPr>
          <w:tab/>
        </w:r>
        <w:r>
          <w:rPr>
            <w:noProof/>
            <w:webHidden/>
          </w:rPr>
          <w:fldChar w:fldCharType="begin"/>
        </w:r>
        <w:r>
          <w:rPr>
            <w:noProof/>
            <w:webHidden/>
          </w:rPr>
          <w:instrText xml:space="preserve"> PAGEREF _Toc210410141 \h </w:instrText>
        </w:r>
        <w:r>
          <w:rPr>
            <w:noProof/>
            <w:webHidden/>
          </w:rPr>
        </w:r>
        <w:r>
          <w:rPr>
            <w:noProof/>
            <w:webHidden/>
          </w:rPr>
          <w:fldChar w:fldCharType="separate"/>
        </w:r>
        <w:r>
          <w:rPr>
            <w:noProof/>
            <w:webHidden/>
          </w:rPr>
          <w:t>180</w:t>
        </w:r>
        <w:r>
          <w:rPr>
            <w:noProof/>
            <w:webHidden/>
          </w:rPr>
          <w:fldChar w:fldCharType="end"/>
        </w:r>
      </w:hyperlink>
    </w:p>
    <w:p w14:paraId="07CC268D" w14:textId="073032A5"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43" w:history="1">
        <w:r w:rsidRPr="0091257F">
          <w:rPr>
            <w:rStyle w:val="Hipervnculo"/>
            <w:noProof/>
          </w:rPr>
          <w:t>Tabla 7.13 Caso de uso N °1.18, cambiando el estado de una sucursal</w:t>
        </w:r>
        <w:r>
          <w:rPr>
            <w:noProof/>
            <w:webHidden/>
          </w:rPr>
          <w:tab/>
        </w:r>
        <w:r>
          <w:rPr>
            <w:noProof/>
            <w:webHidden/>
          </w:rPr>
          <w:fldChar w:fldCharType="begin"/>
        </w:r>
        <w:r>
          <w:rPr>
            <w:noProof/>
            <w:webHidden/>
          </w:rPr>
          <w:instrText xml:space="preserve"> PAGEREF _Toc210410143 \h </w:instrText>
        </w:r>
        <w:r>
          <w:rPr>
            <w:noProof/>
            <w:webHidden/>
          </w:rPr>
        </w:r>
        <w:r>
          <w:rPr>
            <w:noProof/>
            <w:webHidden/>
          </w:rPr>
          <w:fldChar w:fldCharType="separate"/>
        </w:r>
        <w:r>
          <w:rPr>
            <w:noProof/>
            <w:webHidden/>
          </w:rPr>
          <w:t>183</w:t>
        </w:r>
        <w:r>
          <w:rPr>
            <w:noProof/>
            <w:webHidden/>
          </w:rPr>
          <w:fldChar w:fldCharType="end"/>
        </w:r>
      </w:hyperlink>
    </w:p>
    <w:p w14:paraId="2F4CA72A" w14:textId="0B90ED79"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45" w:history="1">
        <w:r w:rsidRPr="0091257F">
          <w:rPr>
            <w:rStyle w:val="Hipervnculo"/>
            <w:noProof/>
          </w:rPr>
          <w:t>Tabla 7.14 Caso de uso N °1.20, Creando nuevo centro de costo</w:t>
        </w:r>
        <w:r>
          <w:rPr>
            <w:noProof/>
            <w:webHidden/>
          </w:rPr>
          <w:tab/>
        </w:r>
        <w:r>
          <w:rPr>
            <w:noProof/>
            <w:webHidden/>
          </w:rPr>
          <w:fldChar w:fldCharType="begin"/>
        </w:r>
        <w:r>
          <w:rPr>
            <w:noProof/>
            <w:webHidden/>
          </w:rPr>
          <w:instrText xml:space="preserve"> PAGEREF _Toc210410145 \h </w:instrText>
        </w:r>
        <w:r>
          <w:rPr>
            <w:noProof/>
            <w:webHidden/>
          </w:rPr>
        </w:r>
        <w:r>
          <w:rPr>
            <w:noProof/>
            <w:webHidden/>
          </w:rPr>
          <w:fldChar w:fldCharType="separate"/>
        </w:r>
        <w:r>
          <w:rPr>
            <w:noProof/>
            <w:webHidden/>
          </w:rPr>
          <w:t>186</w:t>
        </w:r>
        <w:r>
          <w:rPr>
            <w:noProof/>
            <w:webHidden/>
          </w:rPr>
          <w:fldChar w:fldCharType="end"/>
        </w:r>
      </w:hyperlink>
    </w:p>
    <w:p w14:paraId="18C14601" w14:textId="6EE5D32D"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47" w:history="1">
        <w:r w:rsidRPr="0091257F">
          <w:rPr>
            <w:rStyle w:val="Hipervnculo"/>
            <w:noProof/>
          </w:rPr>
          <w:t>Tabla 7.15  Caso de uso N °1.21, cambiando estado de un centro de costo</w:t>
        </w:r>
        <w:r>
          <w:rPr>
            <w:noProof/>
            <w:webHidden/>
          </w:rPr>
          <w:tab/>
        </w:r>
        <w:r>
          <w:rPr>
            <w:noProof/>
            <w:webHidden/>
          </w:rPr>
          <w:fldChar w:fldCharType="begin"/>
        </w:r>
        <w:r>
          <w:rPr>
            <w:noProof/>
            <w:webHidden/>
          </w:rPr>
          <w:instrText xml:space="preserve"> PAGEREF _Toc210410147 \h </w:instrText>
        </w:r>
        <w:r>
          <w:rPr>
            <w:noProof/>
            <w:webHidden/>
          </w:rPr>
        </w:r>
        <w:r>
          <w:rPr>
            <w:noProof/>
            <w:webHidden/>
          </w:rPr>
          <w:fldChar w:fldCharType="separate"/>
        </w:r>
        <w:r>
          <w:rPr>
            <w:noProof/>
            <w:webHidden/>
          </w:rPr>
          <w:t>189</w:t>
        </w:r>
        <w:r>
          <w:rPr>
            <w:noProof/>
            <w:webHidden/>
          </w:rPr>
          <w:fldChar w:fldCharType="end"/>
        </w:r>
      </w:hyperlink>
    </w:p>
    <w:p w14:paraId="310E99B1" w14:textId="207B06CB"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49" w:history="1">
        <w:r w:rsidRPr="0091257F">
          <w:rPr>
            <w:rStyle w:val="Hipervnculo"/>
            <w:noProof/>
          </w:rPr>
          <w:t>Tabla 7.16  Caso de uso N°2.3, Visualizando fichas de empleados activas</w:t>
        </w:r>
        <w:r>
          <w:rPr>
            <w:noProof/>
            <w:webHidden/>
          </w:rPr>
          <w:tab/>
        </w:r>
        <w:r>
          <w:rPr>
            <w:noProof/>
            <w:webHidden/>
          </w:rPr>
          <w:fldChar w:fldCharType="begin"/>
        </w:r>
        <w:r>
          <w:rPr>
            <w:noProof/>
            <w:webHidden/>
          </w:rPr>
          <w:instrText xml:space="preserve"> PAGEREF _Toc210410149 \h </w:instrText>
        </w:r>
        <w:r>
          <w:rPr>
            <w:noProof/>
            <w:webHidden/>
          </w:rPr>
        </w:r>
        <w:r>
          <w:rPr>
            <w:noProof/>
            <w:webHidden/>
          </w:rPr>
          <w:fldChar w:fldCharType="separate"/>
        </w:r>
        <w:r>
          <w:rPr>
            <w:noProof/>
            <w:webHidden/>
          </w:rPr>
          <w:t>192</w:t>
        </w:r>
        <w:r>
          <w:rPr>
            <w:noProof/>
            <w:webHidden/>
          </w:rPr>
          <w:fldChar w:fldCharType="end"/>
        </w:r>
      </w:hyperlink>
    </w:p>
    <w:p w14:paraId="4372B318" w14:textId="19478729"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51" w:history="1">
        <w:r w:rsidRPr="0091257F">
          <w:rPr>
            <w:rStyle w:val="Hipervnculo"/>
            <w:noProof/>
          </w:rPr>
          <w:t>Tabla 7.17 Caso de uso N °2.5, Guardando datos de empleado</w:t>
        </w:r>
        <w:r>
          <w:rPr>
            <w:noProof/>
            <w:webHidden/>
          </w:rPr>
          <w:tab/>
        </w:r>
        <w:r>
          <w:rPr>
            <w:noProof/>
            <w:webHidden/>
          </w:rPr>
          <w:fldChar w:fldCharType="begin"/>
        </w:r>
        <w:r>
          <w:rPr>
            <w:noProof/>
            <w:webHidden/>
          </w:rPr>
          <w:instrText xml:space="preserve"> PAGEREF _Toc210410151 \h </w:instrText>
        </w:r>
        <w:r>
          <w:rPr>
            <w:noProof/>
            <w:webHidden/>
          </w:rPr>
        </w:r>
        <w:r>
          <w:rPr>
            <w:noProof/>
            <w:webHidden/>
          </w:rPr>
          <w:fldChar w:fldCharType="separate"/>
        </w:r>
        <w:r>
          <w:rPr>
            <w:noProof/>
            <w:webHidden/>
          </w:rPr>
          <w:t>195</w:t>
        </w:r>
        <w:r>
          <w:rPr>
            <w:noProof/>
            <w:webHidden/>
          </w:rPr>
          <w:fldChar w:fldCharType="end"/>
        </w:r>
      </w:hyperlink>
    </w:p>
    <w:p w14:paraId="11EF6C9B" w14:textId="6B0C2E27"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53" w:history="1">
        <w:r w:rsidRPr="0091257F">
          <w:rPr>
            <w:rStyle w:val="Hipervnculo"/>
            <w:noProof/>
          </w:rPr>
          <w:t>Tabla 7.18 Caso de uso N °2.6.1, Imprimiendo ficha de empleado</w:t>
        </w:r>
        <w:r>
          <w:rPr>
            <w:noProof/>
            <w:webHidden/>
          </w:rPr>
          <w:tab/>
        </w:r>
        <w:r>
          <w:rPr>
            <w:noProof/>
            <w:webHidden/>
          </w:rPr>
          <w:fldChar w:fldCharType="begin"/>
        </w:r>
        <w:r>
          <w:rPr>
            <w:noProof/>
            <w:webHidden/>
          </w:rPr>
          <w:instrText xml:space="preserve"> PAGEREF _Toc210410153 \h </w:instrText>
        </w:r>
        <w:r>
          <w:rPr>
            <w:noProof/>
            <w:webHidden/>
          </w:rPr>
        </w:r>
        <w:r>
          <w:rPr>
            <w:noProof/>
            <w:webHidden/>
          </w:rPr>
          <w:fldChar w:fldCharType="separate"/>
        </w:r>
        <w:r>
          <w:rPr>
            <w:noProof/>
            <w:webHidden/>
          </w:rPr>
          <w:t>199</w:t>
        </w:r>
        <w:r>
          <w:rPr>
            <w:noProof/>
            <w:webHidden/>
          </w:rPr>
          <w:fldChar w:fldCharType="end"/>
        </w:r>
      </w:hyperlink>
    </w:p>
    <w:p w14:paraId="3A00BFF7" w14:textId="32A6841B"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55" w:history="1">
        <w:r w:rsidRPr="0091257F">
          <w:rPr>
            <w:rStyle w:val="Hipervnculo"/>
            <w:noProof/>
          </w:rPr>
          <w:t>Tabla 7.19 Caso de uso N °2.6.2, Imprimiendo múltiples fichas de empleado</w:t>
        </w:r>
        <w:r>
          <w:rPr>
            <w:noProof/>
            <w:webHidden/>
          </w:rPr>
          <w:tab/>
        </w:r>
        <w:r>
          <w:rPr>
            <w:noProof/>
            <w:webHidden/>
          </w:rPr>
          <w:fldChar w:fldCharType="begin"/>
        </w:r>
        <w:r>
          <w:rPr>
            <w:noProof/>
            <w:webHidden/>
          </w:rPr>
          <w:instrText xml:space="preserve"> PAGEREF _Toc210410155 \h </w:instrText>
        </w:r>
        <w:r>
          <w:rPr>
            <w:noProof/>
            <w:webHidden/>
          </w:rPr>
        </w:r>
        <w:r>
          <w:rPr>
            <w:noProof/>
            <w:webHidden/>
          </w:rPr>
          <w:fldChar w:fldCharType="separate"/>
        </w:r>
        <w:r>
          <w:rPr>
            <w:noProof/>
            <w:webHidden/>
          </w:rPr>
          <w:t>202</w:t>
        </w:r>
        <w:r>
          <w:rPr>
            <w:noProof/>
            <w:webHidden/>
          </w:rPr>
          <w:fldChar w:fldCharType="end"/>
        </w:r>
      </w:hyperlink>
    </w:p>
    <w:p w14:paraId="7B50B696" w14:textId="09855D86"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57" w:history="1">
        <w:r w:rsidRPr="0091257F">
          <w:rPr>
            <w:rStyle w:val="Hipervnculo"/>
            <w:noProof/>
          </w:rPr>
          <w:t>Tabla 7.20 Caso de uso N °3.1.1, Asignando vacaciones</w:t>
        </w:r>
        <w:r>
          <w:rPr>
            <w:noProof/>
            <w:webHidden/>
          </w:rPr>
          <w:tab/>
        </w:r>
        <w:r>
          <w:rPr>
            <w:noProof/>
            <w:webHidden/>
          </w:rPr>
          <w:fldChar w:fldCharType="begin"/>
        </w:r>
        <w:r>
          <w:rPr>
            <w:noProof/>
            <w:webHidden/>
          </w:rPr>
          <w:instrText xml:space="preserve"> PAGEREF _Toc210410157 \h </w:instrText>
        </w:r>
        <w:r>
          <w:rPr>
            <w:noProof/>
            <w:webHidden/>
          </w:rPr>
        </w:r>
        <w:r>
          <w:rPr>
            <w:noProof/>
            <w:webHidden/>
          </w:rPr>
          <w:fldChar w:fldCharType="separate"/>
        </w:r>
        <w:r>
          <w:rPr>
            <w:noProof/>
            <w:webHidden/>
          </w:rPr>
          <w:t>205</w:t>
        </w:r>
        <w:r>
          <w:rPr>
            <w:noProof/>
            <w:webHidden/>
          </w:rPr>
          <w:fldChar w:fldCharType="end"/>
        </w:r>
      </w:hyperlink>
    </w:p>
    <w:p w14:paraId="6F1A2871" w14:textId="28FE9230"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59" w:history="1">
        <w:r w:rsidRPr="0091257F">
          <w:rPr>
            <w:rStyle w:val="Hipervnculo"/>
            <w:noProof/>
          </w:rPr>
          <w:t>Tabla 7.21 Caso de uso N °3.1.2, editando vacaciones</w:t>
        </w:r>
        <w:r>
          <w:rPr>
            <w:noProof/>
            <w:webHidden/>
          </w:rPr>
          <w:tab/>
        </w:r>
        <w:r>
          <w:rPr>
            <w:noProof/>
            <w:webHidden/>
          </w:rPr>
          <w:fldChar w:fldCharType="begin"/>
        </w:r>
        <w:r>
          <w:rPr>
            <w:noProof/>
            <w:webHidden/>
          </w:rPr>
          <w:instrText xml:space="preserve"> PAGEREF _Toc210410159 \h </w:instrText>
        </w:r>
        <w:r>
          <w:rPr>
            <w:noProof/>
            <w:webHidden/>
          </w:rPr>
        </w:r>
        <w:r>
          <w:rPr>
            <w:noProof/>
            <w:webHidden/>
          </w:rPr>
          <w:fldChar w:fldCharType="separate"/>
        </w:r>
        <w:r>
          <w:rPr>
            <w:noProof/>
            <w:webHidden/>
          </w:rPr>
          <w:t>209</w:t>
        </w:r>
        <w:r>
          <w:rPr>
            <w:noProof/>
            <w:webHidden/>
          </w:rPr>
          <w:fldChar w:fldCharType="end"/>
        </w:r>
      </w:hyperlink>
    </w:p>
    <w:p w14:paraId="47068704" w14:textId="7581D1F4"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61" w:history="1">
        <w:r w:rsidRPr="0091257F">
          <w:rPr>
            <w:rStyle w:val="Hipervnculo"/>
            <w:noProof/>
          </w:rPr>
          <w:t>Tabla 7.22 Caso de uso N °3.2, Visualizando lista de empleados para asignar vacaciones</w:t>
        </w:r>
        <w:r>
          <w:rPr>
            <w:noProof/>
            <w:webHidden/>
          </w:rPr>
          <w:tab/>
        </w:r>
        <w:r>
          <w:rPr>
            <w:noProof/>
            <w:webHidden/>
          </w:rPr>
          <w:fldChar w:fldCharType="begin"/>
        </w:r>
        <w:r>
          <w:rPr>
            <w:noProof/>
            <w:webHidden/>
          </w:rPr>
          <w:instrText xml:space="preserve"> PAGEREF _Toc210410161 \h </w:instrText>
        </w:r>
        <w:r>
          <w:rPr>
            <w:noProof/>
            <w:webHidden/>
          </w:rPr>
        </w:r>
        <w:r>
          <w:rPr>
            <w:noProof/>
            <w:webHidden/>
          </w:rPr>
          <w:fldChar w:fldCharType="separate"/>
        </w:r>
        <w:r>
          <w:rPr>
            <w:noProof/>
            <w:webHidden/>
          </w:rPr>
          <w:t>212</w:t>
        </w:r>
        <w:r>
          <w:rPr>
            <w:noProof/>
            <w:webHidden/>
          </w:rPr>
          <w:fldChar w:fldCharType="end"/>
        </w:r>
      </w:hyperlink>
    </w:p>
    <w:p w14:paraId="3D5EEED7" w14:textId="5D5900CA"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63" w:history="1">
        <w:r w:rsidRPr="0091257F">
          <w:rPr>
            <w:rStyle w:val="Hipervnculo"/>
            <w:noProof/>
          </w:rPr>
          <w:t>Tabla 7.23 Caso de uso N°3.3, Definiendo días a otorgar para vacaciones</w:t>
        </w:r>
        <w:r>
          <w:rPr>
            <w:noProof/>
            <w:webHidden/>
          </w:rPr>
          <w:tab/>
        </w:r>
        <w:r>
          <w:rPr>
            <w:noProof/>
            <w:webHidden/>
          </w:rPr>
          <w:fldChar w:fldCharType="begin"/>
        </w:r>
        <w:r>
          <w:rPr>
            <w:noProof/>
            <w:webHidden/>
          </w:rPr>
          <w:instrText xml:space="preserve"> PAGEREF _Toc210410163 \h </w:instrText>
        </w:r>
        <w:r>
          <w:rPr>
            <w:noProof/>
            <w:webHidden/>
          </w:rPr>
        </w:r>
        <w:r>
          <w:rPr>
            <w:noProof/>
            <w:webHidden/>
          </w:rPr>
          <w:fldChar w:fldCharType="separate"/>
        </w:r>
        <w:r>
          <w:rPr>
            <w:noProof/>
            <w:webHidden/>
          </w:rPr>
          <w:t>215</w:t>
        </w:r>
        <w:r>
          <w:rPr>
            <w:noProof/>
            <w:webHidden/>
          </w:rPr>
          <w:fldChar w:fldCharType="end"/>
        </w:r>
      </w:hyperlink>
    </w:p>
    <w:p w14:paraId="01FC0499" w14:textId="6076FCA9"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65" w:history="1">
        <w:r w:rsidRPr="0091257F">
          <w:rPr>
            <w:rStyle w:val="Hipervnculo"/>
            <w:noProof/>
          </w:rPr>
          <w:t>Tabla 7.24 Caso de uso N°3.4, Visualizando listado de empleados de vacaciones</w:t>
        </w:r>
        <w:r>
          <w:rPr>
            <w:noProof/>
            <w:webHidden/>
          </w:rPr>
          <w:tab/>
        </w:r>
        <w:r>
          <w:rPr>
            <w:noProof/>
            <w:webHidden/>
          </w:rPr>
          <w:fldChar w:fldCharType="begin"/>
        </w:r>
        <w:r>
          <w:rPr>
            <w:noProof/>
            <w:webHidden/>
          </w:rPr>
          <w:instrText xml:space="preserve"> PAGEREF _Toc210410165 \h </w:instrText>
        </w:r>
        <w:r>
          <w:rPr>
            <w:noProof/>
            <w:webHidden/>
          </w:rPr>
        </w:r>
        <w:r>
          <w:rPr>
            <w:noProof/>
            <w:webHidden/>
          </w:rPr>
          <w:fldChar w:fldCharType="separate"/>
        </w:r>
        <w:r>
          <w:rPr>
            <w:noProof/>
            <w:webHidden/>
          </w:rPr>
          <w:t>218</w:t>
        </w:r>
        <w:r>
          <w:rPr>
            <w:noProof/>
            <w:webHidden/>
          </w:rPr>
          <w:fldChar w:fldCharType="end"/>
        </w:r>
      </w:hyperlink>
    </w:p>
    <w:p w14:paraId="5C911CEA" w14:textId="404FF3F9"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67" w:history="1">
        <w:r w:rsidRPr="0091257F">
          <w:rPr>
            <w:rStyle w:val="Hipervnculo"/>
            <w:noProof/>
          </w:rPr>
          <w:t>Tabla 7.25 Caso de uso N°3.5, Guardando cambios de vacaciones</w:t>
        </w:r>
        <w:r>
          <w:rPr>
            <w:noProof/>
            <w:webHidden/>
          </w:rPr>
          <w:tab/>
        </w:r>
        <w:r>
          <w:rPr>
            <w:noProof/>
            <w:webHidden/>
          </w:rPr>
          <w:fldChar w:fldCharType="begin"/>
        </w:r>
        <w:r>
          <w:rPr>
            <w:noProof/>
            <w:webHidden/>
          </w:rPr>
          <w:instrText xml:space="preserve"> PAGEREF _Toc210410167 \h </w:instrText>
        </w:r>
        <w:r>
          <w:rPr>
            <w:noProof/>
            <w:webHidden/>
          </w:rPr>
        </w:r>
        <w:r>
          <w:rPr>
            <w:noProof/>
            <w:webHidden/>
          </w:rPr>
          <w:fldChar w:fldCharType="separate"/>
        </w:r>
        <w:r>
          <w:rPr>
            <w:noProof/>
            <w:webHidden/>
          </w:rPr>
          <w:t>221</w:t>
        </w:r>
        <w:r>
          <w:rPr>
            <w:noProof/>
            <w:webHidden/>
          </w:rPr>
          <w:fldChar w:fldCharType="end"/>
        </w:r>
      </w:hyperlink>
    </w:p>
    <w:p w14:paraId="4BC13672" w14:textId="3F0835CF"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69" w:history="1">
        <w:r w:rsidRPr="0091257F">
          <w:rPr>
            <w:rStyle w:val="Hipervnculo"/>
            <w:noProof/>
          </w:rPr>
          <w:t>Tabla 7.26  Caso de uso N°3.6, Imprimiendo vacaciones de empleado</w:t>
        </w:r>
        <w:r>
          <w:rPr>
            <w:noProof/>
            <w:webHidden/>
          </w:rPr>
          <w:tab/>
        </w:r>
        <w:r>
          <w:rPr>
            <w:noProof/>
            <w:webHidden/>
          </w:rPr>
          <w:fldChar w:fldCharType="begin"/>
        </w:r>
        <w:r>
          <w:rPr>
            <w:noProof/>
            <w:webHidden/>
          </w:rPr>
          <w:instrText xml:space="preserve"> PAGEREF _Toc210410169 \h </w:instrText>
        </w:r>
        <w:r>
          <w:rPr>
            <w:noProof/>
            <w:webHidden/>
          </w:rPr>
        </w:r>
        <w:r>
          <w:rPr>
            <w:noProof/>
            <w:webHidden/>
          </w:rPr>
          <w:fldChar w:fldCharType="separate"/>
        </w:r>
        <w:r>
          <w:rPr>
            <w:noProof/>
            <w:webHidden/>
          </w:rPr>
          <w:t>224</w:t>
        </w:r>
        <w:r>
          <w:rPr>
            <w:noProof/>
            <w:webHidden/>
          </w:rPr>
          <w:fldChar w:fldCharType="end"/>
        </w:r>
      </w:hyperlink>
    </w:p>
    <w:p w14:paraId="4DB482CC" w14:textId="15DE8378"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71" w:history="1">
        <w:r w:rsidRPr="0091257F">
          <w:rPr>
            <w:rStyle w:val="Hipervnculo"/>
            <w:noProof/>
          </w:rPr>
          <w:t>Tabla 7.27 Caso de uso N°3.7, Eliminando vacaciones asignadas</w:t>
        </w:r>
        <w:r>
          <w:rPr>
            <w:noProof/>
            <w:webHidden/>
          </w:rPr>
          <w:tab/>
        </w:r>
        <w:r>
          <w:rPr>
            <w:noProof/>
            <w:webHidden/>
          </w:rPr>
          <w:fldChar w:fldCharType="begin"/>
        </w:r>
        <w:r>
          <w:rPr>
            <w:noProof/>
            <w:webHidden/>
          </w:rPr>
          <w:instrText xml:space="preserve"> PAGEREF _Toc210410171 \h </w:instrText>
        </w:r>
        <w:r>
          <w:rPr>
            <w:noProof/>
            <w:webHidden/>
          </w:rPr>
        </w:r>
        <w:r>
          <w:rPr>
            <w:noProof/>
            <w:webHidden/>
          </w:rPr>
          <w:fldChar w:fldCharType="separate"/>
        </w:r>
        <w:r>
          <w:rPr>
            <w:noProof/>
            <w:webHidden/>
          </w:rPr>
          <w:t>227</w:t>
        </w:r>
        <w:r>
          <w:rPr>
            <w:noProof/>
            <w:webHidden/>
          </w:rPr>
          <w:fldChar w:fldCharType="end"/>
        </w:r>
      </w:hyperlink>
    </w:p>
    <w:p w14:paraId="309B8C4E" w14:textId="3572317E"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73" w:history="1">
        <w:r w:rsidRPr="0091257F">
          <w:rPr>
            <w:rStyle w:val="Hipervnculo"/>
            <w:noProof/>
          </w:rPr>
          <w:t>Tabla 7.28 Caso de uso N°4.1.1, Creando turnos con campos obligatorios</w:t>
        </w:r>
        <w:r>
          <w:rPr>
            <w:noProof/>
            <w:webHidden/>
          </w:rPr>
          <w:tab/>
        </w:r>
        <w:r>
          <w:rPr>
            <w:noProof/>
            <w:webHidden/>
          </w:rPr>
          <w:fldChar w:fldCharType="begin"/>
        </w:r>
        <w:r>
          <w:rPr>
            <w:noProof/>
            <w:webHidden/>
          </w:rPr>
          <w:instrText xml:space="preserve"> PAGEREF _Toc210410173 \h </w:instrText>
        </w:r>
        <w:r>
          <w:rPr>
            <w:noProof/>
            <w:webHidden/>
          </w:rPr>
        </w:r>
        <w:r>
          <w:rPr>
            <w:noProof/>
            <w:webHidden/>
          </w:rPr>
          <w:fldChar w:fldCharType="separate"/>
        </w:r>
        <w:r>
          <w:rPr>
            <w:noProof/>
            <w:webHidden/>
          </w:rPr>
          <w:t>230</w:t>
        </w:r>
        <w:r>
          <w:rPr>
            <w:noProof/>
            <w:webHidden/>
          </w:rPr>
          <w:fldChar w:fldCharType="end"/>
        </w:r>
      </w:hyperlink>
    </w:p>
    <w:p w14:paraId="08CEE25D" w14:textId="7E2BED40"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75" w:history="1">
        <w:r w:rsidRPr="0091257F">
          <w:rPr>
            <w:rStyle w:val="Hipervnculo"/>
            <w:noProof/>
          </w:rPr>
          <w:t>Tabla 7.29 Caso de uso N°4.1.2, editando turnos con campos obligatorios</w:t>
        </w:r>
        <w:r>
          <w:rPr>
            <w:noProof/>
            <w:webHidden/>
          </w:rPr>
          <w:tab/>
        </w:r>
        <w:r>
          <w:rPr>
            <w:noProof/>
            <w:webHidden/>
          </w:rPr>
          <w:fldChar w:fldCharType="begin"/>
        </w:r>
        <w:r>
          <w:rPr>
            <w:noProof/>
            <w:webHidden/>
          </w:rPr>
          <w:instrText xml:space="preserve"> PAGEREF _Toc210410175 \h </w:instrText>
        </w:r>
        <w:r>
          <w:rPr>
            <w:noProof/>
            <w:webHidden/>
          </w:rPr>
        </w:r>
        <w:r>
          <w:rPr>
            <w:noProof/>
            <w:webHidden/>
          </w:rPr>
          <w:fldChar w:fldCharType="separate"/>
        </w:r>
        <w:r>
          <w:rPr>
            <w:noProof/>
            <w:webHidden/>
          </w:rPr>
          <w:t>233</w:t>
        </w:r>
        <w:r>
          <w:rPr>
            <w:noProof/>
            <w:webHidden/>
          </w:rPr>
          <w:fldChar w:fldCharType="end"/>
        </w:r>
      </w:hyperlink>
    </w:p>
    <w:p w14:paraId="2E3F5981" w14:textId="1ACF0AF2"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77" w:history="1">
        <w:r w:rsidRPr="0091257F">
          <w:rPr>
            <w:rStyle w:val="Hipervnculo"/>
            <w:noProof/>
          </w:rPr>
          <w:t>Tabla 7.30 Caso de uso N°4.2, Generando nuevo turno</w:t>
        </w:r>
        <w:r>
          <w:rPr>
            <w:noProof/>
            <w:webHidden/>
          </w:rPr>
          <w:tab/>
        </w:r>
        <w:r>
          <w:rPr>
            <w:noProof/>
            <w:webHidden/>
          </w:rPr>
          <w:fldChar w:fldCharType="begin"/>
        </w:r>
        <w:r>
          <w:rPr>
            <w:noProof/>
            <w:webHidden/>
          </w:rPr>
          <w:instrText xml:space="preserve"> PAGEREF _Toc210410177 \h </w:instrText>
        </w:r>
        <w:r>
          <w:rPr>
            <w:noProof/>
            <w:webHidden/>
          </w:rPr>
        </w:r>
        <w:r>
          <w:rPr>
            <w:noProof/>
            <w:webHidden/>
          </w:rPr>
          <w:fldChar w:fldCharType="separate"/>
        </w:r>
        <w:r>
          <w:rPr>
            <w:noProof/>
            <w:webHidden/>
          </w:rPr>
          <w:t>236</w:t>
        </w:r>
        <w:r>
          <w:rPr>
            <w:noProof/>
            <w:webHidden/>
          </w:rPr>
          <w:fldChar w:fldCharType="end"/>
        </w:r>
      </w:hyperlink>
    </w:p>
    <w:p w14:paraId="34D427F5" w14:textId="3C9E8BFF"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79" w:history="1">
        <w:r w:rsidRPr="0091257F">
          <w:rPr>
            <w:rStyle w:val="Hipervnculo"/>
            <w:noProof/>
          </w:rPr>
          <w:t>Tabla 7.31 Caso de uso N°4.3, Guardando cambios en los turnos</w:t>
        </w:r>
        <w:r>
          <w:rPr>
            <w:noProof/>
            <w:webHidden/>
          </w:rPr>
          <w:tab/>
        </w:r>
        <w:r>
          <w:rPr>
            <w:noProof/>
            <w:webHidden/>
          </w:rPr>
          <w:fldChar w:fldCharType="begin"/>
        </w:r>
        <w:r>
          <w:rPr>
            <w:noProof/>
            <w:webHidden/>
          </w:rPr>
          <w:instrText xml:space="preserve"> PAGEREF _Toc210410179 \h </w:instrText>
        </w:r>
        <w:r>
          <w:rPr>
            <w:noProof/>
            <w:webHidden/>
          </w:rPr>
        </w:r>
        <w:r>
          <w:rPr>
            <w:noProof/>
            <w:webHidden/>
          </w:rPr>
          <w:fldChar w:fldCharType="separate"/>
        </w:r>
        <w:r>
          <w:rPr>
            <w:noProof/>
            <w:webHidden/>
          </w:rPr>
          <w:t>240</w:t>
        </w:r>
        <w:r>
          <w:rPr>
            <w:noProof/>
            <w:webHidden/>
          </w:rPr>
          <w:fldChar w:fldCharType="end"/>
        </w:r>
      </w:hyperlink>
    </w:p>
    <w:p w14:paraId="08D5A2B5" w14:textId="3796D716"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81" w:history="1">
        <w:r w:rsidRPr="0091257F">
          <w:rPr>
            <w:rStyle w:val="Hipervnculo"/>
            <w:noProof/>
          </w:rPr>
          <w:t>Tabla 7.32 Caso de uso N°4.4, Eliminando turnos</w:t>
        </w:r>
        <w:r>
          <w:rPr>
            <w:noProof/>
            <w:webHidden/>
          </w:rPr>
          <w:tab/>
        </w:r>
        <w:r>
          <w:rPr>
            <w:noProof/>
            <w:webHidden/>
          </w:rPr>
          <w:fldChar w:fldCharType="begin"/>
        </w:r>
        <w:r>
          <w:rPr>
            <w:noProof/>
            <w:webHidden/>
          </w:rPr>
          <w:instrText xml:space="preserve"> PAGEREF _Toc210410181 \h </w:instrText>
        </w:r>
        <w:r>
          <w:rPr>
            <w:noProof/>
            <w:webHidden/>
          </w:rPr>
        </w:r>
        <w:r>
          <w:rPr>
            <w:noProof/>
            <w:webHidden/>
          </w:rPr>
          <w:fldChar w:fldCharType="separate"/>
        </w:r>
        <w:r>
          <w:rPr>
            <w:noProof/>
            <w:webHidden/>
          </w:rPr>
          <w:t>243</w:t>
        </w:r>
        <w:r>
          <w:rPr>
            <w:noProof/>
            <w:webHidden/>
          </w:rPr>
          <w:fldChar w:fldCharType="end"/>
        </w:r>
      </w:hyperlink>
    </w:p>
    <w:p w14:paraId="6B407F0E" w14:textId="03D7EB76"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83" w:history="1">
        <w:r w:rsidRPr="0091257F">
          <w:rPr>
            <w:rStyle w:val="Hipervnculo"/>
            <w:noProof/>
          </w:rPr>
          <w:t>Tabla 7.33 Caso de uso N°4.6, Definiendo horario de trabajo</w:t>
        </w:r>
        <w:r>
          <w:rPr>
            <w:noProof/>
            <w:webHidden/>
          </w:rPr>
          <w:tab/>
        </w:r>
        <w:r>
          <w:rPr>
            <w:noProof/>
            <w:webHidden/>
          </w:rPr>
          <w:fldChar w:fldCharType="begin"/>
        </w:r>
        <w:r>
          <w:rPr>
            <w:noProof/>
            <w:webHidden/>
          </w:rPr>
          <w:instrText xml:space="preserve"> PAGEREF _Toc210410183 \h </w:instrText>
        </w:r>
        <w:r>
          <w:rPr>
            <w:noProof/>
            <w:webHidden/>
          </w:rPr>
        </w:r>
        <w:r>
          <w:rPr>
            <w:noProof/>
            <w:webHidden/>
          </w:rPr>
          <w:fldChar w:fldCharType="separate"/>
        </w:r>
        <w:r>
          <w:rPr>
            <w:noProof/>
            <w:webHidden/>
          </w:rPr>
          <w:t>246</w:t>
        </w:r>
        <w:r>
          <w:rPr>
            <w:noProof/>
            <w:webHidden/>
          </w:rPr>
          <w:fldChar w:fldCharType="end"/>
        </w:r>
      </w:hyperlink>
    </w:p>
    <w:p w14:paraId="40FB9CB4" w14:textId="0BB246BA"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85" w:history="1">
        <w:r w:rsidRPr="0091257F">
          <w:rPr>
            <w:rStyle w:val="Hipervnculo"/>
            <w:noProof/>
          </w:rPr>
          <w:t>Tabla 7.34 Caso de uso N°4.7, generando un resumen de registro de horario</w:t>
        </w:r>
        <w:r>
          <w:rPr>
            <w:noProof/>
            <w:webHidden/>
          </w:rPr>
          <w:tab/>
        </w:r>
        <w:r>
          <w:rPr>
            <w:noProof/>
            <w:webHidden/>
          </w:rPr>
          <w:fldChar w:fldCharType="begin"/>
        </w:r>
        <w:r>
          <w:rPr>
            <w:noProof/>
            <w:webHidden/>
          </w:rPr>
          <w:instrText xml:space="preserve"> PAGEREF _Toc210410185 \h </w:instrText>
        </w:r>
        <w:r>
          <w:rPr>
            <w:noProof/>
            <w:webHidden/>
          </w:rPr>
        </w:r>
        <w:r>
          <w:rPr>
            <w:noProof/>
            <w:webHidden/>
          </w:rPr>
          <w:fldChar w:fldCharType="separate"/>
        </w:r>
        <w:r>
          <w:rPr>
            <w:noProof/>
            <w:webHidden/>
          </w:rPr>
          <w:t>249</w:t>
        </w:r>
        <w:r>
          <w:rPr>
            <w:noProof/>
            <w:webHidden/>
          </w:rPr>
          <w:fldChar w:fldCharType="end"/>
        </w:r>
      </w:hyperlink>
    </w:p>
    <w:p w14:paraId="0C317C46" w14:textId="170E5C80"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87" w:history="1">
        <w:r w:rsidRPr="0091257F">
          <w:rPr>
            <w:rStyle w:val="Hipervnculo"/>
            <w:noProof/>
          </w:rPr>
          <w:t>Tabla 7.35 Caso de uso N°5.1, revisando informes de asistencia</w:t>
        </w:r>
        <w:r>
          <w:rPr>
            <w:noProof/>
            <w:webHidden/>
          </w:rPr>
          <w:tab/>
        </w:r>
        <w:r>
          <w:rPr>
            <w:noProof/>
            <w:webHidden/>
          </w:rPr>
          <w:fldChar w:fldCharType="begin"/>
        </w:r>
        <w:r>
          <w:rPr>
            <w:noProof/>
            <w:webHidden/>
          </w:rPr>
          <w:instrText xml:space="preserve"> PAGEREF _Toc210410187 \h </w:instrText>
        </w:r>
        <w:r>
          <w:rPr>
            <w:noProof/>
            <w:webHidden/>
          </w:rPr>
        </w:r>
        <w:r>
          <w:rPr>
            <w:noProof/>
            <w:webHidden/>
          </w:rPr>
          <w:fldChar w:fldCharType="separate"/>
        </w:r>
        <w:r>
          <w:rPr>
            <w:noProof/>
            <w:webHidden/>
          </w:rPr>
          <w:t>252</w:t>
        </w:r>
        <w:r>
          <w:rPr>
            <w:noProof/>
            <w:webHidden/>
          </w:rPr>
          <w:fldChar w:fldCharType="end"/>
        </w:r>
      </w:hyperlink>
    </w:p>
    <w:p w14:paraId="0586A669" w14:textId="4BA5BF58"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89" w:history="1">
        <w:r w:rsidRPr="0091257F">
          <w:rPr>
            <w:rStyle w:val="Hipervnculo"/>
            <w:noProof/>
          </w:rPr>
          <w:t>Tabla 7.36 Caso de uso N°5.2, Filtrando informes por fechas específica</w:t>
        </w:r>
        <w:r>
          <w:rPr>
            <w:noProof/>
            <w:webHidden/>
          </w:rPr>
          <w:tab/>
        </w:r>
        <w:r>
          <w:rPr>
            <w:noProof/>
            <w:webHidden/>
          </w:rPr>
          <w:fldChar w:fldCharType="begin"/>
        </w:r>
        <w:r>
          <w:rPr>
            <w:noProof/>
            <w:webHidden/>
          </w:rPr>
          <w:instrText xml:space="preserve"> PAGEREF _Toc210410189 \h </w:instrText>
        </w:r>
        <w:r>
          <w:rPr>
            <w:noProof/>
            <w:webHidden/>
          </w:rPr>
        </w:r>
        <w:r>
          <w:rPr>
            <w:noProof/>
            <w:webHidden/>
          </w:rPr>
          <w:fldChar w:fldCharType="separate"/>
        </w:r>
        <w:r>
          <w:rPr>
            <w:noProof/>
            <w:webHidden/>
          </w:rPr>
          <w:t>255</w:t>
        </w:r>
        <w:r>
          <w:rPr>
            <w:noProof/>
            <w:webHidden/>
          </w:rPr>
          <w:fldChar w:fldCharType="end"/>
        </w:r>
      </w:hyperlink>
    </w:p>
    <w:p w14:paraId="46D76752" w14:textId="3224BA36"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91" w:history="1">
        <w:r w:rsidRPr="0091257F">
          <w:rPr>
            <w:rStyle w:val="Hipervnculo"/>
            <w:noProof/>
          </w:rPr>
          <w:t>Tabla 7.37 Caso de uso N°5.3, creando casilla para filtro de búsqueda</w:t>
        </w:r>
        <w:r>
          <w:rPr>
            <w:noProof/>
            <w:webHidden/>
          </w:rPr>
          <w:tab/>
        </w:r>
        <w:r>
          <w:rPr>
            <w:noProof/>
            <w:webHidden/>
          </w:rPr>
          <w:fldChar w:fldCharType="begin"/>
        </w:r>
        <w:r>
          <w:rPr>
            <w:noProof/>
            <w:webHidden/>
          </w:rPr>
          <w:instrText xml:space="preserve"> PAGEREF _Toc210410191 \h </w:instrText>
        </w:r>
        <w:r>
          <w:rPr>
            <w:noProof/>
            <w:webHidden/>
          </w:rPr>
        </w:r>
        <w:r>
          <w:rPr>
            <w:noProof/>
            <w:webHidden/>
          </w:rPr>
          <w:fldChar w:fldCharType="separate"/>
        </w:r>
        <w:r>
          <w:rPr>
            <w:noProof/>
            <w:webHidden/>
          </w:rPr>
          <w:t>258</w:t>
        </w:r>
        <w:r>
          <w:rPr>
            <w:noProof/>
            <w:webHidden/>
          </w:rPr>
          <w:fldChar w:fldCharType="end"/>
        </w:r>
      </w:hyperlink>
    </w:p>
    <w:p w14:paraId="2E1962DC" w14:textId="41DF165A"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93" w:history="1">
        <w:r w:rsidRPr="0091257F">
          <w:rPr>
            <w:rStyle w:val="Hipervnculo"/>
            <w:noProof/>
          </w:rPr>
          <w:t>Tabla 7.38 Caso de uso N°5.4, filtrando informe de asistencia</w:t>
        </w:r>
        <w:r>
          <w:rPr>
            <w:noProof/>
            <w:webHidden/>
          </w:rPr>
          <w:tab/>
        </w:r>
        <w:r>
          <w:rPr>
            <w:noProof/>
            <w:webHidden/>
          </w:rPr>
          <w:fldChar w:fldCharType="begin"/>
        </w:r>
        <w:r>
          <w:rPr>
            <w:noProof/>
            <w:webHidden/>
          </w:rPr>
          <w:instrText xml:space="preserve"> PAGEREF _Toc210410193 \h </w:instrText>
        </w:r>
        <w:r>
          <w:rPr>
            <w:noProof/>
            <w:webHidden/>
          </w:rPr>
        </w:r>
        <w:r>
          <w:rPr>
            <w:noProof/>
            <w:webHidden/>
          </w:rPr>
          <w:fldChar w:fldCharType="separate"/>
        </w:r>
        <w:r>
          <w:rPr>
            <w:noProof/>
            <w:webHidden/>
          </w:rPr>
          <w:t>261</w:t>
        </w:r>
        <w:r>
          <w:rPr>
            <w:noProof/>
            <w:webHidden/>
          </w:rPr>
          <w:fldChar w:fldCharType="end"/>
        </w:r>
      </w:hyperlink>
    </w:p>
    <w:p w14:paraId="52B8A50F" w14:textId="3A1AE9CD"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95" w:history="1">
        <w:r w:rsidRPr="0091257F">
          <w:rPr>
            <w:rStyle w:val="Hipervnculo"/>
            <w:noProof/>
          </w:rPr>
          <w:t>Tabla 7.39 Caso de uso N°5.5, Generando nuevo informe de asistencia</w:t>
        </w:r>
        <w:r>
          <w:rPr>
            <w:noProof/>
            <w:webHidden/>
          </w:rPr>
          <w:tab/>
        </w:r>
        <w:r>
          <w:rPr>
            <w:noProof/>
            <w:webHidden/>
          </w:rPr>
          <w:fldChar w:fldCharType="begin"/>
        </w:r>
        <w:r>
          <w:rPr>
            <w:noProof/>
            <w:webHidden/>
          </w:rPr>
          <w:instrText xml:space="preserve"> PAGEREF _Toc210410195 \h </w:instrText>
        </w:r>
        <w:r>
          <w:rPr>
            <w:noProof/>
            <w:webHidden/>
          </w:rPr>
        </w:r>
        <w:r>
          <w:rPr>
            <w:noProof/>
            <w:webHidden/>
          </w:rPr>
          <w:fldChar w:fldCharType="separate"/>
        </w:r>
        <w:r>
          <w:rPr>
            <w:noProof/>
            <w:webHidden/>
          </w:rPr>
          <w:t>264</w:t>
        </w:r>
        <w:r>
          <w:rPr>
            <w:noProof/>
            <w:webHidden/>
          </w:rPr>
          <w:fldChar w:fldCharType="end"/>
        </w:r>
      </w:hyperlink>
    </w:p>
    <w:p w14:paraId="0C53F339" w14:textId="541B6A44"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97" w:history="1">
        <w:r w:rsidRPr="0091257F">
          <w:rPr>
            <w:rStyle w:val="Hipervnculo"/>
            <w:noProof/>
          </w:rPr>
          <w:t>Tabla 7.40 Caso de uso N°5.8, exportando informe de asistencia</w:t>
        </w:r>
        <w:r>
          <w:rPr>
            <w:noProof/>
            <w:webHidden/>
          </w:rPr>
          <w:tab/>
        </w:r>
        <w:r>
          <w:rPr>
            <w:noProof/>
            <w:webHidden/>
          </w:rPr>
          <w:fldChar w:fldCharType="begin"/>
        </w:r>
        <w:r>
          <w:rPr>
            <w:noProof/>
            <w:webHidden/>
          </w:rPr>
          <w:instrText xml:space="preserve"> PAGEREF _Toc210410197 \h </w:instrText>
        </w:r>
        <w:r>
          <w:rPr>
            <w:noProof/>
            <w:webHidden/>
          </w:rPr>
        </w:r>
        <w:r>
          <w:rPr>
            <w:noProof/>
            <w:webHidden/>
          </w:rPr>
          <w:fldChar w:fldCharType="separate"/>
        </w:r>
        <w:r>
          <w:rPr>
            <w:noProof/>
            <w:webHidden/>
          </w:rPr>
          <w:t>267</w:t>
        </w:r>
        <w:r>
          <w:rPr>
            <w:noProof/>
            <w:webHidden/>
          </w:rPr>
          <w:fldChar w:fldCharType="end"/>
        </w:r>
      </w:hyperlink>
    </w:p>
    <w:p w14:paraId="0F614177" w14:textId="6113E09A"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199" w:history="1">
        <w:r w:rsidRPr="0091257F">
          <w:rPr>
            <w:rStyle w:val="Hipervnculo"/>
            <w:noProof/>
          </w:rPr>
          <w:t>Tabla 7.41 Caso de uso N°6.1, ingresando permisos de ausencia</w:t>
        </w:r>
        <w:r>
          <w:rPr>
            <w:noProof/>
            <w:webHidden/>
          </w:rPr>
          <w:tab/>
        </w:r>
        <w:r>
          <w:rPr>
            <w:noProof/>
            <w:webHidden/>
          </w:rPr>
          <w:fldChar w:fldCharType="begin"/>
        </w:r>
        <w:r>
          <w:rPr>
            <w:noProof/>
            <w:webHidden/>
          </w:rPr>
          <w:instrText xml:space="preserve"> PAGEREF _Toc210410199 \h </w:instrText>
        </w:r>
        <w:r>
          <w:rPr>
            <w:noProof/>
            <w:webHidden/>
          </w:rPr>
        </w:r>
        <w:r>
          <w:rPr>
            <w:noProof/>
            <w:webHidden/>
          </w:rPr>
          <w:fldChar w:fldCharType="separate"/>
        </w:r>
        <w:r>
          <w:rPr>
            <w:noProof/>
            <w:webHidden/>
          </w:rPr>
          <w:t>270</w:t>
        </w:r>
        <w:r>
          <w:rPr>
            <w:noProof/>
            <w:webHidden/>
          </w:rPr>
          <w:fldChar w:fldCharType="end"/>
        </w:r>
      </w:hyperlink>
    </w:p>
    <w:p w14:paraId="5B8950C8" w14:textId="33C7F8BC"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201" w:history="1">
        <w:r w:rsidRPr="0091257F">
          <w:rPr>
            <w:rStyle w:val="Hipervnculo"/>
            <w:noProof/>
          </w:rPr>
          <w:t>Tabla 7.42 Caso de uso N°6.2, Filtrando búsqueda de permiso</w:t>
        </w:r>
        <w:r>
          <w:rPr>
            <w:noProof/>
            <w:webHidden/>
          </w:rPr>
          <w:tab/>
        </w:r>
        <w:r>
          <w:rPr>
            <w:noProof/>
            <w:webHidden/>
          </w:rPr>
          <w:fldChar w:fldCharType="begin"/>
        </w:r>
        <w:r>
          <w:rPr>
            <w:noProof/>
            <w:webHidden/>
          </w:rPr>
          <w:instrText xml:space="preserve"> PAGEREF _Toc210410201 \h </w:instrText>
        </w:r>
        <w:r>
          <w:rPr>
            <w:noProof/>
            <w:webHidden/>
          </w:rPr>
        </w:r>
        <w:r>
          <w:rPr>
            <w:noProof/>
            <w:webHidden/>
          </w:rPr>
          <w:fldChar w:fldCharType="separate"/>
        </w:r>
        <w:r>
          <w:rPr>
            <w:noProof/>
            <w:webHidden/>
          </w:rPr>
          <w:t>274</w:t>
        </w:r>
        <w:r>
          <w:rPr>
            <w:noProof/>
            <w:webHidden/>
          </w:rPr>
          <w:fldChar w:fldCharType="end"/>
        </w:r>
      </w:hyperlink>
    </w:p>
    <w:p w14:paraId="433899A1" w14:textId="0562CA17"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203" w:history="1">
        <w:r w:rsidRPr="0091257F">
          <w:rPr>
            <w:rStyle w:val="Hipervnculo"/>
            <w:noProof/>
          </w:rPr>
          <w:t>Tabla 7.43 Caso de uso N°6.3, Visualizando casillas de filtración</w:t>
        </w:r>
        <w:r>
          <w:rPr>
            <w:noProof/>
            <w:webHidden/>
          </w:rPr>
          <w:tab/>
        </w:r>
        <w:r>
          <w:rPr>
            <w:noProof/>
            <w:webHidden/>
          </w:rPr>
          <w:fldChar w:fldCharType="begin"/>
        </w:r>
        <w:r>
          <w:rPr>
            <w:noProof/>
            <w:webHidden/>
          </w:rPr>
          <w:instrText xml:space="preserve"> PAGEREF _Toc210410203 \h </w:instrText>
        </w:r>
        <w:r>
          <w:rPr>
            <w:noProof/>
            <w:webHidden/>
          </w:rPr>
        </w:r>
        <w:r>
          <w:rPr>
            <w:noProof/>
            <w:webHidden/>
          </w:rPr>
          <w:fldChar w:fldCharType="separate"/>
        </w:r>
        <w:r>
          <w:rPr>
            <w:noProof/>
            <w:webHidden/>
          </w:rPr>
          <w:t>278</w:t>
        </w:r>
        <w:r>
          <w:rPr>
            <w:noProof/>
            <w:webHidden/>
          </w:rPr>
          <w:fldChar w:fldCharType="end"/>
        </w:r>
      </w:hyperlink>
    </w:p>
    <w:p w14:paraId="2B03C6F5" w14:textId="7FED32A9"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205" w:history="1">
        <w:r w:rsidRPr="0091257F">
          <w:rPr>
            <w:rStyle w:val="Hipervnculo"/>
            <w:noProof/>
          </w:rPr>
          <w:t>Tabla 7.44 Caso de uso N°6.4, registrando motivo de permisos</w:t>
        </w:r>
        <w:r>
          <w:rPr>
            <w:noProof/>
            <w:webHidden/>
          </w:rPr>
          <w:tab/>
        </w:r>
        <w:r>
          <w:rPr>
            <w:noProof/>
            <w:webHidden/>
          </w:rPr>
          <w:fldChar w:fldCharType="begin"/>
        </w:r>
        <w:r>
          <w:rPr>
            <w:noProof/>
            <w:webHidden/>
          </w:rPr>
          <w:instrText xml:space="preserve"> PAGEREF _Toc210410205 \h </w:instrText>
        </w:r>
        <w:r>
          <w:rPr>
            <w:noProof/>
            <w:webHidden/>
          </w:rPr>
        </w:r>
        <w:r>
          <w:rPr>
            <w:noProof/>
            <w:webHidden/>
          </w:rPr>
          <w:fldChar w:fldCharType="separate"/>
        </w:r>
        <w:r>
          <w:rPr>
            <w:noProof/>
            <w:webHidden/>
          </w:rPr>
          <w:t>281</w:t>
        </w:r>
        <w:r>
          <w:rPr>
            <w:noProof/>
            <w:webHidden/>
          </w:rPr>
          <w:fldChar w:fldCharType="end"/>
        </w:r>
      </w:hyperlink>
    </w:p>
    <w:p w14:paraId="1F5A05A9" w14:textId="70A41397" w:rsidR="00044BE6" w:rsidRDefault="00044BE6" w:rsidP="00044BE6">
      <w:pPr>
        <w:pStyle w:val="TDC2"/>
        <w:rPr>
          <w:rFonts w:asciiTheme="minorHAnsi" w:eastAsiaTheme="minorEastAsia" w:hAnsiTheme="minorHAnsi" w:cstheme="minorBidi"/>
          <w:noProof/>
          <w:kern w:val="2"/>
          <w:szCs w:val="24"/>
          <w14:ligatures w14:val="standardContextual"/>
        </w:rPr>
      </w:pPr>
      <w:hyperlink w:anchor="_Toc210410207" w:history="1">
        <w:r w:rsidRPr="0091257F">
          <w:rPr>
            <w:rStyle w:val="Hipervnculo"/>
            <w:noProof/>
          </w:rPr>
          <w:t>Tabla 7.45 Caso de uso N°6.6 Seleccionando permisos aprobados</w:t>
        </w:r>
        <w:r>
          <w:rPr>
            <w:noProof/>
            <w:webHidden/>
          </w:rPr>
          <w:tab/>
        </w:r>
        <w:r>
          <w:rPr>
            <w:noProof/>
            <w:webHidden/>
          </w:rPr>
          <w:fldChar w:fldCharType="begin"/>
        </w:r>
        <w:r>
          <w:rPr>
            <w:noProof/>
            <w:webHidden/>
          </w:rPr>
          <w:instrText xml:space="preserve"> PAGEREF _Toc210410207 \h </w:instrText>
        </w:r>
        <w:r>
          <w:rPr>
            <w:noProof/>
            <w:webHidden/>
          </w:rPr>
        </w:r>
        <w:r>
          <w:rPr>
            <w:noProof/>
            <w:webHidden/>
          </w:rPr>
          <w:fldChar w:fldCharType="separate"/>
        </w:r>
        <w:r>
          <w:rPr>
            <w:noProof/>
            <w:webHidden/>
          </w:rPr>
          <w:t>284</w:t>
        </w:r>
        <w:r>
          <w:rPr>
            <w:noProof/>
            <w:webHidden/>
          </w:rPr>
          <w:fldChar w:fldCharType="end"/>
        </w:r>
      </w:hyperlink>
    </w:p>
    <w:p w14:paraId="5B97F996" w14:textId="24662A90" w:rsidR="00044BE6" w:rsidRDefault="00044BE6">
      <w:pPr>
        <w:pStyle w:val="TDC1"/>
        <w:rPr>
          <w:rFonts w:asciiTheme="minorHAnsi" w:eastAsiaTheme="minorEastAsia" w:hAnsiTheme="minorHAnsi" w:cstheme="minorBidi"/>
          <w:bCs w:val="0"/>
          <w:caps w:val="0"/>
          <w:noProof/>
          <w:kern w:val="2"/>
          <w:szCs w:val="24"/>
          <w14:ligatures w14:val="standardContextual"/>
        </w:rPr>
      </w:pPr>
      <w:hyperlink w:anchor="_Toc210410209" w:history="1">
        <w:r w:rsidRPr="0091257F">
          <w:rPr>
            <w:rStyle w:val="Hipervnculo"/>
            <w:noProof/>
          </w:rPr>
          <w:t>8. SPRINT REVIEW</w:t>
        </w:r>
        <w:r>
          <w:rPr>
            <w:noProof/>
            <w:webHidden/>
          </w:rPr>
          <w:tab/>
        </w:r>
        <w:r>
          <w:rPr>
            <w:noProof/>
            <w:webHidden/>
          </w:rPr>
          <w:fldChar w:fldCharType="begin"/>
        </w:r>
        <w:r>
          <w:rPr>
            <w:noProof/>
            <w:webHidden/>
          </w:rPr>
          <w:instrText xml:space="preserve"> PAGEREF _Toc210410209 \h </w:instrText>
        </w:r>
        <w:r>
          <w:rPr>
            <w:noProof/>
            <w:webHidden/>
          </w:rPr>
        </w:r>
        <w:r>
          <w:rPr>
            <w:noProof/>
            <w:webHidden/>
          </w:rPr>
          <w:fldChar w:fldCharType="separate"/>
        </w:r>
        <w:r>
          <w:rPr>
            <w:noProof/>
            <w:webHidden/>
          </w:rPr>
          <w:t>287</w:t>
        </w:r>
        <w:r>
          <w:rPr>
            <w:noProof/>
            <w:webHidden/>
          </w:rPr>
          <w:fldChar w:fldCharType="end"/>
        </w:r>
      </w:hyperlink>
    </w:p>
    <w:p w14:paraId="704EDD7C" w14:textId="6608690B" w:rsidR="00044BE6" w:rsidRDefault="00044BE6">
      <w:pPr>
        <w:pStyle w:val="TDC2"/>
        <w:rPr>
          <w:rFonts w:asciiTheme="minorHAnsi" w:eastAsiaTheme="minorEastAsia" w:hAnsiTheme="minorHAnsi" w:cstheme="minorBidi"/>
          <w:noProof/>
          <w:kern w:val="2"/>
          <w:szCs w:val="24"/>
          <w14:ligatures w14:val="standardContextual"/>
        </w:rPr>
      </w:pPr>
      <w:hyperlink w:anchor="_Toc210410210" w:history="1">
        <w:r w:rsidRPr="0091257F">
          <w:rPr>
            <w:rStyle w:val="Hipervnculo"/>
            <w:noProof/>
          </w:rPr>
          <w:t>Tabla 8.1 Sprint Backlog Review</w:t>
        </w:r>
        <w:r>
          <w:rPr>
            <w:noProof/>
            <w:webHidden/>
          </w:rPr>
          <w:tab/>
        </w:r>
        <w:r>
          <w:rPr>
            <w:noProof/>
            <w:webHidden/>
          </w:rPr>
          <w:fldChar w:fldCharType="begin"/>
        </w:r>
        <w:r>
          <w:rPr>
            <w:noProof/>
            <w:webHidden/>
          </w:rPr>
          <w:instrText xml:space="preserve"> PAGEREF _Toc210410210 \h </w:instrText>
        </w:r>
        <w:r>
          <w:rPr>
            <w:noProof/>
            <w:webHidden/>
          </w:rPr>
        </w:r>
        <w:r>
          <w:rPr>
            <w:noProof/>
            <w:webHidden/>
          </w:rPr>
          <w:fldChar w:fldCharType="separate"/>
        </w:r>
        <w:r>
          <w:rPr>
            <w:noProof/>
            <w:webHidden/>
          </w:rPr>
          <w:t>287</w:t>
        </w:r>
        <w:r>
          <w:rPr>
            <w:noProof/>
            <w:webHidden/>
          </w:rPr>
          <w:fldChar w:fldCharType="end"/>
        </w:r>
      </w:hyperlink>
    </w:p>
    <w:p w14:paraId="36109865" w14:textId="11D04C71" w:rsidR="00044BE6" w:rsidRDefault="00044BE6" w:rsidP="00A25013">
      <w:pPr>
        <w:pStyle w:val="TDC2"/>
        <w:rPr>
          <w:rFonts w:asciiTheme="minorHAnsi" w:eastAsiaTheme="minorEastAsia" w:hAnsiTheme="minorHAnsi" w:cstheme="minorBidi"/>
          <w:noProof/>
          <w:kern w:val="2"/>
          <w:szCs w:val="24"/>
          <w14:ligatures w14:val="standardContextual"/>
        </w:rPr>
      </w:pPr>
      <w:hyperlink w:anchor="_Toc210410211" w:history="1">
        <w:r w:rsidRPr="0091257F">
          <w:rPr>
            <w:rStyle w:val="Hipervnculo"/>
            <w:noProof/>
          </w:rPr>
          <w:t>Tabla 8.2 Tabla de esfuerzo</w:t>
        </w:r>
        <w:r>
          <w:rPr>
            <w:noProof/>
            <w:webHidden/>
          </w:rPr>
          <w:tab/>
        </w:r>
        <w:r>
          <w:rPr>
            <w:noProof/>
            <w:webHidden/>
          </w:rPr>
          <w:fldChar w:fldCharType="begin"/>
        </w:r>
        <w:r>
          <w:rPr>
            <w:noProof/>
            <w:webHidden/>
          </w:rPr>
          <w:instrText xml:space="preserve"> PAGEREF _Toc210410211 \h </w:instrText>
        </w:r>
        <w:r>
          <w:rPr>
            <w:noProof/>
            <w:webHidden/>
          </w:rPr>
        </w:r>
        <w:r>
          <w:rPr>
            <w:noProof/>
            <w:webHidden/>
          </w:rPr>
          <w:fldChar w:fldCharType="separate"/>
        </w:r>
        <w:r>
          <w:rPr>
            <w:noProof/>
            <w:webHidden/>
          </w:rPr>
          <w:t>288</w:t>
        </w:r>
        <w:r>
          <w:rPr>
            <w:noProof/>
            <w:webHidden/>
          </w:rPr>
          <w:fldChar w:fldCharType="end"/>
        </w:r>
      </w:hyperlink>
    </w:p>
    <w:p w14:paraId="35B3228C" w14:textId="69C3C38C" w:rsidR="00044BE6" w:rsidRDefault="00044BE6">
      <w:pPr>
        <w:pStyle w:val="TDC2"/>
        <w:rPr>
          <w:rFonts w:asciiTheme="minorHAnsi" w:eastAsiaTheme="minorEastAsia" w:hAnsiTheme="minorHAnsi" w:cstheme="minorBidi"/>
          <w:noProof/>
          <w:kern w:val="2"/>
          <w:szCs w:val="24"/>
          <w14:ligatures w14:val="standardContextual"/>
        </w:rPr>
      </w:pPr>
      <w:hyperlink w:anchor="_Toc210410215" w:history="1">
        <w:r w:rsidRPr="0091257F">
          <w:rPr>
            <w:rStyle w:val="Hipervnculo"/>
            <w:noProof/>
          </w:rPr>
          <w:t>Tabla 8.3 “Plan de mejora”</w:t>
        </w:r>
        <w:r>
          <w:rPr>
            <w:noProof/>
            <w:webHidden/>
          </w:rPr>
          <w:tab/>
        </w:r>
        <w:r>
          <w:rPr>
            <w:noProof/>
            <w:webHidden/>
          </w:rPr>
          <w:fldChar w:fldCharType="begin"/>
        </w:r>
        <w:r>
          <w:rPr>
            <w:noProof/>
            <w:webHidden/>
          </w:rPr>
          <w:instrText xml:space="preserve"> PAGEREF _Toc210410215 \h </w:instrText>
        </w:r>
        <w:r>
          <w:rPr>
            <w:noProof/>
            <w:webHidden/>
          </w:rPr>
        </w:r>
        <w:r>
          <w:rPr>
            <w:noProof/>
            <w:webHidden/>
          </w:rPr>
          <w:fldChar w:fldCharType="separate"/>
        </w:r>
        <w:r>
          <w:rPr>
            <w:noProof/>
            <w:webHidden/>
          </w:rPr>
          <w:t>294</w:t>
        </w:r>
        <w:r>
          <w:rPr>
            <w:noProof/>
            <w:webHidden/>
          </w:rPr>
          <w:fldChar w:fldCharType="end"/>
        </w:r>
      </w:hyperlink>
    </w:p>
    <w:p w14:paraId="3441361E" w14:textId="2D0E00E5" w:rsidR="00044BE6" w:rsidRDefault="00044BE6">
      <w:pPr>
        <w:pStyle w:val="TDC1"/>
        <w:rPr>
          <w:rFonts w:asciiTheme="minorHAnsi" w:eastAsiaTheme="minorEastAsia" w:hAnsiTheme="minorHAnsi" w:cstheme="minorBidi"/>
          <w:bCs w:val="0"/>
          <w:caps w:val="0"/>
          <w:noProof/>
          <w:kern w:val="2"/>
          <w:szCs w:val="24"/>
          <w14:ligatures w14:val="standardContextual"/>
        </w:rPr>
      </w:pPr>
      <w:hyperlink w:anchor="_Toc210410216" w:history="1">
        <w:r w:rsidRPr="0091257F">
          <w:rPr>
            <w:rStyle w:val="Hipervnculo"/>
            <w:noProof/>
          </w:rPr>
          <w:t>9. ANEXO</w:t>
        </w:r>
        <w:r>
          <w:rPr>
            <w:noProof/>
            <w:webHidden/>
          </w:rPr>
          <w:tab/>
        </w:r>
        <w:r w:rsidR="00A25013" w:rsidRPr="00A25013">
          <w:rPr>
            <w:noProof/>
            <w:webHidden/>
          </w:rPr>
          <w:tab/>
        </w:r>
        <w:r>
          <w:rPr>
            <w:noProof/>
            <w:webHidden/>
          </w:rPr>
          <w:fldChar w:fldCharType="begin"/>
        </w:r>
        <w:r>
          <w:rPr>
            <w:noProof/>
            <w:webHidden/>
          </w:rPr>
          <w:instrText xml:space="preserve"> PAGEREF _Toc210410216 \h </w:instrText>
        </w:r>
        <w:r>
          <w:rPr>
            <w:noProof/>
            <w:webHidden/>
          </w:rPr>
        </w:r>
        <w:r>
          <w:rPr>
            <w:noProof/>
            <w:webHidden/>
          </w:rPr>
          <w:fldChar w:fldCharType="separate"/>
        </w:r>
        <w:r>
          <w:rPr>
            <w:noProof/>
            <w:webHidden/>
          </w:rPr>
          <w:t>295</w:t>
        </w:r>
        <w:r>
          <w:rPr>
            <w:noProof/>
            <w:webHidden/>
          </w:rPr>
          <w:fldChar w:fldCharType="end"/>
        </w:r>
      </w:hyperlink>
    </w:p>
    <w:p w14:paraId="44C5EDE5" w14:textId="2103DED1" w:rsidR="00044BE6" w:rsidRDefault="00044BE6">
      <w:pPr>
        <w:pStyle w:val="TDC1"/>
        <w:rPr>
          <w:rFonts w:asciiTheme="minorHAnsi" w:eastAsiaTheme="minorEastAsia" w:hAnsiTheme="minorHAnsi" w:cstheme="minorBidi"/>
          <w:bCs w:val="0"/>
          <w:caps w:val="0"/>
          <w:noProof/>
          <w:kern w:val="2"/>
          <w:szCs w:val="24"/>
          <w14:ligatures w14:val="standardContextual"/>
        </w:rPr>
      </w:pPr>
      <w:hyperlink w:anchor="_Toc210410217" w:history="1">
        <w:r w:rsidRPr="0091257F">
          <w:rPr>
            <w:rStyle w:val="Hipervnculo"/>
            <w:noProof/>
          </w:rPr>
          <w:t>10. REFERENCIAS</w:t>
        </w:r>
        <w:r>
          <w:rPr>
            <w:noProof/>
            <w:webHidden/>
          </w:rPr>
          <w:tab/>
        </w:r>
        <w:r>
          <w:rPr>
            <w:noProof/>
            <w:webHidden/>
          </w:rPr>
          <w:fldChar w:fldCharType="begin"/>
        </w:r>
        <w:r>
          <w:rPr>
            <w:noProof/>
            <w:webHidden/>
          </w:rPr>
          <w:instrText xml:space="preserve"> PAGEREF _Toc210410217 \h </w:instrText>
        </w:r>
        <w:r>
          <w:rPr>
            <w:noProof/>
            <w:webHidden/>
          </w:rPr>
        </w:r>
        <w:r>
          <w:rPr>
            <w:noProof/>
            <w:webHidden/>
          </w:rPr>
          <w:fldChar w:fldCharType="separate"/>
        </w:r>
        <w:r>
          <w:rPr>
            <w:noProof/>
            <w:webHidden/>
          </w:rPr>
          <w:t>306</w:t>
        </w:r>
        <w:r>
          <w:rPr>
            <w:noProof/>
            <w:webHidden/>
          </w:rPr>
          <w:fldChar w:fldCharType="end"/>
        </w:r>
      </w:hyperlink>
    </w:p>
    <w:p w14:paraId="2A05BDCD" w14:textId="78445197" w:rsidR="00C6292C" w:rsidRDefault="00FA3C8D" w:rsidP="00C6292C">
      <w:pPr>
        <w:pStyle w:val="TDC1"/>
        <w:rPr>
          <w:rFonts w:asciiTheme="minorHAnsi" w:eastAsiaTheme="minorEastAsia" w:hAnsiTheme="minorHAnsi" w:cstheme="minorBidi"/>
          <w:bCs w:val="0"/>
          <w:caps w:val="0"/>
          <w:noProof/>
          <w:kern w:val="2"/>
          <w:szCs w:val="24"/>
          <w14:ligatures w14:val="standardContextual"/>
        </w:rPr>
      </w:pPr>
      <w:r>
        <w:rPr>
          <w:b/>
          <w:bCs w:val="0"/>
        </w:rPr>
        <w:fldChar w:fldCharType="end"/>
      </w:r>
      <w:r w:rsidR="00C6292C">
        <w:rPr>
          <w:b/>
          <w:bCs w:val="0"/>
        </w:rPr>
        <w:fldChar w:fldCharType="begin"/>
      </w:r>
      <w:r w:rsidR="00C6292C">
        <w:rPr>
          <w:b/>
          <w:bCs w:val="0"/>
        </w:rPr>
        <w:instrText xml:space="preserve"> TOC \o "1-1" \h \z \t "Descripción;2" </w:instrText>
      </w:r>
      <w:r w:rsidR="00C6292C">
        <w:rPr>
          <w:b/>
          <w:bCs w:val="0"/>
        </w:rPr>
        <w:fldChar w:fldCharType="separate"/>
      </w:r>
    </w:p>
    <w:p w14:paraId="3045A73E" w14:textId="394F2A3B" w:rsidR="00C20741" w:rsidRPr="003C3DF6" w:rsidRDefault="00C6292C" w:rsidP="00C20741">
      <w:pPr>
        <w:spacing w:line="278" w:lineRule="auto"/>
        <w:ind w:firstLine="0"/>
        <w:jc w:val="left"/>
        <w:rPr>
          <w:b/>
          <w:bCs/>
        </w:rPr>
      </w:pPr>
      <w:r>
        <w:rPr>
          <w:b/>
          <w:bCs/>
        </w:rPr>
        <w:fldChar w:fldCharType="end"/>
      </w:r>
      <w:r w:rsidR="00C20741">
        <w:rPr>
          <w:b/>
          <w:bCs/>
        </w:rPr>
        <w:br w:type="page"/>
      </w:r>
    </w:p>
    <w:p w14:paraId="68A38281" w14:textId="7041EF5F" w:rsidR="000A13D0" w:rsidRDefault="00075567" w:rsidP="00075567">
      <w:pPr>
        <w:pStyle w:val="Ttulo1"/>
      </w:pPr>
      <w:bookmarkStart w:id="1" w:name="_Toc199358957"/>
      <w:bookmarkStart w:id="2" w:name="_Toc200405754"/>
      <w:bookmarkStart w:id="3" w:name="_Toc201199574"/>
      <w:bookmarkStart w:id="4" w:name="_Toc201199663"/>
      <w:bookmarkStart w:id="5" w:name="_Toc207209022"/>
      <w:bookmarkStart w:id="6" w:name="_Toc207894714"/>
      <w:bookmarkStart w:id="7" w:name="_Toc208864104"/>
      <w:bookmarkStart w:id="8" w:name="_Toc208864161"/>
      <w:bookmarkStart w:id="9" w:name="_Toc210409230"/>
      <w:bookmarkStart w:id="10" w:name="_Toc210410010"/>
      <w:r>
        <w:lastRenderedPageBreak/>
        <w:t>I</w:t>
      </w:r>
      <w:r w:rsidR="005C6402">
        <w:t>NTRODUCCI</w:t>
      </w:r>
      <w:r w:rsidR="00945F17">
        <w:t>Ó</w:t>
      </w:r>
      <w:r w:rsidR="005C6402">
        <w:t>N</w:t>
      </w:r>
      <w:bookmarkEnd w:id="1"/>
      <w:bookmarkEnd w:id="2"/>
      <w:bookmarkEnd w:id="3"/>
      <w:bookmarkEnd w:id="4"/>
      <w:bookmarkEnd w:id="5"/>
      <w:bookmarkEnd w:id="6"/>
      <w:bookmarkEnd w:id="7"/>
      <w:bookmarkEnd w:id="8"/>
      <w:bookmarkEnd w:id="9"/>
      <w:bookmarkEnd w:id="10"/>
    </w:p>
    <w:p w14:paraId="7903DEC6" w14:textId="77777777" w:rsidR="00517358" w:rsidRDefault="00517358" w:rsidP="00517358"/>
    <w:p w14:paraId="50071D40" w14:textId="77777777" w:rsidR="00987A0F" w:rsidRPr="00517358" w:rsidRDefault="00987A0F" w:rsidP="00517358"/>
    <w:p w14:paraId="5AD7DDE2" w14:textId="5F0EE774" w:rsidR="003423E5" w:rsidRDefault="003423E5" w:rsidP="003423E5">
      <w:r w:rsidRPr="003423E5">
        <w:t xml:space="preserve">El presente documento aborda el desarrollo y la especificación del </w:t>
      </w:r>
      <w:r w:rsidR="00A25013">
        <w:t>Segundo</w:t>
      </w:r>
      <w:r w:rsidRPr="003423E5">
        <w:t xml:space="preserve"> Incremento para el Sistema Biométrico Web EUGCOM, un sistema de gestión de Recursos Humanos. Este entregable marca el inicio formal de la implementación del proyecto, donde se ha priorizado y documentado un mínimo del </w:t>
      </w:r>
      <w:r w:rsidR="00A25013">
        <w:t>8</w:t>
      </w:r>
      <w:r w:rsidRPr="003423E5">
        <w:t>0% de los casos de uso previamente identificados. Se ha iniciado la traza y documentación de los eventos clave de la metodología Scrum++, que rigen el ciclo de vida de desarrollo de este proyecto.</w:t>
      </w:r>
    </w:p>
    <w:p w14:paraId="5C2D04C8" w14:textId="77777777" w:rsidR="005B0A49" w:rsidRPr="003423E5" w:rsidRDefault="005B0A49" w:rsidP="003423E5"/>
    <w:p w14:paraId="266811BA" w14:textId="275B2E9E" w:rsidR="003423E5" w:rsidRPr="003423E5" w:rsidRDefault="003423E5" w:rsidP="003423E5">
      <w:r w:rsidRPr="003423E5">
        <w:t xml:space="preserve">A lo largo de este informe, se detalla la propuesta de solución arquitectónica, fundamentada en un modelo Cliente-Servidor con enfoque en Microservicios, diseñada para proporcionar una plataforma robusta, escalable y segura para la administración de RRHH de EUGCOM. Se presentarán los componentes clave de esta arquitectura, las tecnologías seleccionadas (PHP, MySQL, JavaScript, HTML, CSS y Bootstrap), y las consideraciones fundamentales de diseño, seguridad, escalabilidad y manejo de errores. Además, se hará referencia explícita a la cantidad de casos de uso cubiertos en este incremento, la metodología de desarrollo empleada y la documentación asociada, todo ello en conformidad con los requisitos establecidos para esta </w:t>
      </w:r>
      <w:r w:rsidR="00A25013">
        <w:t>segunda</w:t>
      </w:r>
      <w:r w:rsidRPr="003423E5">
        <w:t xml:space="preserve"> entrega.</w:t>
      </w:r>
    </w:p>
    <w:p w14:paraId="0DFC7531" w14:textId="28D2F779" w:rsidR="001D279A" w:rsidRPr="0037598B" w:rsidRDefault="001D279A" w:rsidP="003423E5"/>
    <w:p w14:paraId="21050B9D" w14:textId="706891D6" w:rsidR="00B529B9" w:rsidRDefault="00B529B9">
      <w:pPr>
        <w:spacing w:line="278" w:lineRule="auto"/>
        <w:ind w:firstLine="0"/>
        <w:jc w:val="left"/>
      </w:pPr>
    </w:p>
    <w:p w14:paraId="29104660" w14:textId="374953BD" w:rsidR="00B529B9" w:rsidRDefault="00B529B9">
      <w:pPr>
        <w:spacing w:line="278" w:lineRule="auto"/>
        <w:ind w:firstLine="0"/>
        <w:jc w:val="left"/>
      </w:pPr>
    </w:p>
    <w:p w14:paraId="27782FC8" w14:textId="300A90B9" w:rsidR="00B529B9" w:rsidRPr="00B12918" w:rsidRDefault="00B529B9">
      <w:pPr>
        <w:spacing w:line="278" w:lineRule="auto"/>
        <w:ind w:firstLine="0"/>
        <w:jc w:val="left"/>
      </w:pPr>
      <w:r>
        <w:br w:type="page"/>
      </w:r>
    </w:p>
    <w:p w14:paraId="5F42632E" w14:textId="539A1B62" w:rsidR="00760E29" w:rsidRDefault="6B875C95" w:rsidP="00722CB0">
      <w:pPr>
        <w:pStyle w:val="Ttulo1"/>
      </w:pPr>
      <w:bookmarkStart w:id="11" w:name="_Toc200405755"/>
      <w:bookmarkStart w:id="12" w:name="_Toc201199575"/>
      <w:bookmarkStart w:id="13" w:name="_Toc201199664"/>
      <w:bookmarkStart w:id="14" w:name="_Toc207209023"/>
      <w:bookmarkStart w:id="15" w:name="_Toc207894715"/>
      <w:bookmarkStart w:id="16" w:name="_Toc208864105"/>
      <w:bookmarkStart w:id="17" w:name="_Toc208864162"/>
      <w:bookmarkStart w:id="18" w:name="_Toc210409231"/>
      <w:bookmarkStart w:id="19" w:name="_Toc210410011"/>
      <w:r>
        <w:lastRenderedPageBreak/>
        <w:t>PROPUESTA DE SOLUCI</w:t>
      </w:r>
      <w:r w:rsidR="002D45BF">
        <w:t>Ó</w:t>
      </w:r>
      <w:r>
        <w:t>N E INCREMENTO DONDE SE ESPECIFICA EL INCREMENTO</w:t>
      </w:r>
      <w:bookmarkEnd w:id="11"/>
      <w:bookmarkEnd w:id="12"/>
      <w:bookmarkEnd w:id="13"/>
      <w:bookmarkEnd w:id="14"/>
      <w:bookmarkEnd w:id="15"/>
      <w:bookmarkEnd w:id="16"/>
      <w:bookmarkEnd w:id="17"/>
      <w:bookmarkEnd w:id="18"/>
      <w:bookmarkEnd w:id="19"/>
    </w:p>
    <w:p w14:paraId="4624F6BC" w14:textId="77777777" w:rsidR="00E60FF0" w:rsidRDefault="00E60FF0" w:rsidP="00E60FF0"/>
    <w:p w14:paraId="1F21547B" w14:textId="77777777" w:rsidR="00987A0F" w:rsidRDefault="00987A0F" w:rsidP="00E60FF0"/>
    <w:p w14:paraId="772FBC7F" w14:textId="6B7888AA" w:rsidR="00E60FF0" w:rsidRPr="00E60FF0" w:rsidRDefault="00E60FF0" w:rsidP="00E60FF0">
      <w:r>
        <w:t>En esta sección se documentará la propuesta de solución más conocida como arquitectura del proyecto, con la especificación del incremento y la cantidad de casos de uso, el porcentaje parcial del incremento y el acumulado.</w:t>
      </w:r>
    </w:p>
    <w:p w14:paraId="4C064589" w14:textId="77777777" w:rsidR="00ED2055" w:rsidRDefault="00ED2055" w:rsidP="00ED2055"/>
    <w:p w14:paraId="73B0B45F" w14:textId="1B905FA3" w:rsidR="002D45BF" w:rsidRDefault="002D45BF" w:rsidP="002D45BF">
      <w:pPr>
        <w:pStyle w:val="Ttulo2"/>
      </w:pPr>
      <w:bookmarkStart w:id="20" w:name="_Toc208864106"/>
      <w:r>
        <w:t>Propuesta de solución</w:t>
      </w:r>
      <w:bookmarkEnd w:id="20"/>
    </w:p>
    <w:p w14:paraId="11D2D689" w14:textId="77777777" w:rsidR="002D45BF" w:rsidRPr="002D45BF" w:rsidRDefault="002D45BF" w:rsidP="002D45BF"/>
    <w:p w14:paraId="5E29754A" w14:textId="77777777" w:rsidR="00ED2055" w:rsidRDefault="00ED2055" w:rsidP="00ED2055">
      <w:r w:rsidRPr="00D9662A">
        <w:t>La propuesta de solución para el sistema de gestión de RRHH de EUGCOM se basa en una Arquitectura Cliente-Servidor en Capas, la cual será implementada con un enfoque de Microservicios para el backend. Este modelo arquitectónico se elige por su robustez, su capacidad de escalabilidad independiente de los módulos, su facilidad de mantenimiento y su flexibilidad para integrar futuras funcionalidades, respondiendo directamente a la complejidad y variedad de los requisitos detallados en el documento.</w:t>
      </w:r>
    </w:p>
    <w:p w14:paraId="77858068" w14:textId="77777777" w:rsidR="00ED2055" w:rsidRPr="00D9662A" w:rsidRDefault="00ED2055" w:rsidP="00ED2055"/>
    <w:p w14:paraId="579BFE88" w14:textId="2567895D" w:rsidR="00ED2055" w:rsidRDefault="00ED2055" w:rsidP="00ED2055">
      <w:r>
        <w:t>La persistencia de datos se gestionará mediante una base de datos utilizando el gestor de base de datos MySQL</w:t>
      </w:r>
      <w:r w:rsidR="005B0018">
        <w:t>/MariaDB</w:t>
      </w:r>
      <w:r>
        <w:t>, que almacenará toda la información crítica del sistema. El backend se desarrollará principalmente en PHP</w:t>
      </w:r>
      <w:r w:rsidR="00C52603">
        <w:t xml:space="preserve"> versión 7.4</w:t>
      </w:r>
      <w:r>
        <w:t>. El servidor web será Apache (gestionado convenientemente con XAMPP</w:t>
      </w:r>
      <w:r w:rsidR="007233D4">
        <w:t xml:space="preserve"> V3.3.0</w:t>
      </w:r>
      <w:r>
        <w:t xml:space="preserve"> en entornos de desarrollo), que facilitará la ejecución de PHP y la entrega del contenido.</w:t>
      </w:r>
    </w:p>
    <w:p w14:paraId="16807EDA" w14:textId="77777777" w:rsidR="00ED2055" w:rsidRPr="00D9662A" w:rsidRDefault="00ED2055" w:rsidP="00ED2055"/>
    <w:p w14:paraId="5A8F23B2" w14:textId="22356392" w:rsidR="00ED2055" w:rsidRPr="00D9662A" w:rsidRDefault="00ED2055" w:rsidP="00ED2055">
      <w:r w:rsidRPr="00D9662A">
        <w:t xml:space="preserve">La interfaz gráfica de usuario (Frontend) será una aplicación web interactiva, desarrollada con JavaScript, HTML y CSS. JavaScript se encargará de la lógica de presentación y de las interacciones dinámicas. HTML estructurará el contenido de la página, y CSS se utilizará para el diseño y estilo visual. Se integrará la librería Bootstrap para asegurar un diseño responsivo, </w:t>
      </w:r>
      <w:r w:rsidRPr="00D9662A">
        <w:lastRenderedPageBreak/>
        <w:t>modular y consistente, que se adapte a las necesidades visuales y de usabilidad identificadas.</w:t>
      </w:r>
      <w:r w:rsidR="00DB35E5">
        <w:t xml:space="preserve"> Revisar anexo </w:t>
      </w:r>
      <w:r w:rsidR="00F60977">
        <w:t>8.1</w:t>
      </w:r>
      <w:r w:rsidR="009E4CBA">
        <w:t>.</w:t>
      </w:r>
    </w:p>
    <w:p w14:paraId="385854CF" w14:textId="57775A0A" w:rsidR="00D9662A" w:rsidRPr="00D9662A" w:rsidRDefault="00D9662A" w:rsidP="00E60FF0">
      <w:pPr>
        <w:spacing w:before="240" w:after="240"/>
        <w:ind w:firstLine="0"/>
        <w:rPr>
          <w:rFonts w:eastAsia="Times New Roman" w:cs="Times New Roman"/>
        </w:rPr>
      </w:pPr>
    </w:p>
    <w:p w14:paraId="08302940" w14:textId="44272AA3" w:rsidR="00466725" w:rsidRDefault="00466725" w:rsidP="00466725">
      <w:pPr>
        <w:pStyle w:val="Ttulo2"/>
      </w:pPr>
      <w:bookmarkStart w:id="21" w:name="_Toc208864107"/>
      <w:r w:rsidRPr="00466725">
        <w:t>Especificación del Incremento (</w:t>
      </w:r>
      <w:r w:rsidR="003366E9">
        <w:t>Segundo</w:t>
      </w:r>
      <w:r w:rsidRPr="00466725">
        <w:t xml:space="preserve"> Incremento)</w:t>
      </w:r>
      <w:bookmarkEnd w:id="21"/>
    </w:p>
    <w:p w14:paraId="36D53C47" w14:textId="77777777" w:rsidR="00466725" w:rsidRPr="00466725" w:rsidRDefault="00466725" w:rsidP="00466725"/>
    <w:p w14:paraId="2B29B1CD" w14:textId="2473B5B3" w:rsidR="00466725" w:rsidRPr="00466725" w:rsidRDefault="00314843" w:rsidP="00E17289">
      <w:r>
        <w:t xml:space="preserve">Se detalla el </w:t>
      </w:r>
      <w:r w:rsidR="003366E9">
        <w:t>segundo</w:t>
      </w:r>
      <w:r w:rsidR="00466725" w:rsidRPr="00466725">
        <w:t xml:space="preserve"> </w:t>
      </w:r>
      <w:r>
        <w:t>i</w:t>
      </w:r>
      <w:r w:rsidR="00466725" w:rsidRPr="00466725">
        <w:t xml:space="preserve">ncremento del proyecto "Sistema Biométrico Web EUGCOM". Este incremento se enfoca en establecer las bases fundamentales del sistema, cubriendo </w:t>
      </w:r>
      <w:r w:rsidR="003366E9">
        <w:t>45</w:t>
      </w:r>
      <w:r w:rsidR="00466725" w:rsidRPr="00466725">
        <w:t xml:space="preserve"> casos de uso</w:t>
      </w:r>
      <w:r w:rsidR="003366E9">
        <w:t xml:space="preserve"> </w:t>
      </w:r>
      <w:r w:rsidR="00466725" w:rsidRPr="00466725">
        <w:t>y la estructura arquitectónica definida bajo la metodología Scrum++.</w:t>
      </w:r>
    </w:p>
    <w:p w14:paraId="5986B3ED" w14:textId="314316AC" w:rsidR="0004205D" w:rsidRPr="002D45BF" w:rsidRDefault="0004205D" w:rsidP="002D45BF">
      <w:pPr>
        <w:spacing w:line="278" w:lineRule="auto"/>
        <w:ind w:firstLine="0"/>
        <w:jc w:val="left"/>
        <w:rPr>
          <w:rFonts w:eastAsia="Times New Roman" w:cs="Times New Roman"/>
        </w:rPr>
      </w:pPr>
    </w:p>
    <w:p w14:paraId="4E5BBC3C" w14:textId="004B76AD" w:rsidR="00535FCB" w:rsidRDefault="008513ED" w:rsidP="00466725">
      <w:pPr>
        <w:pStyle w:val="Ttulo2"/>
      </w:pPr>
      <w:bookmarkStart w:id="22" w:name="_Toc208864108"/>
      <w:r>
        <w:t xml:space="preserve">Cantidad de </w:t>
      </w:r>
      <w:r w:rsidRPr="00466725">
        <w:t>casos</w:t>
      </w:r>
      <w:r>
        <w:t xml:space="preserve"> de uso</w:t>
      </w:r>
      <w:bookmarkEnd w:id="22"/>
    </w:p>
    <w:p w14:paraId="36B62B8D" w14:textId="77777777" w:rsidR="00C13E56" w:rsidRDefault="00C13E56" w:rsidP="00C13E56"/>
    <w:p w14:paraId="3CD28233" w14:textId="5FE225D9" w:rsidR="00F9267B" w:rsidRDefault="00D709BE" w:rsidP="00F9267B">
      <w:r>
        <w:t>E</w:t>
      </w:r>
      <w:r w:rsidR="00F9267B">
        <w:t>l</w:t>
      </w:r>
      <w:r w:rsidR="00F9267B" w:rsidRPr="00F9267B">
        <w:t xml:space="preserve"> </w:t>
      </w:r>
      <w:r w:rsidR="003366E9">
        <w:t>segundo</w:t>
      </w:r>
      <w:r w:rsidR="00F9267B" w:rsidRPr="00F9267B">
        <w:t xml:space="preserve"> incremento comprende la implementación y documentación de </w:t>
      </w:r>
      <w:r w:rsidR="003366E9">
        <w:t>45</w:t>
      </w:r>
      <w:r w:rsidR="00F9267B" w:rsidRPr="00F9267B">
        <w:t xml:space="preserve"> casos de uso del sistema, los cuales han sido seleccionados como prioritarios para el desarrollo</w:t>
      </w:r>
      <w:r w:rsidR="00F9267B">
        <w:t>.</w:t>
      </w:r>
    </w:p>
    <w:p w14:paraId="584FC510" w14:textId="77777777" w:rsidR="00E60FF0" w:rsidRPr="00F9267B" w:rsidRDefault="00E60FF0" w:rsidP="00F9267B"/>
    <w:p w14:paraId="0886B6AB" w14:textId="4AABAA07" w:rsidR="00D55532" w:rsidRPr="0004205D" w:rsidRDefault="00C13E56" w:rsidP="00D709BE">
      <w:r>
        <w:t>L</w:t>
      </w:r>
      <w:r w:rsidR="00EC0BFA">
        <w:t xml:space="preserve">a figura </w:t>
      </w:r>
      <w:r w:rsidR="007C5A36">
        <w:t>2.1</w:t>
      </w:r>
      <w:r w:rsidR="00EC0BFA">
        <w:t xml:space="preserve"> </w:t>
      </w:r>
      <w:r w:rsidRPr="00C13E56">
        <w:t>representa la distribución de los casos de uso clasificados por su incremento o categoría, mostrando la cantidad específica para cada tipo.</w:t>
      </w:r>
    </w:p>
    <w:p w14:paraId="78E9195B" w14:textId="77CC4DC4" w:rsidR="00EC0BFA" w:rsidRDefault="00EC0BFA" w:rsidP="007C5A36">
      <w:pPr>
        <w:pStyle w:val="Descripcin"/>
        <w:keepNext/>
      </w:pPr>
      <w:bookmarkStart w:id="23" w:name="_Toc200405757"/>
      <w:bookmarkStart w:id="24" w:name="_Toc200570059"/>
      <w:bookmarkStart w:id="25" w:name="_Toc200854178"/>
      <w:bookmarkStart w:id="26" w:name="_Toc201172395"/>
      <w:bookmarkStart w:id="27" w:name="_Toc201199576"/>
      <w:bookmarkStart w:id="28" w:name="_Toc201199665"/>
      <w:bookmarkStart w:id="29" w:name="_Toc207209024"/>
      <w:bookmarkStart w:id="30" w:name="_Toc207894716"/>
      <w:bookmarkStart w:id="31" w:name="_Toc208864163"/>
      <w:bookmarkStart w:id="32" w:name="_Toc208864267"/>
      <w:bookmarkStart w:id="33" w:name="_Toc210409232"/>
      <w:bookmarkStart w:id="34" w:name="_Toc210410012"/>
      <w:r>
        <w:lastRenderedPageBreak/>
        <w:t xml:space="preserve">Figura </w:t>
      </w:r>
      <w:r w:rsidR="00267181">
        <w:fldChar w:fldCharType="begin"/>
      </w:r>
      <w:r w:rsidR="00267181">
        <w:instrText xml:space="preserve"> STYLEREF 1 \s </w:instrText>
      </w:r>
      <w:r w:rsidR="00267181">
        <w:fldChar w:fldCharType="separate"/>
      </w:r>
      <w:r w:rsidR="00267181">
        <w:rPr>
          <w:noProof/>
        </w:rPr>
        <w:t>2</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1</w:t>
      </w:r>
      <w:r w:rsidR="00267181">
        <w:rPr>
          <w:noProof/>
        </w:rPr>
        <w:fldChar w:fldCharType="end"/>
      </w:r>
      <w:r>
        <w:t xml:space="preserve"> gr</w:t>
      </w:r>
      <w:r w:rsidR="000C1D01">
        <w:t>á</w:t>
      </w:r>
      <w:r>
        <w:t>fico de barras de casos de uso</w:t>
      </w:r>
      <w:bookmarkEnd w:id="23"/>
      <w:bookmarkEnd w:id="24"/>
      <w:bookmarkEnd w:id="25"/>
      <w:bookmarkEnd w:id="26"/>
      <w:bookmarkEnd w:id="27"/>
      <w:bookmarkEnd w:id="28"/>
      <w:bookmarkEnd w:id="29"/>
      <w:bookmarkEnd w:id="30"/>
      <w:bookmarkEnd w:id="31"/>
      <w:bookmarkEnd w:id="32"/>
      <w:bookmarkEnd w:id="33"/>
      <w:bookmarkEnd w:id="34"/>
    </w:p>
    <w:p w14:paraId="335D1287" w14:textId="277C57A0" w:rsidR="0004205D" w:rsidRDefault="00EE54B8" w:rsidP="00EE54B8">
      <w:pPr>
        <w:pStyle w:val="Sinespaciado"/>
      </w:pPr>
      <w:r w:rsidRPr="00EE54B8">
        <w:rPr>
          <w:noProof/>
        </w:rPr>
        <w:drawing>
          <wp:inline distT="0" distB="0" distL="0" distR="0" wp14:anchorId="683A5FE7" wp14:editId="1425891B">
            <wp:extent cx="4276725" cy="4650763"/>
            <wp:effectExtent l="0" t="0" r="0" b="0"/>
            <wp:docPr id="1560018915"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18915" name="Imagen 1" descr="Gráfico, Gráfico de barras&#10;&#10;El contenido generado por IA puede ser incorrecto."/>
                    <pic:cNvPicPr/>
                  </pic:nvPicPr>
                  <pic:blipFill>
                    <a:blip r:embed="rId10"/>
                    <a:stretch>
                      <a:fillRect/>
                    </a:stretch>
                  </pic:blipFill>
                  <pic:spPr>
                    <a:xfrm>
                      <a:off x="0" y="0"/>
                      <a:ext cx="4278625" cy="4652829"/>
                    </a:xfrm>
                    <a:prstGeom prst="rect">
                      <a:avLst/>
                    </a:prstGeom>
                  </pic:spPr>
                </pic:pic>
              </a:graphicData>
            </a:graphic>
          </wp:inline>
        </w:drawing>
      </w:r>
    </w:p>
    <w:p w14:paraId="05F32D84" w14:textId="77777777" w:rsidR="00EF7FAB" w:rsidRDefault="00EF7FAB" w:rsidP="00466725">
      <w:pPr>
        <w:pStyle w:val="Sinespaciado"/>
      </w:pPr>
    </w:p>
    <w:p w14:paraId="45195760" w14:textId="6F77B75B" w:rsidR="00A20867" w:rsidRDefault="0004205D" w:rsidP="00503EE3">
      <w:r>
        <w:t>Fuente: Elaborado por el estudiante de acuerdo con el proyecto</w:t>
      </w:r>
    </w:p>
    <w:p w14:paraId="31361132" w14:textId="77777777" w:rsidR="008513ED" w:rsidRPr="00A20867" w:rsidRDefault="008513ED" w:rsidP="00503EE3"/>
    <w:p w14:paraId="78338F6C" w14:textId="563C3C27" w:rsidR="006828EB" w:rsidRDefault="008513ED" w:rsidP="008513ED">
      <w:pPr>
        <w:pStyle w:val="Ttulo2"/>
      </w:pPr>
      <w:bookmarkStart w:id="35" w:name="_Toc200405758"/>
      <w:bookmarkStart w:id="36" w:name="_Toc208864109"/>
      <w:r>
        <w:t xml:space="preserve">Porcentaje </w:t>
      </w:r>
      <w:bookmarkEnd w:id="35"/>
      <w:r>
        <w:t>parcial</w:t>
      </w:r>
      <w:bookmarkEnd w:id="36"/>
    </w:p>
    <w:p w14:paraId="43B93733" w14:textId="3185202D" w:rsidR="00535FCB" w:rsidRDefault="00535FCB" w:rsidP="002B34D9">
      <w:pPr>
        <w:ind w:firstLine="0"/>
      </w:pPr>
    </w:p>
    <w:p w14:paraId="6DBA5F37" w14:textId="3C07130E" w:rsidR="00D1742F" w:rsidRPr="00EC35D4" w:rsidRDefault="009626B7" w:rsidP="00EC35D4">
      <w:r w:rsidRPr="00EC35D4">
        <w:t xml:space="preserve">Este incremento logra cubrir un </w:t>
      </w:r>
      <w:r w:rsidR="003366E9">
        <w:t>68.2</w:t>
      </w:r>
      <w:r w:rsidRPr="00EC35D4">
        <w:t xml:space="preserve">% de los </w:t>
      </w:r>
      <w:r w:rsidR="00B06889">
        <w:t>casos de uso</w:t>
      </w:r>
      <w:r w:rsidRPr="00EC35D4">
        <w:t xml:space="preserve">. Este porcentaje se considera el porcentaje parcial </w:t>
      </w:r>
      <w:r w:rsidR="00D55532">
        <w:t xml:space="preserve">que </w:t>
      </w:r>
      <w:r w:rsidR="000C1D01" w:rsidRPr="000C1D01">
        <w:t xml:space="preserve">representan </w:t>
      </w:r>
      <w:r w:rsidR="00D55532">
        <w:t>los porcentajes de los incrementos acumulados</w:t>
      </w:r>
      <w:r w:rsidR="00D55532" w:rsidRPr="00EC35D4">
        <w:t xml:space="preserve"> </w:t>
      </w:r>
      <w:r w:rsidRPr="00EC35D4">
        <w:t xml:space="preserve">para esta entrega. La Figura </w:t>
      </w:r>
      <w:r w:rsidR="007C5A36">
        <w:t>2.2</w:t>
      </w:r>
      <w:r w:rsidRPr="00EC35D4">
        <w:t xml:space="preserve"> ilustra este porcentaje parcial en un gráfico circular.</w:t>
      </w:r>
    </w:p>
    <w:p w14:paraId="010F0B6A" w14:textId="77777777" w:rsidR="00D1742F" w:rsidRDefault="00D1742F" w:rsidP="002B34D9">
      <w:pPr>
        <w:ind w:firstLine="0"/>
      </w:pPr>
    </w:p>
    <w:p w14:paraId="40FBD89F" w14:textId="47E80CA2" w:rsidR="000C1D01" w:rsidRDefault="000C1D01" w:rsidP="000C1D01">
      <w:pPr>
        <w:pStyle w:val="Descripcin"/>
        <w:keepNext/>
      </w:pPr>
      <w:bookmarkStart w:id="37" w:name="_Toc201172396"/>
      <w:bookmarkStart w:id="38" w:name="_Toc201199577"/>
      <w:bookmarkStart w:id="39" w:name="_Toc201199666"/>
      <w:bookmarkStart w:id="40" w:name="_Toc207209025"/>
      <w:bookmarkStart w:id="41" w:name="_Toc207894717"/>
      <w:bookmarkStart w:id="42" w:name="_Toc208864164"/>
      <w:bookmarkStart w:id="43" w:name="_Toc208864268"/>
      <w:bookmarkStart w:id="44" w:name="_Toc210409233"/>
      <w:bookmarkStart w:id="45" w:name="_Toc210410013"/>
      <w:r>
        <w:lastRenderedPageBreak/>
        <w:t xml:space="preserve">Figura </w:t>
      </w:r>
      <w:r w:rsidR="00267181">
        <w:fldChar w:fldCharType="begin"/>
      </w:r>
      <w:r w:rsidR="00267181">
        <w:instrText xml:space="preserve"> STYLEREF 1 \s </w:instrText>
      </w:r>
      <w:r w:rsidR="00267181">
        <w:fldChar w:fldCharType="separate"/>
      </w:r>
      <w:r w:rsidR="00267181">
        <w:rPr>
          <w:noProof/>
        </w:rPr>
        <w:t>2</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2</w:t>
      </w:r>
      <w:r w:rsidR="00267181">
        <w:rPr>
          <w:noProof/>
        </w:rPr>
        <w:fldChar w:fldCharType="end"/>
      </w:r>
      <w:r>
        <w:t xml:space="preserve"> gráfico circular de porcentaje parcial</w:t>
      </w:r>
      <w:bookmarkEnd w:id="37"/>
      <w:bookmarkEnd w:id="38"/>
      <w:bookmarkEnd w:id="39"/>
      <w:bookmarkEnd w:id="40"/>
      <w:bookmarkEnd w:id="41"/>
      <w:bookmarkEnd w:id="42"/>
      <w:bookmarkEnd w:id="43"/>
      <w:bookmarkEnd w:id="44"/>
      <w:bookmarkEnd w:id="45"/>
    </w:p>
    <w:p w14:paraId="1F0A459C" w14:textId="39370254" w:rsidR="0004205D" w:rsidRDefault="00EE54B8" w:rsidP="00EE54B8">
      <w:pPr>
        <w:pStyle w:val="Sinespaciado"/>
      </w:pPr>
      <w:r w:rsidRPr="00EE54B8">
        <w:rPr>
          <w:noProof/>
        </w:rPr>
        <w:drawing>
          <wp:inline distT="0" distB="0" distL="0" distR="0" wp14:anchorId="0E612975" wp14:editId="24C24ED7">
            <wp:extent cx="3990975" cy="4275101"/>
            <wp:effectExtent l="0" t="0" r="0" b="0"/>
            <wp:docPr id="1215848" name="Imagen 1"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48" name="Imagen 1" descr="Gráfico, Gráfico circular&#10;&#10;El contenido generado por IA puede ser incorrecto."/>
                    <pic:cNvPicPr/>
                  </pic:nvPicPr>
                  <pic:blipFill>
                    <a:blip r:embed="rId11"/>
                    <a:stretch>
                      <a:fillRect/>
                    </a:stretch>
                  </pic:blipFill>
                  <pic:spPr>
                    <a:xfrm>
                      <a:off x="0" y="0"/>
                      <a:ext cx="3992918" cy="4277182"/>
                    </a:xfrm>
                    <a:prstGeom prst="rect">
                      <a:avLst/>
                    </a:prstGeom>
                  </pic:spPr>
                </pic:pic>
              </a:graphicData>
            </a:graphic>
          </wp:inline>
        </w:drawing>
      </w:r>
    </w:p>
    <w:p w14:paraId="52325CC8" w14:textId="77777777" w:rsidR="00EF7FAB" w:rsidRDefault="00EF7FAB" w:rsidP="006B1A36">
      <w:pPr>
        <w:pStyle w:val="Sinespaciado"/>
      </w:pPr>
    </w:p>
    <w:p w14:paraId="216D3084" w14:textId="1DA1DC0E" w:rsidR="00EC1702" w:rsidRDefault="0004205D" w:rsidP="00D1742F">
      <w:r>
        <w:t>Fuente: Elaborado por el estudiante de acuerdo con el proyecto</w:t>
      </w:r>
    </w:p>
    <w:p w14:paraId="738E6B9C" w14:textId="77777777" w:rsidR="008513ED" w:rsidRDefault="008513ED" w:rsidP="00D1742F"/>
    <w:p w14:paraId="32712AF5" w14:textId="77777777" w:rsidR="007C5A36" w:rsidRPr="000532EB" w:rsidRDefault="007C5A36" w:rsidP="00D1742F"/>
    <w:p w14:paraId="6EF17AE5" w14:textId="4657F03E" w:rsidR="005A03DF" w:rsidRDefault="008513ED">
      <w:pPr>
        <w:pStyle w:val="Ttulo2"/>
      </w:pPr>
      <w:bookmarkStart w:id="46" w:name="_Toc208864110"/>
      <w:r>
        <w:t>Porcentaje acumulado</w:t>
      </w:r>
      <w:bookmarkEnd w:id="46"/>
    </w:p>
    <w:p w14:paraId="3AAA7A9F" w14:textId="77777777" w:rsidR="009E15BA" w:rsidRPr="009E15BA" w:rsidRDefault="009E15BA" w:rsidP="009E15BA"/>
    <w:p w14:paraId="0AF0E845" w14:textId="5288DE34" w:rsidR="009A5BDA" w:rsidRDefault="007D3888" w:rsidP="007D3888">
      <w:r>
        <w:t>E</w:t>
      </w:r>
      <w:r w:rsidR="009A5BDA" w:rsidRPr="00466725">
        <w:t xml:space="preserve">l porcentaje acumulado de necesidades cubiertas se mantiene en un </w:t>
      </w:r>
      <w:r w:rsidR="003366E9">
        <w:t>91</w:t>
      </w:r>
      <w:r w:rsidR="009A5BDA" w:rsidRPr="00466725">
        <w:t xml:space="preserve">%. </w:t>
      </w:r>
    </w:p>
    <w:p w14:paraId="18846C6B" w14:textId="77777777" w:rsidR="006E601F" w:rsidRDefault="006E601F" w:rsidP="009E15BA"/>
    <w:p w14:paraId="5EE0EC2A" w14:textId="74B1FE52" w:rsidR="007A7325" w:rsidRDefault="007A7325" w:rsidP="00B95FA3">
      <w:r>
        <w:t>L</w:t>
      </w:r>
      <w:r w:rsidRPr="007A7325">
        <w:t>a figura</w:t>
      </w:r>
      <w:r>
        <w:t xml:space="preserve"> </w:t>
      </w:r>
      <w:r w:rsidR="007C5A36">
        <w:t>2.3</w:t>
      </w:r>
      <w:r w:rsidRPr="007A7325">
        <w:t xml:space="preserve"> presenta un gráfico de barras que ilustra la acumulación progresiva de la cantidad de casos de uso </w:t>
      </w:r>
      <w:r w:rsidR="00B8260F">
        <w:t xml:space="preserve">que </w:t>
      </w:r>
      <w:r w:rsidR="000C1D01" w:rsidRPr="000C1D01">
        <w:t xml:space="preserve">representan </w:t>
      </w:r>
      <w:r w:rsidR="00B8260F">
        <w:t>los porcentajes de los incrementos acumulados</w:t>
      </w:r>
      <w:r w:rsidR="00655A38" w:rsidRPr="00466725">
        <w:t xml:space="preserve">. Este cumplimiento del </w:t>
      </w:r>
      <w:r w:rsidR="003366E9">
        <w:t>91</w:t>
      </w:r>
      <w:r w:rsidR="00655A38" w:rsidRPr="00466725">
        <w:t xml:space="preserve">% excede el requisito mínimo del </w:t>
      </w:r>
      <w:r w:rsidR="003366E9">
        <w:t>80</w:t>
      </w:r>
      <w:r w:rsidR="00655A38" w:rsidRPr="00466725">
        <w:t>% establecido</w:t>
      </w:r>
      <w:r w:rsidR="002401C0">
        <w:t xml:space="preserve">. </w:t>
      </w:r>
      <w:r w:rsidR="008841CC" w:rsidRPr="007A7325">
        <w:t>Cada</w:t>
      </w:r>
      <w:r w:rsidRPr="007A7325">
        <w:t xml:space="preserve"> barra muestra la </w:t>
      </w:r>
      <w:r w:rsidR="00E63B1E" w:rsidRPr="007A7325">
        <w:lastRenderedPageBreak/>
        <w:t xml:space="preserve">suma </w:t>
      </w:r>
      <w:r w:rsidR="00E63B1E">
        <w:t xml:space="preserve">porcentual </w:t>
      </w:r>
      <w:r w:rsidRPr="007A7325">
        <w:t xml:space="preserve">total de los casos de uso hasta ese punto, lo que permite visualizar el crecimiento total a medida que se consideran más categorías. </w:t>
      </w:r>
    </w:p>
    <w:p w14:paraId="219968C0" w14:textId="73C5B5C7" w:rsidR="009328FF" w:rsidRDefault="009328FF" w:rsidP="009328FF">
      <w:pPr>
        <w:pStyle w:val="Descripcin"/>
        <w:keepNext/>
      </w:pPr>
    </w:p>
    <w:p w14:paraId="673D1E5C" w14:textId="1508A1E1" w:rsidR="000C1D01" w:rsidRDefault="000C1D01" w:rsidP="000C1D01">
      <w:pPr>
        <w:pStyle w:val="Descripcin"/>
        <w:keepNext/>
      </w:pPr>
      <w:bookmarkStart w:id="47" w:name="_Toc201172397"/>
      <w:bookmarkStart w:id="48" w:name="_Toc201199578"/>
      <w:bookmarkStart w:id="49" w:name="_Toc201199667"/>
      <w:bookmarkStart w:id="50" w:name="_Toc207209026"/>
      <w:bookmarkStart w:id="51" w:name="_Toc207894718"/>
      <w:bookmarkStart w:id="52" w:name="_Toc208864165"/>
      <w:bookmarkStart w:id="53" w:name="_Toc208864269"/>
      <w:bookmarkStart w:id="54" w:name="_Toc210409234"/>
      <w:bookmarkStart w:id="55" w:name="_Toc210410014"/>
      <w:r>
        <w:t xml:space="preserve">Figura </w:t>
      </w:r>
      <w:r w:rsidR="00267181">
        <w:fldChar w:fldCharType="begin"/>
      </w:r>
      <w:r w:rsidR="00267181">
        <w:instrText xml:space="preserve"> STYLEREF 1 \s </w:instrText>
      </w:r>
      <w:r w:rsidR="00267181">
        <w:fldChar w:fldCharType="separate"/>
      </w:r>
      <w:r w:rsidR="00267181">
        <w:rPr>
          <w:noProof/>
        </w:rPr>
        <w:t>2</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3</w:t>
      </w:r>
      <w:r w:rsidR="00267181">
        <w:rPr>
          <w:noProof/>
        </w:rPr>
        <w:fldChar w:fldCharType="end"/>
      </w:r>
      <w:r>
        <w:t xml:space="preserve"> </w:t>
      </w:r>
      <w:r w:rsidRPr="003D5B76">
        <w:t>gr</w:t>
      </w:r>
      <w:r>
        <w:t>á</w:t>
      </w:r>
      <w:r w:rsidRPr="003D5B76">
        <w:t>fico de barras porcentaje acumulado</w:t>
      </w:r>
      <w:bookmarkEnd w:id="47"/>
      <w:bookmarkEnd w:id="48"/>
      <w:bookmarkEnd w:id="49"/>
      <w:bookmarkEnd w:id="50"/>
      <w:bookmarkEnd w:id="51"/>
      <w:bookmarkEnd w:id="52"/>
      <w:bookmarkEnd w:id="53"/>
      <w:bookmarkEnd w:id="54"/>
      <w:bookmarkEnd w:id="55"/>
    </w:p>
    <w:p w14:paraId="6853BE94" w14:textId="29317DB5" w:rsidR="005A03DF" w:rsidRDefault="00EE54B8" w:rsidP="006B1A36">
      <w:pPr>
        <w:pStyle w:val="Sinespaciado"/>
      </w:pPr>
      <w:r>
        <w:rPr>
          <w:noProof/>
        </w:rPr>
        <w:drawing>
          <wp:inline distT="0" distB="0" distL="0" distR="0" wp14:anchorId="6AB05F4B" wp14:editId="7C250487">
            <wp:extent cx="5105400" cy="4514850"/>
            <wp:effectExtent l="0" t="0" r="0" b="0"/>
            <wp:docPr id="156830824" name="Imagen 1" descr="Gráfico, Gráfico de barras,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0824" name="Imagen 1" descr="Gráfico, Gráfico de barras, Histograma&#10;&#10;El contenido generado por IA puede ser incorrecto."/>
                    <pic:cNvPicPr/>
                  </pic:nvPicPr>
                  <pic:blipFill>
                    <a:blip r:embed="rId12"/>
                    <a:stretch>
                      <a:fillRect/>
                    </a:stretch>
                  </pic:blipFill>
                  <pic:spPr>
                    <a:xfrm>
                      <a:off x="0" y="0"/>
                      <a:ext cx="5105400" cy="4514850"/>
                    </a:xfrm>
                    <a:prstGeom prst="rect">
                      <a:avLst/>
                    </a:prstGeom>
                  </pic:spPr>
                </pic:pic>
              </a:graphicData>
            </a:graphic>
          </wp:inline>
        </w:drawing>
      </w:r>
    </w:p>
    <w:p w14:paraId="3038D924" w14:textId="77777777" w:rsidR="00E60FF0" w:rsidRDefault="00E60FF0" w:rsidP="006B1A36">
      <w:pPr>
        <w:pStyle w:val="Sinespaciado"/>
      </w:pPr>
    </w:p>
    <w:p w14:paraId="7CBDA736" w14:textId="77777777" w:rsidR="00D709BE" w:rsidRDefault="00D709BE" w:rsidP="006B1A36">
      <w:pPr>
        <w:pStyle w:val="Sinespaciado"/>
      </w:pPr>
    </w:p>
    <w:p w14:paraId="3736F367" w14:textId="553D07FA" w:rsidR="004F0E24" w:rsidRDefault="6B875C95" w:rsidP="00D709BE">
      <w:r>
        <w:t>Fuente: Elaborado por el estudiante de acuerdo con el proyecto</w:t>
      </w:r>
    </w:p>
    <w:p w14:paraId="6769D046" w14:textId="340254B4" w:rsidR="00E60FF0" w:rsidRDefault="00E60FF0" w:rsidP="00E60FF0">
      <w:pPr>
        <w:spacing w:line="278" w:lineRule="auto"/>
        <w:ind w:firstLine="0"/>
        <w:jc w:val="left"/>
      </w:pPr>
      <w:r>
        <w:br w:type="page"/>
      </w:r>
    </w:p>
    <w:p w14:paraId="46AEE287" w14:textId="65F55982" w:rsidR="6B875C95" w:rsidRDefault="00F35736" w:rsidP="00F35736">
      <w:pPr>
        <w:pStyle w:val="Ttulo1"/>
      </w:pPr>
      <w:bookmarkStart w:id="56" w:name="_Toc201199579"/>
      <w:bookmarkStart w:id="57" w:name="_Toc201199668"/>
      <w:bookmarkStart w:id="58" w:name="_Toc207209027"/>
      <w:bookmarkStart w:id="59" w:name="_Toc207894719"/>
      <w:bookmarkStart w:id="60" w:name="_Toc208864111"/>
      <w:bookmarkStart w:id="61" w:name="_Toc208864166"/>
      <w:bookmarkStart w:id="62" w:name="_Toc210409235"/>
      <w:bookmarkStart w:id="63" w:name="_Toc210410015"/>
      <w:r>
        <w:lastRenderedPageBreak/>
        <w:t>PRODUCT BACKLOG</w:t>
      </w:r>
      <w:bookmarkEnd w:id="56"/>
      <w:bookmarkEnd w:id="57"/>
      <w:bookmarkEnd w:id="58"/>
      <w:bookmarkEnd w:id="59"/>
      <w:bookmarkEnd w:id="60"/>
      <w:bookmarkEnd w:id="61"/>
      <w:bookmarkEnd w:id="62"/>
      <w:bookmarkEnd w:id="63"/>
    </w:p>
    <w:p w14:paraId="30BA1A36" w14:textId="77777777" w:rsidR="00DA3A84" w:rsidRDefault="00DA3A84" w:rsidP="00DA3A84"/>
    <w:p w14:paraId="236EF2C9" w14:textId="77777777" w:rsidR="00987A0F" w:rsidRDefault="00987A0F" w:rsidP="00DA3A84"/>
    <w:p w14:paraId="254F2D31" w14:textId="0A0F971D" w:rsidR="005514FF" w:rsidRPr="00DA3A84" w:rsidRDefault="00A7263C" w:rsidP="005514FF">
      <w:r>
        <w:t xml:space="preserve">En la tabla 3.1 se ha </w:t>
      </w:r>
      <w:r w:rsidR="00DA3A84" w:rsidRPr="00DA3A84">
        <w:t>establecido y mantenido un Product Backlog que contiene los requerimientos del sistema</w:t>
      </w:r>
      <w:r w:rsidR="00F41CA5">
        <w:t>, u</w:t>
      </w:r>
      <w:r w:rsidR="00F93229">
        <w:t>na historia de usuario, descripción breve, prioridad, estimación</w:t>
      </w:r>
      <w:r w:rsidR="003B2CFF">
        <w:t xml:space="preserve"> y estado</w:t>
      </w:r>
      <w:r w:rsidR="00DA3A84" w:rsidRPr="00DA3A84">
        <w:t xml:space="preserve">. Este backlog es fundamental para la planificación de los </w:t>
      </w:r>
      <w:r w:rsidR="00803D6C" w:rsidRPr="00DA3A84">
        <w:t>Sprint</w:t>
      </w:r>
      <w:r w:rsidR="00803D6C">
        <w:t>s</w:t>
      </w:r>
      <w:r w:rsidR="00DA3A84" w:rsidRPr="00DA3A84">
        <w:t>.</w:t>
      </w:r>
    </w:p>
    <w:p w14:paraId="61E3A971" w14:textId="449602C4" w:rsidR="00EA3640" w:rsidRPr="00EA3640" w:rsidRDefault="00EA3640" w:rsidP="00EA3640">
      <w:pPr>
        <w:pStyle w:val="Sinespaciado"/>
      </w:pPr>
    </w:p>
    <w:p w14:paraId="319BB0B3" w14:textId="2FA4EF9A" w:rsidR="00803D6C" w:rsidRDefault="00803D6C" w:rsidP="00803D6C">
      <w:pPr>
        <w:pStyle w:val="Descripcin"/>
        <w:keepNext/>
      </w:pPr>
      <w:bookmarkStart w:id="64" w:name="_Toc200854044"/>
      <w:bookmarkStart w:id="65" w:name="_Toc201172325"/>
      <w:bookmarkStart w:id="66" w:name="_Toc201199580"/>
      <w:bookmarkStart w:id="67" w:name="_Toc201199669"/>
      <w:bookmarkStart w:id="68" w:name="_Toc207209028"/>
      <w:bookmarkStart w:id="69" w:name="_Toc207894720"/>
      <w:bookmarkStart w:id="70" w:name="_Toc208864167"/>
      <w:bookmarkStart w:id="71" w:name="_Toc209984981"/>
      <w:bookmarkStart w:id="72" w:name="_Toc210409236"/>
      <w:bookmarkStart w:id="73" w:name="_Toc210410016"/>
      <w:r>
        <w:t xml:space="preserve">Tabla </w:t>
      </w:r>
      <w:r w:rsidR="003917AA">
        <w:fldChar w:fldCharType="begin"/>
      </w:r>
      <w:r w:rsidR="003917AA">
        <w:instrText xml:space="preserve"> STYLEREF 1 \s </w:instrText>
      </w:r>
      <w:r w:rsidR="003917AA">
        <w:fldChar w:fldCharType="separate"/>
      </w:r>
      <w:r w:rsidR="003917AA">
        <w:rPr>
          <w:noProof/>
        </w:rPr>
        <w:t>3</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1</w:t>
      </w:r>
      <w:r w:rsidR="003917AA">
        <w:rPr>
          <w:noProof/>
        </w:rPr>
        <w:fldChar w:fldCharType="end"/>
      </w:r>
      <w:r>
        <w:t xml:space="preserve"> product backlog</w:t>
      </w:r>
      <w:bookmarkEnd w:id="64"/>
      <w:bookmarkEnd w:id="65"/>
      <w:bookmarkEnd w:id="66"/>
      <w:bookmarkEnd w:id="67"/>
      <w:bookmarkEnd w:id="68"/>
      <w:bookmarkEnd w:id="69"/>
      <w:bookmarkEnd w:id="70"/>
      <w:bookmarkEnd w:id="71"/>
      <w:bookmarkEnd w:id="72"/>
      <w:bookmarkEnd w:id="73"/>
    </w:p>
    <w:tbl>
      <w:tblPr>
        <w:tblStyle w:val="Tablaconcuadrcula"/>
        <w:tblW w:w="0" w:type="auto"/>
        <w:tblInd w:w="-113" w:type="dxa"/>
        <w:tblLayout w:type="fixed"/>
        <w:tblLook w:val="04A0" w:firstRow="1" w:lastRow="0" w:firstColumn="1" w:lastColumn="0" w:noHBand="0" w:noVBand="1"/>
      </w:tblPr>
      <w:tblGrid>
        <w:gridCol w:w="749"/>
        <w:gridCol w:w="1344"/>
        <w:gridCol w:w="2126"/>
        <w:gridCol w:w="1701"/>
        <w:gridCol w:w="1134"/>
        <w:gridCol w:w="1276"/>
        <w:gridCol w:w="1177"/>
      </w:tblGrid>
      <w:tr w:rsidR="00740C5F" w:rsidRPr="007C25F6" w14:paraId="3417FDCB" w14:textId="77777777" w:rsidTr="00740C5F">
        <w:trPr>
          <w:trHeight w:val="905"/>
        </w:trPr>
        <w:tc>
          <w:tcPr>
            <w:tcW w:w="749" w:type="dxa"/>
          </w:tcPr>
          <w:p w14:paraId="12649662" w14:textId="77777777" w:rsidR="00740C5F" w:rsidRPr="007C25F6" w:rsidRDefault="00740C5F" w:rsidP="00346B66">
            <w:pPr>
              <w:ind w:firstLine="0"/>
              <w:jc w:val="center"/>
              <w:rPr>
                <w:rFonts w:cs="Times New Roman"/>
              </w:rPr>
            </w:pPr>
            <w:r>
              <w:rPr>
                <w:rFonts w:cs="Times New Roman"/>
              </w:rPr>
              <w:t>CU</w:t>
            </w:r>
          </w:p>
        </w:tc>
        <w:tc>
          <w:tcPr>
            <w:tcW w:w="1344" w:type="dxa"/>
          </w:tcPr>
          <w:p w14:paraId="37E9DE75" w14:textId="77777777" w:rsidR="00740C5F" w:rsidRPr="007C25F6" w:rsidRDefault="00740C5F" w:rsidP="00346B66">
            <w:pPr>
              <w:ind w:firstLine="0"/>
              <w:jc w:val="center"/>
              <w:rPr>
                <w:rFonts w:cs="Times New Roman"/>
              </w:rPr>
            </w:pPr>
            <w:r w:rsidRPr="007C25F6">
              <w:rPr>
                <w:rFonts w:cs="Times New Roman"/>
              </w:rPr>
              <w:t>Caso de uso</w:t>
            </w:r>
          </w:p>
        </w:tc>
        <w:tc>
          <w:tcPr>
            <w:tcW w:w="2126" w:type="dxa"/>
          </w:tcPr>
          <w:p w14:paraId="2207F277" w14:textId="77777777" w:rsidR="00740C5F" w:rsidRPr="007C25F6" w:rsidRDefault="00740C5F" w:rsidP="00346B66">
            <w:pPr>
              <w:ind w:firstLine="0"/>
              <w:jc w:val="center"/>
              <w:rPr>
                <w:rFonts w:cs="Times New Roman"/>
              </w:rPr>
            </w:pPr>
            <w:r w:rsidRPr="007C25F6">
              <w:rPr>
                <w:rFonts w:cs="Times New Roman"/>
              </w:rPr>
              <w:t>Historia de usuario</w:t>
            </w:r>
          </w:p>
        </w:tc>
        <w:tc>
          <w:tcPr>
            <w:tcW w:w="1701" w:type="dxa"/>
          </w:tcPr>
          <w:p w14:paraId="25ED8F68" w14:textId="77777777" w:rsidR="00740C5F" w:rsidRPr="007C25F6" w:rsidRDefault="00740C5F" w:rsidP="00346B66">
            <w:pPr>
              <w:ind w:firstLine="0"/>
              <w:jc w:val="center"/>
              <w:rPr>
                <w:rFonts w:cs="Times New Roman"/>
              </w:rPr>
            </w:pPr>
            <w:r w:rsidRPr="007C25F6">
              <w:rPr>
                <w:rFonts w:cs="Times New Roman"/>
              </w:rPr>
              <w:t>Descripción breve</w:t>
            </w:r>
          </w:p>
        </w:tc>
        <w:tc>
          <w:tcPr>
            <w:tcW w:w="1134" w:type="dxa"/>
          </w:tcPr>
          <w:p w14:paraId="25A349E5" w14:textId="77777777" w:rsidR="00740C5F" w:rsidRPr="007C25F6" w:rsidRDefault="00740C5F" w:rsidP="00346B66">
            <w:pPr>
              <w:ind w:firstLine="0"/>
              <w:jc w:val="center"/>
              <w:rPr>
                <w:rFonts w:cs="Times New Roman"/>
              </w:rPr>
            </w:pPr>
            <w:r w:rsidRPr="007C25F6">
              <w:rPr>
                <w:rFonts w:cs="Times New Roman"/>
              </w:rPr>
              <w:t>Prioridad</w:t>
            </w:r>
          </w:p>
        </w:tc>
        <w:tc>
          <w:tcPr>
            <w:tcW w:w="1276" w:type="dxa"/>
          </w:tcPr>
          <w:p w14:paraId="0456AA1D" w14:textId="77777777" w:rsidR="00740C5F" w:rsidRPr="007C25F6" w:rsidRDefault="00740C5F" w:rsidP="00346B66">
            <w:pPr>
              <w:ind w:firstLine="0"/>
              <w:jc w:val="center"/>
              <w:rPr>
                <w:rFonts w:cs="Times New Roman"/>
              </w:rPr>
            </w:pPr>
            <w:r w:rsidRPr="007C25F6">
              <w:rPr>
                <w:rFonts w:cs="Times New Roman"/>
              </w:rPr>
              <w:t>Estimación</w:t>
            </w:r>
          </w:p>
        </w:tc>
        <w:tc>
          <w:tcPr>
            <w:tcW w:w="1177" w:type="dxa"/>
          </w:tcPr>
          <w:p w14:paraId="0BC8DECC" w14:textId="77777777" w:rsidR="00740C5F" w:rsidRPr="007C25F6" w:rsidRDefault="00740C5F" w:rsidP="00346B66">
            <w:pPr>
              <w:ind w:firstLine="0"/>
              <w:jc w:val="center"/>
              <w:rPr>
                <w:rFonts w:cs="Times New Roman"/>
              </w:rPr>
            </w:pPr>
            <w:r w:rsidRPr="007C25F6">
              <w:rPr>
                <w:rFonts w:cs="Times New Roman"/>
              </w:rPr>
              <w:t>Estado</w:t>
            </w:r>
          </w:p>
        </w:tc>
      </w:tr>
      <w:tr w:rsidR="00740C5F" w:rsidRPr="007C25F6" w14:paraId="422A9C8C" w14:textId="77777777" w:rsidTr="00740C5F">
        <w:trPr>
          <w:trHeight w:val="905"/>
        </w:trPr>
        <w:tc>
          <w:tcPr>
            <w:tcW w:w="749" w:type="dxa"/>
          </w:tcPr>
          <w:p w14:paraId="4BB05B3B" w14:textId="77777777" w:rsidR="00740C5F" w:rsidRDefault="00740C5F" w:rsidP="00346B66">
            <w:pPr>
              <w:ind w:firstLine="0"/>
              <w:jc w:val="center"/>
              <w:rPr>
                <w:rFonts w:cs="Times New Roman"/>
              </w:rPr>
            </w:pPr>
            <w:r>
              <w:rPr>
                <w:rFonts w:cs="Times New Roman"/>
              </w:rPr>
              <w:t>1.2</w:t>
            </w:r>
          </w:p>
        </w:tc>
        <w:tc>
          <w:tcPr>
            <w:tcW w:w="1344" w:type="dxa"/>
          </w:tcPr>
          <w:p w14:paraId="47A8B748" w14:textId="77777777" w:rsidR="00740C5F" w:rsidRPr="007C25F6" w:rsidRDefault="00740C5F" w:rsidP="00346B66">
            <w:pPr>
              <w:ind w:firstLine="0"/>
              <w:jc w:val="center"/>
              <w:rPr>
                <w:rFonts w:cs="Times New Roman"/>
              </w:rPr>
            </w:pPr>
            <w:r>
              <w:rPr>
                <w:rFonts w:cs="Times New Roman"/>
              </w:rPr>
              <w:t>Asignando turnos de trabajo</w:t>
            </w:r>
          </w:p>
        </w:tc>
        <w:tc>
          <w:tcPr>
            <w:tcW w:w="2126" w:type="dxa"/>
          </w:tcPr>
          <w:p w14:paraId="2E8C1E9F"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asignar turnos a los trabajadores para organizar sus horarios de manera eficiente.</w:t>
            </w:r>
          </w:p>
        </w:tc>
        <w:tc>
          <w:tcPr>
            <w:tcW w:w="1701" w:type="dxa"/>
          </w:tcPr>
          <w:p w14:paraId="507F8EF4" w14:textId="77777777" w:rsidR="00740C5F" w:rsidRPr="007C25F6" w:rsidRDefault="00740C5F" w:rsidP="00346B66">
            <w:pPr>
              <w:ind w:firstLine="0"/>
              <w:jc w:val="center"/>
              <w:rPr>
                <w:rFonts w:cs="Times New Roman"/>
              </w:rPr>
            </w:pPr>
            <w:r w:rsidRPr="0039364F">
              <w:rPr>
                <w:rFonts w:cs="Times New Roman"/>
              </w:rPr>
              <w:t>Diseñar y crear tabla de turnos con opción de asignación, importar información y diseñar lista de empleados con sus respectivos turnos.</w:t>
            </w:r>
          </w:p>
        </w:tc>
        <w:tc>
          <w:tcPr>
            <w:tcW w:w="1134" w:type="dxa"/>
          </w:tcPr>
          <w:p w14:paraId="489C14A3" w14:textId="77777777" w:rsidR="00740C5F" w:rsidRPr="007C25F6" w:rsidRDefault="00740C5F" w:rsidP="00346B66">
            <w:pPr>
              <w:ind w:firstLine="0"/>
              <w:jc w:val="center"/>
              <w:rPr>
                <w:rFonts w:cs="Times New Roman"/>
              </w:rPr>
            </w:pPr>
            <w:r>
              <w:rPr>
                <w:rFonts w:cs="Times New Roman"/>
              </w:rPr>
              <w:t>Alta</w:t>
            </w:r>
          </w:p>
        </w:tc>
        <w:tc>
          <w:tcPr>
            <w:tcW w:w="1276" w:type="dxa"/>
          </w:tcPr>
          <w:p w14:paraId="26D07D92" w14:textId="77777777" w:rsidR="00740C5F" w:rsidRPr="007C25F6" w:rsidRDefault="00740C5F" w:rsidP="00346B66">
            <w:pPr>
              <w:ind w:firstLine="0"/>
              <w:jc w:val="center"/>
              <w:rPr>
                <w:rFonts w:cs="Times New Roman"/>
              </w:rPr>
            </w:pPr>
            <w:r>
              <w:rPr>
                <w:rFonts w:cs="Times New Roman"/>
              </w:rPr>
              <w:t>8</w:t>
            </w:r>
          </w:p>
        </w:tc>
        <w:tc>
          <w:tcPr>
            <w:tcW w:w="1177" w:type="dxa"/>
          </w:tcPr>
          <w:p w14:paraId="276E010A"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06C64B62" w14:textId="77777777" w:rsidTr="00740C5F">
        <w:trPr>
          <w:trHeight w:val="905"/>
        </w:trPr>
        <w:tc>
          <w:tcPr>
            <w:tcW w:w="749" w:type="dxa"/>
          </w:tcPr>
          <w:p w14:paraId="77C47E5F" w14:textId="77777777" w:rsidR="00740C5F" w:rsidRDefault="00740C5F" w:rsidP="00346B66">
            <w:pPr>
              <w:ind w:firstLine="0"/>
              <w:jc w:val="center"/>
              <w:rPr>
                <w:rFonts w:cs="Times New Roman"/>
              </w:rPr>
            </w:pPr>
            <w:r>
              <w:rPr>
                <w:rFonts w:cs="Times New Roman"/>
              </w:rPr>
              <w:t>1.3.1</w:t>
            </w:r>
          </w:p>
        </w:tc>
        <w:tc>
          <w:tcPr>
            <w:tcW w:w="1344" w:type="dxa"/>
          </w:tcPr>
          <w:p w14:paraId="483108B5" w14:textId="77777777" w:rsidR="00740C5F" w:rsidRPr="007C25F6" w:rsidRDefault="00740C5F" w:rsidP="00346B66">
            <w:pPr>
              <w:ind w:firstLine="0"/>
              <w:jc w:val="center"/>
              <w:rPr>
                <w:rFonts w:cs="Times New Roman"/>
              </w:rPr>
            </w:pPr>
            <w:r>
              <w:rPr>
                <w:rFonts w:cs="Times New Roman"/>
              </w:rPr>
              <w:t>Editando la descripción del turno</w:t>
            </w:r>
          </w:p>
        </w:tc>
        <w:tc>
          <w:tcPr>
            <w:tcW w:w="2126" w:type="dxa"/>
          </w:tcPr>
          <w:p w14:paraId="1C27EDE2"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editar la descripción de un turno para actualizar cambios cuando sea necesario.</w:t>
            </w:r>
          </w:p>
        </w:tc>
        <w:tc>
          <w:tcPr>
            <w:tcW w:w="1701" w:type="dxa"/>
          </w:tcPr>
          <w:p w14:paraId="42DDC0AE" w14:textId="77777777" w:rsidR="00740C5F" w:rsidRPr="007C25F6" w:rsidRDefault="00740C5F" w:rsidP="00346B66">
            <w:pPr>
              <w:ind w:firstLine="0"/>
              <w:jc w:val="center"/>
              <w:rPr>
                <w:rFonts w:cs="Times New Roman"/>
              </w:rPr>
            </w:pPr>
            <w:r w:rsidRPr="0039364F">
              <w:rPr>
                <w:rFonts w:cs="Times New Roman"/>
              </w:rPr>
              <w:t xml:space="preserve">Diseñar y crear opción de edición de turnos, importar información existente y actualizar los cambios en la </w:t>
            </w:r>
            <w:r w:rsidRPr="0039364F">
              <w:rPr>
                <w:rFonts w:cs="Times New Roman"/>
              </w:rPr>
              <w:lastRenderedPageBreak/>
              <w:t>descripción del turno.</w:t>
            </w:r>
          </w:p>
        </w:tc>
        <w:tc>
          <w:tcPr>
            <w:tcW w:w="1134" w:type="dxa"/>
          </w:tcPr>
          <w:p w14:paraId="5035BB49"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385EC4D3" w14:textId="77777777" w:rsidR="00740C5F" w:rsidRPr="007C25F6" w:rsidRDefault="00740C5F" w:rsidP="00346B66">
            <w:pPr>
              <w:ind w:firstLine="0"/>
              <w:jc w:val="center"/>
              <w:rPr>
                <w:rFonts w:cs="Times New Roman"/>
              </w:rPr>
            </w:pPr>
            <w:r>
              <w:rPr>
                <w:rFonts w:cs="Times New Roman"/>
              </w:rPr>
              <w:t>7</w:t>
            </w:r>
          </w:p>
        </w:tc>
        <w:tc>
          <w:tcPr>
            <w:tcW w:w="1177" w:type="dxa"/>
          </w:tcPr>
          <w:p w14:paraId="26B19C4F"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E615E5C" w14:textId="77777777" w:rsidTr="00740C5F">
        <w:trPr>
          <w:trHeight w:val="905"/>
        </w:trPr>
        <w:tc>
          <w:tcPr>
            <w:tcW w:w="749" w:type="dxa"/>
          </w:tcPr>
          <w:p w14:paraId="0046A96D" w14:textId="77777777" w:rsidR="00740C5F" w:rsidRDefault="00740C5F" w:rsidP="00346B66">
            <w:pPr>
              <w:ind w:firstLine="0"/>
              <w:jc w:val="center"/>
              <w:rPr>
                <w:rFonts w:cs="Times New Roman"/>
              </w:rPr>
            </w:pPr>
            <w:r>
              <w:rPr>
                <w:rFonts w:cs="Times New Roman"/>
              </w:rPr>
              <w:t>1.3.2</w:t>
            </w:r>
          </w:p>
        </w:tc>
        <w:tc>
          <w:tcPr>
            <w:tcW w:w="1344" w:type="dxa"/>
          </w:tcPr>
          <w:p w14:paraId="31DE5E44" w14:textId="77777777" w:rsidR="00740C5F" w:rsidRPr="007C25F6" w:rsidRDefault="00740C5F" w:rsidP="00346B66">
            <w:pPr>
              <w:ind w:firstLine="0"/>
              <w:jc w:val="center"/>
              <w:rPr>
                <w:rFonts w:cs="Times New Roman"/>
              </w:rPr>
            </w:pPr>
            <w:r>
              <w:rPr>
                <w:rFonts w:cs="Times New Roman"/>
              </w:rPr>
              <w:t>Cambiando el turno de los trabajadores</w:t>
            </w:r>
          </w:p>
        </w:tc>
        <w:tc>
          <w:tcPr>
            <w:tcW w:w="2126" w:type="dxa"/>
          </w:tcPr>
          <w:p w14:paraId="3AD31BDD"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cambiar los turnos de los trabajadores para ajustar la planificación.</w:t>
            </w:r>
          </w:p>
        </w:tc>
        <w:tc>
          <w:tcPr>
            <w:tcW w:w="1701" w:type="dxa"/>
          </w:tcPr>
          <w:p w14:paraId="4FE0C83F" w14:textId="77777777" w:rsidR="00740C5F" w:rsidRPr="007C25F6" w:rsidRDefault="00740C5F" w:rsidP="00346B66">
            <w:pPr>
              <w:ind w:firstLine="0"/>
              <w:jc w:val="center"/>
              <w:rPr>
                <w:rFonts w:cs="Times New Roman"/>
              </w:rPr>
            </w:pPr>
            <w:r w:rsidRPr="0039364F">
              <w:rPr>
                <w:rFonts w:cs="Times New Roman"/>
              </w:rPr>
              <w:t>Diseñar y crear vista de cambio de turnos, importar información de trabajadores y diseñar formulario para reasignar turnos.</w:t>
            </w:r>
          </w:p>
        </w:tc>
        <w:tc>
          <w:tcPr>
            <w:tcW w:w="1134" w:type="dxa"/>
          </w:tcPr>
          <w:p w14:paraId="7D6F065B" w14:textId="77777777" w:rsidR="00740C5F" w:rsidRPr="007C25F6" w:rsidRDefault="00740C5F" w:rsidP="00346B66">
            <w:pPr>
              <w:ind w:firstLine="0"/>
              <w:jc w:val="center"/>
              <w:rPr>
                <w:rFonts w:cs="Times New Roman"/>
              </w:rPr>
            </w:pPr>
            <w:r>
              <w:rPr>
                <w:rFonts w:cs="Times New Roman"/>
              </w:rPr>
              <w:t>Alta</w:t>
            </w:r>
          </w:p>
        </w:tc>
        <w:tc>
          <w:tcPr>
            <w:tcW w:w="1276" w:type="dxa"/>
          </w:tcPr>
          <w:p w14:paraId="2753B95C" w14:textId="77777777" w:rsidR="00740C5F" w:rsidRPr="007C25F6" w:rsidRDefault="00740C5F" w:rsidP="00346B66">
            <w:pPr>
              <w:ind w:firstLine="0"/>
              <w:jc w:val="center"/>
              <w:rPr>
                <w:rFonts w:cs="Times New Roman"/>
              </w:rPr>
            </w:pPr>
            <w:r>
              <w:rPr>
                <w:rFonts w:cs="Times New Roman"/>
              </w:rPr>
              <w:t>8</w:t>
            </w:r>
          </w:p>
        </w:tc>
        <w:tc>
          <w:tcPr>
            <w:tcW w:w="1177" w:type="dxa"/>
          </w:tcPr>
          <w:p w14:paraId="51FAD244"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5972CF5B" w14:textId="77777777" w:rsidTr="00740C5F">
        <w:trPr>
          <w:trHeight w:val="905"/>
        </w:trPr>
        <w:tc>
          <w:tcPr>
            <w:tcW w:w="749" w:type="dxa"/>
          </w:tcPr>
          <w:p w14:paraId="186DB93B" w14:textId="77777777" w:rsidR="00740C5F" w:rsidRDefault="00740C5F" w:rsidP="00346B66">
            <w:pPr>
              <w:ind w:firstLine="0"/>
              <w:jc w:val="center"/>
              <w:rPr>
                <w:rFonts w:cs="Times New Roman"/>
              </w:rPr>
            </w:pPr>
            <w:r>
              <w:rPr>
                <w:rFonts w:cs="Times New Roman"/>
              </w:rPr>
              <w:t>1.5</w:t>
            </w:r>
          </w:p>
        </w:tc>
        <w:tc>
          <w:tcPr>
            <w:tcW w:w="1344" w:type="dxa"/>
          </w:tcPr>
          <w:p w14:paraId="4467BCB0" w14:textId="77777777" w:rsidR="00740C5F" w:rsidRPr="007C25F6" w:rsidRDefault="00740C5F" w:rsidP="00346B66">
            <w:pPr>
              <w:ind w:firstLine="0"/>
              <w:jc w:val="center"/>
              <w:rPr>
                <w:rFonts w:cs="Times New Roman"/>
              </w:rPr>
            </w:pPr>
            <w:r>
              <w:rPr>
                <w:rFonts w:cs="Times New Roman"/>
              </w:rPr>
              <w:t>Creando los departamentos de la empresa</w:t>
            </w:r>
          </w:p>
        </w:tc>
        <w:tc>
          <w:tcPr>
            <w:tcW w:w="2126" w:type="dxa"/>
          </w:tcPr>
          <w:p w14:paraId="5ABE84E0"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departamentos para organizar la estructura de la empresa.</w:t>
            </w:r>
          </w:p>
        </w:tc>
        <w:tc>
          <w:tcPr>
            <w:tcW w:w="1701" w:type="dxa"/>
          </w:tcPr>
          <w:p w14:paraId="59FC7684" w14:textId="77777777" w:rsidR="00740C5F" w:rsidRPr="007C25F6" w:rsidRDefault="00740C5F" w:rsidP="00346B66">
            <w:pPr>
              <w:ind w:firstLine="0"/>
              <w:jc w:val="center"/>
              <w:rPr>
                <w:rFonts w:cs="Times New Roman"/>
              </w:rPr>
            </w:pPr>
            <w:r w:rsidRPr="0039364F">
              <w:rPr>
                <w:rFonts w:cs="Times New Roman"/>
              </w:rPr>
              <w:t>Diseñar y crear vista de departamentos, formulario de creación, importar información y diseño de lista con departamentos creados.</w:t>
            </w:r>
          </w:p>
        </w:tc>
        <w:tc>
          <w:tcPr>
            <w:tcW w:w="1134" w:type="dxa"/>
          </w:tcPr>
          <w:p w14:paraId="455B8A6F" w14:textId="77777777" w:rsidR="00740C5F" w:rsidRPr="007C25F6" w:rsidRDefault="00740C5F" w:rsidP="00346B66">
            <w:pPr>
              <w:ind w:firstLine="0"/>
              <w:jc w:val="center"/>
              <w:rPr>
                <w:rFonts w:cs="Times New Roman"/>
              </w:rPr>
            </w:pPr>
            <w:r>
              <w:rPr>
                <w:rFonts w:cs="Times New Roman"/>
              </w:rPr>
              <w:t>Alta</w:t>
            </w:r>
          </w:p>
        </w:tc>
        <w:tc>
          <w:tcPr>
            <w:tcW w:w="1276" w:type="dxa"/>
          </w:tcPr>
          <w:p w14:paraId="63DA8E0D" w14:textId="77777777" w:rsidR="00740C5F" w:rsidRPr="007C25F6" w:rsidRDefault="00740C5F" w:rsidP="00346B66">
            <w:pPr>
              <w:ind w:firstLine="0"/>
              <w:jc w:val="center"/>
              <w:rPr>
                <w:rFonts w:cs="Times New Roman"/>
              </w:rPr>
            </w:pPr>
            <w:r>
              <w:rPr>
                <w:rFonts w:cs="Times New Roman"/>
              </w:rPr>
              <w:t>7</w:t>
            </w:r>
          </w:p>
        </w:tc>
        <w:tc>
          <w:tcPr>
            <w:tcW w:w="1177" w:type="dxa"/>
          </w:tcPr>
          <w:p w14:paraId="52887EBC" w14:textId="77777777" w:rsidR="00740C5F" w:rsidRPr="007C25F6" w:rsidRDefault="00740C5F" w:rsidP="00346B66">
            <w:pPr>
              <w:ind w:firstLine="0"/>
              <w:jc w:val="center"/>
              <w:rPr>
                <w:rFonts w:cs="Times New Roman"/>
              </w:rPr>
            </w:pPr>
            <w:r>
              <w:rPr>
                <w:rFonts w:cs="Times New Roman"/>
              </w:rPr>
              <w:t xml:space="preserve">En proceso </w:t>
            </w:r>
          </w:p>
        </w:tc>
      </w:tr>
      <w:tr w:rsidR="00740C5F" w:rsidRPr="007C25F6" w14:paraId="584047BE" w14:textId="77777777" w:rsidTr="00740C5F">
        <w:trPr>
          <w:trHeight w:val="905"/>
        </w:trPr>
        <w:tc>
          <w:tcPr>
            <w:tcW w:w="749" w:type="dxa"/>
          </w:tcPr>
          <w:p w14:paraId="2489C6D4" w14:textId="77777777" w:rsidR="00740C5F" w:rsidRDefault="00740C5F" w:rsidP="00346B66">
            <w:pPr>
              <w:ind w:firstLine="0"/>
              <w:jc w:val="center"/>
              <w:rPr>
                <w:rFonts w:cs="Times New Roman"/>
              </w:rPr>
            </w:pPr>
            <w:r>
              <w:rPr>
                <w:rFonts w:cs="Times New Roman"/>
              </w:rPr>
              <w:t>1.8</w:t>
            </w:r>
          </w:p>
        </w:tc>
        <w:tc>
          <w:tcPr>
            <w:tcW w:w="1344" w:type="dxa"/>
          </w:tcPr>
          <w:p w14:paraId="549D74A7" w14:textId="77777777" w:rsidR="00740C5F" w:rsidRPr="007C25F6" w:rsidRDefault="00740C5F" w:rsidP="00346B66">
            <w:pPr>
              <w:ind w:firstLine="0"/>
              <w:jc w:val="center"/>
              <w:rPr>
                <w:rFonts w:cs="Times New Roman"/>
              </w:rPr>
            </w:pPr>
            <w:r>
              <w:rPr>
                <w:rFonts w:cs="Times New Roman"/>
              </w:rPr>
              <w:t>Motivo de permiso</w:t>
            </w:r>
          </w:p>
        </w:tc>
        <w:tc>
          <w:tcPr>
            <w:tcW w:w="2126" w:type="dxa"/>
          </w:tcPr>
          <w:p w14:paraId="37910901"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motivos de permisos para registrar adecuadamente las </w:t>
            </w:r>
            <w:r w:rsidRPr="0039364F">
              <w:rPr>
                <w:rFonts w:cs="Times New Roman"/>
              </w:rPr>
              <w:lastRenderedPageBreak/>
              <w:t>solicitudes de los empleados.</w:t>
            </w:r>
          </w:p>
        </w:tc>
        <w:tc>
          <w:tcPr>
            <w:tcW w:w="1701" w:type="dxa"/>
          </w:tcPr>
          <w:p w14:paraId="52133923" w14:textId="77777777" w:rsidR="00740C5F" w:rsidRPr="007C25F6" w:rsidRDefault="00740C5F" w:rsidP="00346B66">
            <w:pPr>
              <w:ind w:firstLine="0"/>
              <w:jc w:val="center"/>
              <w:rPr>
                <w:rFonts w:cs="Times New Roman"/>
              </w:rPr>
            </w:pPr>
            <w:r w:rsidRPr="0039364F">
              <w:rPr>
                <w:rFonts w:cs="Times New Roman"/>
              </w:rPr>
              <w:lastRenderedPageBreak/>
              <w:t xml:space="preserve">Diseñar y crear vista de motivos de permiso, formulario de creación, </w:t>
            </w:r>
            <w:r w:rsidRPr="0039364F">
              <w:rPr>
                <w:rFonts w:cs="Times New Roman"/>
              </w:rPr>
              <w:lastRenderedPageBreak/>
              <w:t>importar información y diseñar lista de motivos registrados.</w:t>
            </w:r>
          </w:p>
        </w:tc>
        <w:tc>
          <w:tcPr>
            <w:tcW w:w="1134" w:type="dxa"/>
          </w:tcPr>
          <w:p w14:paraId="4683E262" w14:textId="77777777" w:rsidR="00740C5F" w:rsidRPr="007C25F6" w:rsidRDefault="00740C5F" w:rsidP="00346B66">
            <w:pPr>
              <w:ind w:firstLine="0"/>
              <w:jc w:val="center"/>
              <w:rPr>
                <w:rFonts w:cs="Times New Roman"/>
              </w:rPr>
            </w:pPr>
            <w:r>
              <w:rPr>
                <w:rFonts w:cs="Times New Roman"/>
              </w:rPr>
              <w:lastRenderedPageBreak/>
              <w:t>Media</w:t>
            </w:r>
          </w:p>
        </w:tc>
        <w:tc>
          <w:tcPr>
            <w:tcW w:w="1276" w:type="dxa"/>
          </w:tcPr>
          <w:p w14:paraId="4C90AE4E" w14:textId="77777777" w:rsidR="00740C5F" w:rsidRPr="007C25F6" w:rsidRDefault="00740C5F" w:rsidP="00346B66">
            <w:pPr>
              <w:ind w:firstLine="0"/>
              <w:jc w:val="center"/>
              <w:rPr>
                <w:rFonts w:cs="Times New Roman"/>
              </w:rPr>
            </w:pPr>
            <w:r>
              <w:rPr>
                <w:rFonts w:cs="Times New Roman"/>
              </w:rPr>
              <w:t>6</w:t>
            </w:r>
          </w:p>
        </w:tc>
        <w:tc>
          <w:tcPr>
            <w:tcW w:w="1177" w:type="dxa"/>
          </w:tcPr>
          <w:p w14:paraId="657BC4F8"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5480127" w14:textId="77777777" w:rsidTr="00740C5F">
        <w:trPr>
          <w:trHeight w:val="905"/>
        </w:trPr>
        <w:tc>
          <w:tcPr>
            <w:tcW w:w="749" w:type="dxa"/>
          </w:tcPr>
          <w:p w14:paraId="350D2236" w14:textId="77777777" w:rsidR="00740C5F" w:rsidRDefault="00740C5F" w:rsidP="00346B66">
            <w:pPr>
              <w:ind w:firstLine="0"/>
              <w:jc w:val="center"/>
              <w:rPr>
                <w:rFonts w:cs="Times New Roman"/>
              </w:rPr>
            </w:pPr>
            <w:r>
              <w:rPr>
                <w:rFonts w:cs="Times New Roman"/>
              </w:rPr>
              <w:t>1.11</w:t>
            </w:r>
          </w:p>
        </w:tc>
        <w:tc>
          <w:tcPr>
            <w:tcW w:w="1344" w:type="dxa"/>
          </w:tcPr>
          <w:p w14:paraId="53E63175" w14:textId="77777777" w:rsidR="00740C5F" w:rsidRPr="007C25F6" w:rsidRDefault="00740C5F" w:rsidP="00346B66">
            <w:pPr>
              <w:ind w:firstLine="0"/>
              <w:jc w:val="center"/>
              <w:rPr>
                <w:rFonts w:cs="Times New Roman"/>
              </w:rPr>
            </w:pPr>
            <w:r>
              <w:rPr>
                <w:rFonts w:cs="Times New Roman"/>
              </w:rPr>
              <w:t>Creando tipo de contratos con su correspondiente descripción</w:t>
            </w:r>
          </w:p>
        </w:tc>
        <w:tc>
          <w:tcPr>
            <w:tcW w:w="2126" w:type="dxa"/>
          </w:tcPr>
          <w:p w14:paraId="4104260D"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tipos de contratos con sus descripciones para formalizar correctamente a los empleados.</w:t>
            </w:r>
          </w:p>
        </w:tc>
        <w:tc>
          <w:tcPr>
            <w:tcW w:w="1701" w:type="dxa"/>
          </w:tcPr>
          <w:p w14:paraId="5734A4AD" w14:textId="77777777" w:rsidR="00740C5F" w:rsidRPr="007C25F6" w:rsidRDefault="00740C5F" w:rsidP="00346B66">
            <w:pPr>
              <w:ind w:firstLine="0"/>
              <w:jc w:val="center"/>
              <w:rPr>
                <w:rFonts w:cs="Times New Roman"/>
              </w:rPr>
            </w:pPr>
            <w:r w:rsidRPr="0039364F">
              <w:rPr>
                <w:rFonts w:cs="Times New Roman"/>
              </w:rPr>
              <w:t>Diseñar y crear vista de contratos, formulario de creación, importar información y diseñar lista con tipos de contratos.</w:t>
            </w:r>
          </w:p>
        </w:tc>
        <w:tc>
          <w:tcPr>
            <w:tcW w:w="1134" w:type="dxa"/>
          </w:tcPr>
          <w:p w14:paraId="199E6687" w14:textId="77777777" w:rsidR="00740C5F" w:rsidRPr="007C25F6" w:rsidRDefault="00740C5F" w:rsidP="00346B66">
            <w:pPr>
              <w:ind w:firstLine="0"/>
              <w:jc w:val="center"/>
              <w:rPr>
                <w:rFonts w:cs="Times New Roman"/>
              </w:rPr>
            </w:pPr>
            <w:r>
              <w:rPr>
                <w:rFonts w:cs="Times New Roman"/>
              </w:rPr>
              <w:t>Alta</w:t>
            </w:r>
          </w:p>
        </w:tc>
        <w:tc>
          <w:tcPr>
            <w:tcW w:w="1276" w:type="dxa"/>
          </w:tcPr>
          <w:p w14:paraId="6CD00F2C" w14:textId="77777777" w:rsidR="00740C5F" w:rsidRPr="007C25F6" w:rsidRDefault="00740C5F" w:rsidP="00346B66">
            <w:pPr>
              <w:ind w:firstLine="0"/>
              <w:jc w:val="center"/>
              <w:rPr>
                <w:rFonts w:cs="Times New Roman"/>
              </w:rPr>
            </w:pPr>
            <w:r>
              <w:rPr>
                <w:rFonts w:cs="Times New Roman"/>
              </w:rPr>
              <w:t>7</w:t>
            </w:r>
          </w:p>
        </w:tc>
        <w:tc>
          <w:tcPr>
            <w:tcW w:w="1177" w:type="dxa"/>
          </w:tcPr>
          <w:p w14:paraId="04E30BCA"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25EA94B7" w14:textId="77777777" w:rsidTr="00740C5F">
        <w:trPr>
          <w:trHeight w:val="905"/>
        </w:trPr>
        <w:tc>
          <w:tcPr>
            <w:tcW w:w="749" w:type="dxa"/>
          </w:tcPr>
          <w:p w14:paraId="0660F490" w14:textId="77777777" w:rsidR="00740C5F" w:rsidRDefault="00740C5F" w:rsidP="00346B66">
            <w:pPr>
              <w:ind w:firstLine="0"/>
              <w:jc w:val="center"/>
              <w:rPr>
                <w:rFonts w:cs="Times New Roman"/>
              </w:rPr>
            </w:pPr>
            <w:r>
              <w:rPr>
                <w:rFonts w:cs="Times New Roman"/>
              </w:rPr>
              <w:t>1.14</w:t>
            </w:r>
          </w:p>
        </w:tc>
        <w:tc>
          <w:tcPr>
            <w:tcW w:w="1344" w:type="dxa"/>
          </w:tcPr>
          <w:p w14:paraId="5092DF0D" w14:textId="77777777" w:rsidR="00740C5F" w:rsidRPr="007C25F6" w:rsidRDefault="00740C5F" w:rsidP="00346B66">
            <w:pPr>
              <w:ind w:firstLine="0"/>
              <w:jc w:val="center"/>
              <w:rPr>
                <w:rFonts w:cs="Times New Roman"/>
              </w:rPr>
            </w:pPr>
            <w:r>
              <w:rPr>
                <w:rFonts w:cs="Times New Roman"/>
              </w:rPr>
              <w:t>Creando tipo de vacaciones</w:t>
            </w:r>
          </w:p>
        </w:tc>
        <w:tc>
          <w:tcPr>
            <w:tcW w:w="2126" w:type="dxa"/>
          </w:tcPr>
          <w:p w14:paraId="2D83CC0B"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tipos de vacaciones para gestionar correctamente las licencias de los empleados.</w:t>
            </w:r>
          </w:p>
        </w:tc>
        <w:tc>
          <w:tcPr>
            <w:tcW w:w="1701" w:type="dxa"/>
          </w:tcPr>
          <w:p w14:paraId="34377F10" w14:textId="77777777" w:rsidR="00740C5F" w:rsidRPr="007C25F6" w:rsidRDefault="00740C5F" w:rsidP="00346B66">
            <w:pPr>
              <w:ind w:firstLine="0"/>
              <w:jc w:val="center"/>
              <w:rPr>
                <w:rFonts w:cs="Times New Roman"/>
              </w:rPr>
            </w:pPr>
            <w:r w:rsidRPr="0039364F">
              <w:rPr>
                <w:rFonts w:cs="Times New Roman"/>
              </w:rPr>
              <w:t>Diseñar y crear vista de vacaciones, formulario de creación, importar información y diseñar lista con tipos de vacaciones.</w:t>
            </w:r>
          </w:p>
        </w:tc>
        <w:tc>
          <w:tcPr>
            <w:tcW w:w="1134" w:type="dxa"/>
          </w:tcPr>
          <w:p w14:paraId="50126413" w14:textId="77777777" w:rsidR="00740C5F" w:rsidRPr="007C25F6" w:rsidRDefault="00740C5F" w:rsidP="00346B66">
            <w:pPr>
              <w:ind w:firstLine="0"/>
              <w:jc w:val="center"/>
              <w:rPr>
                <w:rFonts w:cs="Times New Roman"/>
              </w:rPr>
            </w:pPr>
            <w:r>
              <w:rPr>
                <w:rFonts w:cs="Times New Roman"/>
              </w:rPr>
              <w:t>Media</w:t>
            </w:r>
          </w:p>
        </w:tc>
        <w:tc>
          <w:tcPr>
            <w:tcW w:w="1276" w:type="dxa"/>
          </w:tcPr>
          <w:p w14:paraId="6C960FE1" w14:textId="77777777" w:rsidR="00740C5F" w:rsidRPr="007C25F6" w:rsidRDefault="00740C5F" w:rsidP="00346B66">
            <w:pPr>
              <w:ind w:firstLine="0"/>
              <w:jc w:val="center"/>
              <w:rPr>
                <w:rFonts w:cs="Times New Roman"/>
              </w:rPr>
            </w:pPr>
            <w:r>
              <w:rPr>
                <w:rFonts w:cs="Times New Roman"/>
              </w:rPr>
              <w:t>7</w:t>
            </w:r>
          </w:p>
        </w:tc>
        <w:tc>
          <w:tcPr>
            <w:tcW w:w="1177" w:type="dxa"/>
          </w:tcPr>
          <w:p w14:paraId="53EC28EB"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FDAD384" w14:textId="77777777" w:rsidTr="00740C5F">
        <w:trPr>
          <w:trHeight w:val="905"/>
        </w:trPr>
        <w:tc>
          <w:tcPr>
            <w:tcW w:w="749" w:type="dxa"/>
          </w:tcPr>
          <w:p w14:paraId="3358060D" w14:textId="77777777" w:rsidR="00740C5F" w:rsidRDefault="00740C5F" w:rsidP="00346B66">
            <w:pPr>
              <w:ind w:firstLine="0"/>
              <w:jc w:val="center"/>
              <w:rPr>
                <w:rFonts w:cs="Times New Roman"/>
              </w:rPr>
            </w:pPr>
            <w:r>
              <w:rPr>
                <w:rFonts w:cs="Times New Roman"/>
              </w:rPr>
              <w:t>1.17</w:t>
            </w:r>
          </w:p>
        </w:tc>
        <w:tc>
          <w:tcPr>
            <w:tcW w:w="1344" w:type="dxa"/>
          </w:tcPr>
          <w:p w14:paraId="52ECE4D5" w14:textId="77777777" w:rsidR="00740C5F" w:rsidRPr="007C25F6" w:rsidRDefault="00740C5F" w:rsidP="00346B66">
            <w:pPr>
              <w:ind w:firstLine="0"/>
              <w:jc w:val="center"/>
              <w:rPr>
                <w:rFonts w:cs="Times New Roman"/>
              </w:rPr>
            </w:pPr>
            <w:r>
              <w:rPr>
                <w:rFonts w:cs="Times New Roman"/>
              </w:rPr>
              <w:t>Creando una sucursal</w:t>
            </w:r>
          </w:p>
        </w:tc>
        <w:tc>
          <w:tcPr>
            <w:tcW w:w="2126" w:type="dxa"/>
          </w:tcPr>
          <w:p w14:paraId="65139D7D"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registrar sucursales de la empresa para </w:t>
            </w:r>
            <w:r w:rsidRPr="0039364F">
              <w:rPr>
                <w:rFonts w:cs="Times New Roman"/>
              </w:rPr>
              <w:lastRenderedPageBreak/>
              <w:t>organizar mejor las ubicaciones.</w:t>
            </w:r>
          </w:p>
        </w:tc>
        <w:tc>
          <w:tcPr>
            <w:tcW w:w="1701" w:type="dxa"/>
          </w:tcPr>
          <w:p w14:paraId="3C8DA3A5" w14:textId="77777777" w:rsidR="00740C5F" w:rsidRPr="007C25F6" w:rsidRDefault="00740C5F" w:rsidP="00346B66">
            <w:pPr>
              <w:ind w:firstLine="0"/>
              <w:jc w:val="center"/>
              <w:rPr>
                <w:rFonts w:cs="Times New Roman"/>
              </w:rPr>
            </w:pPr>
            <w:r w:rsidRPr="0039364F">
              <w:rPr>
                <w:rFonts w:cs="Times New Roman"/>
              </w:rPr>
              <w:lastRenderedPageBreak/>
              <w:t xml:space="preserve">Diseñar y crear vista de sucursales, formulario de creación, </w:t>
            </w:r>
            <w:r w:rsidRPr="0039364F">
              <w:rPr>
                <w:rFonts w:cs="Times New Roman"/>
              </w:rPr>
              <w:lastRenderedPageBreak/>
              <w:t>importar información y diseñar lista con sucursales registradas.</w:t>
            </w:r>
          </w:p>
        </w:tc>
        <w:tc>
          <w:tcPr>
            <w:tcW w:w="1134" w:type="dxa"/>
          </w:tcPr>
          <w:p w14:paraId="20CBC59D"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4468D540" w14:textId="77777777" w:rsidR="00740C5F" w:rsidRPr="007C25F6" w:rsidRDefault="00740C5F" w:rsidP="00346B66">
            <w:pPr>
              <w:ind w:firstLine="0"/>
              <w:jc w:val="center"/>
              <w:rPr>
                <w:rFonts w:cs="Times New Roman"/>
              </w:rPr>
            </w:pPr>
            <w:r>
              <w:rPr>
                <w:rFonts w:cs="Times New Roman"/>
              </w:rPr>
              <w:t>8</w:t>
            </w:r>
          </w:p>
        </w:tc>
        <w:tc>
          <w:tcPr>
            <w:tcW w:w="1177" w:type="dxa"/>
          </w:tcPr>
          <w:p w14:paraId="04C9E174"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06184BCE" w14:textId="77777777" w:rsidTr="00740C5F">
        <w:trPr>
          <w:trHeight w:val="905"/>
        </w:trPr>
        <w:tc>
          <w:tcPr>
            <w:tcW w:w="749" w:type="dxa"/>
          </w:tcPr>
          <w:p w14:paraId="18F14785" w14:textId="77777777" w:rsidR="00740C5F" w:rsidRDefault="00740C5F" w:rsidP="00346B66">
            <w:pPr>
              <w:ind w:firstLine="0"/>
              <w:jc w:val="center"/>
              <w:rPr>
                <w:rFonts w:cs="Times New Roman"/>
              </w:rPr>
            </w:pPr>
            <w:r>
              <w:rPr>
                <w:rFonts w:cs="Times New Roman"/>
              </w:rPr>
              <w:t>1.20</w:t>
            </w:r>
          </w:p>
        </w:tc>
        <w:tc>
          <w:tcPr>
            <w:tcW w:w="1344" w:type="dxa"/>
          </w:tcPr>
          <w:p w14:paraId="7B51879D" w14:textId="77777777" w:rsidR="00740C5F" w:rsidRPr="007C25F6" w:rsidRDefault="00740C5F" w:rsidP="00346B66">
            <w:pPr>
              <w:ind w:firstLine="0"/>
              <w:jc w:val="center"/>
              <w:rPr>
                <w:rFonts w:cs="Times New Roman"/>
              </w:rPr>
            </w:pPr>
            <w:r>
              <w:rPr>
                <w:rFonts w:cs="Times New Roman"/>
              </w:rPr>
              <w:t>Creando nuevo centro de costo</w:t>
            </w:r>
          </w:p>
        </w:tc>
        <w:tc>
          <w:tcPr>
            <w:tcW w:w="2126" w:type="dxa"/>
          </w:tcPr>
          <w:p w14:paraId="01CC8B20"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centros de costos para gestionar los recursos financieros de la empresa.</w:t>
            </w:r>
          </w:p>
        </w:tc>
        <w:tc>
          <w:tcPr>
            <w:tcW w:w="1701" w:type="dxa"/>
          </w:tcPr>
          <w:p w14:paraId="1F01EC1F" w14:textId="77777777" w:rsidR="00740C5F" w:rsidRPr="007C25F6" w:rsidRDefault="00740C5F" w:rsidP="00346B66">
            <w:pPr>
              <w:ind w:firstLine="0"/>
              <w:jc w:val="center"/>
              <w:rPr>
                <w:rFonts w:cs="Times New Roman"/>
              </w:rPr>
            </w:pPr>
            <w:r w:rsidRPr="0039364F">
              <w:rPr>
                <w:rFonts w:cs="Times New Roman"/>
              </w:rPr>
              <w:t>Diseñar y crear vista de centros de costo, formulario de creación, importar información y diseñar lista de centros registrados.</w:t>
            </w:r>
          </w:p>
        </w:tc>
        <w:tc>
          <w:tcPr>
            <w:tcW w:w="1134" w:type="dxa"/>
          </w:tcPr>
          <w:p w14:paraId="27CC1C29" w14:textId="77777777" w:rsidR="00740C5F" w:rsidRPr="007C25F6" w:rsidRDefault="00740C5F" w:rsidP="00346B66">
            <w:pPr>
              <w:ind w:firstLine="0"/>
              <w:jc w:val="center"/>
              <w:rPr>
                <w:rFonts w:cs="Times New Roman"/>
              </w:rPr>
            </w:pPr>
            <w:r>
              <w:rPr>
                <w:rFonts w:cs="Times New Roman"/>
              </w:rPr>
              <w:t>Alta</w:t>
            </w:r>
          </w:p>
        </w:tc>
        <w:tc>
          <w:tcPr>
            <w:tcW w:w="1276" w:type="dxa"/>
          </w:tcPr>
          <w:p w14:paraId="5C611288" w14:textId="77777777" w:rsidR="00740C5F" w:rsidRPr="007C25F6" w:rsidRDefault="00740C5F" w:rsidP="00346B66">
            <w:pPr>
              <w:ind w:firstLine="0"/>
              <w:jc w:val="center"/>
              <w:rPr>
                <w:rFonts w:cs="Times New Roman"/>
              </w:rPr>
            </w:pPr>
            <w:r>
              <w:rPr>
                <w:rFonts w:cs="Times New Roman"/>
              </w:rPr>
              <w:t>7</w:t>
            </w:r>
          </w:p>
        </w:tc>
        <w:tc>
          <w:tcPr>
            <w:tcW w:w="1177" w:type="dxa"/>
          </w:tcPr>
          <w:p w14:paraId="1310C9BE"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9E4F8F6" w14:textId="77777777" w:rsidTr="00740C5F">
        <w:trPr>
          <w:trHeight w:val="905"/>
        </w:trPr>
        <w:tc>
          <w:tcPr>
            <w:tcW w:w="749" w:type="dxa"/>
          </w:tcPr>
          <w:p w14:paraId="6D20BFC7" w14:textId="77777777" w:rsidR="00740C5F" w:rsidRDefault="00740C5F" w:rsidP="00346B66">
            <w:pPr>
              <w:ind w:firstLine="0"/>
              <w:jc w:val="center"/>
              <w:rPr>
                <w:rFonts w:cs="Times New Roman"/>
              </w:rPr>
            </w:pPr>
            <w:r>
              <w:rPr>
                <w:rFonts w:cs="Times New Roman"/>
              </w:rPr>
              <w:t>2.5</w:t>
            </w:r>
          </w:p>
        </w:tc>
        <w:tc>
          <w:tcPr>
            <w:tcW w:w="1344" w:type="dxa"/>
          </w:tcPr>
          <w:p w14:paraId="1C6A1A00" w14:textId="77777777" w:rsidR="00740C5F" w:rsidRPr="007C25F6" w:rsidRDefault="00740C5F" w:rsidP="00346B66">
            <w:pPr>
              <w:ind w:firstLine="0"/>
              <w:jc w:val="center"/>
              <w:rPr>
                <w:rFonts w:cs="Times New Roman"/>
              </w:rPr>
            </w:pPr>
            <w:r>
              <w:rPr>
                <w:rFonts w:cs="Times New Roman"/>
              </w:rPr>
              <w:t>Guardando datos de empleado</w:t>
            </w:r>
          </w:p>
        </w:tc>
        <w:tc>
          <w:tcPr>
            <w:tcW w:w="2126" w:type="dxa"/>
          </w:tcPr>
          <w:p w14:paraId="2D742A46"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guardar datos de los empleados para mantener actualizado el registro del personal.</w:t>
            </w:r>
          </w:p>
        </w:tc>
        <w:tc>
          <w:tcPr>
            <w:tcW w:w="1701" w:type="dxa"/>
          </w:tcPr>
          <w:p w14:paraId="5C8682B7" w14:textId="77777777" w:rsidR="00740C5F" w:rsidRPr="007C25F6" w:rsidRDefault="00740C5F" w:rsidP="00346B66">
            <w:pPr>
              <w:ind w:firstLine="0"/>
              <w:jc w:val="center"/>
              <w:rPr>
                <w:rFonts w:cs="Times New Roman"/>
              </w:rPr>
            </w:pPr>
            <w:r w:rsidRPr="0039364F">
              <w:rPr>
                <w:rFonts w:cs="Times New Roman"/>
              </w:rPr>
              <w:t>Diseñar y crear vista de empleado, formulario de datos, validación de campos, importar información y diseñar lista con empleados actualizados.</w:t>
            </w:r>
          </w:p>
        </w:tc>
        <w:tc>
          <w:tcPr>
            <w:tcW w:w="1134" w:type="dxa"/>
          </w:tcPr>
          <w:p w14:paraId="2F5184AB" w14:textId="77777777" w:rsidR="00740C5F" w:rsidRPr="007C25F6" w:rsidRDefault="00740C5F" w:rsidP="00346B66">
            <w:pPr>
              <w:ind w:firstLine="0"/>
              <w:jc w:val="center"/>
              <w:rPr>
                <w:rFonts w:cs="Times New Roman"/>
              </w:rPr>
            </w:pPr>
            <w:r>
              <w:rPr>
                <w:rFonts w:cs="Times New Roman"/>
              </w:rPr>
              <w:t>Alta</w:t>
            </w:r>
          </w:p>
        </w:tc>
        <w:tc>
          <w:tcPr>
            <w:tcW w:w="1276" w:type="dxa"/>
          </w:tcPr>
          <w:p w14:paraId="655B53F5" w14:textId="77777777" w:rsidR="00740C5F" w:rsidRPr="007C25F6" w:rsidRDefault="00740C5F" w:rsidP="00346B66">
            <w:pPr>
              <w:ind w:firstLine="0"/>
              <w:jc w:val="center"/>
              <w:rPr>
                <w:rFonts w:cs="Times New Roman"/>
              </w:rPr>
            </w:pPr>
            <w:r>
              <w:rPr>
                <w:rFonts w:cs="Times New Roman"/>
              </w:rPr>
              <w:t>8</w:t>
            </w:r>
          </w:p>
        </w:tc>
        <w:tc>
          <w:tcPr>
            <w:tcW w:w="1177" w:type="dxa"/>
          </w:tcPr>
          <w:p w14:paraId="7BB0D4E9"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6789D880" w14:textId="77777777" w:rsidTr="00740C5F">
        <w:trPr>
          <w:trHeight w:val="905"/>
        </w:trPr>
        <w:tc>
          <w:tcPr>
            <w:tcW w:w="749" w:type="dxa"/>
          </w:tcPr>
          <w:p w14:paraId="702FDB31" w14:textId="77777777" w:rsidR="00740C5F" w:rsidRDefault="00740C5F" w:rsidP="00346B66">
            <w:pPr>
              <w:ind w:firstLine="0"/>
              <w:jc w:val="center"/>
              <w:rPr>
                <w:rFonts w:cs="Times New Roman"/>
              </w:rPr>
            </w:pPr>
            <w:r>
              <w:rPr>
                <w:rFonts w:cs="Times New Roman"/>
              </w:rPr>
              <w:lastRenderedPageBreak/>
              <w:t>3.1.1</w:t>
            </w:r>
          </w:p>
        </w:tc>
        <w:tc>
          <w:tcPr>
            <w:tcW w:w="1344" w:type="dxa"/>
          </w:tcPr>
          <w:p w14:paraId="76F8E13B" w14:textId="77777777" w:rsidR="00740C5F" w:rsidRPr="007C25F6" w:rsidRDefault="00740C5F" w:rsidP="00346B66">
            <w:pPr>
              <w:ind w:firstLine="0"/>
              <w:jc w:val="center"/>
              <w:rPr>
                <w:rFonts w:cs="Times New Roman"/>
              </w:rPr>
            </w:pPr>
            <w:r>
              <w:rPr>
                <w:rFonts w:cs="Times New Roman"/>
              </w:rPr>
              <w:t>Asignando vacaciones a empleado</w:t>
            </w:r>
          </w:p>
        </w:tc>
        <w:tc>
          <w:tcPr>
            <w:tcW w:w="2126" w:type="dxa"/>
          </w:tcPr>
          <w:p w14:paraId="44E58D25"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asignar vacaciones a los empleados para organizar sus periodos de descanso.</w:t>
            </w:r>
          </w:p>
        </w:tc>
        <w:tc>
          <w:tcPr>
            <w:tcW w:w="1701" w:type="dxa"/>
          </w:tcPr>
          <w:p w14:paraId="35648FE5" w14:textId="77777777" w:rsidR="00740C5F" w:rsidRPr="007C25F6" w:rsidRDefault="00740C5F" w:rsidP="00346B66">
            <w:pPr>
              <w:ind w:firstLine="0"/>
              <w:jc w:val="center"/>
              <w:rPr>
                <w:rFonts w:cs="Times New Roman"/>
              </w:rPr>
            </w:pPr>
            <w:r w:rsidRPr="0039364F">
              <w:rPr>
                <w:rFonts w:cs="Times New Roman"/>
              </w:rPr>
              <w:t>Diseñar y crear vista de asignación de vacaciones, importar información de empleados y diseñar lista con campos de fechas y periodos.</w:t>
            </w:r>
          </w:p>
        </w:tc>
        <w:tc>
          <w:tcPr>
            <w:tcW w:w="1134" w:type="dxa"/>
          </w:tcPr>
          <w:p w14:paraId="6DF11AA8" w14:textId="77777777" w:rsidR="00740C5F" w:rsidRPr="007C25F6" w:rsidRDefault="00740C5F" w:rsidP="00346B66">
            <w:pPr>
              <w:ind w:firstLine="0"/>
              <w:jc w:val="center"/>
              <w:rPr>
                <w:rFonts w:cs="Times New Roman"/>
              </w:rPr>
            </w:pPr>
            <w:r>
              <w:rPr>
                <w:rFonts w:cs="Times New Roman"/>
              </w:rPr>
              <w:t>Alta</w:t>
            </w:r>
          </w:p>
        </w:tc>
        <w:tc>
          <w:tcPr>
            <w:tcW w:w="1276" w:type="dxa"/>
          </w:tcPr>
          <w:p w14:paraId="55989066" w14:textId="77777777" w:rsidR="00740C5F" w:rsidRPr="007C25F6" w:rsidRDefault="00740C5F" w:rsidP="00346B66">
            <w:pPr>
              <w:ind w:firstLine="0"/>
              <w:jc w:val="center"/>
              <w:rPr>
                <w:rFonts w:cs="Times New Roman"/>
              </w:rPr>
            </w:pPr>
            <w:r>
              <w:rPr>
                <w:rFonts w:cs="Times New Roman"/>
              </w:rPr>
              <w:t>8</w:t>
            </w:r>
          </w:p>
        </w:tc>
        <w:tc>
          <w:tcPr>
            <w:tcW w:w="1177" w:type="dxa"/>
          </w:tcPr>
          <w:p w14:paraId="58E86C26"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FC85B14" w14:textId="77777777" w:rsidTr="00740C5F">
        <w:trPr>
          <w:trHeight w:val="905"/>
        </w:trPr>
        <w:tc>
          <w:tcPr>
            <w:tcW w:w="749" w:type="dxa"/>
          </w:tcPr>
          <w:p w14:paraId="2E439984" w14:textId="77777777" w:rsidR="00740C5F" w:rsidRDefault="00740C5F" w:rsidP="00346B66">
            <w:pPr>
              <w:ind w:firstLine="0"/>
              <w:jc w:val="center"/>
              <w:rPr>
                <w:rFonts w:cs="Times New Roman"/>
              </w:rPr>
            </w:pPr>
            <w:r>
              <w:rPr>
                <w:rFonts w:cs="Times New Roman"/>
              </w:rPr>
              <w:t>3.1.2</w:t>
            </w:r>
          </w:p>
        </w:tc>
        <w:tc>
          <w:tcPr>
            <w:tcW w:w="1344" w:type="dxa"/>
          </w:tcPr>
          <w:p w14:paraId="72652FD2" w14:textId="77777777" w:rsidR="00740C5F" w:rsidRPr="007C25F6" w:rsidRDefault="00740C5F" w:rsidP="00346B66">
            <w:pPr>
              <w:ind w:firstLine="0"/>
              <w:jc w:val="center"/>
              <w:rPr>
                <w:rFonts w:cs="Times New Roman"/>
              </w:rPr>
            </w:pPr>
            <w:r>
              <w:rPr>
                <w:rFonts w:cs="Times New Roman"/>
              </w:rPr>
              <w:t>Editando vacaciones de empleados</w:t>
            </w:r>
          </w:p>
        </w:tc>
        <w:tc>
          <w:tcPr>
            <w:tcW w:w="2126" w:type="dxa"/>
          </w:tcPr>
          <w:p w14:paraId="2EE88772"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editar vacaciones ya asignadas a los empleados para realizar correcciones o ajustes.</w:t>
            </w:r>
          </w:p>
        </w:tc>
        <w:tc>
          <w:tcPr>
            <w:tcW w:w="1701" w:type="dxa"/>
          </w:tcPr>
          <w:p w14:paraId="29A0F981" w14:textId="77777777" w:rsidR="00740C5F" w:rsidRPr="007C25F6" w:rsidRDefault="00740C5F" w:rsidP="00346B66">
            <w:pPr>
              <w:ind w:firstLine="0"/>
              <w:jc w:val="center"/>
              <w:rPr>
                <w:rFonts w:cs="Times New Roman"/>
              </w:rPr>
            </w:pPr>
            <w:r w:rsidRPr="0039364F">
              <w:rPr>
                <w:rFonts w:cs="Times New Roman"/>
              </w:rPr>
              <w:t>Diseñar y crear vista de edición de vacaciones, importar datos de empleados y permitir actualizar fechas y días.</w:t>
            </w:r>
          </w:p>
        </w:tc>
        <w:tc>
          <w:tcPr>
            <w:tcW w:w="1134" w:type="dxa"/>
          </w:tcPr>
          <w:p w14:paraId="1F90A295" w14:textId="77777777" w:rsidR="00740C5F" w:rsidRPr="007C25F6" w:rsidRDefault="00740C5F" w:rsidP="00346B66">
            <w:pPr>
              <w:ind w:firstLine="0"/>
              <w:jc w:val="center"/>
              <w:rPr>
                <w:rFonts w:cs="Times New Roman"/>
              </w:rPr>
            </w:pPr>
            <w:r>
              <w:rPr>
                <w:rFonts w:cs="Times New Roman"/>
              </w:rPr>
              <w:t>Alta</w:t>
            </w:r>
          </w:p>
        </w:tc>
        <w:tc>
          <w:tcPr>
            <w:tcW w:w="1276" w:type="dxa"/>
          </w:tcPr>
          <w:p w14:paraId="0AB9E402" w14:textId="77777777" w:rsidR="00740C5F" w:rsidRPr="007C25F6" w:rsidRDefault="00740C5F" w:rsidP="00346B66">
            <w:pPr>
              <w:ind w:firstLine="0"/>
              <w:jc w:val="center"/>
              <w:rPr>
                <w:rFonts w:cs="Times New Roman"/>
              </w:rPr>
            </w:pPr>
            <w:r>
              <w:rPr>
                <w:rFonts w:cs="Times New Roman"/>
              </w:rPr>
              <w:t>7</w:t>
            </w:r>
          </w:p>
        </w:tc>
        <w:tc>
          <w:tcPr>
            <w:tcW w:w="1177" w:type="dxa"/>
          </w:tcPr>
          <w:p w14:paraId="186CC4D8"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5B7A149B" w14:textId="77777777" w:rsidTr="00740C5F">
        <w:trPr>
          <w:trHeight w:val="905"/>
        </w:trPr>
        <w:tc>
          <w:tcPr>
            <w:tcW w:w="749" w:type="dxa"/>
          </w:tcPr>
          <w:p w14:paraId="645AC21D" w14:textId="77777777" w:rsidR="00740C5F" w:rsidRDefault="00740C5F" w:rsidP="00346B66">
            <w:pPr>
              <w:ind w:firstLine="0"/>
              <w:jc w:val="center"/>
              <w:rPr>
                <w:rFonts w:cs="Times New Roman"/>
              </w:rPr>
            </w:pPr>
            <w:r>
              <w:rPr>
                <w:rFonts w:cs="Times New Roman"/>
              </w:rPr>
              <w:t>4.1.1</w:t>
            </w:r>
          </w:p>
        </w:tc>
        <w:tc>
          <w:tcPr>
            <w:tcW w:w="1344" w:type="dxa"/>
          </w:tcPr>
          <w:p w14:paraId="08D5C70D" w14:textId="77777777" w:rsidR="00740C5F" w:rsidRPr="007C25F6" w:rsidRDefault="00740C5F" w:rsidP="00346B66">
            <w:pPr>
              <w:ind w:firstLine="0"/>
              <w:jc w:val="center"/>
              <w:rPr>
                <w:rFonts w:cs="Times New Roman"/>
              </w:rPr>
            </w:pPr>
            <w:r>
              <w:rPr>
                <w:rFonts w:cs="Times New Roman"/>
              </w:rPr>
              <w:t>Creando turno con campos obligatorios</w:t>
            </w:r>
          </w:p>
        </w:tc>
        <w:tc>
          <w:tcPr>
            <w:tcW w:w="2126" w:type="dxa"/>
          </w:tcPr>
          <w:p w14:paraId="0C420283"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crear turnos con campos obligatorios para garantizar la correcta configuración de horarios.</w:t>
            </w:r>
          </w:p>
        </w:tc>
        <w:tc>
          <w:tcPr>
            <w:tcW w:w="1701" w:type="dxa"/>
          </w:tcPr>
          <w:p w14:paraId="5B670553" w14:textId="77777777" w:rsidR="00740C5F" w:rsidRPr="007C25F6" w:rsidRDefault="00740C5F" w:rsidP="00346B66">
            <w:pPr>
              <w:ind w:firstLine="0"/>
              <w:jc w:val="center"/>
              <w:rPr>
                <w:rFonts w:cs="Times New Roman"/>
              </w:rPr>
            </w:pPr>
            <w:r w:rsidRPr="00816FB8">
              <w:rPr>
                <w:rFonts w:cs="Times New Roman"/>
              </w:rPr>
              <w:t>Diseñar y crear formulario de creación de turnos, validación de campos, importar información y diseñar tabla de turnos.</w:t>
            </w:r>
          </w:p>
        </w:tc>
        <w:tc>
          <w:tcPr>
            <w:tcW w:w="1134" w:type="dxa"/>
          </w:tcPr>
          <w:p w14:paraId="1A4421AA" w14:textId="77777777" w:rsidR="00740C5F" w:rsidRPr="007C25F6" w:rsidRDefault="00740C5F" w:rsidP="00346B66">
            <w:pPr>
              <w:ind w:firstLine="0"/>
              <w:jc w:val="center"/>
              <w:rPr>
                <w:rFonts w:cs="Times New Roman"/>
              </w:rPr>
            </w:pPr>
            <w:r>
              <w:rPr>
                <w:rFonts w:cs="Times New Roman"/>
              </w:rPr>
              <w:t>Alta</w:t>
            </w:r>
          </w:p>
        </w:tc>
        <w:tc>
          <w:tcPr>
            <w:tcW w:w="1276" w:type="dxa"/>
          </w:tcPr>
          <w:p w14:paraId="42CC286F" w14:textId="77777777" w:rsidR="00740C5F" w:rsidRPr="007C25F6" w:rsidRDefault="00740C5F" w:rsidP="00346B66">
            <w:pPr>
              <w:ind w:firstLine="0"/>
              <w:jc w:val="center"/>
              <w:rPr>
                <w:rFonts w:cs="Times New Roman"/>
              </w:rPr>
            </w:pPr>
            <w:r>
              <w:rPr>
                <w:rFonts w:cs="Times New Roman"/>
              </w:rPr>
              <w:t>8</w:t>
            </w:r>
          </w:p>
        </w:tc>
        <w:tc>
          <w:tcPr>
            <w:tcW w:w="1177" w:type="dxa"/>
          </w:tcPr>
          <w:p w14:paraId="2D381493"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21AD7C35" w14:textId="77777777" w:rsidTr="00740C5F">
        <w:trPr>
          <w:trHeight w:val="905"/>
        </w:trPr>
        <w:tc>
          <w:tcPr>
            <w:tcW w:w="749" w:type="dxa"/>
          </w:tcPr>
          <w:p w14:paraId="757569E7" w14:textId="77777777" w:rsidR="00740C5F" w:rsidRDefault="00740C5F" w:rsidP="00346B66">
            <w:pPr>
              <w:ind w:firstLine="0"/>
              <w:jc w:val="center"/>
              <w:rPr>
                <w:rFonts w:cs="Times New Roman"/>
              </w:rPr>
            </w:pPr>
            <w:r>
              <w:rPr>
                <w:rFonts w:cs="Times New Roman"/>
              </w:rPr>
              <w:lastRenderedPageBreak/>
              <w:t>4.2</w:t>
            </w:r>
          </w:p>
        </w:tc>
        <w:tc>
          <w:tcPr>
            <w:tcW w:w="1344" w:type="dxa"/>
          </w:tcPr>
          <w:p w14:paraId="346CBCD4" w14:textId="77777777" w:rsidR="00740C5F" w:rsidRPr="007C25F6" w:rsidRDefault="00740C5F" w:rsidP="00346B66">
            <w:pPr>
              <w:ind w:firstLine="0"/>
              <w:jc w:val="center"/>
              <w:rPr>
                <w:rFonts w:cs="Times New Roman"/>
              </w:rPr>
            </w:pPr>
            <w:r>
              <w:rPr>
                <w:rFonts w:cs="Times New Roman"/>
              </w:rPr>
              <w:t>Generando un nuevo turno</w:t>
            </w:r>
          </w:p>
        </w:tc>
        <w:tc>
          <w:tcPr>
            <w:tcW w:w="2126" w:type="dxa"/>
          </w:tcPr>
          <w:p w14:paraId="4A94D8DF"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generar nuevos turnos para organizar la planificación laboral.</w:t>
            </w:r>
          </w:p>
        </w:tc>
        <w:tc>
          <w:tcPr>
            <w:tcW w:w="1701" w:type="dxa"/>
          </w:tcPr>
          <w:p w14:paraId="4B50C445" w14:textId="77777777" w:rsidR="00740C5F" w:rsidRPr="007C25F6" w:rsidRDefault="00740C5F" w:rsidP="00346B66">
            <w:pPr>
              <w:ind w:firstLine="0"/>
              <w:jc w:val="center"/>
              <w:rPr>
                <w:rFonts w:cs="Times New Roman"/>
              </w:rPr>
            </w:pPr>
            <w:r w:rsidRPr="00816FB8">
              <w:rPr>
                <w:rFonts w:cs="Times New Roman"/>
              </w:rPr>
              <w:t>Diseñar y crear formulario de nuevo turno, importar información y diseñar lista de turnos generados.</w:t>
            </w:r>
          </w:p>
        </w:tc>
        <w:tc>
          <w:tcPr>
            <w:tcW w:w="1134" w:type="dxa"/>
          </w:tcPr>
          <w:p w14:paraId="74865C10" w14:textId="77777777" w:rsidR="00740C5F" w:rsidRPr="007C25F6" w:rsidRDefault="00740C5F" w:rsidP="00346B66">
            <w:pPr>
              <w:ind w:firstLine="0"/>
              <w:jc w:val="center"/>
              <w:rPr>
                <w:rFonts w:cs="Times New Roman"/>
              </w:rPr>
            </w:pPr>
            <w:r>
              <w:rPr>
                <w:rFonts w:cs="Times New Roman"/>
              </w:rPr>
              <w:t>Alta</w:t>
            </w:r>
          </w:p>
        </w:tc>
        <w:tc>
          <w:tcPr>
            <w:tcW w:w="1276" w:type="dxa"/>
          </w:tcPr>
          <w:p w14:paraId="6186B936" w14:textId="77777777" w:rsidR="00740C5F" w:rsidRPr="007C25F6" w:rsidRDefault="00740C5F" w:rsidP="00346B66">
            <w:pPr>
              <w:ind w:firstLine="0"/>
              <w:jc w:val="center"/>
              <w:rPr>
                <w:rFonts w:cs="Times New Roman"/>
              </w:rPr>
            </w:pPr>
            <w:r>
              <w:rPr>
                <w:rFonts w:cs="Times New Roman"/>
              </w:rPr>
              <w:t>7</w:t>
            </w:r>
          </w:p>
        </w:tc>
        <w:tc>
          <w:tcPr>
            <w:tcW w:w="1177" w:type="dxa"/>
          </w:tcPr>
          <w:p w14:paraId="087C3FEF"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35452572" w14:textId="77777777" w:rsidTr="00740C5F">
        <w:trPr>
          <w:trHeight w:val="905"/>
        </w:trPr>
        <w:tc>
          <w:tcPr>
            <w:tcW w:w="749" w:type="dxa"/>
          </w:tcPr>
          <w:p w14:paraId="1782C291" w14:textId="77777777" w:rsidR="00740C5F" w:rsidRDefault="00740C5F" w:rsidP="00346B66">
            <w:pPr>
              <w:ind w:firstLine="0"/>
              <w:jc w:val="center"/>
              <w:rPr>
                <w:rFonts w:cs="Times New Roman"/>
              </w:rPr>
            </w:pPr>
            <w:r>
              <w:rPr>
                <w:rFonts w:cs="Times New Roman"/>
              </w:rPr>
              <w:t>4.3</w:t>
            </w:r>
          </w:p>
        </w:tc>
        <w:tc>
          <w:tcPr>
            <w:tcW w:w="1344" w:type="dxa"/>
          </w:tcPr>
          <w:p w14:paraId="0E6EE8D4" w14:textId="77777777" w:rsidR="00740C5F" w:rsidRPr="007C25F6" w:rsidRDefault="00740C5F" w:rsidP="00346B66">
            <w:pPr>
              <w:ind w:firstLine="0"/>
              <w:jc w:val="center"/>
              <w:rPr>
                <w:rFonts w:cs="Times New Roman"/>
              </w:rPr>
            </w:pPr>
            <w:r>
              <w:rPr>
                <w:rFonts w:cs="Times New Roman"/>
              </w:rPr>
              <w:t>Guardando cambio de turno</w:t>
            </w:r>
          </w:p>
        </w:tc>
        <w:tc>
          <w:tcPr>
            <w:tcW w:w="2126" w:type="dxa"/>
          </w:tcPr>
          <w:p w14:paraId="4FE6D0AD"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guardar los cambios realizados en los turnos para mantener actualizada la planificación.</w:t>
            </w:r>
          </w:p>
        </w:tc>
        <w:tc>
          <w:tcPr>
            <w:tcW w:w="1701" w:type="dxa"/>
          </w:tcPr>
          <w:p w14:paraId="64E05782" w14:textId="77777777" w:rsidR="00740C5F" w:rsidRPr="007C25F6" w:rsidRDefault="00740C5F" w:rsidP="00346B66">
            <w:pPr>
              <w:ind w:firstLine="0"/>
              <w:jc w:val="center"/>
              <w:rPr>
                <w:rFonts w:cs="Times New Roman"/>
              </w:rPr>
            </w:pPr>
            <w:r w:rsidRPr="00816FB8">
              <w:rPr>
                <w:rFonts w:cs="Times New Roman"/>
              </w:rPr>
              <w:t>Diseñar y crear opción de guardado, importar información y actualizar lista de turnos modificados.</w:t>
            </w:r>
          </w:p>
        </w:tc>
        <w:tc>
          <w:tcPr>
            <w:tcW w:w="1134" w:type="dxa"/>
          </w:tcPr>
          <w:p w14:paraId="0D8A0E31" w14:textId="77777777" w:rsidR="00740C5F" w:rsidRPr="007C25F6" w:rsidRDefault="00740C5F" w:rsidP="00346B66">
            <w:pPr>
              <w:ind w:firstLine="0"/>
              <w:jc w:val="center"/>
              <w:rPr>
                <w:rFonts w:cs="Times New Roman"/>
              </w:rPr>
            </w:pPr>
            <w:r>
              <w:rPr>
                <w:rFonts w:cs="Times New Roman"/>
              </w:rPr>
              <w:t>Alta</w:t>
            </w:r>
          </w:p>
        </w:tc>
        <w:tc>
          <w:tcPr>
            <w:tcW w:w="1276" w:type="dxa"/>
          </w:tcPr>
          <w:p w14:paraId="044F19DD" w14:textId="77777777" w:rsidR="00740C5F" w:rsidRPr="007C25F6" w:rsidRDefault="00740C5F" w:rsidP="00346B66">
            <w:pPr>
              <w:ind w:firstLine="0"/>
              <w:jc w:val="center"/>
              <w:rPr>
                <w:rFonts w:cs="Times New Roman"/>
              </w:rPr>
            </w:pPr>
            <w:r>
              <w:rPr>
                <w:rFonts w:cs="Times New Roman"/>
              </w:rPr>
              <w:t>6</w:t>
            </w:r>
          </w:p>
        </w:tc>
        <w:tc>
          <w:tcPr>
            <w:tcW w:w="1177" w:type="dxa"/>
          </w:tcPr>
          <w:p w14:paraId="699FDF44"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7FAEA5A" w14:textId="77777777" w:rsidTr="00740C5F">
        <w:trPr>
          <w:trHeight w:val="905"/>
        </w:trPr>
        <w:tc>
          <w:tcPr>
            <w:tcW w:w="749" w:type="dxa"/>
          </w:tcPr>
          <w:p w14:paraId="38BA55EA" w14:textId="77777777" w:rsidR="00740C5F" w:rsidRDefault="00740C5F" w:rsidP="00346B66">
            <w:pPr>
              <w:ind w:firstLine="0"/>
              <w:jc w:val="center"/>
              <w:rPr>
                <w:rFonts w:cs="Times New Roman"/>
              </w:rPr>
            </w:pPr>
            <w:r>
              <w:rPr>
                <w:rFonts w:cs="Times New Roman"/>
              </w:rPr>
              <w:t>4.4</w:t>
            </w:r>
          </w:p>
        </w:tc>
        <w:tc>
          <w:tcPr>
            <w:tcW w:w="1344" w:type="dxa"/>
          </w:tcPr>
          <w:p w14:paraId="5F7EC121" w14:textId="77777777" w:rsidR="00740C5F" w:rsidRPr="007C25F6" w:rsidRDefault="00740C5F" w:rsidP="00346B66">
            <w:pPr>
              <w:ind w:firstLine="0"/>
              <w:jc w:val="center"/>
              <w:rPr>
                <w:rFonts w:cs="Times New Roman"/>
              </w:rPr>
            </w:pPr>
            <w:r>
              <w:rPr>
                <w:rFonts w:cs="Times New Roman"/>
              </w:rPr>
              <w:t>Eliminando turno deseado</w:t>
            </w:r>
          </w:p>
        </w:tc>
        <w:tc>
          <w:tcPr>
            <w:tcW w:w="2126" w:type="dxa"/>
          </w:tcPr>
          <w:p w14:paraId="1CC40800"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eliminar turnos innecesarios o erróneos para mantener actualizado el sistema.</w:t>
            </w:r>
          </w:p>
        </w:tc>
        <w:tc>
          <w:tcPr>
            <w:tcW w:w="1701" w:type="dxa"/>
          </w:tcPr>
          <w:p w14:paraId="2773A8E4" w14:textId="77777777" w:rsidR="00740C5F" w:rsidRPr="007C25F6" w:rsidRDefault="00740C5F" w:rsidP="00346B66">
            <w:pPr>
              <w:ind w:firstLine="0"/>
              <w:jc w:val="center"/>
              <w:rPr>
                <w:rFonts w:cs="Times New Roman"/>
              </w:rPr>
            </w:pPr>
            <w:r w:rsidRPr="00816FB8">
              <w:rPr>
                <w:rFonts w:cs="Times New Roman"/>
              </w:rPr>
              <w:t>Diseñar y crear opción de eliminación, importar información y actualizar lista de turnos.</w:t>
            </w:r>
          </w:p>
        </w:tc>
        <w:tc>
          <w:tcPr>
            <w:tcW w:w="1134" w:type="dxa"/>
          </w:tcPr>
          <w:p w14:paraId="1B22F1D8" w14:textId="77777777" w:rsidR="00740C5F" w:rsidRPr="007C25F6" w:rsidRDefault="00740C5F" w:rsidP="00346B66">
            <w:pPr>
              <w:ind w:firstLine="0"/>
              <w:jc w:val="center"/>
              <w:rPr>
                <w:rFonts w:cs="Times New Roman"/>
              </w:rPr>
            </w:pPr>
            <w:r>
              <w:rPr>
                <w:rFonts w:cs="Times New Roman"/>
              </w:rPr>
              <w:t>Alta</w:t>
            </w:r>
          </w:p>
        </w:tc>
        <w:tc>
          <w:tcPr>
            <w:tcW w:w="1276" w:type="dxa"/>
          </w:tcPr>
          <w:p w14:paraId="26A4BC18" w14:textId="77777777" w:rsidR="00740C5F" w:rsidRPr="007C25F6" w:rsidRDefault="00740C5F" w:rsidP="00346B66">
            <w:pPr>
              <w:ind w:firstLine="0"/>
              <w:jc w:val="center"/>
              <w:rPr>
                <w:rFonts w:cs="Times New Roman"/>
              </w:rPr>
            </w:pPr>
            <w:r>
              <w:rPr>
                <w:rFonts w:cs="Times New Roman"/>
              </w:rPr>
              <w:t>7</w:t>
            </w:r>
          </w:p>
        </w:tc>
        <w:tc>
          <w:tcPr>
            <w:tcW w:w="1177" w:type="dxa"/>
          </w:tcPr>
          <w:p w14:paraId="18D0A948"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9A1E2FC" w14:textId="77777777" w:rsidTr="00740C5F">
        <w:trPr>
          <w:trHeight w:val="905"/>
        </w:trPr>
        <w:tc>
          <w:tcPr>
            <w:tcW w:w="749" w:type="dxa"/>
          </w:tcPr>
          <w:p w14:paraId="0FFD4535" w14:textId="77777777" w:rsidR="00740C5F" w:rsidRDefault="00740C5F" w:rsidP="00346B66">
            <w:pPr>
              <w:ind w:firstLine="0"/>
              <w:jc w:val="center"/>
              <w:rPr>
                <w:rFonts w:cs="Times New Roman"/>
              </w:rPr>
            </w:pPr>
            <w:r>
              <w:rPr>
                <w:rFonts w:cs="Times New Roman"/>
              </w:rPr>
              <w:t>4.6</w:t>
            </w:r>
          </w:p>
        </w:tc>
        <w:tc>
          <w:tcPr>
            <w:tcW w:w="1344" w:type="dxa"/>
          </w:tcPr>
          <w:p w14:paraId="0254B2D0" w14:textId="77777777" w:rsidR="00740C5F" w:rsidRPr="007C25F6" w:rsidRDefault="00740C5F" w:rsidP="00346B66">
            <w:pPr>
              <w:ind w:firstLine="0"/>
              <w:jc w:val="center"/>
              <w:rPr>
                <w:rFonts w:cs="Times New Roman"/>
              </w:rPr>
            </w:pPr>
            <w:r>
              <w:rPr>
                <w:rFonts w:cs="Times New Roman"/>
              </w:rPr>
              <w:t>Definiendo horario de trabajo</w:t>
            </w:r>
          </w:p>
        </w:tc>
        <w:tc>
          <w:tcPr>
            <w:tcW w:w="2126" w:type="dxa"/>
          </w:tcPr>
          <w:p w14:paraId="065C7DA7"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definir horarios de trabajo para establecer </w:t>
            </w:r>
            <w:r w:rsidRPr="00816FB8">
              <w:rPr>
                <w:rFonts w:cs="Times New Roman"/>
              </w:rPr>
              <w:lastRenderedPageBreak/>
              <w:t>claramente entradas y salidas.</w:t>
            </w:r>
          </w:p>
        </w:tc>
        <w:tc>
          <w:tcPr>
            <w:tcW w:w="1701" w:type="dxa"/>
          </w:tcPr>
          <w:p w14:paraId="254D29F7" w14:textId="77777777" w:rsidR="00740C5F" w:rsidRPr="007C25F6" w:rsidRDefault="00740C5F" w:rsidP="00346B66">
            <w:pPr>
              <w:ind w:firstLine="0"/>
              <w:jc w:val="center"/>
              <w:rPr>
                <w:rFonts w:cs="Times New Roman"/>
              </w:rPr>
            </w:pPr>
            <w:r w:rsidRPr="00816FB8">
              <w:rPr>
                <w:rFonts w:cs="Times New Roman"/>
              </w:rPr>
              <w:lastRenderedPageBreak/>
              <w:t xml:space="preserve">Diseñar y crear vista de horarios, formulario de definición, importar </w:t>
            </w:r>
            <w:r w:rsidRPr="00816FB8">
              <w:rPr>
                <w:rFonts w:cs="Times New Roman"/>
              </w:rPr>
              <w:lastRenderedPageBreak/>
              <w:t>información y diseñar lista de horarios registrados.</w:t>
            </w:r>
          </w:p>
        </w:tc>
        <w:tc>
          <w:tcPr>
            <w:tcW w:w="1134" w:type="dxa"/>
          </w:tcPr>
          <w:p w14:paraId="1C4FBF57"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3A6C364C" w14:textId="77777777" w:rsidR="00740C5F" w:rsidRPr="007C25F6" w:rsidRDefault="00740C5F" w:rsidP="00346B66">
            <w:pPr>
              <w:ind w:firstLine="0"/>
              <w:jc w:val="center"/>
              <w:rPr>
                <w:rFonts w:cs="Times New Roman"/>
              </w:rPr>
            </w:pPr>
            <w:r>
              <w:rPr>
                <w:rFonts w:cs="Times New Roman"/>
              </w:rPr>
              <w:t>8</w:t>
            </w:r>
          </w:p>
        </w:tc>
        <w:tc>
          <w:tcPr>
            <w:tcW w:w="1177" w:type="dxa"/>
          </w:tcPr>
          <w:p w14:paraId="646BE0F4"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80F6BAB" w14:textId="77777777" w:rsidTr="00740C5F">
        <w:trPr>
          <w:trHeight w:val="905"/>
        </w:trPr>
        <w:tc>
          <w:tcPr>
            <w:tcW w:w="749" w:type="dxa"/>
          </w:tcPr>
          <w:p w14:paraId="728D9810" w14:textId="77777777" w:rsidR="00740C5F" w:rsidRDefault="00740C5F" w:rsidP="00346B66">
            <w:pPr>
              <w:ind w:firstLine="0"/>
              <w:jc w:val="center"/>
              <w:rPr>
                <w:rFonts w:cs="Times New Roman"/>
              </w:rPr>
            </w:pPr>
            <w:r>
              <w:rPr>
                <w:rFonts w:cs="Times New Roman"/>
              </w:rPr>
              <w:t>4.7</w:t>
            </w:r>
          </w:p>
        </w:tc>
        <w:tc>
          <w:tcPr>
            <w:tcW w:w="1344" w:type="dxa"/>
          </w:tcPr>
          <w:p w14:paraId="3D0F98B2" w14:textId="77777777" w:rsidR="00740C5F" w:rsidRPr="007C25F6" w:rsidRDefault="00740C5F" w:rsidP="00346B66">
            <w:pPr>
              <w:ind w:firstLine="0"/>
              <w:jc w:val="center"/>
              <w:rPr>
                <w:rFonts w:cs="Times New Roman"/>
              </w:rPr>
            </w:pPr>
            <w:r>
              <w:rPr>
                <w:rFonts w:cs="Times New Roman"/>
              </w:rPr>
              <w:t>Generando un resumen de registro de horario de jornada</w:t>
            </w:r>
          </w:p>
        </w:tc>
        <w:tc>
          <w:tcPr>
            <w:tcW w:w="2126" w:type="dxa"/>
          </w:tcPr>
          <w:p w14:paraId="1A61BA4F"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generar un resumen de horarios para visualizar rápidamente la planificación laboral.</w:t>
            </w:r>
          </w:p>
        </w:tc>
        <w:tc>
          <w:tcPr>
            <w:tcW w:w="1701" w:type="dxa"/>
          </w:tcPr>
          <w:p w14:paraId="323533C7" w14:textId="77777777" w:rsidR="00740C5F" w:rsidRPr="007C25F6" w:rsidRDefault="00740C5F" w:rsidP="00346B66">
            <w:pPr>
              <w:ind w:firstLine="0"/>
              <w:jc w:val="center"/>
              <w:rPr>
                <w:rFonts w:cs="Times New Roman"/>
              </w:rPr>
            </w:pPr>
            <w:r w:rsidRPr="00816FB8">
              <w:rPr>
                <w:rFonts w:cs="Times New Roman"/>
              </w:rPr>
              <w:t>Diseñar y crear vista de resumen, importar información y diseñar lista con registros de horarios consolidados.</w:t>
            </w:r>
          </w:p>
        </w:tc>
        <w:tc>
          <w:tcPr>
            <w:tcW w:w="1134" w:type="dxa"/>
          </w:tcPr>
          <w:p w14:paraId="3E103348" w14:textId="77777777" w:rsidR="00740C5F" w:rsidRPr="007C25F6" w:rsidRDefault="00740C5F" w:rsidP="00346B66">
            <w:pPr>
              <w:ind w:firstLine="0"/>
              <w:jc w:val="center"/>
              <w:rPr>
                <w:rFonts w:cs="Times New Roman"/>
              </w:rPr>
            </w:pPr>
            <w:r>
              <w:rPr>
                <w:rFonts w:cs="Times New Roman"/>
              </w:rPr>
              <w:t>Media</w:t>
            </w:r>
          </w:p>
        </w:tc>
        <w:tc>
          <w:tcPr>
            <w:tcW w:w="1276" w:type="dxa"/>
          </w:tcPr>
          <w:p w14:paraId="0E8C30C5" w14:textId="77777777" w:rsidR="00740C5F" w:rsidRPr="007C25F6" w:rsidRDefault="00740C5F" w:rsidP="00346B66">
            <w:pPr>
              <w:ind w:firstLine="0"/>
              <w:jc w:val="center"/>
              <w:rPr>
                <w:rFonts w:cs="Times New Roman"/>
              </w:rPr>
            </w:pPr>
            <w:r>
              <w:rPr>
                <w:rFonts w:cs="Times New Roman"/>
              </w:rPr>
              <w:t>7</w:t>
            </w:r>
          </w:p>
        </w:tc>
        <w:tc>
          <w:tcPr>
            <w:tcW w:w="1177" w:type="dxa"/>
          </w:tcPr>
          <w:p w14:paraId="3337A05A"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5808303A" w14:textId="77777777" w:rsidTr="00740C5F">
        <w:trPr>
          <w:trHeight w:val="905"/>
        </w:trPr>
        <w:tc>
          <w:tcPr>
            <w:tcW w:w="749" w:type="dxa"/>
          </w:tcPr>
          <w:p w14:paraId="02A26A33" w14:textId="77777777" w:rsidR="00740C5F" w:rsidRDefault="00740C5F" w:rsidP="00346B66">
            <w:pPr>
              <w:ind w:firstLine="0"/>
              <w:jc w:val="center"/>
              <w:rPr>
                <w:rFonts w:cs="Times New Roman"/>
              </w:rPr>
            </w:pPr>
            <w:r>
              <w:rPr>
                <w:rFonts w:cs="Times New Roman"/>
              </w:rPr>
              <w:t>5.1</w:t>
            </w:r>
          </w:p>
        </w:tc>
        <w:tc>
          <w:tcPr>
            <w:tcW w:w="1344" w:type="dxa"/>
          </w:tcPr>
          <w:p w14:paraId="2BD0C95F" w14:textId="77777777" w:rsidR="00740C5F" w:rsidRPr="007C25F6" w:rsidRDefault="00740C5F" w:rsidP="00346B66">
            <w:pPr>
              <w:ind w:firstLine="0"/>
              <w:jc w:val="center"/>
              <w:rPr>
                <w:rFonts w:cs="Times New Roman"/>
              </w:rPr>
            </w:pPr>
            <w:r>
              <w:rPr>
                <w:rFonts w:cs="Times New Roman"/>
              </w:rPr>
              <w:t>Revisando informe de asistencia</w:t>
            </w:r>
          </w:p>
        </w:tc>
        <w:tc>
          <w:tcPr>
            <w:tcW w:w="2126" w:type="dxa"/>
          </w:tcPr>
          <w:p w14:paraId="03CA06C0" w14:textId="77777777" w:rsidR="00740C5F" w:rsidRPr="00816FB8" w:rsidRDefault="00740C5F" w:rsidP="00346B66">
            <w:pPr>
              <w:ind w:firstLine="0"/>
              <w:jc w:val="center"/>
              <w:rPr>
                <w:rFonts w:cs="Times New Roman"/>
                <w:lang w:val="es-419"/>
              </w:rPr>
            </w:pPr>
            <w:r w:rsidRPr="00816FB8">
              <w:rPr>
                <w:rFonts w:cs="Times New Roman"/>
              </w:rPr>
              <w:t xml:space="preserve">Como </w:t>
            </w:r>
            <w:r>
              <w:rPr>
                <w:rFonts w:cs="Times New Roman"/>
              </w:rPr>
              <w:t>usuario</w:t>
            </w:r>
            <w:r w:rsidRPr="00816FB8">
              <w:rPr>
                <w:rFonts w:cs="Times New Roman"/>
              </w:rPr>
              <w:t xml:space="preserve"> necesito poder revisar los informes de asistencia de los empleados para controlar la asistencia general.</w:t>
            </w:r>
          </w:p>
        </w:tc>
        <w:tc>
          <w:tcPr>
            <w:tcW w:w="1701" w:type="dxa"/>
          </w:tcPr>
          <w:p w14:paraId="7871B7EE" w14:textId="77777777" w:rsidR="00740C5F" w:rsidRPr="00816FB8" w:rsidRDefault="00740C5F" w:rsidP="00346B66">
            <w:pPr>
              <w:ind w:firstLine="0"/>
              <w:jc w:val="center"/>
              <w:rPr>
                <w:rFonts w:cs="Times New Roman"/>
                <w:lang w:val="es-419"/>
              </w:rPr>
            </w:pPr>
            <w:r w:rsidRPr="00816FB8">
              <w:rPr>
                <w:rFonts w:cs="Times New Roman"/>
              </w:rPr>
              <w:t>Diseñar y crear vista de informes, importar datos de asistencia y diseñar listado de informes generados.</w:t>
            </w:r>
          </w:p>
        </w:tc>
        <w:tc>
          <w:tcPr>
            <w:tcW w:w="1134" w:type="dxa"/>
          </w:tcPr>
          <w:p w14:paraId="3DAA30E7" w14:textId="77777777" w:rsidR="00740C5F" w:rsidRPr="007C25F6" w:rsidRDefault="00740C5F" w:rsidP="00346B66">
            <w:pPr>
              <w:ind w:firstLine="0"/>
              <w:jc w:val="center"/>
              <w:rPr>
                <w:rFonts w:cs="Times New Roman"/>
              </w:rPr>
            </w:pPr>
            <w:r>
              <w:rPr>
                <w:rFonts w:cs="Times New Roman"/>
              </w:rPr>
              <w:t>Alta</w:t>
            </w:r>
          </w:p>
        </w:tc>
        <w:tc>
          <w:tcPr>
            <w:tcW w:w="1276" w:type="dxa"/>
          </w:tcPr>
          <w:p w14:paraId="4522E91B" w14:textId="77777777" w:rsidR="00740C5F" w:rsidRPr="007C25F6" w:rsidRDefault="00740C5F" w:rsidP="00346B66">
            <w:pPr>
              <w:ind w:firstLine="0"/>
              <w:jc w:val="center"/>
              <w:rPr>
                <w:rFonts w:cs="Times New Roman"/>
              </w:rPr>
            </w:pPr>
            <w:r>
              <w:rPr>
                <w:rFonts w:cs="Times New Roman"/>
              </w:rPr>
              <w:t>8</w:t>
            </w:r>
          </w:p>
        </w:tc>
        <w:tc>
          <w:tcPr>
            <w:tcW w:w="1177" w:type="dxa"/>
          </w:tcPr>
          <w:p w14:paraId="67558CD2"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14A954D" w14:textId="77777777" w:rsidTr="00740C5F">
        <w:trPr>
          <w:trHeight w:val="905"/>
        </w:trPr>
        <w:tc>
          <w:tcPr>
            <w:tcW w:w="749" w:type="dxa"/>
          </w:tcPr>
          <w:p w14:paraId="4D2EF60A" w14:textId="77777777" w:rsidR="00740C5F" w:rsidRDefault="00740C5F" w:rsidP="00346B66">
            <w:pPr>
              <w:ind w:firstLine="0"/>
              <w:jc w:val="center"/>
              <w:rPr>
                <w:rFonts w:cs="Times New Roman"/>
              </w:rPr>
            </w:pPr>
            <w:r>
              <w:rPr>
                <w:rFonts w:cs="Times New Roman"/>
              </w:rPr>
              <w:t>6.1</w:t>
            </w:r>
          </w:p>
        </w:tc>
        <w:tc>
          <w:tcPr>
            <w:tcW w:w="1344" w:type="dxa"/>
          </w:tcPr>
          <w:p w14:paraId="1DA1B6BA" w14:textId="77777777" w:rsidR="00740C5F" w:rsidRPr="007C25F6" w:rsidRDefault="00740C5F" w:rsidP="00346B66">
            <w:pPr>
              <w:ind w:firstLine="0"/>
              <w:jc w:val="center"/>
              <w:rPr>
                <w:rFonts w:cs="Times New Roman"/>
              </w:rPr>
            </w:pPr>
            <w:r>
              <w:rPr>
                <w:rFonts w:cs="Times New Roman"/>
              </w:rPr>
              <w:t>Ingresando permisos de ausencia</w:t>
            </w:r>
          </w:p>
        </w:tc>
        <w:tc>
          <w:tcPr>
            <w:tcW w:w="2126" w:type="dxa"/>
          </w:tcPr>
          <w:p w14:paraId="5FEBAFEC"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registrar permisos de ausencia para controlar adecuadamente la disponibilidad de empleados.</w:t>
            </w:r>
          </w:p>
        </w:tc>
        <w:tc>
          <w:tcPr>
            <w:tcW w:w="1701" w:type="dxa"/>
          </w:tcPr>
          <w:p w14:paraId="6FC8CCF8" w14:textId="77777777" w:rsidR="00740C5F" w:rsidRPr="007C25F6" w:rsidRDefault="00740C5F" w:rsidP="00346B66">
            <w:pPr>
              <w:ind w:firstLine="0"/>
              <w:jc w:val="center"/>
              <w:rPr>
                <w:rFonts w:cs="Times New Roman"/>
              </w:rPr>
            </w:pPr>
            <w:r w:rsidRPr="00816FB8">
              <w:rPr>
                <w:rFonts w:cs="Times New Roman"/>
              </w:rPr>
              <w:t xml:space="preserve">Diseñar y crear vista de permisos de ausencia, formulario de registro, importar información y diseñar lista de </w:t>
            </w:r>
            <w:r w:rsidRPr="00816FB8">
              <w:rPr>
                <w:rFonts w:cs="Times New Roman"/>
              </w:rPr>
              <w:lastRenderedPageBreak/>
              <w:t>permisos ingresados.</w:t>
            </w:r>
          </w:p>
        </w:tc>
        <w:tc>
          <w:tcPr>
            <w:tcW w:w="1134" w:type="dxa"/>
          </w:tcPr>
          <w:p w14:paraId="056C36F1"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23845DF2" w14:textId="77777777" w:rsidR="00740C5F" w:rsidRPr="007C25F6" w:rsidRDefault="00740C5F" w:rsidP="00346B66">
            <w:pPr>
              <w:ind w:firstLine="0"/>
              <w:jc w:val="center"/>
              <w:rPr>
                <w:rFonts w:cs="Times New Roman"/>
              </w:rPr>
            </w:pPr>
            <w:r>
              <w:rPr>
                <w:rFonts w:cs="Times New Roman"/>
              </w:rPr>
              <w:t>7</w:t>
            </w:r>
          </w:p>
        </w:tc>
        <w:tc>
          <w:tcPr>
            <w:tcW w:w="1177" w:type="dxa"/>
          </w:tcPr>
          <w:p w14:paraId="2814CEB4"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26C5344F" w14:textId="77777777" w:rsidTr="00740C5F">
        <w:trPr>
          <w:trHeight w:val="905"/>
        </w:trPr>
        <w:tc>
          <w:tcPr>
            <w:tcW w:w="749" w:type="dxa"/>
          </w:tcPr>
          <w:p w14:paraId="654E7081" w14:textId="77777777" w:rsidR="00740C5F" w:rsidRDefault="00740C5F" w:rsidP="00346B66">
            <w:pPr>
              <w:ind w:firstLine="0"/>
              <w:jc w:val="center"/>
              <w:rPr>
                <w:rFonts w:cs="Times New Roman"/>
              </w:rPr>
            </w:pPr>
            <w:r>
              <w:rPr>
                <w:rFonts w:cs="Times New Roman"/>
              </w:rPr>
              <w:t>1.6</w:t>
            </w:r>
          </w:p>
        </w:tc>
        <w:tc>
          <w:tcPr>
            <w:tcW w:w="1344" w:type="dxa"/>
          </w:tcPr>
          <w:p w14:paraId="0D3EF449" w14:textId="77777777" w:rsidR="00740C5F" w:rsidRPr="007C25F6" w:rsidRDefault="00740C5F" w:rsidP="00346B66">
            <w:pPr>
              <w:ind w:firstLine="0"/>
              <w:jc w:val="center"/>
              <w:rPr>
                <w:rFonts w:cs="Times New Roman"/>
              </w:rPr>
            </w:pPr>
            <w:r>
              <w:rPr>
                <w:rFonts w:cs="Times New Roman"/>
              </w:rPr>
              <w:t>Cambio de estado de un departamento</w:t>
            </w:r>
          </w:p>
        </w:tc>
        <w:tc>
          <w:tcPr>
            <w:tcW w:w="2126" w:type="dxa"/>
          </w:tcPr>
          <w:p w14:paraId="432E4BD1"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activar o desactivar departamentos para gestionar correctamente la estructura de la empresa.</w:t>
            </w:r>
          </w:p>
        </w:tc>
        <w:tc>
          <w:tcPr>
            <w:tcW w:w="1701" w:type="dxa"/>
          </w:tcPr>
          <w:p w14:paraId="621F6CB6" w14:textId="77777777" w:rsidR="00740C5F" w:rsidRPr="007C25F6" w:rsidRDefault="00740C5F" w:rsidP="00346B66">
            <w:pPr>
              <w:ind w:firstLine="0"/>
              <w:jc w:val="center"/>
              <w:rPr>
                <w:rFonts w:cs="Times New Roman"/>
              </w:rPr>
            </w:pPr>
            <w:r w:rsidRPr="00816FB8">
              <w:rPr>
                <w:rFonts w:cs="Times New Roman"/>
              </w:rPr>
              <w:t>Diseñar y crear vista de departamentos con opción de activar/desactivar, importar información y actualizar lista de departamentos.</w:t>
            </w:r>
          </w:p>
        </w:tc>
        <w:tc>
          <w:tcPr>
            <w:tcW w:w="1134" w:type="dxa"/>
          </w:tcPr>
          <w:p w14:paraId="6A9A6F83" w14:textId="77777777" w:rsidR="00740C5F" w:rsidRPr="007C25F6" w:rsidRDefault="00740C5F" w:rsidP="00346B66">
            <w:pPr>
              <w:ind w:firstLine="0"/>
              <w:jc w:val="center"/>
              <w:rPr>
                <w:rFonts w:cs="Times New Roman"/>
              </w:rPr>
            </w:pPr>
            <w:r>
              <w:rPr>
                <w:rFonts w:cs="Times New Roman"/>
              </w:rPr>
              <w:t>Media</w:t>
            </w:r>
          </w:p>
        </w:tc>
        <w:tc>
          <w:tcPr>
            <w:tcW w:w="1276" w:type="dxa"/>
          </w:tcPr>
          <w:p w14:paraId="41B4D5EC" w14:textId="77777777" w:rsidR="00740C5F" w:rsidRPr="007C25F6" w:rsidRDefault="00740C5F" w:rsidP="00346B66">
            <w:pPr>
              <w:ind w:firstLine="0"/>
              <w:jc w:val="center"/>
              <w:rPr>
                <w:rFonts w:cs="Times New Roman"/>
              </w:rPr>
            </w:pPr>
            <w:r>
              <w:rPr>
                <w:rFonts w:cs="Times New Roman"/>
              </w:rPr>
              <w:t>6</w:t>
            </w:r>
          </w:p>
        </w:tc>
        <w:tc>
          <w:tcPr>
            <w:tcW w:w="1177" w:type="dxa"/>
          </w:tcPr>
          <w:p w14:paraId="517F96B3"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33B6F8F0" w14:textId="77777777" w:rsidTr="00740C5F">
        <w:trPr>
          <w:trHeight w:val="905"/>
        </w:trPr>
        <w:tc>
          <w:tcPr>
            <w:tcW w:w="749" w:type="dxa"/>
          </w:tcPr>
          <w:p w14:paraId="76748806" w14:textId="77777777" w:rsidR="00740C5F" w:rsidRDefault="00740C5F" w:rsidP="00346B66">
            <w:pPr>
              <w:ind w:firstLine="0"/>
              <w:jc w:val="center"/>
              <w:rPr>
                <w:rFonts w:cs="Times New Roman"/>
              </w:rPr>
            </w:pPr>
            <w:r>
              <w:rPr>
                <w:rFonts w:cs="Times New Roman"/>
              </w:rPr>
              <w:t>2.3</w:t>
            </w:r>
          </w:p>
        </w:tc>
        <w:tc>
          <w:tcPr>
            <w:tcW w:w="1344" w:type="dxa"/>
          </w:tcPr>
          <w:p w14:paraId="6F933966" w14:textId="77777777" w:rsidR="00740C5F" w:rsidRPr="007C25F6" w:rsidRDefault="00740C5F" w:rsidP="00346B66">
            <w:pPr>
              <w:ind w:firstLine="0"/>
              <w:jc w:val="center"/>
              <w:rPr>
                <w:rFonts w:cs="Times New Roman"/>
              </w:rPr>
            </w:pPr>
            <w:r>
              <w:rPr>
                <w:rFonts w:cs="Times New Roman"/>
              </w:rPr>
              <w:t>Visualizando las fichas que están activas actualmente</w:t>
            </w:r>
          </w:p>
        </w:tc>
        <w:tc>
          <w:tcPr>
            <w:tcW w:w="2126" w:type="dxa"/>
          </w:tcPr>
          <w:p w14:paraId="7E0DFB8E"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visualizar fichas de empleados activos para gestionar el personal disponible.</w:t>
            </w:r>
          </w:p>
        </w:tc>
        <w:tc>
          <w:tcPr>
            <w:tcW w:w="1701" w:type="dxa"/>
          </w:tcPr>
          <w:p w14:paraId="79788060" w14:textId="77777777" w:rsidR="00740C5F" w:rsidRPr="007C25F6" w:rsidRDefault="00740C5F" w:rsidP="00346B66">
            <w:pPr>
              <w:ind w:firstLine="0"/>
              <w:jc w:val="center"/>
              <w:rPr>
                <w:rFonts w:cs="Times New Roman"/>
              </w:rPr>
            </w:pPr>
            <w:r w:rsidRPr="00816FB8">
              <w:rPr>
                <w:rFonts w:cs="Times New Roman"/>
              </w:rPr>
              <w:t>Diseñar y crear vista de fichas de empleados, importar información y diseñar lista filtrada con fichas activas.</w:t>
            </w:r>
          </w:p>
        </w:tc>
        <w:tc>
          <w:tcPr>
            <w:tcW w:w="1134" w:type="dxa"/>
          </w:tcPr>
          <w:p w14:paraId="1EE1E494" w14:textId="77777777" w:rsidR="00740C5F" w:rsidRPr="007C25F6" w:rsidRDefault="00740C5F" w:rsidP="00346B66">
            <w:pPr>
              <w:ind w:firstLine="0"/>
              <w:jc w:val="center"/>
              <w:rPr>
                <w:rFonts w:cs="Times New Roman"/>
              </w:rPr>
            </w:pPr>
            <w:r>
              <w:rPr>
                <w:rFonts w:cs="Times New Roman"/>
              </w:rPr>
              <w:t>Media</w:t>
            </w:r>
          </w:p>
        </w:tc>
        <w:tc>
          <w:tcPr>
            <w:tcW w:w="1276" w:type="dxa"/>
          </w:tcPr>
          <w:p w14:paraId="5B0AC56D" w14:textId="77777777" w:rsidR="00740C5F" w:rsidRPr="007C25F6" w:rsidRDefault="00740C5F" w:rsidP="00346B66">
            <w:pPr>
              <w:ind w:firstLine="0"/>
              <w:jc w:val="center"/>
              <w:rPr>
                <w:rFonts w:cs="Times New Roman"/>
              </w:rPr>
            </w:pPr>
            <w:r>
              <w:rPr>
                <w:rFonts w:cs="Times New Roman"/>
              </w:rPr>
              <w:t>7</w:t>
            </w:r>
          </w:p>
        </w:tc>
        <w:tc>
          <w:tcPr>
            <w:tcW w:w="1177" w:type="dxa"/>
          </w:tcPr>
          <w:p w14:paraId="4744C143"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6D765A55" w14:textId="77777777" w:rsidTr="00740C5F">
        <w:trPr>
          <w:trHeight w:val="905"/>
        </w:trPr>
        <w:tc>
          <w:tcPr>
            <w:tcW w:w="749" w:type="dxa"/>
          </w:tcPr>
          <w:p w14:paraId="0D78E19D" w14:textId="77777777" w:rsidR="00740C5F" w:rsidRDefault="00740C5F" w:rsidP="00346B66">
            <w:pPr>
              <w:ind w:firstLine="0"/>
              <w:jc w:val="center"/>
              <w:rPr>
                <w:rFonts w:cs="Times New Roman"/>
              </w:rPr>
            </w:pPr>
            <w:r>
              <w:rPr>
                <w:rFonts w:cs="Times New Roman"/>
              </w:rPr>
              <w:t>2.6.1</w:t>
            </w:r>
          </w:p>
        </w:tc>
        <w:tc>
          <w:tcPr>
            <w:tcW w:w="1344" w:type="dxa"/>
          </w:tcPr>
          <w:p w14:paraId="7173F004" w14:textId="77777777" w:rsidR="00740C5F" w:rsidRPr="007C25F6" w:rsidRDefault="00740C5F" w:rsidP="00346B66">
            <w:pPr>
              <w:ind w:firstLine="0"/>
              <w:jc w:val="center"/>
              <w:rPr>
                <w:rFonts w:cs="Times New Roman"/>
              </w:rPr>
            </w:pPr>
            <w:r>
              <w:rPr>
                <w:rFonts w:cs="Times New Roman"/>
              </w:rPr>
              <w:t>Imprimiendo solo una ficha de empleado</w:t>
            </w:r>
          </w:p>
        </w:tc>
        <w:tc>
          <w:tcPr>
            <w:tcW w:w="2126" w:type="dxa"/>
          </w:tcPr>
          <w:p w14:paraId="07CBBB33"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imprimir fichas individuales de empleados en formato PDF para documentación oficial</w:t>
            </w:r>
          </w:p>
        </w:tc>
        <w:tc>
          <w:tcPr>
            <w:tcW w:w="1701" w:type="dxa"/>
          </w:tcPr>
          <w:p w14:paraId="2DD93CD0" w14:textId="77777777" w:rsidR="00740C5F" w:rsidRPr="007C25F6" w:rsidRDefault="00740C5F" w:rsidP="00346B66">
            <w:pPr>
              <w:ind w:firstLine="0"/>
              <w:jc w:val="center"/>
              <w:rPr>
                <w:rFonts w:cs="Times New Roman"/>
              </w:rPr>
            </w:pPr>
            <w:r w:rsidRPr="00816FB8">
              <w:rPr>
                <w:rFonts w:cs="Times New Roman"/>
              </w:rPr>
              <w:t>Diseñar y crear opción de impresión, importar información de empleados y generar documento en formato PDF.</w:t>
            </w:r>
          </w:p>
        </w:tc>
        <w:tc>
          <w:tcPr>
            <w:tcW w:w="1134" w:type="dxa"/>
          </w:tcPr>
          <w:p w14:paraId="01FED4A1" w14:textId="77777777" w:rsidR="00740C5F" w:rsidRPr="007C25F6" w:rsidRDefault="00740C5F" w:rsidP="00346B66">
            <w:pPr>
              <w:ind w:firstLine="0"/>
              <w:jc w:val="center"/>
              <w:rPr>
                <w:rFonts w:cs="Times New Roman"/>
              </w:rPr>
            </w:pPr>
            <w:r>
              <w:rPr>
                <w:rFonts w:cs="Times New Roman"/>
              </w:rPr>
              <w:t>Alta</w:t>
            </w:r>
          </w:p>
        </w:tc>
        <w:tc>
          <w:tcPr>
            <w:tcW w:w="1276" w:type="dxa"/>
          </w:tcPr>
          <w:p w14:paraId="282FC888" w14:textId="77777777" w:rsidR="00740C5F" w:rsidRPr="007C25F6" w:rsidRDefault="00740C5F" w:rsidP="00346B66">
            <w:pPr>
              <w:ind w:firstLine="0"/>
              <w:jc w:val="center"/>
              <w:rPr>
                <w:rFonts w:cs="Times New Roman"/>
              </w:rPr>
            </w:pPr>
            <w:r>
              <w:rPr>
                <w:rFonts w:cs="Times New Roman"/>
              </w:rPr>
              <w:t>8</w:t>
            </w:r>
          </w:p>
        </w:tc>
        <w:tc>
          <w:tcPr>
            <w:tcW w:w="1177" w:type="dxa"/>
          </w:tcPr>
          <w:p w14:paraId="4C2CCB0C"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D7B4BDF" w14:textId="77777777" w:rsidTr="00740C5F">
        <w:trPr>
          <w:trHeight w:val="905"/>
        </w:trPr>
        <w:tc>
          <w:tcPr>
            <w:tcW w:w="749" w:type="dxa"/>
          </w:tcPr>
          <w:p w14:paraId="707459F3" w14:textId="77777777" w:rsidR="00740C5F" w:rsidRDefault="00740C5F" w:rsidP="00346B66">
            <w:pPr>
              <w:ind w:firstLine="0"/>
              <w:jc w:val="center"/>
              <w:rPr>
                <w:rFonts w:cs="Times New Roman"/>
              </w:rPr>
            </w:pPr>
            <w:r>
              <w:rPr>
                <w:rFonts w:cs="Times New Roman"/>
              </w:rPr>
              <w:lastRenderedPageBreak/>
              <w:t>2.6.2</w:t>
            </w:r>
          </w:p>
        </w:tc>
        <w:tc>
          <w:tcPr>
            <w:tcW w:w="1344" w:type="dxa"/>
          </w:tcPr>
          <w:p w14:paraId="3AABAED9" w14:textId="77777777" w:rsidR="00740C5F" w:rsidRPr="007C25F6" w:rsidRDefault="00740C5F" w:rsidP="00346B66">
            <w:pPr>
              <w:ind w:firstLine="0"/>
              <w:jc w:val="center"/>
              <w:rPr>
                <w:rFonts w:cs="Times New Roman"/>
              </w:rPr>
            </w:pPr>
            <w:r>
              <w:rPr>
                <w:rFonts w:cs="Times New Roman"/>
              </w:rPr>
              <w:t>Imprimiendo múltiples fichas de empelados</w:t>
            </w:r>
          </w:p>
        </w:tc>
        <w:tc>
          <w:tcPr>
            <w:tcW w:w="2126" w:type="dxa"/>
          </w:tcPr>
          <w:p w14:paraId="675F8023"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imprimir múltiples fichas de empleados en formato PDF para ahorrar tiempo en reportes.</w:t>
            </w:r>
          </w:p>
        </w:tc>
        <w:tc>
          <w:tcPr>
            <w:tcW w:w="1701" w:type="dxa"/>
          </w:tcPr>
          <w:p w14:paraId="55C3BF97" w14:textId="77777777" w:rsidR="00740C5F" w:rsidRPr="007C25F6" w:rsidRDefault="00740C5F" w:rsidP="00346B66">
            <w:pPr>
              <w:ind w:firstLine="0"/>
              <w:jc w:val="center"/>
              <w:rPr>
                <w:rFonts w:cs="Times New Roman"/>
              </w:rPr>
            </w:pPr>
            <w:r w:rsidRPr="00816FB8">
              <w:rPr>
                <w:rFonts w:cs="Times New Roman"/>
              </w:rPr>
              <w:t>Diseñar y crear opción de impresión múltiple, importar información de empleados y generar PDF con varias fichas.</w:t>
            </w:r>
          </w:p>
        </w:tc>
        <w:tc>
          <w:tcPr>
            <w:tcW w:w="1134" w:type="dxa"/>
          </w:tcPr>
          <w:p w14:paraId="5199EDE1" w14:textId="77777777" w:rsidR="00740C5F" w:rsidRPr="007C25F6" w:rsidRDefault="00740C5F" w:rsidP="00346B66">
            <w:pPr>
              <w:ind w:firstLine="0"/>
              <w:jc w:val="center"/>
              <w:rPr>
                <w:rFonts w:cs="Times New Roman"/>
              </w:rPr>
            </w:pPr>
            <w:r>
              <w:rPr>
                <w:rFonts w:cs="Times New Roman"/>
              </w:rPr>
              <w:t>Alta</w:t>
            </w:r>
          </w:p>
        </w:tc>
        <w:tc>
          <w:tcPr>
            <w:tcW w:w="1276" w:type="dxa"/>
          </w:tcPr>
          <w:p w14:paraId="1947AB67" w14:textId="77777777" w:rsidR="00740C5F" w:rsidRPr="007C25F6" w:rsidRDefault="00740C5F" w:rsidP="00346B66">
            <w:pPr>
              <w:ind w:firstLine="0"/>
              <w:jc w:val="center"/>
              <w:rPr>
                <w:rFonts w:cs="Times New Roman"/>
              </w:rPr>
            </w:pPr>
            <w:r>
              <w:rPr>
                <w:rFonts w:cs="Times New Roman"/>
              </w:rPr>
              <w:t>9</w:t>
            </w:r>
          </w:p>
        </w:tc>
        <w:tc>
          <w:tcPr>
            <w:tcW w:w="1177" w:type="dxa"/>
          </w:tcPr>
          <w:p w14:paraId="6D876003"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88293AB" w14:textId="77777777" w:rsidTr="00740C5F">
        <w:trPr>
          <w:trHeight w:val="905"/>
        </w:trPr>
        <w:tc>
          <w:tcPr>
            <w:tcW w:w="749" w:type="dxa"/>
          </w:tcPr>
          <w:p w14:paraId="7E1AA2B8" w14:textId="77777777" w:rsidR="00740C5F" w:rsidRDefault="00740C5F" w:rsidP="00346B66">
            <w:pPr>
              <w:ind w:firstLine="0"/>
              <w:jc w:val="center"/>
              <w:rPr>
                <w:rFonts w:cs="Times New Roman"/>
              </w:rPr>
            </w:pPr>
            <w:r>
              <w:rPr>
                <w:rFonts w:cs="Times New Roman"/>
              </w:rPr>
              <w:t>3.2</w:t>
            </w:r>
          </w:p>
        </w:tc>
        <w:tc>
          <w:tcPr>
            <w:tcW w:w="1344" w:type="dxa"/>
          </w:tcPr>
          <w:p w14:paraId="5EE15EA9" w14:textId="77777777" w:rsidR="00740C5F" w:rsidRPr="007C25F6" w:rsidRDefault="00740C5F" w:rsidP="00346B66">
            <w:pPr>
              <w:ind w:firstLine="0"/>
              <w:jc w:val="center"/>
              <w:rPr>
                <w:rFonts w:cs="Times New Roman"/>
              </w:rPr>
            </w:pPr>
            <w:r>
              <w:rPr>
                <w:rFonts w:cs="Times New Roman"/>
              </w:rPr>
              <w:t>Visualizando lista de empleados con casilla para asignar vacaciones</w:t>
            </w:r>
          </w:p>
        </w:tc>
        <w:tc>
          <w:tcPr>
            <w:tcW w:w="2126" w:type="dxa"/>
          </w:tcPr>
          <w:p w14:paraId="06F94FF1"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visualizar lista de empleados disponibles para asignar vacaciones de forma eficiente.</w:t>
            </w:r>
          </w:p>
        </w:tc>
        <w:tc>
          <w:tcPr>
            <w:tcW w:w="1701" w:type="dxa"/>
          </w:tcPr>
          <w:p w14:paraId="257C7C29" w14:textId="77777777" w:rsidR="00740C5F" w:rsidRPr="007C25F6" w:rsidRDefault="00740C5F" w:rsidP="00346B66">
            <w:pPr>
              <w:ind w:firstLine="0"/>
              <w:jc w:val="center"/>
              <w:rPr>
                <w:rFonts w:cs="Times New Roman"/>
              </w:rPr>
            </w:pPr>
            <w:r w:rsidRPr="00816FB8">
              <w:rPr>
                <w:rFonts w:cs="Times New Roman"/>
              </w:rPr>
              <w:t>Diseñar y crear vista de empleados, importar información y diseñar lista con opción de selección para asignar vacaciones.</w:t>
            </w:r>
          </w:p>
        </w:tc>
        <w:tc>
          <w:tcPr>
            <w:tcW w:w="1134" w:type="dxa"/>
          </w:tcPr>
          <w:p w14:paraId="33B3FFCC" w14:textId="77777777" w:rsidR="00740C5F" w:rsidRPr="007C25F6" w:rsidRDefault="00740C5F" w:rsidP="00346B66">
            <w:pPr>
              <w:ind w:firstLine="0"/>
              <w:jc w:val="center"/>
              <w:rPr>
                <w:rFonts w:cs="Times New Roman"/>
              </w:rPr>
            </w:pPr>
            <w:r>
              <w:rPr>
                <w:rFonts w:cs="Times New Roman"/>
              </w:rPr>
              <w:t>Alta</w:t>
            </w:r>
          </w:p>
        </w:tc>
        <w:tc>
          <w:tcPr>
            <w:tcW w:w="1276" w:type="dxa"/>
          </w:tcPr>
          <w:p w14:paraId="1B68F2DA" w14:textId="77777777" w:rsidR="00740C5F" w:rsidRPr="007C25F6" w:rsidRDefault="00740C5F" w:rsidP="00346B66">
            <w:pPr>
              <w:ind w:firstLine="0"/>
              <w:jc w:val="center"/>
              <w:rPr>
                <w:rFonts w:cs="Times New Roman"/>
              </w:rPr>
            </w:pPr>
            <w:r>
              <w:rPr>
                <w:rFonts w:cs="Times New Roman"/>
              </w:rPr>
              <w:t>7</w:t>
            </w:r>
          </w:p>
        </w:tc>
        <w:tc>
          <w:tcPr>
            <w:tcW w:w="1177" w:type="dxa"/>
          </w:tcPr>
          <w:p w14:paraId="24396273"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CFBB433" w14:textId="77777777" w:rsidTr="00740C5F">
        <w:trPr>
          <w:trHeight w:val="905"/>
        </w:trPr>
        <w:tc>
          <w:tcPr>
            <w:tcW w:w="749" w:type="dxa"/>
          </w:tcPr>
          <w:p w14:paraId="5467E24F" w14:textId="77777777" w:rsidR="00740C5F" w:rsidRDefault="00740C5F" w:rsidP="00346B66">
            <w:pPr>
              <w:ind w:firstLine="0"/>
              <w:jc w:val="center"/>
              <w:rPr>
                <w:rFonts w:cs="Times New Roman"/>
              </w:rPr>
            </w:pPr>
            <w:r>
              <w:rPr>
                <w:rFonts w:cs="Times New Roman"/>
              </w:rPr>
              <w:t>3.3</w:t>
            </w:r>
          </w:p>
        </w:tc>
        <w:tc>
          <w:tcPr>
            <w:tcW w:w="1344" w:type="dxa"/>
          </w:tcPr>
          <w:p w14:paraId="3061CCB6" w14:textId="77777777" w:rsidR="00740C5F" w:rsidRPr="007C25F6" w:rsidRDefault="00740C5F" w:rsidP="00346B66">
            <w:pPr>
              <w:ind w:firstLine="0"/>
              <w:jc w:val="center"/>
              <w:rPr>
                <w:rFonts w:cs="Times New Roman"/>
              </w:rPr>
            </w:pPr>
            <w:r>
              <w:rPr>
                <w:rFonts w:cs="Times New Roman"/>
              </w:rPr>
              <w:t>Definiendo días a otorgar para vacaciones</w:t>
            </w:r>
          </w:p>
        </w:tc>
        <w:tc>
          <w:tcPr>
            <w:tcW w:w="2126" w:type="dxa"/>
          </w:tcPr>
          <w:p w14:paraId="32F73E0E"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definir los días de vacaciones de los empleados para un correcto control.</w:t>
            </w:r>
          </w:p>
        </w:tc>
        <w:tc>
          <w:tcPr>
            <w:tcW w:w="1701" w:type="dxa"/>
          </w:tcPr>
          <w:p w14:paraId="5214740E" w14:textId="77777777" w:rsidR="00740C5F" w:rsidRPr="007C25F6" w:rsidRDefault="00740C5F" w:rsidP="00346B66">
            <w:pPr>
              <w:ind w:firstLine="0"/>
              <w:jc w:val="center"/>
              <w:rPr>
                <w:rFonts w:cs="Times New Roman"/>
              </w:rPr>
            </w:pPr>
            <w:r w:rsidRPr="00816FB8">
              <w:rPr>
                <w:rFonts w:cs="Times New Roman"/>
              </w:rPr>
              <w:t xml:space="preserve">Diseñar y crear vista de asignación de días, formulario de configuración, importar información y diseñar lista </w:t>
            </w:r>
            <w:r w:rsidRPr="00816FB8">
              <w:rPr>
                <w:rFonts w:cs="Times New Roman"/>
              </w:rPr>
              <w:lastRenderedPageBreak/>
              <w:t>con registros de vacaciones.</w:t>
            </w:r>
          </w:p>
        </w:tc>
        <w:tc>
          <w:tcPr>
            <w:tcW w:w="1134" w:type="dxa"/>
          </w:tcPr>
          <w:p w14:paraId="75B5162C"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3F209510" w14:textId="77777777" w:rsidR="00740C5F" w:rsidRPr="007C25F6" w:rsidRDefault="00740C5F" w:rsidP="00346B66">
            <w:pPr>
              <w:ind w:firstLine="0"/>
              <w:jc w:val="center"/>
              <w:rPr>
                <w:rFonts w:cs="Times New Roman"/>
              </w:rPr>
            </w:pPr>
            <w:r>
              <w:rPr>
                <w:rFonts w:cs="Times New Roman"/>
              </w:rPr>
              <w:t>8</w:t>
            </w:r>
          </w:p>
        </w:tc>
        <w:tc>
          <w:tcPr>
            <w:tcW w:w="1177" w:type="dxa"/>
          </w:tcPr>
          <w:p w14:paraId="6003630C"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5B25DD75" w14:textId="77777777" w:rsidTr="00740C5F">
        <w:trPr>
          <w:trHeight w:val="905"/>
        </w:trPr>
        <w:tc>
          <w:tcPr>
            <w:tcW w:w="749" w:type="dxa"/>
          </w:tcPr>
          <w:p w14:paraId="5F3CF77F" w14:textId="77777777" w:rsidR="00740C5F" w:rsidRDefault="00740C5F" w:rsidP="00346B66">
            <w:pPr>
              <w:ind w:firstLine="0"/>
              <w:jc w:val="center"/>
              <w:rPr>
                <w:rFonts w:cs="Times New Roman"/>
              </w:rPr>
            </w:pPr>
            <w:r>
              <w:rPr>
                <w:rFonts w:cs="Times New Roman"/>
              </w:rPr>
              <w:t>3.4</w:t>
            </w:r>
          </w:p>
        </w:tc>
        <w:tc>
          <w:tcPr>
            <w:tcW w:w="1344" w:type="dxa"/>
          </w:tcPr>
          <w:p w14:paraId="40EF9D6D" w14:textId="77777777" w:rsidR="00740C5F" w:rsidRPr="007C25F6" w:rsidRDefault="00740C5F" w:rsidP="00346B66">
            <w:pPr>
              <w:ind w:firstLine="0"/>
              <w:jc w:val="center"/>
              <w:rPr>
                <w:rFonts w:cs="Times New Roman"/>
              </w:rPr>
            </w:pPr>
            <w:r>
              <w:rPr>
                <w:rFonts w:cs="Times New Roman"/>
              </w:rPr>
              <w:t>Visualizando listado de empleados de vacaciones</w:t>
            </w:r>
          </w:p>
        </w:tc>
        <w:tc>
          <w:tcPr>
            <w:tcW w:w="2126" w:type="dxa"/>
          </w:tcPr>
          <w:p w14:paraId="437733B7"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visualizar un listado de empleados en vacaciones para llevar control del personal disponible.</w:t>
            </w:r>
          </w:p>
        </w:tc>
        <w:tc>
          <w:tcPr>
            <w:tcW w:w="1701" w:type="dxa"/>
          </w:tcPr>
          <w:p w14:paraId="4F07DA82" w14:textId="77777777" w:rsidR="00740C5F" w:rsidRPr="007C25F6" w:rsidRDefault="00740C5F" w:rsidP="00346B66">
            <w:pPr>
              <w:ind w:firstLine="0"/>
              <w:jc w:val="center"/>
              <w:rPr>
                <w:rFonts w:cs="Times New Roman"/>
              </w:rPr>
            </w:pPr>
            <w:r w:rsidRPr="00816FB8">
              <w:rPr>
                <w:rFonts w:cs="Times New Roman"/>
              </w:rPr>
              <w:t>Diseñar y crear vista de vacaciones, importar información y diseñar lista con empleados en periodo de vacaciones.</w:t>
            </w:r>
          </w:p>
        </w:tc>
        <w:tc>
          <w:tcPr>
            <w:tcW w:w="1134" w:type="dxa"/>
          </w:tcPr>
          <w:p w14:paraId="7B567DB2" w14:textId="77777777" w:rsidR="00740C5F" w:rsidRPr="007C25F6" w:rsidRDefault="00740C5F" w:rsidP="00346B66">
            <w:pPr>
              <w:ind w:firstLine="0"/>
              <w:jc w:val="center"/>
              <w:rPr>
                <w:rFonts w:cs="Times New Roman"/>
              </w:rPr>
            </w:pPr>
            <w:r>
              <w:rPr>
                <w:rFonts w:cs="Times New Roman"/>
              </w:rPr>
              <w:t>Media</w:t>
            </w:r>
          </w:p>
        </w:tc>
        <w:tc>
          <w:tcPr>
            <w:tcW w:w="1276" w:type="dxa"/>
          </w:tcPr>
          <w:p w14:paraId="40211904" w14:textId="77777777" w:rsidR="00740C5F" w:rsidRPr="007C25F6" w:rsidRDefault="00740C5F" w:rsidP="00346B66">
            <w:pPr>
              <w:ind w:firstLine="0"/>
              <w:jc w:val="center"/>
              <w:rPr>
                <w:rFonts w:cs="Times New Roman"/>
              </w:rPr>
            </w:pPr>
            <w:r>
              <w:rPr>
                <w:rFonts w:cs="Times New Roman"/>
              </w:rPr>
              <w:t>7</w:t>
            </w:r>
          </w:p>
        </w:tc>
        <w:tc>
          <w:tcPr>
            <w:tcW w:w="1177" w:type="dxa"/>
          </w:tcPr>
          <w:p w14:paraId="50C971F6"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520F63B3" w14:textId="77777777" w:rsidTr="00740C5F">
        <w:trPr>
          <w:trHeight w:val="905"/>
        </w:trPr>
        <w:tc>
          <w:tcPr>
            <w:tcW w:w="749" w:type="dxa"/>
          </w:tcPr>
          <w:p w14:paraId="56ADAB58" w14:textId="77777777" w:rsidR="00740C5F" w:rsidRDefault="00740C5F" w:rsidP="00346B66">
            <w:pPr>
              <w:ind w:firstLine="0"/>
              <w:jc w:val="center"/>
              <w:rPr>
                <w:rFonts w:cs="Times New Roman"/>
              </w:rPr>
            </w:pPr>
            <w:r>
              <w:rPr>
                <w:rFonts w:cs="Times New Roman"/>
              </w:rPr>
              <w:t>3.5</w:t>
            </w:r>
          </w:p>
        </w:tc>
        <w:tc>
          <w:tcPr>
            <w:tcW w:w="1344" w:type="dxa"/>
          </w:tcPr>
          <w:p w14:paraId="5F9320A4" w14:textId="77777777" w:rsidR="00740C5F" w:rsidRPr="007C25F6" w:rsidRDefault="00740C5F" w:rsidP="00346B66">
            <w:pPr>
              <w:ind w:firstLine="0"/>
              <w:jc w:val="center"/>
              <w:rPr>
                <w:rFonts w:cs="Times New Roman"/>
              </w:rPr>
            </w:pPr>
            <w:r>
              <w:rPr>
                <w:rFonts w:cs="Times New Roman"/>
              </w:rPr>
              <w:t>Guardando cambios de vacaciones</w:t>
            </w:r>
          </w:p>
        </w:tc>
        <w:tc>
          <w:tcPr>
            <w:tcW w:w="2126" w:type="dxa"/>
          </w:tcPr>
          <w:p w14:paraId="2A580CF8"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guardar cambios en las vacaciones de los empleados para mantener la información actualizada.</w:t>
            </w:r>
          </w:p>
        </w:tc>
        <w:tc>
          <w:tcPr>
            <w:tcW w:w="1701" w:type="dxa"/>
          </w:tcPr>
          <w:p w14:paraId="0EF65452" w14:textId="77777777" w:rsidR="00740C5F" w:rsidRPr="007C25F6" w:rsidRDefault="00740C5F" w:rsidP="00346B66">
            <w:pPr>
              <w:ind w:firstLine="0"/>
              <w:jc w:val="center"/>
              <w:rPr>
                <w:rFonts w:cs="Times New Roman"/>
              </w:rPr>
            </w:pPr>
            <w:r w:rsidRPr="00816FB8">
              <w:rPr>
                <w:rFonts w:cs="Times New Roman"/>
              </w:rPr>
              <w:t>Diseñar y crear opción de guardado, importar información y actualizar lista de vacaciones registradas.</w:t>
            </w:r>
          </w:p>
        </w:tc>
        <w:tc>
          <w:tcPr>
            <w:tcW w:w="1134" w:type="dxa"/>
          </w:tcPr>
          <w:p w14:paraId="1B0D998B" w14:textId="77777777" w:rsidR="00740C5F" w:rsidRPr="007C25F6" w:rsidRDefault="00740C5F" w:rsidP="00346B66">
            <w:pPr>
              <w:ind w:firstLine="0"/>
              <w:jc w:val="center"/>
              <w:rPr>
                <w:rFonts w:cs="Times New Roman"/>
              </w:rPr>
            </w:pPr>
            <w:r>
              <w:rPr>
                <w:rFonts w:cs="Times New Roman"/>
              </w:rPr>
              <w:t>Alta</w:t>
            </w:r>
          </w:p>
        </w:tc>
        <w:tc>
          <w:tcPr>
            <w:tcW w:w="1276" w:type="dxa"/>
          </w:tcPr>
          <w:p w14:paraId="73C83578" w14:textId="77777777" w:rsidR="00740C5F" w:rsidRPr="007C25F6" w:rsidRDefault="00740C5F" w:rsidP="00346B66">
            <w:pPr>
              <w:ind w:firstLine="0"/>
              <w:jc w:val="center"/>
              <w:rPr>
                <w:rFonts w:cs="Times New Roman"/>
              </w:rPr>
            </w:pPr>
            <w:r>
              <w:rPr>
                <w:rFonts w:cs="Times New Roman"/>
              </w:rPr>
              <w:t>6</w:t>
            </w:r>
          </w:p>
        </w:tc>
        <w:tc>
          <w:tcPr>
            <w:tcW w:w="1177" w:type="dxa"/>
          </w:tcPr>
          <w:p w14:paraId="62B843D6"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2E4F6EFA" w14:textId="77777777" w:rsidTr="00740C5F">
        <w:trPr>
          <w:trHeight w:val="905"/>
        </w:trPr>
        <w:tc>
          <w:tcPr>
            <w:tcW w:w="749" w:type="dxa"/>
          </w:tcPr>
          <w:p w14:paraId="3370A6A4" w14:textId="77777777" w:rsidR="00740C5F" w:rsidRDefault="00740C5F" w:rsidP="00346B66">
            <w:pPr>
              <w:ind w:firstLine="0"/>
              <w:jc w:val="center"/>
              <w:rPr>
                <w:rFonts w:cs="Times New Roman"/>
              </w:rPr>
            </w:pPr>
            <w:r>
              <w:rPr>
                <w:rFonts w:cs="Times New Roman"/>
              </w:rPr>
              <w:t>3.6</w:t>
            </w:r>
          </w:p>
        </w:tc>
        <w:tc>
          <w:tcPr>
            <w:tcW w:w="1344" w:type="dxa"/>
          </w:tcPr>
          <w:p w14:paraId="03B5A88A" w14:textId="77777777" w:rsidR="00740C5F" w:rsidRPr="007C25F6" w:rsidRDefault="00740C5F" w:rsidP="00346B66">
            <w:pPr>
              <w:ind w:firstLine="0"/>
              <w:jc w:val="center"/>
              <w:rPr>
                <w:rFonts w:cs="Times New Roman"/>
              </w:rPr>
            </w:pPr>
            <w:r>
              <w:rPr>
                <w:rFonts w:cs="Times New Roman"/>
              </w:rPr>
              <w:t>Imprimiendo vacaciones de empelado</w:t>
            </w:r>
          </w:p>
        </w:tc>
        <w:tc>
          <w:tcPr>
            <w:tcW w:w="2126" w:type="dxa"/>
          </w:tcPr>
          <w:p w14:paraId="6B0F6A21" w14:textId="77777777" w:rsidR="00740C5F" w:rsidRPr="007C25F6" w:rsidRDefault="00740C5F" w:rsidP="00346B66">
            <w:pPr>
              <w:ind w:firstLine="0"/>
              <w:jc w:val="center"/>
              <w:rPr>
                <w:rFonts w:cs="Times New Roman"/>
              </w:rPr>
            </w:pPr>
            <w:r w:rsidRPr="00816FB8">
              <w:rPr>
                <w:rFonts w:cs="Times New Roman"/>
              </w:rPr>
              <w:t>Como administrador necesito poder imprimir reportes de vacaciones de empleados en formato PDF para respaldo oficial.</w:t>
            </w:r>
          </w:p>
        </w:tc>
        <w:tc>
          <w:tcPr>
            <w:tcW w:w="1701" w:type="dxa"/>
          </w:tcPr>
          <w:p w14:paraId="49677670" w14:textId="77777777" w:rsidR="00740C5F" w:rsidRPr="007C25F6" w:rsidRDefault="00740C5F" w:rsidP="00346B66">
            <w:pPr>
              <w:ind w:firstLine="0"/>
              <w:jc w:val="center"/>
              <w:rPr>
                <w:rFonts w:cs="Times New Roman"/>
              </w:rPr>
            </w:pPr>
            <w:r w:rsidRPr="00816FB8">
              <w:rPr>
                <w:rFonts w:cs="Times New Roman"/>
              </w:rPr>
              <w:t>Diseñar y crear opción de impresión, importar información y generar PDF con datos de vacaciones.</w:t>
            </w:r>
          </w:p>
        </w:tc>
        <w:tc>
          <w:tcPr>
            <w:tcW w:w="1134" w:type="dxa"/>
          </w:tcPr>
          <w:p w14:paraId="213789AC" w14:textId="77777777" w:rsidR="00740C5F" w:rsidRPr="007C25F6" w:rsidRDefault="00740C5F" w:rsidP="00346B66">
            <w:pPr>
              <w:ind w:firstLine="0"/>
              <w:jc w:val="center"/>
              <w:rPr>
                <w:rFonts w:cs="Times New Roman"/>
              </w:rPr>
            </w:pPr>
            <w:r>
              <w:rPr>
                <w:rFonts w:cs="Times New Roman"/>
              </w:rPr>
              <w:t>Alta</w:t>
            </w:r>
          </w:p>
        </w:tc>
        <w:tc>
          <w:tcPr>
            <w:tcW w:w="1276" w:type="dxa"/>
          </w:tcPr>
          <w:p w14:paraId="6AA93CEF" w14:textId="77777777" w:rsidR="00740C5F" w:rsidRPr="007C25F6" w:rsidRDefault="00740C5F" w:rsidP="00346B66">
            <w:pPr>
              <w:ind w:firstLine="0"/>
              <w:jc w:val="center"/>
              <w:rPr>
                <w:rFonts w:cs="Times New Roman"/>
              </w:rPr>
            </w:pPr>
            <w:r>
              <w:rPr>
                <w:rFonts w:cs="Times New Roman"/>
              </w:rPr>
              <w:t>8</w:t>
            </w:r>
          </w:p>
        </w:tc>
        <w:tc>
          <w:tcPr>
            <w:tcW w:w="1177" w:type="dxa"/>
          </w:tcPr>
          <w:p w14:paraId="79939887"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61826CF" w14:textId="77777777" w:rsidTr="00740C5F">
        <w:trPr>
          <w:trHeight w:val="905"/>
        </w:trPr>
        <w:tc>
          <w:tcPr>
            <w:tcW w:w="749" w:type="dxa"/>
          </w:tcPr>
          <w:p w14:paraId="38613115" w14:textId="77777777" w:rsidR="00740C5F" w:rsidRDefault="00740C5F" w:rsidP="00346B66">
            <w:pPr>
              <w:ind w:firstLine="0"/>
              <w:jc w:val="center"/>
              <w:rPr>
                <w:rFonts w:cs="Times New Roman"/>
              </w:rPr>
            </w:pPr>
            <w:r>
              <w:rPr>
                <w:rFonts w:cs="Times New Roman"/>
              </w:rPr>
              <w:t>3.7</w:t>
            </w:r>
          </w:p>
          <w:p w14:paraId="03A4B851" w14:textId="77777777" w:rsidR="00740C5F" w:rsidRDefault="00740C5F" w:rsidP="00346B66">
            <w:pPr>
              <w:ind w:firstLine="0"/>
              <w:jc w:val="center"/>
              <w:rPr>
                <w:rFonts w:cs="Times New Roman"/>
              </w:rPr>
            </w:pPr>
          </w:p>
        </w:tc>
        <w:tc>
          <w:tcPr>
            <w:tcW w:w="1344" w:type="dxa"/>
          </w:tcPr>
          <w:p w14:paraId="613FAC0D" w14:textId="77777777" w:rsidR="00740C5F" w:rsidRPr="007C25F6" w:rsidRDefault="00740C5F" w:rsidP="00346B66">
            <w:pPr>
              <w:ind w:firstLine="0"/>
              <w:jc w:val="center"/>
              <w:rPr>
                <w:rFonts w:cs="Times New Roman"/>
              </w:rPr>
            </w:pPr>
            <w:r>
              <w:rPr>
                <w:rFonts w:cs="Times New Roman"/>
              </w:rPr>
              <w:t>Eliminando vacaciones asignadas</w:t>
            </w:r>
          </w:p>
        </w:tc>
        <w:tc>
          <w:tcPr>
            <w:tcW w:w="2126" w:type="dxa"/>
          </w:tcPr>
          <w:p w14:paraId="62B86A81"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eliminar </w:t>
            </w:r>
            <w:r w:rsidRPr="00816FB8">
              <w:rPr>
                <w:rFonts w:cs="Times New Roman"/>
              </w:rPr>
              <w:lastRenderedPageBreak/>
              <w:t>vacaciones asignadas incorrectamente para mantener la información precisa.</w:t>
            </w:r>
          </w:p>
        </w:tc>
        <w:tc>
          <w:tcPr>
            <w:tcW w:w="1701" w:type="dxa"/>
          </w:tcPr>
          <w:p w14:paraId="57DAB366" w14:textId="77777777" w:rsidR="00740C5F" w:rsidRPr="007C25F6" w:rsidRDefault="00740C5F" w:rsidP="00346B66">
            <w:pPr>
              <w:ind w:firstLine="0"/>
              <w:jc w:val="center"/>
              <w:rPr>
                <w:rFonts w:cs="Times New Roman"/>
              </w:rPr>
            </w:pPr>
            <w:r w:rsidRPr="00816FB8">
              <w:rPr>
                <w:rFonts w:cs="Times New Roman"/>
              </w:rPr>
              <w:lastRenderedPageBreak/>
              <w:t xml:space="preserve">Diseñar y crear opción de eliminación, </w:t>
            </w:r>
            <w:r w:rsidRPr="00816FB8">
              <w:rPr>
                <w:rFonts w:cs="Times New Roman"/>
              </w:rPr>
              <w:lastRenderedPageBreak/>
              <w:t>importar información y actualizar lista de vacaciones.</w:t>
            </w:r>
          </w:p>
        </w:tc>
        <w:tc>
          <w:tcPr>
            <w:tcW w:w="1134" w:type="dxa"/>
          </w:tcPr>
          <w:p w14:paraId="7C213667"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21311245" w14:textId="77777777" w:rsidR="00740C5F" w:rsidRPr="007C25F6" w:rsidRDefault="00740C5F" w:rsidP="00346B66">
            <w:pPr>
              <w:ind w:firstLine="0"/>
              <w:jc w:val="center"/>
              <w:rPr>
                <w:rFonts w:cs="Times New Roman"/>
              </w:rPr>
            </w:pPr>
            <w:r>
              <w:rPr>
                <w:rFonts w:cs="Times New Roman"/>
              </w:rPr>
              <w:t>7</w:t>
            </w:r>
          </w:p>
        </w:tc>
        <w:tc>
          <w:tcPr>
            <w:tcW w:w="1177" w:type="dxa"/>
          </w:tcPr>
          <w:p w14:paraId="7296967D"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2040046" w14:textId="77777777" w:rsidTr="00740C5F">
        <w:trPr>
          <w:trHeight w:val="905"/>
        </w:trPr>
        <w:tc>
          <w:tcPr>
            <w:tcW w:w="749" w:type="dxa"/>
          </w:tcPr>
          <w:p w14:paraId="37958E2B" w14:textId="77777777" w:rsidR="00740C5F" w:rsidRDefault="00740C5F" w:rsidP="00346B66">
            <w:pPr>
              <w:ind w:firstLine="0"/>
              <w:jc w:val="center"/>
              <w:rPr>
                <w:rFonts w:cs="Times New Roman"/>
              </w:rPr>
            </w:pPr>
            <w:r>
              <w:rPr>
                <w:rFonts w:cs="Times New Roman"/>
              </w:rPr>
              <w:t>4.1.2</w:t>
            </w:r>
          </w:p>
        </w:tc>
        <w:tc>
          <w:tcPr>
            <w:tcW w:w="1344" w:type="dxa"/>
          </w:tcPr>
          <w:p w14:paraId="7F7BDF95" w14:textId="77777777" w:rsidR="00740C5F" w:rsidRPr="007C25F6" w:rsidRDefault="00740C5F" w:rsidP="00346B66">
            <w:pPr>
              <w:ind w:firstLine="0"/>
              <w:jc w:val="center"/>
              <w:rPr>
                <w:rFonts w:cs="Times New Roman"/>
              </w:rPr>
            </w:pPr>
            <w:r>
              <w:rPr>
                <w:rFonts w:cs="Times New Roman"/>
              </w:rPr>
              <w:t>Editando turnos</w:t>
            </w:r>
          </w:p>
        </w:tc>
        <w:tc>
          <w:tcPr>
            <w:tcW w:w="2126" w:type="dxa"/>
          </w:tcPr>
          <w:p w14:paraId="4E3D60C6"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editar turnos asegurando que se validen los campos obligatorios.</w:t>
            </w:r>
          </w:p>
        </w:tc>
        <w:tc>
          <w:tcPr>
            <w:tcW w:w="1701" w:type="dxa"/>
          </w:tcPr>
          <w:p w14:paraId="23B65955" w14:textId="77777777" w:rsidR="00740C5F" w:rsidRPr="007C25F6" w:rsidRDefault="00740C5F" w:rsidP="00346B66">
            <w:pPr>
              <w:ind w:firstLine="0"/>
              <w:jc w:val="center"/>
              <w:rPr>
                <w:rFonts w:cs="Times New Roman"/>
              </w:rPr>
            </w:pPr>
            <w:r w:rsidRPr="00816FB8">
              <w:rPr>
                <w:rFonts w:cs="Times New Roman"/>
              </w:rPr>
              <w:t>Diseñar y crear vista de edición de turnos, importar información y actualizar lista de turnos con validación de campos.</w:t>
            </w:r>
          </w:p>
        </w:tc>
        <w:tc>
          <w:tcPr>
            <w:tcW w:w="1134" w:type="dxa"/>
          </w:tcPr>
          <w:p w14:paraId="258DDDB5" w14:textId="77777777" w:rsidR="00740C5F" w:rsidRPr="007C25F6" w:rsidRDefault="00740C5F" w:rsidP="00346B66">
            <w:pPr>
              <w:ind w:firstLine="0"/>
              <w:jc w:val="center"/>
              <w:rPr>
                <w:rFonts w:cs="Times New Roman"/>
              </w:rPr>
            </w:pPr>
            <w:r>
              <w:rPr>
                <w:rFonts w:cs="Times New Roman"/>
              </w:rPr>
              <w:t>Alta</w:t>
            </w:r>
          </w:p>
        </w:tc>
        <w:tc>
          <w:tcPr>
            <w:tcW w:w="1276" w:type="dxa"/>
          </w:tcPr>
          <w:p w14:paraId="4E7F3BB3" w14:textId="77777777" w:rsidR="00740C5F" w:rsidRPr="007C25F6" w:rsidRDefault="00740C5F" w:rsidP="00346B66">
            <w:pPr>
              <w:ind w:firstLine="0"/>
              <w:jc w:val="center"/>
              <w:rPr>
                <w:rFonts w:cs="Times New Roman"/>
              </w:rPr>
            </w:pPr>
            <w:r>
              <w:rPr>
                <w:rFonts w:cs="Times New Roman"/>
              </w:rPr>
              <w:t>7</w:t>
            </w:r>
          </w:p>
        </w:tc>
        <w:tc>
          <w:tcPr>
            <w:tcW w:w="1177" w:type="dxa"/>
          </w:tcPr>
          <w:p w14:paraId="02221ECB"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0BCF1657" w14:textId="77777777" w:rsidTr="00740C5F">
        <w:trPr>
          <w:trHeight w:val="905"/>
        </w:trPr>
        <w:tc>
          <w:tcPr>
            <w:tcW w:w="749" w:type="dxa"/>
          </w:tcPr>
          <w:p w14:paraId="1E8B75EB" w14:textId="77777777" w:rsidR="00740C5F" w:rsidRDefault="00740C5F" w:rsidP="00346B66">
            <w:pPr>
              <w:ind w:firstLine="0"/>
              <w:jc w:val="center"/>
              <w:rPr>
                <w:rFonts w:cs="Times New Roman"/>
              </w:rPr>
            </w:pPr>
            <w:r>
              <w:rPr>
                <w:rFonts w:cs="Times New Roman"/>
              </w:rPr>
              <w:t>5.5</w:t>
            </w:r>
          </w:p>
        </w:tc>
        <w:tc>
          <w:tcPr>
            <w:tcW w:w="1344" w:type="dxa"/>
          </w:tcPr>
          <w:p w14:paraId="673785EB" w14:textId="77777777" w:rsidR="00740C5F" w:rsidRPr="007C25F6" w:rsidRDefault="00740C5F" w:rsidP="00346B66">
            <w:pPr>
              <w:ind w:firstLine="0"/>
              <w:jc w:val="center"/>
              <w:rPr>
                <w:rFonts w:cs="Times New Roman"/>
              </w:rPr>
            </w:pPr>
            <w:r>
              <w:rPr>
                <w:rFonts w:cs="Times New Roman"/>
              </w:rPr>
              <w:t>Generando nuevo informe de asistencia</w:t>
            </w:r>
          </w:p>
        </w:tc>
        <w:tc>
          <w:tcPr>
            <w:tcW w:w="2126" w:type="dxa"/>
          </w:tcPr>
          <w:p w14:paraId="5819887F"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generar informes de asistencia para controlar los registros de los empleados.</w:t>
            </w:r>
          </w:p>
        </w:tc>
        <w:tc>
          <w:tcPr>
            <w:tcW w:w="1701" w:type="dxa"/>
          </w:tcPr>
          <w:p w14:paraId="66966134" w14:textId="77777777" w:rsidR="00740C5F" w:rsidRPr="007C25F6" w:rsidRDefault="00740C5F" w:rsidP="00346B66">
            <w:pPr>
              <w:ind w:firstLine="0"/>
              <w:jc w:val="center"/>
              <w:rPr>
                <w:rFonts w:cs="Times New Roman"/>
              </w:rPr>
            </w:pPr>
            <w:r w:rsidRPr="00816FB8">
              <w:rPr>
                <w:rFonts w:cs="Times New Roman"/>
              </w:rPr>
              <w:t>Diseñar y crear vista de informes, formulario de creación, importar información y diseñar lista con informes de asistencia.</w:t>
            </w:r>
          </w:p>
        </w:tc>
        <w:tc>
          <w:tcPr>
            <w:tcW w:w="1134" w:type="dxa"/>
          </w:tcPr>
          <w:p w14:paraId="321BE567" w14:textId="77777777" w:rsidR="00740C5F" w:rsidRPr="007C25F6" w:rsidRDefault="00740C5F" w:rsidP="00346B66">
            <w:pPr>
              <w:ind w:firstLine="0"/>
              <w:jc w:val="center"/>
              <w:rPr>
                <w:rFonts w:cs="Times New Roman"/>
              </w:rPr>
            </w:pPr>
            <w:r>
              <w:rPr>
                <w:rFonts w:cs="Times New Roman"/>
              </w:rPr>
              <w:t>Alta</w:t>
            </w:r>
          </w:p>
        </w:tc>
        <w:tc>
          <w:tcPr>
            <w:tcW w:w="1276" w:type="dxa"/>
          </w:tcPr>
          <w:p w14:paraId="733C6E44" w14:textId="77777777" w:rsidR="00740C5F" w:rsidRPr="007C25F6" w:rsidRDefault="00740C5F" w:rsidP="00346B66">
            <w:pPr>
              <w:ind w:firstLine="0"/>
              <w:jc w:val="center"/>
              <w:rPr>
                <w:rFonts w:cs="Times New Roman"/>
              </w:rPr>
            </w:pPr>
            <w:r>
              <w:rPr>
                <w:rFonts w:cs="Times New Roman"/>
              </w:rPr>
              <w:t>8</w:t>
            </w:r>
          </w:p>
        </w:tc>
        <w:tc>
          <w:tcPr>
            <w:tcW w:w="1177" w:type="dxa"/>
          </w:tcPr>
          <w:p w14:paraId="705F1C57"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95FED85" w14:textId="77777777" w:rsidTr="00740C5F">
        <w:trPr>
          <w:trHeight w:val="905"/>
        </w:trPr>
        <w:tc>
          <w:tcPr>
            <w:tcW w:w="749" w:type="dxa"/>
          </w:tcPr>
          <w:p w14:paraId="2298CE44" w14:textId="77777777" w:rsidR="00740C5F" w:rsidRDefault="00740C5F" w:rsidP="00346B66">
            <w:pPr>
              <w:ind w:firstLine="0"/>
              <w:jc w:val="center"/>
              <w:rPr>
                <w:rFonts w:cs="Times New Roman"/>
              </w:rPr>
            </w:pPr>
            <w:r>
              <w:rPr>
                <w:rFonts w:cs="Times New Roman"/>
              </w:rPr>
              <w:t>6.2</w:t>
            </w:r>
          </w:p>
        </w:tc>
        <w:tc>
          <w:tcPr>
            <w:tcW w:w="1344" w:type="dxa"/>
          </w:tcPr>
          <w:p w14:paraId="5B2DC531" w14:textId="77777777" w:rsidR="00740C5F" w:rsidRPr="007C25F6" w:rsidRDefault="00740C5F" w:rsidP="00346B66">
            <w:pPr>
              <w:ind w:firstLine="0"/>
              <w:jc w:val="center"/>
              <w:rPr>
                <w:rFonts w:cs="Times New Roman"/>
              </w:rPr>
            </w:pPr>
            <w:r>
              <w:rPr>
                <w:rFonts w:cs="Times New Roman"/>
              </w:rPr>
              <w:t>Filtrando búsqueda de permisos</w:t>
            </w:r>
          </w:p>
        </w:tc>
        <w:tc>
          <w:tcPr>
            <w:tcW w:w="2126" w:type="dxa"/>
          </w:tcPr>
          <w:p w14:paraId="05F2D560" w14:textId="77777777" w:rsidR="00740C5F" w:rsidRPr="00B07560" w:rsidRDefault="00740C5F" w:rsidP="00346B66">
            <w:pPr>
              <w:ind w:firstLine="0"/>
              <w:jc w:val="center"/>
              <w:rPr>
                <w:rFonts w:cs="Times New Roman"/>
                <w:lang w:val="es-419"/>
              </w:rPr>
            </w:pPr>
            <w:r w:rsidRPr="00B07560">
              <w:rPr>
                <w:rFonts w:cs="Times New Roman"/>
              </w:rPr>
              <w:t xml:space="preserve">Como </w:t>
            </w:r>
            <w:r>
              <w:rPr>
                <w:rFonts w:cs="Times New Roman"/>
              </w:rPr>
              <w:t>usuario</w:t>
            </w:r>
            <w:r w:rsidRPr="00B07560">
              <w:rPr>
                <w:rFonts w:cs="Times New Roman"/>
              </w:rPr>
              <w:t xml:space="preserve"> necesito poder filtrar permisos por criterios </w:t>
            </w:r>
            <w:r w:rsidRPr="00B07560">
              <w:rPr>
                <w:rFonts w:cs="Times New Roman"/>
              </w:rPr>
              <w:lastRenderedPageBreak/>
              <w:t>específicos para encontrar información rápidamente.</w:t>
            </w:r>
          </w:p>
        </w:tc>
        <w:tc>
          <w:tcPr>
            <w:tcW w:w="1701" w:type="dxa"/>
          </w:tcPr>
          <w:p w14:paraId="4FF07EEB" w14:textId="77777777" w:rsidR="00740C5F" w:rsidRPr="00B07560" w:rsidRDefault="00740C5F" w:rsidP="00346B66">
            <w:pPr>
              <w:ind w:firstLine="0"/>
              <w:jc w:val="center"/>
              <w:rPr>
                <w:rFonts w:cs="Times New Roman"/>
                <w:lang w:val="es-419"/>
              </w:rPr>
            </w:pPr>
            <w:r w:rsidRPr="00B07560">
              <w:rPr>
                <w:rFonts w:cs="Times New Roman"/>
              </w:rPr>
              <w:lastRenderedPageBreak/>
              <w:t xml:space="preserve">Diseñar y crear vista de permisos, implementar </w:t>
            </w:r>
            <w:r w:rsidRPr="00B07560">
              <w:rPr>
                <w:rFonts w:cs="Times New Roman"/>
              </w:rPr>
              <w:lastRenderedPageBreak/>
              <w:t>filtros de búsqueda, importar información y mostrar lista filtrada.</w:t>
            </w:r>
          </w:p>
        </w:tc>
        <w:tc>
          <w:tcPr>
            <w:tcW w:w="1134" w:type="dxa"/>
          </w:tcPr>
          <w:p w14:paraId="5841DC4E" w14:textId="77777777" w:rsidR="00740C5F" w:rsidRPr="007C25F6" w:rsidRDefault="00740C5F" w:rsidP="00346B66">
            <w:pPr>
              <w:ind w:firstLine="0"/>
              <w:jc w:val="center"/>
              <w:rPr>
                <w:rFonts w:cs="Times New Roman"/>
              </w:rPr>
            </w:pPr>
            <w:r>
              <w:rPr>
                <w:rFonts w:cs="Times New Roman"/>
              </w:rPr>
              <w:lastRenderedPageBreak/>
              <w:t>Media</w:t>
            </w:r>
          </w:p>
        </w:tc>
        <w:tc>
          <w:tcPr>
            <w:tcW w:w="1276" w:type="dxa"/>
          </w:tcPr>
          <w:p w14:paraId="71AD7B7E" w14:textId="77777777" w:rsidR="00740C5F" w:rsidRPr="007C25F6" w:rsidRDefault="00740C5F" w:rsidP="00346B66">
            <w:pPr>
              <w:ind w:firstLine="0"/>
              <w:jc w:val="center"/>
              <w:rPr>
                <w:rFonts w:cs="Times New Roman"/>
              </w:rPr>
            </w:pPr>
            <w:r>
              <w:rPr>
                <w:rFonts w:cs="Times New Roman"/>
              </w:rPr>
              <w:t>7</w:t>
            </w:r>
          </w:p>
        </w:tc>
        <w:tc>
          <w:tcPr>
            <w:tcW w:w="1177" w:type="dxa"/>
          </w:tcPr>
          <w:p w14:paraId="276784D7"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9147495" w14:textId="77777777" w:rsidTr="00740C5F">
        <w:trPr>
          <w:trHeight w:val="905"/>
        </w:trPr>
        <w:tc>
          <w:tcPr>
            <w:tcW w:w="749" w:type="dxa"/>
          </w:tcPr>
          <w:p w14:paraId="0027D0C0" w14:textId="77777777" w:rsidR="00740C5F" w:rsidRDefault="00740C5F" w:rsidP="00346B66">
            <w:pPr>
              <w:ind w:firstLine="0"/>
              <w:jc w:val="center"/>
              <w:rPr>
                <w:rFonts w:cs="Times New Roman"/>
              </w:rPr>
            </w:pPr>
            <w:r>
              <w:rPr>
                <w:rFonts w:cs="Times New Roman"/>
              </w:rPr>
              <w:t>6.3</w:t>
            </w:r>
          </w:p>
        </w:tc>
        <w:tc>
          <w:tcPr>
            <w:tcW w:w="1344" w:type="dxa"/>
          </w:tcPr>
          <w:p w14:paraId="12800987" w14:textId="77777777" w:rsidR="00740C5F" w:rsidRPr="007C25F6" w:rsidRDefault="00740C5F" w:rsidP="00346B66">
            <w:pPr>
              <w:ind w:firstLine="0"/>
              <w:jc w:val="center"/>
              <w:rPr>
                <w:rFonts w:cs="Times New Roman"/>
              </w:rPr>
            </w:pPr>
            <w:r>
              <w:rPr>
                <w:rFonts w:cs="Times New Roman"/>
              </w:rPr>
              <w:t>Visualizando casillas de filtración</w:t>
            </w:r>
          </w:p>
        </w:tc>
        <w:tc>
          <w:tcPr>
            <w:tcW w:w="2126" w:type="dxa"/>
          </w:tcPr>
          <w:p w14:paraId="54FA473A"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visualizar casillas de selección para filtrar datos de permisos de manera eficiente.</w:t>
            </w:r>
          </w:p>
        </w:tc>
        <w:tc>
          <w:tcPr>
            <w:tcW w:w="1701" w:type="dxa"/>
          </w:tcPr>
          <w:p w14:paraId="208B5358" w14:textId="77777777" w:rsidR="00740C5F" w:rsidRPr="007C25F6" w:rsidRDefault="00740C5F" w:rsidP="00346B66">
            <w:pPr>
              <w:ind w:firstLine="0"/>
              <w:jc w:val="center"/>
              <w:rPr>
                <w:rFonts w:cs="Times New Roman"/>
              </w:rPr>
            </w:pPr>
            <w:r w:rsidRPr="00B07560">
              <w:rPr>
                <w:rFonts w:cs="Times New Roman"/>
              </w:rPr>
              <w:t>Diseñar y crear casillas de selección, importar información y mostrar lista filtrada con los permisos correspondientes.</w:t>
            </w:r>
          </w:p>
        </w:tc>
        <w:tc>
          <w:tcPr>
            <w:tcW w:w="1134" w:type="dxa"/>
          </w:tcPr>
          <w:p w14:paraId="1C0929C4" w14:textId="77777777" w:rsidR="00740C5F" w:rsidRPr="007C25F6" w:rsidRDefault="00740C5F" w:rsidP="00346B66">
            <w:pPr>
              <w:ind w:firstLine="0"/>
              <w:jc w:val="center"/>
              <w:rPr>
                <w:rFonts w:cs="Times New Roman"/>
              </w:rPr>
            </w:pPr>
            <w:r>
              <w:rPr>
                <w:rFonts w:cs="Times New Roman"/>
              </w:rPr>
              <w:t>Media</w:t>
            </w:r>
          </w:p>
        </w:tc>
        <w:tc>
          <w:tcPr>
            <w:tcW w:w="1276" w:type="dxa"/>
          </w:tcPr>
          <w:p w14:paraId="26941308" w14:textId="77777777" w:rsidR="00740C5F" w:rsidRPr="007C25F6" w:rsidRDefault="00740C5F" w:rsidP="00346B66">
            <w:pPr>
              <w:ind w:firstLine="0"/>
              <w:jc w:val="center"/>
              <w:rPr>
                <w:rFonts w:cs="Times New Roman"/>
              </w:rPr>
            </w:pPr>
            <w:r>
              <w:rPr>
                <w:rFonts w:cs="Times New Roman"/>
              </w:rPr>
              <w:t>6</w:t>
            </w:r>
          </w:p>
        </w:tc>
        <w:tc>
          <w:tcPr>
            <w:tcW w:w="1177" w:type="dxa"/>
          </w:tcPr>
          <w:p w14:paraId="19AAD0AE"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6DD2FCE4" w14:textId="77777777" w:rsidTr="00740C5F">
        <w:trPr>
          <w:trHeight w:val="905"/>
        </w:trPr>
        <w:tc>
          <w:tcPr>
            <w:tcW w:w="749" w:type="dxa"/>
          </w:tcPr>
          <w:p w14:paraId="30C95C02" w14:textId="77777777" w:rsidR="00740C5F" w:rsidRDefault="00740C5F" w:rsidP="00346B66">
            <w:pPr>
              <w:ind w:firstLine="0"/>
              <w:jc w:val="center"/>
              <w:rPr>
                <w:rFonts w:cs="Times New Roman"/>
              </w:rPr>
            </w:pPr>
            <w:r>
              <w:rPr>
                <w:rFonts w:cs="Times New Roman"/>
              </w:rPr>
              <w:t>6.4</w:t>
            </w:r>
          </w:p>
        </w:tc>
        <w:tc>
          <w:tcPr>
            <w:tcW w:w="1344" w:type="dxa"/>
          </w:tcPr>
          <w:p w14:paraId="37DB9770" w14:textId="77777777" w:rsidR="00740C5F" w:rsidRPr="007C25F6" w:rsidRDefault="00740C5F" w:rsidP="00346B66">
            <w:pPr>
              <w:ind w:firstLine="0"/>
              <w:jc w:val="center"/>
              <w:rPr>
                <w:rFonts w:cs="Times New Roman"/>
              </w:rPr>
            </w:pPr>
            <w:r>
              <w:rPr>
                <w:rFonts w:cs="Times New Roman"/>
              </w:rPr>
              <w:t>Registrando motivos de permisos</w:t>
            </w:r>
          </w:p>
        </w:tc>
        <w:tc>
          <w:tcPr>
            <w:tcW w:w="2126" w:type="dxa"/>
          </w:tcPr>
          <w:p w14:paraId="7E4D6DF0"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registrar motivos de permisos para documentar correctamente las solicitudes de empleados.</w:t>
            </w:r>
          </w:p>
        </w:tc>
        <w:tc>
          <w:tcPr>
            <w:tcW w:w="1701" w:type="dxa"/>
          </w:tcPr>
          <w:p w14:paraId="7B7F909C" w14:textId="77777777" w:rsidR="00740C5F" w:rsidRPr="007C25F6" w:rsidRDefault="00740C5F" w:rsidP="00346B66">
            <w:pPr>
              <w:ind w:firstLine="0"/>
              <w:jc w:val="center"/>
              <w:rPr>
                <w:rFonts w:cs="Times New Roman"/>
              </w:rPr>
            </w:pPr>
            <w:r w:rsidRPr="00B07560">
              <w:rPr>
                <w:rFonts w:cs="Times New Roman"/>
              </w:rPr>
              <w:t>Diseñar y crear formulario de registro, importar información y diseñar lista con motivos de permisos.</w:t>
            </w:r>
          </w:p>
        </w:tc>
        <w:tc>
          <w:tcPr>
            <w:tcW w:w="1134" w:type="dxa"/>
          </w:tcPr>
          <w:p w14:paraId="67DBBDC2" w14:textId="77777777" w:rsidR="00740C5F" w:rsidRPr="007C25F6" w:rsidRDefault="00740C5F" w:rsidP="00346B66">
            <w:pPr>
              <w:ind w:firstLine="0"/>
              <w:jc w:val="center"/>
              <w:rPr>
                <w:rFonts w:cs="Times New Roman"/>
              </w:rPr>
            </w:pPr>
            <w:r>
              <w:rPr>
                <w:rFonts w:cs="Times New Roman"/>
              </w:rPr>
              <w:t>Alta</w:t>
            </w:r>
          </w:p>
        </w:tc>
        <w:tc>
          <w:tcPr>
            <w:tcW w:w="1276" w:type="dxa"/>
          </w:tcPr>
          <w:p w14:paraId="740BBCE0" w14:textId="77777777" w:rsidR="00740C5F" w:rsidRPr="007C25F6" w:rsidRDefault="00740C5F" w:rsidP="00346B66">
            <w:pPr>
              <w:ind w:firstLine="0"/>
              <w:jc w:val="center"/>
              <w:rPr>
                <w:rFonts w:cs="Times New Roman"/>
              </w:rPr>
            </w:pPr>
            <w:r>
              <w:rPr>
                <w:rFonts w:cs="Times New Roman"/>
              </w:rPr>
              <w:t>7</w:t>
            </w:r>
          </w:p>
        </w:tc>
        <w:tc>
          <w:tcPr>
            <w:tcW w:w="1177" w:type="dxa"/>
          </w:tcPr>
          <w:p w14:paraId="0159D1D1"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2598F15F" w14:textId="77777777" w:rsidTr="00740C5F">
        <w:trPr>
          <w:trHeight w:val="905"/>
        </w:trPr>
        <w:tc>
          <w:tcPr>
            <w:tcW w:w="749" w:type="dxa"/>
          </w:tcPr>
          <w:p w14:paraId="523C98FC" w14:textId="77777777" w:rsidR="00740C5F" w:rsidRDefault="00740C5F" w:rsidP="00346B66">
            <w:pPr>
              <w:ind w:firstLine="0"/>
              <w:jc w:val="center"/>
              <w:rPr>
                <w:rFonts w:cs="Times New Roman"/>
              </w:rPr>
            </w:pPr>
            <w:r>
              <w:rPr>
                <w:rFonts w:cs="Times New Roman"/>
              </w:rPr>
              <w:t>6.6</w:t>
            </w:r>
          </w:p>
        </w:tc>
        <w:tc>
          <w:tcPr>
            <w:tcW w:w="1344" w:type="dxa"/>
          </w:tcPr>
          <w:p w14:paraId="79C5DEF9" w14:textId="77777777" w:rsidR="00740C5F" w:rsidRPr="007C25F6" w:rsidRDefault="00740C5F" w:rsidP="00346B66">
            <w:pPr>
              <w:ind w:firstLine="0"/>
              <w:jc w:val="center"/>
              <w:rPr>
                <w:rFonts w:cs="Times New Roman"/>
              </w:rPr>
            </w:pPr>
            <w:r>
              <w:rPr>
                <w:rFonts w:cs="Times New Roman"/>
              </w:rPr>
              <w:t>Seleccionando permisos aprobados</w:t>
            </w:r>
          </w:p>
        </w:tc>
        <w:tc>
          <w:tcPr>
            <w:tcW w:w="2126" w:type="dxa"/>
          </w:tcPr>
          <w:p w14:paraId="3707F815"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seleccionar permisos aprobados para diferenciarlos de </w:t>
            </w:r>
            <w:r w:rsidRPr="00B07560">
              <w:rPr>
                <w:rFonts w:cs="Times New Roman"/>
              </w:rPr>
              <w:lastRenderedPageBreak/>
              <w:t>los pendientes o rechazados.</w:t>
            </w:r>
          </w:p>
        </w:tc>
        <w:tc>
          <w:tcPr>
            <w:tcW w:w="1701" w:type="dxa"/>
          </w:tcPr>
          <w:p w14:paraId="47C520C2" w14:textId="77777777" w:rsidR="00740C5F" w:rsidRPr="007C25F6" w:rsidRDefault="00740C5F" w:rsidP="00346B66">
            <w:pPr>
              <w:ind w:firstLine="0"/>
              <w:jc w:val="center"/>
              <w:rPr>
                <w:rFonts w:cs="Times New Roman"/>
              </w:rPr>
            </w:pPr>
            <w:r w:rsidRPr="00B07560">
              <w:rPr>
                <w:rFonts w:cs="Times New Roman"/>
              </w:rPr>
              <w:lastRenderedPageBreak/>
              <w:t xml:space="preserve">Diseñar y crear vista de permisos, casilla de selección para aprobados, </w:t>
            </w:r>
            <w:r w:rsidRPr="00B07560">
              <w:rPr>
                <w:rFonts w:cs="Times New Roman"/>
              </w:rPr>
              <w:lastRenderedPageBreak/>
              <w:t>importar información y actualizar lista de permisos.</w:t>
            </w:r>
          </w:p>
        </w:tc>
        <w:tc>
          <w:tcPr>
            <w:tcW w:w="1134" w:type="dxa"/>
          </w:tcPr>
          <w:p w14:paraId="7086983A"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768ADC88" w14:textId="77777777" w:rsidR="00740C5F" w:rsidRPr="007C25F6" w:rsidRDefault="00740C5F" w:rsidP="00346B66">
            <w:pPr>
              <w:ind w:firstLine="0"/>
              <w:jc w:val="center"/>
              <w:rPr>
                <w:rFonts w:cs="Times New Roman"/>
              </w:rPr>
            </w:pPr>
            <w:r>
              <w:rPr>
                <w:rFonts w:cs="Times New Roman"/>
              </w:rPr>
              <w:t>7</w:t>
            </w:r>
          </w:p>
        </w:tc>
        <w:tc>
          <w:tcPr>
            <w:tcW w:w="1177" w:type="dxa"/>
          </w:tcPr>
          <w:p w14:paraId="483B4A29"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5F2044AE" w14:textId="77777777" w:rsidTr="00740C5F">
        <w:trPr>
          <w:trHeight w:val="905"/>
        </w:trPr>
        <w:tc>
          <w:tcPr>
            <w:tcW w:w="749" w:type="dxa"/>
          </w:tcPr>
          <w:p w14:paraId="77708141" w14:textId="77777777" w:rsidR="00740C5F" w:rsidRDefault="00740C5F" w:rsidP="00346B66">
            <w:pPr>
              <w:ind w:firstLine="0"/>
              <w:jc w:val="center"/>
              <w:rPr>
                <w:rFonts w:cs="Times New Roman"/>
              </w:rPr>
            </w:pPr>
            <w:r>
              <w:rPr>
                <w:rFonts w:cs="Times New Roman"/>
              </w:rPr>
              <w:t>1.9</w:t>
            </w:r>
          </w:p>
        </w:tc>
        <w:tc>
          <w:tcPr>
            <w:tcW w:w="1344" w:type="dxa"/>
          </w:tcPr>
          <w:p w14:paraId="321BA036" w14:textId="77777777" w:rsidR="00740C5F" w:rsidRPr="007C25F6" w:rsidRDefault="00740C5F" w:rsidP="00346B66">
            <w:pPr>
              <w:ind w:firstLine="0"/>
              <w:jc w:val="center"/>
              <w:rPr>
                <w:rFonts w:cs="Times New Roman"/>
              </w:rPr>
            </w:pPr>
            <w:r>
              <w:rPr>
                <w:rFonts w:cs="Times New Roman"/>
              </w:rPr>
              <w:t>Activando/Desactivando motivo de permiso</w:t>
            </w:r>
          </w:p>
        </w:tc>
        <w:tc>
          <w:tcPr>
            <w:tcW w:w="2126" w:type="dxa"/>
          </w:tcPr>
          <w:p w14:paraId="68DE0C5C"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motivos de permiso para gestionar correctamente su disponibilidad.</w:t>
            </w:r>
          </w:p>
        </w:tc>
        <w:tc>
          <w:tcPr>
            <w:tcW w:w="1701" w:type="dxa"/>
          </w:tcPr>
          <w:p w14:paraId="298D0FF9" w14:textId="77777777" w:rsidR="00740C5F" w:rsidRPr="007C25F6" w:rsidRDefault="00740C5F" w:rsidP="00346B66">
            <w:pPr>
              <w:ind w:firstLine="0"/>
              <w:jc w:val="center"/>
              <w:rPr>
                <w:rFonts w:cs="Times New Roman"/>
              </w:rPr>
            </w:pPr>
            <w:r w:rsidRPr="00B07560">
              <w:rPr>
                <w:rFonts w:cs="Times New Roman"/>
              </w:rPr>
              <w:t>Diseñar y crear vista de motivos de permiso con opción de activar/desactivar, importar información y actualizar lista de motivos.</w:t>
            </w:r>
          </w:p>
        </w:tc>
        <w:tc>
          <w:tcPr>
            <w:tcW w:w="1134" w:type="dxa"/>
          </w:tcPr>
          <w:p w14:paraId="23AA822D" w14:textId="77777777" w:rsidR="00740C5F" w:rsidRPr="007C25F6" w:rsidRDefault="00740C5F" w:rsidP="00346B66">
            <w:pPr>
              <w:ind w:firstLine="0"/>
              <w:jc w:val="center"/>
              <w:rPr>
                <w:rFonts w:cs="Times New Roman"/>
              </w:rPr>
            </w:pPr>
            <w:r>
              <w:rPr>
                <w:rFonts w:cs="Times New Roman"/>
              </w:rPr>
              <w:t>Media</w:t>
            </w:r>
          </w:p>
        </w:tc>
        <w:tc>
          <w:tcPr>
            <w:tcW w:w="1276" w:type="dxa"/>
          </w:tcPr>
          <w:p w14:paraId="5F50AD18" w14:textId="77777777" w:rsidR="00740C5F" w:rsidRPr="007C25F6" w:rsidRDefault="00740C5F" w:rsidP="00346B66">
            <w:pPr>
              <w:ind w:firstLine="0"/>
              <w:jc w:val="center"/>
              <w:rPr>
                <w:rFonts w:cs="Times New Roman"/>
              </w:rPr>
            </w:pPr>
            <w:r>
              <w:rPr>
                <w:rFonts w:cs="Times New Roman"/>
              </w:rPr>
              <w:t xml:space="preserve">6 </w:t>
            </w:r>
          </w:p>
        </w:tc>
        <w:tc>
          <w:tcPr>
            <w:tcW w:w="1177" w:type="dxa"/>
          </w:tcPr>
          <w:p w14:paraId="350D6D20"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2E65F803" w14:textId="77777777" w:rsidTr="00740C5F">
        <w:trPr>
          <w:trHeight w:val="905"/>
        </w:trPr>
        <w:tc>
          <w:tcPr>
            <w:tcW w:w="749" w:type="dxa"/>
          </w:tcPr>
          <w:p w14:paraId="73F7C22A" w14:textId="77777777" w:rsidR="00740C5F" w:rsidRDefault="00740C5F" w:rsidP="00346B66">
            <w:pPr>
              <w:ind w:firstLine="0"/>
              <w:jc w:val="center"/>
              <w:rPr>
                <w:rFonts w:cs="Times New Roman"/>
              </w:rPr>
            </w:pPr>
            <w:r>
              <w:rPr>
                <w:rFonts w:cs="Times New Roman"/>
              </w:rPr>
              <w:t>1.12</w:t>
            </w:r>
          </w:p>
        </w:tc>
        <w:tc>
          <w:tcPr>
            <w:tcW w:w="1344" w:type="dxa"/>
          </w:tcPr>
          <w:p w14:paraId="02E0C83D" w14:textId="77777777" w:rsidR="00740C5F" w:rsidRPr="007C25F6" w:rsidRDefault="00740C5F" w:rsidP="00346B66">
            <w:pPr>
              <w:ind w:firstLine="0"/>
              <w:jc w:val="center"/>
              <w:rPr>
                <w:rFonts w:cs="Times New Roman"/>
              </w:rPr>
            </w:pPr>
            <w:r>
              <w:rPr>
                <w:rFonts w:cs="Times New Roman"/>
              </w:rPr>
              <w:t>Cambiando el estado de un tipo de contrato</w:t>
            </w:r>
          </w:p>
        </w:tc>
        <w:tc>
          <w:tcPr>
            <w:tcW w:w="2126" w:type="dxa"/>
          </w:tcPr>
          <w:p w14:paraId="046E6CC2"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tipos de contrato según su vigencia.</w:t>
            </w:r>
          </w:p>
        </w:tc>
        <w:tc>
          <w:tcPr>
            <w:tcW w:w="1701" w:type="dxa"/>
          </w:tcPr>
          <w:p w14:paraId="1B4F027B" w14:textId="77777777" w:rsidR="00740C5F" w:rsidRPr="007C25F6" w:rsidRDefault="00740C5F" w:rsidP="00346B66">
            <w:pPr>
              <w:ind w:firstLine="0"/>
              <w:jc w:val="center"/>
              <w:rPr>
                <w:rFonts w:cs="Times New Roman"/>
              </w:rPr>
            </w:pPr>
            <w:r w:rsidRPr="00B07560">
              <w:rPr>
                <w:rFonts w:cs="Times New Roman"/>
              </w:rPr>
              <w:t>Diseñar y crear vista de contratos con opción de activar/desactivar, importar información y actualizar lista de contratos.</w:t>
            </w:r>
          </w:p>
        </w:tc>
        <w:tc>
          <w:tcPr>
            <w:tcW w:w="1134" w:type="dxa"/>
          </w:tcPr>
          <w:p w14:paraId="411EF567" w14:textId="77777777" w:rsidR="00740C5F" w:rsidRPr="007C25F6" w:rsidRDefault="00740C5F" w:rsidP="00346B66">
            <w:pPr>
              <w:ind w:firstLine="0"/>
              <w:jc w:val="center"/>
              <w:rPr>
                <w:rFonts w:cs="Times New Roman"/>
              </w:rPr>
            </w:pPr>
            <w:r>
              <w:rPr>
                <w:rFonts w:cs="Times New Roman"/>
              </w:rPr>
              <w:t>Alta</w:t>
            </w:r>
          </w:p>
        </w:tc>
        <w:tc>
          <w:tcPr>
            <w:tcW w:w="1276" w:type="dxa"/>
          </w:tcPr>
          <w:p w14:paraId="5BB93B02" w14:textId="77777777" w:rsidR="00740C5F" w:rsidRPr="007C25F6" w:rsidRDefault="00740C5F" w:rsidP="00346B66">
            <w:pPr>
              <w:ind w:firstLine="0"/>
              <w:jc w:val="center"/>
              <w:rPr>
                <w:rFonts w:cs="Times New Roman"/>
              </w:rPr>
            </w:pPr>
            <w:r>
              <w:rPr>
                <w:rFonts w:cs="Times New Roman"/>
              </w:rPr>
              <w:t>7</w:t>
            </w:r>
          </w:p>
        </w:tc>
        <w:tc>
          <w:tcPr>
            <w:tcW w:w="1177" w:type="dxa"/>
          </w:tcPr>
          <w:p w14:paraId="6C19A1ED"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21FEBD7" w14:textId="77777777" w:rsidTr="00740C5F">
        <w:trPr>
          <w:trHeight w:val="905"/>
        </w:trPr>
        <w:tc>
          <w:tcPr>
            <w:tcW w:w="749" w:type="dxa"/>
          </w:tcPr>
          <w:p w14:paraId="18E848C2" w14:textId="77777777" w:rsidR="00740C5F" w:rsidRDefault="00740C5F" w:rsidP="00346B66">
            <w:pPr>
              <w:ind w:firstLine="0"/>
              <w:jc w:val="center"/>
              <w:rPr>
                <w:rFonts w:cs="Times New Roman"/>
              </w:rPr>
            </w:pPr>
            <w:r>
              <w:rPr>
                <w:rFonts w:cs="Times New Roman"/>
              </w:rPr>
              <w:t>1.15</w:t>
            </w:r>
          </w:p>
        </w:tc>
        <w:tc>
          <w:tcPr>
            <w:tcW w:w="1344" w:type="dxa"/>
          </w:tcPr>
          <w:p w14:paraId="223C00C3" w14:textId="77777777" w:rsidR="00740C5F" w:rsidRPr="007C25F6" w:rsidRDefault="00740C5F" w:rsidP="00346B66">
            <w:pPr>
              <w:ind w:firstLine="0"/>
              <w:jc w:val="center"/>
              <w:rPr>
                <w:rFonts w:cs="Times New Roman"/>
              </w:rPr>
            </w:pPr>
            <w:r>
              <w:rPr>
                <w:rFonts w:cs="Times New Roman"/>
              </w:rPr>
              <w:t>Cambiando el estado de un tipo de vacaciones</w:t>
            </w:r>
          </w:p>
        </w:tc>
        <w:tc>
          <w:tcPr>
            <w:tcW w:w="2126" w:type="dxa"/>
          </w:tcPr>
          <w:p w14:paraId="72F5FAD9"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tipos de vacaciones según la política de la empresa.</w:t>
            </w:r>
          </w:p>
        </w:tc>
        <w:tc>
          <w:tcPr>
            <w:tcW w:w="1701" w:type="dxa"/>
          </w:tcPr>
          <w:p w14:paraId="61A55802" w14:textId="77777777" w:rsidR="00740C5F" w:rsidRPr="007C25F6" w:rsidRDefault="00740C5F" w:rsidP="00346B66">
            <w:pPr>
              <w:ind w:firstLine="0"/>
              <w:jc w:val="center"/>
              <w:rPr>
                <w:rFonts w:cs="Times New Roman"/>
              </w:rPr>
            </w:pPr>
            <w:r w:rsidRPr="00B07560">
              <w:rPr>
                <w:rFonts w:cs="Times New Roman"/>
              </w:rPr>
              <w:t xml:space="preserve">Diseñar y crear vista de vacaciones con opción de activar/desactivar, importar información y </w:t>
            </w:r>
            <w:r w:rsidRPr="00B07560">
              <w:rPr>
                <w:rFonts w:cs="Times New Roman"/>
              </w:rPr>
              <w:lastRenderedPageBreak/>
              <w:t>actualizar lista de tipos de vacaciones.</w:t>
            </w:r>
          </w:p>
        </w:tc>
        <w:tc>
          <w:tcPr>
            <w:tcW w:w="1134" w:type="dxa"/>
          </w:tcPr>
          <w:p w14:paraId="1F2E2443"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4831E885" w14:textId="77777777" w:rsidR="00740C5F" w:rsidRPr="007C25F6" w:rsidRDefault="00740C5F" w:rsidP="00346B66">
            <w:pPr>
              <w:ind w:firstLine="0"/>
              <w:jc w:val="center"/>
              <w:rPr>
                <w:rFonts w:cs="Times New Roman"/>
              </w:rPr>
            </w:pPr>
            <w:r>
              <w:rPr>
                <w:rFonts w:cs="Times New Roman"/>
              </w:rPr>
              <w:t>7</w:t>
            </w:r>
          </w:p>
        </w:tc>
        <w:tc>
          <w:tcPr>
            <w:tcW w:w="1177" w:type="dxa"/>
          </w:tcPr>
          <w:p w14:paraId="3DB2096A"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F2ED5BA" w14:textId="77777777" w:rsidTr="00740C5F">
        <w:trPr>
          <w:trHeight w:val="905"/>
        </w:trPr>
        <w:tc>
          <w:tcPr>
            <w:tcW w:w="749" w:type="dxa"/>
          </w:tcPr>
          <w:p w14:paraId="4DA78A1F" w14:textId="77777777" w:rsidR="00740C5F" w:rsidRDefault="00740C5F" w:rsidP="00346B66">
            <w:pPr>
              <w:ind w:firstLine="0"/>
              <w:jc w:val="center"/>
              <w:rPr>
                <w:rFonts w:cs="Times New Roman"/>
              </w:rPr>
            </w:pPr>
            <w:r>
              <w:rPr>
                <w:rFonts w:cs="Times New Roman"/>
              </w:rPr>
              <w:t>1.18</w:t>
            </w:r>
          </w:p>
        </w:tc>
        <w:tc>
          <w:tcPr>
            <w:tcW w:w="1344" w:type="dxa"/>
          </w:tcPr>
          <w:p w14:paraId="2F6A9A35" w14:textId="77777777" w:rsidR="00740C5F" w:rsidRPr="007C25F6" w:rsidRDefault="00740C5F" w:rsidP="00346B66">
            <w:pPr>
              <w:ind w:firstLine="0"/>
              <w:jc w:val="center"/>
              <w:rPr>
                <w:rFonts w:cs="Times New Roman"/>
              </w:rPr>
            </w:pPr>
            <w:r>
              <w:rPr>
                <w:rFonts w:cs="Times New Roman"/>
              </w:rPr>
              <w:t>Cambiando el estado de una sucursal</w:t>
            </w:r>
          </w:p>
        </w:tc>
        <w:tc>
          <w:tcPr>
            <w:tcW w:w="2126" w:type="dxa"/>
          </w:tcPr>
          <w:p w14:paraId="27AAC004"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sucursales según su funcionamiento.</w:t>
            </w:r>
          </w:p>
        </w:tc>
        <w:tc>
          <w:tcPr>
            <w:tcW w:w="1701" w:type="dxa"/>
          </w:tcPr>
          <w:p w14:paraId="5C952E58" w14:textId="77777777" w:rsidR="00740C5F" w:rsidRPr="007C25F6" w:rsidRDefault="00740C5F" w:rsidP="00346B66">
            <w:pPr>
              <w:ind w:firstLine="0"/>
              <w:jc w:val="center"/>
              <w:rPr>
                <w:rFonts w:cs="Times New Roman"/>
              </w:rPr>
            </w:pPr>
            <w:r w:rsidRPr="00B07560">
              <w:rPr>
                <w:rFonts w:cs="Times New Roman"/>
              </w:rPr>
              <w:t>Diseñar y crear vista de sucursales con opción de activar/desactivar, importar información y actualizar lista de sucursales.</w:t>
            </w:r>
          </w:p>
        </w:tc>
        <w:tc>
          <w:tcPr>
            <w:tcW w:w="1134" w:type="dxa"/>
          </w:tcPr>
          <w:p w14:paraId="621FDE74" w14:textId="77777777" w:rsidR="00740C5F" w:rsidRPr="007C25F6" w:rsidRDefault="00740C5F" w:rsidP="00346B66">
            <w:pPr>
              <w:ind w:firstLine="0"/>
              <w:jc w:val="center"/>
              <w:rPr>
                <w:rFonts w:cs="Times New Roman"/>
              </w:rPr>
            </w:pPr>
            <w:r>
              <w:rPr>
                <w:rFonts w:cs="Times New Roman"/>
              </w:rPr>
              <w:t>Alta</w:t>
            </w:r>
          </w:p>
        </w:tc>
        <w:tc>
          <w:tcPr>
            <w:tcW w:w="1276" w:type="dxa"/>
          </w:tcPr>
          <w:p w14:paraId="7BA5E4F9" w14:textId="77777777" w:rsidR="00740C5F" w:rsidRPr="007C25F6" w:rsidRDefault="00740C5F" w:rsidP="00346B66">
            <w:pPr>
              <w:ind w:firstLine="0"/>
              <w:jc w:val="center"/>
              <w:rPr>
                <w:rFonts w:cs="Times New Roman"/>
              </w:rPr>
            </w:pPr>
            <w:r>
              <w:rPr>
                <w:rFonts w:cs="Times New Roman"/>
              </w:rPr>
              <w:t>7</w:t>
            </w:r>
          </w:p>
        </w:tc>
        <w:tc>
          <w:tcPr>
            <w:tcW w:w="1177" w:type="dxa"/>
          </w:tcPr>
          <w:p w14:paraId="264E26AF"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3F5EFA0" w14:textId="77777777" w:rsidTr="00740C5F">
        <w:trPr>
          <w:trHeight w:val="905"/>
        </w:trPr>
        <w:tc>
          <w:tcPr>
            <w:tcW w:w="749" w:type="dxa"/>
          </w:tcPr>
          <w:p w14:paraId="62CA055A" w14:textId="77777777" w:rsidR="00740C5F" w:rsidRDefault="00740C5F" w:rsidP="00346B66">
            <w:pPr>
              <w:ind w:firstLine="0"/>
              <w:jc w:val="center"/>
              <w:rPr>
                <w:rFonts w:cs="Times New Roman"/>
              </w:rPr>
            </w:pPr>
            <w:r>
              <w:rPr>
                <w:rFonts w:cs="Times New Roman"/>
              </w:rPr>
              <w:t>1.21</w:t>
            </w:r>
          </w:p>
        </w:tc>
        <w:tc>
          <w:tcPr>
            <w:tcW w:w="1344" w:type="dxa"/>
          </w:tcPr>
          <w:p w14:paraId="7B3C4427" w14:textId="77777777" w:rsidR="00740C5F" w:rsidRPr="007C25F6" w:rsidRDefault="00740C5F" w:rsidP="00346B66">
            <w:pPr>
              <w:ind w:firstLine="0"/>
              <w:jc w:val="center"/>
              <w:rPr>
                <w:rFonts w:cs="Times New Roman"/>
              </w:rPr>
            </w:pPr>
            <w:r>
              <w:rPr>
                <w:rFonts w:cs="Times New Roman"/>
              </w:rPr>
              <w:t>Cambiando el estado de un centro de costo</w:t>
            </w:r>
          </w:p>
        </w:tc>
        <w:tc>
          <w:tcPr>
            <w:tcW w:w="2126" w:type="dxa"/>
          </w:tcPr>
          <w:p w14:paraId="520F930A"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centros de costo según su uso contable.</w:t>
            </w:r>
          </w:p>
        </w:tc>
        <w:tc>
          <w:tcPr>
            <w:tcW w:w="1701" w:type="dxa"/>
          </w:tcPr>
          <w:p w14:paraId="3A88BEAD" w14:textId="77777777" w:rsidR="00740C5F" w:rsidRPr="007C25F6" w:rsidRDefault="00740C5F" w:rsidP="00346B66">
            <w:pPr>
              <w:ind w:firstLine="0"/>
              <w:jc w:val="center"/>
              <w:rPr>
                <w:rFonts w:cs="Times New Roman"/>
              </w:rPr>
            </w:pPr>
            <w:r w:rsidRPr="00B07560">
              <w:rPr>
                <w:rFonts w:cs="Times New Roman"/>
              </w:rPr>
              <w:t>Diseñar y crear vista de centros de costo con opción de activar/desactivar, importar información y actualizar lista de centros de costo.</w:t>
            </w:r>
          </w:p>
        </w:tc>
        <w:tc>
          <w:tcPr>
            <w:tcW w:w="1134" w:type="dxa"/>
          </w:tcPr>
          <w:p w14:paraId="2B07B6BC" w14:textId="77777777" w:rsidR="00740C5F" w:rsidRPr="007C25F6" w:rsidRDefault="00740C5F" w:rsidP="00346B66">
            <w:pPr>
              <w:ind w:firstLine="0"/>
              <w:jc w:val="center"/>
              <w:rPr>
                <w:rFonts w:cs="Times New Roman"/>
              </w:rPr>
            </w:pPr>
            <w:r>
              <w:rPr>
                <w:rFonts w:cs="Times New Roman"/>
              </w:rPr>
              <w:t>Alta</w:t>
            </w:r>
          </w:p>
        </w:tc>
        <w:tc>
          <w:tcPr>
            <w:tcW w:w="1276" w:type="dxa"/>
          </w:tcPr>
          <w:p w14:paraId="61FA1380" w14:textId="77777777" w:rsidR="00740C5F" w:rsidRPr="007C25F6" w:rsidRDefault="00740C5F" w:rsidP="00346B66">
            <w:pPr>
              <w:ind w:firstLine="0"/>
              <w:jc w:val="center"/>
              <w:rPr>
                <w:rFonts w:cs="Times New Roman"/>
              </w:rPr>
            </w:pPr>
            <w:r>
              <w:rPr>
                <w:rFonts w:cs="Times New Roman"/>
              </w:rPr>
              <w:t>7</w:t>
            </w:r>
          </w:p>
        </w:tc>
        <w:tc>
          <w:tcPr>
            <w:tcW w:w="1177" w:type="dxa"/>
          </w:tcPr>
          <w:p w14:paraId="51CB0119"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13FF756" w14:textId="77777777" w:rsidTr="00740C5F">
        <w:trPr>
          <w:trHeight w:val="905"/>
        </w:trPr>
        <w:tc>
          <w:tcPr>
            <w:tcW w:w="749" w:type="dxa"/>
          </w:tcPr>
          <w:p w14:paraId="3CF6BB45" w14:textId="77777777" w:rsidR="00740C5F" w:rsidRDefault="00740C5F" w:rsidP="00346B66">
            <w:pPr>
              <w:ind w:firstLine="0"/>
              <w:jc w:val="center"/>
              <w:rPr>
                <w:rFonts w:cs="Times New Roman"/>
              </w:rPr>
            </w:pPr>
            <w:r>
              <w:rPr>
                <w:rFonts w:cs="Times New Roman"/>
              </w:rPr>
              <w:t>5.2</w:t>
            </w:r>
          </w:p>
        </w:tc>
        <w:tc>
          <w:tcPr>
            <w:tcW w:w="1344" w:type="dxa"/>
          </w:tcPr>
          <w:p w14:paraId="607B2081" w14:textId="77777777" w:rsidR="00740C5F" w:rsidRPr="007C25F6" w:rsidRDefault="00740C5F" w:rsidP="00346B66">
            <w:pPr>
              <w:ind w:firstLine="0"/>
              <w:jc w:val="center"/>
              <w:rPr>
                <w:rFonts w:cs="Times New Roman"/>
              </w:rPr>
            </w:pPr>
            <w:r>
              <w:rPr>
                <w:rFonts w:cs="Times New Roman"/>
              </w:rPr>
              <w:t>Filtrando informes de asistencia por fecha</w:t>
            </w:r>
          </w:p>
        </w:tc>
        <w:tc>
          <w:tcPr>
            <w:tcW w:w="2126" w:type="dxa"/>
          </w:tcPr>
          <w:p w14:paraId="6E9AD7EA"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filtrar informes de asistencia por fechas para obtener reportes más detallados.</w:t>
            </w:r>
          </w:p>
        </w:tc>
        <w:tc>
          <w:tcPr>
            <w:tcW w:w="1701" w:type="dxa"/>
          </w:tcPr>
          <w:p w14:paraId="455A3128" w14:textId="77777777" w:rsidR="00740C5F" w:rsidRPr="007C25F6" w:rsidRDefault="00740C5F" w:rsidP="00346B66">
            <w:pPr>
              <w:ind w:firstLine="0"/>
              <w:jc w:val="center"/>
              <w:rPr>
                <w:rFonts w:cs="Times New Roman"/>
              </w:rPr>
            </w:pPr>
            <w:r w:rsidRPr="00B07560">
              <w:rPr>
                <w:rFonts w:cs="Times New Roman"/>
              </w:rPr>
              <w:t xml:space="preserve">Diseñar y crear vista de informes con filtros de fechas, importar información y </w:t>
            </w:r>
            <w:r w:rsidRPr="00B07560">
              <w:rPr>
                <w:rFonts w:cs="Times New Roman"/>
              </w:rPr>
              <w:lastRenderedPageBreak/>
              <w:t>mostrar lista filtrada de registros de asistencia.</w:t>
            </w:r>
          </w:p>
        </w:tc>
        <w:tc>
          <w:tcPr>
            <w:tcW w:w="1134" w:type="dxa"/>
          </w:tcPr>
          <w:p w14:paraId="301C9CD4" w14:textId="77777777" w:rsidR="00740C5F" w:rsidRPr="007C25F6" w:rsidRDefault="00740C5F" w:rsidP="00346B66">
            <w:pPr>
              <w:ind w:firstLine="0"/>
              <w:jc w:val="center"/>
              <w:rPr>
                <w:rFonts w:cs="Times New Roman"/>
              </w:rPr>
            </w:pPr>
            <w:r>
              <w:rPr>
                <w:rFonts w:cs="Times New Roman"/>
              </w:rPr>
              <w:lastRenderedPageBreak/>
              <w:t>Media</w:t>
            </w:r>
          </w:p>
        </w:tc>
        <w:tc>
          <w:tcPr>
            <w:tcW w:w="1276" w:type="dxa"/>
          </w:tcPr>
          <w:p w14:paraId="54B94DED" w14:textId="77777777" w:rsidR="00740C5F" w:rsidRPr="007C25F6" w:rsidRDefault="00740C5F" w:rsidP="00346B66">
            <w:pPr>
              <w:ind w:firstLine="0"/>
              <w:jc w:val="center"/>
              <w:rPr>
                <w:rFonts w:cs="Times New Roman"/>
              </w:rPr>
            </w:pPr>
            <w:r>
              <w:rPr>
                <w:rFonts w:cs="Times New Roman"/>
              </w:rPr>
              <w:t>7</w:t>
            </w:r>
          </w:p>
        </w:tc>
        <w:tc>
          <w:tcPr>
            <w:tcW w:w="1177" w:type="dxa"/>
          </w:tcPr>
          <w:p w14:paraId="63EF5FED"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3533145" w14:textId="77777777" w:rsidTr="00740C5F">
        <w:trPr>
          <w:trHeight w:val="905"/>
        </w:trPr>
        <w:tc>
          <w:tcPr>
            <w:tcW w:w="749" w:type="dxa"/>
          </w:tcPr>
          <w:p w14:paraId="3E00A231" w14:textId="77777777" w:rsidR="00740C5F" w:rsidRDefault="00740C5F" w:rsidP="00346B66">
            <w:pPr>
              <w:ind w:firstLine="0"/>
              <w:jc w:val="center"/>
              <w:rPr>
                <w:rFonts w:cs="Times New Roman"/>
              </w:rPr>
            </w:pPr>
            <w:r>
              <w:rPr>
                <w:rFonts w:cs="Times New Roman"/>
              </w:rPr>
              <w:t>5.3</w:t>
            </w:r>
          </w:p>
        </w:tc>
        <w:tc>
          <w:tcPr>
            <w:tcW w:w="1344" w:type="dxa"/>
          </w:tcPr>
          <w:p w14:paraId="395B06B2" w14:textId="77777777" w:rsidR="00740C5F" w:rsidRPr="007C25F6" w:rsidRDefault="00740C5F" w:rsidP="00346B66">
            <w:pPr>
              <w:ind w:firstLine="0"/>
              <w:jc w:val="center"/>
              <w:rPr>
                <w:rFonts w:cs="Times New Roman"/>
              </w:rPr>
            </w:pPr>
            <w:r>
              <w:rPr>
                <w:rFonts w:cs="Times New Roman"/>
              </w:rPr>
              <w:t>Creando casilla para filtro de búsqueda</w:t>
            </w:r>
          </w:p>
        </w:tc>
        <w:tc>
          <w:tcPr>
            <w:tcW w:w="2126" w:type="dxa"/>
          </w:tcPr>
          <w:p w14:paraId="741CACC8"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contar con casillas de filtro para agilizar la búsqueda de informes de asistencia.</w:t>
            </w:r>
          </w:p>
        </w:tc>
        <w:tc>
          <w:tcPr>
            <w:tcW w:w="1701" w:type="dxa"/>
          </w:tcPr>
          <w:p w14:paraId="0B1D77DC" w14:textId="77777777" w:rsidR="00740C5F" w:rsidRPr="007C25F6" w:rsidRDefault="00740C5F" w:rsidP="00346B66">
            <w:pPr>
              <w:ind w:firstLine="0"/>
              <w:jc w:val="center"/>
              <w:rPr>
                <w:rFonts w:cs="Times New Roman"/>
              </w:rPr>
            </w:pPr>
            <w:r w:rsidRPr="00B07560">
              <w:rPr>
                <w:rFonts w:cs="Times New Roman"/>
              </w:rPr>
              <w:t>Diseñar y crear casillas de filtrado, importar información y mostrar lista filtrada de informes de asistencia.</w:t>
            </w:r>
          </w:p>
        </w:tc>
        <w:tc>
          <w:tcPr>
            <w:tcW w:w="1134" w:type="dxa"/>
          </w:tcPr>
          <w:p w14:paraId="048BE880" w14:textId="77777777" w:rsidR="00740C5F" w:rsidRPr="007C25F6" w:rsidRDefault="00740C5F" w:rsidP="00346B66">
            <w:pPr>
              <w:ind w:firstLine="0"/>
              <w:jc w:val="center"/>
              <w:rPr>
                <w:rFonts w:cs="Times New Roman"/>
              </w:rPr>
            </w:pPr>
            <w:r>
              <w:rPr>
                <w:rFonts w:cs="Times New Roman"/>
              </w:rPr>
              <w:t>Media</w:t>
            </w:r>
          </w:p>
        </w:tc>
        <w:tc>
          <w:tcPr>
            <w:tcW w:w="1276" w:type="dxa"/>
          </w:tcPr>
          <w:p w14:paraId="0663251C" w14:textId="77777777" w:rsidR="00740C5F" w:rsidRPr="007C25F6" w:rsidRDefault="00740C5F" w:rsidP="00346B66">
            <w:pPr>
              <w:ind w:firstLine="0"/>
              <w:jc w:val="center"/>
              <w:rPr>
                <w:rFonts w:cs="Times New Roman"/>
              </w:rPr>
            </w:pPr>
            <w:r>
              <w:rPr>
                <w:rFonts w:cs="Times New Roman"/>
              </w:rPr>
              <w:t>6</w:t>
            </w:r>
          </w:p>
        </w:tc>
        <w:tc>
          <w:tcPr>
            <w:tcW w:w="1177" w:type="dxa"/>
          </w:tcPr>
          <w:p w14:paraId="249355E6"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A93F6B8" w14:textId="77777777" w:rsidTr="00740C5F">
        <w:trPr>
          <w:trHeight w:val="905"/>
        </w:trPr>
        <w:tc>
          <w:tcPr>
            <w:tcW w:w="749" w:type="dxa"/>
          </w:tcPr>
          <w:p w14:paraId="6996004D" w14:textId="77777777" w:rsidR="00740C5F" w:rsidRDefault="00740C5F" w:rsidP="00346B66">
            <w:pPr>
              <w:ind w:firstLine="0"/>
              <w:jc w:val="center"/>
              <w:rPr>
                <w:rFonts w:cs="Times New Roman"/>
              </w:rPr>
            </w:pPr>
            <w:r>
              <w:rPr>
                <w:rFonts w:cs="Times New Roman"/>
              </w:rPr>
              <w:t>5.4</w:t>
            </w:r>
          </w:p>
        </w:tc>
        <w:tc>
          <w:tcPr>
            <w:tcW w:w="1344" w:type="dxa"/>
          </w:tcPr>
          <w:p w14:paraId="3A967AD1" w14:textId="77777777" w:rsidR="00740C5F" w:rsidRPr="007C25F6" w:rsidRDefault="00740C5F" w:rsidP="00346B66">
            <w:pPr>
              <w:ind w:firstLine="0"/>
              <w:jc w:val="center"/>
              <w:rPr>
                <w:rFonts w:cs="Times New Roman"/>
              </w:rPr>
            </w:pPr>
            <w:r>
              <w:rPr>
                <w:rFonts w:cs="Times New Roman"/>
              </w:rPr>
              <w:t>Filtrando información de asistencia</w:t>
            </w:r>
          </w:p>
        </w:tc>
        <w:tc>
          <w:tcPr>
            <w:tcW w:w="2126" w:type="dxa"/>
          </w:tcPr>
          <w:p w14:paraId="39F26C88"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filtrar los informes de asistencia para encontrar información específica de manera rápida</w:t>
            </w:r>
          </w:p>
        </w:tc>
        <w:tc>
          <w:tcPr>
            <w:tcW w:w="1701" w:type="dxa"/>
          </w:tcPr>
          <w:p w14:paraId="243A779F" w14:textId="77777777" w:rsidR="00740C5F" w:rsidRPr="007C25F6" w:rsidRDefault="00740C5F" w:rsidP="00346B66">
            <w:pPr>
              <w:ind w:firstLine="0"/>
              <w:jc w:val="center"/>
              <w:rPr>
                <w:rFonts w:cs="Times New Roman"/>
              </w:rPr>
            </w:pPr>
            <w:r w:rsidRPr="00B07560">
              <w:rPr>
                <w:rFonts w:cs="Times New Roman"/>
              </w:rPr>
              <w:t>Diseñar y crear barra de búsqueda, importar información y mostrar lista de informes de asistencia filtrados.</w:t>
            </w:r>
          </w:p>
        </w:tc>
        <w:tc>
          <w:tcPr>
            <w:tcW w:w="1134" w:type="dxa"/>
          </w:tcPr>
          <w:p w14:paraId="720BDCE9" w14:textId="77777777" w:rsidR="00740C5F" w:rsidRPr="007C25F6" w:rsidRDefault="00740C5F" w:rsidP="00346B66">
            <w:pPr>
              <w:ind w:firstLine="0"/>
              <w:jc w:val="center"/>
              <w:rPr>
                <w:rFonts w:cs="Times New Roman"/>
              </w:rPr>
            </w:pPr>
            <w:r>
              <w:rPr>
                <w:rFonts w:cs="Times New Roman"/>
              </w:rPr>
              <w:t>Alta</w:t>
            </w:r>
          </w:p>
        </w:tc>
        <w:tc>
          <w:tcPr>
            <w:tcW w:w="1276" w:type="dxa"/>
          </w:tcPr>
          <w:p w14:paraId="4C26C1CB" w14:textId="77777777" w:rsidR="00740C5F" w:rsidRPr="007C25F6" w:rsidRDefault="00740C5F" w:rsidP="00346B66">
            <w:pPr>
              <w:ind w:firstLine="0"/>
              <w:jc w:val="center"/>
              <w:rPr>
                <w:rFonts w:cs="Times New Roman"/>
              </w:rPr>
            </w:pPr>
            <w:r>
              <w:rPr>
                <w:rFonts w:cs="Times New Roman"/>
              </w:rPr>
              <w:t>7</w:t>
            </w:r>
          </w:p>
        </w:tc>
        <w:tc>
          <w:tcPr>
            <w:tcW w:w="1177" w:type="dxa"/>
          </w:tcPr>
          <w:p w14:paraId="05E55900"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66B44B10" w14:textId="77777777" w:rsidTr="00740C5F">
        <w:trPr>
          <w:trHeight w:val="905"/>
        </w:trPr>
        <w:tc>
          <w:tcPr>
            <w:tcW w:w="749" w:type="dxa"/>
          </w:tcPr>
          <w:p w14:paraId="296CC0A5" w14:textId="77777777" w:rsidR="00740C5F" w:rsidRDefault="00740C5F" w:rsidP="00346B66">
            <w:pPr>
              <w:ind w:firstLine="0"/>
              <w:jc w:val="center"/>
              <w:rPr>
                <w:rFonts w:cs="Times New Roman"/>
              </w:rPr>
            </w:pPr>
            <w:r>
              <w:rPr>
                <w:rFonts w:cs="Times New Roman"/>
              </w:rPr>
              <w:t>5.8</w:t>
            </w:r>
          </w:p>
        </w:tc>
        <w:tc>
          <w:tcPr>
            <w:tcW w:w="1344" w:type="dxa"/>
          </w:tcPr>
          <w:p w14:paraId="4C273E93" w14:textId="77777777" w:rsidR="00740C5F" w:rsidRPr="007C25F6" w:rsidRDefault="00740C5F" w:rsidP="00346B66">
            <w:pPr>
              <w:ind w:firstLine="0"/>
              <w:jc w:val="center"/>
              <w:rPr>
                <w:rFonts w:cs="Times New Roman"/>
              </w:rPr>
            </w:pPr>
            <w:r>
              <w:rPr>
                <w:rFonts w:cs="Times New Roman"/>
              </w:rPr>
              <w:t>Exportando informe de asistencia</w:t>
            </w:r>
          </w:p>
        </w:tc>
        <w:tc>
          <w:tcPr>
            <w:tcW w:w="2126" w:type="dxa"/>
          </w:tcPr>
          <w:p w14:paraId="189875EE"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exportar los informes de asistencia para utilizarlos en reportes externos o respaldos.</w:t>
            </w:r>
          </w:p>
        </w:tc>
        <w:tc>
          <w:tcPr>
            <w:tcW w:w="1701" w:type="dxa"/>
          </w:tcPr>
          <w:p w14:paraId="2BF0EDD9" w14:textId="77777777" w:rsidR="00740C5F" w:rsidRPr="007C25F6" w:rsidRDefault="00740C5F" w:rsidP="00346B66">
            <w:pPr>
              <w:ind w:firstLine="0"/>
              <w:jc w:val="center"/>
              <w:rPr>
                <w:rFonts w:cs="Times New Roman"/>
              </w:rPr>
            </w:pPr>
            <w:r w:rsidRPr="00B07560">
              <w:rPr>
                <w:rFonts w:cs="Times New Roman"/>
              </w:rPr>
              <w:t xml:space="preserve">Diseñar y crear opción de exportación, importar información y generar archivo </w:t>
            </w:r>
            <w:r w:rsidRPr="00B07560">
              <w:rPr>
                <w:rFonts w:cs="Times New Roman"/>
              </w:rPr>
              <w:lastRenderedPageBreak/>
              <w:t>descargable de informes.</w:t>
            </w:r>
          </w:p>
        </w:tc>
        <w:tc>
          <w:tcPr>
            <w:tcW w:w="1134" w:type="dxa"/>
          </w:tcPr>
          <w:p w14:paraId="54E1751F"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6857178D" w14:textId="77777777" w:rsidR="00740C5F" w:rsidRPr="007C25F6" w:rsidRDefault="00740C5F" w:rsidP="00346B66">
            <w:pPr>
              <w:ind w:firstLine="0"/>
              <w:jc w:val="center"/>
              <w:rPr>
                <w:rFonts w:cs="Times New Roman"/>
              </w:rPr>
            </w:pPr>
            <w:r>
              <w:rPr>
                <w:rFonts w:cs="Times New Roman"/>
              </w:rPr>
              <w:t>8</w:t>
            </w:r>
          </w:p>
        </w:tc>
        <w:tc>
          <w:tcPr>
            <w:tcW w:w="1177" w:type="dxa"/>
          </w:tcPr>
          <w:p w14:paraId="702F6EA3" w14:textId="77777777" w:rsidR="00740C5F" w:rsidRPr="007C25F6" w:rsidRDefault="00740C5F" w:rsidP="00346B66">
            <w:pPr>
              <w:ind w:firstLine="0"/>
              <w:jc w:val="center"/>
              <w:rPr>
                <w:rFonts w:cs="Times New Roman"/>
              </w:rPr>
            </w:pPr>
            <w:r>
              <w:rPr>
                <w:rFonts w:cs="Times New Roman"/>
              </w:rPr>
              <w:t>En proceso</w:t>
            </w:r>
          </w:p>
        </w:tc>
      </w:tr>
    </w:tbl>
    <w:p w14:paraId="5D5BF676" w14:textId="3B9CA733" w:rsidR="00225003" w:rsidRDefault="00225003" w:rsidP="00C54CC8">
      <w:pPr>
        <w:pStyle w:val="Sinespaciado"/>
      </w:pPr>
    </w:p>
    <w:p w14:paraId="36BC9C6F" w14:textId="2D36EE5D" w:rsidR="00F426D3" w:rsidRDefault="00137052" w:rsidP="00170657">
      <w:r>
        <w:t>Fuente: elaborado por estudiante de acuerdo con el proyect</w:t>
      </w:r>
      <w:r w:rsidR="00170657">
        <w:t>o</w:t>
      </w:r>
    </w:p>
    <w:p w14:paraId="600B5133" w14:textId="16BEEF34" w:rsidR="00160361" w:rsidRPr="00F35736" w:rsidRDefault="00F426D3" w:rsidP="00F426D3">
      <w:pPr>
        <w:spacing w:line="278" w:lineRule="auto"/>
        <w:ind w:firstLine="0"/>
        <w:jc w:val="left"/>
      </w:pPr>
      <w:r>
        <w:br w:type="page"/>
      </w:r>
    </w:p>
    <w:p w14:paraId="1D9ACE2B" w14:textId="203B20E2" w:rsidR="005A03DF" w:rsidRDefault="008E3157" w:rsidP="005A03DF">
      <w:pPr>
        <w:pStyle w:val="Ttulo1"/>
      </w:pPr>
      <w:bookmarkStart w:id="74" w:name="_Toc201199581"/>
      <w:bookmarkStart w:id="75" w:name="_Toc201199670"/>
      <w:bookmarkStart w:id="76" w:name="_Toc207209029"/>
      <w:bookmarkStart w:id="77" w:name="_Toc207894721"/>
      <w:bookmarkStart w:id="78" w:name="_Toc208864112"/>
      <w:bookmarkStart w:id="79" w:name="_Toc208864168"/>
      <w:bookmarkStart w:id="80" w:name="_Toc210409237"/>
      <w:bookmarkStart w:id="81" w:name="_Toc210410017"/>
      <w:r>
        <w:lastRenderedPageBreak/>
        <w:t>SPRINT BACKLOG</w:t>
      </w:r>
      <w:r w:rsidR="00FD2BD9">
        <w:t xml:space="preserve"> Y VISTA EXTERNA</w:t>
      </w:r>
      <w:bookmarkEnd w:id="74"/>
      <w:bookmarkEnd w:id="75"/>
      <w:bookmarkEnd w:id="76"/>
      <w:bookmarkEnd w:id="77"/>
      <w:bookmarkEnd w:id="78"/>
      <w:bookmarkEnd w:id="79"/>
      <w:bookmarkEnd w:id="80"/>
      <w:bookmarkEnd w:id="81"/>
    </w:p>
    <w:p w14:paraId="13FA23D5" w14:textId="77777777" w:rsidR="00225003" w:rsidRDefault="00225003" w:rsidP="00225003"/>
    <w:p w14:paraId="3DDEBD22" w14:textId="77777777" w:rsidR="00987A0F" w:rsidRPr="00225003" w:rsidRDefault="00987A0F" w:rsidP="00225003"/>
    <w:p w14:paraId="5B106C05" w14:textId="3258743B" w:rsidR="00B6155F" w:rsidRDefault="00115472" w:rsidP="00974F7F">
      <w:pPr>
        <w:rPr>
          <w:noProof/>
        </w:rPr>
      </w:pPr>
      <w:r>
        <w:t xml:space="preserve">El sprint backlog se enfoca en el </w:t>
      </w:r>
      <w:r w:rsidR="00C20741">
        <w:t>segundo</w:t>
      </w:r>
      <w:r>
        <w:t xml:space="preserve"> incremento del sistema web </w:t>
      </w:r>
      <w:r w:rsidR="00F3456F">
        <w:t xml:space="preserve">además la vista externa </w:t>
      </w:r>
      <w:r w:rsidR="00084473">
        <w:t xml:space="preserve">son los </w:t>
      </w:r>
      <w:r w:rsidR="00225003" w:rsidRPr="00225003">
        <w:t>casos de uso de tipo extendido y sus nombres están formulados en gerundio, como se observa en los ejemplos presentes en el documento.</w:t>
      </w:r>
      <w:r w:rsidR="00B6155F" w:rsidRPr="00B6155F">
        <w:rPr>
          <w:noProof/>
        </w:rPr>
        <w:t xml:space="preserve"> </w:t>
      </w:r>
    </w:p>
    <w:p w14:paraId="4C666F7B" w14:textId="77777777" w:rsidR="00FD2BD9" w:rsidRDefault="00FD2BD9" w:rsidP="00225003">
      <w:pPr>
        <w:rPr>
          <w:noProof/>
        </w:rPr>
      </w:pPr>
    </w:p>
    <w:p w14:paraId="7D028EDA" w14:textId="7F97F501" w:rsidR="00FD2BD9" w:rsidRDefault="00BA6E02" w:rsidP="00FD2BD9">
      <w:pPr>
        <w:pStyle w:val="Ttulo2"/>
        <w:rPr>
          <w:noProof/>
        </w:rPr>
      </w:pPr>
      <w:bookmarkStart w:id="82" w:name="_Toc208864113"/>
      <w:r>
        <w:rPr>
          <w:noProof/>
        </w:rPr>
        <w:t>Sprint backlog</w:t>
      </w:r>
      <w:bookmarkEnd w:id="82"/>
    </w:p>
    <w:p w14:paraId="02B55D46" w14:textId="77777777" w:rsidR="00FD2BD9" w:rsidRPr="00FD2BD9" w:rsidRDefault="00FD2BD9" w:rsidP="00FD2BD9"/>
    <w:p w14:paraId="0D16A7E8" w14:textId="4815DEC2" w:rsidR="00FD2BD9" w:rsidRDefault="00FD2BD9" w:rsidP="00FD2BD9">
      <w:r w:rsidRPr="00225003">
        <w:t xml:space="preserve">El Sprint Backlog de este </w:t>
      </w:r>
      <w:r w:rsidR="006C0843">
        <w:t>segundo</w:t>
      </w:r>
      <w:r>
        <w:t xml:space="preserve"> </w:t>
      </w:r>
      <w:r w:rsidRPr="00225003">
        <w:t>incremento se ha enfocado en la Vista Externa del sistema, detallando los casos de uso que lo componen</w:t>
      </w:r>
      <w:r w:rsidR="00840341">
        <w:t>.</w:t>
      </w:r>
    </w:p>
    <w:p w14:paraId="0363A81E" w14:textId="77777777" w:rsidR="00974F7F" w:rsidRDefault="00974F7F" w:rsidP="00FD2BD9"/>
    <w:p w14:paraId="41DF4594" w14:textId="47ACC45A" w:rsidR="00EB1CC8" w:rsidRDefault="00EB1CC8" w:rsidP="00FD2BD9">
      <w:r>
        <w:t xml:space="preserve">En la tabla 4.1 se especifica el conjunto de elementos </w:t>
      </w:r>
      <w:r w:rsidR="00E93253">
        <w:t xml:space="preserve">del producto backlog </w:t>
      </w:r>
      <w:r w:rsidR="00740CD0">
        <w:t>para ser desarrollados en el sprint actual, junto con plan</w:t>
      </w:r>
      <w:r w:rsidR="008864E1">
        <w:t xml:space="preserve"> para entrega.</w:t>
      </w:r>
    </w:p>
    <w:p w14:paraId="59E6FBC7" w14:textId="77777777" w:rsidR="003E7B2B" w:rsidRDefault="003E7B2B" w:rsidP="00FD2BD9"/>
    <w:p w14:paraId="2A248EAC" w14:textId="4CEA5888" w:rsidR="003E7B2B" w:rsidRDefault="2B78DE59" w:rsidP="003E7B2B">
      <w:pPr>
        <w:pStyle w:val="Descripcin"/>
      </w:pPr>
      <w:bookmarkStart w:id="83" w:name="_Toc200854046"/>
      <w:bookmarkStart w:id="84" w:name="_Toc201172327"/>
      <w:bookmarkStart w:id="85" w:name="_Toc201199582"/>
      <w:bookmarkStart w:id="86" w:name="_Toc201199671"/>
      <w:bookmarkStart w:id="87" w:name="_Toc207209030"/>
      <w:bookmarkStart w:id="88" w:name="_Toc207894722"/>
      <w:bookmarkStart w:id="89" w:name="_Toc208864169"/>
      <w:bookmarkStart w:id="90" w:name="_Toc209984983"/>
      <w:bookmarkStart w:id="91" w:name="_Toc210409238"/>
      <w:bookmarkStart w:id="92" w:name="_Toc210410018"/>
      <w:r>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1</w:t>
      </w:r>
      <w:r w:rsidR="003917AA">
        <w:rPr>
          <w:noProof/>
        </w:rPr>
        <w:fldChar w:fldCharType="end"/>
      </w:r>
      <w:r>
        <w:t xml:space="preserve"> Sprint backlog</w:t>
      </w:r>
      <w:bookmarkEnd w:id="83"/>
      <w:bookmarkEnd w:id="84"/>
      <w:bookmarkEnd w:id="85"/>
      <w:bookmarkEnd w:id="86"/>
      <w:bookmarkEnd w:id="87"/>
      <w:bookmarkEnd w:id="88"/>
      <w:bookmarkEnd w:id="89"/>
      <w:bookmarkEnd w:id="90"/>
      <w:bookmarkEnd w:id="91"/>
      <w:bookmarkEnd w:id="92"/>
    </w:p>
    <w:p w14:paraId="3BE0E531" w14:textId="05E476F1" w:rsidR="00473D40" w:rsidRDefault="00473D40" w:rsidP="00BA28C4">
      <w:pPr>
        <w:pStyle w:val="Sinespaciado"/>
      </w:pPr>
    </w:p>
    <w:p w14:paraId="57369A83" w14:textId="725463B5" w:rsidR="002F60DB" w:rsidRDefault="00FA3C8D" w:rsidP="00FA3C8D">
      <w:pPr>
        <w:pStyle w:val="Sinespaciado"/>
      </w:pPr>
      <w:r w:rsidRPr="00FA3C8D">
        <w:rPr>
          <w:noProof/>
        </w:rPr>
        <w:drawing>
          <wp:inline distT="0" distB="0" distL="0" distR="0" wp14:anchorId="2A820FB1" wp14:editId="1FCD68AB">
            <wp:extent cx="5971540" cy="2491105"/>
            <wp:effectExtent l="0" t="0" r="0" b="4445"/>
            <wp:docPr id="387371409" name="Imagen 1" descr="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71409" name="Imagen 1" descr="Aplicación, Tabla&#10;&#10;El contenido generado por IA puede ser incorrecto."/>
                    <pic:cNvPicPr/>
                  </pic:nvPicPr>
                  <pic:blipFill>
                    <a:blip r:embed="rId13"/>
                    <a:stretch>
                      <a:fillRect/>
                    </a:stretch>
                  </pic:blipFill>
                  <pic:spPr>
                    <a:xfrm>
                      <a:off x="0" y="0"/>
                      <a:ext cx="5971540" cy="2491105"/>
                    </a:xfrm>
                    <a:prstGeom prst="rect">
                      <a:avLst/>
                    </a:prstGeom>
                  </pic:spPr>
                </pic:pic>
              </a:graphicData>
            </a:graphic>
          </wp:inline>
        </w:drawing>
      </w:r>
    </w:p>
    <w:p w14:paraId="62F41A43" w14:textId="4236CD1E" w:rsidR="00FA3C8D" w:rsidRDefault="00FA3C8D" w:rsidP="00FA3C8D">
      <w:pPr>
        <w:pStyle w:val="Sinespaciado"/>
      </w:pPr>
      <w:r w:rsidRPr="00FA3C8D">
        <w:rPr>
          <w:noProof/>
        </w:rPr>
        <w:lastRenderedPageBreak/>
        <w:drawing>
          <wp:inline distT="0" distB="0" distL="0" distR="0" wp14:anchorId="4B67DDE0" wp14:editId="21D5874E">
            <wp:extent cx="5971540" cy="2289175"/>
            <wp:effectExtent l="0" t="0" r="0" b="0"/>
            <wp:docPr id="185614042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40423" name="Imagen 1" descr="Tabla&#10;&#10;El contenido generado por IA puede ser incorrecto."/>
                    <pic:cNvPicPr/>
                  </pic:nvPicPr>
                  <pic:blipFill>
                    <a:blip r:embed="rId14"/>
                    <a:stretch>
                      <a:fillRect/>
                    </a:stretch>
                  </pic:blipFill>
                  <pic:spPr>
                    <a:xfrm>
                      <a:off x="0" y="0"/>
                      <a:ext cx="5971540" cy="2289175"/>
                    </a:xfrm>
                    <a:prstGeom prst="rect">
                      <a:avLst/>
                    </a:prstGeom>
                  </pic:spPr>
                </pic:pic>
              </a:graphicData>
            </a:graphic>
          </wp:inline>
        </w:drawing>
      </w:r>
    </w:p>
    <w:p w14:paraId="04FB4A66" w14:textId="53B78629" w:rsidR="00FA3C8D" w:rsidRDefault="00FA3C8D" w:rsidP="00FA3C8D">
      <w:pPr>
        <w:pStyle w:val="Sinespaciado"/>
      </w:pPr>
      <w:r w:rsidRPr="00FA3C8D">
        <w:rPr>
          <w:noProof/>
        </w:rPr>
        <w:drawing>
          <wp:inline distT="0" distB="0" distL="0" distR="0" wp14:anchorId="42A2BC18" wp14:editId="3D183A9F">
            <wp:extent cx="5971540" cy="2720975"/>
            <wp:effectExtent l="0" t="0" r="0" b="3175"/>
            <wp:docPr id="137412007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20076" name="Imagen 1" descr="Tabla&#10;&#10;El contenido generado por IA puede ser incorrecto."/>
                    <pic:cNvPicPr/>
                  </pic:nvPicPr>
                  <pic:blipFill>
                    <a:blip r:embed="rId15"/>
                    <a:stretch>
                      <a:fillRect/>
                    </a:stretch>
                  </pic:blipFill>
                  <pic:spPr>
                    <a:xfrm>
                      <a:off x="0" y="0"/>
                      <a:ext cx="5971540" cy="2720975"/>
                    </a:xfrm>
                    <a:prstGeom prst="rect">
                      <a:avLst/>
                    </a:prstGeom>
                  </pic:spPr>
                </pic:pic>
              </a:graphicData>
            </a:graphic>
          </wp:inline>
        </w:drawing>
      </w:r>
    </w:p>
    <w:p w14:paraId="06D76CD5" w14:textId="0D0B9777" w:rsidR="00FA3C8D" w:rsidRDefault="00FA3C8D" w:rsidP="00BA28C4">
      <w:pPr>
        <w:pStyle w:val="Sinespaciado"/>
      </w:pPr>
      <w:r>
        <w:rPr>
          <w:noProof/>
        </w:rPr>
        <w:drawing>
          <wp:inline distT="0" distB="0" distL="0" distR="0" wp14:anchorId="10BE5CD1" wp14:editId="0CCA19CC">
            <wp:extent cx="5971540" cy="2150745"/>
            <wp:effectExtent l="0" t="0" r="0" b="1905"/>
            <wp:docPr id="172771534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15344" name="Imagen 1" descr="Tabla&#10;&#10;El contenido generado por IA puede ser incorrecto."/>
                    <pic:cNvPicPr/>
                  </pic:nvPicPr>
                  <pic:blipFill>
                    <a:blip r:embed="rId16"/>
                    <a:stretch>
                      <a:fillRect/>
                    </a:stretch>
                  </pic:blipFill>
                  <pic:spPr>
                    <a:xfrm>
                      <a:off x="0" y="0"/>
                      <a:ext cx="5971540" cy="2150745"/>
                    </a:xfrm>
                    <a:prstGeom prst="rect">
                      <a:avLst/>
                    </a:prstGeom>
                  </pic:spPr>
                </pic:pic>
              </a:graphicData>
            </a:graphic>
          </wp:inline>
        </w:drawing>
      </w:r>
    </w:p>
    <w:p w14:paraId="1C94044A" w14:textId="28B3B15A" w:rsidR="00BA6E02" w:rsidRDefault="00BA6E02" w:rsidP="00BA28C4">
      <w:pPr>
        <w:pStyle w:val="Sinespaciado"/>
      </w:pPr>
    </w:p>
    <w:p w14:paraId="2915C05D" w14:textId="77777777" w:rsidR="00BA28C4" w:rsidRDefault="00BA28C4" w:rsidP="00BA28C4">
      <w:pPr>
        <w:pStyle w:val="Sinespaciado"/>
      </w:pPr>
    </w:p>
    <w:p w14:paraId="46A7DD17" w14:textId="77777777" w:rsidR="007C5EEB" w:rsidRDefault="007C5EEB" w:rsidP="007C5EEB">
      <w:r>
        <w:t>Fuente: Elaborado por el estudiante de acuerdo con el proyecto</w:t>
      </w:r>
    </w:p>
    <w:p w14:paraId="2DA82521" w14:textId="77777777" w:rsidR="007C5EEB" w:rsidRPr="00BA6E02" w:rsidRDefault="007C5EEB" w:rsidP="007C5EEB">
      <w:pPr>
        <w:ind w:firstLine="0"/>
      </w:pPr>
    </w:p>
    <w:p w14:paraId="239F69CA" w14:textId="06892F8F" w:rsidR="0069031B" w:rsidRDefault="005B5DF6" w:rsidP="005B5DF6">
      <w:pPr>
        <w:pStyle w:val="Ttulo2"/>
        <w:rPr>
          <w:noProof/>
        </w:rPr>
      </w:pPr>
      <w:bookmarkStart w:id="93" w:name="_Toc208864114"/>
      <w:r>
        <w:rPr>
          <w:noProof/>
        </w:rPr>
        <w:lastRenderedPageBreak/>
        <w:t>V</w:t>
      </w:r>
      <w:r w:rsidR="00BA6E02">
        <w:rPr>
          <w:noProof/>
        </w:rPr>
        <w:t>ista externa</w:t>
      </w:r>
      <w:r w:rsidR="00840341">
        <w:rPr>
          <w:noProof/>
        </w:rPr>
        <w:t xml:space="preserve"> </w:t>
      </w:r>
      <w:r w:rsidR="00BA6E02">
        <w:rPr>
          <w:noProof/>
        </w:rPr>
        <w:t>( Casos de uso )</w:t>
      </w:r>
      <w:bookmarkEnd w:id="93"/>
    </w:p>
    <w:p w14:paraId="6F21FA3A" w14:textId="77777777" w:rsidR="00FD2BD9" w:rsidRPr="00FD2BD9" w:rsidRDefault="00FD2BD9" w:rsidP="00FD2BD9"/>
    <w:p w14:paraId="2563BC4D" w14:textId="2AE902BC" w:rsidR="006C0843" w:rsidRDefault="00840341" w:rsidP="00B45140">
      <w:r>
        <w:t>La vista externa presenta los</w:t>
      </w:r>
      <w:r w:rsidR="00FD2BD9" w:rsidRPr="00225003">
        <w:t xml:space="preserve"> casos de uso </w:t>
      </w:r>
      <w:r>
        <w:t xml:space="preserve">donde </w:t>
      </w:r>
      <w:r w:rsidR="00FD2BD9" w:rsidRPr="00225003">
        <w:t>son de tipo extendido y sus nombres están formulados en gerundio, como se observa en los ejemplos presentes en el documento</w:t>
      </w:r>
      <w:r w:rsidR="006C0843">
        <w:t>.</w:t>
      </w:r>
    </w:p>
    <w:p w14:paraId="11FDD52F" w14:textId="77777777" w:rsidR="003437CE" w:rsidRDefault="003437CE" w:rsidP="00B45140"/>
    <w:p w14:paraId="694AB2B6" w14:textId="323FB6B9" w:rsidR="006C0843" w:rsidRDefault="006C0843" w:rsidP="006C0843">
      <w:r>
        <w:t>En la tabla</w:t>
      </w:r>
      <w:r w:rsidR="00B45140">
        <w:t xml:space="preserve"> 4.2</w:t>
      </w:r>
      <w:r>
        <w:t xml:space="preserve"> </w:t>
      </w:r>
      <w:r w:rsidRPr="006C0843">
        <w:t>se puede visualizar el Caso de uso N°1.2 cuyo propósito es asignar turnos a trabajadores, el proceso comienza cuando el usuario accede a la sección de turnos y el sistema le muestra un listado con los trabajadores, sus turnos y una lista con todos los turnos; luego el usuario puede seleccionar un trabajador, elegir un turno y guardar los cambios, a todas estas acciones el sistema responderá tal como se puede visualizar en la respectiva tabla.</w:t>
      </w:r>
    </w:p>
    <w:p w14:paraId="1F8CB9C7" w14:textId="77777777" w:rsidR="00B45140" w:rsidRDefault="00B45140" w:rsidP="006C0843"/>
    <w:p w14:paraId="6837FC92" w14:textId="5A360D53" w:rsidR="006C0843" w:rsidRPr="006C0843" w:rsidRDefault="00B45140" w:rsidP="00B45140">
      <w:pPr>
        <w:pStyle w:val="Descripcin"/>
      </w:pPr>
      <w:bookmarkStart w:id="94" w:name="_Toc207209031"/>
      <w:bookmarkStart w:id="95" w:name="_Toc207894723"/>
      <w:bookmarkStart w:id="96" w:name="_Toc208864170"/>
      <w:bookmarkStart w:id="97" w:name="_Toc209984984"/>
      <w:bookmarkStart w:id="98" w:name="_Toc210409239"/>
      <w:bookmarkStart w:id="99" w:name="_Toc210410019"/>
      <w:r>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2</w:t>
      </w:r>
      <w:r w:rsidR="003917AA">
        <w:rPr>
          <w:noProof/>
        </w:rPr>
        <w:fldChar w:fldCharType="end"/>
      </w:r>
      <w:r>
        <w:t xml:space="preserve"> </w:t>
      </w:r>
      <w:r w:rsidRPr="006C0843">
        <w:t>Caso de uso N°1.2, Asignando el turno a un trabajador</w:t>
      </w:r>
      <w:bookmarkEnd w:id="94"/>
      <w:bookmarkEnd w:id="95"/>
      <w:bookmarkEnd w:id="96"/>
      <w:bookmarkEnd w:id="97"/>
      <w:bookmarkEnd w:id="98"/>
      <w:bookmarkEnd w:id="99"/>
    </w:p>
    <w:p w14:paraId="38B7EACE" w14:textId="4798A233" w:rsidR="006C0843" w:rsidRPr="006C0843" w:rsidRDefault="006C0843" w:rsidP="006C0843">
      <w:pPr>
        <w:pStyle w:val="Sinespaciado"/>
      </w:pPr>
      <w:bookmarkStart w:id="100" w:name="_hlf27vgf738d"/>
      <w:bookmarkEnd w:id="100"/>
      <w:r w:rsidRPr="006C0843">
        <w:rPr>
          <w:noProof/>
        </w:rPr>
        <w:drawing>
          <wp:inline distT="0" distB="0" distL="0" distR="0" wp14:anchorId="192987C8" wp14:editId="4A53F6D2">
            <wp:extent cx="4872251" cy="3745375"/>
            <wp:effectExtent l="0" t="0" r="5080" b="7620"/>
            <wp:docPr id="787734422" name="Imagen 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79720" cy="3751116"/>
                    </a:xfrm>
                    <a:prstGeom prst="rect">
                      <a:avLst/>
                    </a:prstGeom>
                    <a:noFill/>
                    <a:ln>
                      <a:noFill/>
                    </a:ln>
                  </pic:spPr>
                </pic:pic>
              </a:graphicData>
            </a:graphic>
          </wp:inline>
        </w:drawing>
      </w:r>
    </w:p>
    <w:p w14:paraId="02B7BC2D" w14:textId="77777777" w:rsidR="006C0843" w:rsidRPr="006C0843" w:rsidRDefault="006C0843" w:rsidP="006C0843"/>
    <w:p w14:paraId="5DBACDEE" w14:textId="77777777" w:rsidR="006C0843" w:rsidRPr="006C0843" w:rsidRDefault="006C0843" w:rsidP="006C0843">
      <w:r w:rsidRPr="006C0843">
        <w:t>Fuente: Elaborado por el estudiante de acuerdo con el proyecto</w:t>
      </w:r>
    </w:p>
    <w:p w14:paraId="51DB1FEC" w14:textId="11BB361C" w:rsidR="006C0843" w:rsidRPr="006C0843" w:rsidRDefault="006C0843" w:rsidP="00B45140">
      <w:r>
        <w:br w:type="page"/>
      </w:r>
      <w:r>
        <w:lastRenderedPageBreak/>
        <w:t xml:space="preserve">En la tabla </w:t>
      </w:r>
      <w:r w:rsidR="00B45140">
        <w:t xml:space="preserve">4.3 </w:t>
      </w:r>
      <w:r w:rsidRPr="006C0843">
        <w:t>se puede visualizar el Caso de uso N°1.3.1 el cual consiste en que el sistema permite editar o actualizar turnos ya creados.</w:t>
      </w:r>
    </w:p>
    <w:p w14:paraId="5E648835" w14:textId="77777777" w:rsidR="006C0843" w:rsidRPr="006C0843" w:rsidRDefault="006C0843" w:rsidP="006C0843"/>
    <w:p w14:paraId="51CA5389" w14:textId="70CAB97A" w:rsidR="006C0843" w:rsidRPr="006C0843" w:rsidRDefault="006C0843" w:rsidP="00FA3C8D">
      <w:pPr>
        <w:pStyle w:val="Descripcin"/>
      </w:pPr>
      <w:bookmarkStart w:id="101" w:name="_z1si0hnv4jn"/>
      <w:bookmarkStart w:id="102" w:name="_Toc200483215"/>
      <w:bookmarkStart w:id="103" w:name="_Toc200363913"/>
      <w:bookmarkStart w:id="104" w:name="_Toc200336528"/>
      <w:bookmarkStart w:id="105" w:name="_Toc209984985"/>
      <w:bookmarkStart w:id="106" w:name="_Toc210409240"/>
      <w:bookmarkStart w:id="107" w:name="_Toc210410020"/>
      <w:bookmarkEnd w:id="101"/>
      <w:r w:rsidRPr="006C0843">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3</w:t>
      </w:r>
      <w:r w:rsidR="003917AA">
        <w:rPr>
          <w:noProof/>
        </w:rPr>
        <w:fldChar w:fldCharType="end"/>
      </w:r>
      <w:r w:rsidRPr="006C0843">
        <w:t xml:space="preserve"> Caso de uso N°1.3.1, Editando la descripción del turno</w:t>
      </w:r>
      <w:bookmarkEnd w:id="102"/>
      <w:bookmarkEnd w:id="103"/>
      <w:bookmarkEnd w:id="104"/>
      <w:bookmarkEnd w:id="105"/>
      <w:bookmarkEnd w:id="106"/>
      <w:bookmarkEnd w:id="107"/>
    </w:p>
    <w:p w14:paraId="59F39964" w14:textId="27E0EF4D" w:rsidR="006C0843" w:rsidRDefault="006C0843" w:rsidP="00B45140">
      <w:pPr>
        <w:pStyle w:val="Sinespaciado"/>
      </w:pPr>
      <w:r w:rsidRPr="00B45140">
        <w:rPr>
          <w:noProof/>
        </w:rPr>
        <w:drawing>
          <wp:inline distT="0" distB="0" distL="0" distR="0" wp14:anchorId="660B12BF" wp14:editId="61A23BE7">
            <wp:extent cx="5971540" cy="4819015"/>
            <wp:effectExtent l="0" t="0" r="0" b="635"/>
            <wp:docPr id="1298217540"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1540" cy="4819015"/>
                    </a:xfrm>
                    <a:prstGeom prst="rect">
                      <a:avLst/>
                    </a:prstGeom>
                    <a:noFill/>
                    <a:ln>
                      <a:noFill/>
                    </a:ln>
                  </pic:spPr>
                </pic:pic>
              </a:graphicData>
            </a:graphic>
          </wp:inline>
        </w:drawing>
      </w:r>
    </w:p>
    <w:p w14:paraId="67FDD2B3" w14:textId="77777777" w:rsidR="006C0843" w:rsidRPr="006C0843" w:rsidRDefault="006C0843" w:rsidP="006C0843">
      <w:pPr>
        <w:pStyle w:val="Sinespaciado"/>
      </w:pPr>
    </w:p>
    <w:p w14:paraId="71507D5F" w14:textId="77777777" w:rsidR="006C0843" w:rsidRPr="006C0843" w:rsidRDefault="006C0843" w:rsidP="00B45140">
      <w:r w:rsidRPr="006C0843">
        <w:t>Fuente: Elaborado por el estudiante de acuerdo con el proyecto</w:t>
      </w:r>
    </w:p>
    <w:p w14:paraId="32437E28" w14:textId="77777777" w:rsidR="006C0843" w:rsidRDefault="006C0843" w:rsidP="006C0843">
      <w:pPr>
        <w:spacing w:line="278" w:lineRule="auto"/>
        <w:ind w:firstLine="0"/>
        <w:jc w:val="left"/>
      </w:pPr>
    </w:p>
    <w:p w14:paraId="3FB7538D" w14:textId="77777777" w:rsidR="006C0843" w:rsidRDefault="006C0843" w:rsidP="006C0843">
      <w:pPr>
        <w:spacing w:line="278" w:lineRule="auto"/>
        <w:ind w:firstLine="0"/>
        <w:jc w:val="left"/>
      </w:pPr>
    </w:p>
    <w:p w14:paraId="4EEEC554" w14:textId="77777777" w:rsidR="006C0843" w:rsidRDefault="006C0843" w:rsidP="006C0843">
      <w:pPr>
        <w:spacing w:line="278" w:lineRule="auto"/>
        <w:ind w:firstLine="0"/>
        <w:jc w:val="left"/>
      </w:pPr>
    </w:p>
    <w:p w14:paraId="7540D8F8" w14:textId="77777777" w:rsidR="006C0843" w:rsidRDefault="006C0843" w:rsidP="006C0843">
      <w:pPr>
        <w:spacing w:line="278" w:lineRule="auto"/>
        <w:ind w:firstLine="0"/>
        <w:jc w:val="left"/>
      </w:pPr>
    </w:p>
    <w:p w14:paraId="1A1E28E0" w14:textId="178581FE" w:rsidR="006C0843" w:rsidRPr="006C0843" w:rsidRDefault="006C0843" w:rsidP="006C0843">
      <w:r w:rsidRPr="006C0843">
        <w:lastRenderedPageBreak/>
        <w:t xml:space="preserve">En la </w:t>
      </w:r>
      <w:r w:rsidRPr="006C0843">
        <w:rPr>
          <w:i/>
        </w:rPr>
        <w:t xml:space="preserve">Tabla </w:t>
      </w:r>
      <w:r w:rsidR="00B45140">
        <w:rPr>
          <w:i/>
        </w:rPr>
        <w:t>4</w:t>
      </w:r>
      <w:r w:rsidRPr="006C0843">
        <w:rPr>
          <w:i/>
        </w:rPr>
        <w:t>.4</w:t>
      </w:r>
      <w:r w:rsidRPr="006C0843">
        <w:t xml:space="preserve"> se puede visualizar el Caso de uso N°1.3.2, el cual consiste en que el sistema permite cambiar el turno a un trabajador que ya presenta un turno.</w:t>
      </w:r>
    </w:p>
    <w:p w14:paraId="1212DACA" w14:textId="77777777" w:rsidR="006C0843" w:rsidRPr="006C0843" w:rsidRDefault="006C0843" w:rsidP="006C0843">
      <w:pPr>
        <w:spacing w:line="278" w:lineRule="auto"/>
        <w:ind w:firstLine="0"/>
        <w:jc w:val="left"/>
        <w:rPr>
          <w:i/>
          <w:iCs/>
        </w:rPr>
      </w:pPr>
    </w:p>
    <w:p w14:paraId="786040CF" w14:textId="7CFC4BFA" w:rsidR="006C0843" w:rsidRPr="006C0843" w:rsidRDefault="006C0843" w:rsidP="00B45140">
      <w:pPr>
        <w:pStyle w:val="Descripcin"/>
      </w:pPr>
      <w:bookmarkStart w:id="108" w:name="_a5m18kyuzyh0"/>
      <w:bookmarkStart w:id="109" w:name="_Toc200483216"/>
      <w:bookmarkStart w:id="110" w:name="_Toc200363914"/>
      <w:bookmarkStart w:id="111" w:name="_Toc200336529"/>
      <w:bookmarkStart w:id="112" w:name="_Toc207209032"/>
      <w:bookmarkStart w:id="113" w:name="_Toc207894724"/>
      <w:bookmarkStart w:id="114" w:name="_Toc208864171"/>
      <w:bookmarkStart w:id="115" w:name="_Toc209984986"/>
      <w:bookmarkStart w:id="116" w:name="_Toc210409241"/>
      <w:bookmarkStart w:id="117" w:name="_Toc210410021"/>
      <w:bookmarkEnd w:id="108"/>
      <w:r w:rsidRPr="006C0843">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4</w:t>
      </w:r>
      <w:r w:rsidR="003917AA">
        <w:rPr>
          <w:noProof/>
        </w:rPr>
        <w:fldChar w:fldCharType="end"/>
      </w:r>
      <w:r w:rsidRPr="006C0843">
        <w:t xml:space="preserve"> Caso de uso N°1.3.2, Cambiando el turno de los trabajadores</w:t>
      </w:r>
      <w:bookmarkEnd w:id="109"/>
      <w:bookmarkEnd w:id="110"/>
      <w:bookmarkEnd w:id="111"/>
      <w:bookmarkEnd w:id="112"/>
      <w:bookmarkEnd w:id="113"/>
      <w:bookmarkEnd w:id="114"/>
      <w:bookmarkEnd w:id="115"/>
      <w:bookmarkEnd w:id="116"/>
      <w:bookmarkEnd w:id="117"/>
    </w:p>
    <w:p w14:paraId="1FA345B4" w14:textId="40645919" w:rsidR="006C0843" w:rsidRPr="006C0843" w:rsidRDefault="006C0843" w:rsidP="00B45140">
      <w:pPr>
        <w:pStyle w:val="Sinespaciado"/>
      </w:pPr>
      <w:r w:rsidRPr="006C0843">
        <w:rPr>
          <w:noProof/>
        </w:rPr>
        <w:drawing>
          <wp:inline distT="0" distB="0" distL="0" distR="0" wp14:anchorId="20272E0B" wp14:editId="4AD74AFB">
            <wp:extent cx="5971540" cy="4847590"/>
            <wp:effectExtent l="0" t="0" r="0" b="0"/>
            <wp:docPr id="230948694" name="Imagen 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1540" cy="4847590"/>
                    </a:xfrm>
                    <a:prstGeom prst="rect">
                      <a:avLst/>
                    </a:prstGeom>
                    <a:noFill/>
                    <a:ln>
                      <a:noFill/>
                    </a:ln>
                  </pic:spPr>
                </pic:pic>
              </a:graphicData>
            </a:graphic>
          </wp:inline>
        </w:drawing>
      </w:r>
    </w:p>
    <w:p w14:paraId="55B5D1A5" w14:textId="77777777" w:rsidR="006C0843" w:rsidRPr="006C0843" w:rsidRDefault="006C0843" w:rsidP="006C0843">
      <w:pPr>
        <w:spacing w:line="278" w:lineRule="auto"/>
        <w:ind w:firstLine="0"/>
        <w:jc w:val="left"/>
      </w:pPr>
    </w:p>
    <w:p w14:paraId="3B389D2E" w14:textId="77777777" w:rsidR="006C0843" w:rsidRPr="006C0843" w:rsidRDefault="006C0843" w:rsidP="00B45140">
      <w:r w:rsidRPr="006C0843">
        <w:t>Fuente: Elaborado por el estudiante de acuerdo con el proyecto</w:t>
      </w:r>
    </w:p>
    <w:p w14:paraId="3423CCD5" w14:textId="58068F68" w:rsidR="006C0843" w:rsidRPr="006C0843" w:rsidRDefault="006C0843" w:rsidP="006C0843">
      <w:r>
        <w:br w:type="page"/>
      </w:r>
      <w:r w:rsidRPr="006C0843">
        <w:lastRenderedPageBreak/>
        <w:t>En la</w:t>
      </w:r>
      <w:r w:rsidRPr="006C0843">
        <w:rPr>
          <w:i/>
        </w:rPr>
        <w:t xml:space="preserve"> Tabla </w:t>
      </w:r>
      <w:r w:rsidR="00B45140">
        <w:rPr>
          <w:i/>
        </w:rPr>
        <w:t>4</w:t>
      </w:r>
      <w:r w:rsidRPr="006C0843">
        <w:rPr>
          <w:i/>
        </w:rPr>
        <w:t>.</w:t>
      </w:r>
      <w:r w:rsidR="00B45140">
        <w:rPr>
          <w:i/>
        </w:rPr>
        <w:t>5</w:t>
      </w:r>
      <w:r w:rsidRPr="006C0843">
        <w:rPr>
          <w:i/>
        </w:rPr>
        <w:t xml:space="preserve"> </w:t>
      </w:r>
      <w:r w:rsidRPr="006C0843">
        <w:t>se puede visualizar el Caso de uso N°1.5 cuyo propósito es crear los departamentos de la empresa, el sistema permite agregar los departamentos que pertenecen a la empresa.</w:t>
      </w:r>
    </w:p>
    <w:p w14:paraId="5C75E9AF" w14:textId="77777777" w:rsidR="006C0843" w:rsidRPr="006C0843" w:rsidRDefault="006C0843" w:rsidP="006C0843">
      <w:pPr>
        <w:spacing w:line="278" w:lineRule="auto"/>
        <w:ind w:firstLine="0"/>
        <w:jc w:val="left"/>
      </w:pPr>
      <w:bookmarkStart w:id="118" w:name="_qkd0akp07tjw"/>
      <w:bookmarkEnd w:id="118"/>
    </w:p>
    <w:p w14:paraId="3292C467" w14:textId="1E611F5C" w:rsidR="006C0843" w:rsidRPr="006C0843" w:rsidRDefault="006C0843" w:rsidP="00B45140">
      <w:pPr>
        <w:pStyle w:val="Descripcin"/>
      </w:pPr>
      <w:bookmarkStart w:id="119" w:name="_Toc200336531"/>
      <w:bookmarkStart w:id="120" w:name="_Toc200363916"/>
      <w:bookmarkStart w:id="121" w:name="_Toc200483218"/>
      <w:bookmarkStart w:id="122" w:name="_Toc207209033"/>
      <w:bookmarkStart w:id="123" w:name="_Toc207894725"/>
      <w:bookmarkStart w:id="124" w:name="_Toc208864172"/>
      <w:bookmarkStart w:id="125" w:name="_Toc209984987"/>
      <w:bookmarkStart w:id="126" w:name="_Toc210409242"/>
      <w:bookmarkStart w:id="127" w:name="_Toc210410022"/>
      <w:r w:rsidRPr="006C0843">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5</w:t>
      </w:r>
      <w:r w:rsidR="003917AA">
        <w:rPr>
          <w:noProof/>
        </w:rPr>
        <w:fldChar w:fldCharType="end"/>
      </w:r>
      <w:r w:rsidRPr="006C0843">
        <w:t xml:space="preserve"> Caso de uso N°1.5, Creando los departamentos de la empresa</w:t>
      </w:r>
      <w:bookmarkEnd w:id="119"/>
      <w:bookmarkEnd w:id="120"/>
      <w:bookmarkEnd w:id="121"/>
      <w:bookmarkEnd w:id="122"/>
      <w:bookmarkEnd w:id="123"/>
      <w:bookmarkEnd w:id="124"/>
      <w:bookmarkEnd w:id="125"/>
      <w:bookmarkEnd w:id="126"/>
      <w:bookmarkEnd w:id="127"/>
    </w:p>
    <w:p w14:paraId="4385777D" w14:textId="0E3489AF" w:rsidR="006C0843" w:rsidRPr="006C0843" w:rsidRDefault="006C0843" w:rsidP="00B45140">
      <w:pPr>
        <w:pStyle w:val="Sinespaciado"/>
      </w:pPr>
      <w:r w:rsidRPr="00B45140">
        <w:rPr>
          <w:noProof/>
        </w:rPr>
        <w:drawing>
          <wp:inline distT="0" distB="0" distL="0" distR="0" wp14:anchorId="3C58C253" wp14:editId="13C52BF8">
            <wp:extent cx="5971540" cy="4799965"/>
            <wp:effectExtent l="0" t="0" r="0" b="635"/>
            <wp:docPr id="406819933" name="Imagen 8"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png" descr="Interfaz de usuario gráfica, Texto, Aplicación, Correo electrónico&#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1540" cy="4799965"/>
                    </a:xfrm>
                    <a:prstGeom prst="rect">
                      <a:avLst/>
                    </a:prstGeom>
                    <a:noFill/>
                    <a:ln>
                      <a:noFill/>
                    </a:ln>
                  </pic:spPr>
                </pic:pic>
              </a:graphicData>
            </a:graphic>
          </wp:inline>
        </w:drawing>
      </w:r>
    </w:p>
    <w:p w14:paraId="7245C89B" w14:textId="77777777" w:rsidR="006C0843" w:rsidRPr="006C0843" w:rsidRDefault="006C0843" w:rsidP="006C0843">
      <w:pPr>
        <w:spacing w:line="278" w:lineRule="auto"/>
        <w:ind w:firstLine="0"/>
        <w:jc w:val="left"/>
      </w:pPr>
    </w:p>
    <w:p w14:paraId="7A2DC61C" w14:textId="77777777" w:rsidR="006C0843" w:rsidRDefault="006C0843" w:rsidP="006C0843">
      <w:r w:rsidRPr="006C0843">
        <w:t>Fuente: Elaborado por el estudiante de acuerdo con el proyecto</w:t>
      </w:r>
    </w:p>
    <w:p w14:paraId="040F06F5" w14:textId="77777777" w:rsidR="00A21AEF" w:rsidRDefault="00A21AEF" w:rsidP="006C0843"/>
    <w:p w14:paraId="151680B1" w14:textId="77777777" w:rsidR="00A21AEF" w:rsidRDefault="00A21AEF" w:rsidP="006C0843"/>
    <w:p w14:paraId="0529BE9A" w14:textId="6A6B775F" w:rsidR="00A21AEF" w:rsidRDefault="00A21AEF" w:rsidP="003E7C7C">
      <w:r w:rsidRPr="00627D3D">
        <w:lastRenderedPageBreak/>
        <w:t xml:space="preserve">En la </w:t>
      </w:r>
      <w:r w:rsidRPr="00627D3D">
        <w:rPr>
          <w:i/>
        </w:rPr>
        <w:t xml:space="preserve">Tabla </w:t>
      </w:r>
      <w:r w:rsidR="003E7C7C">
        <w:rPr>
          <w:i/>
        </w:rPr>
        <w:t>4.6 se</w:t>
      </w:r>
      <w:r w:rsidRPr="00627D3D">
        <w:t xml:space="preserve"> puede visualizar el Caso de uso N°1.6 que consiste en activar o desactivar un departamento, es decir, el sistema permite activar o desactivar un departamento</w:t>
      </w:r>
      <w:r>
        <w:t xml:space="preserve"> </w:t>
      </w:r>
      <w:r w:rsidRPr="00BA4800">
        <w:t>con el fin de mostrar departamentos activos/inactivos</w:t>
      </w:r>
      <w:r>
        <w:t>.</w:t>
      </w:r>
      <w:bookmarkStart w:id="128" w:name="_1vbk60a8ru3j"/>
      <w:bookmarkEnd w:id="128"/>
    </w:p>
    <w:p w14:paraId="2C8F8065" w14:textId="77777777" w:rsidR="003E7C7C" w:rsidRPr="00627D3D" w:rsidRDefault="003E7C7C" w:rsidP="003E7C7C"/>
    <w:p w14:paraId="2D81C4F5" w14:textId="6C43DDE3" w:rsidR="00A21AEF" w:rsidRPr="00627D3D" w:rsidRDefault="003E7C7C" w:rsidP="003E7C7C">
      <w:pPr>
        <w:pStyle w:val="Descripcin"/>
      </w:pPr>
      <w:bookmarkStart w:id="129" w:name="_Toc208864173"/>
      <w:bookmarkStart w:id="130" w:name="_Toc209984988"/>
      <w:bookmarkStart w:id="131" w:name="_Toc210409243"/>
      <w:bookmarkStart w:id="132" w:name="_Toc210410023"/>
      <w:r>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6</w:t>
      </w:r>
      <w:r w:rsidR="003917AA">
        <w:rPr>
          <w:noProof/>
        </w:rPr>
        <w:fldChar w:fldCharType="end"/>
      </w:r>
      <w:r>
        <w:t xml:space="preserve"> </w:t>
      </w:r>
      <w:r w:rsidRPr="00627D3D">
        <w:t>Caso de uso N°1.6, cambiando el estado de un departamento</w:t>
      </w:r>
      <w:bookmarkEnd w:id="129"/>
      <w:bookmarkEnd w:id="130"/>
      <w:bookmarkEnd w:id="131"/>
      <w:bookmarkEnd w:id="132"/>
    </w:p>
    <w:p w14:paraId="666DA885" w14:textId="77777777" w:rsidR="00A21AEF" w:rsidRPr="00627D3D" w:rsidRDefault="00A21AEF" w:rsidP="00A21AEF">
      <w:pPr>
        <w:pStyle w:val="Sinespaciado"/>
      </w:pPr>
      <w:r>
        <w:rPr>
          <w:noProof/>
        </w:rPr>
        <w:drawing>
          <wp:inline distT="0" distB="0" distL="0" distR="0" wp14:anchorId="1774672D" wp14:editId="67A6E98F">
            <wp:extent cx="5791200" cy="5095875"/>
            <wp:effectExtent l="0" t="0" r="0" b="9525"/>
            <wp:docPr id="93535772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57720" name="Imagen 1" descr="Tabla&#10;&#10;El contenido generado por IA puede ser incorrecto."/>
                    <pic:cNvPicPr/>
                  </pic:nvPicPr>
                  <pic:blipFill>
                    <a:blip r:embed="rId21"/>
                    <a:stretch>
                      <a:fillRect/>
                    </a:stretch>
                  </pic:blipFill>
                  <pic:spPr>
                    <a:xfrm>
                      <a:off x="0" y="0"/>
                      <a:ext cx="5791200" cy="5095875"/>
                    </a:xfrm>
                    <a:prstGeom prst="rect">
                      <a:avLst/>
                    </a:prstGeom>
                  </pic:spPr>
                </pic:pic>
              </a:graphicData>
            </a:graphic>
          </wp:inline>
        </w:drawing>
      </w:r>
    </w:p>
    <w:p w14:paraId="17E6D507" w14:textId="77777777" w:rsidR="00A21AEF" w:rsidRPr="00627D3D" w:rsidRDefault="00A21AEF" w:rsidP="00A21AEF">
      <w:pPr>
        <w:spacing w:line="278" w:lineRule="auto"/>
        <w:ind w:firstLine="0"/>
        <w:jc w:val="left"/>
      </w:pPr>
    </w:p>
    <w:p w14:paraId="0D8737CD" w14:textId="77777777" w:rsidR="00A21AEF" w:rsidRDefault="00A21AEF" w:rsidP="00A21AEF">
      <w:r w:rsidRPr="00627D3D">
        <w:t>Fuente: Elaborado por el estudiante de acuerdo con el proyecto</w:t>
      </w:r>
    </w:p>
    <w:p w14:paraId="04745588" w14:textId="77777777" w:rsidR="006C0843" w:rsidRDefault="006C0843" w:rsidP="006C0843">
      <w:pPr>
        <w:spacing w:line="278" w:lineRule="auto"/>
        <w:ind w:firstLine="0"/>
        <w:jc w:val="left"/>
      </w:pPr>
    </w:p>
    <w:p w14:paraId="2E05FC78" w14:textId="77777777" w:rsidR="006C0843" w:rsidRDefault="006C0843" w:rsidP="006C0843">
      <w:pPr>
        <w:spacing w:line="278" w:lineRule="auto"/>
        <w:ind w:firstLine="0"/>
        <w:jc w:val="left"/>
      </w:pPr>
    </w:p>
    <w:p w14:paraId="1B65A8B9" w14:textId="77777777" w:rsidR="006C0843" w:rsidRDefault="006C0843" w:rsidP="006C0843">
      <w:pPr>
        <w:spacing w:line="278" w:lineRule="auto"/>
        <w:ind w:firstLine="0"/>
        <w:jc w:val="left"/>
      </w:pPr>
    </w:p>
    <w:p w14:paraId="4B695EEE" w14:textId="345AA1E2" w:rsidR="006C0843" w:rsidRPr="006C0843" w:rsidRDefault="006C0843" w:rsidP="00B45140">
      <w:r w:rsidRPr="006C0843">
        <w:t xml:space="preserve">En la </w:t>
      </w:r>
      <w:r w:rsidRPr="006C0843">
        <w:rPr>
          <w:i/>
        </w:rPr>
        <w:t xml:space="preserve">Tabla </w:t>
      </w:r>
      <w:r w:rsidR="003E7C7C">
        <w:rPr>
          <w:i/>
        </w:rPr>
        <w:fldChar w:fldCharType="begin"/>
      </w:r>
      <w:r w:rsidR="003E7C7C">
        <w:rPr>
          <w:i/>
        </w:rPr>
        <w:instrText xml:space="preserve"> STYLEREF 1 \s </w:instrText>
      </w:r>
      <w:r w:rsidR="003E7C7C">
        <w:rPr>
          <w:i/>
        </w:rPr>
        <w:fldChar w:fldCharType="separate"/>
      </w:r>
      <w:r w:rsidR="003E7C7C">
        <w:rPr>
          <w:i/>
          <w:noProof/>
        </w:rPr>
        <w:t>4</w:t>
      </w:r>
      <w:r w:rsidR="003E7C7C">
        <w:rPr>
          <w:i/>
        </w:rPr>
        <w:fldChar w:fldCharType="end"/>
      </w:r>
      <w:r w:rsidR="003E7C7C">
        <w:rPr>
          <w:i/>
        </w:rPr>
        <w:t>.7</w:t>
      </w:r>
      <w:r w:rsidRPr="006C0843">
        <w:rPr>
          <w:i/>
        </w:rPr>
        <w:t xml:space="preserve"> </w:t>
      </w:r>
      <w:r w:rsidRPr="006C0843">
        <w:t>se puede visualizar el Caso de uso N°1.8 en el cual el proceso comienza cuando el usuario se dirige a la pestaña de permisos y el sistema le muestra la pestaña de permisos con los listados de permisos, luego el usuario puede crear un permiso con su correspondiente motivo y el sistema guarda el motivo de permiso del trabajador.</w:t>
      </w:r>
    </w:p>
    <w:p w14:paraId="246BA0DC" w14:textId="77777777" w:rsidR="006C0843" w:rsidRPr="006C0843" w:rsidRDefault="006C0843" w:rsidP="006C0843">
      <w:pPr>
        <w:spacing w:line="278" w:lineRule="auto"/>
        <w:ind w:firstLine="0"/>
        <w:jc w:val="left"/>
      </w:pPr>
    </w:p>
    <w:p w14:paraId="5006EDF0" w14:textId="1AA16FD7" w:rsidR="006C0843" w:rsidRPr="006C0843" w:rsidRDefault="00B45140" w:rsidP="00B45140">
      <w:pPr>
        <w:pStyle w:val="Descripcin"/>
      </w:pPr>
      <w:bookmarkStart w:id="133" w:name="_Toc207209034"/>
      <w:bookmarkStart w:id="134" w:name="_Toc207894726"/>
      <w:bookmarkStart w:id="135" w:name="_Toc208864174"/>
      <w:bookmarkStart w:id="136" w:name="_Toc209984989"/>
      <w:bookmarkStart w:id="137" w:name="_Toc210409244"/>
      <w:bookmarkStart w:id="138" w:name="_Toc210410024"/>
      <w:r>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7</w:t>
      </w:r>
      <w:r w:rsidR="003917AA">
        <w:rPr>
          <w:noProof/>
        </w:rPr>
        <w:fldChar w:fldCharType="end"/>
      </w:r>
      <w:r>
        <w:t xml:space="preserve"> </w:t>
      </w:r>
      <w:r w:rsidRPr="006C0843">
        <w:t>Caso de uso N °1.8, Creando motivo de permiso</w:t>
      </w:r>
      <w:bookmarkEnd w:id="133"/>
      <w:bookmarkEnd w:id="134"/>
      <w:bookmarkEnd w:id="135"/>
      <w:bookmarkEnd w:id="136"/>
      <w:bookmarkEnd w:id="137"/>
      <w:bookmarkEnd w:id="138"/>
    </w:p>
    <w:p w14:paraId="033B3D8F" w14:textId="6501F667" w:rsidR="006C0843" w:rsidRPr="006C0843" w:rsidRDefault="006C0843" w:rsidP="006C0843">
      <w:pPr>
        <w:pStyle w:val="Sinespaciado"/>
      </w:pPr>
      <w:bookmarkStart w:id="139" w:name="_a2cl6sji6rus"/>
      <w:bookmarkEnd w:id="139"/>
      <w:r w:rsidRPr="006C0843">
        <w:rPr>
          <w:noProof/>
        </w:rPr>
        <w:drawing>
          <wp:inline distT="0" distB="0" distL="0" distR="0" wp14:anchorId="3FDE3A24" wp14:editId="58D10036">
            <wp:extent cx="5971540" cy="4780915"/>
            <wp:effectExtent l="0" t="0" r="0" b="635"/>
            <wp:docPr id="15375968" name="Imagen 1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1540" cy="4780915"/>
                    </a:xfrm>
                    <a:prstGeom prst="rect">
                      <a:avLst/>
                    </a:prstGeom>
                    <a:noFill/>
                    <a:ln>
                      <a:noFill/>
                    </a:ln>
                  </pic:spPr>
                </pic:pic>
              </a:graphicData>
            </a:graphic>
          </wp:inline>
        </w:drawing>
      </w:r>
    </w:p>
    <w:p w14:paraId="12B55212" w14:textId="77777777" w:rsidR="006C0843" w:rsidRPr="006C0843" w:rsidRDefault="006C0843" w:rsidP="006C0843">
      <w:pPr>
        <w:spacing w:line="278" w:lineRule="auto"/>
        <w:ind w:firstLine="0"/>
        <w:jc w:val="left"/>
      </w:pPr>
    </w:p>
    <w:p w14:paraId="511A3C14" w14:textId="77777777" w:rsidR="006C0843" w:rsidRPr="006C0843" w:rsidRDefault="006C0843" w:rsidP="006C0843">
      <w:pPr>
        <w:spacing w:line="278" w:lineRule="auto"/>
        <w:ind w:firstLine="0"/>
        <w:jc w:val="left"/>
      </w:pPr>
    </w:p>
    <w:p w14:paraId="767FBD4E" w14:textId="77777777" w:rsidR="006C0843" w:rsidRDefault="006C0843" w:rsidP="00B45140">
      <w:r w:rsidRPr="006C0843">
        <w:t>Fuente: Elaborado por el estudiante de acuerdo con el proyecto</w:t>
      </w:r>
    </w:p>
    <w:p w14:paraId="48E1B9A5" w14:textId="77777777" w:rsidR="00A21AEF" w:rsidRDefault="00A21AEF" w:rsidP="00B45140"/>
    <w:p w14:paraId="504183C1" w14:textId="342B4F43" w:rsidR="00A21AEF" w:rsidRPr="00627D3D" w:rsidRDefault="00A21AEF" w:rsidP="00A21AEF">
      <w:r w:rsidRPr="00627D3D">
        <w:lastRenderedPageBreak/>
        <w:t xml:space="preserve">En la </w:t>
      </w:r>
      <w:r w:rsidRPr="00627D3D">
        <w:rPr>
          <w:i/>
        </w:rPr>
        <w:t xml:space="preserve">Tabla </w:t>
      </w:r>
      <w:r>
        <w:rPr>
          <w:i/>
        </w:rPr>
        <w:t xml:space="preserve">4.8 </w:t>
      </w:r>
      <w:r w:rsidRPr="00627D3D">
        <w:t>se puede visualizar el Caso de Uso N°1.9 que consiste en activar o desactivar un motivo de permiso de un trabajador, siempre y cuando se tengan agregados los motivos de permisos.</w:t>
      </w:r>
    </w:p>
    <w:p w14:paraId="7C68693D" w14:textId="77777777" w:rsidR="00A21AEF" w:rsidRPr="00627D3D" w:rsidRDefault="00A21AEF" w:rsidP="00A21AEF">
      <w:pPr>
        <w:spacing w:line="278" w:lineRule="auto"/>
        <w:ind w:firstLine="0"/>
        <w:jc w:val="left"/>
      </w:pPr>
      <w:bookmarkStart w:id="140" w:name="_oa5vhvnafox6"/>
      <w:bookmarkEnd w:id="140"/>
    </w:p>
    <w:p w14:paraId="4C9A391A" w14:textId="1CDA5617" w:rsidR="00A21AEF" w:rsidRPr="00627D3D" w:rsidRDefault="003E7C7C" w:rsidP="003E7C7C">
      <w:pPr>
        <w:pStyle w:val="Descripcin"/>
      </w:pPr>
      <w:bookmarkStart w:id="141" w:name="_Toc208864175"/>
      <w:bookmarkStart w:id="142" w:name="_Toc209984990"/>
      <w:bookmarkStart w:id="143" w:name="_Toc210409245"/>
      <w:bookmarkStart w:id="144" w:name="_Toc210410025"/>
      <w:r>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8</w:t>
      </w:r>
      <w:r w:rsidR="003917AA">
        <w:rPr>
          <w:noProof/>
        </w:rPr>
        <w:fldChar w:fldCharType="end"/>
      </w:r>
      <w:r>
        <w:t xml:space="preserve"> </w:t>
      </w:r>
      <w:r w:rsidRPr="00627D3D">
        <w:t>Caso de uso N°1.9, Activando/Desactivando motivo de permiso</w:t>
      </w:r>
      <w:bookmarkEnd w:id="141"/>
      <w:bookmarkEnd w:id="142"/>
      <w:bookmarkEnd w:id="143"/>
      <w:bookmarkEnd w:id="144"/>
    </w:p>
    <w:p w14:paraId="538D82AB" w14:textId="77777777" w:rsidR="00A21AEF" w:rsidRPr="00627D3D" w:rsidRDefault="00A21AEF" w:rsidP="00A21AEF">
      <w:pPr>
        <w:pStyle w:val="Sinespaciado"/>
      </w:pPr>
      <w:r w:rsidRPr="00627D3D">
        <w:rPr>
          <w:noProof/>
        </w:rPr>
        <w:drawing>
          <wp:inline distT="0" distB="0" distL="0" distR="0" wp14:anchorId="33843004" wp14:editId="7132D68D">
            <wp:extent cx="5971540" cy="4847590"/>
            <wp:effectExtent l="0" t="0" r="0" b="0"/>
            <wp:docPr id="1398873090" name="Imagen 74"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1540" cy="4847590"/>
                    </a:xfrm>
                    <a:prstGeom prst="rect">
                      <a:avLst/>
                    </a:prstGeom>
                    <a:noFill/>
                    <a:ln>
                      <a:noFill/>
                    </a:ln>
                  </pic:spPr>
                </pic:pic>
              </a:graphicData>
            </a:graphic>
          </wp:inline>
        </w:drawing>
      </w:r>
    </w:p>
    <w:p w14:paraId="76DACD5C" w14:textId="77777777" w:rsidR="00A21AEF" w:rsidRPr="00627D3D" w:rsidRDefault="00A21AEF" w:rsidP="00A21AEF">
      <w:pPr>
        <w:spacing w:line="278" w:lineRule="auto"/>
        <w:ind w:firstLine="0"/>
        <w:jc w:val="left"/>
      </w:pPr>
    </w:p>
    <w:p w14:paraId="43052A33" w14:textId="77777777" w:rsidR="00A21AEF" w:rsidRPr="00627D3D" w:rsidRDefault="00A21AEF" w:rsidP="00A21AEF">
      <w:pPr>
        <w:spacing w:line="278" w:lineRule="auto"/>
        <w:ind w:firstLine="0"/>
        <w:jc w:val="left"/>
      </w:pPr>
    </w:p>
    <w:p w14:paraId="3830B008" w14:textId="77777777" w:rsidR="00A21AEF" w:rsidRDefault="00A21AEF" w:rsidP="00A21AEF">
      <w:r w:rsidRPr="00627D3D">
        <w:t>Fuente: Elaborado por el estudiante de acuerdo con el proyecto</w:t>
      </w:r>
    </w:p>
    <w:p w14:paraId="0CE152D2" w14:textId="77777777" w:rsidR="00A21AEF" w:rsidRDefault="00A21AEF" w:rsidP="00A21AEF"/>
    <w:p w14:paraId="4803FE09" w14:textId="092B8356" w:rsidR="00A21AEF" w:rsidRPr="006C0843" w:rsidRDefault="00A21AEF" w:rsidP="00A21AEF">
      <w:r w:rsidRPr="006C0843">
        <w:lastRenderedPageBreak/>
        <w:t xml:space="preserve">En la </w:t>
      </w:r>
      <w:r w:rsidRPr="006C0843">
        <w:rPr>
          <w:i/>
        </w:rPr>
        <w:t xml:space="preserve">Tabla </w:t>
      </w:r>
      <w:r>
        <w:rPr>
          <w:i/>
        </w:rPr>
        <w:t>4.</w:t>
      </w:r>
      <w:r w:rsidR="003E7C7C">
        <w:rPr>
          <w:i/>
        </w:rPr>
        <w:t>9</w:t>
      </w:r>
      <w:r w:rsidRPr="006C0843">
        <w:rPr>
          <w:i/>
        </w:rPr>
        <w:t xml:space="preserve"> </w:t>
      </w:r>
      <w:r w:rsidRPr="006C0843">
        <w:t>se puede visualizar el Caso de uso N°1.11 cuyo propósito es crear el tipo de contrato con su correspondiente descripción.</w:t>
      </w:r>
    </w:p>
    <w:p w14:paraId="5C35809A" w14:textId="77777777" w:rsidR="00A21AEF" w:rsidRPr="006C0843" w:rsidRDefault="00A21AEF" w:rsidP="00A21AEF"/>
    <w:p w14:paraId="0B936BEA" w14:textId="7D6C33E1" w:rsidR="00A21AEF" w:rsidRPr="006C0843" w:rsidRDefault="00A21AEF" w:rsidP="00A21AEF">
      <w:pPr>
        <w:pStyle w:val="Descripcin"/>
      </w:pPr>
      <w:bookmarkStart w:id="145" w:name="_3n8ys5ua95rl"/>
      <w:bookmarkStart w:id="146" w:name="_Toc200483223"/>
      <w:bookmarkStart w:id="147" w:name="_Toc200363921"/>
      <w:bookmarkStart w:id="148" w:name="_Toc200336536"/>
      <w:bookmarkStart w:id="149" w:name="_Toc207894727"/>
      <w:bookmarkStart w:id="150" w:name="_Toc208864176"/>
      <w:bookmarkStart w:id="151" w:name="_Toc209984991"/>
      <w:bookmarkStart w:id="152" w:name="_Toc210409246"/>
      <w:bookmarkStart w:id="153" w:name="_Toc210410026"/>
      <w:bookmarkEnd w:id="145"/>
      <w:r w:rsidRPr="006C0843">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9</w:t>
      </w:r>
      <w:r w:rsidR="003917AA">
        <w:rPr>
          <w:noProof/>
        </w:rPr>
        <w:fldChar w:fldCharType="end"/>
      </w:r>
      <w:r w:rsidRPr="006C0843">
        <w:t xml:space="preserve"> Caso de uso N °1.11, Creando tipos de contratos con su descripción</w:t>
      </w:r>
      <w:bookmarkEnd w:id="146"/>
      <w:bookmarkEnd w:id="147"/>
      <w:bookmarkEnd w:id="148"/>
      <w:bookmarkEnd w:id="149"/>
      <w:bookmarkEnd w:id="150"/>
      <w:bookmarkEnd w:id="151"/>
      <w:bookmarkEnd w:id="152"/>
      <w:bookmarkEnd w:id="153"/>
    </w:p>
    <w:p w14:paraId="319FACED" w14:textId="77777777" w:rsidR="00A21AEF" w:rsidRPr="006C0843" w:rsidRDefault="00A21AEF" w:rsidP="00A21AEF">
      <w:pPr>
        <w:pStyle w:val="Sinespaciado"/>
      </w:pPr>
      <w:r w:rsidRPr="00B45140">
        <w:rPr>
          <w:noProof/>
        </w:rPr>
        <w:drawing>
          <wp:inline distT="0" distB="0" distL="0" distR="0" wp14:anchorId="34C7C692" wp14:editId="6F19AB6C">
            <wp:extent cx="5971540" cy="4352290"/>
            <wp:effectExtent l="0" t="0" r="0" b="0"/>
            <wp:docPr id="740374223" name="Imagen 1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1540" cy="4352290"/>
                    </a:xfrm>
                    <a:prstGeom prst="rect">
                      <a:avLst/>
                    </a:prstGeom>
                    <a:noFill/>
                    <a:ln>
                      <a:noFill/>
                    </a:ln>
                  </pic:spPr>
                </pic:pic>
              </a:graphicData>
            </a:graphic>
          </wp:inline>
        </w:drawing>
      </w:r>
    </w:p>
    <w:p w14:paraId="55B9CD6C" w14:textId="77777777" w:rsidR="00A21AEF" w:rsidRPr="006C0843" w:rsidRDefault="00A21AEF" w:rsidP="00A21AEF">
      <w:pPr>
        <w:ind w:firstLine="0"/>
      </w:pPr>
    </w:p>
    <w:p w14:paraId="540A9375" w14:textId="77777777" w:rsidR="00A21AEF" w:rsidRDefault="00A21AEF" w:rsidP="00A21AEF">
      <w:r w:rsidRPr="006C0843">
        <w:t>Fuente: Elaborado por el estudiante de acuerdo con el proyecto</w:t>
      </w:r>
    </w:p>
    <w:p w14:paraId="3EDE0404" w14:textId="77777777" w:rsidR="00A21AEF" w:rsidRDefault="00A21AEF" w:rsidP="00A21AEF">
      <w:pPr>
        <w:spacing w:line="278" w:lineRule="auto"/>
        <w:ind w:firstLine="0"/>
        <w:jc w:val="left"/>
      </w:pPr>
    </w:p>
    <w:p w14:paraId="2D364FF0" w14:textId="77777777" w:rsidR="00A21AEF" w:rsidRDefault="00A21AEF" w:rsidP="00A21AEF">
      <w:pPr>
        <w:spacing w:line="278" w:lineRule="auto"/>
        <w:ind w:firstLine="0"/>
        <w:jc w:val="left"/>
      </w:pPr>
    </w:p>
    <w:p w14:paraId="4031DB78" w14:textId="77777777" w:rsidR="00A21AEF" w:rsidRDefault="00A21AEF" w:rsidP="00A21AEF">
      <w:pPr>
        <w:spacing w:line="278" w:lineRule="auto"/>
        <w:ind w:firstLine="0"/>
        <w:jc w:val="left"/>
      </w:pPr>
    </w:p>
    <w:p w14:paraId="253B570E" w14:textId="77777777" w:rsidR="00A21AEF" w:rsidRPr="00627D3D" w:rsidRDefault="00A21AEF" w:rsidP="00A21AEF">
      <w:pPr>
        <w:spacing w:line="278" w:lineRule="auto"/>
        <w:ind w:firstLine="0"/>
        <w:jc w:val="left"/>
      </w:pPr>
    </w:p>
    <w:p w14:paraId="664CD083" w14:textId="3D8FBAEC" w:rsidR="00A21AEF" w:rsidRPr="003E7C7C" w:rsidRDefault="00A21AEF" w:rsidP="00A21AEF">
      <w:pPr>
        <w:rPr>
          <w:u w:val="single"/>
        </w:rPr>
      </w:pPr>
      <w:r w:rsidRPr="00627D3D">
        <w:lastRenderedPageBreak/>
        <w:t xml:space="preserve">En la </w:t>
      </w:r>
      <w:r w:rsidRPr="00627D3D">
        <w:rPr>
          <w:i/>
        </w:rPr>
        <w:t xml:space="preserve">Tabla </w:t>
      </w:r>
      <w:r>
        <w:rPr>
          <w:i/>
        </w:rPr>
        <w:t>4.</w:t>
      </w:r>
      <w:r w:rsidR="003E7C7C">
        <w:rPr>
          <w:i/>
        </w:rPr>
        <w:t>10</w:t>
      </w:r>
      <w:r w:rsidRPr="00627D3D">
        <w:t xml:space="preserve"> se puede visualizar el Caso de uso N°1.12 que consiste en activar o desactivar un tipo de contrato y el sistema agrega u oculta un tipo de contrato dependiendo de las acciones realizadas.</w:t>
      </w:r>
    </w:p>
    <w:p w14:paraId="2BE8213C" w14:textId="77777777" w:rsidR="00A21AEF" w:rsidRPr="00627D3D" w:rsidRDefault="00A21AEF" w:rsidP="00A21AEF">
      <w:pPr>
        <w:spacing w:line="278" w:lineRule="auto"/>
        <w:ind w:firstLine="0"/>
        <w:jc w:val="left"/>
      </w:pPr>
    </w:p>
    <w:p w14:paraId="034FC701" w14:textId="5039CDA7" w:rsidR="00A21AEF" w:rsidRPr="00627D3D" w:rsidRDefault="00A21AEF" w:rsidP="00A21AEF">
      <w:pPr>
        <w:pStyle w:val="Descripcin"/>
      </w:pPr>
      <w:bookmarkStart w:id="154" w:name="_k5jmiiepn5oj"/>
      <w:bookmarkStart w:id="155" w:name="_Toc200483224"/>
      <w:bookmarkStart w:id="156" w:name="_Toc200363922"/>
      <w:bookmarkStart w:id="157" w:name="_Toc200336537"/>
      <w:bookmarkStart w:id="158" w:name="_Toc207894759"/>
      <w:bookmarkStart w:id="159" w:name="_Toc208864177"/>
      <w:bookmarkStart w:id="160" w:name="_Toc209984992"/>
      <w:bookmarkStart w:id="161" w:name="_Toc210409247"/>
      <w:bookmarkStart w:id="162" w:name="_Toc210410027"/>
      <w:bookmarkEnd w:id="154"/>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10</w:t>
      </w:r>
      <w:r w:rsidR="003917AA">
        <w:rPr>
          <w:noProof/>
        </w:rPr>
        <w:fldChar w:fldCharType="end"/>
      </w:r>
      <w:r w:rsidRPr="00627D3D">
        <w:t xml:space="preserve"> Caso de uso N °1.12, cambiando el estado de un tipo de contrato</w:t>
      </w:r>
      <w:bookmarkEnd w:id="155"/>
      <w:bookmarkEnd w:id="156"/>
      <w:bookmarkEnd w:id="157"/>
      <w:bookmarkEnd w:id="158"/>
      <w:bookmarkEnd w:id="159"/>
      <w:bookmarkEnd w:id="160"/>
      <w:bookmarkEnd w:id="161"/>
      <w:bookmarkEnd w:id="162"/>
    </w:p>
    <w:p w14:paraId="26921A6D" w14:textId="77777777" w:rsidR="00A21AEF" w:rsidRPr="00627D3D" w:rsidRDefault="00A21AEF" w:rsidP="00A21AEF">
      <w:pPr>
        <w:pStyle w:val="Sinespaciado"/>
      </w:pPr>
      <w:r w:rsidRPr="00627D3D">
        <w:rPr>
          <w:noProof/>
        </w:rPr>
        <w:drawing>
          <wp:inline distT="0" distB="0" distL="0" distR="0" wp14:anchorId="465DDBE7" wp14:editId="19CA105A">
            <wp:extent cx="5971540" cy="4809490"/>
            <wp:effectExtent l="0" t="0" r="0" b="0"/>
            <wp:docPr id="1346687217" name="Imagen 7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71540" cy="4809490"/>
                    </a:xfrm>
                    <a:prstGeom prst="rect">
                      <a:avLst/>
                    </a:prstGeom>
                    <a:noFill/>
                    <a:ln>
                      <a:noFill/>
                    </a:ln>
                  </pic:spPr>
                </pic:pic>
              </a:graphicData>
            </a:graphic>
          </wp:inline>
        </w:drawing>
      </w:r>
    </w:p>
    <w:p w14:paraId="4E0C8FC1" w14:textId="77777777" w:rsidR="00A21AEF" w:rsidRPr="00627D3D" w:rsidRDefault="00A21AEF" w:rsidP="00A21AEF">
      <w:pPr>
        <w:spacing w:line="278" w:lineRule="auto"/>
        <w:ind w:firstLine="0"/>
        <w:jc w:val="left"/>
      </w:pPr>
    </w:p>
    <w:p w14:paraId="52F3CCE2" w14:textId="77777777" w:rsidR="00A21AEF" w:rsidRPr="00627D3D" w:rsidRDefault="00A21AEF" w:rsidP="00A21AEF">
      <w:pPr>
        <w:spacing w:line="278" w:lineRule="auto"/>
        <w:ind w:firstLine="0"/>
        <w:jc w:val="left"/>
      </w:pPr>
    </w:p>
    <w:p w14:paraId="6E07D7E9" w14:textId="77777777" w:rsidR="00A21AEF" w:rsidRPr="00627D3D" w:rsidRDefault="00A21AEF" w:rsidP="00A21AEF">
      <w:r w:rsidRPr="00627D3D">
        <w:t>Fuente: Elaborado por el estudiante de acuerdo con el proyecto</w:t>
      </w:r>
    </w:p>
    <w:p w14:paraId="3DF2EF5E" w14:textId="77777777" w:rsidR="00A21AEF" w:rsidRDefault="00A21AEF" w:rsidP="00A21AEF">
      <w:pPr>
        <w:spacing w:line="278" w:lineRule="auto"/>
        <w:ind w:firstLine="0"/>
        <w:jc w:val="left"/>
      </w:pPr>
    </w:p>
    <w:p w14:paraId="2BD5CE61" w14:textId="77777777" w:rsidR="00A21AEF" w:rsidRDefault="00A21AEF" w:rsidP="00A21AEF">
      <w:pPr>
        <w:spacing w:line="278" w:lineRule="auto"/>
        <w:ind w:firstLine="0"/>
        <w:jc w:val="left"/>
      </w:pPr>
    </w:p>
    <w:p w14:paraId="3C0DA03A" w14:textId="77777777" w:rsidR="00A21AEF" w:rsidRDefault="00A21AEF" w:rsidP="00A21AEF"/>
    <w:p w14:paraId="71C8B147" w14:textId="031F1D24" w:rsidR="00A21AEF" w:rsidRPr="006C0843" w:rsidRDefault="00A21AEF" w:rsidP="00A21AEF">
      <w:r w:rsidRPr="006C0843">
        <w:lastRenderedPageBreak/>
        <w:t xml:space="preserve">En la </w:t>
      </w:r>
      <w:r w:rsidRPr="006C0843">
        <w:rPr>
          <w:i/>
        </w:rPr>
        <w:t xml:space="preserve">Tabla </w:t>
      </w:r>
      <w:r>
        <w:rPr>
          <w:i/>
        </w:rPr>
        <w:t>4.</w:t>
      </w:r>
      <w:r w:rsidR="003E7C7C">
        <w:rPr>
          <w:i/>
        </w:rPr>
        <w:t xml:space="preserve">11 </w:t>
      </w:r>
      <w:r w:rsidRPr="006C0843">
        <w:t>se puede visualizar el Caso de uso N°1.14 que consiste en crear un tipo de vacaciones para lo cual se mostrará un formulario para completar y crear tipos de vacaciones.</w:t>
      </w:r>
    </w:p>
    <w:p w14:paraId="3B45D353" w14:textId="77777777" w:rsidR="00A21AEF" w:rsidRPr="006C0843" w:rsidRDefault="00A21AEF" w:rsidP="00A21AEF">
      <w:pPr>
        <w:spacing w:line="278" w:lineRule="auto"/>
        <w:ind w:firstLine="0"/>
        <w:jc w:val="left"/>
      </w:pPr>
    </w:p>
    <w:p w14:paraId="00C8EB9A" w14:textId="0DA4FFD6" w:rsidR="00A21AEF" w:rsidRPr="006C0843" w:rsidRDefault="00A21AEF" w:rsidP="00A21AEF">
      <w:pPr>
        <w:pStyle w:val="Descripcin"/>
      </w:pPr>
      <w:bookmarkStart w:id="163" w:name="_6qj2nycit011"/>
      <w:bookmarkStart w:id="164" w:name="_Toc200483226"/>
      <w:bookmarkStart w:id="165" w:name="_Toc200363924"/>
      <w:bookmarkStart w:id="166" w:name="_Toc200336539"/>
      <w:bookmarkStart w:id="167" w:name="_Toc207894728"/>
      <w:bookmarkStart w:id="168" w:name="_Toc208864178"/>
      <w:bookmarkStart w:id="169" w:name="_Toc209984993"/>
      <w:bookmarkStart w:id="170" w:name="_Toc210409248"/>
      <w:bookmarkStart w:id="171" w:name="_Toc210410028"/>
      <w:bookmarkEnd w:id="163"/>
      <w:r w:rsidRPr="006C0843">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11</w:t>
      </w:r>
      <w:r w:rsidR="003917AA">
        <w:rPr>
          <w:noProof/>
        </w:rPr>
        <w:fldChar w:fldCharType="end"/>
      </w:r>
      <w:r w:rsidRPr="006C0843">
        <w:t xml:space="preserve"> Caso de uso N °1.14, Creando un tipo de vacaciones</w:t>
      </w:r>
      <w:bookmarkEnd w:id="164"/>
      <w:bookmarkEnd w:id="165"/>
      <w:bookmarkEnd w:id="166"/>
      <w:bookmarkEnd w:id="167"/>
      <w:bookmarkEnd w:id="168"/>
      <w:bookmarkEnd w:id="169"/>
      <w:bookmarkEnd w:id="170"/>
      <w:bookmarkEnd w:id="171"/>
    </w:p>
    <w:p w14:paraId="37031B42" w14:textId="77777777" w:rsidR="00A21AEF" w:rsidRPr="006C0843" w:rsidRDefault="00A21AEF" w:rsidP="00A21AEF">
      <w:pPr>
        <w:pStyle w:val="Sinespaciado"/>
      </w:pPr>
      <w:r w:rsidRPr="00B45140">
        <w:rPr>
          <w:noProof/>
        </w:rPr>
        <w:drawing>
          <wp:inline distT="0" distB="0" distL="0" distR="0" wp14:anchorId="79FCD4F3" wp14:editId="73826962">
            <wp:extent cx="5971540" cy="4857115"/>
            <wp:effectExtent l="0" t="0" r="0" b="635"/>
            <wp:docPr id="1739967032" name="Imagen 14"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png" descr="Interfaz de usuario gráfica, Texto, Aplicación, Correo electrónico&#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71540" cy="4857115"/>
                    </a:xfrm>
                    <a:prstGeom prst="rect">
                      <a:avLst/>
                    </a:prstGeom>
                    <a:noFill/>
                    <a:ln>
                      <a:noFill/>
                    </a:ln>
                  </pic:spPr>
                </pic:pic>
              </a:graphicData>
            </a:graphic>
          </wp:inline>
        </w:drawing>
      </w:r>
    </w:p>
    <w:p w14:paraId="0D39822E" w14:textId="77777777" w:rsidR="00A21AEF" w:rsidRPr="006C0843" w:rsidRDefault="00A21AEF" w:rsidP="00A21AEF">
      <w:pPr>
        <w:spacing w:line="278" w:lineRule="auto"/>
        <w:ind w:firstLine="0"/>
        <w:jc w:val="left"/>
      </w:pPr>
    </w:p>
    <w:p w14:paraId="7243DD6C" w14:textId="77777777" w:rsidR="00A21AEF" w:rsidRPr="006C0843" w:rsidRDefault="00A21AEF" w:rsidP="00A21AEF">
      <w:r w:rsidRPr="006C0843">
        <w:t>Fuente: Elaborado por el estudiante de acuerdo con el proyecto</w:t>
      </w:r>
    </w:p>
    <w:p w14:paraId="232C3277" w14:textId="77777777" w:rsidR="00A21AEF" w:rsidRDefault="00A21AEF" w:rsidP="00A21AEF"/>
    <w:p w14:paraId="5CE1D9D4" w14:textId="77777777" w:rsidR="00A21AEF" w:rsidRDefault="00A21AEF" w:rsidP="00A21AEF"/>
    <w:p w14:paraId="1AE0F455" w14:textId="77777777" w:rsidR="00A21AEF" w:rsidRDefault="00A21AEF" w:rsidP="00A21AEF"/>
    <w:p w14:paraId="445B21ED" w14:textId="60C7CFBE" w:rsidR="00A21AEF" w:rsidRPr="00627D3D" w:rsidRDefault="00A21AEF" w:rsidP="00A21AEF">
      <w:r w:rsidRPr="00627D3D">
        <w:lastRenderedPageBreak/>
        <w:t xml:space="preserve">En la </w:t>
      </w:r>
      <w:r w:rsidRPr="00627D3D">
        <w:rPr>
          <w:i/>
        </w:rPr>
        <w:t xml:space="preserve">Tabla </w:t>
      </w:r>
      <w:r>
        <w:rPr>
          <w:i/>
        </w:rPr>
        <w:t>4.</w:t>
      </w:r>
      <w:r w:rsidR="003E7C7C">
        <w:rPr>
          <w:i/>
        </w:rPr>
        <w:t>12</w:t>
      </w:r>
      <w:r w:rsidRPr="00627D3D">
        <w:t xml:space="preserve"> se puede visualizar el Caso de uso N°1.15 que consiste en activar o desactivar un tipo de vacaciones, el proceso comienza cuando el usuario selecciona algún tipo de vacaciones y el sistema le muestra los detalles del tipo de vacación, luego el usuario al presionar el botón de activar o desactivar el sistema actualiza el estado y confirma el cambio.</w:t>
      </w:r>
    </w:p>
    <w:p w14:paraId="77314DE5" w14:textId="77777777" w:rsidR="00A21AEF" w:rsidRPr="00627D3D" w:rsidRDefault="00A21AEF" w:rsidP="00A21AEF">
      <w:pPr>
        <w:spacing w:line="278" w:lineRule="auto"/>
        <w:ind w:firstLine="0"/>
        <w:jc w:val="left"/>
      </w:pPr>
    </w:p>
    <w:p w14:paraId="3986515D" w14:textId="3416CE20" w:rsidR="00A21AEF" w:rsidRPr="00627D3D" w:rsidRDefault="00A21AEF" w:rsidP="00A21AEF">
      <w:pPr>
        <w:pStyle w:val="Descripcin"/>
      </w:pPr>
      <w:bookmarkStart w:id="172" w:name="_lixolbyuf4a"/>
      <w:bookmarkStart w:id="173" w:name="_Toc200483227"/>
      <w:bookmarkStart w:id="174" w:name="_Toc200363925"/>
      <w:bookmarkStart w:id="175" w:name="_Toc200336540"/>
      <w:bookmarkStart w:id="176" w:name="_Toc207894760"/>
      <w:bookmarkStart w:id="177" w:name="_Toc208864179"/>
      <w:bookmarkStart w:id="178" w:name="_Toc209984994"/>
      <w:bookmarkStart w:id="179" w:name="_Toc210409249"/>
      <w:bookmarkStart w:id="180" w:name="_Toc210410029"/>
      <w:bookmarkEnd w:id="172"/>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12</w:t>
      </w:r>
      <w:r w:rsidR="003917AA">
        <w:rPr>
          <w:noProof/>
        </w:rPr>
        <w:fldChar w:fldCharType="end"/>
      </w:r>
      <w:r w:rsidRPr="00627D3D">
        <w:t xml:space="preserve"> Caso de uso N °1.15, cambiando el estado de tipos de vacaciones</w:t>
      </w:r>
      <w:bookmarkEnd w:id="173"/>
      <w:bookmarkEnd w:id="174"/>
      <w:bookmarkEnd w:id="175"/>
      <w:bookmarkEnd w:id="176"/>
      <w:bookmarkEnd w:id="177"/>
      <w:bookmarkEnd w:id="178"/>
      <w:bookmarkEnd w:id="179"/>
      <w:bookmarkEnd w:id="180"/>
    </w:p>
    <w:p w14:paraId="70EC2A55" w14:textId="77777777" w:rsidR="00A21AEF" w:rsidRPr="00627D3D" w:rsidRDefault="00A21AEF" w:rsidP="00A21AEF">
      <w:pPr>
        <w:pStyle w:val="Sinespaciado"/>
      </w:pPr>
      <w:r w:rsidRPr="00627D3D">
        <w:rPr>
          <w:noProof/>
        </w:rPr>
        <w:drawing>
          <wp:inline distT="0" distB="0" distL="0" distR="0" wp14:anchorId="77E20197" wp14:editId="34640733">
            <wp:extent cx="5971540" cy="4895215"/>
            <wp:effectExtent l="0" t="0" r="0" b="635"/>
            <wp:docPr id="677860538" name="Imagen 7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71540" cy="4895215"/>
                    </a:xfrm>
                    <a:prstGeom prst="rect">
                      <a:avLst/>
                    </a:prstGeom>
                    <a:noFill/>
                    <a:ln>
                      <a:noFill/>
                    </a:ln>
                  </pic:spPr>
                </pic:pic>
              </a:graphicData>
            </a:graphic>
          </wp:inline>
        </w:drawing>
      </w:r>
    </w:p>
    <w:p w14:paraId="2F20FF02" w14:textId="77777777" w:rsidR="00A21AEF" w:rsidRPr="00627D3D" w:rsidRDefault="00A21AEF" w:rsidP="00A21AEF">
      <w:pPr>
        <w:spacing w:line="278" w:lineRule="auto"/>
        <w:ind w:firstLine="0"/>
        <w:jc w:val="left"/>
      </w:pPr>
    </w:p>
    <w:p w14:paraId="1FE3BA95" w14:textId="77777777" w:rsidR="00A21AEF" w:rsidRDefault="00A21AEF" w:rsidP="00A21AEF">
      <w:r w:rsidRPr="00627D3D">
        <w:t>Fuente: Elaborado por el estudiante de acuerdo con el proyecto</w:t>
      </w:r>
      <w:r>
        <w:tab/>
      </w:r>
    </w:p>
    <w:p w14:paraId="7E79AB36" w14:textId="77777777" w:rsidR="00A21AEF" w:rsidRDefault="00A21AEF" w:rsidP="00A21AEF">
      <w:pPr>
        <w:tabs>
          <w:tab w:val="left" w:pos="7125"/>
        </w:tabs>
        <w:spacing w:line="278" w:lineRule="auto"/>
        <w:ind w:firstLine="0"/>
        <w:jc w:val="left"/>
      </w:pPr>
    </w:p>
    <w:p w14:paraId="1CAA2297" w14:textId="77777777" w:rsidR="00A21AEF" w:rsidRDefault="00A21AEF" w:rsidP="00A21AEF">
      <w:pPr>
        <w:tabs>
          <w:tab w:val="left" w:pos="7125"/>
        </w:tabs>
        <w:spacing w:line="278" w:lineRule="auto"/>
        <w:ind w:firstLine="0"/>
        <w:jc w:val="left"/>
      </w:pPr>
    </w:p>
    <w:p w14:paraId="136E2FD1" w14:textId="6288FEA6" w:rsidR="00A21AEF" w:rsidRPr="006C0843" w:rsidRDefault="00A21AEF" w:rsidP="00A21AEF">
      <w:r w:rsidRPr="006C0843">
        <w:lastRenderedPageBreak/>
        <w:t xml:space="preserve">En la </w:t>
      </w:r>
      <w:r w:rsidRPr="006C0843">
        <w:rPr>
          <w:i/>
        </w:rPr>
        <w:t xml:space="preserve">Tabla </w:t>
      </w:r>
      <w:r>
        <w:rPr>
          <w:i/>
        </w:rPr>
        <w:t>4.</w:t>
      </w:r>
      <w:r w:rsidR="003E7C7C">
        <w:rPr>
          <w:i/>
        </w:rPr>
        <w:t xml:space="preserve">13 </w:t>
      </w:r>
      <w:r w:rsidRPr="006C0843">
        <w:t>se puede visualizar el Caso de uso N°1.17, este caso de uso es simplemente para crear las características de las sucursales, mediante un formulario.</w:t>
      </w:r>
    </w:p>
    <w:p w14:paraId="052D2957" w14:textId="77777777" w:rsidR="00A21AEF" w:rsidRPr="006C0843" w:rsidRDefault="00A21AEF" w:rsidP="00A21AEF">
      <w:pPr>
        <w:spacing w:line="278" w:lineRule="auto"/>
        <w:ind w:firstLine="0"/>
        <w:jc w:val="left"/>
      </w:pPr>
      <w:bookmarkStart w:id="181" w:name="_pno1ug3dowg2"/>
      <w:bookmarkEnd w:id="181"/>
    </w:p>
    <w:p w14:paraId="30979BDD" w14:textId="738B03AB" w:rsidR="00A21AEF" w:rsidRPr="006C0843" w:rsidRDefault="00A21AEF" w:rsidP="00A21AEF">
      <w:pPr>
        <w:pStyle w:val="Descripcin"/>
      </w:pPr>
      <w:bookmarkStart w:id="182" w:name="_Toc200336542"/>
      <w:bookmarkStart w:id="183" w:name="_Toc200363927"/>
      <w:bookmarkStart w:id="184" w:name="_Toc200483229"/>
      <w:bookmarkStart w:id="185" w:name="_Toc207894729"/>
      <w:bookmarkStart w:id="186" w:name="_Toc208864180"/>
      <w:bookmarkStart w:id="187" w:name="_Toc209984995"/>
      <w:bookmarkStart w:id="188" w:name="_Toc210409250"/>
      <w:bookmarkStart w:id="189" w:name="_Toc210410030"/>
      <w:r w:rsidRPr="006C0843">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13</w:t>
      </w:r>
      <w:r w:rsidR="003917AA">
        <w:rPr>
          <w:noProof/>
        </w:rPr>
        <w:fldChar w:fldCharType="end"/>
      </w:r>
      <w:r w:rsidRPr="006C0843">
        <w:t xml:space="preserve"> Caso de uso N °1.17, Creando una sucursal</w:t>
      </w:r>
      <w:bookmarkEnd w:id="182"/>
      <w:bookmarkEnd w:id="183"/>
      <w:bookmarkEnd w:id="184"/>
      <w:bookmarkEnd w:id="185"/>
      <w:bookmarkEnd w:id="186"/>
      <w:bookmarkEnd w:id="187"/>
      <w:bookmarkEnd w:id="188"/>
      <w:bookmarkEnd w:id="189"/>
    </w:p>
    <w:p w14:paraId="43433C09" w14:textId="77777777" w:rsidR="00A21AEF" w:rsidRPr="006C0843" w:rsidRDefault="00A21AEF" w:rsidP="00A21AEF">
      <w:pPr>
        <w:pStyle w:val="Sinespaciado"/>
      </w:pPr>
      <w:r w:rsidRPr="006C0843">
        <w:rPr>
          <w:noProof/>
        </w:rPr>
        <w:drawing>
          <wp:inline distT="0" distB="0" distL="0" distR="0" wp14:anchorId="6D504137" wp14:editId="3AE2BD36">
            <wp:extent cx="5971540" cy="4580890"/>
            <wp:effectExtent l="0" t="0" r="0" b="0"/>
            <wp:docPr id="1601369956" name="Imagen 1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png" descr="Tabla&#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71540" cy="4580890"/>
                    </a:xfrm>
                    <a:prstGeom prst="rect">
                      <a:avLst/>
                    </a:prstGeom>
                    <a:noFill/>
                    <a:ln>
                      <a:noFill/>
                    </a:ln>
                  </pic:spPr>
                </pic:pic>
              </a:graphicData>
            </a:graphic>
          </wp:inline>
        </w:drawing>
      </w:r>
    </w:p>
    <w:p w14:paraId="0562FB71" w14:textId="77777777" w:rsidR="00A21AEF" w:rsidRPr="006C0843" w:rsidRDefault="00A21AEF" w:rsidP="00A21AEF">
      <w:pPr>
        <w:spacing w:line="278" w:lineRule="auto"/>
        <w:ind w:firstLine="0"/>
        <w:jc w:val="left"/>
      </w:pPr>
    </w:p>
    <w:p w14:paraId="4154CD2E" w14:textId="77777777" w:rsidR="00A21AEF" w:rsidRDefault="00A21AEF" w:rsidP="00A21AEF">
      <w:r w:rsidRPr="006C0843">
        <w:t>Fuente: Elaborado por el estudiante de acuerdo con el proyecto</w:t>
      </w:r>
    </w:p>
    <w:p w14:paraId="0B1A8508" w14:textId="77777777" w:rsidR="00A21AEF" w:rsidRDefault="00A21AEF" w:rsidP="00A21AEF"/>
    <w:p w14:paraId="32D2C362" w14:textId="77777777" w:rsidR="00A21AEF" w:rsidRDefault="00A21AEF" w:rsidP="00A21AEF"/>
    <w:p w14:paraId="0714F5AD" w14:textId="77777777" w:rsidR="00A21AEF" w:rsidRDefault="00A21AEF" w:rsidP="00A21AEF"/>
    <w:p w14:paraId="0975A4F6" w14:textId="77777777" w:rsidR="00A21AEF" w:rsidRDefault="00A21AEF" w:rsidP="00A21AEF"/>
    <w:p w14:paraId="45FDCAF4" w14:textId="120F4AE0" w:rsidR="00A21AEF" w:rsidRPr="00627D3D" w:rsidRDefault="00A21AEF" w:rsidP="00A21AEF">
      <w:r w:rsidRPr="00627D3D">
        <w:lastRenderedPageBreak/>
        <w:t xml:space="preserve">En la </w:t>
      </w:r>
      <w:r w:rsidRPr="00627D3D">
        <w:rPr>
          <w:i/>
        </w:rPr>
        <w:t xml:space="preserve">Tabla </w:t>
      </w:r>
      <w:r>
        <w:rPr>
          <w:i/>
        </w:rPr>
        <w:t>4.</w:t>
      </w:r>
      <w:r w:rsidR="003E7C7C">
        <w:rPr>
          <w:i/>
        </w:rPr>
        <w:t xml:space="preserve">18 </w:t>
      </w:r>
      <w:r w:rsidRPr="00627D3D">
        <w:t>se puede visualizar el Caso de uso N°1.18, Se crea un botón para activar o desactivar una sucursal en específico, mostrando un cambio de estado de esta.</w:t>
      </w:r>
    </w:p>
    <w:p w14:paraId="345FD326" w14:textId="77777777" w:rsidR="00A21AEF" w:rsidRPr="00627D3D" w:rsidRDefault="00A21AEF" w:rsidP="00A21AEF">
      <w:pPr>
        <w:tabs>
          <w:tab w:val="left" w:pos="7125"/>
        </w:tabs>
        <w:spacing w:line="278" w:lineRule="auto"/>
        <w:ind w:firstLine="0"/>
        <w:jc w:val="left"/>
        <w:rPr>
          <w:i/>
          <w:iCs/>
        </w:rPr>
      </w:pPr>
      <w:bookmarkStart w:id="190" w:name="_qod224tljaov"/>
      <w:bookmarkEnd w:id="190"/>
    </w:p>
    <w:p w14:paraId="5B3430D8" w14:textId="07D7CF5E" w:rsidR="00A21AEF" w:rsidRPr="00627D3D" w:rsidRDefault="00A21AEF" w:rsidP="00A21AEF">
      <w:pPr>
        <w:pStyle w:val="Descripcin"/>
      </w:pPr>
      <w:bookmarkStart w:id="191" w:name="_Toc200336543"/>
      <w:bookmarkStart w:id="192" w:name="_Toc200363928"/>
      <w:bookmarkStart w:id="193" w:name="_Toc200483230"/>
      <w:bookmarkStart w:id="194" w:name="_Toc207894761"/>
      <w:bookmarkStart w:id="195" w:name="_Toc208864181"/>
      <w:bookmarkStart w:id="196" w:name="_Toc209984996"/>
      <w:bookmarkStart w:id="197" w:name="_Toc210409251"/>
      <w:bookmarkStart w:id="198" w:name="_Toc210410031"/>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14</w:t>
      </w:r>
      <w:r w:rsidR="003917AA">
        <w:rPr>
          <w:noProof/>
        </w:rPr>
        <w:fldChar w:fldCharType="end"/>
      </w:r>
      <w:r w:rsidRPr="00627D3D">
        <w:t xml:space="preserve"> Caso de uso N °1.18, cambiando el estado de una sucursal</w:t>
      </w:r>
      <w:bookmarkEnd w:id="191"/>
      <w:bookmarkEnd w:id="192"/>
      <w:bookmarkEnd w:id="193"/>
      <w:bookmarkEnd w:id="194"/>
      <w:bookmarkEnd w:id="195"/>
      <w:bookmarkEnd w:id="196"/>
      <w:bookmarkEnd w:id="197"/>
      <w:bookmarkEnd w:id="198"/>
    </w:p>
    <w:p w14:paraId="7C42B8B7" w14:textId="77777777" w:rsidR="00A21AEF" w:rsidRPr="00627D3D" w:rsidRDefault="00A21AEF" w:rsidP="00A21AEF">
      <w:pPr>
        <w:pStyle w:val="Sinespaciado"/>
      </w:pPr>
      <w:r w:rsidRPr="00627D3D">
        <w:rPr>
          <w:noProof/>
        </w:rPr>
        <w:drawing>
          <wp:inline distT="0" distB="0" distL="0" distR="0" wp14:anchorId="7C75076A" wp14:editId="30AA702F">
            <wp:extent cx="5971540" cy="4495165"/>
            <wp:effectExtent l="0" t="0" r="0" b="635"/>
            <wp:docPr id="1597773324" name="Imagen 8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71540" cy="4495165"/>
                    </a:xfrm>
                    <a:prstGeom prst="rect">
                      <a:avLst/>
                    </a:prstGeom>
                    <a:noFill/>
                    <a:ln>
                      <a:noFill/>
                    </a:ln>
                  </pic:spPr>
                </pic:pic>
              </a:graphicData>
            </a:graphic>
          </wp:inline>
        </w:drawing>
      </w:r>
    </w:p>
    <w:p w14:paraId="26B5340D" w14:textId="77777777" w:rsidR="00A21AEF" w:rsidRPr="00627D3D" w:rsidRDefault="00A21AEF" w:rsidP="00A21AEF">
      <w:pPr>
        <w:tabs>
          <w:tab w:val="left" w:pos="7125"/>
        </w:tabs>
        <w:spacing w:line="278" w:lineRule="auto"/>
        <w:ind w:firstLine="0"/>
        <w:jc w:val="left"/>
      </w:pPr>
    </w:p>
    <w:p w14:paraId="109A9C09" w14:textId="77777777" w:rsidR="00A21AEF" w:rsidRDefault="00A21AEF" w:rsidP="00A21AEF">
      <w:r w:rsidRPr="00627D3D">
        <w:t>Fuente: Elaborado por el estudiante de acuerdo con el proyecto</w:t>
      </w:r>
    </w:p>
    <w:p w14:paraId="4A1B3477" w14:textId="77777777" w:rsidR="00A21AEF" w:rsidRDefault="00A21AEF" w:rsidP="00A21AEF"/>
    <w:p w14:paraId="11DB3A24" w14:textId="77777777" w:rsidR="00A21AEF" w:rsidRDefault="00A21AEF" w:rsidP="00A21AEF"/>
    <w:p w14:paraId="48CF31E0" w14:textId="77777777" w:rsidR="00A21AEF" w:rsidRPr="00627D3D" w:rsidRDefault="00A21AEF" w:rsidP="00A21AEF"/>
    <w:p w14:paraId="1660B96C" w14:textId="77777777" w:rsidR="00A21AEF" w:rsidRDefault="00A21AEF" w:rsidP="00A21AEF">
      <w:pPr>
        <w:tabs>
          <w:tab w:val="left" w:pos="7125"/>
        </w:tabs>
        <w:spacing w:line="278" w:lineRule="auto"/>
        <w:ind w:firstLine="0"/>
        <w:jc w:val="left"/>
      </w:pPr>
    </w:p>
    <w:p w14:paraId="4DB1713C" w14:textId="58CC155F" w:rsidR="00A21AEF" w:rsidRPr="006C0843" w:rsidRDefault="00A21AEF" w:rsidP="00A21AEF">
      <w:r>
        <w:br w:type="page"/>
      </w:r>
    </w:p>
    <w:p w14:paraId="2B51D6ED" w14:textId="6A2B82C2" w:rsidR="00A21AEF" w:rsidRPr="006C0843" w:rsidRDefault="00A21AEF" w:rsidP="00A21AEF">
      <w:r w:rsidRPr="006C0843">
        <w:lastRenderedPageBreak/>
        <w:t xml:space="preserve">En la </w:t>
      </w:r>
      <w:r w:rsidRPr="006C0843">
        <w:rPr>
          <w:i/>
        </w:rPr>
        <w:t xml:space="preserve">Tabla </w:t>
      </w:r>
      <w:r>
        <w:rPr>
          <w:i/>
        </w:rPr>
        <w:t>4.</w:t>
      </w:r>
      <w:r w:rsidR="003E7C7C">
        <w:rPr>
          <w:i/>
        </w:rPr>
        <w:t>15</w:t>
      </w:r>
      <w:r>
        <w:rPr>
          <w:i/>
        </w:rPr>
        <w:t xml:space="preserve"> </w:t>
      </w:r>
      <w:r w:rsidRPr="006C0843">
        <w:t>se puede visualizar el Caso de uso N°1.20, este apartado es para la creación de nuevos centros de costos, en caso de necesitar agregar un costo más se utiliza este caso de uso priorizar en un futuro los nuevos centros de los costos.</w:t>
      </w:r>
    </w:p>
    <w:p w14:paraId="7DAF0A8D" w14:textId="77777777" w:rsidR="00A21AEF" w:rsidRPr="006C0843" w:rsidRDefault="00A21AEF" w:rsidP="00A21AEF">
      <w:pPr>
        <w:spacing w:line="278" w:lineRule="auto"/>
        <w:ind w:firstLine="0"/>
        <w:jc w:val="left"/>
      </w:pPr>
    </w:p>
    <w:p w14:paraId="3F34B5DD" w14:textId="0B2F491F" w:rsidR="00A21AEF" w:rsidRPr="006C0843" w:rsidRDefault="00A21AEF" w:rsidP="00A21AEF">
      <w:pPr>
        <w:pStyle w:val="Descripcin"/>
      </w:pPr>
      <w:bookmarkStart w:id="199" w:name="_nunrieah1iga"/>
      <w:bookmarkStart w:id="200" w:name="_p7auwhei2vmo"/>
      <w:bookmarkStart w:id="201" w:name="_Toc200483232"/>
      <w:bookmarkStart w:id="202" w:name="_Toc200363930"/>
      <w:bookmarkStart w:id="203" w:name="_Toc200336545"/>
      <w:bookmarkStart w:id="204" w:name="_Toc207894730"/>
      <w:bookmarkStart w:id="205" w:name="_Toc208864182"/>
      <w:bookmarkStart w:id="206" w:name="_Toc209984997"/>
      <w:bookmarkStart w:id="207" w:name="_Toc210409252"/>
      <w:bookmarkStart w:id="208" w:name="_Toc210410032"/>
      <w:bookmarkEnd w:id="199"/>
      <w:bookmarkEnd w:id="200"/>
      <w:r w:rsidRPr="006C0843">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15</w:t>
      </w:r>
      <w:r w:rsidR="003917AA">
        <w:rPr>
          <w:noProof/>
        </w:rPr>
        <w:fldChar w:fldCharType="end"/>
      </w:r>
      <w:r w:rsidRPr="006C0843">
        <w:t xml:space="preserve"> Caso de uso N °1.20, Creando nuevo centro de costo</w:t>
      </w:r>
      <w:bookmarkEnd w:id="201"/>
      <w:bookmarkEnd w:id="202"/>
      <w:bookmarkEnd w:id="203"/>
      <w:bookmarkEnd w:id="204"/>
      <w:bookmarkEnd w:id="205"/>
      <w:bookmarkEnd w:id="206"/>
      <w:bookmarkEnd w:id="207"/>
      <w:bookmarkEnd w:id="208"/>
    </w:p>
    <w:p w14:paraId="6431B5D3" w14:textId="77777777" w:rsidR="00A21AEF" w:rsidRPr="006C0843" w:rsidRDefault="00A21AEF" w:rsidP="00A21AEF">
      <w:pPr>
        <w:pStyle w:val="Sinespaciado"/>
      </w:pPr>
      <w:r w:rsidRPr="006C0843">
        <w:rPr>
          <w:noProof/>
        </w:rPr>
        <w:drawing>
          <wp:inline distT="0" distB="0" distL="0" distR="0" wp14:anchorId="1E00DFA1" wp14:editId="228FD684">
            <wp:extent cx="5971540" cy="4095115"/>
            <wp:effectExtent l="0" t="0" r="0" b="635"/>
            <wp:docPr id="1619282968" name="Imagen 18"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abla&#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71540" cy="4095115"/>
                    </a:xfrm>
                    <a:prstGeom prst="rect">
                      <a:avLst/>
                    </a:prstGeom>
                    <a:noFill/>
                    <a:ln>
                      <a:noFill/>
                    </a:ln>
                  </pic:spPr>
                </pic:pic>
              </a:graphicData>
            </a:graphic>
          </wp:inline>
        </w:drawing>
      </w:r>
    </w:p>
    <w:p w14:paraId="621957FC" w14:textId="77777777" w:rsidR="00A21AEF" w:rsidRPr="006C0843" w:rsidRDefault="00A21AEF" w:rsidP="00A21AEF">
      <w:pPr>
        <w:spacing w:line="278" w:lineRule="auto"/>
        <w:ind w:firstLine="0"/>
        <w:jc w:val="left"/>
      </w:pPr>
    </w:p>
    <w:p w14:paraId="015153D0" w14:textId="77777777" w:rsidR="00A21AEF" w:rsidRDefault="00A21AEF" w:rsidP="00A21AEF">
      <w:r w:rsidRPr="006C0843">
        <w:t>Fuente: Elaborado por el estudiante de acuerdo con el proyecto</w:t>
      </w:r>
    </w:p>
    <w:p w14:paraId="3194071C" w14:textId="77777777" w:rsidR="00A21AEF" w:rsidRDefault="00A21AEF" w:rsidP="00A21AEF">
      <w:pPr>
        <w:tabs>
          <w:tab w:val="left" w:pos="7125"/>
        </w:tabs>
        <w:spacing w:line="278" w:lineRule="auto"/>
        <w:ind w:firstLine="0"/>
        <w:jc w:val="left"/>
      </w:pPr>
    </w:p>
    <w:p w14:paraId="17B627E6" w14:textId="77777777" w:rsidR="00A21AEF" w:rsidRDefault="00A21AEF" w:rsidP="00A21AEF">
      <w:pPr>
        <w:tabs>
          <w:tab w:val="left" w:pos="7125"/>
        </w:tabs>
        <w:spacing w:line="278" w:lineRule="auto"/>
        <w:ind w:firstLine="0"/>
        <w:jc w:val="left"/>
      </w:pPr>
    </w:p>
    <w:p w14:paraId="422556DB" w14:textId="77777777" w:rsidR="00A21AEF" w:rsidRDefault="00A21AEF" w:rsidP="00A21AEF">
      <w:pPr>
        <w:tabs>
          <w:tab w:val="left" w:pos="7125"/>
        </w:tabs>
        <w:spacing w:line="278" w:lineRule="auto"/>
        <w:ind w:firstLine="0"/>
        <w:jc w:val="left"/>
      </w:pPr>
    </w:p>
    <w:p w14:paraId="2D81E128" w14:textId="77777777" w:rsidR="00A21AEF" w:rsidRDefault="00A21AEF" w:rsidP="00A21AEF">
      <w:pPr>
        <w:tabs>
          <w:tab w:val="left" w:pos="7125"/>
        </w:tabs>
        <w:spacing w:line="278" w:lineRule="auto"/>
        <w:ind w:firstLine="0"/>
        <w:jc w:val="left"/>
      </w:pPr>
    </w:p>
    <w:p w14:paraId="6AA78DF3" w14:textId="77777777" w:rsidR="00A21AEF" w:rsidRDefault="00A21AEF" w:rsidP="00A21AEF">
      <w:pPr>
        <w:tabs>
          <w:tab w:val="left" w:pos="7125"/>
        </w:tabs>
        <w:spacing w:line="278" w:lineRule="auto"/>
        <w:ind w:firstLine="0"/>
        <w:jc w:val="left"/>
      </w:pPr>
    </w:p>
    <w:p w14:paraId="38FD9BFD" w14:textId="1E2EB01B" w:rsidR="00A21AEF" w:rsidRPr="00627D3D" w:rsidRDefault="00A21AEF" w:rsidP="00A21AEF">
      <w:r w:rsidRPr="00627D3D">
        <w:lastRenderedPageBreak/>
        <w:t xml:space="preserve">En la </w:t>
      </w:r>
      <w:r w:rsidRPr="00627D3D">
        <w:rPr>
          <w:i/>
        </w:rPr>
        <w:t xml:space="preserve">Tabla </w:t>
      </w:r>
      <w:r>
        <w:rPr>
          <w:i/>
        </w:rPr>
        <w:t>4.</w:t>
      </w:r>
      <w:r w:rsidR="003E7C7C" w:rsidRPr="003E7C7C">
        <w:rPr>
          <w:i/>
        </w:rPr>
        <w:t xml:space="preserve"> </w:t>
      </w:r>
      <w:r w:rsidR="003E7C7C">
        <w:rPr>
          <w:i/>
        </w:rPr>
        <w:t>16</w:t>
      </w:r>
      <w:r w:rsidRPr="00627D3D">
        <w:t xml:space="preserve"> se puede visualizar el Caso de uso N°1.21, una vez ya creado los centros de los costos se procede a crear una casilla para desactivarlo o activarlo, en caso deje de haber cumplido con los costos o se debe reincorporar a la contabilidad de los costos.</w:t>
      </w:r>
    </w:p>
    <w:p w14:paraId="74560449" w14:textId="77777777" w:rsidR="00A21AEF" w:rsidRPr="00627D3D" w:rsidRDefault="00A21AEF" w:rsidP="00A21AEF">
      <w:pPr>
        <w:tabs>
          <w:tab w:val="left" w:pos="7125"/>
        </w:tabs>
        <w:spacing w:line="278" w:lineRule="auto"/>
        <w:ind w:firstLine="0"/>
        <w:jc w:val="left"/>
      </w:pPr>
    </w:p>
    <w:p w14:paraId="22EF5A62" w14:textId="2F914B2A" w:rsidR="00A21AEF" w:rsidRPr="00627D3D" w:rsidRDefault="00A21AEF" w:rsidP="00A21AEF">
      <w:pPr>
        <w:pStyle w:val="Descripcin"/>
      </w:pPr>
      <w:bookmarkStart w:id="209" w:name="_qeesuqxapvk8"/>
      <w:bookmarkStart w:id="210" w:name="_Toc200483233"/>
      <w:bookmarkStart w:id="211" w:name="_Toc200363931"/>
      <w:bookmarkStart w:id="212" w:name="_Toc200336546"/>
      <w:bookmarkStart w:id="213" w:name="_Toc207894762"/>
      <w:bookmarkStart w:id="214" w:name="_Toc208864183"/>
      <w:bookmarkStart w:id="215" w:name="_Toc209984998"/>
      <w:bookmarkStart w:id="216" w:name="_Toc210409253"/>
      <w:bookmarkStart w:id="217" w:name="_Toc210410033"/>
      <w:bookmarkEnd w:id="209"/>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16</w:t>
      </w:r>
      <w:r w:rsidR="003917AA">
        <w:rPr>
          <w:noProof/>
        </w:rPr>
        <w:fldChar w:fldCharType="end"/>
      </w:r>
      <w:r w:rsidRPr="00627D3D">
        <w:t xml:space="preserve"> Caso de uso N °1.21, cambiando estado de un centro de costo</w:t>
      </w:r>
      <w:bookmarkEnd w:id="210"/>
      <w:bookmarkEnd w:id="211"/>
      <w:bookmarkEnd w:id="212"/>
      <w:bookmarkEnd w:id="213"/>
      <w:bookmarkEnd w:id="214"/>
      <w:bookmarkEnd w:id="215"/>
      <w:bookmarkEnd w:id="216"/>
      <w:bookmarkEnd w:id="217"/>
    </w:p>
    <w:p w14:paraId="536B30CD" w14:textId="77777777" w:rsidR="00A21AEF" w:rsidRPr="00627D3D" w:rsidRDefault="00A21AEF" w:rsidP="00A21AEF">
      <w:pPr>
        <w:pStyle w:val="Sinespaciado"/>
      </w:pPr>
      <w:r w:rsidRPr="00627D3D">
        <w:rPr>
          <w:noProof/>
        </w:rPr>
        <w:drawing>
          <wp:inline distT="0" distB="0" distL="0" distR="0" wp14:anchorId="159E8C86" wp14:editId="7E81B529">
            <wp:extent cx="5971540" cy="4504690"/>
            <wp:effectExtent l="0" t="0" r="0" b="0"/>
            <wp:docPr id="1887808325" name="Imagen 8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10;&#10;El contenido generado por IA puede ser incorrec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71540" cy="4504690"/>
                    </a:xfrm>
                    <a:prstGeom prst="rect">
                      <a:avLst/>
                    </a:prstGeom>
                    <a:noFill/>
                    <a:ln>
                      <a:noFill/>
                    </a:ln>
                  </pic:spPr>
                </pic:pic>
              </a:graphicData>
            </a:graphic>
          </wp:inline>
        </w:drawing>
      </w:r>
    </w:p>
    <w:p w14:paraId="523C0216" w14:textId="77777777" w:rsidR="00A21AEF" w:rsidRPr="00627D3D" w:rsidRDefault="00A21AEF" w:rsidP="00A21AEF">
      <w:pPr>
        <w:tabs>
          <w:tab w:val="left" w:pos="7125"/>
        </w:tabs>
        <w:spacing w:line="278" w:lineRule="auto"/>
        <w:ind w:firstLine="0"/>
        <w:jc w:val="left"/>
      </w:pPr>
    </w:p>
    <w:p w14:paraId="6328E91F" w14:textId="77777777" w:rsidR="00A21AEF" w:rsidRPr="00627D3D" w:rsidRDefault="00A21AEF" w:rsidP="00A21AEF">
      <w:r w:rsidRPr="00627D3D">
        <w:t>Fuente: Elaborado por el estudiante de acuerdo con el proyecto</w:t>
      </w:r>
    </w:p>
    <w:p w14:paraId="734F9CDB" w14:textId="77777777" w:rsidR="00A21AEF" w:rsidRDefault="00A21AEF" w:rsidP="00B45140"/>
    <w:p w14:paraId="43E70273" w14:textId="77777777" w:rsidR="00B45140" w:rsidRDefault="00B45140" w:rsidP="006C0843"/>
    <w:p w14:paraId="78057A82" w14:textId="77777777" w:rsidR="00A21AEF" w:rsidRDefault="00A21AEF" w:rsidP="00B45140"/>
    <w:p w14:paraId="104E58FE" w14:textId="77777777" w:rsidR="00A21AEF" w:rsidRDefault="00A21AEF" w:rsidP="00A21AEF">
      <w:pPr>
        <w:ind w:firstLine="0"/>
      </w:pPr>
    </w:p>
    <w:p w14:paraId="021C6A56" w14:textId="7606FEFC" w:rsidR="00A21AEF" w:rsidRPr="00627D3D" w:rsidRDefault="00A21AEF" w:rsidP="00A21AEF">
      <w:bookmarkStart w:id="218" w:name="_Hlk207899726"/>
      <w:r w:rsidRPr="00627D3D">
        <w:lastRenderedPageBreak/>
        <w:t xml:space="preserve">En la </w:t>
      </w:r>
      <w:r w:rsidRPr="00627D3D">
        <w:rPr>
          <w:i/>
        </w:rPr>
        <w:t xml:space="preserve">Tabla </w:t>
      </w:r>
      <w:r>
        <w:rPr>
          <w:i/>
        </w:rPr>
        <w:t>4.</w:t>
      </w:r>
      <w:r w:rsidR="003E7C7C" w:rsidRPr="003E7C7C">
        <w:rPr>
          <w:i/>
        </w:rPr>
        <w:t xml:space="preserve"> </w:t>
      </w:r>
      <w:r w:rsidR="003E7C7C">
        <w:rPr>
          <w:i/>
        </w:rPr>
        <w:t xml:space="preserve">17 </w:t>
      </w:r>
      <w:r w:rsidRPr="00627D3D">
        <w:t>se puede visualizar el Caso de uso N°2.3, Visualizando fichas de empleados activas, el sistema entra en la pestaña de “</w:t>
      </w:r>
      <w:r>
        <w:t>Ficha</w:t>
      </w:r>
      <w:r w:rsidRPr="00627D3D">
        <w:t xml:space="preserve"> de Empleados”, donde el sistema le muestra la lista de fichas activas</w:t>
      </w:r>
      <w:r>
        <w:t>/inactivas</w:t>
      </w:r>
      <w:r w:rsidRPr="00627D3D">
        <w:t xml:space="preserve"> de empleados registradas</w:t>
      </w:r>
      <w:r>
        <w:t>, donde el usuario selecciona la opción de empleados activos</w:t>
      </w:r>
      <w:r w:rsidRPr="00627D3D">
        <w:t>.</w:t>
      </w:r>
    </w:p>
    <w:bookmarkEnd w:id="218"/>
    <w:p w14:paraId="17281640" w14:textId="77777777" w:rsidR="00A21AEF" w:rsidRPr="00627D3D" w:rsidRDefault="00A21AEF" w:rsidP="00A21AEF"/>
    <w:p w14:paraId="77EA40C8" w14:textId="4BAF3635" w:rsidR="00A21AEF" w:rsidRPr="00627D3D" w:rsidRDefault="00A21AEF" w:rsidP="00A21AEF">
      <w:pPr>
        <w:pStyle w:val="Descripcin"/>
      </w:pPr>
      <w:bookmarkStart w:id="219" w:name="_xfnrxu8zqfrp"/>
      <w:bookmarkStart w:id="220" w:name="_Toc200483236"/>
      <w:bookmarkStart w:id="221" w:name="_Toc200363934"/>
      <w:bookmarkStart w:id="222" w:name="_Toc200336549"/>
      <w:bookmarkStart w:id="223" w:name="_Toc207894743"/>
      <w:bookmarkStart w:id="224" w:name="_Toc208864184"/>
      <w:bookmarkStart w:id="225" w:name="_Toc209984999"/>
      <w:bookmarkStart w:id="226" w:name="_Toc210409254"/>
      <w:bookmarkStart w:id="227" w:name="_Toc210410034"/>
      <w:bookmarkEnd w:id="219"/>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17</w:t>
      </w:r>
      <w:r w:rsidR="003917AA">
        <w:rPr>
          <w:noProof/>
        </w:rPr>
        <w:fldChar w:fldCharType="end"/>
      </w:r>
      <w:r w:rsidRPr="00627D3D">
        <w:t xml:space="preserve"> Caso de uso N°2.3, Visualizando fichas de empleados activas</w:t>
      </w:r>
      <w:bookmarkEnd w:id="220"/>
      <w:bookmarkEnd w:id="221"/>
      <w:bookmarkEnd w:id="222"/>
      <w:bookmarkEnd w:id="223"/>
      <w:bookmarkEnd w:id="224"/>
      <w:bookmarkEnd w:id="225"/>
      <w:bookmarkEnd w:id="226"/>
      <w:bookmarkEnd w:id="227"/>
    </w:p>
    <w:p w14:paraId="70C43DF3" w14:textId="77777777" w:rsidR="00A21AEF" w:rsidRPr="00627D3D" w:rsidRDefault="00A21AEF" w:rsidP="00A21AEF">
      <w:pPr>
        <w:pStyle w:val="Sinespaciado"/>
      </w:pPr>
      <w:r w:rsidRPr="00627D3D">
        <w:rPr>
          <w:noProof/>
        </w:rPr>
        <w:drawing>
          <wp:inline distT="0" distB="0" distL="0" distR="0" wp14:anchorId="5250CF72" wp14:editId="01332D7F">
            <wp:extent cx="5971540" cy="4504690"/>
            <wp:effectExtent l="0" t="0" r="0" b="0"/>
            <wp:docPr id="2025054328" name="Imagen 4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71540" cy="4504690"/>
                    </a:xfrm>
                    <a:prstGeom prst="rect">
                      <a:avLst/>
                    </a:prstGeom>
                    <a:noFill/>
                    <a:ln>
                      <a:noFill/>
                    </a:ln>
                  </pic:spPr>
                </pic:pic>
              </a:graphicData>
            </a:graphic>
          </wp:inline>
        </w:drawing>
      </w:r>
    </w:p>
    <w:p w14:paraId="338998E0" w14:textId="77777777" w:rsidR="00A21AEF" w:rsidRPr="00627D3D" w:rsidRDefault="00A21AEF" w:rsidP="00A21AEF"/>
    <w:p w14:paraId="40BA9E1F" w14:textId="77777777" w:rsidR="00A21AEF" w:rsidRDefault="00A21AEF" w:rsidP="00A21AEF">
      <w:r w:rsidRPr="00627D3D">
        <w:t>Fuente: Elaborado por el estudiante de acuerdo con el proyecto</w:t>
      </w:r>
    </w:p>
    <w:p w14:paraId="5AD39588" w14:textId="77777777" w:rsidR="00A21AEF" w:rsidRPr="006C0843" w:rsidRDefault="00A21AEF" w:rsidP="00B45140"/>
    <w:p w14:paraId="221034CE" w14:textId="77777777" w:rsidR="006C0843" w:rsidRDefault="006C0843" w:rsidP="006C0843">
      <w:pPr>
        <w:spacing w:line="278" w:lineRule="auto"/>
        <w:ind w:firstLine="0"/>
        <w:jc w:val="left"/>
      </w:pPr>
    </w:p>
    <w:p w14:paraId="3D9E30C5" w14:textId="62C6958E" w:rsidR="006C0843" w:rsidRDefault="006C0843">
      <w:pPr>
        <w:spacing w:line="278" w:lineRule="auto"/>
        <w:ind w:firstLine="0"/>
        <w:jc w:val="left"/>
      </w:pPr>
    </w:p>
    <w:p w14:paraId="31CFE587" w14:textId="5C423FEA" w:rsidR="006C0843" w:rsidRPr="006C0843" w:rsidRDefault="006C0843" w:rsidP="006C0843">
      <w:r w:rsidRPr="006C0843">
        <w:lastRenderedPageBreak/>
        <w:t xml:space="preserve">En la </w:t>
      </w:r>
      <w:r w:rsidRPr="006C0843">
        <w:rPr>
          <w:i/>
        </w:rPr>
        <w:t xml:space="preserve">Tabla </w:t>
      </w:r>
      <w:r w:rsidR="00B45140">
        <w:rPr>
          <w:i/>
        </w:rPr>
        <w:t>4.1</w:t>
      </w:r>
      <w:r w:rsidR="003E7C7C">
        <w:rPr>
          <w:i/>
        </w:rPr>
        <w:t>8</w:t>
      </w:r>
      <w:r w:rsidR="00B45140">
        <w:rPr>
          <w:i/>
        </w:rPr>
        <w:t xml:space="preserve"> </w:t>
      </w:r>
      <w:r w:rsidRPr="006C0843">
        <w:t>se puede visualizar el Caso de uso N°2.5, se crea la opción de guardar la información de los empleados, primeramente, se validan los datos del empleado y luego pasan a guardar los datos en el sistema.</w:t>
      </w:r>
    </w:p>
    <w:p w14:paraId="0FA52AD6" w14:textId="77777777" w:rsidR="006C0843" w:rsidRPr="006C0843" w:rsidRDefault="006C0843" w:rsidP="006C0843"/>
    <w:p w14:paraId="4E690F76" w14:textId="77BB8DA4" w:rsidR="006C0843" w:rsidRPr="006C0843" w:rsidRDefault="006C0843" w:rsidP="00C6292C">
      <w:pPr>
        <w:pStyle w:val="Descripcin"/>
      </w:pPr>
      <w:bookmarkStart w:id="228" w:name="_oaq31oni2vn1"/>
      <w:bookmarkStart w:id="229" w:name="_3rwid784nk8l"/>
      <w:bookmarkStart w:id="230" w:name="_Toc200483238"/>
      <w:bookmarkStart w:id="231" w:name="_Toc200363936"/>
      <w:bookmarkStart w:id="232" w:name="_Toc200336551"/>
      <w:bookmarkStart w:id="233" w:name="_Toc207894731"/>
      <w:bookmarkStart w:id="234" w:name="_Toc208864185"/>
      <w:bookmarkStart w:id="235" w:name="_Toc209985000"/>
      <w:bookmarkStart w:id="236" w:name="_Toc210409255"/>
      <w:bookmarkStart w:id="237" w:name="_Toc210410035"/>
      <w:bookmarkEnd w:id="228"/>
      <w:bookmarkEnd w:id="229"/>
      <w:r w:rsidRPr="006C0843">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18</w:t>
      </w:r>
      <w:r w:rsidR="003917AA">
        <w:rPr>
          <w:noProof/>
        </w:rPr>
        <w:fldChar w:fldCharType="end"/>
      </w:r>
      <w:r w:rsidRPr="006C0843">
        <w:t xml:space="preserve"> Caso de uso N °2.5, Guardando datos de empleado</w:t>
      </w:r>
      <w:bookmarkEnd w:id="230"/>
      <w:bookmarkEnd w:id="231"/>
      <w:bookmarkEnd w:id="232"/>
      <w:bookmarkEnd w:id="233"/>
      <w:bookmarkEnd w:id="234"/>
      <w:bookmarkEnd w:id="235"/>
      <w:bookmarkEnd w:id="236"/>
      <w:bookmarkEnd w:id="237"/>
    </w:p>
    <w:p w14:paraId="2F82F2CB" w14:textId="289889F9" w:rsidR="006C0843" w:rsidRPr="006C0843" w:rsidRDefault="006C0843" w:rsidP="00B45140">
      <w:pPr>
        <w:pStyle w:val="Sinespaciado"/>
      </w:pPr>
      <w:r w:rsidRPr="006C0843">
        <w:rPr>
          <w:noProof/>
        </w:rPr>
        <w:drawing>
          <wp:inline distT="0" distB="0" distL="0" distR="0" wp14:anchorId="6227F431" wp14:editId="2C78927D">
            <wp:extent cx="5971540" cy="4885690"/>
            <wp:effectExtent l="0" t="0" r="0" b="0"/>
            <wp:docPr id="592797248" name="Imagen 2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71540" cy="4885690"/>
                    </a:xfrm>
                    <a:prstGeom prst="rect">
                      <a:avLst/>
                    </a:prstGeom>
                    <a:noFill/>
                    <a:ln>
                      <a:noFill/>
                    </a:ln>
                  </pic:spPr>
                </pic:pic>
              </a:graphicData>
            </a:graphic>
          </wp:inline>
        </w:drawing>
      </w:r>
    </w:p>
    <w:p w14:paraId="4DA90FD1" w14:textId="77777777" w:rsidR="006C0843" w:rsidRPr="006C0843" w:rsidRDefault="006C0843" w:rsidP="006C0843"/>
    <w:p w14:paraId="69D095FF" w14:textId="77777777" w:rsidR="006C0843" w:rsidRDefault="006C0843" w:rsidP="00B45140">
      <w:r w:rsidRPr="006C0843">
        <w:t>Fuente: Elaborado por el estudiante de acuerdo con el proyecto</w:t>
      </w:r>
    </w:p>
    <w:p w14:paraId="347A3E6A" w14:textId="77777777" w:rsidR="00A21AEF" w:rsidRDefault="00A21AEF" w:rsidP="00B45140"/>
    <w:p w14:paraId="7133F6DF" w14:textId="77777777" w:rsidR="003E7C7C" w:rsidRDefault="003E7C7C" w:rsidP="00B45140"/>
    <w:p w14:paraId="6E73CD8D" w14:textId="55269732" w:rsidR="00A21AEF" w:rsidRPr="00627D3D" w:rsidRDefault="00A21AEF" w:rsidP="00A21AEF">
      <w:r w:rsidRPr="00627D3D">
        <w:lastRenderedPageBreak/>
        <w:t xml:space="preserve">En la </w:t>
      </w:r>
      <w:r w:rsidRPr="00627D3D">
        <w:rPr>
          <w:i/>
        </w:rPr>
        <w:t xml:space="preserve">Tabla </w:t>
      </w:r>
      <w:r>
        <w:rPr>
          <w:i/>
        </w:rPr>
        <w:t>4.</w:t>
      </w:r>
      <w:r w:rsidR="003E7C7C">
        <w:rPr>
          <w:i/>
        </w:rPr>
        <w:t>19</w:t>
      </w:r>
      <w:r w:rsidRPr="00627D3D">
        <w:t xml:space="preserve"> se puede visualizar el Caso de uso N°2.6.1, el sistema permite imprimir una ficha de empleado en formato PDF para el administrador/RRHH.</w:t>
      </w:r>
    </w:p>
    <w:p w14:paraId="6BA18990" w14:textId="77777777" w:rsidR="00A21AEF" w:rsidRPr="00627D3D" w:rsidRDefault="00A21AEF" w:rsidP="00A21AEF"/>
    <w:p w14:paraId="2F275685" w14:textId="78B6E5BF" w:rsidR="00A21AEF" w:rsidRPr="00627D3D" w:rsidRDefault="00A21AEF" w:rsidP="00A21AEF">
      <w:pPr>
        <w:pStyle w:val="Descripcin"/>
      </w:pPr>
      <w:bookmarkStart w:id="238" w:name="_Toc200336552"/>
      <w:bookmarkStart w:id="239" w:name="_Toc200363937"/>
      <w:bookmarkStart w:id="240" w:name="_Toc200483239"/>
      <w:bookmarkStart w:id="241" w:name="_Toc207894744"/>
      <w:bookmarkStart w:id="242" w:name="_Toc208864186"/>
      <w:bookmarkStart w:id="243" w:name="_Toc209985001"/>
      <w:bookmarkStart w:id="244" w:name="_Toc210409256"/>
      <w:bookmarkStart w:id="245" w:name="_Toc210410036"/>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19</w:t>
      </w:r>
      <w:r w:rsidR="003917AA">
        <w:rPr>
          <w:noProof/>
        </w:rPr>
        <w:fldChar w:fldCharType="end"/>
      </w:r>
      <w:r w:rsidRPr="00627D3D">
        <w:t xml:space="preserve"> Caso de uso N °2.6.1, Imprimiendo</w:t>
      </w:r>
      <w:bookmarkEnd w:id="238"/>
      <w:bookmarkEnd w:id="239"/>
      <w:bookmarkEnd w:id="240"/>
      <w:r>
        <w:t xml:space="preserve"> ficha de empleado</w:t>
      </w:r>
      <w:bookmarkEnd w:id="241"/>
      <w:bookmarkEnd w:id="242"/>
      <w:bookmarkEnd w:id="243"/>
      <w:bookmarkEnd w:id="244"/>
      <w:bookmarkEnd w:id="245"/>
    </w:p>
    <w:p w14:paraId="132EF3E0" w14:textId="77777777" w:rsidR="00A21AEF" w:rsidRPr="00627D3D" w:rsidRDefault="00A21AEF" w:rsidP="00A21AEF">
      <w:pPr>
        <w:pStyle w:val="Sinespaciado"/>
      </w:pPr>
      <w:r w:rsidRPr="00627D3D">
        <w:rPr>
          <w:noProof/>
        </w:rPr>
        <w:drawing>
          <wp:inline distT="0" distB="0" distL="0" distR="0" wp14:anchorId="292A3B6C" wp14:editId="5436632B">
            <wp:extent cx="5971540" cy="4609465"/>
            <wp:effectExtent l="0" t="0" r="0" b="635"/>
            <wp:docPr id="513906060" name="Imagen 46"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71540" cy="4609465"/>
                    </a:xfrm>
                    <a:prstGeom prst="rect">
                      <a:avLst/>
                    </a:prstGeom>
                    <a:noFill/>
                    <a:ln>
                      <a:noFill/>
                    </a:ln>
                  </pic:spPr>
                </pic:pic>
              </a:graphicData>
            </a:graphic>
          </wp:inline>
        </w:drawing>
      </w:r>
    </w:p>
    <w:p w14:paraId="0B4E9DC3" w14:textId="77777777" w:rsidR="00A21AEF" w:rsidRPr="00627D3D" w:rsidRDefault="00A21AEF" w:rsidP="00A21AEF">
      <w:pPr>
        <w:ind w:firstLine="0"/>
      </w:pPr>
    </w:p>
    <w:p w14:paraId="6206FCF5" w14:textId="77777777" w:rsidR="00A21AEF" w:rsidRDefault="00A21AEF" w:rsidP="00A21AEF">
      <w:r w:rsidRPr="00627D3D">
        <w:t>Fuente: Elaborado por el estudiante de acuerdo con el proyecto</w:t>
      </w:r>
    </w:p>
    <w:p w14:paraId="412328E8" w14:textId="77777777" w:rsidR="00A21AEF" w:rsidRDefault="00A21AEF" w:rsidP="00A21AEF"/>
    <w:p w14:paraId="7CE52751" w14:textId="77777777" w:rsidR="00A21AEF" w:rsidRDefault="00A21AEF" w:rsidP="00A21AEF"/>
    <w:p w14:paraId="7E2242DC" w14:textId="77777777" w:rsidR="00A21AEF" w:rsidRPr="00627D3D" w:rsidRDefault="00A21AEF" w:rsidP="00A21AEF"/>
    <w:p w14:paraId="036BFC9E" w14:textId="797EF111" w:rsidR="00A21AEF" w:rsidRPr="00627D3D" w:rsidRDefault="00A21AEF" w:rsidP="00A21AEF">
      <w:r w:rsidRPr="00627D3D">
        <w:lastRenderedPageBreak/>
        <w:t xml:space="preserve">En la </w:t>
      </w:r>
      <w:r w:rsidRPr="00627D3D">
        <w:rPr>
          <w:i/>
        </w:rPr>
        <w:t xml:space="preserve">Tabla </w:t>
      </w:r>
      <w:r>
        <w:rPr>
          <w:i/>
        </w:rPr>
        <w:t>4.2</w:t>
      </w:r>
      <w:r w:rsidR="003E7C7C">
        <w:rPr>
          <w:i/>
        </w:rPr>
        <w:t>0</w:t>
      </w:r>
      <w:r w:rsidRPr="00627D3D">
        <w:t xml:space="preserve"> se puede visualizar el Caso de uso N°2.6.2, el sistema permite imprimir múltiples tipos de archivo en formato PDF para el administrador/RRHH.</w:t>
      </w:r>
    </w:p>
    <w:p w14:paraId="60C6F544" w14:textId="77777777" w:rsidR="00A21AEF" w:rsidRPr="00627D3D" w:rsidRDefault="00A21AEF" w:rsidP="00A21AEF"/>
    <w:p w14:paraId="4BBC1090" w14:textId="55AEEA7D" w:rsidR="00A21AEF" w:rsidRPr="00627D3D" w:rsidRDefault="00A21AEF" w:rsidP="00A21AEF">
      <w:pPr>
        <w:pStyle w:val="Descripcin"/>
      </w:pPr>
      <w:bookmarkStart w:id="246" w:name="_z982a1nz72mx"/>
      <w:bookmarkStart w:id="247" w:name="_Toc200483240"/>
      <w:bookmarkStart w:id="248" w:name="_Toc200363938"/>
      <w:bookmarkStart w:id="249" w:name="_Toc200336553"/>
      <w:bookmarkStart w:id="250" w:name="_Toc207894745"/>
      <w:bookmarkStart w:id="251" w:name="_Toc208864187"/>
      <w:bookmarkStart w:id="252" w:name="_Toc209985002"/>
      <w:bookmarkStart w:id="253" w:name="_Toc210409257"/>
      <w:bookmarkStart w:id="254" w:name="_Toc210410037"/>
      <w:bookmarkEnd w:id="246"/>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20</w:t>
      </w:r>
      <w:r w:rsidR="003917AA">
        <w:rPr>
          <w:noProof/>
        </w:rPr>
        <w:fldChar w:fldCharType="end"/>
      </w:r>
      <w:r w:rsidRPr="00627D3D">
        <w:t xml:space="preserve"> Caso de uso N °2.6.2, Imprimiendo múltiples fichas de empleado</w:t>
      </w:r>
      <w:bookmarkEnd w:id="247"/>
      <w:bookmarkEnd w:id="248"/>
      <w:bookmarkEnd w:id="249"/>
      <w:bookmarkEnd w:id="250"/>
      <w:bookmarkEnd w:id="251"/>
      <w:bookmarkEnd w:id="252"/>
      <w:bookmarkEnd w:id="253"/>
      <w:bookmarkEnd w:id="254"/>
    </w:p>
    <w:p w14:paraId="08D43C82" w14:textId="77777777" w:rsidR="00A21AEF" w:rsidRPr="00627D3D" w:rsidRDefault="00A21AEF" w:rsidP="00A21AEF">
      <w:pPr>
        <w:pStyle w:val="Sinespaciado"/>
      </w:pPr>
      <w:r w:rsidRPr="00627D3D">
        <w:rPr>
          <w:noProof/>
        </w:rPr>
        <w:drawing>
          <wp:inline distT="0" distB="0" distL="0" distR="0" wp14:anchorId="458746A8" wp14:editId="71AE734B">
            <wp:extent cx="5971540" cy="4857115"/>
            <wp:effectExtent l="0" t="0" r="0" b="635"/>
            <wp:docPr id="442520801" name="Imagen 48"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Correo electrónico&#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71540" cy="4857115"/>
                    </a:xfrm>
                    <a:prstGeom prst="rect">
                      <a:avLst/>
                    </a:prstGeom>
                    <a:noFill/>
                    <a:ln>
                      <a:noFill/>
                    </a:ln>
                  </pic:spPr>
                </pic:pic>
              </a:graphicData>
            </a:graphic>
          </wp:inline>
        </w:drawing>
      </w:r>
    </w:p>
    <w:p w14:paraId="5121F2AF" w14:textId="77777777" w:rsidR="00A21AEF" w:rsidRPr="00627D3D" w:rsidRDefault="00A21AEF" w:rsidP="00A21AEF"/>
    <w:p w14:paraId="1E680AE7" w14:textId="77777777" w:rsidR="00A21AEF" w:rsidRPr="00627D3D" w:rsidRDefault="00A21AEF" w:rsidP="00A21AEF"/>
    <w:p w14:paraId="187705E7" w14:textId="77777777" w:rsidR="00A21AEF" w:rsidRDefault="00A21AEF" w:rsidP="00A21AEF">
      <w:r w:rsidRPr="00627D3D">
        <w:t>Fuente: Elaborado por el estudiante de acuerdo con el proyecto</w:t>
      </w:r>
    </w:p>
    <w:p w14:paraId="4BC20CD9" w14:textId="77777777" w:rsidR="00A21AEF" w:rsidRPr="006C0843" w:rsidRDefault="00A21AEF" w:rsidP="00B45140"/>
    <w:p w14:paraId="57F62DDE" w14:textId="77777777" w:rsidR="006C0843" w:rsidRPr="006C0843" w:rsidRDefault="006C0843" w:rsidP="006C0843"/>
    <w:p w14:paraId="00FA9DA0" w14:textId="12926990" w:rsidR="006C0843" w:rsidRPr="006C0843" w:rsidRDefault="006C0843" w:rsidP="00B45140">
      <w:r w:rsidRPr="006C0843">
        <w:lastRenderedPageBreak/>
        <w:t xml:space="preserve">En la </w:t>
      </w:r>
      <w:r w:rsidRPr="006C0843">
        <w:rPr>
          <w:i/>
        </w:rPr>
        <w:t xml:space="preserve">Tabla </w:t>
      </w:r>
      <w:r w:rsidR="00B45140">
        <w:rPr>
          <w:i/>
        </w:rPr>
        <w:t>4.</w:t>
      </w:r>
      <w:r w:rsidR="003E7C7C">
        <w:rPr>
          <w:i/>
        </w:rPr>
        <w:t xml:space="preserve">21 </w:t>
      </w:r>
      <w:r w:rsidRPr="006C0843">
        <w:t>se puede visualizar el Caso de uso N°3.1.1, El sistema debe permitir al administrador asignar las fechas de vacaciones para los empleados, para eso se crea una pestaña especial con los datos de los empleados para la asignación de las vacaciones.</w:t>
      </w:r>
    </w:p>
    <w:p w14:paraId="297DAC0A" w14:textId="77777777" w:rsidR="006C0843" w:rsidRPr="006C0843" w:rsidRDefault="006C0843" w:rsidP="006C0843"/>
    <w:p w14:paraId="553DB5DA" w14:textId="5DE076BA" w:rsidR="006C0843" w:rsidRPr="006C0843" w:rsidRDefault="006C0843" w:rsidP="00C6292C">
      <w:pPr>
        <w:pStyle w:val="Descripcin"/>
      </w:pPr>
      <w:bookmarkStart w:id="255" w:name="_Toc200336554"/>
      <w:bookmarkStart w:id="256" w:name="_Toc200363939"/>
      <w:bookmarkStart w:id="257" w:name="_Toc200483241"/>
      <w:bookmarkStart w:id="258" w:name="_Toc207894732"/>
      <w:bookmarkStart w:id="259" w:name="_Toc208864188"/>
      <w:bookmarkStart w:id="260" w:name="_Toc209985003"/>
      <w:bookmarkStart w:id="261" w:name="_Toc210409258"/>
      <w:bookmarkStart w:id="262" w:name="_Toc210410038"/>
      <w:r w:rsidRPr="006C0843">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21</w:t>
      </w:r>
      <w:r w:rsidR="003917AA">
        <w:rPr>
          <w:noProof/>
        </w:rPr>
        <w:fldChar w:fldCharType="end"/>
      </w:r>
      <w:r w:rsidRPr="006C0843">
        <w:t xml:space="preserve"> Caso de uso N °3.1.1, Asignando vacaciones</w:t>
      </w:r>
      <w:bookmarkEnd w:id="255"/>
      <w:bookmarkEnd w:id="256"/>
      <w:bookmarkEnd w:id="257"/>
      <w:bookmarkEnd w:id="258"/>
      <w:bookmarkEnd w:id="259"/>
      <w:bookmarkEnd w:id="260"/>
      <w:bookmarkEnd w:id="261"/>
      <w:bookmarkEnd w:id="262"/>
    </w:p>
    <w:p w14:paraId="3B7656B5" w14:textId="3E0741D1" w:rsidR="006C0843" w:rsidRPr="006C0843" w:rsidRDefault="006C0843" w:rsidP="00B45140">
      <w:pPr>
        <w:pStyle w:val="Sinespaciado"/>
      </w:pPr>
      <w:r w:rsidRPr="006C0843">
        <w:rPr>
          <w:noProof/>
        </w:rPr>
        <w:drawing>
          <wp:inline distT="0" distB="0" distL="0" distR="0" wp14:anchorId="5419E888" wp14:editId="394C4531">
            <wp:extent cx="5971540" cy="5028565"/>
            <wp:effectExtent l="0" t="0" r="0" b="635"/>
            <wp:docPr id="1675275407" name="Imagen 22"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71540" cy="5028565"/>
                    </a:xfrm>
                    <a:prstGeom prst="rect">
                      <a:avLst/>
                    </a:prstGeom>
                    <a:noFill/>
                    <a:ln>
                      <a:noFill/>
                    </a:ln>
                  </pic:spPr>
                </pic:pic>
              </a:graphicData>
            </a:graphic>
          </wp:inline>
        </w:drawing>
      </w:r>
    </w:p>
    <w:p w14:paraId="45E92C21" w14:textId="77777777" w:rsidR="006C0843" w:rsidRPr="006C0843" w:rsidRDefault="006C0843" w:rsidP="00B45140"/>
    <w:p w14:paraId="1D4EC7AE" w14:textId="77777777" w:rsidR="006C0843" w:rsidRDefault="006C0843" w:rsidP="006C0843">
      <w:r w:rsidRPr="006C0843">
        <w:t>Fuente: Elaborado por el estudiante de acuerdo con el proyecto</w:t>
      </w:r>
    </w:p>
    <w:p w14:paraId="052116BF" w14:textId="77777777" w:rsidR="00C6292C" w:rsidRPr="006C0843" w:rsidRDefault="00C6292C" w:rsidP="006C0843"/>
    <w:p w14:paraId="192997E7" w14:textId="244816F3" w:rsidR="006C0843" w:rsidRPr="006C0843" w:rsidRDefault="006C0843" w:rsidP="006C0843">
      <w:r w:rsidRPr="006C0843">
        <w:lastRenderedPageBreak/>
        <w:t xml:space="preserve">En la </w:t>
      </w:r>
      <w:r w:rsidRPr="006C0843">
        <w:rPr>
          <w:i/>
        </w:rPr>
        <w:t xml:space="preserve">Tabla </w:t>
      </w:r>
      <w:r w:rsidR="00B45140">
        <w:rPr>
          <w:i/>
        </w:rPr>
        <w:t>4</w:t>
      </w:r>
      <w:r w:rsidR="003E7C7C">
        <w:rPr>
          <w:i/>
        </w:rPr>
        <w:t>.22</w:t>
      </w:r>
      <w:r w:rsidRPr="006C0843">
        <w:t xml:space="preserve"> se puede visualizar el Caso de uso N°3.1.2, El sistema debe permitir al administrador editar las fechas de vacaciones para los empleados, para eso se crea una pestaña especial con los datos de los empleados para la asignación de las vacaciones.</w:t>
      </w:r>
    </w:p>
    <w:p w14:paraId="6BB52C64" w14:textId="77777777" w:rsidR="006C0843" w:rsidRPr="006C0843" w:rsidRDefault="006C0843" w:rsidP="006C0843"/>
    <w:p w14:paraId="2074F05E" w14:textId="1F0F04C5" w:rsidR="006C0843" w:rsidRPr="006C0843" w:rsidRDefault="006C0843" w:rsidP="00C6292C">
      <w:pPr>
        <w:pStyle w:val="Descripcin"/>
      </w:pPr>
      <w:bookmarkStart w:id="263" w:name="_gm1o8kxfwmzx"/>
      <w:bookmarkStart w:id="264" w:name="_Toc200483242"/>
      <w:bookmarkStart w:id="265" w:name="_Toc200363940"/>
      <w:bookmarkStart w:id="266" w:name="_Toc200336555"/>
      <w:bookmarkStart w:id="267" w:name="_Toc207894733"/>
      <w:bookmarkStart w:id="268" w:name="_Toc208864189"/>
      <w:bookmarkStart w:id="269" w:name="_Toc209985004"/>
      <w:bookmarkStart w:id="270" w:name="_Toc210409259"/>
      <w:bookmarkStart w:id="271" w:name="_Toc210410039"/>
      <w:bookmarkEnd w:id="263"/>
      <w:r w:rsidRPr="006C0843">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22</w:t>
      </w:r>
      <w:r w:rsidR="003917AA">
        <w:rPr>
          <w:noProof/>
        </w:rPr>
        <w:fldChar w:fldCharType="end"/>
      </w:r>
      <w:r w:rsidRPr="006C0843">
        <w:t xml:space="preserve"> Caso de uso N °3.1.2, editando vacaciones</w:t>
      </w:r>
      <w:bookmarkEnd w:id="264"/>
      <w:bookmarkEnd w:id="265"/>
      <w:bookmarkEnd w:id="266"/>
      <w:bookmarkEnd w:id="267"/>
      <w:bookmarkEnd w:id="268"/>
      <w:bookmarkEnd w:id="269"/>
      <w:bookmarkEnd w:id="270"/>
      <w:bookmarkEnd w:id="271"/>
    </w:p>
    <w:p w14:paraId="4135F953" w14:textId="6D4B0BC7" w:rsidR="006C0843" w:rsidRPr="006C0843" w:rsidRDefault="006C0843" w:rsidP="00B45140">
      <w:pPr>
        <w:pStyle w:val="Sinespaciado"/>
      </w:pPr>
      <w:r w:rsidRPr="006C0843">
        <w:rPr>
          <w:noProof/>
        </w:rPr>
        <w:drawing>
          <wp:inline distT="0" distB="0" distL="0" distR="0" wp14:anchorId="629F6D1B" wp14:editId="39076F71">
            <wp:extent cx="5971540" cy="5304790"/>
            <wp:effectExtent l="0" t="0" r="0" b="0"/>
            <wp:docPr id="1120516228" name="Imagen 24"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10;&#10;El contenido generado por IA puede ser incorrec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71540" cy="5304790"/>
                    </a:xfrm>
                    <a:prstGeom prst="rect">
                      <a:avLst/>
                    </a:prstGeom>
                    <a:noFill/>
                    <a:ln>
                      <a:noFill/>
                    </a:ln>
                  </pic:spPr>
                </pic:pic>
              </a:graphicData>
            </a:graphic>
          </wp:inline>
        </w:drawing>
      </w:r>
    </w:p>
    <w:p w14:paraId="4EAAC150" w14:textId="77777777" w:rsidR="006C0843" w:rsidRPr="006C0843" w:rsidRDefault="006C0843" w:rsidP="006C0843"/>
    <w:p w14:paraId="07C703F1" w14:textId="77777777" w:rsidR="006C0843" w:rsidRDefault="006C0843" w:rsidP="00B45140">
      <w:r w:rsidRPr="006C0843">
        <w:t>Fuente: Elaborado por el estudiante de acuerdo con el proyecto</w:t>
      </w:r>
    </w:p>
    <w:p w14:paraId="73782D35" w14:textId="77777777" w:rsidR="00A21AEF" w:rsidRDefault="00A21AEF" w:rsidP="00B45140"/>
    <w:p w14:paraId="05C712D1" w14:textId="19F304AD" w:rsidR="00A21AEF" w:rsidRPr="00627D3D" w:rsidRDefault="00A21AEF" w:rsidP="00A21AEF">
      <w:r w:rsidRPr="00627D3D">
        <w:lastRenderedPageBreak/>
        <w:t xml:space="preserve">En la </w:t>
      </w:r>
      <w:r w:rsidRPr="00627D3D">
        <w:rPr>
          <w:i/>
        </w:rPr>
        <w:t xml:space="preserve">Tabla </w:t>
      </w:r>
      <w:r>
        <w:rPr>
          <w:i/>
        </w:rPr>
        <w:t>4.2</w:t>
      </w:r>
      <w:r w:rsidR="003E7C7C">
        <w:rPr>
          <w:i/>
        </w:rPr>
        <w:t>3</w:t>
      </w:r>
      <w:r>
        <w:rPr>
          <w:i/>
        </w:rPr>
        <w:t xml:space="preserve"> </w:t>
      </w:r>
      <w:r w:rsidRPr="00627D3D">
        <w:t>se puede visualizar el Caso de uso N°3.2, Este apartado permite que se cree una casilla de selección para posible asignación o edición.</w:t>
      </w:r>
    </w:p>
    <w:p w14:paraId="4129A07C" w14:textId="77777777" w:rsidR="00A21AEF" w:rsidRPr="00627D3D" w:rsidRDefault="00A21AEF" w:rsidP="00A21AEF"/>
    <w:p w14:paraId="74FE969A" w14:textId="78EF9AAC" w:rsidR="00A21AEF" w:rsidRPr="00627D3D" w:rsidRDefault="00A21AEF" w:rsidP="00A21AEF">
      <w:pPr>
        <w:pStyle w:val="Descripcin"/>
      </w:pPr>
      <w:bookmarkStart w:id="272" w:name="_v3wawfap05n6"/>
      <w:bookmarkStart w:id="273" w:name="_u1at16f9bj89"/>
      <w:bookmarkStart w:id="274" w:name="_Toc200483243"/>
      <w:bookmarkStart w:id="275" w:name="_Toc200363941"/>
      <w:bookmarkStart w:id="276" w:name="_Toc200336556"/>
      <w:bookmarkStart w:id="277" w:name="_Toc207894746"/>
      <w:bookmarkStart w:id="278" w:name="_Toc208864190"/>
      <w:bookmarkStart w:id="279" w:name="_Toc209985005"/>
      <w:bookmarkStart w:id="280" w:name="_Toc210409260"/>
      <w:bookmarkStart w:id="281" w:name="_Toc210410040"/>
      <w:bookmarkEnd w:id="272"/>
      <w:bookmarkEnd w:id="273"/>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23</w:t>
      </w:r>
      <w:r w:rsidR="003917AA">
        <w:rPr>
          <w:noProof/>
        </w:rPr>
        <w:fldChar w:fldCharType="end"/>
      </w:r>
      <w:r w:rsidRPr="00627D3D">
        <w:t xml:space="preserve"> Caso de uso N °3.2, Visualizando lista de empleados para asignar vacaciones</w:t>
      </w:r>
      <w:bookmarkEnd w:id="274"/>
      <w:bookmarkEnd w:id="275"/>
      <w:bookmarkEnd w:id="276"/>
      <w:bookmarkEnd w:id="277"/>
      <w:bookmarkEnd w:id="278"/>
      <w:bookmarkEnd w:id="279"/>
      <w:bookmarkEnd w:id="280"/>
      <w:bookmarkEnd w:id="281"/>
    </w:p>
    <w:p w14:paraId="65E47ED0" w14:textId="77777777" w:rsidR="00A21AEF" w:rsidRPr="00627D3D" w:rsidRDefault="00A21AEF" w:rsidP="00A21AEF">
      <w:pPr>
        <w:pStyle w:val="Sinespaciado"/>
      </w:pPr>
      <w:r w:rsidRPr="00627D3D">
        <w:rPr>
          <w:noProof/>
        </w:rPr>
        <w:drawing>
          <wp:inline distT="0" distB="0" distL="0" distR="0" wp14:anchorId="270CC868" wp14:editId="3070FFA5">
            <wp:extent cx="5971540" cy="4438015"/>
            <wp:effectExtent l="0" t="0" r="0" b="635"/>
            <wp:docPr id="1003178186" name="Imagen 5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71540" cy="4438015"/>
                    </a:xfrm>
                    <a:prstGeom prst="rect">
                      <a:avLst/>
                    </a:prstGeom>
                    <a:noFill/>
                    <a:ln>
                      <a:noFill/>
                    </a:ln>
                  </pic:spPr>
                </pic:pic>
              </a:graphicData>
            </a:graphic>
          </wp:inline>
        </w:drawing>
      </w:r>
    </w:p>
    <w:p w14:paraId="09E1EEEC" w14:textId="77777777" w:rsidR="00A21AEF" w:rsidRPr="00627D3D" w:rsidRDefault="00A21AEF" w:rsidP="00A21AEF"/>
    <w:p w14:paraId="3B9782CA" w14:textId="77777777" w:rsidR="00A21AEF" w:rsidRDefault="00A21AEF" w:rsidP="00A21AEF">
      <w:r w:rsidRPr="00627D3D">
        <w:t>Fuente: Elaborado por el estudiante de acuerdo con el proyecto</w:t>
      </w:r>
    </w:p>
    <w:p w14:paraId="3E815BEB" w14:textId="77777777" w:rsidR="00A21AEF" w:rsidRDefault="00A21AEF" w:rsidP="00A21AEF"/>
    <w:p w14:paraId="03B02CBA" w14:textId="77777777" w:rsidR="00A21AEF" w:rsidRPr="00627D3D" w:rsidRDefault="00A21AEF" w:rsidP="00A21AEF"/>
    <w:p w14:paraId="18B093B2" w14:textId="77777777" w:rsidR="00A21AEF" w:rsidRPr="00627D3D" w:rsidRDefault="00A21AEF" w:rsidP="00A21AEF"/>
    <w:p w14:paraId="491EC903" w14:textId="7CBCE220" w:rsidR="00A21AEF" w:rsidRPr="00627D3D" w:rsidRDefault="00A21AEF" w:rsidP="00A21AEF">
      <w:r w:rsidRPr="00627D3D">
        <w:lastRenderedPageBreak/>
        <w:t xml:space="preserve">En la </w:t>
      </w:r>
      <w:r w:rsidRPr="00627D3D">
        <w:rPr>
          <w:i/>
        </w:rPr>
        <w:t xml:space="preserve">Tabla </w:t>
      </w:r>
      <w:r>
        <w:rPr>
          <w:i/>
        </w:rPr>
        <w:t>4.2</w:t>
      </w:r>
      <w:r w:rsidR="003E7C7C">
        <w:rPr>
          <w:i/>
        </w:rPr>
        <w:t>4</w:t>
      </w:r>
      <w:r w:rsidRPr="00627D3D">
        <w:t xml:space="preserve"> se puede visualizar el Caso de uso N°3.3, Acá se definen los días de las vacaciones que tendrá el empleado como pueden ser: día de inicio, días, el periodo, días usados, idas pendientes, quien autoriza y tipo de vacaciones.</w:t>
      </w:r>
    </w:p>
    <w:p w14:paraId="3D125E84" w14:textId="77777777" w:rsidR="00A21AEF" w:rsidRPr="00627D3D" w:rsidRDefault="00A21AEF" w:rsidP="00A21AEF"/>
    <w:p w14:paraId="04C0D369" w14:textId="7C452341" w:rsidR="00A21AEF" w:rsidRPr="00627D3D" w:rsidRDefault="00A21AEF" w:rsidP="00A21AEF">
      <w:pPr>
        <w:pStyle w:val="Descripcin"/>
      </w:pPr>
      <w:bookmarkStart w:id="282" w:name="_t6060kjfaie9"/>
      <w:bookmarkStart w:id="283" w:name="_t7i7qkamqegy"/>
      <w:bookmarkStart w:id="284" w:name="_Toc200483244"/>
      <w:bookmarkStart w:id="285" w:name="_Toc200363942"/>
      <w:bookmarkStart w:id="286" w:name="_Toc200336557"/>
      <w:bookmarkStart w:id="287" w:name="_Toc207894747"/>
      <w:bookmarkStart w:id="288" w:name="_Toc208864191"/>
      <w:bookmarkStart w:id="289" w:name="_Toc209985006"/>
      <w:bookmarkStart w:id="290" w:name="_Toc210409261"/>
      <w:bookmarkStart w:id="291" w:name="_Toc210410041"/>
      <w:bookmarkEnd w:id="282"/>
      <w:bookmarkEnd w:id="283"/>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24</w:t>
      </w:r>
      <w:r w:rsidR="003917AA">
        <w:rPr>
          <w:noProof/>
        </w:rPr>
        <w:fldChar w:fldCharType="end"/>
      </w:r>
      <w:r w:rsidRPr="00627D3D">
        <w:t xml:space="preserve"> Caso de uso N°3.3, Definiendo días a otorgar para vacaciones</w:t>
      </w:r>
      <w:bookmarkEnd w:id="284"/>
      <w:bookmarkEnd w:id="285"/>
      <w:bookmarkEnd w:id="286"/>
      <w:bookmarkEnd w:id="287"/>
      <w:bookmarkEnd w:id="288"/>
      <w:bookmarkEnd w:id="289"/>
      <w:bookmarkEnd w:id="290"/>
      <w:bookmarkEnd w:id="291"/>
    </w:p>
    <w:p w14:paraId="747B145F" w14:textId="77777777" w:rsidR="00A21AEF" w:rsidRPr="00627D3D" w:rsidRDefault="00A21AEF" w:rsidP="00A21AEF">
      <w:pPr>
        <w:pStyle w:val="Sinespaciado"/>
      </w:pPr>
      <w:r w:rsidRPr="00627D3D">
        <w:rPr>
          <w:noProof/>
        </w:rPr>
        <w:drawing>
          <wp:inline distT="0" distB="0" distL="0" distR="0" wp14:anchorId="7A0C29D1" wp14:editId="3FAD1EB4">
            <wp:extent cx="5971540" cy="4904740"/>
            <wp:effectExtent l="0" t="0" r="0" b="0"/>
            <wp:docPr id="753136455" name="Imagen 5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71540" cy="4904740"/>
                    </a:xfrm>
                    <a:prstGeom prst="rect">
                      <a:avLst/>
                    </a:prstGeom>
                    <a:noFill/>
                    <a:ln>
                      <a:noFill/>
                    </a:ln>
                  </pic:spPr>
                </pic:pic>
              </a:graphicData>
            </a:graphic>
          </wp:inline>
        </w:drawing>
      </w:r>
    </w:p>
    <w:p w14:paraId="30C96751" w14:textId="77777777" w:rsidR="00A21AEF" w:rsidRPr="00627D3D" w:rsidRDefault="00A21AEF" w:rsidP="00A21AEF"/>
    <w:p w14:paraId="398D49FF" w14:textId="77777777" w:rsidR="00A21AEF" w:rsidRPr="00627D3D" w:rsidRDefault="00A21AEF" w:rsidP="00A21AEF">
      <w:r w:rsidRPr="00627D3D">
        <w:t>Fuente: Elaborado por el estudiante de acuerdo con el proyecto</w:t>
      </w:r>
    </w:p>
    <w:p w14:paraId="7C5C7E9F" w14:textId="77777777" w:rsidR="00A21AEF" w:rsidRPr="00627D3D" w:rsidRDefault="00A21AEF" w:rsidP="00A21AEF"/>
    <w:p w14:paraId="03728271" w14:textId="17E0F143" w:rsidR="00A21AEF" w:rsidRPr="00627D3D" w:rsidRDefault="00A21AEF" w:rsidP="00A21AEF">
      <w:r w:rsidRPr="00627D3D">
        <w:lastRenderedPageBreak/>
        <w:t xml:space="preserve">En la </w:t>
      </w:r>
      <w:r w:rsidRPr="00627D3D">
        <w:rPr>
          <w:i/>
        </w:rPr>
        <w:t xml:space="preserve">Tabla </w:t>
      </w:r>
      <w:r>
        <w:rPr>
          <w:i/>
        </w:rPr>
        <w:t>4.2</w:t>
      </w:r>
      <w:r w:rsidR="003E7C7C">
        <w:rPr>
          <w:i/>
        </w:rPr>
        <w:t>5</w:t>
      </w:r>
      <w:r>
        <w:rPr>
          <w:i/>
        </w:rPr>
        <w:t xml:space="preserve"> </w:t>
      </w:r>
      <w:r w:rsidRPr="00627D3D">
        <w:t>se puede visualizar el Caso de uso N°3.4. donde se permite visualizar una lista con los empleados además con sus respectivas características como nombre, días, fecha de inicio, fecha final y casilla de selección.</w:t>
      </w:r>
    </w:p>
    <w:p w14:paraId="5B02D316" w14:textId="77777777" w:rsidR="00A21AEF" w:rsidRPr="00627D3D" w:rsidRDefault="00A21AEF" w:rsidP="00A21AEF">
      <w:pPr>
        <w:spacing w:line="278" w:lineRule="auto"/>
        <w:ind w:firstLine="0"/>
        <w:jc w:val="left"/>
      </w:pPr>
    </w:p>
    <w:p w14:paraId="1668C903" w14:textId="33E5FF6B" w:rsidR="00A21AEF" w:rsidRPr="00627D3D" w:rsidRDefault="00A21AEF" w:rsidP="00A21AEF">
      <w:pPr>
        <w:pStyle w:val="Descripcin"/>
      </w:pPr>
      <w:bookmarkStart w:id="292" w:name="_qbjamy3xwdgg"/>
      <w:bookmarkStart w:id="293" w:name="_hbyluau613gh"/>
      <w:bookmarkStart w:id="294" w:name="_Toc200483245"/>
      <w:bookmarkStart w:id="295" w:name="_Toc200363943"/>
      <w:bookmarkStart w:id="296" w:name="_Toc200336558"/>
      <w:bookmarkStart w:id="297" w:name="_Toc207894748"/>
      <w:bookmarkStart w:id="298" w:name="_Toc208864192"/>
      <w:bookmarkStart w:id="299" w:name="_Toc209985007"/>
      <w:bookmarkStart w:id="300" w:name="_Toc210409262"/>
      <w:bookmarkStart w:id="301" w:name="_Toc210410042"/>
      <w:bookmarkEnd w:id="292"/>
      <w:bookmarkEnd w:id="293"/>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25</w:t>
      </w:r>
      <w:r w:rsidR="003917AA">
        <w:rPr>
          <w:noProof/>
        </w:rPr>
        <w:fldChar w:fldCharType="end"/>
      </w:r>
      <w:r w:rsidRPr="00627D3D">
        <w:t xml:space="preserve"> Caso de uso N°3.4, Visualizando listado de empleados de vacaciones</w:t>
      </w:r>
      <w:bookmarkEnd w:id="294"/>
      <w:bookmarkEnd w:id="295"/>
      <w:bookmarkEnd w:id="296"/>
      <w:bookmarkEnd w:id="297"/>
      <w:bookmarkEnd w:id="298"/>
      <w:bookmarkEnd w:id="299"/>
      <w:bookmarkEnd w:id="300"/>
      <w:bookmarkEnd w:id="301"/>
    </w:p>
    <w:p w14:paraId="4CF43FA5" w14:textId="77777777" w:rsidR="00A21AEF" w:rsidRPr="00627D3D" w:rsidRDefault="00A21AEF" w:rsidP="00A21AEF">
      <w:pPr>
        <w:pStyle w:val="Sinespaciado"/>
      </w:pPr>
      <w:r w:rsidRPr="00627D3D">
        <w:rPr>
          <w:noProof/>
        </w:rPr>
        <w:drawing>
          <wp:inline distT="0" distB="0" distL="0" distR="0" wp14:anchorId="6F7FA8E5" wp14:editId="0F7F3A4D">
            <wp:extent cx="5971540" cy="5038090"/>
            <wp:effectExtent l="0" t="0" r="0" b="0"/>
            <wp:docPr id="1902405465" name="Imagen 5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Tabla&#10;&#10;El contenido generado por IA puede ser incorrec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71540" cy="5038090"/>
                    </a:xfrm>
                    <a:prstGeom prst="rect">
                      <a:avLst/>
                    </a:prstGeom>
                    <a:noFill/>
                    <a:ln>
                      <a:noFill/>
                    </a:ln>
                  </pic:spPr>
                </pic:pic>
              </a:graphicData>
            </a:graphic>
          </wp:inline>
        </w:drawing>
      </w:r>
    </w:p>
    <w:p w14:paraId="513A88B0" w14:textId="77777777" w:rsidR="00A21AEF" w:rsidRPr="00627D3D" w:rsidRDefault="00A21AEF" w:rsidP="00A21AEF">
      <w:pPr>
        <w:spacing w:line="278" w:lineRule="auto"/>
        <w:ind w:firstLine="0"/>
        <w:jc w:val="left"/>
      </w:pPr>
    </w:p>
    <w:p w14:paraId="4D9AA96B" w14:textId="77777777" w:rsidR="00A21AEF" w:rsidRPr="00627D3D" w:rsidRDefault="00A21AEF" w:rsidP="00A21AEF">
      <w:r w:rsidRPr="00627D3D">
        <w:t>Fuente: Elaborado por el estudiante de acuerdo con el proyecto</w:t>
      </w:r>
    </w:p>
    <w:p w14:paraId="416253C6" w14:textId="77777777" w:rsidR="00A21AEF" w:rsidRDefault="00A21AEF" w:rsidP="00A21AEF">
      <w:pPr>
        <w:spacing w:line="278" w:lineRule="auto"/>
        <w:ind w:firstLine="0"/>
        <w:jc w:val="left"/>
      </w:pPr>
    </w:p>
    <w:p w14:paraId="7434ADF7" w14:textId="77777777" w:rsidR="00A21AEF" w:rsidRDefault="00A21AEF" w:rsidP="00A21AEF">
      <w:pPr>
        <w:spacing w:line="278" w:lineRule="auto"/>
        <w:ind w:firstLine="0"/>
        <w:jc w:val="left"/>
      </w:pPr>
    </w:p>
    <w:p w14:paraId="2402D12C" w14:textId="75CA25C8" w:rsidR="00A21AEF" w:rsidRPr="00627D3D" w:rsidRDefault="00A21AEF" w:rsidP="00A21AEF">
      <w:r w:rsidRPr="00627D3D">
        <w:lastRenderedPageBreak/>
        <w:t xml:space="preserve">En la </w:t>
      </w:r>
      <w:r w:rsidRPr="00627D3D">
        <w:rPr>
          <w:i/>
        </w:rPr>
        <w:t xml:space="preserve">Tabla </w:t>
      </w:r>
      <w:r>
        <w:rPr>
          <w:i/>
        </w:rPr>
        <w:t>4.2</w:t>
      </w:r>
      <w:r w:rsidR="003E7C7C">
        <w:rPr>
          <w:i/>
        </w:rPr>
        <w:t>6</w:t>
      </w:r>
      <w:r w:rsidRPr="00627D3D">
        <w:t xml:space="preserve"> se puede visualizar el Caso de uso N°3.5, por este lado se guardan los registros de las vacaciones de los empleados.</w:t>
      </w:r>
    </w:p>
    <w:p w14:paraId="1B1F42F4" w14:textId="77777777" w:rsidR="00A21AEF" w:rsidRPr="00627D3D" w:rsidRDefault="00A21AEF" w:rsidP="00A21AEF">
      <w:pPr>
        <w:spacing w:line="278" w:lineRule="auto"/>
        <w:ind w:firstLine="0"/>
        <w:jc w:val="left"/>
      </w:pPr>
    </w:p>
    <w:p w14:paraId="19584670" w14:textId="58C899DF" w:rsidR="00A21AEF" w:rsidRPr="00627D3D" w:rsidRDefault="00A21AEF" w:rsidP="00A21AEF">
      <w:pPr>
        <w:pStyle w:val="Descripcin"/>
      </w:pPr>
      <w:bookmarkStart w:id="302" w:name="_g1buf92e8mlx"/>
      <w:bookmarkStart w:id="303" w:name="_Toc200483246"/>
      <w:bookmarkStart w:id="304" w:name="_Toc200363944"/>
      <w:bookmarkStart w:id="305" w:name="_Toc200336559"/>
      <w:bookmarkStart w:id="306" w:name="_Toc207894749"/>
      <w:bookmarkStart w:id="307" w:name="_Toc208864193"/>
      <w:bookmarkStart w:id="308" w:name="_Toc209985008"/>
      <w:bookmarkStart w:id="309" w:name="_Toc210409263"/>
      <w:bookmarkStart w:id="310" w:name="_Toc210410043"/>
      <w:bookmarkEnd w:id="302"/>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26</w:t>
      </w:r>
      <w:r w:rsidR="003917AA">
        <w:rPr>
          <w:noProof/>
        </w:rPr>
        <w:fldChar w:fldCharType="end"/>
      </w:r>
      <w:r w:rsidRPr="00627D3D">
        <w:t xml:space="preserve"> Caso de uso N°3.5, Guardando cambios de vacaciones</w:t>
      </w:r>
      <w:bookmarkEnd w:id="303"/>
      <w:bookmarkEnd w:id="304"/>
      <w:bookmarkEnd w:id="305"/>
      <w:bookmarkEnd w:id="306"/>
      <w:bookmarkEnd w:id="307"/>
      <w:bookmarkEnd w:id="308"/>
      <w:bookmarkEnd w:id="309"/>
      <w:bookmarkEnd w:id="310"/>
    </w:p>
    <w:p w14:paraId="6A92E836" w14:textId="77777777" w:rsidR="00A21AEF" w:rsidRPr="00627D3D" w:rsidRDefault="00A21AEF" w:rsidP="00A21AEF">
      <w:pPr>
        <w:pStyle w:val="Sinespaciado"/>
      </w:pPr>
      <w:r w:rsidRPr="00627D3D">
        <w:rPr>
          <w:noProof/>
        </w:rPr>
        <w:drawing>
          <wp:inline distT="0" distB="0" distL="0" distR="0" wp14:anchorId="1EEC5F09" wp14:editId="6D06A58C">
            <wp:extent cx="5971540" cy="5247640"/>
            <wp:effectExtent l="0" t="0" r="0" b="0"/>
            <wp:docPr id="1529262467" name="Imagen 56"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10;&#10;El contenido generado por IA puede ser incorrect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71540" cy="5247640"/>
                    </a:xfrm>
                    <a:prstGeom prst="rect">
                      <a:avLst/>
                    </a:prstGeom>
                    <a:noFill/>
                    <a:ln>
                      <a:noFill/>
                    </a:ln>
                  </pic:spPr>
                </pic:pic>
              </a:graphicData>
            </a:graphic>
          </wp:inline>
        </w:drawing>
      </w:r>
    </w:p>
    <w:p w14:paraId="20E3624B" w14:textId="77777777" w:rsidR="00A21AEF" w:rsidRPr="00627D3D" w:rsidRDefault="00A21AEF" w:rsidP="00A21AEF">
      <w:pPr>
        <w:spacing w:line="278" w:lineRule="auto"/>
        <w:ind w:firstLine="0"/>
        <w:jc w:val="left"/>
      </w:pPr>
    </w:p>
    <w:p w14:paraId="4E3EA8B1" w14:textId="77777777" w:rsidR="00A21AEF" w:rsidRPr="00627D3D" w:rsidRDefault="00A21AEF" w:rsidP="00A21AEF">
      <w:r w:rsidRPr="00627D3D">
        <w:t>Fuente: Elaborado por el estudiante de acuerdo con el proyecto</w:t>
      </w:r>
    </w:p>
    <w:p w14:paraId="54DA7926" w14:textId="77777777" w:rsidR="00A21AEF" w:rsidRDefault="00A21AEF" w:rsidP="00A21AEF">
      <w:pPr>
        <w:spacing w:line="278" w:lineRule="auto"/>
        <w:ind w:firstLine="0"/>
        <w:jc w:val="left"/>
      </w:pPr>
    </w:p>
    <w:p w14:paraId="5C668164" w14:textId="77777777" w:rsidR="00A21AEF" w:rsidRDefault="00A21AEF" w:rsidP="00A21AEF">
      <w:pPr>
        <w:spacing w:line="278" w:lineRule="auto"/>
        <w:ind w:firstLine="0"/>
        <w:jc w:val="left"/>
      </w:pPr>
    </w:p>
    <w:p w14:paraId="637ECA51" w14:textId="082F695F" w:rsidR="00A21AEF" w:rsidRPr="00627D3D" w:rsidRDefault="00A21AEF" w:rsidP="00A21AEF">
      <w:r w:rsidRPr="00627D3D">
        <w:lastRenderedPageBreak/>
        <w:t xml:space="preserve">En la </w:t>
      </w:r>
      <w:r w:rsidRPr="00627D3D">
        <w:rPr>
          <w:i/>
        </w:rPr>
        <w:t xml:space="preserve">Tabla </w:t>
      </w:r>
      <w:r>
        <w:rPr>
          <w:i/>
        </w:rPr>
        <w:t>4.</w:t>
      </w:r>
      <w:r w:rsidR="003E7C7C">
        <w:rPr>
          <w:i/>
        </w:rPr>
        <w:t>27</w:t>
      </w:r>
      <w:r>
        <w:rPr>
          <w:i/>
        </w:rPr>
        <w:t xml:space="preserve"> </w:t>
      </w:r>
      <w:r w:rsidRPr="00627D3D">
        <w:t>se puede visualizar el Caso de uso N°3.6. Este caso de uso es para imprimir un listado completo con todos los empleados de vacaciones.</w:t>
      </w:r>
    </w:p>
    <w:p w14:paraId="12248256" w14:textId="77777777" w:rsidR="00A21AEF" w:rsidRPr="00627D3D" w:rsidRDefault="00A21AEF" w:rsidP="00A21AEF">
      <w:pPr>
        <w:spacing w:line="278" w:lineRule="auto"/>
        <w:ind w:firstLine="0"/>
        <w:jc w:val="left"/>
      </w:pPr>
    </w:p>
    <w:p w14:paraId="1DA8C8DA" w14:textId="772B985D" w:rsidR="00A21AEF" w:rsidRPr="00627D3D" w:rsidRDefault="00A21AEF" w:rsidP="00A21AEF">
      <w:pPr>
        <w:pStyle w:val="Descripcin"/>
      </w:pPr>
      <w:bookmarkStart w:id="311" w:name="_fvnr7vfwwafp"/>
      <w:bookmarkStart w:id="312" w:name="_Toc200483247"/>
      <w:bookmarkStart w:id="313" w:name="_Toc200363945"/>
      <w:bookmarkStart w:id="314" w:name="_Toc200336560"/>
      <w:bookmarkStart w:id="315" w:name="_Toc207894750"/>
      <w:bookmarkStart w:id="316" w:name="_Toc208864194"/>
      <w:bookmarkStart w:id="317" w:name="_Toc209985009"/>
      <w:bookmarkStart w:id="318" w:name="_Toc210409264"/>
      <w:bookmarkStart w:id="319" w:name="_Toc210410044"/>
      <w:bookmarkEnd w:id="311"/>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27</w:t>
      </w:r>
      <w:r w:rsidR="003917AA">
        <w:rPr>
          <w:noProof/>
        </w:rPr>
        <w:fldChar w:fldCharType="end"/>
      </w:r>
      <w:r w:rsidRPr="00627D3D">
        <w:t xml:space="preserve"> Caso de uso N°3.6, Imprimiendo vacaciones de empleado</w:t>
      </w:r>
      <w:bookmarkEnd w:id="312"/>
      <w:bookmarkEnd w:id="313"/>
      <w:bookmarkEnd w:id="314"/>
      <w:bookmarkEnd w:id="315"/>
      <w:bookmarkEnd w:id="316"/>
      <w:bookmarkEnd w:id="317"/>
      <w:bookmarkEnd w:id="318"/>
      <w:bookmarkEnd w:id="319"/>
    </w:p>
    <w:p w14:paraId="6F2E2218" w14:textId="77777777" w:rsidR="00A21AEF" w:rsidRPr="00627D3D" w:rsidRDefault="00A21AEF" w:rsidP="00A21AEF">
      <w:pPr>
        <w:pStyle w:val="Sinespaciado"/>
      </w:pPr>
      <w:r w:rsidRPr="00627D3D">
        <w:rPr>
          <w:noProof/>
        </w:rPr>
        <w:drawing>
          <wp:inline distT="0" distB="0" distL="0" distR="0" wp14:anchorId="3309DE6D" wp14:editId="1CA6CB19">
            <wp:extent cx="5971540" cy="4237990"/>
            <wp:effectExtent l="0" t="0" r="0" b="0"/>
            <wp:docPr id="2120060185" name="Imagen 5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71540" cy="4237990"/>
                    </a:xfrm>
                    <a:prstGeom prst="rect">
                      <a:avLst/>
                    </a:prstGeom>
                    <a:noFill/>
                    <a:ln>
                      <a:noFill/>
                    </a:ln>
                  </pic:spPr>
                </pic:pic>
              </a:graphicData>
            </a:graphic>
          </wp:inline>
        </w:drawing>
      </w:r>
    </w:p>
    <w:p w14:paraId="57DED6D2" w14:textId="77777777" w:rsidR="00A21AEF" w:rsidRPr="00627D3D" w:rsidRDefault="00A21AEF" w:rsidP="00A21AEF">
      <w:pPr>
        <w:spacing w:line="278" w:lineRule="auto"/>
        <w:ind w:firstLine="0"/>
        <w:jc w:val="left"/>
      </w:pPr>
    </w:p>
    <w:p w14:paraId="1AE429E8" w14:textId="77777777" w:rsidR="00A21AEF" w:rsidRDefault="00A21AEF" w:rsidP="00A21AEF">
      <w:r w:rsidRPr="00627D3D">
        <w:t>Fuente: Elaborado por el estudiante de acuerdo con el proyecto</w:t>
      </w:r>
    </w:p>
    <w:p w14:paraId="3E28672C" w14:textId="77777777" w:rsidR="00A21AEF" w:rsidRDefault="00A21AEF" w:rsidP="00A21AEF">
      <w:pPr>
        <w:spacing w:line="278" w:lineRule="auto"/>
        <w:ind w:firstLine="0"/>
        <w:jc w:val="left"/>
      </w:pPr>
    </w:p>
    <w:p w14:paraId="2F0ADE2C" w14:textId="77777777" w:rsidR="00A21AEF" w:rsidRDefault="00A21AEF" w:rsidP="00A21AEF">
      <w:pPr>
        <w:spacing w:line="278" w:lineRule="auto"/>
        <w:ind w:firstLine="0"/>
        <w:jc w:val="left"/>
      </w:pPr>
    </w:p>
    <w:p w14:paraId="4EFA19FF" w14:textId="77777777" w:rsidR="00A21AEF" w:rsidRDefault="00A21AEF" w:rsidP="00A21AEF">
      <w:pPr>
        <w:spacing w:line="278" w:lineRule="auto"/>
        <w:ind w:firstLine="0"/>
        <w:jc w:val="left"/>
      </w:pPr>
    </w:p>
    <w:p w14:paraId="6BC42792" w14:textId="77777777" w:rsidR="00A21AEF" w:rsidRDefault="00A21AEF" w:rsidP="00A21AEF">
      <w:pPr>
        <w:spacing w:line="278" w:lineRule="auto"/>
        <w:ind w:firstLine="0"/>
        <w:jc w:val="left"/>
      </w:pPr>
    </w:p>
    <w:p w14:paraId="5F2F075F" w14:textId="77777777" w:rsidR="00A21AEF" w:rsidRPr="00627D3D" w:rsidRDefault="00A21AEF" w:rsidP="00A21AEF">
      <w:pPr>
        <w:spacing w:line="278" w:lineRule="auto"/>
        <w:ind w:firstLine="0"/>
        <w:jc w:val="left"/>
      </w:pPr>
    </w:p>
    <w:p w14:paraId="2A3AA0C1" w14:textId="77777777" w:rsidR="00A21AEF" w:rsidRDefault="00A21AEF" w:rsidP="00A21AEF">
      <w:pPr>
        <w:spacing w:line="278" w:lineRule="auto"/>
        <w:ind w:firstLine="0"/>
        <w:jc w:val="left"/>
      </w:pPr>
    </w:p>
    <w:p w14:paraId="2635CC67" w14:textId="4EF931D5" w:rsidR="00A21AEF" w:rsidRPr="00627D3D" w:rsidRDefault="00A21AEF" w:rsidP="00A21AEF">
      <w:r w:rsidRPr="00627D3D">
        <w:lastRenderedPageBreak/>
        <w:t xml:space="preserve">En la </w:t>
      </w:r>
      <w:r w:rsidRPr="00627D3D">
        <w:rPr>
          <w:i/>
        </w:rPr>
        <w:t xml:space="preserve">Tabla </w:t>
      </w:r>
      <w:r>
        <w:rPr>
          <w:i/>
        </w:rPr>
        <w:t>4.</w:t>
      </w:r>
      <w:r w:rsidR="003E7C7C">
        <w:rPr>
          <w:i/>
        </w:rPr>
        <w:t>28</w:t>
      </w:r>
      <w:r>
        <w:rPr>
          <w:i/>
        </w:rPr>
        <w:t xml:space="preserve"> </w:t>
      </w:r>
      <w:r w:rsidRPr="00627D3D">
        <w:t>se puede visualizar el Caso de uso N°3.7, Para este caso de uso, se agrega la opción de eliminar las vacaciones, en caso de que sea requerido.</w:t>
      </w:r>
    </w:p>
    <w:p w14:paraId="78EF5F69" w14:textId="77777777" w:rsidR="00A21AEF" w:rsidRPr="00627D3D" w:rsidRDefault="00A21AEF" w:rsidP="00A21AEF">
      <w:pPr>
        <w:spacing w:line="278" w:lineRule="auto"/>
        <w:ind w:firstLine="0"/>
        <w:jc w:val="left"/>
      </w:pPr>
    </w:p>
    <w:p w14:paraId="122C30BD" w14:textId="0BA5521A" w:rsidR="00A21AEF" w:rsidRPr="00627D3D" w:rsidRDefault="00A21AEF" w:rsidP="00A21AEF">
      <w:pPr>
        <w:pStyle w:val="Descripcin"/>
      </w:pPr>
      <w:bookmarkStart w:id="320" w:name="_36mjqqpope7x"/>
      <w:bookmarkStart w:id="321" w:name="_Toc200483248"/>
      <w:bookmarkStart w:id="322" w:name="_Toc200363946"/>
      <w:bookmarkStart w:id="323" w:name="_Toc200336561"/>
      <w:bookmarkStart w:id="324" w:name="_Toc207894751"/>
      <w:bookmarkStart w:id="325" w:name="_Toc208864195"/>
      <w:bookmarkStart w:id="326" w:name="_Toc209985010"/>
      <w:bookmarkStart w:id="327" w:name="_Toc210409265"/>
      <w:bookmarkStart w:id="328" w:name="_Toc210410045"/>
      <w:bookmarkEnd w:id="320"/>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28</w:t>
      </w:r>
      <w:r w:rsidR="003917AA">
        <w:rPr>
          <w:noProof/>
        </w:rPr>
        <w:fldChar w:fldCharType="end"/>
      </w:r>
      <w:r w:rsidRPr="00627D3D">
        <w:t xml:space="preserve"> Caso de uso N°3.7, Eliminando vacaciones asignadas</w:t>
      </w:r>
      <w:bookmarkEnd w:id="321"/>
      <w:bookmarkEnd w:id="322"/>
      <w:bookmarkEnd w:id="323"/>
      <w:bookmarkEnd w:id="324"/>
      <w:bookmarkEnd w:id="325"/>
      <w:bookmarkEnd w:id="326"/>
      <w:bookmarkEnd w:id="327"/>
      <w:bookmarkEnd w:id="328"/>
    </w:p>
    <w:p w14:paraId="44568439" w14:textId="77777777" w:rsidR="00A21AEF" w:rsidRPr="00627D3D" w:rsidRDefault="00A21AEF" w:rsidP="00A21AEF">
      <w:pPr>
        <w:pStyle w:val="Sinespaciado"/>
      </w:pPr>
      <w:r w:rsidRPr="00627D3D">
        <w:rPr>
          <w:noProof/>
        </w:rPr>
        <w:drawing>
          <wp:inline distT="0" distB="0" distL="0" distR="0" wp14:anchorId="45CA4D35" wp14:editId="7D00BCE5">
            <wp:extent cx="5971540" cy="4476115"/>
            <wp:effectExtent l="0" t="0" r="0" b="635"/>
            <wp:docPr id="1309276194" name="Imagen 6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71540" cy="4476115"/>
                    </a:xfrm>
                    <a:prstGeom prst="rect">
                      <a:avLst/>
                    </a:prstGeom>
                    <a:noFill/>
                    <a:ln>
                      <a:noFill/>
                    </a:ln>
                  </pic:spPr>
                </pic:pic>
              </a:graphicData>
            </a:graphic>
          </wp:inline>
        </w:drawing>
      </w:r>
    </w:p>
    <w:p w14:paraId="461B5613" w14:textId="77777777" w:rsidR="00A21AEF" w:rsidRPr="00627D3D" w:rsidRDefault="00A21AEF" w:rsidP="00A21AEF">
      <w:pPr>
        <w:spacing w:line="278" w:lineRule="auto"/>
        <w:ind w:firstLine="0"/>
        <w:jc w:val="left"/>
      </w:pPr>
    </w:p>
    <w:p w14:paraId="21C1E8CD" w14:textId="77777777" w:rsidR="00A21AEF" w:rsidRDefault="00A21AEF" w:rsidP="00A21AEF">
      <w:r w:rsidRPr="00627D3D">
        <w:t>Fuente: Elaborado por el estudiante de acuerdo con el proyecto</w:t>
      </w:r>
    </w:p>
    <w:p w14:paraId="7F76A5E4" w14:textId="77777777" w:rsidR="00A21AEF" w:rsidRDefault="00A21AEF" w:rsidP="00B45140"/>
    <w:p w14:paraId="3D7C4E82" w14:textId="77777777" w:rsidR="00C6292C" w:rsidRDefault="00C6292C" w:rsidP="00B45140"/>
    <w:p w14:paraId="29658047" w14:textId="77777777" w:rsidR="003E7C7C" w:rsidRDefault="003E7C7C" w:rsidP="00B45140"/>
    <w:p w14:paraId="5AD83649" w14:textId="77777777" w:rsidR="003E7C7C" w:rsidRPr="006C0843" w:rsidRDefault="003E7C7C" w:rsidP="00B45140"/>
    <w:p w14:paraId="43644719" w14:textId="217C6112" w:rsidR="006C0843" w:rsidRPr="006C0843" w:rsidRDefault="006C0843" w:rsidP="006C0843">
      <w:r w:rsidRPr="006C0843">
        <w:lastRenderedPageBreak/>
        <w:t xml:space="preserve">En la </w:t>
      </w:r>
      <w:r w:rsidRPr="006C0843">
        <w:rPr>
          <w:i/>
        </w:rPr>
        <w:t xml:space="preserve">Tabla </w:t>
      </w:r>
      <w:r w:rsidR="00B45140">
        <w:rPr>
          <w:i/>
        </w:rPr>
        <w:t>4.</w:t>
      </w:r>
      <w:r w:rsidR="003E7C7C">
        <w:rPr>
          <w:i/>
        </w:rPr>
        <w:t xml:space="preserve">29 </w:t>
      </w:r>
      <w:r w:rsidRPr="006C0843">
        <w:t>se puede visualizar el Caso de uso N°4.1.1 el sistema despliega una pestaña que permite al usuario crear los turnos.</w:t>
      </w:r>
    </w:p>
    <w:p w14:paraId="79085382" w14:textId="77777777" w:rsidR="006C0843" w:rsidRPr="006C0843" w:rsidRDefault="006C0843" w:rsidP="006C0843"/>
    <w:p w14:paraId="4F78A2BA" w14:textId="6092EE1C" w:rsidR="006C0843" w:rsidRPr="006C0843" w:rsidRDefault="006C0843" w:rsidP="00C6292C">
      <w:pPr>
        <w:pStyle w:val="Descripcin"/>
      </w:pPr>
      <w:bookmarkStart w:id="329" w:name="_Toc200336562"/>
      <w:bookmarkStart w:id="330" w:name="_Toc200363947"/>
      <w:bookmarkStart w:id="331" w:name="_Toc200483249"/>
      <w:bookmarkStart w:id="332" w:name="_Toc207894734"/>
      <w:bookmarkStart w:id="333" w:name="_Toc208864196"/>
      <w:bookmarkStart w:id="334" w:name="_Toc209985011"/>
      <w:bookmarkStart w:id="335" w:name="_Toc210409266"/>
      <w:bookmarkStart w:id="336" w:name="_Toc210410046"/>
      <w:r w:rsidRPr="006C0843">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29</w:t>
      </w:r>
      <w:r w:rsidR="003917AA">
        <w:rPr>
          <w:noProof/>
        </w:rPr>
        <w:fldChar w:fldCharType="end"/>
      </w:r>
      <w:r w:rsidRPr="006C0843">
        <w:t xml:space="preserve"> Caso de uso N°</w:t>
      </w:r>
      <w:r w:rsidR="001507D1">
        <w:t>4.1.</w:t>
      </w:r>
      <w:r w:rsidR="00564CBC">
        <w:t>1</w:t>
      </w:r>
      <w:r w:rsidRPr="006C0843">
        <w:t xml:space="preserve">, Creando turnos con campos </w:t>
      </w:r>
      <w:r w:rsidRPr="00564CBC">
        <w:t>obligatorios</w:t>
      </w:r>
      <w:bookmarkEnd w:id="329"/>
      <w:bookmarkEnd w:id="330"/>
      <w:bookmarkEnd w:id="331"/>
      <w:bookmarkEnd w:id="332"/>
      <w:bookmarkEnd w:id="333"/>
      <w:bookmarkEnd w:id="334"/>
      <w:bookmarkEnd w:id="335"/>
      <w:bookmarkEnd w:id="336"/>
    </w:p>
    <w:p w14:paraId="6207A730" w14:textId="01BA4FFF" w:rsidR="006C0843" w:rsidRPr="006C0843" w:rsidRDefault="003E7C7C" w:rsidP="00B45140">
      <w:pPr>
        <w:pStyle w:val="Sinespaciado"/>
      </w:pPr>
      <w:r>
        <w:rPr>
          <w:noProof/>
        </w:rPr>
        <w:drawing>
          <wp:inline distT="0" distB="0" distL="0" distR="0" wp14:anchorId="639B9D8F" wp14:editId="7AB37977">
            <wp:extent cx="5971540" cy="5017770"/>
            <wp:effectExtent l="0" t="0" r="0" b="0"/>
            <wp:docPr id="36289585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95859" name="Imagen 1" descr="Tabla&#10;&#10;El contenido generado por IA puede ser incorrecto."/>
                    <pic:cNvPicPr/>
                  </pic:nvPicPr>
                  <pic:blipFill>
                    <a:blip r:embed="rId44"/>
                    <a:stretch>
                      <a:fillRect/>
                    </a:stretch>
                  </pic:blipFill>
                  <pic:spPr>
                    <a:xfrm>
                      <a:off x="0" y="0"/>
                      <a:ext cx="5971540" cy="5017770"/>
                    </a:xfrm>
                    <a:prstGeom prst="rect">
                      <a:avLst/>
                    </a:prstGeom>
                  </pic:spPr>
                </pic:pic>
              </a:graphicData>
            </a:graphic>
          </wp:inline>
        </w:drawing>
      </w:r>
    </w:p>
    <w:p w14:paraId="5AA5D2AC" w14:textId="77777777" w:rsidR="006C0843" w:rsidRPr="006C0843" w:rsidRDefault="006C0843" w:rsidP="006C0843"/>
    <w:p w14:paraId="26900274" w14:textId="77777777" w:rsidR="006C0843" w:rsidRDefault="006C0843" w:rsidP="00B45140">
      <w:r w:rsidRPr="006C0843">
        <w:t>Fuente: Elaborado por el estudiante de acuerdo con el proyecto</w:t>
      </w:r>
    </w:p>
    <w:p w14:paraId="261F3A8F" w14:textId="77777777" w:rsidR="006C0843" w:rsidRDefault="006C0843" w:rsidP="006C0843"/>
    <w:p w14:paraId="4DF2BDE7" w14:textId="77777777" w:rsidR="006C0843" w:rsidRDefault="006C0843" w:rsidP="006C0843"/>
    <w:p w14:paraId="4357986E" w14:textId="77777777" w:rsidR="00A21AEF" w:rsidRPr="006C0843" w:rsidRDefault="00A21AEF" w:rsidP="003E7C7C">
      <w:pPr>
        <w:ind w:firstLine="0"/>
      </w:pPr>
    </w:p>
    <w:p w14:paraId="6EEA2503" w14:textId="083AEAE5" w:rsidR="003E7C7C" w:rsidRPr="00627D3D" w:rsidRDefault="003E7C7C" w:rsidP="003E7C7C">
      <w:r w:rsidRPr="00627D3D">
        <w:lastRenderedPageBreak/>
        <w:t xml:space="preserve">En la </w:t>
      </w:r>
      <w:r w:rsidRPr="00627D3D">
        <w:rPr>
          <w:i/>
        </w:rPr>
        <w:t xml:space="preserve">Tabla </w:t>
      </w:r>
      <w:r>
        <w:rPr>
          <w:i/>
        </w:rPr>
        <w:t>4.30</w:t>
      </w:r>
      <w:r w:rsidR="003917AA">
        <w:rPr>
          <w:i/>
        </w:rPr>
        <w:t xml:space="preserve"> </w:t>
      </w:r>
      <w:r w:rsidRPr="00627D3D">
        <w:t>se puede visualizar el Caso de uso N°4.1.2 el sistema despliega una pestaña que permite al usuario seleccionar un turno para luego editarlo.</w:t>
      </w:r>
    </w:p>
    <w:p w14:paraId="279ADCCD" w14:textId="77777777" w:rsidR="003E7C7C" w:rsidRPr="00627D3D" w:rsidRDefault="003E7C7C" w:rsidP="003E7C7C">
      <w:pPr>
        <w:spacing w:line="278" w:lineRule="auto"/>
        <w:ind w:firstLine="0"/>
        <w:jc w:val="left"/>
      </w:pPr>
    </w:p>
    <w:p w14:paraId="7B156FEC" w14:textId="3C656845" w:rsidR="003E7C7C" w:rsidRPr="00627D3D" w:rsidRDefault="003E7C7C" w:rsidP="003E7C7C">
      <w:pPr>
        <w:pStyle w:val="Descripcin"/>
      </w:pPr>
      <w:bookmarkStart w:id="337" w:name="_wmjtjqpmm42h"/>
      <w:bookmarkStart w:id="338" w:name="_Toc208864197"/>
      <w:bookmarkStart w:id="339" w:name="_Toc209985012"/>
      <w:bookmarkStart w:id="340" w:name="_Toc210409267"/>
      <w:bookmarkStart w:id="341" w:name="_Toc210410047"/>
      <w:bookmarkEnd w:id="337"/>
      <w:r>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30</w:t>
      </w:r>
      <w:r w:rsidR="003917AA">
        <w:rPr>
          <w:noProof/>
        </w:rPr>
        <w:fldChar w:fldCharType="end"/>
      </w:r>
      <w:r>
        <w:t xml:space="preserve"> </w:t>
      </w:r>
      <w:r w:rsidRPr="00627D3D">
        <w:t>Caso de uso N°4.1.2, editando turnos con campos obligatorios</w:t>
      </w:r>
      <w:bookmarkEnd w:id="338"/>
      <w:bookmarkEnd w:id="339"/>
      <w:bookmarkEnd w:id="340"/>
      <w:bookmarkEnd w:id="341"/>
    </w:p>
    <w:p w14:paraId="0073AD92" w14:textId="77777777" w:rsidR="003E7C7C" w:rsidRPr="00627D3D" w:rsidRDefault="003E7C7C" w:rsidP="003E7C7C">
      <w:pPr>
        <w:pStyle w:val="Sinespaciado"/>
      </w:pPr>
      <w:r w:rsidRPr="00627D3D">
        <w:rPr>
          <w:noProof/>
        </w:rPr>
        <w:drawing>
          <wp:inline distT="0" distB="0" distL="0" distR="0" wp14:anchorId="189DF67C" wp14:editId="7F05C397">
            <wp:extent cx="5971540" cy="4438015"/>
            <wp:effectExtent l="0" t="0" r="0" b="635"/>
            <wp:docPr id="399875985" name="Imagen 62" descr="Interfaz de usuario gráfica, Texto, Tabla,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 Correo electrónico&#10;&#10;El contenido generado por IA puede ser incorrect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71540" cy="4438015"/>
                    </a:xfrm>
                    <a:prstGeom prst="rect">
                      <a:avLst/>
                    </a:prstGeom>
                    <a:noFill/>
                    <a:ln>
                      <a:noFill/>
                    </a:ln>
                  </pic:spPr>
                </pic:pic>
              </a:graphicData>
            </a:graphic>
          </wp:inline>
        </w:drawing>
      </w:r>
    </w:p>
    <w:p w14:paraId="70D65ED4" w14:textId="77777777" w:rsidR="003E7C7C" w:rsidRPr="00627D3D" w:rsidRDefault="003E7C7C" w:rsidP="003E7C7C">
      <w:pPr>
        <w:spacing w:line="278" w:lineRule="auto"/>
        <w:ind w:firstLine="0"/>
        <w:jc w:val="left"/>
      </w:pPr>
    </w:p>
    <w:p w14:paraId="6B00CBF9" w14:textId="77777777" w:rsidR="003E7C7C" w:rsidRDefault="003E7C7C" w:rsidP="003E7C7C">
      <w:r w:rsidRPr="00627D3D">
        <w:t>Fuente: Elaborado por el estudiante de acuerdo con el proyecto</w:t>
      </w:r>
    </w:p>
    <w:p w14:paraId="3BE7B7D0" w14:textId="77777777" w:rsidR="003E7C7C" w:rsidRDefault="003E7C7C" w:rsidP="003E7C7C"/>
    <w:p w14:paraId="26046B0D" w14:textId="77777777" w:rsidR="003E7C7C" w:rsidRDefault="003E7C7C" w:rsidP="003E7C7C"/>
    <w:p w14:paraId="0F001601" w14:textId="77777777" w:rsidR="003E7C7C" w:rsidRPr="00627D3D" w:rsidRDefault="003E7C7C" w:rsidP="003E7C7C"/>
    <w:p w14:paraId="15B4A5FE" w14:textId="3348E9CA" w:rsidR="006C0843" w:rsidRPr="006C0843" w:rsidRDefault="006C0843" w:rsidP="006C0843">
      <w:r w:rsidRPr="006C0843">
        <w:lastRenderedPageBreak/>
        <w:t xml:space="preserve">En la </w:t>
      </w:r>
      <w:r w:rsidRPr="006C0843">
        <w:rPr>
          <w:i/>
        </w:rPr>
        <w:t xml:space="preserve">Tabla </w:t>
      </w:r>
      <w:r w:rsidR="00B45140">
        <w:rPr>
          <w:i/>
        </w:rPr>
        <w:t>4.</w:t>
      </w:r>
      <w:r w:rsidR="003E7C7C">
        <w:rPr>
          <w:i/>
        </w:rPr>
        <w:t>31</w:t>
      </w:r>
      <w:r w:rsidRPr="006C0843">
        <w:t xml:space="preserve"> se puede visualizar el Caso de uso N°4.2, El sistema permite la creación de nuevos turnos, presentando el formulario con sus respectivas características listas para ser definidas.</w:t>
      </w:r>
    </w:p>
    <w:p w14:paraId="4E50C0F6" w14:textId="77777777" w:rsidR="006C0843" w:rsidRPr="006C0843" w:rsidRDefault="006C0843" w:rsidP="006C0843"/>
    <w:p w14:paraId="0B078658" w14:textId="12D62EC9" w:rsidR="006C0843" w:rsidRPr="006C0843" w:rsidRDefault="006C0843" w:rsidP="00C6292C">
      <w:pPr>
        <w:pStyle w:val="Descripcin"/>
      </w:pPr>
      <w:bookmarkStart w:id="342" w:name="_m10431i12uln"/>
      <w:bookmarkStart w:id="343" w:name="_Toc200483251"/>
      <w:bookmarkStart w:id="344" w:name="_Toc200363949"/>
      <w:bookmarkStart w:id="345" w:name="_Toc200336564"/>
      <w:bookmarkStart w:id="346" w:name="_Toc207894735"/>
      <w:bookmarkStart w:id="347" w:name="_Toc208864198"/>
      <w:bookmarkStart w:id="348" w:name="_Toc209985013"/>
      <w:bookmarkStart w:id="349" w:name="_Toc210409268"/>
      <w:bookmarkStart w:id="350" w:name="_Toc210410048"/>
      <w:bookmarkEnd w:id="342"/>
      <w:r w:rsidRPr="006C0843">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31</w:t>
      </w:r>
      <w:r w:rsidR="003917AA">
        <w:rPr>
          <w:noProof/>
        </w:rPr>
        <w:fldChar w:fldCharType="end"/>
      </w:r>
      <w:r w:rsidRPr="006C0843">
        <w:t xml:space="preserve"> Caso de uso N°4.2, Generando nuevo turno</w:t>
      </w:r>
      <w:bookmarkEnd w:id="343"/>
      <w:bookmarkEnd w:id="344"/>
      <w:bookmarkEnd w:id="345"/>
      <w:bookmarkEnd w:id="346"/>
      <w:bookmarkEnd w:id="347"/>
      <w:bookmarkEnd w:id="348"/>
      <w:bookmarkEnd w:id="349"/>
      <w:bookmarkEnd w:id="350"/>
    </w:p>
    <w:p w14:paraId="3AB9A3CD" w14:textId="414C2B90" w:rsidR="006C0843" w:rsidRPr="006C0843" w:rsidRDefault="006C0843" w:rsidP="00B45140">
      <w:pPr>
        <w:pStyle w:val="Sinespaciado"/>
      </w:pPr>
      <w:r w:rsidRPr="006C0843">
        <w:rPr>
          <w:noProof/>
        </w:rPr>
        <w:drawing>
          <wp:inline distT="0" distB="0" distL="0" distR="0" wp14:anchorId="59C92C48" wp14:editId="3870251A">
            <wp:extent cx="5971540" cy="4885690"/>
            <wp:effectExtent l="0" t="0" r="0" b="0"/>
            <wp:docPr id="1906730954" name="Imagen 28"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71540" cy="4885690"/>
                    </a:xfrm>
                    <a:prstGeom prst="rect">
                      <a:avLst/>
                    </a:prstGeom>
                    <a:noFill/>
                    <a:ln>
                      <a:noFill/>
                    </a:ln>
                  </pic:spPr>
                </pic:pic>
              </a:graphicData>
            </a:graphic>
          </wp:inline>
        </w:drawing>
      </w:r>
    </w:p>
    <w:p w14:paraId="7ECDD466" w14:textId="77777777" w:rsidR="006C0843" w:rsidRPr="006C0843" w:rsidRDefault="006C0843" w:rsidP="006C0843"/>
    <w:p w14:paraId="1B2889B3" w14:textId="276FF32C" w:rsidR="006C0843" w:rsidRDefault="006C0843" w:rsidP="003E7C7C">
      <w:r w:rsidRPr="006C0843">
        <w:t>Fuente: Elaborado por el estudiante de acuerdo con el proyecto</w:t>
      </w:r>
    </w:p>
    <w:p w14:paraId="3D9FF037" w14:textId="77777777" w:rsidR="003E7C7C" w:rsidRDefault="003E7C7C" w:rsidP="003E7C7C"/>
    <w:p w14:paraId="175F935B" w14:textId="77777777" w:rsidR="003E7C7C" w:rsidRDefault="003E7C7C" w:rsidP="003E7C7C"/>
    <w:p w14:paraId="277868BC" w14:textId="77777777" w:rsidR="00A21AEF" w:rsidRDefault="00A21AEF">
      <w:pPr>
        <w:spacing w:line="278" w:lineRule="auto"/>
        <w:ind w:firstLine="0"/>
        <w:jc w:val="left"/>
      </w:pPr>
    </w:p>
    <w:p w14:paraId="6E628A9E" w14:textId="64A68650" w:rsidR="006C0843" w:rsidRPr="006C0843" w:rsidRDefault="006C0843" w:rsidP="006C0843">
      <w:r w:rsidRPr="006C0843">
        <w:lastRenderedPageBreak/>
        <w:t xml:space="preserve">En la </w:t>
      </w:r>
      <w:r w:rsidRPr="006C0843">
        <w:rPr>
          <w:i/>
        </w:rPr>
        <w:t xml:space="preserve">Tabla </w:t>
      </w:r>
      <w:r w:rsidR="00B45140">
        <w:rPr>
          <w:i/>
        </w:rPr>
        <w:t>4.</w:t>
      </w:r>
      <w:r w:rsidR="003E7C7C">
        <w:rPr>
          <w:i/>
        </w:rPr>
        <w:t>32</w:t>
      </w:r>
      <w:r w:rsidRPr="006C0843">
        <w:t xml:space="preserve"> se puede visualizar el Caso de uso N°4.3, se agrega la opción de guardar los cambios de los turnos.</w:t>
      </w:r>
    </w:p>
    <w:p w14:paraId="556CC722" w14:textId="77777777" w:rsidR="006C0843" w:rsidRPr="006C0843" w:rsidRDefault="006C0843" w:rsidP="006C0843"/>
    <w:p w14:paraId="49204761" w14:textId="3CBB7E63" w:rsidR="006C0843" w:rsidRPr="006C0843" w:rsidRDefault="006C0843" w:rsidP="00C6292C">
      <w:pPr>
        <w:pStyle w:val="Descripcin"/>
      </w:pPr>
      <w:bookmarkStart w:id="351" w:name="_m6p1tqstxoz0"/>
      <w:bookmarkStart w:id="352" w:name="_Toc200483252"/>
      <w:bookmarkStart w:id="353" w:name="_Toc200363950"/>
      <w:bookmarkStart w:id="354" w:name="_Toc200336565"/>
      <w:bookmarkStart w:id="355" w:name="_Toc207894736"/>
      <w:bookmarkStart w:id="356" w:name="_Toc208864199"/>
      <w:bookmarkStart w:id="357" w:name="_Toc209985014"/>
      <w:bookmarkStart w:id="358" w:name="_Toc210409269"/>
      <w:bookmarkStart w:id="359" w:name="_Toc210410049"/>
      <w:bookmarkEnd w:id="351"/>
      <w:r w:rsidRPr="006C0843">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32</w:t>
      </w:r>
      <w:r w:rsidR="003917AA">
        <w:rPr>
          <w:noProof/>
        </w:rPr>
        <w:fldChar w:fldCharType="end"/>
      </w:r>
      <w:r w:rsidRPr="006C0843">
        <w:t xml:space="preserve"> Caso de uso N°4.3, Guardando cambios en los turnos</w:t>
      </w:r>
      <w:bookmarkEnd w:id="352"/>
      <w:bookmarkEnd w:id="353"/>
      <w:bookmarkEnd w:id="354"/>
      <w:bookmarkEnd w:id="355"/>
      <w:bookmarkEnd w:id="356"/>
      <w:bookmarkEnd w:id="357"/>
      <w:bookmarkEnd w:id="358"/>
      <w:bookmarkEnd w:id="359"/>
    </w:p>
    <w:p w14:paraId="765F40E2" w14:textId="1A7CE782" w:rsidR="006C0843" w:rsidRPr="006C0843" w:rsidRDefault="006C0843" w:rsidP="00B45140">
      <w:pPr>
        <w:pStyle w:val="Sinespaciado"/>
      </w:pPr>
      <w:r w:rsidRPr="006C0843">
        <w:rPr>
          <w:noProof/>
        </w:rPr>
        <w:drawing>
          <wp:inline distT="0" distB="0" distL="0" distR="0" wp14:anchorId="65BF13AC" wp14:editId="34862D19">
            <wp:extent cx="5971540" cy="5019040"/>
            <wp:effectExtent l="0" t="0" r="0" b="0"/>
            <wp:docPr id="260147937" name="Imagen 3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descr="Tabla&#10;&#10;El contenido generado por IA puede ser incorrecto."/>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71540" cy="5019040"/>
                    </a:xfrm>
                    <a:prstGeom prst="rect">
                      <a:avLst/>
                    </a:prstGeom>
                    <a:noFill/>
                    <a:ln>
                      <a:noFill/>
                    </a:ln>
                  </pic:spPr>
                </pic:pic>
              </a:graphicData>
            </a:graphic>
          </wp:inline>
        </w:drawing>
      </w:r>
    </w:p>
    <w:p w14:paraId="3F49067A" w14:textId="77777777" w:rsidR="006C0843" w:rsidRPr="006C0843" w:rsidRDefault="006C0843" w:rsidP="006C0843"/>
    <w:p w14:paraId="6F8A5135" w14:textId="77777777" w:rsidR="006C0843" w:rsidRPr="006C0843" w:rsidRDefault="006C0843" w:rsidP="00B45140">
      <w:r w:rsidRPr="006C0843">
        <w:t>Fuente: Elaborado por el estudiante de acuerdo con el proyecto</w:t>
      </w:r>
    </w:p>
    <w:p w14:paraId="7D8442C1" w14:textId="77777777" w:rsidR="006C0843" w:rsidRPr="006C0843" w:rsidRDefault="006C0843" w:rsidP="006C0843"/>
    <w:p w14:paraId="5271FF41" w14:textId="77777777" w:rsidR="006C0843" w:rsidRPr="006C0843" w:rsidRDefault="006C0843" w:rsidP="006C0843">
      <w:pPr>
        <w:spacing w:line="278" w:lineRule="auto"/>
        <w:ind w:firstLine="0"/>
        <w:jc w:val="left"/>
      </w:pPr>
    </w:p>
    <w:p w14:paraId="0E5A2F9A" w14:textId="77757DFB" w:rsidR="006C0843" w:rsidRPr="006C0843" w:rsidRDefault="006C0843" w:rsidP="006C0843">
      <w:r>
        <w:br w:type="page"/>
      </w:r>
      <w:r w:rsidRPr="006C0843">
        <w:lastRenderedPageBreak/>
        <w:t xml:space="preserve">En la </w:t>
      </w:r>
      <w:r w:rsidRPr="006C0843">
        <w:rPr>
          <w:i/>
        </w:rPr>
        <w:t xml:space="preserve">Tabla </w:t>
      </w:r>
      <w:r w:rsidR="00B45140">
        <w:rPr>
          <w:i/>
        </w:rPr>
        <w:t>4.</w:t>
      </w:r>
      <w:r w:rsidR="00FA3C8D">
        <w:rPr>
          <w:i/>
        </w:rPr>
        <w:t xml:space="preserve">33 </w:t>
      </w:r>
      <w:r w:rsidRPr="006C0843">
        <w:t>se puede visualizar el Caso de uso N°4.4, el sistema debe permitir al administrador eliminar cualquier tipo de turno.</w:t>
      </w:r>
    </w:p>
    <w:p w14:paraId="34E0DDDE" w14:textId="77777777" w:rsidR="006C0843" w:rsidRPr="006C0843" w:rsidRDefault="006C0843" w:rsidP="006C0843">
      <w:pPr>
        <w:spacing w:line="278" w:lineRule="auto"/>
        <w:ind w:firstLine="0"/>
        <w:jc w:val="left"/>
      </w:pPr>
    </w:p>
    <w:p w14:paraId="31AC6CF5" w14:textId="1FACA8E2" w:rsidR="006C0843" w:rsidRPr="006C0843" w:rsidRDefault="006C0843" w:rsidP="00C6292C">
      <w:pPr>
        <w:pStyle w:val="Descripcin"/>
      </w:pPr>
      <w:bookmarkStart w:id="360" w:name="_38i7eqd4a7i1"/>
      <w:bookmarkStart w:id="361" w:name="_Toc200483253"/>
      <w:bookmarkStart w:id="362" w:name="_Toc200363951"/>
      <w:bookmarkStart w:id="363" w:name="_Toc200336566"/>
      <w:bookmarkStart w:id="364" w:name="_Toc207894737"/>
      <w:bookmarkStart w:id="365" w:name="_Toc208864200"/>
      <w:bookmarkStart w:id="366" w:name="_Toc209985015"/>
      <w:bookmarkStart w:id="367" w:name="_Toc210409270"/>
      <w:bookmarkStart w:id="368" w:name="_Toc210410050"/>
      <w:bookmarkEnd w:id="360"/>
      <w:r w:rsidRPr="006C0843">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33</w:t>
      </w:r>
      <w:r w:rsidR="003917AA">
        <w:rPr>
          <w:noProof/>
        </w:rPr>
        <w:fldChar w:fldCharType="end"/>
      </w:r>
      <w:r w:rsidRPr="006C0843">
        <w:t xml:space="preserve"> Caso de uso N°4.4, Eliminando turnos</w:t>
      </w:r>
      <w:bookmarkEnd w:id="361"/>
      <w:bookmarkEnd w:id="362"/>
      <w:bookmarkEnd w:id="363"/>
      <w:bookmarkEnd w:id="364"/>
      <w:bookmarkEnd w:id="365"/>
      <w:bookmarkEnd w:id="366"/>
      <w:bookmarkEnd w:id="367"/>
      <w:bookmarkEnd w:id="368"/>
    </w:p>
    <w:p w14:paraId="3EDCCEA4" w14:textId="4602221E" w:rsidR="006C0843" w:rsidRPr="006C0843" w:rsidRDefault="006C0843" w:rsidP="00B45140">
      <w:pPr>
        <w:pStyle w:val="Sinespaciado"/>
      </w:pPr>
      <w:r w:rsidRPr="006C0843">
        <w:rPr>
          <w:noProof/>
        </w:rPr>
        <w:drawing>
          <wp:inline distT="0" distB="0" distL="0" distR="0" wp14:anchorId="2BF26D5C" wp14:editId="510849C0">
            <wp:extent cx="5971540" cy="4685665"/>
            <wp:effectExtent l="0" t="0" r="0" b="635"/>
            <wp:docPr id="246706914" name="Imagen 3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9.png" descr="Tabla&#10;&#10;El contenido generado por IA puede ser incorrecto."/>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71540" cy="4685665"/>
                    </a:xfrm>
                    <a:prstGeom prst="rect">
                      <a:avLst/>
                    </a:prstGeom>
                    <a:noFill/>
                    <a:ln>
                      <a:noFill/>
                    </a:ln>
                  </pic:spPr>
                </pic:pic>
              </a:graphicData>
            </a:graphic>
          </wp:inline>
        </w:drawing>
      </w:r>
    </w:p>
    <w:p w14:paraId="37F0490A" w14:textId="77777777" w:rsidR="006C0843" w:rsidRPr="006C0843" w:rsidRDefault="006C0843" w:rsidP="006C0843">
      <w:pPr>
        <w:spacing w:line="278" w:lineRule="auto"/>
        <w:ind w:firstLine="0"/>
        <w:jc w:val="left"/>
      </w:pPr>
    </w:p>
    <w:p w14:paraId="182EC7D9" w14:textId="77777777" w:rsidR="006C0843" w:rsidRDefault="006C0843" w:rsidP="00B45140">
      <w:r w:rsidRPr="006C0843">
        <w:t>Fuente: Elaborado por el estudiante de acuerdo con el proyecto</w:t>
      </w:r>
    </w:p>
    <w:p w14:paraId="114F9B81" w14:textId="77777777" w:rsidR="00627D3D" w:rsidRDefault="00627D3D" w:rsidP="00B45140"/>
    <w:p w14:paraId="3B381B1F" w14:textId="77777777" w:rsidR="00627D3D" w:rsidRDefault="00627D3D" w:rsidP="006C0843">
      <w:pPr>
        <w:spacing w:line="278" w:lineRule="auto"/>
        <w:ind w:firstLine="0"/>
        <w:jc w:val="left"/>
      </w:pPr>
    </w:p>
    <w:p w14:paraId="15FAB2E2" w14:textId="77777777" w:rsidR="00627D3D" w:rsidRDefault="00627D3D" w:rsidP="006C0843">
      <w:pPr>
        <w:spacing w:line="278" w:lineRule="auto"/>
        <w:ind w:firstLine="0"/>
        <w:jc w:val="left"/>
      </w:pPr>
    </w:p>
    <w:p w14:paraId="0BE456A5" w14:textId="77777777" w:rsidR="00627D3D" w:rsidRPr="006C0843" w:rsidRDefault="00627D3D" w:rsidP="006C0843">
      <w:pPr>
        <w:spacing w:line="278" w:lineRule="auto"/>
        <w:ind w:firstLine="0"/>
        <w:jc w:val="left"/>
      </w:pPr>
    </w:p>
    <w:p w14:paraId="023221B7" w14:textId="6FB0DD56" w:rsidR="00627D3D" w:rsidRPr="00627D3D" w:rsidRDefault="00627D3D" w:rsidP="00627D3D">
      <w:r w:rsidRPr="00627D3D">
        <w:lastRenderedPageBreak/>
        <w:t xml:space="preserve">En la </w:t>
      </w:r>
      <w:r w:rsidRPr="00627D3D">
        <w:rPr>
          <w:i/>
        </w:rPr>
        <w:t xml:space="preserve">Tabla </w:t>
      </w:r>
      <w:r w:rsidR="00B45140">
        <w:rPr>
          <w:i/>
        </w:rPr>
        <w:t>4.</w:t>
      </w:r>
      <w:r w:rsidR="00FA3C8D">
        <w:rPr>
          <w:i/>
        </w:rPr>
        <w:t>34</w:t>
      </w:r>
      <w:r w:rsidRPr="00627D3D">
        <w:t xml:space="preserve"> se puede visualizar el Caso de uso N°4.6 el sistema permite definir los horarios de trabajo y estimar la hora de salida exacta según su hora de ingreso de los trabajadores.</w:t>
      </w:r>
    </w:p>
    <w:p w14:paraId="58441B3B" w14:textId="77777777" w:rsidR="00627D3D" w:rsidRPr="00627D3D" w:rsidRDefault="00627D3D" w:rsidP="00627D3D">
      <w:pPr>
        <w:spacing w:line="278" w:lineRule="auto"/>
        <w:ind w:firstLine="0"/>
        <w:jc w:val="left"/>
      </w:pPr>
    </w:p>
    <w:p w14:paraId="47D597A7" w14:textId="284C4235" w:rsidR="00627D3D" w:rsidRPr="00627D3D" w:rsidRDefault="00627D3D" w:rsidP="00C6292C">
      <w:pPr>
        <w:pStyle w:val="Descripcin"/>
      </w:pPr>
      <w:bookmarkStart w:id="369" w:name="_kn6ib9luirjx"/>
      <w:bookmarkStart w:id="370" w:name="_Toc200483255"/>
      <w:bookmarkStart w:id="371" w:name="_Toc200363953"/>
      <w:bookmarkStart w:id="372" w:name="_Toc200336568"/>
      <w:bookmarkStart w:id="373" w:name="_Toc207894738"/>
      <w:bookmarkStart w:id="374" w:name="_Toc208864201"/>
      <w:bookmarkStart w:id="375" w:name="_Toc209985016"/>
      <w:bookmarkStart w:id="376" w:name="_Toc210409271"/>
      <w:bookmarkStart w:id="377" w:name="_Toc210410051"/>
      <w:bookmarkEnd w:id="369"/>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34</w:t>
      </w:r>
      <w:r w:rsidR="003917AA">
        <w:rPr>
          <w:noProof/>
        </w:rPr>
        <w:fldChar w:fldCharType="end"/>
      </w:r>
      <w:r w:rsidRPr="00627D3D">
        <w:t xml:space="preserve"> Caso de uso N°4.6, Definiendo horario de trabajo</w:t>
      </w:r>
      <w:bookmarkEnd w:id="370"/>
      <w:bookmarkEnd w:id="371"/>
      <w:bookmarkEnd w:id="372"/>
      <w:bookmarkEnd w:id="373"/>
      <w:bookmarkEnd w:id="374"/>
      <w:bookmarkEnd w:id="375"/>
      <w:bookmarkEnd w:id="376"/>
      <w:bookmarkEnd w:id="377"/>
    </w:p>
    <w:p w14:paraId="6827BDC1" w14:textId="0E22682A" w:rsidR="00627D3D" w:rsidRPr="00627D3D" w:rsidRDefault="00627D3D" w:rsidP="00B45140">
      <w:pPr>
        <w:pStyle w:val="Sinespaciado"/>
      </w:pPr>
      <w:r w:rsidRPr="00B45140">
        <w:rPr>
          <w:noProof/>
        </w:rPr>
        <w:drawing>
          <wp:inline distT="0" distB="0" distL="0" distR="0" wp14:anchorId="2DCF3BB4" wp14:editId="481FFC64">
            <wp:extent cx="5971540" cy="6314440"/>
            <wp:effectExtent l="0" t="0" r="0" b="0"/>
            <wp:docPr id="218910986" name="Imagen 3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71540" cy="6314440"/>
                    </a:xfrm>
                    <a:prstGeom prst="rect">
                      <a:avLst/>
                    </a:prstGeom>
                    <a:noFill/>
                    <a:ln>
                      <a:noFill/>
                    </a:ln>
                  </pic:spPr>
                </pic:pic>
              </a:graphicData>
            </a:graphic>
          </wp:inline>
        </w:drawing>
      </w:r>
    </w:p>
    <w:p w14:paraId="57A77804" w14:textId="77777777" w:rsidR="00627D3D" w:rsidRPr="00627D3D" w:rsidRDefault="00627D3D" w:rsidP="00627D3D">
      <w:pPr>
        <w:spacing w:line="278" w:lineRule="auto"/>
        <w:ind w:firstLine="0"/>
        <w:jc w:val="left"/>
      </w:pPr>
    </w:p>
    <w:p w14:paraId="4EB428AA" w14:textId="77777777" w:rsidR="00627D3D" w:rsidRPr="00627D3D" w:rsidRDefault="00627D3D" w:rsidP="00B45140">
      <w:r w:rsidRPr="00627D3D">
        <w:t>Fuente: Elaborado por el estudiante de acuerdo con el proyecto</w:t>
      </w:r>
    </w:p>
    <w:p w14:paraId="505E3DE6" w14:textId="59AB9483" w:rsidR="00627D3D" w:rsidRPr="00627D3D" w:rsidRDefault="00627D3D" w:rsidP="00627D3D">
      <w:r w:rsidRPr="00627D3D">
        <w:lastRenderedPageBreak/>
        <w:t xml:space="preserve">En la </w:t>
      </w:r>
      <w:r w:rsidRPr="00627D3D">
        <w:rPr>
          <w:i/>
        </w:rPr>
        <w:t xml:space="preserve">Tabla </w:t>
      </w:r>
      <w:r w:rsidR="00B45140">
        <w:rPr>
          <w:i/>
        </w:rPr>
        <w:t>4.</w:t>
      </w:r>
      <w:r w:rsidR="00FA3C8D">
        <w:rPr>
          <w:i/>
        </w:rPr>
        <w:t>35</w:t>
      </w:r>
      <w:r w:rsidRPr="00627D3D">
        <w:t xml:space="preserve"> se puede visualizar el Caso de uso N°4.7 para este apartado el sistema muestra una lista de resumen de los turnos con los datos del horario ya ingresados.</w:t>
      </w:r>
    </w:p>
    <w:p w14:paraId="4A797F7D" w14:textId="77777777" w:rsidR="00627D3D" w:rsidRPr="00627D3D" w:rsidRDefault="00627D3D" w:rsidP="00627D3D">
      <w:pPr>
        <w:spacing w:line="278" w:lineRule="auto"/>
        <w:ind w:firstLine="0"/>
        <w:jc w:val="left"/>
      </w:pPr>
    </w:p>
    <w:p w14:paraId="321CBD92" w14:textId="27958754" w:rsidR="00627D3D" w:rsidRPr="00627D3D" w:rsidRDefault="00627D3D" w:rsidP="00C6292C">
      <w:pPr>
        <w:pStyle w:val="Descripcin"/>
      </w:pPr>
      <w:bookmarkStart w:id="378" w:name="_x6z5evijwr7y"/>
      <w:bookmarkStart w:id="379" w:name="_btctii9idizx"/>
      <w:bookmarkStart w:id="380" w:name="_Toc200483256"/>
      <w:bookmarkStart w:id="381" w:name="_Toc200363954"/>
      <w:bookmarkStart w:id="382" w:name="_Toc200336569"/>
      <w:bookmarkStart w:id="383" w:name="_Toc207894739"/>
      <w:bookmarkStart w:id="384" w:name="_Toc208864202"/>
      <w:bookmarkStart w:id="385" w:name="_Toc209985017"/>
      <w:bookmarkStart w:id="386" w:name="_Toc210409272"/>
      <w:bookmarkStart w:id="387" w:name="_Toc210410052"/>
      <w:bookmarkEnd w:id="378"/>
      <w:bookmarkEnd w:id="379"/>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35</w:t>
      </w:r>
      <w:r w:rsidR="003917AA">
        <w:rPr>
          <w:noProof/>
        </w:rPr>
        <w:fldChar w:fldCharType="end"/>
      </w:r>
      <w:r w:rsidRPr="00627D3D">
        <w:t xml:space="preserve"> Caso de uso N°4.7, generando un resumen de registro de horario</w:t>
      </w:r>
      <w:bookmarkEnd w:id="380"/>
      <w:bookmarkEnd w:id="381"/>
      <w:bookmarkEnd w:id="382"/>
      <w:bookmarkEnd w:id="383"/>
      <w:bookmarkEnd w:id="384"/>
      <w:bookmarkEnd w:id="385"/>
      <w:bookmarkEnd w:id="386"/>
      <w:bookmarkEnd w:id="387"/>
    </w:p>
    <w:p w14:paraId="13A157BE" w14:textId="75DACF22" w:rsidR="00627D3D" w:rsidRPr="00627D3D" w:rsidRDefault="00627D3D" w:rsidP="00B45140">
      <w:pPr>
        <w:pStyle w:val="Sinespaciado"/>
      </w:pPr>
      <w:r w:rsidRPr="00627D3D">
        <w:rPr>
          <w:noProof/>
        </w:rPr>
        <w:drawing>
          <wp:inline distT="0" distB="0" distL="0" distR="0" wp14:anchorId="68744A96" wp14:editId="33484062">
            <wp:extent cx="5971540" cy="5323840"/>
            <wp:effectExtent l="0" t="0" r="0" b="0"/>
            <wp:docPr id="863779787" name="Imagen 3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png" descr="Tabla&#10;&#10;El contenido generado por IA puede ser incorrect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71540" cy="5323840"/>
                    </a:xfrm>
                    <a:prstGeom prst="rect">
                      <a:avLst/>
                    </a:prstGeom>
                    <a:noFill/>
                    <a:ln>
                      <a:noFill/>
                    </a:ln>
                  </pic:spPr>
                </pic:pic>
              </a:graphicData>
            </a:graphic>
          </wp:inline>
        </w:drawing>
      </w:r>
    </w:p>
    <w:p w14:paraId="2FAFD55D" w14:textId="77777777" w:rsidR="00627D3D" w:rsidRPr="00627D3D" w:rsidRDefault="00627D3D" w:rsidP="00627D3D">
      <w:pPr>
        <w:spacing w:line="278" w:lineRule="auto"/>
        <w:ind w:firstLine="0"/>
        <w:jc w:val="left"/>
      </w:pPr>
    </w:p>
    <w:p w14:paraId="07991340" w14:textId="77777777" w:rsidR="00627D3D" w:rsidRPr="00627D3D" w:rsidRDefault="00627D3D" w:rsidP="00B45140">
      <w:r w:rsidRPr="00627D3D">
        <w:t>Fuente: Elaborado por el estudiante de acuerdo con el proyecto</w:t>
      </w:r>
    </w:p>
    <w:p w14:paraId="55B580AF" w14:textId="77777777" w:rsidR="006C0843" w:rsidRPr="006C0843" w:rsidRDefault="006C0843" w:rsidP="006C0843">
      <w:pPr>
        <w:spacing w:line="278" w:lineRule="auto"/>
        <w:ind w:firstLine="0"/>
        <w:jc w:val="left"/>
      </w:pPr>
    </w:p>
    <w:p w14:paraId="2A5B80C1" w14:textId="2A972CD8" w:rsidR="00627D3D" w:rsidRPr="00627D3D" w:rsidRDefault="00627D3D" w:rsidP="00627D3D">
      <w:r w:rsidRPr="00627D3D">
        <w:lastRenderedPageBreak/>
        <w:t xml:space="preserve">En la </w:t>
      </w:r>
      <w:r w:rsidRPr="00627D3D">
        <w:rPr>
          <w:i/>
        </w:rPr>
        <w:t xml:space="preserve">Tabla </w:t>
      </w:r>
      <w:r w:rsidR="00B45140">
        <w:rPr>
          <w:i/>
        </w:rPr>
        <w:t>4.</w:t>
      </w:r>
      <w:r w:rsidR="00FA3C8D">
        <w:rPr>
          <w:i/>
        </w:rPr>
        <w:t>36</w:t>
      </w:r>
      <w:r w:rsidRPr="00627D3D">
        <w:t xml:space="preserve"> se puede visualizar el Caso de uso N°5.1, se crea una pestaña que muestre el reporte de asistencia de todos los empleados, esta búsqueda puede ser de asistencia general o filtrada por empleado.</w:t>
      </w:r>
    </w:p>
    <w:p w14:paraId="13673F83" w14:textId="77777777" w:rsidR="00627D3D" w:rsidRPr="00627D3D" w:rsidRDefault="00627D3D" w:rsidP="00627D3D">
      <w:pPr>
        <w:spacing w:line="278" w:lineRule="auto"/>
        <w:ind w:firstLine="0"/>
        <w:jc w:val="left"/>
      </w:pPr>
    </w:p>
    <w:p w14:paraId="7AFC3E6E" w14:textId="133C0F42" w:rsidR="00627D3D" w:rsidRPr="00627D3D" w:rsidRDefault="00627D3D" w:rsidP="00C6292C">
      <w:pPr>
        <w:pStyle w:val="Descripcin"/>
      </w:pPr>
      <w:bookmarkStart w:id="388" w:name="_hqthg8kpxeoi"/>
      <w:bookmarkStart w:id="389" w:name="_kt6ixzqe6ylo"/>
      <w:bookmarkStart w:id="390" w:name="_Toc200483257"/>
      <w:bookmarkStart w:id="391" w:name="_Toc200363955"/>
      <w:bookmarkStart w:id="392" w:name="_Toc200336570"/>
      <w:bookmarkStart w:id="393" w:name="_Toc207894740"/>
      <w:bookmarkStart w:id="394" w:name="_Toc208864203"/>
      <w:bookmarkStart w:id="395" w:name="_Toc209985018"/>
      <w:bookmarkStart w:id="396" w:name="_Toc210409273"/>
      <w:bookmarkStart w:id="397" w:name="_Toc210410053"/>
      <w:bookmarkEnd w:id="388"/>
      <w:bookmarkEnd w:id="389"/>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36</w:t>
      </w:r>
      <w:r w:rsidR="003917AA">
        <w:rPr>
          <w:noProof/>
        </w:rPr>
        <w:fldChar w:fldCharType="end"/>
      </w:r>
      <w:r w:rsidRPr="00627D3D">
        <w:t xml:space="preserve"> Caso de uso N°5.1, revisando informes de asistencia</w:t>
      </w:r>
      <w:bookmarkEnd w:id="390"/>
      <w:bookmarkEnd w:id="391"/>
      <w:bookmarkEnd w:id="392"/>
      <w:bookmarkEnd w:id="393"/>
      <w:bookmarkEnd w:id="394"/>
      <w:bookmarkEnd w:id="395"/>
      <w:bookmarkEnd w:id="396"/>
      <w:bookmarkEnd w:id="397"/>
    </w:p>
    <w:p w14:paraId="39F40ADB" w14:textId="6D98E63A" w:rsidR="00627D3D" w:rsidRPr="00627D3D" w:rsidRDefault="00627D3D" w:rsidP="00B45140">
      <w:pPr>
        <w:pStyle w:val="Sinespaciado"/>
      </w:pPr>
      <w:r w:rsidRPr="00B45140">
        <w:rPr>
          <w:noProof/>
        </w:rPr>
        <w:drawing>
          <wp:inline distT="0" distB="0" distL="0" distR="0" wp14:anchorId="46CC656A" wp14:editId="779D6E2F">
            <wp:extent cx="5971540" cy="5476240"/>
            <wp:effectExtent l="0" t="0" r="0" b="0"/>
            <wp:docPr id="1277958834" name="Imagen 38"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71540" cy="5476240"/>
                    </a:xfrm>
                    <a:prstGeom prst="rect">
                      <a:avLst/>
                    </a:prstGeom>
                    <a:noFill/>
                    <a:ln>
                      <a:noFill/>
                    </a:ln>
                  </pic:spPr>
                </pic:pic>
              </a:graphicData>
            </a:graphic>
          </wp:inline>
        </w:drawing>
      </w:r>
    </w:p>
    <w:p w14:paraId="62514800" w14:textId="77777777" w:rsidR="00627D3D" w:rsidRPr="00627D3D" w:rsidRDefault="00627D3D" w:rsidP="00627D3D">
      <w:pPr>
        <w:spacing w:line="278" w:lineRule="auto"/>
        <w:ind w:firstLine="0"/>
        <w:jc w:val="left"/>
      </w:pPr>
    </w:p>
    <w:p w14:paraId="63441D09" w14:textId="77777777" w:rsidR="00627D3D" w:rsidRDefault="00627D3D" w:rsidP="00B45140">
      <w:r w:rsidRPr="00627D3D">
        <w:t>Fuente: Elaborado por el estudiante de acuerdo con el proyecto</w:t>
      </w:r>
    </w:p>
    <w:p w14:paraId="316B4AAC" w14:textId="77777777" w:rsidR="00A21AEF" w:rsidRDefault="00A21AEF" w:rsidP="00B45140"/>
    <w:p w14:paraId="5CCB57EA" w14:textId="3D5F8FBE" w:rsidR="00A21AEF" w:rsidRPr="00627D3D" w:rsidRDefault="00A21AEF" w:rsidP="00A21AEF">
      <w:r w:rsidRPr="00627D3D">
        <w:lastRenderedPageBreak/>
        <w:t xml:space="preserve">En la </w:t>
      </w:r>
      <w:r w:rsidRPr="00627D3D">
        <w:rPr>
          <w:i/>
        </w:rPr>
        <w:t xml:space="preserve">Tabla </w:t>
      </w:r>
      <w:r>
        <w:rPr>
          <w:i/>
        </w:rPr>
        <w:t>4.</w:t>
      </w:r>
      <w:r w:rsidR="00FA3C8D">
        <w:rPr>
          <w:i/>
        </w:rPr>
        <w:t>37</w:t>
      </w:r>
      <w:r w:rsidRPr="00627D3D">
        <w:t xml:space="preserve"> se puede visualizar el Caso de uso N°5.2, el sistema permite al usuario filtrar informes de asistencia por fecha, para obtener la asistencia total de un mes en específico. </w:t>
      </w:r>
    </w:p>
    <w:p w14:paraId="7FF8A23E" w14:textId="77777777" w:rsidR="00A21AEF" w:rsidRPr="00627D3D" w:rsidRDefault="00A21AEF" w:rsidP="00A21AEF">
      <w:pPr>
        <w:tabs>
          <w:tab w:val="left" w:pos="7125"/>
        </w:tabs>
        <w:spacing w:line="278" w:lineRule="auto"/>
        <w:ind w:firstLine="0"/>
        <w:jc w:val="left"/>
      </w:pPr>
    </w:p>
    <w:p w14:paraId="0075167E" w14:textId="5BDA367B" w:rsidR="00A21AEF" w:rsidRPr="00627D3D" w:rsidRDefault="00A21AEF" w:rsidP="00A21AEF">
      <w:pPr>
        <w:pStyle w:val="Descripcin"/>
      </w:pPr>
      <w:bookmarkStart w:id="398" w:name="_ae1zb5bibpzw"/>
      <w:bookmarkStart w:id="399" w:name="_nzijowvqo7en"/>
      <w:bookmarkStart w:id="400" w:name="_Toc200483258"/>
      <w:bookmarkStart w:id="401" w:name="_Toc200363956"/>
      <w:bookmarkStart w:id="402" w:name="_Toc200336571"/>
      <w:bookmarkStart w:id="403" w:name="_Toc207894763"/>
      <w:bookmarkStart w:id="404" w:name="_Toc208864204"/>
      <w:bookmarkStart w:id="405" w:name="_Toc209985019"/>
      <w:bookmarkStart w:id="406" w:name="_Toc210409274"/>
      <w:bookmarkStart w:id="407" w:name="_Toc210410054"/>
      <w:bookmarkEnd w:id="398"/>
      <w:bookmarkEnd w:id="399"/>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37</w:t>
      </w:r>
      <w:r w:rsidR="003917AA">
        <w:rPr>
          <w:noProof/>
        </w:rPr>
        <w:fldChar w:fldCharType="end"/>
      </w:r>
      <w:r w:rsidRPr="00627D3D">
        <w:t xml:space="preserve"> Caso de uso N°5.2, Filtrando informes por fechas específica</w:t>
      </w:r>
      <w:bookmarkEnd w:id="400"/>
      <w:bookmarkEnd w:id="401"/>
      <w:bookmarkEnd w:id="402"/>
      <w:bookmarkEnd w:id="403"/>
      <w:bookmarkEnd w:id="404"/>
      <w:bookmarkEnd w:id="405"/>
      <w:bookmarkEnd w:id="406"/>
      <w:bookmarkEnd w:id="407"/>
    </w:p>
    <w:p w14:paraId="26EC9DE4" w14:textId="77777777" w:rsidR="00A21AEF" w:rsidRPr="00627D3D" w:rsidRDefault="00A21AEF" w:rsidP="00A21AEF">
      <w:pPr>
        <w:pStyle w:val="Sinespaciado"/>
      </w:pPr>
      <w:r w:rsidRPr="00627D3D">
        <w:rPr>
          <w:noProof/>
        </w:rPr>
        <w:drawing>
          <wp:inline distT="0" distB="0" distL="0" distR="0" wp14:anchorId="1FA3D4D5" wp14:editId="6B28AA7F">
            <wp:extent cx="5971540" cy="5676265"/>
            <wp:effectExtent l="0" t="0" r="0" b="635"/>
            <wp:docPr id="2101091572" name="Imagen 8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71540" cy="5676265"/>
                    </a:xfrm>
                    <a:prstGeom prst="rect">
                      <a:avLst/>
                    </a:prstGeom>
                    <a:noFill/>
                    <a:ln>
                      <a:noFill/>
                    </a:ln>
                  </pic:spPr>
                </pic:pic>
              </a:graphicData>
            </a:graphic>
          </wp:inline>
        </w:drawing>
      </w:r>
    </w:p>
    <w:p w14:paraId="5E71FD8F" w14:textId="77777777" w:rsidR="00A21AEF" w:rsidRPr="00627D3D" w:rsidRDefault="00A21AEF" w:rsidP="00A21AEF">
      <w:pPr>
        <w:tabs>
          <w:tab w:val="left" w:pos="7125"/>
        </w:tabs>
        <w:spacing w:line="278" w:lineRule="auto"/>
        <w:ind w:firstLine="0"/>
        <w:jc w:val="left"/>
      </w:pPr>
    </w:p>
    <w:p w14:paraId="56193219" w14:textId="77777777" w:rsidR="00A21AEF" w:rsidRPr="00627D3D" w:rsidRDefault="00A21AEF" w:rsidP="00A21AEF">
      <w:r w:rsidRPr="00627D3D">
        <w:t>Fuente: Elaborado por el estudiante de acuerdo con el proyecto</w:t>
      </w:r>
    </w:p>
    <w:p w14:paraId="4B40361F" w14:textId="77777777" w:rsidR="00A21AEF" w:rsidRDefault="00A21AEF" w:rsidP="00FA3C8D">
      <w:pPr>
        <w:ind w:firstLine="0"/>
      </w:pPr>
    </w:p>
    <w:p w14:paraId="101D4CC1" w14:textId="12DDD2FF" w:rsidR="00A21AEF" w:rsidRPr="00627D3D" w:rsidRDefault="00A21AEF" w:rsidP="00A21AEF">
      <w:r w:rsidRPr="00627D3D">
        <w:lastRenderedPageBreak/>
        <w:t xml:space="preserve">En la </w:t>
      </w:r>
      <w:r w:rsidRPr="00627D3D">
        <w:rPr>
          <w:i/>
        </w:rPr>
        <w:t xml:space="preserve">Tabla </w:t>
      </w:r>
      <w:r>
        <w:rPr>
          <w:i/>
        </w:rPr>
        <w:t>4.</w:t>
      </w:r>
      <w:r w:rsidR="00FA3C8D">
        <w:rPr>
          <w:i/>
        </w:rPr>
        <w:t xml:space="preserve">38 </w:t>
      </w:r>
      <w:r w:rsidRPr="00627D3D">
        <w:t>se puede visualizar el Caso de uso N°5.3, se crean casillas de filtrado para la búsqueda de la asistencia.</w:t>
      </w:r>
    </w:p>
    <w:p w14:paraId="4F1639B7" w14:textId="77777777" w:rsidR="00A21AEF" w:rsidRPr="00627D3D" w:rsidRDefault="00A21AEF" w:rsidP="00A21AEF">
      <w:pPr>
        <w:spacing w:line="278" w:lineRule="auto"/>
        <w:ind w:firstLine="0"/>
        <w:jc w:val="left"/>
      </w:pPr>
    </w:p>
    <w:p w14:paraId="22B104C3" w14:textId="5118285F" w:rsidR="00A21AEF" w:rsidRPr="00627D3D" w:rsidRDefault="00A21AEF" w:rsidP="00A21AEF">
      <w:pPr>
        <w:pStyle w:val="Descripcin"/>
      </w:pPr>
      <w:bookmarkStart w:id="408" w:name="_crpkr586e6zy"/>
      <w:bookmarkStart w:id="409" w:name="_Toc200483259"/>
      <w:bookmarkStart w:id="410" w:name="_Toc200363957"/>
      <w:bookmarkStart w:id="411" w:name="_Toc200336572"/>
      <w:bookmarkStart w:id="412" w:name="_Toc207894764"/>
      <w:bookmarkStart w:id="413" w:name="_Toc208864205"/>
      <w:bookmarkStart w:id="414" w:name="_Toc209985020"/>
      <w:bookmarkStart w:id="415" w:name="_Toc210409275"/>
      <w:bookmarkStart w:id="416" w:name="_Toc210410055"/>
      <w:bookmarkEnd w:id="408"/>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38</w:t>
      </w:r>
      <w:r w:rsidR="003917AA">
        <w:rPr>
          <w:noProof/>
        </w:rPr>
        <w:fldChar w:fldCharType="end"/>
      </w:r>
      <w:r w:rsidRPr="00627D3D">
        <w:t xml:space="preserve"> Caso de uso N°5.3, creando casilla para filtro de búsqueda</w:t>
      </w:r>
      <w:bookmarkEnd w:id="409"/>
      <w:bookmarkEnd w:id="410"/>
      <w:bookmarkEnd w:id="411"/>
      <w:bookmarkEnd w:id="412"/>
      <w:bookmarkEnd w:id="413"/>
      <w:bookmarkEnd w:id="414"/>
      <w:bookmarkEnd w:id="415"/>
      <w:bookmarkEnd w:id="416"/>
    </w:p>
    <w:p w14:paraId="7C107A2A" w14:textId="77777777" w:rsidR="00A21AEF" w:rsidRPr="00627D3D" w:rsidRDefault="00A21AEF" w:rsidP="00A21AEF">
      <w:pPr>
        <w:pStyle w:val="Sinespaciado"/>
      </w:pPr>
      <w:r w:rsidRPr="00627D3D">
        <w:rPr>
          <w:noProof/>
        </w:rPr>
        <w:drawing>
          <wp:inline distT="0" distB="0" distL="0" distR="0" wp14:anchorId="75BF2849" wp14:editId="4179713B">
            <wp:extent cx="5971540" cy="4447540"/>
            <wp:effectExtent l="0" t="0" r="0" b="0"/>
            <wp:docPr id="1684004574" name="Imagen 8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8.png" descr="Tabla&#10;&#10;El contenido generado por IA puede ser incorrecto."/>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71540" cy="4447540"/>
                    </a:xfrm>
                    <a:prstGeom prst="rect">
                      <a:avLst/>
                    </a:prstGeom>
                    <a:noFill/>
                    <a:ln>
                      <a:noFill/>
                    </a:ln>
                  </pic:spPr>
                </pic:pic>
              </a:graphicData>
            </a:graphic>
          </wp:inline>
        </w:drawing>
      </w:r>
    </w:p>
    <w:p w14:paraId="1F2B887C" w14:textId="77777777" w:rsidR="00A21AEF" w:rsidRPr="00627D3D" w:rsidRDefault="00A21AEF" w:rsidP="00A21AEF">
      <w:pPr>
        <w:spacing w:line="278" w:lineRule="auto"/>
        <w:ind w:firstLine="0"/>
        <w:jc w:val="left"/>
      </w:pPr>
    </w:p>
    <w:p w14:paraId="641FADD3" w14:textId="77777777" w:rsidR="00A21AEF" w:rsidRDefault="00A21AEF" w:rsidP="00A21AEF">
      <w:r w:rsidRPr="00627D3D">
        <w:t>Fuente: Elaborado por el estudiante de acuerdo con el proyecto</w:t>
      </w:r>
    </w:p>
    <w:p w14:paraId="2E5C5B02" w14:textId="77777777" w:rsidR="00A21AEF" w:rsidRDefault="00A21AEF" w:rsidP="00A21AEF">
      <w:pPr>
        <w:spacing w:line="278" w:lineRule="auto"/>
        <w:ind w:firstLine="0"/>
        <w:jc w:val="left"/>
      </w:pPr>
    </w:p>
    <w:p w14:paraId="281C3006" w14:textId="77777777" w:rsidR="00A21AEF" w:rsidRDefault="00A21AEF" w:rsidP="00A21AEF">
      <w:pPr>
        <w:spacing w:line="278" w:lineRule="auto"/>
        <w:ind w:firstLine="0"/>
        <w:jc w:val="left"/>
      </w:pPr>
    </w:p>
    <w:p w14:paraId="5C6B16EB" w14:textId="77777777" w:rsidR="00A21AEF" w:rsidRDefault="00A21AEF" w:rsidP="00A21AEF">
      <w:pPr>
        <w:spacing w:line="278" w:lineRule="auto"/>
        <w:ind w:firstLine="0"/>
        <w:jc w:val="left"/>
      </w:pPr>
    </w:p>
    <w:p w14:paraId="135B0CD1" w14:textId="77777777" w:rsidR="00A21AEF" w:rsidRDefault="00A21AEF" w:rsidP="00A21AEF">
      <w:pPr>
        <w:spacing w:line="278" w:lineRule="auto"/>
        <w:ind w:firstLine="0"/>
        <w:jc w:val="left"/>
      </w:pPr>
    </w:p>
    <w:p w14:paraId="2707606E" w14:textId="77777777" w:rsidR="00A21AEF" w:rsidRPr="00627D3D" w:rsidRDefault="00A21AEF" w:rsidP="00A21AEF">
      <w:pPr>
        <w:spacing w:line="278" w:lineRule="auto"/>
        <w:ind w:firstLine="0"/>
        <w:jc w:val="left"/>
      </w:pPr>
    </w:p>
    <w:p w14:paraId="610B1FC5" w14:textId="4719EEA8" w:rsidR="00A21AEF" w:rsidRPr="00627D3D" w:rsidRDefault="00A21AEF" w:rsidP="00A21AEF">
      <w:r w:rsidRPr="00627D3D">
        <w:lastRenderedPageBreak/>
        <w:t xml:space="preserve">En la </w:t>
      </w:r>
      <w:r w:rsidRPr="00627D3D">
        <w:rPr>
          <w:i/>
        </w:rPr>
        <w:t xml:space="preserve">Tabla </w:t>
      </w:r>
      <w:r>
        <w:rPr>
          <w:i/>
        </w:rPr>
        <w:t>4.</w:t>
      </w:r>
      <w:r w:rsidR="00FA3C8D">
        <w:rPr>
          <w:i/>
        </w:rPr>
        <w:t>39</w:t>
      </w:r>
      <w:r w:rsidRPr="00627D3D">
        <w:t xml:space="preserve"> se puede visualizar el Caso de uso N°5.4 Se crea una barra de búsqueda que permite buscar al usuario cualquier tipo de información deseada.</w:t>
      </w:r>
    </w:p>
    <w:p w14:paraId="02CEB12C" w14:textId="77777777" w:rsidR="00A21AEF" w:rsidRPr="00627D3D" w:rsidRDefault="00A21AEF" w:rsidP="00A21AEF">
      <w:pPr>
        <w:spacing w:line="278" w:lineRule="auto"/>
        <w:ind w:firstLine="0"/>
        <w:jc w:val="left"/>
      </w:pPr>
    </w:p>
    <w:p w14:paraId="4E6F87FA" w14:textId="712C4340" w:rsidR="00A21AEF" w:rsidRPr="00627D3D" w:rsidRDefault="00A21AEF" w:rsidP="00A21AEF">
      <w:pPr>
        <w:pStyle w:val="Descripcin"/>
      </w:pPr>
      <w:bookmarkStart w:id="417" w:name="_2x05qvnufrgy"/>
      <w:bookmarkStart w:id="418" w:name="_Toc200483260"/>
      <w:bookmarkStart w:id="419" w:name="_Toc200363958"/>
      <w:bookmarkStart w:id="420" w:name="_Toc200336573"/>
      <w:bookmarkStart w:id="421" w:name="_Toc207894765"/>
      <w:bookmarkStart w:id="422" w:name="_Toc208864206"/>
      <w:bookmarkStart w:id="423" w:name="_Toc209985021"/>
      <w:bookmarkStart w:id="424" w:name="_Toc210409276"/>
      <w:bookmarkStart w:id="425" w:name="_Toc210410056"/>
      <w:bookmarkEnd w:id="417"/>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39</w:t>
      </w:r>
      <w:r w:rsidR="003917AA">
        <w:rPr>
          <w:noProof/>
        </w:rPr>
        <w:fldChar w:fldCharType="end"/>
      </w:r>
      <w:r w:rsidRPr="00627D3D">
        <w:t xml:space="preserve"> Caso de uso N°5.4, filtrando informe de asistencia</w:t>
      </w:r>
      <w:bookmarkEnd w:id="418"/>
      <w:bookmarkEnd w:id="419"/>
      <w:bookmarkEnd w:id="420"/>
      <w:bookmarkEnd w:id="421"/>
      <w:bookmarkEnd w:id="422"/>
      <w:bookmarkEnd w:id="423"/>
      <w:bookmarkEnd w:id="424"/>
      <w:bookmarkEnd w:id="425"/>
    </w:p>
    <w:p w14:paraId="27C054FF" w14:textId="77777777" w:rsidR="00A21AEF" w:rsidRPr="00627D3D" w:rsidRDefault="00A21AEF" w:rsidP="00A21AEF">
      <w:pPr>
        <w:pStyle w:val="Sinespaciado"/>
      </w:pPr>
      <w:r w:rsidRPr="00627D3D">
        <w:rPr>
          <w:noProof/>
        </w:rPr>
        <w:drawing>
          <wp:inline distT="0" distB="0" distL="0" distR="0" wp14:anchorId="6AF9AFE2" wp14:editId="07DD6DF0">
            <wp:extent cx="5971540" cy="5085715"/>
            <wp:effectExtent l="0" t="0" r="0" b="635"/>
            <wp:docPr id="1207105752" name="Imagen 8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descr="Tabla&#10;&#10;El contenido generado por IA puede ser incorrecto."/>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71540" cy="5085715"/>
                    </a:xfrm>
                    <a:prstGeom prst="rect">
                      <a:avLst/>
                    </a:prstGeom>
                    <a:noFill/>
                    <a:ln>
                      <a:noFill/>
                    </a:ln>
                  </pic:spPr>
                </pic:pic>
              </a:graphicData>
            </a:graphic>
          </wp:inline>
        </w:drawing>
      </w:r>
    </w:p>
    <w:p w14:paraId="18897695" w14:textId="77777777" w:rsidR="00A21AEF" w:rsidRPr="00627D3D" w:rsidRDefault="00A21AEF" w:rsidP="00A21AEF">
      <w:pPr>
        <w:spacing w:line="278" w:lineRule="auto"/>
        <w:ind w:firstLine="0"/>
        <w:jc w:val="left"/>
      </w:pPr>
    </w:p>
    <w:p w14:paraId="6C96F197" w14:textId="77777777" w:rsidR="00A21AEF" w:rsidRDefault="00A21AEF" w:rsidP="00A21AEF">
      <w:r w:rsidRPr="00627D3D">
        <w:t>Fuente: Elaborado por el estudiante de acuerdo con el proyecto</w:t>
      </w:r>
    </w:p>
    <w:p w14:paraId="326B3A15" w14:textId="77777777" w:rsidR="00A21AEF" w:rsidRDefault="00A21AEF" w:rsidP="00A21AEF"/>
    <w:p w14:paraId="5654F40F" w14:textId="77777777" w:rsidR="00A21AEF" w:rsidRDefault="00A21AEF" w:rsidP="00A21AEF"/>
    <w:p w14:paraId="29323B61" w14:textId="69830452" w:rsidR="00A21AEF" w:rsidRPr="00627D3D" w:rsidRDefault="00A21AEF" w:rsidP="00A21AEF">
      <w:r w:rsidRPr="00627D3D">
        <w:lastRenderedPageBreak/>
        <w:t xml:space="preserve">En la </w:t>
      </w:r>
      <w:r w:rsidRPr="00627D3D">
        <w:rPr>
          <w:i/>
        </w:rPr>
        <w:t xml:space="preserve">Tabla </w:t>
      </w:r>
      <w:r>
        <w:rPr>
          <w:i/>
        </w:rPr>
        <w:t>4.</w:t>
      </w:r>
      <w:r w:rsidR="00FA3C8D">
        <w:rPr>
          <w:i/>
        </w:rPr>
        <w:t>40</w:t>
      </w:r>
      <w:r w:rsidRPr="00627D3D">
        <w:t xml:space="preserve"> se puede visualizar el Caso de uso N°5.5, el sistema permite al usuario crear un nuevo informe de asistencia, para prevenir casos en los que exista un marcaje incorrecto y sea necesario crear uno desde 0 de un día en específico.</w:t>
      </w:r>
    </w:p>
    <w:p w14:paraId="071CCC9D" w14:textId="77777777" w:rsidR="00A21AEF" w:rsidRPr="00627D3D" w:rsidRDefault="00A21AEF" w:rsidP="00A21AEF">
      <w:pPr>
        <w:spacing w:line="278" w:lineRule="auto"/>
        <w:ind w:firstLine="0"/>
        <w:jc w:val="left"/>
      </w:pPr>
    </w:p>
    <w:p w14:paraId="76E24460" w14:textId="352ACCE0" w:rsidR="00A21AEF" w:rsidRPr="00627D3D" w:rsidRDefault="00A21AEF" w:rsidP="00A21AEF">
      <w:pPr>
        <w:pStyle w:val="Descripcin"/>
      </w:pPr>
      <w:bookmarkStart w:id="426" w:name="_4dtnfgcjiy5"/>
      <w:bookmarkStart w:id="427" w:name="_Toc200483261"/>
      <w:bookmarkStart w:id="428" w:name="_Toc200363959"/>
      <w:bookmarkStart w:id="429" w:name="_Toc200336574"/>
      <w:bookmarkStart w:id="430" w:name="_Toc207894753"/>
      <w:bookmarkStart w:id="431" w:name="_Toc208864207"/>
      <w:bookmarkStart w:id="432" w:name="_Toc209985022"/>
      <w:bookmarkStart w:id="433" w:name="_Toc210409277"/>
      <w:bookmarkStart w:id="434" w:name="_Toc210410057"/>
      <w:bookmarkEnd w:id="426"/>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40</w:t>
      </w:r>
      <w:r w:rsidR="003917AA">
        <w:rPr>
          <w:noProof/>
        </w:rPr>
        <w:fldChar w:fldCharType="end"/>
      </w:r>
      <w:r w:rsidRPr="00627D3D">
        <w:t xml:space="preserve"> Caso de uso N°5.5, Generando nuevo informe de asistencia</w:t>
      </w:r>
      <w:bookmarkEnd w:id="427"/>
      <w:bookmarkEnd w:id="428"/>
      <w:bookmarkEnd w:id="429"/>
      <w:bookmarkEnd w:id="430"/>
      <w:bookmarkEnd w:id="431"/>
      <w:bookmarkEnd w:id="432"/>
      <w:bookmarkEnd w:id="433"/>
      <w:bookmarkEnd w:id="434"/>
    </w:p>
    <w:p w14:paraId="6166108F" w14:textId="77777777" w:rsidR="00A21AEF" w:rsidRPr="00627D3D" w:rsidRDefault="00A21AEF" w:rsidP="00A21AEF">
      <w:pPr>
        <w:pStyle w:val="Sinespaciado"/>
      </w:pPr>
      <w:r w:rsidRPr="00627D3D">
        <w:rPr>
          <w:noProof/>
        </w:rPr>
        <w:drawing>
          <wp:inline distT="0" distB="0" distL="0" distR="0" wp14:anchorId="55C00D59" wp14:editId="43CD00EC">
            <wp:extent cx="5971540" cy="4180840"/>
            <wp:effectExtent l="0" t="0" r="0" b="0"/>
            <wp:docPr id="492415091" name="Imagen 64"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71540" cy="4180840"/>
                    </a:xfrm>
                    <a:prstGeom prst="rect">
                      <a:avLst/>
                    </a:prstGeom>
                    <a:noFill/>
                    <a:ln>
                      <a:noFill/>
                    </a:ln>
                  </pic:spPr>
                </pic:pic>
              </a:graphicData>
            </a:graphic>
          </wp:inline>
        </w:drawing>
      </w:r>
    </w:p>
    <w:p w14:paraId="23961731" w14:textId="77777777" w:rsidR="00A21AEF" w:rsidRPr="00627D3D" w:rsidRDefault="00A21AEF" w:rsidP="00A21AEF">
      <w:pPr>
        <w:spacing w:line="278" w:lineRule="auto"/>
        <w:ind w:firstLine="0"/>
        <w:jc w:val="left"/>
      </w:pPr>
    </w:p>
    <w:p w14:paraId="50047317" w14:textId="77777777" w:rsidR="00A21AEF" w:rsidRDefault="00A21AEF" w:rsidP="00A21AEF">
      <w:r w:rsidRPr="00627D3D">
        <w:t>Fuente: Elaborado por el estudiante de acuerdo con el proyecto</w:t>
      </w:r>
    </w:p>
    <w:p w14:paraId="392A5CAD" w14:textId="77777777" w:rsidR="00A21AEF" w:rsidRDefault="00A21AEF" w:rsidP="00A21AEF"/>
    <w:p w14:paraId="4F7D2C67" w14:textId="77777777" w:rsidR="00A21AEF" w:rsidRDefault="00A21AEF" w:rsidP="00B45140"/>
    <w:p w14:paraId="3AE23BC3" w14:textId="77777777" w:rsidR="00A21AEF" w:rsidRDefault="00A21AEF" w:rsidP="00B45140"/>
    <w:p w14:paraId="3C015686" w14:textId="77777777" w:rsidR="00627D3D" w:rsidRDefault="00627D3D" w:rsidP="00627D3D">
      <w:pPr>
        <w:spacing w:line="278" w:lineRule="auto"/>
        <w:ind w:firstLine="0"/>
        <w:jc w:val="left"/>
      </w:pPr>
    </w:p>
    <w:p w14:paraId="2F87A9A4" w14:textId="0F3EDCB3" w:rsidR="00A21AEF" w:rsidRPr="00627D3D" w:rsidRDefault="00A21AEF" w:rsidP="00A21AEF">
      <w:r w:rsidRPr="00627D3D">
        <w:lastRenderedPageBreak/>
        <w:t xml:space="preserve">En la </w:t>
      </w:r>
      <w:r w:rsidRPr="00627D3D">
        <w:rPr>
          <w:i/>
        </w:rPr>
        <w:t xml:space="preserve">Tabla </w:t>
      </w:r>
      <w:r>
        <w:rPr>
          <w:i/>
        </w:rPr>
        <w:t>4.4</w:t>
      </w:r>
      <w:r w:rsidR="00FA3C8D">
        <w:rPr>
          <w:i/>
        </w:rPr>
        <w:t xml:space="preserve">1 </w:t>
      </w:r>
      <w:r w:rsidRPr="00627D3D">
        <w:t>se puede visualizar el Caso de uso N°5.8, el sistema permite cambiar el nombre de los archivos que serán exportados.</w:t>
      </w:r>
    </w:p>
    <w:p w14:paraId="0283D259" w14:textId="77777777" w:rsidR="00A21AEF" w:rsidRPr="00627D3D" w:rsidRDefault="00A21AEF" w:rsidP="00A21AEF">
      <w:pPr>
        <w:spacing w:line="278" w:lineRule="auto"/>
        <w:ind w:firstLine="0"/>
        <w:jc w:val="left"/>
      </w:pPr>
    </w:p>
    <w:p w14:paraId="162944AD" w14:textId="6426218D" w:rsidR="00A21AEF" w:rsidRPr="00627D3D" w:rsidRDefault="00A21AEF" w:rsidP="00A21AEF">
      <w:pPr>
        <w:pStyle w:val="Descripcin"/>
      </w:pPr>
      <w:bookmarkStart w:id="435" w:name="_ofsseklksppj"/>
      <w:bookmarkStart w:id="436" w:name="_Toc200483264"/>
      <w:bookmarkStart w:id="437" w:name="_Toc200363962"/>
      <w:bookmarkStart w:id="438" w:name="_Toc200336577"/>
      <w:bookmarkStart w:id="439" w:name="_Toc207894766"/>
      <w:bookmarkStart w:id="440" w:name="_Toc208864208"/>
      <w:bookmarkStart w:id="441" w:name="_Toc209985023"/>
      <w:bookmarkStart w:id="442" w:name="_Toc210409278"/>
      <w:bookmarkStart w:id="443" w:name="_Toc210410058"/>
      <w:bookmarkEnd w:id="435"/>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41</w:t>
      </w:r>
      <w:r w:rsidR="003917AA">
        <w:rPr>
          <w:noProof/>
        </w:rPr>
        <w:fldChar w:fldCharType="end"/>
      </w:r>
      <w:r w:rsidRPr="00627D3D">
        <w:t xml:space="preserve"> Caso de uso N°5.8, exportando informe de asistencia</w:t>
      </w:r>
      <w:bookmarkEnd w:id="436"/>
      <w:bookmarkEnd w:id="437"/>
      <w:bookmarkEnd w:id="438"/>
      <w:bookmarkEnd w:id="439"/>
      <w:bookmarkEnd w:id="440"/>
      <w:bookmarkEnd w:id="441"/>
      <w:bookmarkEnd w:id="442"/>
      <w:bookmarkEnd w:id="443"/>
    </w:p>
    <w:p w14:paraId="483C57FF" w14:textId="77777777" w:rsidR="00A21AEF" w:rsidRPr="00627D3D" w:rsidRDefault="00A21AEF" w:rsidP="00A21AEF">
      <w:pPr>
        <w:pStyle w:val="Sinespaciado"/>
      </w:pPr>
      <w:r w:rsidRPr="00627D3D">
        <w:rPr>
          <w:noProof/>
        </w:rPr>
        <w:drawing>
          <wp:inline distT="0" distB="0" distL="0" distR="0" wp14:anchorId="25B10F98" wp14:editId="14AFF2CB">
            <wp:extent cx="5971540" cy="4647565"/>
            <wp:effectExtent l="0" t="0" r="0" b="635"/>
            <wp:docPr id="1189024669" name="Imagen 9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71540" cy="4647565"/>
                    </a:xfrm>
                    <a:prstGeom prst="rect">
                      <a:avLst/>
                    </a:prstGeom>
                    <a:noFill/>
                    <a:ln>
                      <a:noFill/>
                    </a:ln>
                  </pic:spPr>
                </pic:pic>
              </a:graphicData>
            </a:graphic>
          </wp:inline>
        </w:drawing>
      </w:r>
    </w:p>
    <w:p w14:paraId="4E08B67D" w14:textId="77777777" w:rsidR="00A21AEF" w:rsidRPr="00627D3D" w:rsidRDefault="00A21AEF" w:rsidP="00A21AEF">
      <w:pPr>
        <w:spacing w:line="278" w:lineRule="auto"/>
        <w:ind w:firstLine="0"/>
        <w:jc w:val="left"/>
      </w:pPr>
    </w:p>
    <w:p w14:paraId="3F4DC5FB" w14:textId="77777777" w:rsidR="00A21AEF" w:rsidRPr="00627D3D" w:rsidRDefault="00A21AEF" w:rsidP="00A21AEF">
      <w:r w:rsidRPr="00627D3D">
        <w:t>Fuente: Elaborado por el estudiante de acuerdo con el proyecto</w:t>
      </w:r>
    </w:p>
    <w:p w14:paraId="0ECB7D04" w14:textId="77777777" w:rsidR="00A21AEF" w:rsidRDefault="00A21AEF" w:rsidP="00627D3D">
      <w:pPr>
        <w:spacing w:line="278" w:lineRule="auto"/>
        <w:ind w:firstLine="0"/>
        <w:jc w:val="left"/>
      </w:pPr>
    </w:p>
    <w:p w14:paraId="12F4B833" w14:textId="77777777" w:rsidR="00A21AEF" w:rsidRDefault="00A21AEF" w:rsidP="00627D3D">
      <w:pPr>
        <w:spacing w:line="278" w:lineRule="auto"/>
        <w:ind w:firstLine="0"/>
        <w:jc w:val="left"/>
      </w:pPr>
    </w:p>
    <w:p w14:paraId="4E91301C" w14:textId="77777777" w:rsidR="00A21AEF" w:rsidRDefault="00A21AEF" w:rsidP="00627D3D">
      <w:pPr>
        <w:spacing w:line="278" w:lineRule="auto"/>
        <w:ind w:firstLine="0"/>
        <w:jc w:val="left"/>
      </w:pPr>
    </w:p>
    <w:p w14:paraId="291EE922" w14:textId="77777777" w:rsidR="00A21AEF" w:rsidRPr="00627D3D" w:rsidRDefault="00A21AEF" w:rsidP="00627D3D">
      <w:pPr>
        <w:spacing w:line="278" w:lineRule="auto"/>
        <w:ind w:firstLine="0"/>
        <w:jc w:val="left"/>
      </w:pPr>
    </w:p>
    <w:p w14:paraId="0EA4591D" w14:textId="31351FC2" w:rsidR="00627D3D" w:rsidRPr="00627D3D" w:rsidRDefault="00627D3D" w:rsidP="00627D3D">
      <w:r w:rsidRPr="00627D3D">
        <w:lastRenderedPageBreak/>
        <w:t xml:space="preserve">En la </w:t>
      </w:r>
      <w:r w:rsidRPr="00627D3D">
        <w:rPr>
          <w:i/>
        </w:rPr>
        <w:t xml:space="preserve">Tabla </w:t>
      </w:r>
      <w:r w:rsidR="00B45140">
        <w:rPr>
          <w:i/>
        </w:rPr>
        <w:t>4.</w:t>
      </w:r>
      <w:r w:rsidR="00FA3C8D">
        <w:rPr>
          <w:i/>
        </w:rPr>
        <w:t>42</w:t>
      </w:r>
      <w:r w:rsidRPr="00627D3D">
        <w:t xml:space="preserve"> se puede visualizar el Caso de uso N°6.1, este caso permite al administrador revisar el sistema para otorgar permisos de ausencia a un empleado.</w:t>
      </w:r>
    </w:p>
    <w:p w14:paraId="51FB650E" w14:textId="77777777" w:rsidR="00627D3D" w:rsidRPr="00627D3D" w:rsidRDefault="00627D3D" w:rsidP="00627D3D">
      <w:pPr>
        <w:spacing w:line="278" w:lineRule="auto"/>
        <w:ind w:firstLine="0"/>
        <w:jc w:val="left"/>
      </w:pPr>
    </w:p>
    <w:p w14:paraId="3460BAC7" w14:textId="1AE43913" w:rsidR="00627D3D" w:rsidRPr="00627D3D" w:rsidRDefault="00627D3D" w:rsidP="00C6292C">
      <w:pPr>
        <w:pStyle w:val="Descripcin"/>
      </w:pPr>
      <w:bookmarkStart w:id="444" w:name="_6am9konsy6y"/>
      <w:bookmarkStart w:id="445" w:name="_Toc200483265"/>
      <w:bookmarkStart w:id="446" w:name="_Toc200363963"/>
      <w:bookmarkStart w:id="447" w:name="_Toc200336578"/>
      <w:bookmarkStart w:id="448" w:name="_Toc207894741"/>
      <w:bookmarkStart w:id="449" w:name="_Toc208864209"/>
      <w:bookmarkStart w:id="450" w:name="_Toc209985024"/>
      <w:bookmarkStart w:id="451" w:name="_Toc210409279"/>
      <w:bookmarkStart w:id="452" w:name="_Toc210410059"/>
      <w:bookmarkEnd w:id="444"/>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42</w:t>
      </w:r>
      <w:r w:rsidR="003917AA">
        <w:rPr>
          <w:noProof/>
        </w:rPr>
        <w:fldChar w:fldCharType="end"/>
      </w:r>
      <w:r w:rsidRPr="00627D3D">
        <w:t xml:space="preserve"> Caso de uso N°6.1, ingresando permisos de ausencia</w:t>
      </w:r>
      <w:bookmarkEnd w:id="445"/>
      <w:bookmarkEnd w:id="446"/>
      <w:bookmarkEnd w:id="447"/>
      <w:bookmarkEnd w:id="448"/>
      <w:bookmarkEnd w:id="449"/>
      <w:bookmarkEnd w:id="450"/>
      <w:bookmarkEnd w:id="451"/>
      <w:bookmarkEnd w:id="452"/>
    </w:p>
    <w:p w14:paraId="7DEA4552" w14:textId="4A45B502" w:rsidR="00627D3D" w:rsidRPr="00627D3D" w:rsidRDefault="000C1008" w:rsidP="00B45140">
      <w:pPr>
        <w:pStyle w:val="Sinespaciado"/>
      </w:pPr>
      <w:r>
        <w:rPr>
          <w:noProof/>
        </w:rPr>
        <w:drawing>
          <wp:inline distT="0" distB="0" distL="0" distR="0" wp14:anchorId="6F3DDDF9" wp14:editId="598C474F">
            <wp:extent cx="5791200" cy="4276725"/>
            <wp:effectExtent l="0" t="0" r="0" b="9525"/>
            <wp:docPr id="94972844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28446" name="Imagen 1" descr="Tabla&#10;&#10;El contenido generado por IA puede ser incorrecto."/>
                    <pic:cNvPicPr/>
                  </pic:nvPicPr>
                  <pic:blipFill>
                    <a:blip r:embed="rId57"/>
                    <a:stretch>
                      <a:fillRect/>
                    </a:stretch>
                  </pic:blipFill>
                  <pic:spPr>
                    <a:xfrm>
                      <a:off x="0" y="0"/>
                      <a:ext cx="5791200" cy="4276725"/>
                    </a:xfrm>
                    <a:prstGeom prst="rect">
                      <a:avLst/>
                    </a:prstGeom>
                  </pic:spPr>
                </pic:pic>
              </a:graphicData>
            </a:graphic>
          </wp:inline>
        </w:drawing>
      </w:r>
    </w:p>
    <w:p w14:paraId="1F72639C" w14:textId="77777777" w:rsidR="00627D3D" w:rsidRPr="00627D3D" w:rsidRDefault="00627D3D" w:rsidP="00627D3D">
      <w:pPr>
        <w:spacing w:line="278" w:lineRule="auto"/>
        <w:ind w:firstLine="0"/>
        <w:jc w:val="left"/>
      </w:pPr>
    </w:p>
    <w:p w14:paraId="0264253A" w14:textId="77777777" w:rsidR="00627D3D" w:rsidRDefault="00627D3D" w:rsidP="00B45140">
      <w:r w:rsidRPr="00627D3D">
        <w:t>Fuente: Elaborado por el estudiante de acuerdo con el proyecto</w:t>
      </w:r>
    </w:p>
    <w:p w14:paraId="5D32671B" w14:textId="77777777" w:rsidR="00627D3D" w:rsidRDefault="00627D3D" w:rsidP="00627D3D">
      <w:pPr>
        <w:spacing w:line="278" w:lineRule="auto"/>
        <w:ind w:firstLine="0"/>
        <w:jc w:val="left"/>
      </w:pPr>
    </w:p>
    <w:p w14:paraId="2E381E3A" w14:textId="77777777" w:rsidR="00627D3D" w:rsidRDefault="00627D3D" w:rsidP="00627D3D">
      <w:pPr>
        <w:spacing w:line="278" w:lineRule="auto"/>
        <w:ind w:firstLine="0"/>
        <w:jc w:val="left"/>
      </w:pPr>
    </w:p>
    <w:p w14:paraId="3DFC7498" w14:textId="77777777" w:rsidR="00627D3D" w:rsidRDefault="00627D3D" w:rsidP="00627D3D">
      <w:pPr>
        <w:spacing w:line="278" w:lineRule="auto"/>
        <w:ind w:firstLine="0"/>
        <w:jc w:val="left"/>
      </w:pPr>
    </w:p>
    <w:p w14:paraId="58F86B2C" w14:textId="77777777" w:rsidR="00627D3D" w:rsidRDefault="00627D3D" w:rsidP="00627D3D">
      <w:pPr>
        <w:spacing w:line="278" w:lineRule="auto"/>
        <w:ind w:firstLine="0"/>
        <w:jc w:val="left"/>
      </w:pPr>
    </w:p>
    <w:p w14:paraId="6DF8DEB2" w14:textId="77777777" w:rsidR="00627D3D" w:rsidRPr="00627D3D" w:rsidRDefault="00627D3D" w:rsidP="00627D3D">
      <w:pPr>
        <w:spacing w:line="278" w:lineRule="auto"/>
        <w:ind w:firstLine="0"/>
        <w:jc w:val="left"/>
      </w:pPr>
    </w:p>
    <w:p w14:paraId="5F8FCFD7" w14:textId="7B4DA3C4" w:rsidR="00627D3D" w:rsidRDefault="00627D3D" w:rsidP="006C0843">
      <w:pPr>
        <w:spacing w:line="278" w:lineRule="auto"/>
        <w:ind w:firstLine="0"/>
        <w:jc w:val="left"/>
      </w:pPr>
      <w:r>
        <w:br w:type="page"/>
      </w:r>
    </w:p>
    <w:p w14:paraId="4CB4E00D" w14:textId="4AC49B1D" w:rsidR="00627D3D" w:rsidRPr="00627D3D" w:rsidRDefault="00627D3D" w:rsidP="00C20741">
      <w:r w:rsidRPr="00627D3D">
        <w:lastRenderedPageBreak/>
        <w:t xml:space="preserve">En la </w:t>
      </w:r>
      <w:r w:rsidRPr="00627D3D">
        <w:rPr>
          <w:i/>
        </w:rPr>
        <w:t xml:space="preserve">Tabla </w:t>
      </w:r>
      <w:r w:rsidR="00C20741">
        <w:rPr>
          <w:i/>
        </w:rPr>
        <w:t>4.</w:t>
      </w:r>
      <w:r w:rsidR="00FA3C8D">
        <w:rPr>
          <w:i/>
        </w:rPr>
        <w:t>43</w:t>
      </w:r>
      <w:r w:rsidRPr="00627D3D">
        <w:t xml:space="preserve"> se puede visualizar el Caso de uso N°6.2 El sistema permite filtrar por datos específicos de los empleados, para buscar con mayor facilidad los archivos de este. </w:t>
      </w:r>
    </w:p>
    <w:p w14:paraId="5204200C" w14:textId="77777777" w:rsidR="00627D3D" w:rsidRPr="00627D3D" w:rsidRDefault="00627D3D" w:rsidP="00627D3D">
      <w:pPr>
        <w:spacing w:line="278" w:lineRule="auto"/>
        <w:ind w:firstLine="0"/>
        <w:jc w:val="left"/>
      </w:pPr>
    </w:p>
    <w:p w14:paraId="034E5796" w14:textId="579F303D" w:rsidR="00627D3D" w:rsidRPr="00627D3D" w:rsidRDefault="00627D3D" w:rsidP="00C6292C">
      <w:pPr>
        <w:pStyle w:val="Descripcin"/>
      </w:pPr>
      <w:bookmarkStart w:id="453" w:name="_qgho3eqli249"/>
      <w:bookmarkStart w:id="454" w:name="_Toc200483266"/>
      <w:bookmarkStart w:id="455" w:name="_Toc200363964"/>
      <w:bookmarkStart w:id="456" w:name="_Toc200336579"/>
      <w:bookmarkStart w:id="457" w:name="_Toc207894754"/>
      <w:bookmarkStart w:id="458" w:name="_Toc208864210"/>
      <w:bookmarkStart w:id="459" w:name="_Toc209985025"/>
      <w:bookmarkStart w:id="460" w:name="_Toc210409280"/>
      <w:bookmarkStart w:id="461" w:name="_Toc210410060"/>
      <w:bookmarkEnd w:id="453"/>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43</w:t>
      </w:r>
      <w:r w:rsidR="003917AA">
        <w:rPr>
          <w:noProof/>
        </w:rPr>
        <w:fldChar w:fldCharType="end"/>
      </w:r>
      <w:r w:rsidRPr="00627D3D">
        <w:t xml:space="preserve"> Caso de uso N°6.2, Filtrando búsqueda de permiso</w:t>
      </w:r>
      <w:bookmarkEnd w:id="454"/>
      <w:bookmarkEnd w:id="455"/>
      <w:bookmarkEnd w:id="456"/>
      <w:bookmarkEnd w:id="457"/>
      <w:bookmarkEnd w:id="458"/>
      <w:bookmarkEnd w:id="459"/>
      <w:bookmarkEnd w:id="460"/>
      <w:bookmarkEnd w:id="461"/>
    </w:p>
    <w:p w14:paraId="6F82C631" w14:textId="7B86E704" w:rsidR="00627D3D" w:rsidRPr="00627D3D" w:rsidRDefault="00627D3D" w:rsidP="00C20741">
      <w:pPr>
        <w:pStyle w:val="Sinespaciado"/>
      </w:pPr>
      <w:r w:rsidRPr="00627D3D">
        <w:rPr>
          <w:noProof/>
        </w:rPr>
        <w:drawing>
          <wp:inline distT="0" distB="0" distL="0" distR="0" wp14:anchorId="131FF98A" wp14:editId="67387254">
            <wp:extent cx="5971540" cy="4666615"/>
            <wp:effectExtent l="0" t="0" r="0" b="635"/>
            <wp:docPr id="1800657943" name="Imagen 66"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71540" cy="4666615"/>
                    </a:xfrm>
                    <a:prstGeom prst="rect">
                      <a:avLst/>
                    </a:prstGeom>
                    <a:noFill/>
                    <a:ln>
                      <a:noFill/>
                    </a:ln>
                  </pic:spPr>
                </pic:pic>
              </a:graphicData>
            </a:graphic>
          </wp:inline>
        </w:drawing>
      </w:r>
    </w:p>
    <w:p w14:paraId="06FA488F" w14:textId="77777777" w:rsidR="00627D3D" w:rsidRPr="00627D3D" w:rsidRDefault="00627D3D" w:rsidP="00627D3D">
      <w:pPr>
        <w:spacing w:line="278" w:lineRule="auto"/>
        <w:ind w:firstLine="0"/>
        <w:jc w:val="left"/>
      </w:pPr>
    </w:p>
    <w:p w14:paraId="4ABE38A4" w14:textId="77777777" w:rsidR="00627D3D" w:rsidRPr="00627D3D" w:rsidRDefault="00627D3D" w:rsidP="00C20741">
      <w:r w:rsidRPr="00627D3D">
        <w:t>Fuente: Elaborado por el estudiante de acuerdo con el proyecto</w:t>
      </w:r>
    </w:p>
    <w:p w14:paraId="670F4DC9" w14:textId="77777777" w:rsidR="00627D3D" w:rsidRDefault="00627D3D" w:rsidP="006C0843">
      <w:pPr>
        <w:spacing w:line="278" w:lineRule="auto"/>
        <w:ind w:firstLine="0"/>
        <w:jc w:val="left"/>
      </w:pPr>
    </w:p>
    <w:p w14:paraId="0744F644" w14:textId="77777777" w:rsidR="00627D3D" w:rsidRDefault="00627D3D" w:rsidP="006C0843">
      <w:pPr>
        <w:spacing w:line="278" w:lineRule="auto"/>
        <w:ind w:firstLine="0"/>
        <w:jc w:val="left"/>
      </w:pPr>
    </w:p>
    <w:p w14:paraId="01C32798" w14:textId="77777777" w:rsidR="00627D3D" w:rsidRDefault="00627D3D" w:rsidP="006C0843">
      <w:pPr>
        <w:spacing w:line="278" w:lineRule="auto"/>
        <w:ind w:firstLine="0"/>
        <w:jc w:val="left"/>
      </w:pPr>
    </w:p>
    <w:p w14:paraId="5733DFEE" w14:textId="77777777" w:rsidR="00627D3D" w:rsidRDefault="00627D3D" w:rsidP="006C0843">
      <w:pPr>
        <w:spacing w:line="278" w:lineRule="auto"/>
        <w:ind w:firstLine="0"/>
        <w:jc w:val="left"/>
      </w:pPr>
    </w:p>
    <w:p w14:paraId="4440659B" w14:textId="5CD90AEB" w:rsidR="00627D3D" w:rsidRPr="00627D3D" w:rsidRDefault="00627D3D" w:rsidP="00C20741">
      <w:r w:rsidRPr="00627D3D">
        <w:lastRenderedPageBreak/>
        <w:t xml:space="preserve">En la </w:t>
      </w:r>
      <w:r w:rsidRPr="00627D3D">
        <w:rPr>
          <w:i/>
        </w:rPr>
        <w:t xml:space="preserve">Tabla </w:t>
      </w:r>
      <w:r w:rsidR="00C20741">
        <w:rPr>
          <w:i/>
        </w:rPr>
        <w:t>4.</w:t>
      </w:r>
      <w:r w:rsidR="00FA3C8D">
        <w:rPr>
          <w:i/>
        </w:rPr>
        <w:t>44</w:t>
      </w:r>
      <w:r w:rsidRPr="00627D3D">
        <w:t xml:space="preserve"> se puede visualizar el Caso de uso N°6.3 el Sistema permite visualizar casillas de selección, para que permita al usuario utilizar estas casillas en casos de sean muchos datos y seleccionarlos todos de forma global.</w:t>
      </w:r>
    </w:p>
    <w:p w14:paraId="7586CF56" w14:textId="77777777" w:rsidR="00627D3D" w:rsidRPr="00627D3D" w:rsidRDefault="00627D3D" w:rsidP="00627D3D">
      <w:pPr>
        <w:spacing w:line="278" w:lineRule="auto"/>
        <w:ind w:firstLine="0"/>
        <w:jc w:val="left"/>
      </w:pPr>
    </w:p>
    <w:p w14:paraId="4FCD02E3" w14:textId="18467DDD" w:rsidR="00627D3D" w:rsidRPr="00627D3D" w:rsidRDefault="00627D3D" w:rsidP="00C6292C">
      <w:pPr>
        <w:pStyle w:val="Descripcin"/>
      </w:pPr>
      <w:bookmarkStart w:id="462" w:name="_dly9jolx05e7"/>
      <w:bookmarkStart w:id="463" w:name="_uu2rk8abbcs2"/>
      <w:bookmarkStart w:id="464" w:name="_Toc200483267"/>
      <w:bookmarkStart w:id="465" w:name="_Toc200363965"/>
      <w:bookmarkStart w:id="466" w:name="_Toc200336580"/>
      <w:bookmarkStart w:id="467" w:name="_Toc207894755"/>
      <w:bookmarkStart w:id="468" w:name="_Toc208864211"/>
      <w:bookmarkStart w:id="469" w:name="_Toc209985026"/>
      <w:bookmarkStart w:id="470" w:name="_Toc210409281"/>
      <w:bookmarkStart w:id="471" w:name="_Toc210410061"/>
      <w:bookmarkEnd w:id="462"/>
      <w:bookmarkEnd w:id="463"/>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44</w:t>
      </w:r>
      <w:r w:rsidR="003917AA">
        <w:rPr>
          <w:noProof/>
        </w:rPr>
        <w:fldChar w:fldCharType="end"/>
      </w:r>
      <w:r w:rsidRPr="00627D3D">
        <w:t xml:space="preserve"> Caso de uso N°6.3, </w:t>
      </w:r>
      <w:bookmarkEnd w:id="464"/>
      <w:bookmarkEnd w:id="465"/>
      <w:bookmarkEnd w:id="466"/>
      <w:r w:rsidRPr="00627D3D">
        <w:t>Visualizando casillas de filtración</w:t>
      </w:r>
      <w:bookmarkEnd w:id="467"/>
      <w:bookmarkEnd w:id="468"/>
      <w:bookmarkEnd w:id="469"/>
      <w:bookmarkEnd w:id="470"/>
      <w:bookmarkEnd w:id="471"/>
    </w:p>
    <w:p w14:paraId="06F4A6FE" w14:textId="781B9228" w:rsidR="00627D3D" w:rsidRPr="00627D3D" w:rsidRDefault="00627D3D" w:rsidP="00C20741">
      <w:pPr>
        <w:pStyle w:val="Sinespaciado"/>
      </w:pPr>
      <w:r w:rsidRPr="00627D3D">
        <w:rPr>
          <w:noProof/>
        </w:rPr>
        <w:drawing>
          <wp:inline distT="0" distB="0" distL="0" distR="0" wp14:anchorId="78648B49" wp14:editId="65C2AAB3">
            <wp:extent cx="5971540" cy="4485640"/>
            <wp:effectExtent l="0" t="0" r="0" b="0"/>
            <wp:docPr id="1710284651" name="Imagen 6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71540" cy="4485640"/>
                    </a:xfrm>
                    <a:prstGeom prst="rect">
                      <a:avLst/>
                    </a:prstGeom>
                    <a:noFill/>
                    <a:ln>
                      <a:noFill/>
                    </a:ln>
                  </pic:spPr>
                </pic:pic>
              </a:graphicData>
            </a:graphic>
          </wp:inline>
        </w:drawing>
      </w:r>
    </w:p>
    <w:p w14:paraId="0037B8EE" w14:textId="77777777" w:rsidR="00A21AEF" w:rsidRPr="00627D3D" w:rsidRDefault="00A21AEF" w:rsidP="00627D3D">
      <w:pPr>
        <w:spacing w:line="278" w:lineRule="auto"/>
        <w:ind w:firstLine="0"/>
        <w:jc w:val="left"/>
      </w:pPr>
    </w:p>
    <w:p w14:paraId="6C53CC32" w14:textId="7D1A0F97" w:rsidR="00627D3D" w:rsidRDefault="00627D3D" w:rsidP="00A21AEF">
      <w:r w:rsidRPr="00627D3D">
        <w:t>Fuente: Elaborado por el estudiante de acuerdo con el proyecto</w:t>
      </w:r>
    </w:p>
    <w:p w14:paraId="41CBB6FB" w14:textId="77777777" w:rsidR="00A21AEF" w:rsidRDefault="00A21AEF" w:rsidP="00A21AEF"/>
    <w:p w14:paraId="50856E0F" w14:textId="77777777" w:rsidR="00A21AEF" w:rsidRDefault="00A21AEF" w:rsidP="00A21AEF"/>
    <w:p w14:paraId="7DBE7376" w14:textId="77777777" w:rsidR="00A21AEF" w:rsidRDefault="00A21AEF" w:rsidP="00A21AEF"/>
    <w:p w14:paraId="43B12217" w14:textId="03320C7B" w:rsidR="00627D3D" w:rsidRPr="00627D3D" w:rsidRDefault="00627D3D" w:rsidP="00C20741">
      <w:r w:rsidRPr="00627D3D">
        <w:lastRenderedPageBreak/>
        <w:t xml:space="preserve">En la </w:t>
      </w:r>
      <w:r w:rsidRPr="00627D3D">
        <w:rPr>
          <w:i/>
        </w:rPr>
        <w:t xml:space="preserve">Tabla </w:t>
      </w:r>
      <w:r w:rsidR="00C20741">
        <w:rPr>
          <w:i/>
        </w:rPr>
        <w:t>4.</w:t>
      </w:r>
      <w:r w:rsidR="00FA3C8D">
        <w:rPr>
          <w:i/>
        </w:rPr>
        <w:t>45</w:t>
      </w:r>
      <w:r w:rsidR="00C20741">
        <w:rPr>
          <w:i/>
        </w:rPr>
        <w:t xml:space="preserve"> </w:t>
      </w:r>
      <w:r w:rsidRPr="00627D3D">
        <w:t>se puede visualizar el Caso de uso N°6.4, el sistema permite a los usuarios crear los permisos para los empleados que lo requieran y debido al motivo, cantidad de permisos que tenga, se les permite agregar el goce de sueldo o no.</w:t>
      </w:r>
    </w:p>
    <w:p w14:paraId="7D75A717" w14:textId="77777777" w:rsidR="00627D3D" w:rsidRPr="00627D3D" w:rsidRDefault="00627D3D" w:rsidP="00627D3D">
      <w:pPr>
        <w:spacing w:line="278" w:lineRule="auto"/>
        <w:ind w:firstLine="0"/>
        <w:jc w:val="left"/>
      </w:pPr>
    </w:p>
    <w:p w14:paraId="25981C49" w14:textId="77777777" w:rsidR="00627D3D" w:rsidRPr="00627D3D" w:rsidRDefault="00627D3D" w:rsidP="00627D3D">
      <w:pPr>
        <w:spacing w:line="278" w:lineRule="auto"/>
        <w:ind w:firstLine="0"/>
        <w:jc w:val="left"/>
        <w:rPr>
          <w:i/>
        </w:rPr>
      </w:pPr>
      <w:bookmarkStart w:id="472" w:name="_szwsllvkt1hi"/>
      <w:bookmarkEnd w:id="472"/>
    </w:p>
    <w:p w14:paraId="5781EAF8" w14:textId="0587DE2B" w:rsidR="00627D3D" w:rsidRPr="00627D3D" w:rsidRDefault="00627D3D" w:rsidP="00C6292C">
      <w:pPr>
        <w:pStyle w:val="Descripcin"/>
      </w:pPr>
      <w:bookmarkStart w:id="473" w:name="_Toc200336581"/>
      <w:bookmarkStart w:id="474" w:name="_Toc200363966"/>
      <w:bookmarkStart w:id="475" w:name="_Toc200483268"/>
      <w:bookmarkStart w:id="476" w:name="_Toc207894756"/>
      <w:bookmarkStart w:id="477" w:name="_Toc208864212"/>
      <w:bookmarkStart w:id="478" w:name="_Toc209985027"/>
      <w:bookmarkStart w:id="479" w:name="_Toc210409282"/>
      <w:bookmarkStart w:id="480" w:name="_Toc210410062"/>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45</w:t>
      </w:r>
      <w:r w:rsidR="003917AA">
        <w:rPr>
          <w:noProof/>
        </w:rPr>
        <w:fldChar w:fldCharType="end"/>
      </w:r>
      <w:r w:rsidRPr="00627D3D">
        <w:t xml:space="preserve"> Caso de uso N°6.4, registrando motivo de permisos</w:t>
      </w:r>
      <w:bookmarkEnd w:id="473"/>
      <w:bookmarkEnd w:id="474"/>
      <w:bookmarkEnd w:id="475"/>
      <w:bookmarkEnd w:id="476"/>
      <w:bookmarkEnd w:id="477"/>
      <w:bookmarkEnd w:id="478"/>
      <w:bookmarkEnd w:id="479"/>
      <w:bookmarkEnd w:id="480"/>
    </w:p>
    <w:p w14:paraId="2E200CC1" w14:textId="71E0976F" w:rsidR="00627D3D" w:rsidRPr="00627D3D" w:rsidRDefault="00FA3C8D" w:rsidP="00C20741">
      <w:pPr>
        <w:pStyle w:val="Sinespaciado"/>
      </w:pPr>
      <w:r>
        <w:rPr>
          <w:noProof/>
        </w:rPr>
        <w:drawing>
          <wp:inline distT="0" distB="0" distL="0" distR="0" wp14:anchorId="501E61F4" wp14:editId="38A0A562">
            <wp:extent cx="5103495" cy="5540375"/>
            <wp:effectExtent l="0" t="0" r="1905" b="3175"/>
            <wp:docPr id="46255379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53791" name="Imagen 1" descr="Interfaz de usuario gráfica, Texto&#10;&#10;El contenido generado por IA puede ser incorrecto."/>
                    <pic:cNvPicPr>
                      <a:picLocks noChangeAspect="1"/>
                    </pic:cNvPicPr>
                  </pic:nvPicPr>
                  <pic:blipFill>
                    <a:blip r:embed="rId60"/>
                    <a:stretch>
                      <a:fillRect/>
                    </a:stretch>
                  </pic:blipFill>
                  <pic:spPr>
                    <a:xfrm>
                      <a:off x="0" y="0"/>
                      <a:ext cx="5103495" cy="5540375"/>
                    </a:xfrm>
                    <a:prstGeom prst="rect">
                      <a:avLst/>
                    </a:prstGeom>
                  </pic:spPr>
                </pic:pic>
              </a:graphicData>
            </a:graphic>
          </wp:inline>
        </w:drawing>
      </w:r>
    </w:p>
    <w:p w14:paraId="1E9607BB" w14:textId="77777777" w:rsidR="00627D3D" w:rsidRPr="00627D3D" w:rsidRDefault="00627D3D" w:rsidP="00627D3D">
      <w:pPr>
        <w:spacing w:line="278" w:lineRule="auto"/>
        <w:ind w:firstLine="0"/>
        <w:jc w:val="left"/>
      </w:pPr>
    </w:p>
    <w:p w14:paraId="0E965010" w14:textId="6BA02F90" w:rsidR="00A21AEF" w:rsidRPr="00A21AEF" w:rsidRDefault="00627D3D" w:rsidP="00A21AEF">
      <w:r w:rsidRPr="00627D3D">
        <w:t>Fuente: Elaborado por el estudiante de acuerdo con el proyecto</w:t>
      </w:r>
    </w:p>
    <w:p w14:paraId="78717F57" w14:textId="7130A926" w:rsidR="00627D3D" w:rsidRPr="00627D3D" w:rsidRDefault="00627D3D" w:rsidP="00C20741">
      <w:r w:rsidRPr="00627D3D">
        <w:lastRenderedPageBreak/>
        <w:t xml:space="preserve">En la </w:t>
      </w:r>
      <w:r w:rsidRPr="00627D3D">
        <w:rPr>
          <w:i/>
        </w:rPr>
        <w:t xml:space="preserve">Tabla </w:t>
      </w:r>
      <w:r w:rsidR="00C20741">
        <w:rPr>
          <w:i/>
        </w:rPr>
        <w:t>4.</w:t>
      </w:r>
      <w:r w:rsidR="00FA3C8D">
        <w:rPr>
          <w:i/>
        </w:rPr>
        <w:t>46</w:t>
      </w:r>
      <w:r w:rsidRPr="00627D3D">
        <w:t xml:space="preserve"> se puede visualizar el Caso de uso N°6.6, consiste en que al usuario le permite seleccionar los permisos aprobados de los empleados.</w:t>
      </w:r>
    </w:p>
    <w:p w14:paraId="352F3294" w14:textId="77777777" w:rsidR="00627D3D" w:rsidRPr="00627D3D" w:rsidRDefault="00627D3D" w:rsidP="00627D3D">
      <w:pPr>
        <w:spacing w:line="278" w:lineRule="auto"/>
        <w:ind w:firstLine="0"/>
        <w:jc w:val="left"/>
      </w:pPr>
    </w:p>
    <w:p w14:paraId="6EB428E9" w14:textId="34E7E53F" w:rsidR="00627D3D" w:rsidRPr="00627D3D" w:rsidRDefault="00627D3D" w:rsidP="00C6292C">
      <w:pPr>
        <w:pStyle w:val="Descripcin"/>
      </w:pPr>
      <w:bookmarkStart w:id="481" w:name="_t0npxr9htt3m"/>
      <w:bookmarkStart w:id="482" w:name="_Toc200483270"/>
      <w:bookmarkStart w:id="483" w:name="_Toc200363968"/>
      <w:bookmarkStart w:id="484" w:name="_Toc200336583"/>
      <w:bookmarkStart w:id="485" w:name="_Toc207894757"/>
      <w:bookmarkStart w:id="486" w:name="_Toc208864213"/>
      <w:bookmarkStart w:id="487" w:name="_Toc209985028"/>
      <w:bookmarkStart w:id="488" w:name="_Toc210409283"/>
      <w:bookmarkStart w:id="489" w:name="_Toc210410063"/>
      <w:bookmarkEnd w:id="481"/>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46</w:t>
      </w:r>
      <w:r w:rsidR="003917AA">
        <w:rPr>
          <w:noProof/>
        </w:rPr>
        <w:fldChar w:fldCharType="end"/>
      </w:r>
      <w:r w:rsidRPr="00627D3D">
        <w:t xml:space="preserve"> Caso de uso N°6.6 Seleccionando permisos aprobados</w:t>
      </w:r>
      <w:bookmarkEnd w:id="482"/>
      <w:bookmarkEnd w:id="483"/>
      <w:bookmarkEnd w:id="484"/>
      <w:bookmarkEnd w:id="485"/>
      <w:bookmarkEnd w:id="486"/>
      <w:bookmarkEnd w:id="487"/>
      <w:bookmarkEnd w:id="488"/>
      <w:bookmarkEnd w:id="489"/>
    </w:p>
    <w:p w14:paraId="109267FC" w14:textId="6969E5D4" w:rsidR="00627D3D" w:rsidRPr="00627D3D" w:rsidRDefault="00627D3D" w:rsidP="00C20741">
      <w:pPr>
        <w:pStyle w:val="Sinespaciado"/>
      </w:pPr>
      <w:r w:rsidRPr="00627D3D">
        <w:rPr>
          <w:noProof/>
        </w:rPr>
        <w:drawing>
          <wp:inline distT="0" distB="0" distL="0" distR="0" wp14:anchorId="1A0CCF18" wp14:editId="17D1DF22">
            <wp:extent cx="5971540" cy="4666615"/>
            <wp:effectExtent l="0" t="0" r="0" b="635"/>
            <wp:docPr id="989509549" name="Imagen 7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1.png" descr="Tabla&#10;&#10;El contenido generado por IA puede ser incorrecto."/>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71540" cy="4666615"/>
                    </a:xfrm>
                    <a:prstGeom prst="rect">
                      <a:avLst/>
                    </a:prstGeom>
                    <a:noFill/>
                    <a:ln>
                      <a:noFill/>
                    </a:ln>
                  </pic:spPr>
                </pic:pic>
              </a:graphicData>
            </a:graphic>
          </wp:inline>
        </w:drawing>
      </w:r>
    </w:p>
    <w:p w14:paraId="5BABF368" w14:textId="77777777" w:rsidR="00627D3D" w:rsidRPr="00627D3D" w:rsidRDefault="00627D3D" w:rsidP="00627D3D">
      <w:pPr>
        <w:spacing w:line="278" w:lineRule="auto"/>
        <w:ind w:firstLine="0"/>
        <w:jc w:val="left"/>
      </w:pPr>
    </w:p>
    <w:p w14:paraId="6EA5B3D8" w14:textId="77777777" w:rsidR="00627D3D" w:rsidRPr="00627D3D" w:rsidRDefault="00627D3D" w:rsidP="00C20741">
      <w:r w:rsidRPr="00627D3D">
        <w:t>Fuente: Elaborado por el estudiante de acuerdo con el proyecto</w:t>
      </w:r>
    </w:p>
    <w:p w14:paraId="64D85C7E" w14:textId="77777777" w:rsidR="00627D3D" w:rsidRDefault="00627D3D" w:rsidP="006C0843">
      <w:pPr>
        <w:spacing w:line="278" w:lineRule="auto"/>
        <w:ind w:firstLine="0"/>
        <w:jc w:val="left"/>
      </w:pPr>
    </w:p>
    <w:p w14:paraId="63E30860" w14:textId="77777777" w:rsidR="00627D3D" w:rsidRDefault="00627D3D" w:rsidP="006C0843">
      <w:pPr>
        <w:spacing w:line="278" w:lineRule="auto"/>
        <w:ind w:firstLine="0"/>
        <w:jc w:val="left"/>
      </w:pPr>
    </w:p>
    <w:p w14:paraId="0DABC4C9" w14:textId="7D7A498D" w:rsidR="00627D3D" w:rsidRDefault="00627D3D" w:rsidP="006C0843">
      <w:pPr>
        <w:spacing w:line="278" w:lineRule="auto"/>
        <w:ind w:firstLine="0"/>
        <w:jc w:val="left"/>
      </w:pPr>
    </w:p>
    <w:p w14:paraId="65131D2B" w14:textId="5889B131" w:rsidR="00F35736" w:rsidRDefault="00F35736" w:rsidP="00F35736">
      <w:pPr>
        <w:pStyle w:val="Ttulo1"/>
      </w:pPr>
      <w:bookmarkStart w:id="490" w:name="_Toc201199598"/>
      <w:bookmarkStart w:id="491" w:name="_Toc201199687"/>
      <w:bookmarkStart w:id="492" w:name="_Toc207209035"/>
      <w:bookmarkStart w:id="493" w:name="_Toc207894767"/>
      <w:bookmarkStart w:id="494" w:name="_Toc208864115"/>
      <w:bookmarkStart w:id="495" w:name="_Toc208864214"/>
      <w:bookmarkStart w:id="496" w:name="_Toc210409284"/>
      <w:bookmarkStart w:id="497" w:name="_Toc210410064"/>
      <w:r>
        <w:lastRenderedPageBreak/>
        <w:t>SPRINT</w:t>
      </w:r>
      <w:r w:rsidR="002A5F3F">
        <w:t xml:space="preserve"> VISTAS</w:t>
      </w:r>
      <w:bookmarkEnd w:id="490"/>
      <w:bookmarkEnd w:id="491"/>
      <w:bookmarkEnd w:id="492"/>
      <w:bookmarkEnd w:id="493"/>
      <w:bookmarkEnd w:id="494"/>
      <w:bookmarkEnd w:id="495"/>
      <w:bookmarkEnd w:id="496"/>
      <w:bookmarkEnd w:id="497"/>
      <w:r w:rsidR="00762852">
        <w:t xml:space="preserve"> </w:t>
      </w:r>
      <w:r w:rsidR="006F07ED">
        <w:t xml:space="preserve"> </w:t>
      </w:r>
    </w:p>
    <w:p w14:paraId="3B649E1B" w14:textId="77777777" w:rsidR="00987A0F" w:rsidRPr="00987A0F" w:rsidRDefault="00987A0F" w:rsidP="00987A0F"/>
    <w:p w14:paraId="6FAFE7DE" w14:textId="059E66A2" w:rsidR="00762852" w:rsidRPr="00762852" w:rsidRDefault="00762852" w:rsidP="00762852"/>
    <w:p w14:paraId="2952F26F" w14:textId="3855066F" w:rsidR="00F35736" w:rsidRDefault="008551D8" w:rsidP="008551D8">
      <w:r w:rsidRPr="008551D8">
        <w:t>La arquitectura del sistema se describe a través de cinco perspectivas complementarias, cada una adaptada a una audiencia específica. Estas perspectivas se detallan a continuación.</w:t>
      </w:r>
    </w:p>
    <w:p w14:paraId="3C4C2E26" w14:textId="2FCB2904" w:rsidR="008551D8" w:rsidRPr="008551D8" w:rsidRDefault="008551D8" w:rsidP="008551D8"/>
    <w:p w14:paraId="6E2B50CE" w14:textId="7394DBA5" w:rsidR="00F35736" w:rsidRDefault="00F35736" w:rsidP="00F35736">
      <w:pPr>
        <w:pStyle w:val="Ttulo2"/>
      </w:pPr>
      <w:bookmarkStart w:id="498" w:name="_Toc208864116"/>
      <w:r>
        <w:t xml:space="preserve">Vista </w:t>
      </w:r>
      <w:r w:rsidR="00DC71E1">
        <w:t>lógica</w:t>
      </w:r>
      <w:bookmarkEnd w:id="498"/>
    </w:p>
    <w:p w14:paraId="1C7F67CF" w14:textId="77777777" w:rsidR="009B6C5F" w:rsidRDefault="009B6C5F" w:rsidP="009B6C5F"/>
    <w:p w14:paraId="5414AFDA" w14:textId="51D9D3A9" w:rsidR="007810A4" w:rsidRDefault="00A0751D" w:rsidP="00A0751D">
      <w:r w:rsidRPr="00A0751D">
        <w:t>El propósito de la Vista Lógica es representar la estructura del sistema, incluyendo sus entidades, atributos, métodos y sus relaciones.</w:t>
      </w:r>
    </w:p>
    <w:p w14:paraId="3E5AEADE" w14:textId="77777777" w:rsidR="00A0751D" w:rsidRPr="00A0751D" w:rsidRDefault="00A0751D" w:rsidP="00A0751D"/>
    <w:p w14:paraId="0CCCA766" w14:textId="2367116B" w:rsidR="00E03F45" w:rsidRDefault="00E03F45" w:rsidP="00E03F45">
      <w:pPr>
        <w:pStyle w:val="Ttulo3"/>
      </w:pPr>
      <w:bookmarkStart w:id="499" w:name="_Toc208864117"/>
      <w:r>
        <w:t>Diagrama de clases</w:t>
      </w:r>
      <w:bookmarkEnd w:id="499"/>
    </w:p>
    <w:p w14:paraId="74CAC6F2" w14:textId="7A6B808E" w:rsidR="000D7383" w:rsidRDefault="000D7383" w:rsidP="000D7383"/>
    <w:p w14:paraId="6487AF35" w14:textId="0FE2B739" w:rsidR="00762852" w:rsidRPr="00602EC6" w:rsidRDefault="00602EC6" w:rsidP="00602EC6">
      <w:r w:rsidRPr="00602EC6">
        <w:t>La Figura 5.1 presenta un Diagrama de Clases UML, que es una parte integral del diseño Orientado a Objetos (OO). Visualiza las clases, sus atributos, métodos y las relaciones entre ellas, como herencia, asociación, agregación y composición. El diagrama también ilustra la multiplicidad.</w:t>
      </w:r>
      <w:r w:rsidR="003C0D45">
        <w:t xml:space="preserve"> Para ver detalles de</w:t>
      </w:r>
      <w:r w:rsidR="000C1D01">
        <w:t>l</w:t>
      </w:r>
      <w:r w:rsidR="003C0D45">
        <w:t xml:space="preserve"> diagrama de clases revisar anexo</w:t>
      </w:r>
      <w:r w:rsidR="00F60977">
        <w:t xml:space="preserve"> </w:t>
      </w:r>
      <w:r w:rsidR="006F07ED">
        <w:t>9</w:t>
      </w:r>
      <w:r w:rsidR="00F60977">
        <w:t>.</w:t>
      </w:r>
      <w:r w:rsidR="000E7D9E">
        <w:t xml:space="preserve">6 y ver </w:t>
      </w:r>
      <w:r w:rsidR="00917E9D">
        <w:t>PDF anexo</w:t>
      </w:r>
      <w:r w:rsidR="000E7D9E">
        <w:t xml:space="preserve"> </w:t>
      </w:r>
      <w:r w:rsidR="00917E9D">
        <w:t>8.1.</w:t>
      </w:r>
      <w:r w:rsidR="00762852" w:rsidRPr="00602EC6">
        <w:br w:type="page"/>
      </w:r>
    </w:p>
    <w:p w14:paraId="358EC03D" w14:textId="1CB9295D" w:rsidR="00762852" w:rsidRPr="000D7383" w:rsidRDefault="00762852" w:rsidP="00762852"/>
    <w:p w14:paraId="2CF6C53A" w14:textId="0E4BE7F0" w:rsidR="00762852" w:rsidRPr="007810A4" w:rsidRDefault="00762852" w:rsidP="007810A4"/>
    <w:p w14:paraId="222AB817" w14:textId="4998AC27" w:rsidR="004712D1" w:rsidRDefault="004712D1" w:rsidP="004712D1">
      <w:pPr>
        <w:pStyle w:val="Descripcin"/>
      </w:pPr>
      <w:bookmarkStart w:id="500" w:name="_Toc200854201"/>
      <w:bookmarkStart w:id="501" w:name="_Toc201172418"/>
      <w:bookmarkStart w:id="502" w:name="_Toc201199599"/>
      <w:bookmarkStart w:id="503" w:name="_Toc201199688"/>
      <w:bookmarkStart w:id="504" w:name="_Toc207209036"/>
      <w:bookmarkStart w:id="505" w:name="_Toc207894768"/>
      <w:bookmarkStart w:id="506" w:name="_Toc208864215"/>
      <w:bookmarkStart w:id="507" w:name="_Toc208864320"/>
      <w:bookmarkStart w:id="508" w:name="_Toc210409285"/>
      <w:bookmarkStart w:id="509" w:name="_Toc210410065"/>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1</w:t>
      </w:r>
      <w:r w:rsidR="00267181">
        <w:rPr>
          <w:noProof/>
        </w:rPr>
        <w:fldChar w:fldCharType="end"/>
      </w:r>
      <w:r>
        <w:t xml:space="preserve"> Diagrama de clases UML del sistema Biométrico web</w:t>
      </w:r>
      <w:bookmarkEnd w:id="500"/>
      <w:bookmarkEnd w:id="501"/>
      <w:bookmarkEnd w:id="502"/>
      <w:bookmarkEnd w:id="503"/>
      <w:bookmarkEnd w:id="504"/>
      <w:bookmarkEnd w:id="505"/>
      <w:bookmarkEnd w:id="506"/>
      <w:bookmarkEnd w:id="507"/>
      <w:bookmarkEnd w:id="508"/>
      <w:bookmarkEnd w:id="509"/>
    </w:p>
    <w:p w14:paraId="0E1C8613" w14:textId="77777777" w:rsidR="0009031E" w:rsidRPr="0009031E" w:rsidRDefault="0009031E" w:rsidP="0009031E"/>
    <w:p w14:paraId="7449EB91" w14:textId="4CFA9915" w:rsidR="005F65E6" w:rsidRDefault="005F65E6" w:rsidP="001E4711">
      <w:pPr>
        <w:pStyle w:val="Sinespaciado"/>
      </w:pPr>
    </w:p>
    <w:p w14:paraId="182965F7" w14:textId="7C48F908" w:rsidR="001E4711" w:rsidRDefault="00F24E1B" w:rsidP="00A63590">
      <w:pPr>
        <w:pStyle w:val="Sinespaciado"/>
      </w:pPr>
      <w:r>
        <w:rPr>
          <w:noProof/>
        </w:rPr>
        <w:drawing>
          <wp:inline distT="0" distB="0" distL="0" distR="0" wp14:anchorId="1686A903" wp14:editId="4ECEC470">
            <wp:extent cx="5971540" cy="4193540"/>
            <wp:effectExtent l="0" t="0" r="0" b="0"/>
            <wp:docPr id="1347420155"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20155" name="Imagen 1" descr="Diagrama, Esquemático&#10;&#10;El contenido generado por IA puede ser incorrecto."/>
                    <pic:cNvPicPr/>
                  </pic:nvPicPr>
                  <pic:blipFill>
                    <a:blip r:embed="rId62"/>
                    <a:stretch>
                      <a:fillRect/>
                    </a:stretch>
                  </pic:blipFill>
                  <pic:spPr>
                    <a:xfrm>
                      <a:off x="0" y="0"/>
                      <a:ext cx="5971540" cy="4193540"/>
                    </a:xfrm>
                    <a:prstGeom prst="rect">
                      <a:avLst/>
                    </a:prstGeom>
                  </pic:spPr>
                </pic:pic>
              </a:graphicData>
            </a:graphic>
          </wp:inline>
        </w:drawing>
      </w:r>
    </w:p>
    <w:p w14:paraId="0DFF4741" w14:textId="77777777" w:rsidR="001350A0" w:rsidRDefault="001350A0" w:rsidP="00A63590">
      <w:pPr>
        <w:pStyle w:val="Sinespaciado"/>
      </w:pPr>
    </w:p>
    <w:p w14:paraId="70D88D4D" w14:textId="7EA0677D" w:rsidR="00762852" w:rsidRDefault="00762852" w:rsidP="00A63590">
      <w:pPr>
        <w:pStyle w:val="Sinespaciado"/>
      </w:pPr>
    </w:p>
    <w:p w14:paraId="354B9241" w14:textId="6509B424" w:rsidR="005A42F5" w:rsidRDefault="005A42F5" w:rsidP="00A63590">
      <w:pPr>
        <w:pStyle w:val="Sinespaciado"/>
      </w:pPr>
    </w:p>
    <w:p w14:paraId="0124C4C0" w14:textId="04EC7859" w:rsidR="005A42F5" w:rsidRDefault="005A42F5" w:rsidP="005A42F5">
      <w:r>
        <w:t>Fuente: Elaborado por el estudiante de acuerdo con el proyecto</w:t>
      </w:r>
    </w:p>
    <w:p w14:paraId="36A5DB35" w14:textId="45E4D0B2" w:rsidR="001350A0" w:rsidRDefault="001350A0" w:rsidP="005A42F5"/>
    <w:p w14:paraId="3189739B" w14:textId="54A2D05D" w:rsidR="005A42F5" w:rsidRDefault="005A42F5" w:rsidP="00A63590">
      <w:pPr>
        <w:pStyle w:val="Sinespaciado"/>
      </w:pPr>
    </w:p>
    <w:p w14:paraId="5DCBFEC9" w14:textId="6863A69D" w:rsidR="00E03F45" w:rsidRPr="00D863EF" w:rsidRDefault="00D863EF" w:rsidP="00D863EF">
      <w:pPr>
        <w:spacing w:line="278" w:lineRule="auto"/>
        <w:ind w:firstLine="0"/>
        <w:jc w:val="left"/>
        <w:rPr>
          <w:rFonts w:ascii="Aptos" w:hAnsi="Aptos"/>
        </w:rPr>
      </w:pPr>
      <w:r>
        <w:br w:type="page"/>
      </w:r>
    </w:p>
    <w:p w14:paraId="4E5B656E" w14:textId="38F5EFDB" w:rsidR="00E03F45" w:rsidRDefault="00E03F45" w:rsidP="00E03F45">
      <w:pPr>
        <w:pStyle w:val="Ttulo3"/>
      </w:pPr>
      <w:bookmarkStart w:id="510" w:name="_Toc208864118"/>
      <w:r>
        <w:lastRenderedPageBreak/>
        <w:t>Modelado de datos</w:t>
      </w:r>
      <w:bookmarkEnd w:id="510"/>
    </w:p>
    <w:p w14:paraId="1F262849" w14:textId="77777777" w:rsidR="004D13F3" w:rsidRDefault="004D13F3" w:rsidP="004D13F3"/>
    <w:p w14:paraId="744D1A55" w14:textId="6E5E0D9E" w:rsidR="00E852DB" w:rsidRDefault="00E852DB" w:rsidP="00E852DB">
      <w:r w:rsidRPr="00E852DB">
        <w:t>La Figura 5.2 muestra un modelo de datos (también conocido como modelo entidad-relación), que representa la estructura lógica de la base de datos. Este modelo describe las entidades y sus relaciones, centrándose específicamente en los atributos que constituyen cada entidad. Enfatiza el almacenamiento de datos y la gestión de la información dentro de un sistema de base de datos relacional como MySQL.</w:t>
      </w:r>
      <w:r w:rsidR="00876D85">
        <w:t xml:space="preserve"> Revisar anexo</w:t>
      </w:r>
      <w:r w:rsidR="006F07ED">
        <w:t xml:space="preserve"> 9</w:t>
      </w:r>
      <w:r w:rsidR="00876D85">
        <w:t xml:space="preserve">.6 para más información de la relación </w:t>
      </w:r>
    </w:p>
    <w:p w14:paraId="51AB0A2D" w14:textId="2628EF1F" w:rsidR="00D863EF" w:rsidRDefault="00D863EF" w:rsidP="000B4C46">
      <w:pPr>
        <w:pStyle w:val="Sinespaciado"/>
      </w:pPr>
    </w:p>
    <w:p w14:paraId="011BFB48" w14:textId="6770B781" w:rsidR="0082794F" w:rsidRDefault="0082794F" w:rsidP="0082794F">
      <w:pPr>
        <w:pStyle w:val="Descripcin"/>
      </w:pPr>
      <w:bookmarkStart w:id="511" w:name="_Toc200854202"/>
      <w:bookmarkStart w:id="512" w:name="_Toc201172419"/>
      <w:bookmarkStart w:id="513" w:name="_Toc201199600"/>
      <w:bookmarkStart w:id="514" w:name="_Toc201199689"/>
      <w:bookmarkStart w:id="515" w:name="_Toc207209037"/>
      <w:bookmarkStart w:id="516" w:name="_Toc207894769"/>
      <w:bookmarkStart w:id="517" w:name="_Toc208864216"/>
      <w:bookmarkStart w:id="518" w:name="_Toc208864321"/>
      <w:bookmarkStart w:id="519" w:name="_Toc210409286"/>
      <w:bookmarkStart w:id="520" w:name="_Toc210410066"/>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2</w:t>
      </w:r>
      <w:r w:rsidR="00267181">
        <w:rPr>
          <w:noProof/>
        </w:rPr>
        <w:fldChar w:fldCharType="end"/>
      </w:r>
      <w:r>
        <w:t xml:space="preserve"> Diagrama modelo de datos de sistema web EUGCOM</w:t>
      </w:r>
      <w:bookmarkEnd w:id="511"/>
      <w:bookmarkEnd w:id="512"/>
      <w:bookmarkEnd w:id="513"/>
      <w:bookmarkEnd w:id="514"/>
      <w:bookmarkEnd w:id="515"/>
      <w:bookmarkEnd w:id="516"/>
      <w:bookmarkEnd w:id="517"/>
      <w:bookmarkEnd w:id="518"/>
      <w:bookmarkEnd w:id="519"/>
      <w:bookmarkEnd w:id="520"/>
    </w:p>
    <w:p w14:paraId="732A9F73" w14:textId="77777777" w:rsidR="00915C04" w:rsidRPr="00915C04" w:rsidRDefault="00915C04" w:rsidP="00915C04"/>
    <w:p w14:paraId="4347CA8B" w14:textId="449FC5EF" w:rsidR="008626D6" w:rsidRDefault="003D7A56" w:rsidP="0082794F">
      <w:pPr>
        <w:pStyle w:val="Sinespaciado"/>
      </w:pPr>
      <w:r>
        <w:rPr>
          <w:noProof/>
        </w:rPr>
        <w:drawing>
          <wp:inline distT="0" distB="0" distL="0" distR="0" wp14:anchorId="407930F3" wp14:editId="43F866CB">
            <wp:extent cx="5971540" cy="3816985"/>
            <wp:effectExtent l="0" t="0" r="0" b="0"/>
            <wp:docPr id="2096058814"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58814" name="Imagen 1" descr="Diagrama, Esquemático&#10;&#10;El contenido generado por IA puede ser incorrecto."/>
                    <pic:cNvPicPr/>
                  </pic:nvPicPr>
                  <pic:blipFill>
                    <a:blip r:embed="rId63"/>
                    <a:stretch>
                      <a:fillRect/>
                    </a:stretch>
                  </pic:blipFill>
                  <pic:spPr>
                    <a:xfrm>
                      <a:off x="0" y="0"/>
                      <a:ext cx="5971540" cy="3816985"/>
                    </a:xfrm>
                    <a:prstGeom prst="rect">
                      <a:avLst/>
                    </a:prstGeom>
                  </pic:spPr>
                </pic:pic>
              </a:graphicData>
            </a:graphic>
          </wp:inline>
        </w:drawing>
      </w:r>
    </w:p>
    <w:p w14:paraId="0223922D" w14:textId="382C412D" w:rsidR="003D7A56" w:rsidRDefault="003D7A56" w:rsidP="0082794F">
      <w:pPr>
        <w:pStyle w:val="Sinespaciado"/>
      </w:pPr>
    </w:p>
    <w:p w14:paraId="35D169F4" w14:textId="0939A0F6" w:rsidR="003D7A56" w:rsidRDefault="003D7A56" w:rsidP="0082794F">
      <w:pPr>
        <w:pStyle w:val="Sinespaciado"/>
      </w:pPr>
    </w:p>
    <w:p w14:paraId="3934E9A8" w14:textId="30FF6F6E" w:rsidR="00D863EF" w:rsidRDefault="00D863EF" w:rsidP="004D13F3"/>
    <w:p w14:paraId="7309A01F" w14:textId="77777777" w:rsidR="00915C04" w:rsidRPr="004D13F3" w:rsidRDefault="00915C04" w:rsidP="004D13F3"/>
    <w:p w14:paraId="7C48B981" w14:textId="3C2023F7" w:rsidR="00DC71E1" w:rsidRPr="00DC71E1" w:rsidRDefault="52BC3A71" w:rsidP="00C94F1D">
      <w:r>
        <w:t>Fuente: Elaborado por el estudiante de acuerdo con el proyecto</w:t>
      </w:r>
    </w:p>
    <w:p w14:paraId="0EC7EFCA" w14:textId="77777777" w:rsidR="00F35736" w:rsidRDefault="00F35736" w:rsidP="00F35736">
      <w:pPr>
        <w:pStyle w:val="Ttulo2"/>
      </w:pPr>
      <w:bookmarkStart w:id="521" w:name="_Toc208864119"/>
      <w:r>
        <w:lastRenderedPageBreak/>
        <w:t>Vista de proceso:</w:t>
      </w:r>
      <w:bookmarkEnd w:id="521"/>
    </w:p>
    <w:p w14:paraId="58E5C0D1" w14:textId="77777777" w:rsidR="00DC71E1" w:rsidRDefault="00DC71E1" w:rsidP="00DC71E1"/>
    <w:p w14:paraId="5961CC31" w14:textId="56978B65" w:rsidR="008D5AB5" w:rsidRDefault="00BF4326" w:rsidP="00D62829">
      <w:r>
        <w:t xml:space="preserve">La vista de proceso </w:t>
      </w:r>
      <w:r w:rsidR="00863A2E">
        <w:t xml:space="preserve">captura </w:t>
      </w:r>
      <w:r w:rsidR="0056424E">
        <w:t>aspectos de concurrencia</w:t>
      </w:r>
      <w:r w:rsidR="00995E18">
        <w:t xml:space="preserve"> y sincronización de</w:t>
      </w:r>
      <w:r w:rsidR="00D62829">
        <w:t>l diseño del sistema web EugCom.</w:t>
      </w:r>
    </w:p>
    <w:p w14:paraId="599AA9B5" w14:textId="77777777" w:rsidR="00D62829" w:rsidRPr="00DC71E1" w:rsidRDefault="00D62829" w:rsidP="00D62829"/>
    <w:p w14:paraId="2746E317" w14:textId="51AF1D80" w:rsidR="00F35736" w:rsidRDefault="2748AD84" w:rsidP="002D6B74">
      <w:pPr>
        <w:pStyle w:val="Ttulo3"/>
      </w:pPr>
      <w:bookmarkStart w:id="522" w:name="_Toc208864120"/>
      <w:r>
        <w:t>Diagrama</w:t>
      </w:r>
      <w:r w:rsidR="00876D85">
        <w:t>s</w:t>
      </w:r>
      <w:r>
        <w:t xml:space="preserve"> de secuencia</w:t>
      </w:r>
      <w:r w:rsidR="00876D85">
        <w:t>s</w:t>
      </w:r>
      <w:bookmarkEnd w:id="522"/>
    </w:p>
    <w:p w14:paraId="4EE27270" w14:textId="77777777" w:rsidR="00CB290C" w:rsidRPr="00CB290C" w:rsidRDefault="00CB290C" w:rsidP="00CB290C"/>
    <w:p w14:paraId="277DA626" w14:textId="6732E116" w:rsidR="00511D85" w:rsidRDefault="00511D85" w:rsidP="00511D85">
      <w:r w:rsidRPr="00511D85">
        <w:rPr>
          <w:lang w:val="es-MX"/>
        </w:rPr>
        <w:t xml:space="preserve">La figura </w:t>
      </w:r>
      <w:r w:rsidR="004E3868">
        <w:rPr>
          <w:lang w:val="es-MX"/>
        </w:rPr>
        <w:t xml:space="preserve">5.3 </w:t>
      </w:r>
      <w:r w:rsidRPr="00511D85">
        <w:t>describe el flujo</w:t>
      </w:r>
      <w:r w:rsidR="00645341" w:rsidRPr="00645341">
        <w:t xml:space="preserve"> </w:t>
      </w:r>
      <w:r w:rsidR="00645341" w:rsidRPr="00511D85">
        <w:t xml:space="preserve">para </w:t>
      </w:r>
      <w:r w:rsidR="00645341">
        <w:t>el caso de uso N°1.2 en donde</w:t>
      </w:r>
      <w:r w:rsidRPr="00511D85">
        <w:t xml:space="preserve"> un usuario que asigna un turno a un empleado. El proceso comienza cuando el usuario inicia sesión y solicita las opciones del menú, lo que a su vez carga la interfaz de la cabecera. Al seleccionar la pestaña de asignación de turnos, el sistema solicita la interfaz con la lista de empleados que aún no tienen un turno asignado. El sistema consulta la base de datos de usuarios para obtener esta información, la carga y la muestra en la interfaz. El usuario presiona un botón para asignar un turno a un empleado, y el sistema muestra los turnos disponibles para la asignación. Una vez que el usuario selecciona el turno y acepta, el sistema solicita la asignación y actualiza la base de datos. Finalmente, el sistema confirma la asignación, carga los datos, y el usuario puede visualizar el turno asignado.</w:t>
      </w:r>
    </w:p>
    <w:p w14:paraId="2265E0FF" w14:textId="77777777" w:rsidR="00983CDF" w:rsidRPr="00511D85" w:rsidRDefault="00983CDF" w:rsidP="00511D85"/>
    <w:p w14:paraId="63DFA9BF" w14:textId="7B924269" w:rsidR="00983CDF" w:rsidRPr="00983CDF" w:rsidRDefault="004E3868" w:rsidP="00983CDF">
      <w:pPr>
        <w:pStyle w:val="Descripcin"/>
      </w:pPr>
      <w:bookmarkStart w:id="523" w:name="_Toc210409287"/>
      <w:bookmarkStart w:id="524" w:name="_Toc210410067"/>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3</w:t>
      </w:r>
      <w:r w:rsidR="00267181">
        <w:rPr>
          <w:noProof/>
        </w:rPr>
        <w:fldChar w:fldCharType="end"/>
      </w:r>
      <w:r w:rsidRPr="004E3868">
        <w:t xml:space="preserve"> </w:t>
      </w:r>
      <w:r>
        <w:t>Caso de uso N°1.2, “</w:t>
      </w:r>
      <w:r w:rsidRPr="004E3868">
        <w:t xml:space="preserve">Asignando el turno a un </w:t>
      </w:r>
      <w:r w:rsidRPr="00983CDF">
        <w:t>trabajador</w:t>
      </w:r>
      <w:r>
        <w:t>”</w:t>
      </w:r>
      <w:bookmarkEnd w:id="523"/>
      <w:bookmarkEnd w:id="524"/>
    </w:p>
    <w:p w14:paraId="7836E9CB" w14:textId="5C7FEA9F" w:rsidR="00FE5630" w:rsidRDefault="00FE5630" w:rsidP="00FE5630">
      <w:pPr>
        <w:pStyle w:val="Sinespaciado"/>
      </w:pPr>
      <w:r>
        <w:rPr>
          <w:noProof/>
        </w:rPr>
        <w:drawing>
          <wp:inline distT="0" distB="0" distL="0" distR="0" wp14:anchorId="3258CED9" wp14:editId="41C80092">
            <wp:extent cx="5618562" cy="2190307"/>
            <wp:effectExtent l="0" t="0" r="1270" b="635"/>
            <wp:docPr id="170133203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32032" name="Imagen 1" descr="Diagrama&#10;&#10;El contenido generado por IA puede ser incorrecto."/>
                    <pic:cNvPicPr/>
                  </pic:nvPicPr>
                  <pic:blipFill>
                    <a:blip r:embed="rId64"/>
                    <a:stretch>
                      <a:fillRect/>
                    </a:stretch>
                  </pic:blipFill>
                  <pic:spPr>
                    <a:xfrm>
                      <a:off x="0" y="0"/>
                      <a:ext cx="5624357" cy="2192566"/>
                    </a:xfrm>
                    <a:prstGeom prst="rect">
                      <a:avLst/>
                    </a:prstGeom>
                  </pic:spPr>
                </pic:pic>
              </a:graphicData>
            </a:graphic>
          </wp:inline>
        </w:drawing>
      </w:r>
    </w:p>
    <w:p w14:paraId="6BB6AABB" w14:textId="77777777" w:rsidR="003437CE" w:rsidRDefault="003437CE" w:rsidP="00FE5630">
      <w:pPr>
        <w:pStyle w:val="Sinespaciado"/>
      </w:pPr>
    </w:p>
    <w:p w14:paraId="47E7FB2B" w14:textId="6B0BAB72" w:rsidR="00FE5630" w:rsidRPr="00511D85" w:rsidRDefault="003437CE" w:rsidP="00511D85">
      <w:r>
        <w:t>Fuente: Elaborado por el estudiante de acuerdo con el proyecto</w:t>
      </w:r>
    </w:p>
    <w:p w14:paraId="6423855E" w14:textId="2B165ACB" w:rsidR="00511D85" w:rsidRPr="00511D85" w:rsidRDefault="00511D85" w:rsidP="00511D85">
      <w:r w:rsidRPr="00511D85">
        <w:lastRenderedPageBreak/>
        <w:t xml:space="preserve">La figura </w:t>
      </w:r>
      <w:r w:rsidR="004E3868">
        <w:t>5.4</w:t>
      </w:r>
      <w:r w:rsidRPr="00511D85">
        <w:t xml:space="preserve"> presenta el proceso </w:t>
      </w:r>
      <w:r w:rsidR="00645341" w:rsidRPr="00511D85">
        <w:t xml:space="preserve">para </w:t>
      </w:r>
      <w:r w:rsidR="00645341">
        <w:t xml:space="preserve">el caso de uso N°1.3.1 en donde </w:t>
      </w:r>
      <w:r w:rsidRPr="00511D85">
        <w:t>un usuario edite la descripción de un turno. El usuario comienza iniciando sesión, lo que lleva a la carga del menú y de la cabecera del sistema. A continuación, el usuario selecciona la pestaña de “listado de turnos", lo que solicita la interfaz con los datos de los turnos desde la base de datos. Una vez que el listado se muestra, el usuario presiona el botón para editar, rellena la nueva descripción, y la acepta. Este cambio se solicita y se actualiza en la base de datos, y finalmente, el sistema confirma la acción, carga el cambio en la interfaz, y el usuario puede visualizar la actualización</w:t>
      </w:r>
    </w:p>
    <w:p w14:paraId="0ED44FFC" w14:textId="77777777" w:rsidR="00FE5630" w:rsidRDefault="00FE5630" w:rsidP="00FE5630">
      <w:pPr>
        <w:pStyle w:val="Sinespaciado"/>
      </w:pPr>
    </w:p>
    <w:p w14:paraId="4FAFE73A" w14:textId="6EE8C08C" w:rsidR="00FE5630" w:rsidRDefault="004E3868" w:rsidP="00983CDF">
      <w:pPr>
        <w:pStyle w:val="Descripcin"/>
      </w:pPr>
      <w:bookmarkStart w:id="525" w:name="_Toc210409288"/>
      <w:bookmarkStart w:id="526" w:name="_Toc210410068"/>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4</w:t>
      </w:r>
      <w:r w:rsidR="00267181">
        <w:rPr>
          <w:noProof/>
        </w:rPr>
        <w:fldChar w:fldCharType="end"/>
      </w:r>
      <w:r>
        <w:t xml:space="preserve"> Caso de uso N°1.3.1, “</w:t>
      </w:r>
      <w:r w:rsidRPr="00983CDF">
        <w:t>Editando</w:t>
      </w:r>
      <w:r w:rsidRPr="004E3868">
        <w:t xml:space="preserve"> la descripción del turno</w:t>
      </w:r>
      <w:r>
        <w:t>2</w:t>
      </w:r>
      <w:bookmarkEnd w:id="525"/>
      <w:bookmarkEnd w:id="526"/>
    </w:p>
    <w:p w14:paraId="77C89F9B" w14:textId="77777777" w:rsidR="00983CDF" w:rsidRPr="00983CDF" w:rsidRDefault="00983CDF" w:rsidP="00983CDF"/>
    <w:p w14:paraId="4D144C86" w14:textId="1A950A45" w:rsidR="00FE5630" w:rsidRDefault="00FE5630" w:rsidP="00FE5630">
      <w:pPr>
        <w:pStyle w:val="Sinespaciado"/>
      </w:pPr>
      <w:r>
        <w:rPr>
          <w:noProof/>
        </w:rPr>
        <w:drawing>
          <wp:inline distT="0" distB="0" distL="0" distR="0" wp14:anchorId="62B7C0EC" wp14:editId="36038918">
            <wp:extent cx="5971540" cy="2581275"/>
            <wp:effectExtent l="0" t="0" r="0" b="9525"/>
            <wp:docPr id="190566840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68404" name="Imagen 1" descr="Diagrama&#10;&#10;El contenido generado por IA puede ser incorrecto."/>
                    <pic:cNvPicPr/>
                  </pic:nvPicPr>
                  <pic:blipFill>
                    <a:blip r:embed="rId65"/>
                    <a:stretch>
                      <a:fillRect/>
                    </a:stretch>
                  </pic:blipFill>
                  <pic:spPr>
                    <a:xfrm>
                      <a:off x="0" y="0"/>
                      <a:ext cx="5971540" cy="2581275"/>
                    </a:xfrm>
                    <a:prstGeom prst="rect">
                      <a:avLst/>
                    </a:prstGeom>
                  </pic:spPr>
                </pic:pic>
              </a:graphicData>
            </a:graphic>
          </wp:inline>
        </w:drawing>
      </w:r>
    </w:p>
    <w:p w14:paraId="7615D122" w14:textId="77777777" w:rsidR="003437CE" w:rsidRDefault="003437CE" w:rsidP="00FE5630">
      <w:pPr>
        <w:pStyle w:val="Sinespaciado"/>
      </w:pPr>
    </w:p>
    <w:p w14:paraId="6982BFE8" w14:textId="77777777" w:rsidR="003437CE" w:rsidRPr="00DC71E1" w:rsidRDefault="003437CE" w:rsidP="003437CE">
      <w:r>
        <w:t>Fuente: Elaborado por el estudiante de acuerdo con el proyecto</w:t>
      </w:r>
    </w:p>
    <w:p w14:paraId="5D859A71" w14:textId="77777777" w:rsidR="003437CE" w:rsidRDefault="003437CE" w:rsidP="00FE5630">
      <w:pPr>
        <w:pStyle w:val="Sinespaciado"/>
      </w:pPr>
    </w:p>
    <w:p w14:paraId="1CB5F027" w14:textId="0ACAD293" w:rsidR="00FE5630" w:rsidRDefault="00FE5630">
      <w:pPr>
        <w:spacing w:line="278" w:lineRule="auto"/>
        <w:ind w:firstLine="0"/>
        <w:jc w:val="left"/>
        <w:rPr>
          <w:rFonts w:ascii="Aptos" w:hAnsi="Aptos"/>
        </w:rPr>
      </w:pPr>
      <w:r>
        <w:br w:type="page"/>
      </w:r>
    </w:p>
    <w:p w14:paraId="568C4910" w14:textId="0EB5BD46" w:rsidR="00511D85" w:rsidRDefault="00511D85" w:rsidP="00511D85">
      <w:r w:rsidRPr="00511D85">
        <w:lastRenderedPageBreak/>
        <w:t xml:space="preserve">La figura </w:t>
      </w:r>
      <w:r w:rsidR="004E3868">
        <w:t>5.5</w:t>
      </w:r>
      <w:r w:rsidRPr="00511D85">
        <w:t xml:space="preserve"> ilustra el proceso</w:t>
      </w:r>
      <w:r w:rsidR="00645341" w:rsidRPr="00645341">
        <w:t xml:space="preserve"> </w:t>
      </w:r>
      <w:r w:rsidR="00645341" w:rsidRPr="00511D85">
        <w:t xml:space="preserve">para </w:t>
      </w:r>
      <w:r w:rsidR="00645341">
        <w:t>el caso de uso N°1.3.2 en donde</w:t>
      </w:r>
      <w:r w:rsidRPr="00511D85">
        <w:t xml:space="preserve"> un usuario cambie el turno de un empleado. El flujo comienza cuando el usuario inicia sesión, lo que solicita las opciones del menú desplegable y carga la interfaz de la cabecera. Al seleccionar la pestaña de asignación de turnos, el sistema solicita y carga una interfaz que muestra a los empleados que ya tienen turnos asignados. La información se obtiene consultando la base de datos de usuarios. Una vez que se muestra la interfaz, el usuario presiona un botón para editar el turno, lo que muestra las opciones de turnos disponibles para el cambio. Después de que el usuario selecciona el nuevo turno y acepta, el sistema pide el cambio, solicita la actualización en la base de datos, y finalmente, actualiza la base de datos. El sistema confirma el cambio y lo carga para que el usuario pueda visualizar el nuevo turno asignado.</w:t>
      </w:r>
    </w:p>
    <w:p w14:paraId="56A8286C" w14:textId="77777777" w:rsidR="004E3868" w:rsidRDefault="004E3868" w:rsidP="00511D85"/>
    <w:p w14:paraId="4A074ACB" w14:textId="34210828" w:rsidR="004E3868" w:rsidRDefault="004E3868" w:rsidP="00983CDF">
      <w:pPr>
        <w:pStyle w:val="Descripcin"/>
      </w:pPr>
      <w:bookmarkStart w:id="527" w:name="_Toc210409289"/>
      <w:bookmarkStart w:id="528" w:name="_Toc210410069"/>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5</w:t>
      </w:r>
      <w:r w:rsidR="00267181">
        <w:rPr>
          <w:noProof/>
        </w:rPr>
        <w:fldChar w:fldCharType="end"/>
      </w:r>
      <w:r w:rsidRPr="004E3868">
        <w:t xml:space="preserve"> </w:t>
      </w:r>
      <w:r>
        <w:t>caso de uso N°1.3.2 , ”</w:t>
      </w:r>
      <w:r w:rsidRPr="004E3868">
        <w:t>Cambiando el turno de los trabajadores</w:t>
      </w:r>
      <w:r>
        <w:t>”</w:t>
      </w:r>
      <w:bookmarkEnd w:id="527"/>
      <w:bookmarkEnd w:id="528"/>
    </w:p>
    <w:p w14:paraId="3D982695" w14:textId="77777777" w:rsidR="00983CDF" w:rsidRPr="00983CDF" w:rsidRDefault="00983CDF" w:rsidP="00983CDF"/>
    <w:p w14:paraId="71FD5490" w14:textId="1C467892" w:rsidR="003437CE" w:rsidRDefault="00FE5630" w:rsidP="00511D85">
      <w:pPr>
        <w:pStyle w:val="Sinespaciado"/>
      </w:pPr>
      <w:r>
        <w:rPr>
          <w:noProof/>
        </w:rPr>
        <w:drawing>
          <wp:inline distT="0" distB="0" distL="0" distR="0" wp14:anchorId="2973E5BC" wp14:editId="07C78FE0">
            <wp:extent cx="5971540" cy="2693035"/>
            <wp:effectExtent l="0" t="0" r="0" b="0"/>
            <wp:docPr id="180972117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21174" name="Imagen 1" descr="Interfaz de usuario gráfica&#10;&#10;El contenido generado por IA puede ser incorrecto."/>
                    <pic:cNvPicPr/>
                  </pic:nvPicPr>
                  <pic:blipFill>
                    <a:blip r:embed="rId66"/>
                    <a:stretch>
                      <a:fillRect/>
                    </a:stretch>
                  </pic:blipFill>
                  <pic:spPr>
                    <a:xfrm>
                      <a:off x="0" y="0"/>
                      <a:ext cx="5971540" cy="2693035"/>
                    </a:xfrm>
                    <a:prstGeom prst="rect">
                      <a:avLst/>
                    </a:prstGeom>
                  </pic:spPr>
                </pic:pic>
              </a:graphicData>
            </a:graphic>
          </wp:inline>
        </w:drawing>
      </w:r>
    </w:p>
    <w:p w14:paraId="0F532589" w14:textId="77777777" w:rsidR="00511D85" w:rsidRDefault="00511D85" w:rsidP="00511D85">
      <w:pPr>
        <w:pStyle w:val="Sinespaciado"/>
      </w:pPr>
    </w:p>
    <w:p w14:paraId="1EA1FFA4" w14:textId="77777777" w:rsidR="003437CE" w:rsidRPr="00DC71E1" w:rsidRDefault="003437CE" w:rsidP="003437CE">
      <w:r>
        <w:t>Fuente: Elaborado por el estudiante de acuerdo con el proyecto</w:t>
      </w:r>
    </w:p>
    <w:p w14:paraId="21FD130B" w14:textId="580925D6" w:rsidR="00FE5630" w:rsidRDefault="00FE5630">
      <w:pPr>
        <w:spacing w:line="278" w:lineRule="auto"/>
        <w:ind w:firstLine="0"/>
        <w:jc w:val="left"/>
        <w:rPr>
          <w:rFonts w:ascii="Aptos" w:hAnsi="Aptos"/>
        </w:rPr>
      </w:pPr>
      <w:r>
        <w:br w:type="page"/>
      </w:r>
    </w:p>
    <w:p w14:paraId="78071798" w14:textId="41E717D6" w:rsidR="00FE5630" w:rsidRDefault="00511D85" w:rsidP="00511D85">
      <w:r>
        <w:lastRenderedPageBreak/>
        <w:t>En la figura</w:t>
      </w:r>
      <w:r w:rsidR="004E3868">
        <w:t xml:space="preserve"> 5.6</w:t>
      </w:r>
      <w:r w:rsidR="004E3868" w:rsidRPr="00511D85">
        <w:t xml:space="preserve"> </w:t>
      </w:r>
      <w:r w:rsidR="004E3868">
        <w:t>explica el</w:t>
      </w:r>
      <w:r>
        <w:t xml:space="preserve"> diagrama del caso de uso </w:t>
      </w:r>
      <w:r w:rsidR="00645341">
        <w:t>N°</w:t>
      </w:r>
      <w:r>
        <w:t>1.5 “creando los departamentos de la empresa” muestra el paso a paso para poder registrar un departamento de la empresa en la cual se inició sesión en el Portal web.</w:t>
      </w:r>
    </w:p>
    <w:p w14:paraId="53F699F0" w14:textId="77777777" w:rsidR="004E3868" w:rsidRDefault="004E3868" w:rsidP="00511D85"/>
    <w:p w14:paraId="19D4269B" w14:textId="7D7B972F" w:rsidR="004E3868" w:rsidRDefault="004E3868" w:rsidP="00983CDF">
      <w:pPr>
        <w:pStyle w:val="Descripcin"/>
      </w:pPr>
      <w:bookmarkStart w:id="529" w:name="_Toc210409290"/>
      <w:bookmarkStart w:id="530" w:name="_Toc210410070"/>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6</w:t>
      </w:r>
      <w:r w:rsidR="00267181">
        <w:rPr>
          <w:noProof/>
        </w:rPr>
        <w:fldChar w:fldCharType="end"/>
      </w:r>
      <w:r w:rsidRPr="004E3868">
        <w:rPr>
          <w:i w:val="0"/>
          <w:iCs w:val="0"/>
          <w:color w:val="000000"/>
          <w:sz w:val="24"/>
          <w:szCs w:val="24"/>
        </w:rPr>
        <w:t xml:space="preserve"> </w:t>
      </w:r>
      <w:r>
        <w:t>caso de uso N°1.5 , “</w:t>
      </w:r>
      <w:r w:rsidRPr="00983CDF">
        <w:t>Creando</w:t>
      </w:r>
      <w:r w:rsidRPr="004E3868">
        <w:t xml:space="preserve"> los departamentos de la empresa</w:t>
      </w:r>
      <w:r>
        <w:t>”</w:t>
      </w:r>
      <w:bookmarkEnd w:id="529"/>
      <w:bookmarkEnd w:id="530"/>
    </w:p>
    <w:p w14:paraId="0A8DA574" w14:textId="77777777" w:rsidR="00983CDF" w:rsidRPr="00983CDF" w:rsidRDefault="00983CDF" w:rsidP="00983CDF"/>
    <w:p w14:paraId="6A60CCAF" w14:textId="77777777" w:rsidR="003437CE" w:rsidRDefault="00FE5630">
      <w:pPr>
        <w:spacing w:line="278" w:lineRule="auto"/>
        <w:ind w:firstLine="0"/>
        <w:jc w:val="left"/>
      </w:pPr>
      <w:r>
        <w:rPr>
          <w:noProof/>
        </w:rPr>
        <w:drawing>
          <wp:inline distT="0" distB="0" distL="0" distR="0" wp14:anchorId="475F14EE" wp14:editId="325CB5F0">
            <wp:extent cx="5971540" cy="2827020"/>
            <wp:effectExtent l="0" t="0" r="0" b="0"/>
            <wp:docPr id="1508498562"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98562" name="Imagen 1" descr="Imagen que contiene Diagrama&#10;&#10;El contenido generado por IA puede ser incorrecto."/>
                    <pic:cNvPicPr/>
                  </pic:nvPicPr>
                  <pic:blipFill>
                    <a:blip r:embed="rId67"/>
                    <a:stretch>
                      <a:fillRect/>
                    </a:stretch>
                  </pic:blipFill>
                  <pic:spPr>
                    <a:xfrm>
                      <a:off x="0" y="0"/>
                      <a:ext cx="5971540" cy="2827020"/>
                    </a:xfrm>
                    <a:prstGeom prst="rect">
                      <a:avLst/>
                    </a:prstGeom>
                  </pic:spPr>
                </pic:pic>
              </a:graphicData>
            </a:graphic>
          </wp:inline>
        </w:drawing>
      </w:r>
    </w:p>
    <w:p w14:paraId="1E993CC1" w14:textId="77777777" w:rsidR="003437CE" w:rsidRPr="00DC71E1" w:rsidRDefault="003437CE" w:rsidP="003437CE">
      <w:r>
        <w:t>Fuente: Elaborado por el estudiante de acuerdo con el proyecto</w:t>
      </w:r>
    </w:p>
    <w:p w14:paraId="44F2ABDF" w14:textId="47D8FCA3" w:rsidR="00FE5630" w:rsidRDefault="00FE5630">
      <w:pPr>
        <w:spacing w:line="278" w:lineRule="auto"/>
        <w:ind w:firstLine="0"/>
        <w:jc w:val="left"/>
        <w:rPr>
          <w:rFonts w:ascii="Aptos" w:hAnsi="Aptos"/>
        </w:rPr>
      </w:pPr>
      <w:r>
        <w:br w:type="page"/>
      </w:r>
    </w:p>
    <w:p w14:paraId="30B0237C" w14:textId="790EBB49" w:rsidR="00645341" w:rsidRDefault="00645341" w:rsidP="00645341">
      <w:r w:rsidRPr="00511D85">
        <w:lastRenderedPageBreak/>
        <w:t xml:space="preserve">La figura </w:t>
      </w:r>
      <w:r w:rsidR="004E3868">
        <w:t>5.7</w:t>
      </w:r>
      <w:r w:rsidRPr="00511D85">
        <w:t xml:space="preserve"> detalla el proceso para </w:t>
      </w:r>
      <w:r>
        <w:t xml:space="preserve">el caso de uso N°1.6 en donde </w:t>
      </w:r>
      <w:r w:rsidRPr="00511D85">
        <w:t>un usuario cambie el estado de un</w:t>
      </w:r>
      <w:r>
        <w:t xml:space="preserve"> departamento</w:t>
      </w:r>
      <w:r w:rsidRPr="00511D85">
        <w:t>. Inicialmente, el usuario inicia sesión y solicita las opciones de menú desplegable, lo que carga la interfaz de la cabecera del sistema. A continuación, el usuario selecciona la pestaña de "</w:t>
      </w:r>
      <w:r>
        <w:t>departamentos</w:t>
      </w:r>
      <w:r w:rsidRPr="00511D85">
        <w:t xml:space="preserve">", lo que solicita la interfaz correspondiente y los datos de los </w:t>
      </w:r>
      <w:r>
        <w:t>departamentos</w:t>
      </w:r>
      <w:r w:rsidRPr="00511D85">
        <w:t xml:space="preserve"> desde la base de datos. Una vez que se muestra la interfaz, el usuario presiona un botón para cambiar el estado, lo que activa una ventana emergente de confirmación. Al confirmar, el sistema solicita y valida el cambio, lo actualiza en la base de datos, y luego retorna una confirmación. Finalmente, el cambio se carga en la interfaz, y el usuario puede visualizar el nuevo estado</w:t>
      </w:r>
      <w:r>
        <w:t>.</w:t>
      </w:r>
    </w:p>
    <w:p w14:paraId="53B15B85" w14:textId="77777777" w:rsidR="004E3868" w:rsidRDefault="004E3868" w:rsidP="00645341"/>
    <w:p w14:paraId="363AD221" w14:textId="370C1042" w:rsidR="00FE5630" w:rsidRDefault="004E3868" w:rsidP="00983CDF">
      <w:pPr>
        <w:pStyle w:val="Descripcin"/>
      </w:pPr>
      <w:bookmarkStart w:id="531" w:name="_Toc210409291"/>
      <w:bookmarkStart w:id="532" w:name="_Toc210410071"/>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7</w:t>
      </w:r>
      <w:r w:rsidR="00267181">
        <w:rPr>
          <w:noProof/>
        </w:rPr>
        <w:fldChar w:fldCharType="end"/>
      </w:r>
      <w:r w:rsidRPr="004E3868">
        <w:t xml:space="preserve"> </w:t>
      </w:r>
      <w:r>
        <w:t>caso de uso N°1.6, “</w:t>
      </w:r>
      <w:r w:rsidRPr="004E3868">
        <w:t>Cambiando el estado de un departamento</w:t>
      </w:r>
      <w:r>
        <w:t>”</w:t>
      </w:r>
      <w:bookmarkEnd w:id="531"/>
      <w:bookmarkEnd w:id="532"/>
    </w:p>
    <w:p w14:paraId="610792F0" w14:textId="77777777" w:rsidR="00983CDF" w:rsidRPr="00983CDF" w:rsidRDefault="00983CDF" w:rsidP="00983CDF"/>
    <w:p w14:paraId="7EE67BC4" w14:textId="1046E8C3" w:rsidR="00FE5630" w:rsidRDefault="00FE5630">
      <w:pPr>
        <w:spacing w:line="278" w:lineRule="auto"/>
        <w:ind w:firstLine="0"/>
        <w:jc w:val="left"/>
        <w:rPr>
          <w:rFonts w:ascii="Aptos" w:hAnsi="Aptos"/>
        </w:rPr>
      </w:pPr>
      <w:r>
        <w:rPr>
          <w:noProof/>
        </w:rPr>
        <w:drawing>
          <wp:inline distT="0" distB="0" distL="0" distR="0" wp14:anchorId="0B5C2E8D" wp14:editId="2876A158">
            <wp:extent cx="5971540" cy="3095625"/>
            <wp:effectExtent l="0" t="0" r="0" b="9525"/>
            <wp:docPr id="136311344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13447" name="Imagen 1" descr="Gráfico&#10;&#10;El contenido generado por IA puede ser incorrecto."/>
                    <pic:cNvPicPr/>
                  </pic:nvPicPr>
                  <pic:blipFill>
                    <a:blip r:embed="rId68"/>
                    <a:stretch>
                      <a:fillRect/>
                    </a:stretch>
                  </pic:blipFill>
                  <pic:spPr>
                    <a:xfrm>
                      <a:off x="0" y="0"/>
                      <a:ext cx="5971540" cy="3095625"/>
                    </a:xfrm>
                    <a:prstGeom prst="rect">
                      <a:avLst/>
                    </a:prstGeom>
                  </pic:spPr>
                </pic:pic>
              </a:graphicData>
            </a:graphic>
          </wp:inline>
        </w:drawing>
      </w:r>
    </w:p>
    <w:p w14:paraId="73A3BCD6" w14:textId="77777777" w:rsidR="003437CE" w:rsidRPr="00DC71E1" w:rsidRDefault="003437CE" w:rsidP="003437CE">
      <w:r>
        <w:t>Fuente: Elaborado por el estudiante de acuerdo con el proyecto</w:t>
      </w:r>
    </w:p>
    <w:p w14:paraId="1327A9A4" w14:textId="77777777" w:rsidR="003437CE" w:rsidRDefault="003437CE">
      <w:pPr>
        <w:spacing w:line="278" w:lineRule="auto"/>
        <w:ind w:firstLine="0"/>
        <w:jc w:val="left"/>
        <w:rPr>
          <w:rFonts w:ascii="Aptos" w:hAnsi="Aptos"/>
        </w:rPr>
      </w:pPr>
    </w:p>
    <w:p w14:paraId="44B62F69" w14:textId="1C45AD55" w:rsidR="00FE5630" w:rsidRDefault="00FE5630">
      <w:pPr>
        <w:spacing w:line="278" w:lineRule="auto"/>
        <w:ind w:firstLine="0"/>
        <w:jc w:val="left"/>
        <w:rPr>
          <w:rFonts w:ascii="Aptos" w:hAnsi="Aptos"/>
        </w:rPr>
      </w:pPr>
      <w:r>
        <w:br w:type="page"/>
      </w:r>
    </w:p>
    <w:p w14:paraId="381755B8" w14:textId="4E6924A0" w:rsidR="00FE5630" w:rsidRDefault="004A3C63" w:rsidP="004A3C63">
      <w:r>
        <w:lastRenderedPageBreak/>
        <w:t>En la figura</w:t>
      </w:r>
      <w:r w:rsidR="004E3868">
        <w:t xml:space="preserve"> 5.8 el</w:t>
      </w:r>
      <w:r w:rsidRPr="004A3C63">
        <w:t xml:space="preserve"> diagrama corresponde al caso de uso </w:t>
      </w:r>
      <w:r w:rsidR="00645341">
        <w:t>N°</w:t>
      </w:r>
      <w:r w:rsidRPr="004A3C63">
        <w:t>1.8 “Creando un motivo de permiso”. En este diagrama se especifican los pasos para poder registrar un nuevo motivo de permiso a la base de datos que contendrá todos los motivos por los cuales un trabajador podrá solicitar un permiso en su empresa. Estos motivos son los aprobados por la comisión del trabajo</w:t>
      </w:r>
    </w:p>
    <w:p w14:paraId="1E8AA684" w14:textId="77777777" w:rsidR="004E3868" w:rsidRDefault="004E3868" w:rsidP="004A3C63"/>
    <w:p w14:paraId="0BC5187E" w14:textId="69A53A6F" w:rsidR="004E3868" w:rsidRDefault="004E3868" w:rsidP="00983CDF">
      <w:pPr>
        <w:pStyle w:val="Descripcin"/>
      </w:pPr>
      <w:bookmarkStart w:id="533" w:name="_Toc210409292"/>
      <w:bookmarkStart w:id="534" w:name="_Toc210410072"/>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8</w:t>
      </w:r>
      <w:r w:rsidR="00267181">
        <w:rPr>
          <w:noProof/>
        </w:rPr>
        <w:fldChar w:fldCharType="end"/>
      </w:r>
      <w:r w:rsidRPr="004E3868">
        <w:t xml:space="preserve"> </w:t>
      </w:r>
      <w:r w:rsidRPr="004A3C63">
        <w:t xml:space="preserve">caso de uso </w:t>
      </w:r>
      <w:r>
        <w:t>N°</w:t>
      </w:r>
      <w:r w:rsidRPr="004A3C63">
        <w:t>1.8</w:t>
      </w:r>
      <w:r>
        <w:t xml:space="preserve">, </w:t>
      </w:r>
      <w:r w:rsidRPr="004A3C63">
        <w:t>“</w:t>
      </w:r>
      <w:r w:rsidRPr="00983CDF">
        <w:t>Creando</w:t>
      </w:r>
      <w:r w:rsidRPr="004A3C63">
        <w:t xml:space="preserve"> un motivo de permiso”</w:t>
      </w:r>
      <w:bookmarkEnd w:id="533"/>
      <w:bookmarkEnd w:id="534"/>
    </w:p>
    <w:p w14:paraId="182C9687" w14:textId="77777777" w:rsidR="004A3C63" w:rsidRDefault="004A3C63" w:rsidP="004A3C63"/>
    <w:p w14:paraId="5014F569" w14:textId="141F0C6C" w:rsidR="00FE5630" w:rsidRDefault="00FE5630">
      <w:pPr>
        <w:spacing w:line="278" w:lineRule="auto"/>
        <w:ind w:firstLine="0"/>
        <w:jc w:val="left"/>
        <w:rPr>
          <w:rFonts w:ascii="Aptos" w:hAnsi="Aptos"/>
        </w:rPr>
      </w:pPr>
      <w:r>
        <w:rPr>
          <w:noProof/>
        </w:rPr>
        <w:drawing>
          <wp:inline distT="0" distB="0" distL="0" distR="0" wp14:anchorId="062C50B2" wp14:editId="7F734FEC">
            <wp:extent cx="5971540" cy="2642235"/>
            <wp:effectExtent l="0" t="0" r="0" b="5715"/>
            <wp:docPr id="66597414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74146" name="Imagen 1" descr="Gráfico&#10;&#10;El contenido generado por IA puede ser incorrecto."/>
                    <pic:cNvPicPr/>
                  </pic:nvPicPr>
                  <pic:blipFill>
                    <a:blip r:embed="rId69"/>
                    <a:stretch>
                      <a:fillRect/>
                    </a:stretch>
                  </pic:blipFill>
                  <pic:spPr>
                    <a:xfrm>
                      <a:off x="0" y="0"/>
                      <a:ext cx="5971540" cy="2642235"/>
                    </a:xfrm>
                    <a:prstGeom prst="rect">
                      <a:avLst/>
                    </a:prstGeom>
                  </pic:spPr>
                </pic:pic>
              </a:graphicData>
            </a:graphic>
          </wp:inline>
        </w:drawing>
      </w:r>
    </w:p>
    <w:p w14:paraId="2861C50B" w14:textId="77777777" w:rsidR="004A3C63" w:rsidRDefault="004A3C63">
      <w:pPr>
        <w:spacing w:line="278" w:lineRule="auto"/>
        <w:ind w:firstLine="0"/>
        <w:jc w:val="left"/>
        <w:rPr>
          <w:rFonts w:ascii="Aptos" w:hAnsi="Aptos"/>
        </w:rPr>
      </w:pPr>
    </w:p>
    <w:p w14:paraId="5120751C" w14:textId="77777777" w:rsidR="003437CE" w:rsidRPr="00DC71E1" w:rsidRDefault="003437CE" w:rsidP="003437CE">
      <w:r>
        <w:t>Fuente: Elaborado por el estudiante de acuerdo con el proyecto</w:t>
      </w:r>
    </w:p>
    <w:p w14:paraId="196BA187" w14:textId="77777777" w:rsidR="003437CE" w:rsidRDefault="003437CE">
      <w:pPr>
        <w:spacing w:line="278" w:lineRule="auto"/>
        <w:ind w:firstLine="0"/>
        <w:jc w:val="left"/>
        <w:rPr>
          <w:rFonts w:ascii="Aptos" w:hAnsi="Aptos"/>
        </w:rPr>
      </w:pPr>
    </w:p>
    <w:p w14:paraId="268C9449" w14:textId="7A2173FB" w:rsidR="00FE5630" w:rsidRDefault="00FE5630">
      <w:pPr>
        <w:spacing w:line="278" w:lineRule="auto"/>
        <w:ind w:firstLine="0"/>
        <w:jc w:val="left"/>
        <w:rPr>
          <w:rFonts w:ascii="Aptos" w:hAnsi="Aptos"/>
        </w:rPr>
      </w:pPr>
      <w:r>
        <w:br w:type="page"/>
      </w:r>
    </w:p>
    <w:p w14:paraId="7507E15A" w14:textId="35598439" w:rsidR="00511D85" w:rsidRDefault="00511D85" w:rsidP="00511D85">
      <w:r w:rsidRPr="00511D85">
        <w:lastRenderedPageBreak/>
        <w:t xml:space="preserve">La figura </w:t>
      </w:r>
      <w:r w:rsidR="004E3868">
        <w:t xml:space="preserve">5.9 </w:t>
      </w:r>
      <w:r w:rsidRPr="00511D85">
        <w:t xml:space="preserve">detalla el proceso </w:t>
      </w:r>
      <w:r w:rsidR="00645341" w:rsidRPr="00511D85">
        <w:t xml:space="preserve">para </w:t>
      </w:r>
      <w:r w:rsidR="00645341">
        <w:t xml:space="preserve">el caso de uso N°1.9 en donde </w:t>
      </w:r>
      <w:r w:rsidRPr="00511D85">
        <w:t>un usuario cambi</w:t>
      </w:r>
      <w:r w:rsidR="00645341">
        <w:t>a</w:t>
      </w:r>
      <w:r w:rsidRPr="00511D85">
        <w:t xml:space="preserve"> el estado de un motivo de permiso. Inicialmente, el usuario inicia sesión y solicita las opciones de menú desplegable, lo que carga la interfaz de la cabecera del sistema. A continuación, el usuario selecciona la pestaña de "motivos de permisos", lo que solicita la interfaz correspondiente y los datos de los motivos de permiso desde la base de datos. Una vez que se muestra la interfaz, el usuario presiona un botón para cambiar el estado, lo que activa una ventana emergente de confirmación. Al confirmar, el sistema solicita y valida el cambio, lo actualiza en la base de datos, y luego retorna una confirmación. Finalmente, el cambio se carga en la interfaz, y el usuario puede visualizar el nuevo estado</w:t>
      </w:r>
      <w:r>
        <w:t>.</w:t>
      </w:r>
    </w:p>
    <w:p w14:paraId="3E3C65D4" w14:textId="77777777" w:rsidR="00983CDF" w:rsidRDefault="00983CDF" w:rsidP="00511D85"/>
    <w:p w14:paraId="23496288" w14:textId="5553CFC2" w:rsidR="004E3868" w:rsidRDefault="004E3868" w:rsidP="00983CDF">
      <w:pPr>
        <w:pStyle w:val="Descripcin"/>
      </w:pPr>
      <w:bookmarkStart w:id="535" w:name="_Toc210409293"/>
      <w:bookmarkStart w:id="536" w:name="_Toc210410073"/>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9</w:t>
      </w:r>
      <w:r w:rsidR="00267181">
        <w:rPr>
          <w:noProof/>
        </w:rPr>
        <w:fldChar w:fldCharType="end"/>
      </w:r>
      <w:r w:rsidRPr="004E3868">
        <w:t xml:space="preserve"> </w:t>
      </w:r>
      <w:r>
        <w:t>caso de uso N°1.9, “</w:t>
      </w:r>
      <w:r w:rsidRPr="004E3868">
        <w:t>Activando/Desactivando un motivo de permiso</w:t>
      </w:r>
      <w:r>
        <w:t>”</w:t>
      </w:r>
      <w:bookmarkEnd w:id="535"/>
      <w:bookmarkEnd w:id="536"/>
    </w:p>
    <w:p w14:paraId="70A37642" w14:textId="77777777" w:rsidR="00511D85" w:rsidRPr="00511D85" w:rsidRDefault="00511D85" w:rsidP="00511D85">
      <w:pPr>
        <w:spacing w:line="278" w:lineRule="auto"/>
        <w:ind w:firstLine="0"/>
        <w:jc w:val="left"/>
      </w:pPr>
    </w:p>
    <w:p w14:paraId="59D84997" w14:textId="5D6786D5" w:rsidR="00FE5630" w:rsidRDefault="00FE5630" w:rsidP="00511D85">
      <w:pPr>
        <w:pStyle w:val="Sinespaciado"/>
      </w:pPr>
      <w:r>
        <w:rPr>
          <w:noProof/>
        </w:rPr>
        <w:drawing>
          <wp:inline distT="0" distB="0" distL="0" distR="0" wp14:anchorId="67AC7889" wp14:editId="0C521307">
            <wp:extent cx="5971540" cy="2534920"/>
            <wp:effectExtent l="0" t="0" r="0" b="0"/>
            <wp:docPr id="195791571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15716" name="Imagen 1" descr="Interfaz de usuario gráfica&#10;&#10;El contenido generado por IA puede ser incorrecto."/>
                    <pic:cNvPicPr/>
                  </pic:nvPicPr>
                  <pic:blipFill>
                    <a:blip r:embed="rId70"/>
                    <a:stretch>
                      <a:fillRect/>
                    </a:stretch>
                  </pic:blipFill>
                  <pic:spPr>
                    <a:xfrm>
                      <a:off x="0" y="0"/>
                      <a:ext cx="5971540" cy="2534920"/>
                    </a:xfrm>
                    <a:prstGeom prst="rect">
                      <a:avLst/>
                    </a:prstGeom>
                  </pic:spPr>
                </pic:pic>
              </a:graphicData>
            </a:graphic>
          </wp:inline>
        </w:drawing>
      </w:r>
    </w:p>
    <w:p w14:paraId="40965727" w14:textId="77777777" w:rsidR="003437CE" w:rsidRPr="00DC71E1" w:rsidRDefault="003437CE" w:rsidP="003437CE">
      <w:r>
        <w:t>Fuente: Elaborado por el estudiante de acuerdo con el proyecto</w:t>
      </w:r>
    </w:p>
    <w:p w14:paraId="6C1A1B4D" w14:textId="77777777" w:rsidR="003437CE" w:rsidRDefault="003437CE">
      <w:pPr>
        <w:spacing w:line="278" w:lineRule="auto"/>
        <w:ind w:firstLine="0"/>
        <w:jc w:val="left"/>
        <w:rPr>
          <w:rFonts w:ascii="Aptos" w:hAnsi="Aptos"/>
        </w:rPr>
      </w:pPr>
    </w:p>
    <w:p w14:paraId="0CF85BD8" w14:textId="2EE81D93" w:rsidR="00FE5630" w:rsidRDefault="00FE5630">
      <w:pPr>
        <w:spacing w:line="278" w:lineRule="auto"/>
        <w:ind w:firstLine="0"/>
        <w:jc w:val="left"/>
        <w:rPr>
          <w:rFonts w:ascii="Aptos" w:hAnsi="Aptos"/>
        </w:rPr>
      </w:pPr>
      <w:r>
        <w:br w:type="page"/>
      </w:r>
    </w:p>
    <w:p w14:paraId="7507A9BB" w14:textId="74E0CD3C" w:rsidR="00FE5630" w:rsidRDefault="00511D85" w:rsidP="00511D85">
      <w:r>
        <w:lastRenderedPageBreak/>
        <w:t>En la figura</w:t>
      </w:r>
      <w:r w:rsidR="004E3868">
        <w:t xml:space="preserve"> 5.1 </w:t>
      </w:r>
      <w:r w:rsidRPr="00511D85">
        <w:t>el presente diagrama el cual pertenece al caso de uso N</w:t>
      </w:r>
      <w:r w:rsidR="00645341">
        <w:t>°</w:t>
      </w:r>
      <w:r w:rsidRPr="00511D85">
        <w:t>1.11 se aprecia el paso a paso de acciones que se llevan a cabo para poder registrar un nuevo tipo de contrato con su correspondiente descripción</w:t>
      </w:r>
    </w:p>
    <w:p w14:paraId="0FFBDAC6" w14:textId="77777777" w:rsidR="004E3868" w:rsidRDefault="004E3868" w:rsidP="00511D85"/>
    <w:p w14:paraId="6147ED12" w14:textId="70FD7120" w:rsidR="004E3868" w:rsidRDefault="004E3868" w:rsidP="00983CDF">
      <w:pPr>
        <w:pStyle w:val="Descripcin"/>
      </w:pPr>
      <w:bookmarkStart w:id="537" w:name="_Toc210409294"/>
      <w:bookmarkStart w:id="538" w:name="_Toc210410074"/>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10</w:t>
      </w:r>
      <w:r w:rsidR="00267181">
        <w:rPr>
          <w:noProof/>
        </w:rPr>
        <w:fldChar w:fldCharType="end"/>
      </w:r>
      <w:r w:rsidRPr="004E3868">
        <w:t xml:space="preserve"> </w:t>
      </w:r>
      <w:r w:rsidRPr="00511D85">
        <w:t>caso de uso N</w:t>
      </w:r>
      <w:r>
        <w:t>°</w:t>
      </w:r>
      <w:r w:rsidRPr="00511D85">
        <w:t>1.11</w:t>
      </w:r>
      <w:r>
        <w:t>, “</w:t>
      </w:r>
      <w:r w:rsidRPr="00983CDF">
        <w:t>Creando</w:t>
      </w:r>
      <w:r w:rsidRPr="004E3868">
        <w:t xml:space="preserve"> tipos de contratos</w:t>
      </w:r>
      <w:r>
        <w:t>”</w:t>
      </w:r>
      <w:bookmarkEnd w:id="537"/>
      <w:bookmarkEnd w:id="538"/>
    </w:p>
    <w:p w14:paraId="14AEA689" w14:textId="77777777" w:rsidR="00FE5630" w:rsidRDefault="00FE5630">
      <w:pPr>
        <w:spacing w:line="278" w:lineRule="auto"/>
        <w:ind w:firstLine="0"/>
        <w:jc w:val="left"/>
      </w:pPr>
      <w:r>
        <w:rPr>
          <w:noProof/>
        </w:rPr>
        <w:drawing>
          <wp:inline distT="0" distB="0" distL="0" distR="0" wp14:anchorId="3BBA2A4A" wp14:editId="0712F513">
            <wp:extent cx="5971540" cy="2667000"/>
            <wp:effectExtent l="0" t="0" r="0" b="0"/>
            <wp:docPr id="79187081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70819" name="Imagen 1" descr="Diagrama&#10;&#10;El contenido generado por IA puede ser incorrecto."/>
                    <pic:cNvPicPr/>
                  </pic:nvPicPr>
                  <pic:blipFill>
                    <a:blip r:embed="rId71"/>
                    <a:stretch>
                      <a:fillRect/>
                    </a:stretch>
                  </pic:blipFill>
                  <pic:spPr>
                    <a:xfrm>
                      <a:off x="0" y="0"/>
                      <a:ext cx="5971540" cy="2667000"/>
                    </a:xfrm>
                    <a:prstGeom prst="rect">
                      <a:avLst/>
                    </a:prstGeom>
                  </pic:spPr>
                </pic:pic>
              </a:graphicData>
            </a:graphic>
          </wp:inline>
        </w:drawing>
      </w:r>
    </w:p>
    <w:p w14:paraId="51D2AC01" w14:textId="77777777" w:rsidR="003437CE" w:rsidRPr="00DC71E1" w:rsidRDefault="003437CE" w:rsidP="003437CE">
      <w:r>
        <w:t>Fuente: Elaborado por el estudiante de acuerdo con el proyecto</w:t>
      </w:r>
    </w:p>
    <w:p w14:paraId="53DC9F28" w14:textId="77777777" w:rsidR="003437CE" w:rsidRDefault="003437CE">
      <w:pPr>
        <w:spacing w:line="278" w:lineRule="auto"/>
        <w:ind w:firstLine="0"/>
        <w:jc w:val="left"/>
      </w:pPr>
    </w:p>
    <w:p w14:paraId="6F3F6909" w14:textId="77777777" w:rsidR="00FE5630" w:rsidRDefault="00FE5630">
      <w:pPr>
        <w:spacing w:line="278" w:lineRule="auto"/>
        <w:ind w:firstLine="0"/>
        <w:jc w:val="left"/>
      </w:pPr>
      <w:r>
        <w:br w:type="page"/>
      </w:r>
    </w:p>
    <w:p w14:paraId="56D07D43" w14:textId="16650FD8" w:rsidR="00511D85" w:rsidRDefault="00511D85" w:rsidP="00511D85">
      <w:r w:rsidRPr="00511D85">
        <w:lastRenderedPageBreak/>
        <w:t xml:space="preserve">La figura </w:t>
      </w:r>
      <w:r w:rsidR="004E3868">
        <w:t>5.11</w:t>
      </w:r>
      <w:r w:rsidRPr="00511D85">
        <w:t xml:space="preserve"> describe el flujo </w:t>
      </w:r>
      <w:r w:rsidR="00645341" w:rsidRPr="00511D85">
        <w:t xml:space="preserve">para </w:t>
      </w:r>
      <w:r w:rsidR="00645341">
        <w:t xml:space="preserve">el caso de uso N°1.12 en donde </w:t>
      </w:r>
      <w:r w:rsidRPr="00511D85">
        <w:t>un usuario cambia el estado de un tipo de contrato. El proceso se inicia cuando el usuario accede al sistema, lo que desencadena la carga de las opciones del menú y de la interfaz de la cabecera. Luego, el usuario selecciona la pestaña de "tipo de contrato", lo cual solicita la interfaz y los datos de la base de datos. Una vez que se muestra la interfaz, el usuario presiona el botón de acción para cambiar el estado, lo que genera una ventana de confirmación. Al confirmar, el sistema pide y valida el cambio, lo actualiza en la base de datos, y retorna la confirmación al usuario. Finalmente, el cambio es cargado y se visualiza en la interfaz.</w:t>
      </w:r>
    </w:p>
    <w:p w14:paraId="3F878B30" w14:textId="77777777" w:rsidR="004E3868" w:rsidRDefault="004E3868" w:rsidP="00511D85"/>
    <w:p w14:paraId="5A04BF5C" w14:textId="43069EE0" w:rsidR="004E3868" w:rsidRPr="004E3868" w:rsidRDefault="004E3868" w:rsidP="00983CDF">
      <w:pPr>
        <w:pStyle w:val="Descripcin"/>
        <w:rPr>
          <w:rFonts w:eastAsia="Times New Roman"/>
        </w:rPr>
      </w:pPr>
      <w:bookmarkStart w:id="539" w:name="_Toc210409295"/>
      <w:bookmarkStart w:id="540" w:name="_Toc210410075"/>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11</w:t>
      </w:r>
      <w:r w:rsidR="00267181">
        <w:rPr>
          <w:noProof/>
        </w:rPr>
        <w:fldChar w:fldCharType="end"/>
      </w:r>
      <w:r w:rsidRPr="004E3868">
        <w:t xml:space="preserve"> </w:t>
      </w:r>
      <w:r>
        <w:t>caso de uso N°1.12, “</w:t>
      </w:r>
      <w:r w:rsidRPr="004E3868">
        <w:rPr>
          <w:rFonts w:eastAsia="Times New Roman"/>
          <w:color w:val="000000"/>
        </w:rPr>
        <w:t>Cambiando el estado de un tipo de contrato</w:t>
      </w:r>
      <w:r>
        <w:rPr>
          <w:rFonts w:eastAsia="Times New Roman"/>
          <w:color w:val="000000"/>
        </w:rPr>
        <w:t>”</w:t>
      </w:r>
      <w:bookmarkEnd w:id="539"/>
      <w:bookmarkEnd w:id="540"/>
    </w:p>
    <w:p w14:paraId="0FC27889" w14:textId="77777777" w:rsidR="001507D1" w:rsidRDefault="001507D1">
      <w:pPr>
        <w:spacing w:line="278" w:lineRule="auto"/>
        <w:ind w:firstLine="0"/>
        <w:jc w:val="left"/>
      </w:pPr>
    </w:p>
    <w:p w14:paraId="1E4DEBE5" w14:textId="39664955" w:rsidR="001507D1" w:rsidRDefault="001507D1" w:rsidP="00511D85">
      <w:pPr>
        <w:pStyle w:val="Sinespaciado"/>
      </w:pPr>
      <w:r>
        <w:rPr>
          <w:noProof/>
        </w:rPr>
        <w:drawing>
          <wp:inline distT="0" distB="0" distL="0" distR="0" wp14:anchorId="24181C18" wp14:editId="776CDFE7">
            <wp:extent cx="5971540" cy="2458720"/>
            <wp:effectExtent l="0" t="0" r="0" b="0"/>
            <wp:docPr id="172117116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71169" name="Imagen 1" descr="Interfaz de usuario gráfica&#10;&#10;El contenido generado por IA puede ser incorrecto."/>
                    <pic:cNvPicPr/>
                  </pic:nvPicPr>
                  <pic:blipFill>
                    <a:blip r:embed="rId72"/>
                    <a:stretch>
                      <a:fillRect/>
                    </a:stretch>
                  </pic:blipFill>
                  <pic:spPr>
                    <a:xfrm>
                      <a:off x="0" y="0"/>
                      <a:ext cx="5971540" cy="2458720"/>
                    </a:xfrm>
                    <a:prstGeom prst="rect">
                      <a:avLst/>
                    </a:prstGeom>
                  </pic:spPr>
                </pic:pic>
              </a:graphicData>
            </a:graphic>
          </wp:inline>
        </w:drawing>
      </w:r>
    </w:p>
    <w:p w14:paraId="58270978" w14:textId="77777777" w:rsidR="003437CE" w:rsidRPr="00DC71E1" w:rsidRDefault="003437CE" w:rsidP="003437CE">
      <w:r>
        <w:t>Fuente: Elaborado por el estudiante de acuerdo con el proyecto</w:t>
      </w:r>
    </w:p>
    <w:p w14:paraId="78D68130" w14:textId="77777777" w:rsidR="003437CE" w:rsidRDefault="003437CE">
      <w:pPr>
        <w:spacing w:line="278" w:lineRule="auto"/>
        <w:ind w:firstLine="0"/>
        <w:jc w:val="left"/>
      </w:pPr>
    </w:p>
    <w:p w14:paraId="3797357B" w14:textId="77777777" w:rsidR="00FE5630" w:rsidRDefault="00FE5630">
      <w:pPr>
        <w:spacing w:line="278" w:lineRule="auto"/>
        <w:ind w:firstLine="0"/>
        <w:jc w:val="left"/>
      </w:pPr>
    </w:p>
    <w:p w14:paraId="7CF14002" w14:textId="77777777" w:rsidR="00FE5630" w:rsidRDefault="00FE5630">
      <w:pPr>
        <w:spacing w:line="278" w:lineRule="auto"/>
        <w:ind w:firstLine="0"/>
        <w:jc w:val="left"/>
      </w:pPr>
      <w:r>
        <w:br w:type="page"/>
      </w:r>
    </w:p>
    <w:p w14:paraId="1060BBCD" w14:textId="4F948B41" w:rsidR="00FE5630" w:rsidRDefault="00511D85" w:rsidP="00511D85">
      <w:r>
        <w:lastRenderedPageBreak/>
        <w:t>En la figura</w:t>
      </w:r>
      <w:r w:rsidR="004E3868">
        <w:t xml:space="preserve"> 5.12</w:t>
      </w:r>
      <w:r>
        <w:t xml:space="preserve"> </w:t>
      </w:r>
      <w:r w:rsidR="004E3868">
        <w:t>el d</w:t>
      </w:r>
      <w:r w:rsidRPr="00511D85">
        <w:t>iagrama correspondiente al caso de uso N</w:t>
      </w:r>
      <w:r w:rsidR="00645341">
        <w:t>°</w:t>
      </w:r>
      <w:r w:rsidRPr="00511D85">
        <w:t>1.14, este diagrama tiene como finalidad explicar el proceso para poder crear un nuevo tipo de vacaciones el cual quedara almacenado en la base de datos</w:t>
      </w:r>
    </w:p>
    <w:p w14:paraId="3E48BF50" w14:textId="77777777" w:rsidR="004E3868" w:rsidRDefault="004E3868" w:rsidP="00511D85"/>
    <w:p w14:paraId="26A44DD6" w14:textId="5AAD2CC6" w:rsidR="004E3868" w:rsidRPr="004E3868" w:rsidRDefault="004E3868" w:rsidP="00983CDF">
      <w:pPr>
        <w:pStyle w:val="Descripcin"/>
        <w:rPr>
          <w:rFonts w:eastAsia="Times New Roman"/>
        </w:rPr>
      </w:pPr>
      <w:bookmarkStart w:id="541" w:name="_Toc210409296"/>
      <w:bookmarkStart w:id="542" w:name="_Toc210410076"/>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12</w:t>
      </w:r>
      <w:r w:rsidR="00267181">
        <w:rPr>
          <w:noProof/>
        </w:rPr>
        <w:fldChar w:fldCharType="end"/>
      </w:r>
      <w:r w:rsidRPr="004E3868">
        <w:t xml:space="preserve"> </w:t>
      </w:r>
      <w:r w:rsidRPr="00511D85">
        <w:t>caso de uso N</w:t>
      </w:r>
      <w:r>
        <w:t>°</w:t>
      </w:r>
      <w:r w:rsidRPr="00511D85">
        <w:t>1.14</w:t>
      </w:r>
      <w:r>
        <w:t>, “</w:t>
      </w:r>
      <w:r w:rsidRPr="004E3868">
        <w:rPr>
          <w:rFonts w:eastAsia="Times New Roman"/>
          <w:color w:val="000000"/>
        </w:rPr>
        <w:t>Creando un tipo de vacaciones</w:t>
      </w:r>
      <w:r>
        <w:rPr>
          <w:rFonts w:eastAsia="Times New Roman"/>
          <w:color w:val="000000"/>
        </w:rPr>
        <w:t>”</w:t>
      </w:r>
      <w:bookmarkEnd w:id="541"/>
      <w:bookmarkEnd w:id="542"/>
    </w:p>
    <w:p w14:paraId="6456AC89" w14:textId="77777777" w:rsidR="00511D85" w:rsidRDefault="00511D85" w:rsidP="00511D85"/>
    <w:p w14:paraId="49B554ED" w14:textId="77777777" w:rsidR="003437CE" w:rsidRDefault="001507D1">
      <w:pPr>
        <w:spacing w:line="278" w:lineRule="auto"/>
        <w:ind w:firstLine="0"/>
        <w:jc w:val="left"/>
      </w:pPr>
      <w:r>
        <w:rPr>
          <w:noProof/>
        </w:rPr>
        <w:drawing>
          <wp:inline distT="0" distB="0" distL="0" distR="0" wp14:anchorId="216817F4" wp14:editId="43FB6D01">
            <wp:extent cx="5971540" cy="2698115"/>
            <wp:effectExtent l="0" t="0" r="0" b="6985"/>
            <wp:docPr id="12580807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8079" name="Imagen 1" descr="Diagrama&#10;&#10;El contenido generado por IA puede ser incorrecto."/>
                    <pic:cNvPicPr/>
                  </pic:nvPicPr>
                  <pic:blipFill>
                    <a:blip r:embed="rId73"/>
                    <a:stretch>
                      <a:fillRect/>
                    </a:stretch>
                  </pic:blipFill>
                  <pic:spPr>
                    <a:xfrm>
                      <a:off x="0" y="0"/>
                      <a:ext cx="5971540" cy="2698115"/>
                    </a:xfrm>
                    <a:prstGeom prst="rect">
                      <a:avLst/>
                    </a:prstGeom>
                  </pic:spPr>
                </pic:pic>
              </a:graphicData>
            </a:graphic>
          </wp:inline>
        </w:drawing>
      </w:r>
    </w:p>
    <w:p w14:paraId="4C87DABE" w14:textId="77777777" w:rsidR="003437CE" w:rsidRPr="00DC71E1" w:rsidRDefault="003437CE" w:rsidP="003437CE">
      <w:r>
        <w:t>Fuente: Elaborado por el estudiante de acuerdo con el proyecto</w:t>
      </w:r>
    </w:p>
    <w:p w14:paraId="5BB97212" w14:textId="6CA32452" w:rsidR="00FE5630" w:rsidRDefault="00FE5630">
      <w:pPr>
        <w:spacing w:line="278" w:lineRule="auto"/>
        <w:ind w:firstLine="0"/>
        <w:jc w:val="left"/>
      </w:pPr>
      <w:r>
        <w:br w:type="page"/>
      </w:r>
    </w:p>
    <w:p w14:paraId="116C634D" w14:textId="7773748B" w:rsidR="00511D85" w:rsidRDefault="00511D85" w:rsidP="00511D85">
      <w:r w:rsidRPr="00511D85">
        <w:lastRenderedPageBreak/>
        <w:t xml:space="preserve">La figura </w:t>
      </w:r>
      <w:r w:rsidR="004E3868">
        <w:t>5.13</w:t>
      </w:r>
      <w:r w:rsidRPr="00511D85">
        <w:t xml:space="preserve"> muestra el proceso </w:t>
      </w:r>
      <w:r w:rsidR="00645341" w:rsidRPr="00511D85">
        <w:t xml:space="preserve">para </w:t>
      </w:r>
      <w:r w:rsidR="00645341">
        <w:t xml:space="preserve">el caso de uso N°1.15 en donde </w:t>
      </w:r>
      <w:r w:rsidRPr="00511D85">
        <w:t>un usuario cambi</w:t>
      </w:r>
      <w:r w:rsidR="00645341">
        <w:t>a</w:t>
      </w:r>
      <w:r w:rsidRPr="00511D85">
        <w:t xml:space="preserve"> el estado de un tipo de vacaciones. El usuario inicia sesión, lo que lleva a la carga de las opciones de menú y la interfaz de la cabecera del sistema. A continuación, selecciona la pestaña de "tipo de vacaciones", lo que solicita la interfaz correspondiente y los datos de la base de datos. Una vez que se muestra la interfaz, el usuario presiona un botón para cambiar el estado, lo que activa una ventana emergente de confirmación. Al confirmar, el sistema pide y valida el cambio, lo actualiza en la base de datos, y luego retorna una confirmación. Finalmente, el cambio se carga en la interfaz, y el usuario puede visualizar el nuevo estado.</w:t>
      </w:r>
    </w:p>
    <w:p w14:paraId="72129E09" w14:textId="77777777" w:rsidR="004E3868" w:rsidRDefault="004E3868" w:rsidP="00511D85"/>
    <w:p w14:paraId="37346AF4" w14:textId="1BF46948" w:rsidR="004E3868" w:rsidRDefault="004E3868" w:rsidP="00983CDF">
      <w:pPr>
        <w:pStyle w:val="Descripcin"/>
      </w:pPr>
      <w:bookmarkStart w:id="543" w:name="_Toc210409297"/>
      <w:bookmarkStart w:id="544" w:name="_Toc210410077"/>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13</w:t>
      </w:r>
      <w:r w:rsidR="00267181">
        <w:rPr>
          <w:noProof/>
        </w:rPr>
        <w:fldChar w:fldCharType="end"/>
      </w:r>
      <w:r w:rsidRPr="004E3868">
        <w:t xml:space="preserve"> </w:t>
      </w:r>
      <w:r>
        <w:t>caso de uso N°1.15, “</w:t>
      </w:r>
      <w:r w:rsidRPr="004E3868">
        <w:t xml:space="preserve">Cambiando el estado de un tipo de </w:t>
      </w:r>
      <w:r w:rsidRPr="00983CDF">
        <w:t>vacaciones</w:t>
      </w:r>
      <w:r>
        <w:t>”</w:t>
      </w:r>
      <w:bookmarkEnd w:id="543"/>
      <w:bookmarkEnd w:id="544"/>
    </w:p>
    <w:p w14:paraId="4BFC4EFE" w14:textId="77777777" w:rsidR="00511D85" w:rsidRPr="00511D85" w:rsidRDefault="00511D85" w:rsidP="004E3868">
      <w:pPr>
        <w:ind w:firstLine="0"/>
      </w:pPr>
    </w:p>
    <w:p w14:paraId="3E10AD96" w14:textId="4812B9BD" w:rsidR="00FE5630" w:rsidRDefault="001507D1" w:rsidP="00511D85">
      <w:pPr>
        <w:pStyle w:val="Sinespaciado"/>
      </w:pPr>
      <w:r>
        <w:rPr>
          <w:noProof/>
        </w:rPr>
        <w:drawing>
          <wp:inline distT="0" distB="0" distL="0" distR="0" wp14:anchorId="27744B20" wp14:editId="05232044">
            <wp:extent cx="5971540" cy="2557145"/>
            <wp:effectExtent l="0" t="0" r="0" b="0"/>
            <wp:docPr id="17399494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4948" name="Imagen 1" descr="Diagrama&#10;&#10;El contenido generado por IA puede ser incorrecto."/>
                    <pic:cNvPicPr/>
                  </pic:nvPicPr>
                  <pic:blipFill>
                    <a:blip r:embed="rId74"/>
                    <a:stretch>
                      <a:fillRect/>
                    </a:stretch>
                  </pic:blipFill>
                  <pic:spPr>
                    <a:xfrm>
                      <a:off x="0" y="0"/>
                      <a:ext cx="5971540" cy="2557145"/>
                    </a:xfrm>
                    <a:prstGeom prst="rect">
                      <a:avLst/>
                    </a:prstGeom>
                  </pic:spPr>
                </pic:pic>
              </a:graphicData>
            </a:graphic>
          </wp:inline>
        </w:drawing>
      </w:r>
    </w:p>
    <w:p w14:paraId="02786C41" w14:textId="77777777" w:rsidR="00511D85" w:rsidRDefault="00511D85" w:rsidP="00511D85">
      <w:pPr>
        <w:pStyle w:val="Sinespaciado"/>
      </w:pPr>
    </w:p>
    <w:p w14:paraId="398A11D3" w14:textId="77777777" w:rsidR="003437CE" w:rsidRPr="00DC71E1" w:rsidRDefault="003437CE" w:rsidP="003437CE">
      <w:r>
        <w:t>Fuente: Elaborado por el estudiante de acuerdo con el proyecto</w:t>
      </w:r>
    </w:p>
    <w:p w14:paraId="25FB6CCF" w14:textId="77777777" w:rsidR="003437CE" w:rsidRDefault="003437CE">
      <w:pPr>
        <w:spacing w:line="278" w:lineRule="auto"/>
        <w:ind w:firstLine="0"/>
        <w:jc w:val="left"/>
      </w:pPr>
    </w:p>
    <w:p w14:paraId="533DA74B" w14:textId="77777777" w:rsidR="00FE5630" w:rsidRDefault="00FE5630">
      <w:pPr>
        <w:spacing w:line="278" w:lineRule="auto"/>
        <w:ind w:firstLine="0"/>
        <w:jc w:val="left"/>
      </w:pPr>
      <w:r>
        <w:br w:type="page"/>
      </w:r>
    </w:p>
    <w:p w14:paraId="77D78517" w14:textId="79D2B3AD" w:rsidR="00511D85" w:rsidRDefault="00511D85" w:rsidP="00511D85">
      <w:r>
        <w:lastRenderedPageBreak/>
        <w:t xml:space="preserve">En la figura </w:t>
      </w:r>
      <w:r w:rsidR="004E3868">
        <w:t>5.14 se presenta el</w:t>
      </w:r>
      <w:r w:rsidRPr="00511D85">
        <w:t xml:space="preserve"> diagrama correspondiente a</w:t>
      </w:r>
      <w:r>
        <w:t>l</w:t>
      </w:r>
      <w:r w:rsidRPr="00511D85">
        <w:t xml:space="preserve"> caso de uso N</w:t>
      </w:r>
      <w:r w:rsidR="00645341">
        <w:t>°</w:t>
      </w:r>
      <w:r w:rsidRPr="00511D85">
        <w:t>1.17 se puede apreciar el proceso para poder registrar una nueva sucursal de una empresa en la base de datos</w:t>
      </w:r>
      <w:r>
        <w:t>.</w:t>
      </w:r>
    </w:p>
    <w:p w14:paraId="43A517ED" w14:textId="77777777" w:rsidR="004E3868" w:rsidRDefault="004E3868" w:rsidP="00511D85"/>
    <w:p w14:paraId="02ECF6EA" w14:textId="6A89310A" w:rsidR="00511D85" w:rsidRDefault="004E3868" w:rsidP="00983CDF">
      <w:pPr>
        <w:pStyle w:val="Descripcin"/>
      </w:pPr>
      <w:bookmarkStart w:id="545" w:name="_Toc210409298"/>
      <w:bookmarkStart w:id="546" w:name="_Toc210410078"/>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14</w:t>
      </w:r>
      <w:r w:rsidR="00267181">
        <w:rPr>
          <w:noProof/>
        </w:rPr>
        <w:fldChar w:fldCharType="end"/>
      </w:r>
      <w:r w:rsidRPr="004E3868">
        <w:t xml:space="preserve"> </w:t>
      </w:r>
      <w:r w:rsidRPr="00511D85">
        <w:t>caso de uso N</w:t>
      </w:r>
      <w:r>
        <w:t>°</w:t>
      </w:r>
      <w:r w:rsidRPr="00511D85">
        <w:t>1.17</w:t>
      </w:r>
      <w:r>
        <w:t>, “</w:t>
      </w:r>
      <w:r w:rsidRPr="004E3868">
        <w:t>Creando una sucursal</w:t>
      </w:r>
      <w:r>
        <w:t>”</w:t>
      </w:r>
      <w:bookmarkEnd w:id="545"/>
      <w:bookmarkEnd w:id="546"/>
    </w:p>
    <w:p w14:paraId="7DA026AA" w14:textId="2552E2E7" w:rsidR="00FE5630" w:rsidRDefault="001507D1" w:rsidP="00511D85">
      <w:pPr>
        <w:pStyle w:val="Sinespaciado"/>
      </w:pPr>
      <w:r>
        <w:rPr>
          <w:noProof/>
        </w:rPr>
        <w:drawing>
          <wp:inline distT="0" distB="0" distL="0" distR="0" wp14:anchorId="3EEFB4B5" wp14:editId="1DFAA450">
            <wp:extent cx="5971540" cy="2860040"/>
            <wp:effectExtent l="0" t="0" r="0" b="0"/>
            <wp:docPr id="196938990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89905" name="Imagen 1" descr="Diagrama&#10;&#10;El contenido generado por IA puede ser incorrecto."/>
                    <pic:cNvPicPr/>
                  </pic:nvPicPr>
                  <pic:blipFill>
                    <a:blip r:embed="rId75"/>
                    <a:stretch>
                      <a:fillRect/>
                    </a:stretch>
                  </pic:blipFill>
                  <pic:spPr>
                    <a:xfrm>
                      <a:off x="0" y="0"/>
                      <a:ext cx="5971540" cy="2860040"/>
                    </a:xfrm>
                    <a:prstGeom prst="rect">
                      <a:avLst/>
                    </a:prstGeom>
                  </pic:spPr>
                </pic:pic>
              </a:graphicData>
            </a:graphic>
          </wp:inline>
        </w:drawing>
      </w:r>
    </w:p>
    <w:p w14:paraId="7843B083" w14:textId="77777777" w:rsidR="00511D85" w:rsidRDefault="00511D85" w:rsidP="00511D85">
      <w:pPr>
        <w:pStyle w:val="Sinespaciado"/>
      </w:pPr>
    </w:p>
    <w:p w14:paraId="069309DC" w14:textId="77777777" w:rsidR="003437CE" w:rsidRPr="00DC71E1" w:rsidRDefault="003437CE" w:rsidP="003437CE">
      <w:r>
        <w:t>Fuente: Elaborado por el estudiante de acuerdo con el proyecto</w:t>
      </w:r>
    </w:p>
    <w:p w14:paraId="5BDB492C" w14:textId="77777777" w:rsidR="003437CE" w:rsidRDefault="003437CE">
      <w:pPr>
        <w:spacing w:line="278" w:lineRule="auto"/>
        <w:ind w:firstLine="0"/>
        <w:jc w:val="left"/>
      </w:pPr>
    </w:p>
    <w:p w14:paraId="28F49EA5" w14:textId="422EE8FD" w:rsidR="00511D85" w:rsidRDefault="00FE5630" w:rsidP="00511D85">
      <w:r>
        <w:br w:type="page"/>
      </w:r>
      <w:r w:rsidR="00511D85" w:rsidRPr="00511D85">
        <w:lastRenderedPageBreak/>
        <w:t xml:space="preserve">La figura </w:t>
      </w:r>
      <w:r w:rsidR="004E3868">
        <w:t>5.15</w:t>
      </w:r>
      <w:r w:rsidR="00511D85" w:rsidRPr="00511D85">
        <w:t xml:space="preserve"> ilustra el proceso </w:t>
      </w:r>
      <w:r w:rsidR="00645341" w:rsidRPr="00511D85">
        <w:t xml:space="preserve">para </w:t>
      </w:r>
      <w:r w:rsidR="00645341">
        <w:t xml:space="preserve">el caso de uso N°1.18 en donde </w:t>
      </w:r>
      <w:r w:rsidR="00511D85" w:rsidRPr="00511D85">
        <w:t>usuario cambi</w:t>
      </w:r>
      <w:r w:rsidR="00645341">
        <w:t>a</w:t>
      </w:r>
      <w:r w:rsidR="00511D85" w:rsidRPr="00511D85">
        <w:t xml:space="preserve"> el estado de una sucursal. El flujo comienza cuando el usuario inicia sesión, lo que solicita las opciones del menú y carga la interfaz de la cabecera. Luego, el usuario selecciona la pestaña de "sucursal", lo que solicita la interfaz correspondiente y los datos de las sucursales desde la base de datos. Una vez que se muestra el listado, el usuario presiona el botón de acción para cambiar el estado, lo que genera una ventana de confirmación. Después de confirmar, el sistema pide y valida el cambio, lo actualiza en la base de datos y retorna una confirmación. Finalmente, el cambio se carga en la interfaz y el usuario puede visualizar el nuevo estado de la sucursal</w:t>
      </w:r>
      <w:r w:rsidR="00511D85">
        <w:t>.</w:t>
      </w:r>
    </w:p>
    <w:p w14:paraId="0F2E7C49" w14:textId="77777777" w:rsidR="004E3868" w:rsidRDefault="004E3868" w:rsidP="00511D85"/>
    <w:p w14:paraId="7B807375" w14:textId="652BF813" w:rsidR="004E3868" w:rsidRDefault="004E3868" w:rsidP="00983CDF">
      <w:pPr>
        <w:pStyle w:val="Descripcin"/>
      </w:pPr>
      <w:bookmarkStart w:id="547" w:name="_Toc210409299"/>
      <w:bookmarkStart w:id="548" w:name="_Toc210410079"/>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15</w:t>
      </w:r>
      <w:r w:rsidR="00267181">
        <w:rPr>
          <w:noProof/>
        </w:rPr>
        <w:fldChar w:fldCharType="end"/>
      </w:r>
      <w:r w:rsidRPr="004E3868">
        <w:t xml:space="preserve"> </w:t>
      </w:r>
      <w:r>
        <w:t>caso de uso N°1.18.</w:t>
      </w:r>
      <w:r w:rsidRPr="004E3868">
        <w:rPr>
          <w:i w:val="0"/>
          <w:iCs w:val="0"/>
          <w:color w:val="000000"/>
          <w:sz w:val="24"/>
          <w:szCs w:val="24"/>
        </w:rPr>
        <w:t xml:space="preserve"> </w:t>
      </w:r>
      <w:r>
        <w:rPr>
          <w:i w:val="0"/>
          <w:iCs w:val="0"/>
          <w:color w:val="000000"/>
          <w:sz w:val="24"/>
          <w:szCs w:val="24"/>
        </w:rPr>
        <w:t>“</w:t>
      </w:r>
      <w:r w:rsidRPr="004E3868">
        <w:t>Cambiando el estado de una sucursal</w:t>
      </w:r>
      <w:r>
        <w:t>”</w:t>
      </w:r>
      <w:bookmarkEnd w:id="547"/>
      <w:bookmarkEnd w:id="548"/>
    </w:p>
    <w:p w14:paraId="4B76F7E8" w14:textId="77777777" w:rsidR="00511D85" w:rsidRPr="00511D85" w:rsidRDefault="00511D85" w:rsidP="00511D85">
      <w:pPr>
        <w:spacing w:line="278" w:lineRule="auto"/>
        <w:ind w:firstLine="0"/>
        <w:jc w:val="left"/>
      </w:pPr>
    </w:p>
    <w:p w14:paraId="4D7FBE1B" w14:textId="2E116290" w:rsidR="00FE5630" w:rsidRDefault="001507D1" w:rsidP="00511D85">
      <w:pPr>
        <w:pStyle w:val="Sinespaciado"/>
      </w:pPr>
      <w:r>
        <w:rPr>
          <w:noProof/>
        </w:rPr>
        <w:drawing>
          <wp:inline distT="0" distB="0" distL="0" distR="0" wp14:anchorId="7E40ED12" wp14:editId="074CCBA9">
            <wp:extent cx="5971540" cy="2687320"/>
            <wp:effectExtent l="0" t="0" r="0" b="0"/>
            <wp:docPr id="1270345612"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45612" name="Imagen 1" descr="Imagen que contiene Diagrama&#10;&#10;El contenido generado por IA puede ser incorrecto."/>
                    <pic:cNvPicPr/>
                  </pic:nvPicPr>
                  <pic:blipFill>
                    <a:blip r:embed="rId76"/>
                    <a:stretch>
                      <a:fillRect/>
                    </a:stretch>
                  </pic:blipFill>
                  <pic:spPr>
                    <a:xfrm>
                      <a:off x="0" y="0"/>
                      <a:ext cx="5971540" cy="2687320"/>
                    </a:xfrm>
                    <a:prstGeom prst="rect">
                      <a:avLst/>
                    </a:prstGeom>
                  </pic:spPr>
                </pic:pic>
              </a:graphicData>
            </a:graphic>
          </wp:inline>
        </w:drawing>
      </w:r>
    </w:p>
    <w:p w14:paraId="0E2CCB4B" w14:textId="77777777" w:rsidR="00511D85" w:rsidRDefault="00511D85" w:rsidP="00511D85">
      <w:pPr>
        <w:pStyle w:val="Sinespaciado"/>
      </w:pPr>
    </w:p>
    <w:p w14:paraId="4996C27F" w14:textId="77777777" w:rsidR="003437CE" w:rsidRPr="00DC71E1" w:rsidRDefault="003437CE" w:rsidP="003437CE">
      <w:r>
        <w:t>Fuente: Elaborado por el estudiante de acuerdo con el proyecto</w:t>
      </w:r>
    </w:p>
    <w:p w14:paraId="3173FBFC" w14:textId="77777777" w:rsidR="003437CE" w:rsidRDefault="003437CE">
      <w:pPr>
        <w:spacing w:line="278" w:lineRule="auto"/>
        <w:ind w:firstLine="0"/>
        <w:jc w:val="left"/>
      </w:pPr>
    </w:p>
    <w:p w14:paraId="5FEF8D69" w14:textId="77777777" w:rsidR="00FE5630" w:rsidRDefault="00FE5630">
      <w:pPr>
        <w:spacing w:line="278" w:lineRule="auto"/>
        <w:ind w:firstLine="0"/>
        <w:jc w:val="left"/>
      </w:pPr>
      <w:r>
        <w:br w:type="page"/>
      </w:r>
    </w:p>
    <w:p w14:paraId="13D20F63" w14:textId="18E028FC" w:rsidR="00511D85" w:rsidRDefault="00511D85" w:rsidP="00511D85">
      <w:r>
        <w:lastRenderedPageBreak/>
        <w:t xml:space="preserve">En la figura </w:t>
      </w:r>
      <w:r w:rsidR="004E3868">
        <w:t>5.16 presenta el</w:t>
      </w:r>
      <w:r w:rsidRPr="00511D85">
        <w:t xml:space="preserve"> diagrama pertenece al caso de uso N</w:t>
      </w:r>
      <w:r w:rsidR="00645341">
        <w:t>°</w:t>
      </w:r>
      <w:r w:rsidRPr="00511D85">
        <w:t>1.20 “Creando un nuevo centro de costos”. Este diagrama muestra el paso a paso para poder registrar en la base de datos un nuevo centro de costos asociado a la empresa en la cual se inició sesión en el sitio web</w:t>
      </w:r>
      <w:r w:rsidR="004E3868">
        <w:t>.</w:t>
      </w:r>
    </w:p>
    <w:p w14:paraId="614FB3D2" w14:textId="77777777" w:rsidR="004E3868" w:rsidRDefault="004E3868" w:rsidP="00511D85"/>
    <w:p w14:paraId="1AB2BAE5" w14:textId="1427399A" w:rsidR="00511D85" w:rsidRDefault="004E3868" w:rsidP="00983CDF">
      <w:pPr>
        <w:pStyle w:val="Descripcin"/>
      </w:pPr>
      <w:bookmarkStart w:id="549" w:name="_Toc210409300"/>
      <w:bookmarkStart w:id="550" w:name="_Toc210410080"/>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16</w:t>
      </w:r>
      <w:r w:rsidR="00267181">
        <w:rPr>
          <w:noProof/>
        </w:rPr>
        <w:fldChar w:fldCharType="end"/>
      </w:r>
      <w:r w:rsidRPr="004E3868">
        <w:t xml:space="preserve"> </w:t>
      </w:r>
      <w:r w:rsidRPr="00511D85">
        <w:t>caso de uso N</w:t>
      </w:r>
      <w:r>
        <w:t>°</w:t>
      </w:r>
      <w:r w:rsidRPr="00511D85">
        <w:t>1.20</w:t>
      </w:r>
      <w:r>
        <w:t>,</w:t>
      </w:r>
      <w:r w:rsidRPr="00511D85">
        <w:t xml:space="preserve"> “Creando un nuevo centro de costos”</w:t>
      </w:r>
      <w:bookmarkEnd w:id="549"/>
      <w:bookmarkEnd w:id="550"/>
    </w:p>
    <w:p w14:paraId="1673AD9B" w14:textId="54EFEFDF" w:rsidR="00FE5630" w:rsidRDefault="001507D1" w:rsidP="00511D85">
      <w:pPr>
        <w:pStyle w:val="Sinespaciado"/>
      </w:pPr>
      <w:r>
        <w:rPr>
          <w:noProof/>
        </w:rPr>
        <w:drawing>
          <wp:inline distT="0" distB="0" distL="0" distR="0" wp14:anchorId="1C5D0E11" wp14:editId="624960D7">
            <wp:extent cx="6599672" cy="2966484"/>
            <wp:effectExtent l="0" t="0" r="0" b="5715"/>
            <wp:docPr id="55016833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68338" name="Imagen 1" descr="Diagrama&#10;&#10;El contenido generado por IA puede ser incorrecto."/>
                    <pic:cNvPicPr/>
                  </pic:nvPicPr>
                  <pic:blipFill>
                    <a:blip r:embed="rId77"/>
                    <a:stretch>
                      <a:fillRect/>
                    </a:stretch>
                  </pic:blipFill>
                  <pic:spPr>
                    <a:xfrm>
                      <a:off x="0" y="0"/>
                      <a:ext cx="6605310" cy="2969018"/>
                    </a:xfrm>
                    <a:prstGeom prst="rect">
                      <a:avLst/>
                    </a:prstGeom>
                  </pic:spPr>
                </pic:pic>
              </a:graphicData>
            </a:graphic>
          </wp:inline>
        </w:drawing>
      </w:r>
    </w:p>
    <w:p w14:paraId="2A2BE5AE" w14:textId="77777777" w:rsidR="00511D85" w:rsidRDefault="00511D85" w:rsidP="00511D85">
      <w:pPr>
        <w:pStyle w:val="Sinespaciado"/>
      </w:pPr>
    </w:p>
    <w:p w14:paraId="7C0C36C4" w14:textId="77777777" w:rsidR="003437CE" w:rsidRPr="00DC71E1" w:rsidRDefault="003437CE" w:rsidP="003437CE">
      <w:r>
        <w:t>Fuente: Elaborado por el estudiante de acuerdo con el proyecto</w:t>
      </w:r>
    </w:p>
    <w:p w14:paraId="02AE840A" w14:textId="77777777" w:rsidR="003437CE" w:rsidRDefault="003437CE">
      <w:pPr>
        <w:spacing w:line="278" w:lineRule="auto"/>
        <w:ind w:firstLine="0"/>
        <w:jc w:val="left"/>
      </w:pPr>
    </w:p>
    <w:p w14:paraId="254EEFA9" w14:textId="77777777" w:rsidR="00FE5630" w:rsidRDefault="00FE5630">
      <w:pPr>
        <w:spacing w:line="278" w:lineRule="auto"/>
        <w:ind w:firstLine="0"/>
        <w:jc w:val="left"/>
      </w:pPr>
    </w:p>
    <w:p w14:paraId="692DE4F4" w14:textId="77777777" w:rsidR="00FE5630" w:rsidRDefault="00FE5630">
      <w:pPr>
        <w:spacing w:line="278" w:lineRule="auto"/>
        <w:ind w:firstLine="0"/>
        <w:jc w:val="left"/>
      </w:pPr>
      <w:r>
        <w:br w:type="page"/>
      </w:r>
    </w:p>
    <w:p w14:paraId="67FE723B" w14:textId="673A5D5F" w:rsidR="00511D85" w:rsidRDefault="00511D85" w:rsidP="00511D85">
      <w:r>
        <w:lastRenderedPageBreak/>
        <w:t xml:space="preserve">En la figura </w:t>
      </w:r>
      <w:r w:rsidR="004E3868">
        <w:t>5.17 presenta el d</w:t>
      </w:r>
      <w:r w:rsidRPr="00511D85">
        <w:t xml:space="preserve">iagrama correspondiente al caso de uso </w:t>
      </w:r>
      <w:r w:rsidR="00645341" w:rsidRPr="00511D85">
        <w:t>N</w:t>
      </w:r>
      <w:r w:rsidR="00645341">
        <w:t>°</w:t>
      </w:r>
      <w:r w:rsidRPr="00511D85">
        <w:t>1.21 “cambiando el estado de un centro de costo” en este diagrama se nos muestran las acciones para poder cambiar el estado entre activo o inactivo de un centro de costos de la empresa asociada a la sesión actual</w:t>
      </w:r>
      <w:r>
        <w:t>.</w:t>
      </w:r>
    </w:p>
    <w:p w14:paraId="3F2097DD" w14:textId="77777777" w:rsidR="004E3868" w:rsidRDefault="004E3868" w:rsidP="00511D85"/>
    <w:p w14:paraId="16642746" w14:textId="464299DB" w:rsidR="004E3868" w:rsidRDefault="004E3868" w:rsidP="00983CDF">
      <w:pPr>
        <w:pStyle w:val="Descripcin"/>
      </w:pPr>
      <w:bookmarkStart w:id="551" w:name="_Toc210409301"/>
      <w:bookmarkStart w:id="552" w:name="_Toc210410081"/>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17</w:t>
      </w:r>
      <w:r w:rsidR="00267181">
        <w:rPr>
          <w:noProof/>
        </w:rPr>
        <w:fldChar w:fldCharType="end"/>
      </w:r>
      <w:r w:rsidRPr="004E3868">
        <w:t xml:space="preserve"> </w:t>
      </w:r>
      <w:r w:rsidRPr="00511D85">
        <w:t>caso de uso N</w:t>
      </w:r>
      <w:r>
        <w:t>°</w:t>
      </w:r>
      <w:r w:rsidRPr="00511D85">
        <w:t>1.21</w:t>
      </w:r>
      <w:r w:rsidR="001A0A1F">
        <w:t>, “</w:t>
      </w:r>
      <w:r w:rsidR="001A0A1F" w:rsidRPr="001A0A1F">
        <w:t xml:space="preserve">Visualizando la ficha de </w:t>
      </w:r>
      <w:r w:rsidR="001A0A1F" w:rsidRPr="00983CDF">
        <w:t>empleados</w:t>
      </w:r>
      <w:r w:rsidR="001A0A1F">
        <w:t>”</w:t>
      </w:r>
      <w:bookmarkEnd w:id="551"/>
      <w:bookmarkEnd w:id="552"/>
    </w:p>
    <w:p w14:paraId="3A7D8F1A" w14:textId="77777777" w:rsidR="00511D85" w:rsidRDefault="00511D85" w:rsidP="00511D85"/>
    <w:p w14:paraId="759F7802" w14:textId="7785EDBD" w:rsidR="003437CE" w:rsidRDefault="001507D1" w:rsidP="00511D85">
      <w:pPr>
        <w:pStyle w:val="Sinespaciado"/>
      </w:pPr>
      <w:r>
        <w:rPr>
          <w:noProof/>
        </w:rPr>
        <w:drawing>
          <wp:inline distT="0" distB="0" distL="0" distR="0" wp14:anchorId="3EE687C2" wp14:editId="5BF58630">
            <wp:extent cx="5971540" cy="2441575"/>
            <wp:effectExtent l="0" t="0" r="0" b="0"/>
            <wp:docPr id="198950273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02736" name="Imagen 1" descr="Diagrama&#10;&#10;El contenido generado por IA puede ser incorrecto."/>
                    <pic:cNvPicPr/>
                  </pic:nvPicPr>
                  <pic:blipFill>
                    <a:blip r:embed="rId78"/>
                    <a:stretch>
                      <a:fillRect/>
                    </a:stretch>
                  </pic:blipFill>
                  <pic:spPr>
                    <a:xfrm>
                      <a:off x="0" y="0"/>
                      <a:ext cx="5971540" cy="2441575"/>
                    </a:xfrm>
                    <a:prstGeom prst="rect">
                      <a:avLst/>
                    </a:prstGeom>
                  </pic:spPr>
                </pic:pic>
              </a:graphicData>
            </a:graphic>
          </wp:inline>
        </w:drawing>
      </w:r>
    </w:p>
    <w:p w14:paraId="36408840" w14:textId="77777777" w:rsidR="00511D85" w:rsidRDefault="00511D85" w:rsidP="00511D85">
      <w:pPr>
        <w:pStyle w:val="Sinespaciado"/>
      </w:pPr>
    </w:p>
    <w:p w14:paraId="01CBD1E7" w14:textId="77777777" w:rsidR="003437CE" w:rsidRPr="00DC71E1" w:rsidRDefault="003437CE" w:rsidP="003437CE">
      <w:r>
        <w:t>Fuente: Elaborado por el estudiante de acuerdo con el proyecto</w:t>
      </w:r>
    </w:p>
    <w:p w14:paraId="67B15DBF" w14:textId="7B9DF3D0" w:rsidR="00FE5630" w:rsidRDefault="00FE5630">
      <w:pPr>
        <w:spacing w:line="278" w:lineRule="auto"/>
        <w:ind w:firstLine="0"/>
        <w:jc w:val="left"/>
      </w:pPr>
      <w:r>
        <w:br w:type="page"/>
      </w:r>
    </w:p>
    <w:p w14:paraId="11E6C7D7" w14:textId="1163BF53" w:rsidR="00EF30E3" w:rsidRDefault="00EF30E3" w:rsidP="00EF30E3">
      <w:r>
        <w:lastRenderedPageBreak/>
        <w:t xml:space="preserve">En la figura </w:t>
      </w:r>
      <w:r w:rsidR="004E3868">
        <w:t xml:space="preserve">5.18 </w:t>
      </w:r>
      <w:r>
        <w:t>este diagrama representa el CU N°2</w:t>
      </w:r>
      <w:r w:rsidR="001A0A1F">
        <w:t>.3</w:t>
      </w:r>
      <w:r>
        <w:t xml:space="preserve"> e</w:t>
      </w:r>
      <w:r w:rsidRPr="00EF30E3">
        <w:t>l proceso comienza cuando el usuario, después de iniciar sesión, navega a través del menú principal para seleccionar la opción "Ficha de Empleados". Esta acción desencadena una solicitud que viaja a través de los controladores para consultar la lista completa de empleados en la base de datos. Una vez que la información es retornada, la interfaz se carga y muestra el listado. Posteriormente, el diagrama muestra cómo el usuario presiona un botón para filtrar y ver únicamente a los "Empleados Activos", lo que provoca una nueva interacción con el controlador para filtrar los datos ya cargados y actualizar la vista con el resultado.</w:t>
      </w:r>
    </w:p>
    <w:p w14:paraId="3743F6F5" w14:textId="77777777" w:rsidR="001A0A1F" w:rsidRDefault="001A0A1F" w:rsidP="00EF30E3"/>
    <w:p w14:paraId="1E80D1D1" w14:textId="175FB322" w:rsidR="00EF30E3" w:rsidRDefault="004E3868" w:rsidP="00983CDF">
      <w:pPr>
        <w:pStyle w:val="Descripcin"/>
      </w:pPr>
      <w:bookmarkStart w:id="553" w:name="_Toc210409302"/>
      <w:bookmarkStart w:id="554" w:name="_Toc210410082"/>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18</w:t>
      </w:r>
      <w:r w:rsidR="00267181">
        <w:rPr>
          <w:noProof/>
        </w:rPr>
        <w:fldChar w:fldCharType="end"/>
      </w:r>
      <w:r w:rsidRPr="004E3868">
        <w:t xml:space="preserve"> </w:t>
      </w:r>
      <w:r w:rsidRPr="00511D85">
        <w:t>caso de uso N</w:t>
      </w:r>
      <w:r>
        <w:t>°</w:t>
      </w:r>
      <w:r w:rsidR="001A0A1F">
        <w:t>2.3, “</w:t>
      </w:r>
      <w:r w:rsidR="001A0A1F" w:rsidRPr="00983CDF">
        <w:t>Visualizando</w:t>
      </w:r>
      <w:r w:rsidR="001A0A1F" w:rsidRPr="001A0A1F">
        <w:t xml:space="preserve"> las fichas que están activas</w:t>
      </w:r>
      <w:r w:rsidR="001A0A1F">
        <w:t>”</w:t>
      </w:r>
      <w:bookmarkEnd w:id="553"/>
      <w:bookmarkEnd w:id="554"/>
    </w:p>
    <w:p w14:paraId="73A81935" w14:textId="77777777" w:rsidR="001A0A1F" w:rsidRPr="001A0A1F" w:rsidRDefault="001A0A1F" w:rsidP="001A0A1F"/>
    <w:p w14:paraId="50A6D163" w14:textId="45FCE4EA" w:rsidR="003437CE" w:rsidRDefault="001507D1" w:rsidP="00EF30E3">
      <w:pPr>
        <w:pStyle w:val="Sinespaciado"/>
      </w:pPr>
      <w:r>
        <w:rPr>
          <w:noProof/>
        </w:rPr>
        <w:drawing>
          <wp:inline distT="0" distB="0" distL="0" distR="0" wp14:anchorId="6514581B" wp14:editId="06EA550D">
            <wp:extent cx="5971540" cy="2482215"/>
            <wp:effectExtent l="0" t="0" r="0" b="0"/>
            <wp:docPr id="32832525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25257" name="Imagen 1" descr="Gráfico&#10;&#10;El contenido generado por IA puede ser incorrecto."/>
                    <pic:cNvPicPr/>
                  </pic:nvPicPr>
                  <pic:blipFill>
                    <a:blip r:embed="rId79"/>
                    <a:stretch>
                      <a:fillRect/>
                    </a:stretch>
                  </pic:blipFill>
                  <pic:spPr>
                    <a:xfrm>
                      <a:off x="0" y="0"/>
                      <a:ext cx="5971540" cy="2482215"/>
                    </a:xfrm>
                    <a:prstGeom prst="rect">
                      <a:avLst/>
                    </a:prstGeom>
                  </pic:spPr>
                </pic:pic>
              </a:graphicData>
            </a:graphic>
          </wp:inline>
        </w:drawing>
      </w:r>
    </w:p>
    <w:p w14:paraId="2ABB91A3" w14:textId="77777777" w:rsidR="003437CE" w:rsidRPr="00DC71E1" w:rsidRDefault="003437CE" w:rsidP="003437CE">
      <w:r>
        <w:t>Fuente: Elaborado por el estudiante de acuerdo con el proyecto</w:t>
      </w:r>
    </w:p>
    <w:p w14:paraId="6182EBAB" w14:textId="0340310F" w:rsidR="00FE5630" w:rsidRDefault="00FE5630">
      <w:pPr>
        <w:spacing w:line="278" w:lineRule="auto"/>
        <w:ind w:firstLine="0"/>
        <w:jc w:val="left"/>
      </w:pPr>
      <w:r>
        <w:br w:type="page"/>
      </w:r>
    </w:p>
    <w:p w14:paraId="254AE602" w14:textId="406C05B2" w:rsidR="00400523" w:rsidRDefault="00400523" w:rsidP="00400523">
      <w:r>
        <w:lastRenderedPageBreak/>
        <w:t>En la figura</w:t>
      </w:r>
      <w:r w:rsidR="001A0A1F">
        <w:t xml:space="preserve"> 5.19</w:t>
      </w:r>
      <w:r>
        <w:t xml:space="preserve"> se aprecia el diagrama del CU N°2.5 </w:t>
      </w:r>
      <w:r w:rsidRPr="00400523">
        <w:t xml:space="preserve">describe el flujo completo para registrar un nuevo empleado en el sistema. El usuario inicia sesión, navega a través del </w:t>
      </w:r>
      <w:r>
        <w:t>D</w:t>
      </w:r>
      <w:r w:rsidRPr="00400523">
        <w:t>ashboard y el menú para acceder a la ficha de ingreso de empleados. Una vez allí, completa el formulario y, al presionar el botón de "Agregar", se desencadenan una serie de validaciones tanto en la interfaz como en el controlador. Si los datos son correctos, el sistema los envía al controlador de ingreso, que a su vez los valida y los inserta en la base de datos MySQL. Finalmente, la base de datos confirma la inserción, y esta confirmación se propaga de vuelta hasta la interfaz del usuario, notificándole que el empleado ha sido guardado exitosamente.</w:t>
      </w:r>
    </w:p>
    <w:p w14:paraId="31200CF7" w14:textId="77777777" w:rsidR="001A0A1F" w:rsidRDefault="001A0A1F" w:rsidP="00400523"/>
    <w:p w14:paraId="52B6FDA6" w14:textId="4855EDA7" w:rsidR="00400523" w:rsidRDefault="001A0A1F" w:rsidP="00983CDF">
      <w:pPr>
        <w:pStyle w:val="Descripcin"/>
      </w:pPr>
      <w:bookmarkStart w:id="555" w:name="_Toc210409303"/>
      <w:bookmarkStart w:id="556" w:name="_Toc210410083"/>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19</w:t>
      </w:r>
      <w:r w:rsidR="00267181">
        <w:rPr>
          <w:noProof/>
        </w:rPr>
        <w:fldChar w:fldCharType="end"/>
      </w:r>
      <w:r>
        <w:t xml:space="preserve"> </w:t>
      </w:r>
      <w:r w:rsidRPr="004E3868">
        <w:t xml:space="preserve"> </w:t>
      </w:r>
      <w:r w:rsidRPr="00511D85">
        <w:t>caso de uso N</w:t>
      </w:r>
      <w:r>
        <w:t>°2.5, “</w:t>
      </w:r>
      <w:r w:rsidRPr="001A0A1F">
        <w:t xml:space="preserve">Guardando datos de </w:t>
      </w:r>
      <w:r w:rsidRPr="00983CDF">
        <w:t>empleado</w:t>
      </w:r>
      <w:r>
        <w:t>”</w:t>
      </w:r>
      <w:bookmarkEnd w:id="555"/>
      <w:bookmarkEnd w:id="556"/>
    </w:p>
    <w:p w14:paraId="3F113180" w14:textId="66494E3A" w:rsidR="00FE5630" w:rsidRDefault="00EF30E3" w:rsidP="00400523">
      <w:pPr>
        <w:pStyle w:val="Sinespaciado"/>
      </w:pPr>
      <w:r>
        <w:rPr>
          <w:noProof/>
        </w:rPr>
        <w:drawing>
          <wp:inline distT="0" distB="0" distL="0" distR="0" wp14:anchorId="77F9932F" wp14:editId="0880B53E">
            <wp:extent cx="5971540" cy="2924810"/>
            <wp:effectExtent l="0" t="0" r="0" b="8890"/>
            <wp:docPr id="145659249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92499" name="Imagen 1" descr="Gráfico&#10;&#10;El contenido generado por IA puede ser incorrecto."/>
                    <pic:cNvPicPr/>
                  </pic:nvPicPr>
                  <pic:blipFill>
                    <a:blip r:embed="rId80"/>
                    <a:stretch>
                      <a:fillRect/>
                    </a:stretch>
                  </pic:blipFill>
                  <pic:spPr>
                    <a:xfrm>
                      <a:off x="0" y="0"/>
                      <a:ext cx="5971540" cy="2924810"/>
                    </a:xfrm>
                    <a:prstGeom prst="rect">
                      <a:avLst/>
                    </a:prstGeom>
                  </pic:spPr>
                </pic:pic>
              </a:graphicData>
            </a:graphic>
          </wp:inline>
        </w:drawing>
      </w:r>
    </w:p>
    <w:p w14:paraId="0D3C220C" w14:textId="77777777" w:rsidR="00400523" w:rsidRDefault="00400523" w:rsidP="00400523">
      <w:pPr>
        <w:pStyle w:val="Sinespaciado"/>
      </w:pPr>
    </w:p>
    <w:p w14:paraId="2236307C" w14:textId="77777777" w:rsidR="00400523" w:rsidRDefault="00400523" w:rsidP="00400523">
      <w:pPr>
        <w:pStyle w:val="Sinespaciado"/>
      </w:pPr>
    </w:p>
    <w:p w14:paraId="3BD594B2" w14:textId="77777777" w:rsidR="003437CE" w:rsidRPr="00DC71E1" w:rsidRDefault="003437CE" w:rsidP="003437CE">
      <w:r>
        <w:t>Fuente: Elaborado por el estudiante de acuerdo con el proyecto</w:t>
      </w:r>
    </w:p>
    <w:p w14:paraId="33B82E50" w14:textId="77777777" w:rsidR="003437CE" w:rsidRDefault="003437CE">
      <w:pPr>
        <w:spacing w:line="278" w:lineRule="auto"/>
        <w:ind w:firstLine="0"/>
        <w:jc w:val="left"/>
      </w:pPr>
    </w:p>
    <w:p w14:paraId="78D05C59" w14:textId="77777777" w:rsidR="00FE5630" w:rsidRDefault="00FE5630">
      <w:pPr>
        <w:spacing w:line="278" w:lineRule="auto"/>
        <w:ind w:firstLine="0"/>
        <w:jc w:val="left"/>
      </w:pPr>
      <w:r>
        <w:br w:type="page"/>
      </w:r>
    </w:p>
    <w:p w14:paraId="1EB8203A" w14:textId="7F6C17AE" w:rsidR="00400523" w:rsidRDefault="00400523" w:rsidP="00400523">
      <w:r>
        <w:lastRenderedPageBreak/>
        <w:t>En la figura</w:t>
      </w:r>
      <w:r w:rsidR="001A0A1F">
        <w:t xml:space="preserve"> 5.20</w:t>
      </w:r>
      <w:r>
        <w:t xml:space="preserve"> se aprecia el diagrama del CU N°</w:t>
      </w:r>
      <w:r w:rsidR="00FE5630">
        <w:t>2.6.1</w:t>
      </w:r>
      <w:r>
        <w:t xml:space="preserve"> donde </w:t>
      </w:r>
      <w:r w:rsidRPr="00400523">
        <w:t>detalla el proceso para que un usuario pueda imprimir la ficha de un empleado en formato PDF. El flujo comienza cuando el usuario inicia sesión y navega hasta la sección de "Ficha de Empleados", lo que provoca una consulta a la base de datos para obtener y mostrar el listado de personal. A continuación, el usuario selecciona la ficha de un empleado específico y presiona el botón de imprimir, lo que envía una solicitud al controlador para convertir los datos de ese empleado en un archivo PDF. Finalmente, el sistema genera el documento y lo presenta al usuario en una vista previa lista para la impresión.</w:t>
      </w:r>
    </w:p>
    <w:p w14:paraId="6A9CDCE3" w14:textId="77777777" w:rsidR="00400523" w:rsidRDefault="00400523" w:rsidP="00400523"/>
    <w:p w14:paraId="6B0280B3" w14:textId="403933C9" w:rsidR="001A0A1F" w:rsidRDefault="001A0A1F" w:rsidP="00983CDF">
      <w:pPr>
        <w:pStyle w:val="Descripcin"/>
      </w:pPr>
      <w:bookmarkStart w:id="557" w:name="_Toc210409304"/>
      <w:bookmarkStart w:id="558" w:name="_Toc210410084"/>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20</w:t>
      </w:r>
      <w:r w:rsidR="00267181">
        <w:rPr>
          <w:noProof/>
        </w:rPr>
        <w:fldChar w:fldCharType="end"/>
      </w:r>
      <w:r w:rsidRPr="004E3868">
        <w:t xml:space="preserve"> </w:t>
      </w:r>
      <w:r w:rsidRPr="00511D85">
        <w:t>caso de uso N</w:t>
      </w:r>
      <w:r>
        <w:t>°2.6.1, “</w:t>
      </w:r>
      <w:r w:rsidRPr="00983CDF">
        <w:t>Imprimiendo</w:t>
      </w:r>
      <w:r w:rsidRPr="001A0A1F">
        <w:t xml:space="preserve"> solo una ficha de empleado</w:t>
      </w:r>
      <w:r>
        <w:t>”</w:t>
      </w:r>
      <w:bookmarkEnd w:id="557"/>
      <w:bookmarkEnd w:id="558"/>
    </w:p>
    <w:p w14:paraId="2DD8AC17" w14:textId="2EE83EA6" w:rsidR="00FE5630" w:rsidRDefault="001507D1" w:rsidP="00400523">
      <w:pPr>
        <w:pStyle w:val="Sinespaciado"/>
      </w:pPr>
      <w:r>
        <w:rPr>
          <w:noProof/>
        </w:rPr>
        <w:drawing>
          <wp:inline distT="0" distB="0" distL="0" distR="0" wp14:anchorId="25389C03" wp14:editId="301B72C7">
            <wp:extent cx="5971540" cy="2807335"/>
            <wp:effectExtent l="0" t="0" r="0" b="0"/>
            <wp:docPr id="11744669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6692" name="Imagen 1" descr="Gráfico&#10;&#10;El contenido generado por IA puede ser incorrecto."/>
                    <pic:cNvPicPr/>
                  </pic:nvPicPr>
                  <pic:blipFill>
                    <a:blip r:embed="rId81"/>
                    <a:stretch>
                      <a:fillRect/>
                    </a:stretch>
                  </pic:blipFill>
                  <pic:spPr>
                    <a:xfrm>
                      <a:off x="0" y="0"/>
                      <a:ext cx="5971540" cy="2807335"/>
                    </a:xfrm>
                    <a:prstGeom prst="rect">
                      <a:avLst/>
                    </a:prstGeom>
                  </pic:spPr>
                </pic:pic>
              </a:graphicData>
            </a:graphic>
          </wp:inline>
        </w:drawing>
      </w:r>
    </w:p>
    <w:p w14:paraId="1B0EDCD3" w14:textId="77777777" w:rsidR="00400523" w:rsidRDefault="00400523" w:rsidP="00400523">
      <w:pPr>
        <w:pStyle w:val="Sinespaciado"/>
      </w:pPr>
    </w:p>
    <w:p w14:paraId="24D30934" w14:textId="77777777" w:rsidR="003437CE" w:rsidRPr="00DC71E1" w:rsidRDefault="003437CE" w:rsidP="003437CE">
      <w:r>
        <w:t>Fuente: Elaborado por el estudiante de acuerdo con el proyecto</w:t>
      </w:r>
    </w:p>
    <w:p w14:paraId="697ABDDF" w14:textId="77777777" w:rsidR="003437CE" w:rsidRDefault="003437CE">
      <w:pPr>
        <w:spacing w:line="278" w:lineRule="auto"/>
        <w:ind w:firstLine="0"/>
        <w:jc w:val="left"/>
      </w:pPr>
    </w:p>
    <w:p w14:paraId="22FBD384" w14:textId="77777777" w:rsidR="00FE5630" w:rsidRDefault="00FE5630">
      <w:pPr>
        <w:spacing w:line="278" w:lineRule="auto"/>
        <w:ind w:firstLine="0"/>
        <w:jc w:val="left"/>
      </w:pPr>
      <w:r>
        <w:br w:type="page"/>
      </w:r>
    </w:p>
    <w:p w14:paraId="65668CCE" w14:textId="2F22829D" w:rsidR="001507D1" w:rsidRDefault="00400523" w:rsidP="00400523">
      <w:r w:rsidRPr="00400523">
        <w:lastRenderedPageBreak/>
        <w:t>En la figura</w:t>
      </w:r>
      <w:r w:rsidR="001A0A1F">
        <w:t xml:space="preserve"> 5.21</w:t>
      </w:r>
      <w:r w:rsidRPr="00400523">
        <w:t xml:space="preserve"> se aprecia el diagrama del CU N°</w:t>
      </w:r>
      <w:r w:rsidR="00FE5630" w:rsidRPr="00400523">
        <w:t>2.6.2</w:t>
      </w:r>
      <w:r w:rsidRPr="00400523">
        <w:t xml:space="preserve"> ilustra el proceso para que un usuario pueda seleccionar e imprimir las fichas de múltiples empleados en un solo documento PDF. El flujo comienza con el inicio de sesión del usuario, quien luego navega hasta el listado de empleados, cargado con información extraída de la base de datos. A diferencia del proceso individual, aquí el usuario selecciona varias fichas deseadas, las cuales se destacan visualmente en la interfaz. Al presionar el botón de imprimir, se envía una única solicitud al sistema para procesar y convertir todas las fichas seleccionadas en un solo archivo PDF, que finalmente se muestra al usuario en una vista previa lista para ser impreso.</w:t>
      </w:r>
    </w:p>
    <w:p w14:paraId="0C0643C5" w14:textId="77777777" w:rsidR="001A0A1F" w:rsidRDefault="001A0A1F" w:rsidP="00400523"/>
    <w:p w14:paraId="4E53441A" w14:textId="49006489" w:rsidR="001A0A1F" w:rsidRDefault="001A0A1F" w:rsidP="00983CDF">
      <w:pPr>
        <w:pStyle w:val="Descripcin"/>
        <w:rPr>
          <w:rFonts w:eastAsia="Times New Roman"/>
          <w:color w:val="000000"/>
        </w:rPr>
      </w:pPr>
      <w:bookmarkStart w:id="559" w:name="_Toc210409305"/>
      <w:bookmarkStart w:id="560" w:name="_Toc210410085"/>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21</w:t>
      </w:r>
      <w:r w:rsidR="00267181">
        <w:rPr>
          <w:noProof/>
        </w:rPr>
        <w:fldChar w:fldCharType="end"/>
      </w:r>
      <w:r>
        <w:t xml:space="preserve"> </w:t>
      </w:r>
      <w:r w:rsidRPr="00511D85">
        <w:t>caso de uso N</w:t>
      </w:r>
      <w:r>
        <w:t>°2.6.2, “</w:t>
      </w:r>
      <w:r w:rsidRPr="001A0A1F">
        <w:rPr>
          <w:rFonts w:eastAsia="Times New Roman"/>
          <w:color w:val="000000"/>
        </w:rPr>
        <w:t>Imprimiendo múltiples fichas de empleado</w:t>
      </w:r>
      <w:r>
        <w:rPr>
          <w:rFonts w:eastAsia="Times New Roman"/>
          <w:color w:val="000000"/>
        </w:rPr>
        <w:t>”</w:t>
      </w:r>
      <w:bookmarkEnd w:id="559"/>
      <w:bookmarkEnd w:id="560"/>
    </w:p>
    <w:p w14:paraId="50FC36E7" w14:textId="77777777" w:rsidR="001A0A1F" w:rsidRPr="001A0A1F" w:rsidRDefault="001A0A1F" w:rsidP="001A0A1F">
      <w:pPr>
        <w:pStyle w:val="NormalWeb"/>
        <w:spacing w:after="0"/>
        <w:jc w:val="center"/>
        <w:rPr>
          <w:rFonts w:eastAsia="Times New Roman"/>
        </w:rPr>
      </w:pPr>
    </w:p>
    <w:p w14:paraId="6B163921" w14:textId="77777777" w:rsidR="003437CE" w:rsidRDefault="001507D1">
      <w:pPr>
        <w:spacing w:line="278" w:lineRule="auto"/>
        <w:ind w:firstLine="0"/>
        <w:jc w:val="left"/>
      </w:pPr>
      <w:r>
        <w:rPr>
          <w:noProof/>
        </w:rPr>
        <w:drawing>
          <wp:inline distT="0" distB="0" distL="0" distR="0" wp14:anchorId="31361853" wp14:editId="63E71639">
            <wp:extent cx="5971540" cy="2855595"/>
            <wp:effectExtent l="0" t="0" r="0" b="1905"/>
            <wp:docPr id="24467331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73319" name="Imagen 1" descr="Gráfico&#10;&#10;El contenido generado por IA puede ser incorrecto."/>
                    <pic:cNvPicPr/>
                  </pic:nvPicPr>
                  <pic:blipFill>
                    <a:blip r:embed="rId82"/>
                    <a:stretch>
                      <a:fillRect/>
                    </a:stretch>
                  </pic:blipFill>
                  <pic:spPr>
                    <a:xfrm>
                      <a:off x="0" y="0"/>
                      <a:ext cx="5971540" cy="2855595"/>
                    </a:xfrm>
                    <a:prstGeom prst="rect">
                      <a:avLst/>
                    </a:prstGeom>
                  </pic:spPr>
                </pic:pic>
              </a:graphicData>
            </a:graphic>
          </wp:inline>
        </w:drawing>
      </w:r>
    </w:p>
    <w:p w14:paraId="4E9A8ADE" w14:textId="77777777" w:rsidR="003437CE" w:rsidRPr="00DC71E1" w:rsidRDefault="003437CE" w:rsidP="003437CE">
      <w:r>
        <w:t>Fuente: Elaborado por el estudiante de acuerdo con el proyecto</w:t>
      </w:r>
    </w:p>
    <w:p w14:paraId="17892930" w14:textId="4F14C6AA" w:rsidR="00FE5630" w:rsidRDefault="00FE5630">
      <w:pPr>
        <w:spacing w:line="278" w:lineRule="auto"/>
        <w:ind w:firstLine="0"/>
        <w:jc w:val="left"/>
      </w:pPr>
      <w:r>
        <w:br w:type="page"/>
      </w:r>
    </w:p>
    <w:p w14:paraId="58EFCC1B" w14:textId="5B18CDF7" w:rsidR="00400523" w:rsidRDefault="00400523" w:rsidP="00400523">
      <w:r w:rsidRPr="00400523">
        <w:lastRenderedPageBreak/>
        <w:t xml:space="preserve">En la figura </w:t>
      </w:r>
      <w:r w:rsidR="001A0A1F">
        <w:t xml:space="preserve">5.22 </w:t>
      </w:r>
      <w:r w:rsidRPr="00400523">
        <w:t>se aprecia el diagrama del CU N°</w:t>
      </w:r>
      <w:r w:rsidR="00FE5630" w:rsidRPr="00400523">
        <w:t>3.1.1</w:t>
      </w:r>
      <w:r w:rsidRPr="00400523">
        <w:t xml:space="preserve"> describe el flujo para asignar vacaciones a un empleado. El proceso inicia cuando el usuario, después de iniciar sesión, navega a través del menú hasta la interfaz de vacaciones. El sistema consulta la base de datos para cargar y mostrar la lista de empleados con sus respectivos datos de vacaciones. El usuario selecciona un empleado, ingresa la nueva información de la asignación y presiona el botón para guardar. Esta acción envía los nuevos datos al controlador, que los procesa y los inserta en la base de datos. Una vez que la base de datos confirma el guardado, el sistema retorna una confirmación a la interfaz, mostrando un mensaje de éxito al usuario.</w:t>
      </w:r>
    </w:p>
    <w:p w14:paraId="6CF4E152" w14:textId="77777777" w:rsidR="001A0A1F" w:rsidRDefault="001A0A1F" w:rsidP="00400523"/>
    <w:p w14:paraId="658C5EC8" w14:textId="250D45E1" w:rsidR="001A0A1F" w:rsidRDefault="001A0A1F" w:rsidP="00983CDF">
      <w:pPr>
        <w:pStyle w:val="Descripcin"/>
      </w:pPr>
      <w:bookmarkStart w:id="561" w:name="_Toc210409306"/>
      <w:bookmarkStart w:id="562" w:name="_Toc210410086"/>
      <w:r w:rsidRPr="00983CDF">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22</w:t>
      </w:r>
      <w:r w:rsidR="00267181">
        <w:rPr>
          <w:noProof/>
        </w:rPr>
        <w:fldChar w:fldCharType="end"/>
      </w:r>
      <w:r w:rsidRPr="00983CDF">
        <w:t xml:space="preserve"> caso de uso N°3.1.1, “Asignando vacaciones a empleados</w:t>
      </w:r>
      <w:r>
        <w:t>”</w:t>
      </w:r>
      <w:bookmarkEnd w:id="561"/>
      <w:bookmarkEnd w:id="562"/>
    </w:p>
    <w:p w14:paraId="3A93A059" w14:textId="77777777" w:rsidR="00400523" w:rsidRPr="00400523" w:rsidRDefault="00400523" w:rsidP="00400523"/>
    <w:p w14:paraId="3BD01551" w14:textId="38B027B3" w:rsidR="00FE5630" w:rsidRDefault="001507D1" w:rsidP="00400523">
      <w:pPr>
        <w:pStyle w:val="Sinespaciado"/>
      </w:pPr>
      <w:r w:rsidRPr="00400523">
        <w:rPr>
          <w:noProof/>
        </w:rPr>
        <w:drawing>
          <wp:inline distT="0" distB="0" distL="0" distR="0" wp14:anchorId="17D6214D" wp14:editId="3897CE9F">
            <wp:extent cx="5971540" cy="3157220"/>
            <wp:effectExtent l="0" t="0" r="0" b="5080"/>
            <wp:docPr id="9339232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2320" name="Imagen 1" descr="Gráfico&#10;&#10;El contenido generado por IA puede ser incorrecto."/>
                    <pic:cNvPicPr/>
                  </pic:nvPicPr>
                  <pic:blipFill>
                    <a:blip r:embed="rId83"/>
                    <a:stretch>
                      <a:fillRect/>
                    </a:stretch>
                  </pic:blipFill>
                  <pic:spPr>
                    <a:xfrm>
                      <a:off x="0" y="0"/>
                      <a:ext cx="5971540" cy="3157220"/>
                    </a:xfrm>
                    <a:prstGeom prst="rect">
                      <a:avLst/>
                    </a:prstGeom>
                  </pic:spPr>
                </pic:pic>
              </a:graphicData>
            </a:graphic>
          </wp:inline>
        </w:drawing>
      </w:r>
    </w:p>
    <w:p w14:paraId="2B79D051" w14:textId="77777777" w:rsidR="00400523" w:rsidRDefault="00400523" w:rsidP="00400523">
      <w:pPr>
        <w:pStyle w:val="Sinespaciado"/>
      </w:pPr>
    </w:p>
    <w:p w14:paraId="5ACBC4CD" w14:textId="77777777" w:rsidR="003437CE" w:rsidRPr="00DC71E1" w:rsidRDefault="003437CE" w:rsidP="003437CE">
      <w:r>
        <w:t>Fuente: Elaborado por el estudiante de acuerdo con el proyecto</w:t>
      </w:r>
    </w:p>
    <w:p w14:paraId="194A848D" w14:textId="77777777" w:rsidR="003437CE" w:rsidRDefault="003437CE">
      <w:pPr>
        <w:spacing w:line="278" w:lineRule="auto"/>
        <w:ind w:firstLine="0"/>
        <w:jc w:val="left"/>
      </w:pPr>
    </w:p>
    <w:p w14:paraId="681379F6" w14:textId="77777777" w:rsidR="00FE5630" w:rsidRDefault="00FE5630">
      <w:pPr>
        <w:spacing w:line="278" w:lineRule="auto"/>
        <w:ind w:firstLine="0"/>
        <w:jc w:val="left"/>
      </w:pPr>
      <w:r>
        <w:br w:type="page"/>
      </w:r>
    </w:p>
    <w:p w14:paraId="5A05A7C6" w14:textId="0E58CDAE" w:rsidR="00400523" w:rsidRDefault="00400523" w:rsidP="00400523">
      <w:r w:rsidRPr="00400523">
        <w:lastRenderedPageBreak/>
        <w:t xml:space="preserve">En la figura </w:t>
      </w:r>
      <w:r w:rsidR="001A0A1F">
        <w:t xml:space="preserve">5.23 </w:t>
      </w:r>
      <w:r w:rsidRPr="00400523">
        <w:t>se aprecia el diagrama del CU N°</w:t>
      </w:r>
      <w:r w:rsidR="00FE5630" w:rsidRPr="00400523">
        <w:t>3</w:t>
      </w:r>
      <w:r w:rsidR="001A0A1F">
        <w:t>.1.</w:t>
      </w:r>
      <w:r w:rsidR="00FE5630" w:rsidRPr="00400523">
        <w:t>2</w:t>
      </w:r>
      <w:r w:rsidRPr="00400523">
        <w:t xml:space="preserve"> ilustra el proceso para editar las vacaciones de un empleado. El flujo se inicia cuando el usuario, después de acceder al sistema, navega hasta la sección de vacaciones, la cual carga y muestra una lista de los empleados desde la base de datos. Al seleccionar la casilla de un empleado en particular, el sistema presenta el formulario con sus datos de vacaciones actuales. A continuación, el usuario procede a editar esta información, y la interfaz le muestra una vista previa con los cambios realizados, como paso previo a la confirmación y guardado final de los datos.</w:t>
      </w:r>
    </w:p>
    <w:p w14:paraId="38600699" w14:textId="77777777" w:rsidR="001A0A1F" w:rsidRDefault="001A0A1F" w:rsidP="00400523"/>
    <w:p w14:paraId="64711055" w14:textId="6BBFC02E" w:rsidR="001A0A1F" w:rsidRDefault="001A0A1F" w:rsidP="00983CDF">
      <w:pPr>
        <w:pStyle w:val="Descripcin"/>
      </w:pPr>
      <w:bookmarkStart w:id="563" w:name="_Toc210409307"/>
      <w:bookmarkStart w:id="564" w:name="_Toc210410087"/>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23</w:t>
      </w:r>
      <w:r w:rsidR="00267181">
        <w:rPr>
          <w:noProof/>
        </w:rPr>
        <w:fldChar w:fldCharType="end"/>
      </w:r>
      <w:r w:rsidRPr="001A0A1F">
        <w:t xml:space="preserve"> </w:t>
      </w:r>
      <w:r w:rsidRPr="00511D85">
        <w:t>caso de uso N</w:t>
      </w:r>
      <w:r>
        <w:t>°3.1.2, “</w:t>
      </w:r>
      <w:r w:rsidRPr="001A0A1F">
        <w:t xml:space="preserve">Editando vacaciones de </w:t>
      </w:r>
      <w:r w:rsidRPr="00983CDF">
        <w:t>empleados</w:t>
      </w:r>
      <w:r>
        <w:t>”</w:t>
      </w:r>
      <w:bookmarkEnd w:id="563"/>
      <w:bookmarkEnd w:id="564"/>
    </w:p>
    <w:p w14:paraId="47492237" w14:textId="77777777" w:rsidR="00400523" w:rsidRPr="00400523" w:rsidRDefault="00400523" w:rsidP="00400523"/>
    <w:p w14:paraId="6940C61A" w14:textId="03CC91E5" w:rsidR="003437CE" w:rsidRDefault="001507D1" w:rsidP="00400523">
      <w:pPr>
        <w:pStyle w:val="Sinespaciado"/>
      </w:pPr>
      <w:r>
        <w:rPr>
          <w:noProof/>
        </w:rPr>
        <w:drawing>
          <wp:inline distT="0" distB="0" distL="0" distR="0" wp14:anchorId="7D25510B" wp14:editId="46D10515">
            <wp:extent cx="5971540" cy="2742565"/>
            <wp:effectExtent l="0" t="0" r="0" b="635"/>
            <wp:docPr id="51103094"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3094" name="Imagen 1" descr="Gráfico, Gráfico de cajas y bigotes&#10;&#10;El contenido generado por IA puede ser incorrecto."/>
                    <pic:cNvPicPr/>
                  </pic:nvPicPr>
                  <pic:blipFill>
                    <a:blip r:embed="rId84"/>
                    <a:stretch>
                      <a:fillRect/>
                    </a:stretch>
                  </pic:blipFill>
                  <pic:spPr>
                    <a:xfrm>
                      <a:off x="0" y="0"/>
                      <a:ext cx="5971540" cy="2742565"/>
                    </a:xfrm>
                    <a:prstGeom prst="rect">
                      <a:avLst/>
                    </a:prstGeom>
                  </pic:spPr>
                </pic:pic>
              </a:graphicData>
            </a:graphic>
          </wp:inline>
        </w:drawing>
      </w:r>
    </w:p>
    <w:p w14:paraId="6988A2A8" w14:textId="77777777" w:rsidR="00400523" w:rsidRDefault="00400523" w:rsidP="00400523">
      <w:pPr>
        <w:pStyle w:val="Sinespaciado"/>
      </w:pPr>
    </w:p>
    <w:p w14:paraId="74FCB48D" w14:textId="77777777" w:rsidR="003437CE" w:rsidRPr="00DC71E1" w:rsidRDefault="003437CE" w:rsidP="003437CE">
      <w:r>
        <w:t>Fuente: Elaborado por el estudiante de acuerdo con el proyecto</w:t>
      </w:r>
    </w:p>
    <w:p w14:paraId="3F5CD75A" w14:textId="5649D36C" w:rsidR="00FE5630" w:rsidRDefault="00FE5630">
      <w:pPr>
        <w:spacing w:line="278" w:lineRule="auto"/>
        <w:ind w:firstLine="0"/>
        <w:jc w:val="left"/>
      </w:pPr>
      <w:r>
        <w:br w:type="page"/>
      </w:r>
    </w:p>
    <w:p w14:paraId="2CB2CE14" w14:textId="57F3EE7D" w:rsidR="00400523" w:rsidRDefault="00400523" w:rsidP="00400523">
      <w:r w:rsidRPr="003F7F77">
        <w:lastRenderedPageBreak/>
        <w:t xml:space="preserve">En la figura </w:t>
      </w:r>
      <w:r w:rsidR="001A0A1F">
        <w:t>5.24</w:t>
      </w:r>
      <w:r w:rsidRPr="003F7F77">
        <w:t xml:space="preserve"> se muestra el </w:t>
      </w:r>
      <w:r w:rsidR="00F95F74" w:rsidRPr="003F7F77">
        <w:t xml:space="preserve">proceso </w:t>
      </w:r>
      <w:r w:rsidR="00F95F74">
        <w:t>del</w:t>
      </w:r>
      <w:r>
        <w:t xml:space="preserve"> CU N°3.2 </w:t>
      </w:r>
      <w:r w:rsidR="00F95F74">
        <w:t>e</w:t>
      </w:r>
      <w:r w:rsidR="00F95F74" w:rsidRPr="00F95F74">
        <w:t>ste diagrama de secuencia muestra el proceso inicial que realiza un administrador para acceder a la interfaz de gestión de vacaciones. El flujo comienza cuando el administrador inicia sesión en el sistema y navega a través del menú principal hasta seleccionar la opción de "Vacaciones". A partir de esta acción, el sistema realiza una consulta a la base de datos para obtener la información necesaria. Finalmente, el proceso concluye con la presentación de la interfaz de vacaciones, que muestra los datos cargados y las casillas correspondientes para que el administrador pueda comenzar a asignar o gestionar las vacaciones de los usuarios.</w:t>
      </w:r>
    </w:p>
    <w:p w14:paraId="6F867BCF" w14:textId="77777777" w:rsidR="001A0A1F" w:rsidRDefault="001A0A1F" w:rsidP="00400523"/>
    <w:p w14:paraId="20B96B1E" w14:textId="47992158" w:rsidR="001A0A1F" w:rsidRPr="003F7F77" w:rsidRDefault="001A0A1F" w:rsidP="00983CDF">
      <w:pPr>
        <w:pStyle w:val="Descripcin"/>
      </w:pPr>
      <w:bookmarkStart w:id="565" w:name="_Toc210409308"/>
      <w:bookmarkStart w:id="566" w:name="_Toc210410088"/>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24</w:t>
      </w:r>
      <w:r w:rsidR="00267181">
        <w:rPr>
          <w:noProof/>
        </w:rPr>
        <w:fldChar w:fldCharType="end"/>
      </w:r>
      <w:r w:rsidRPr="001A0A1F">
        <w:t xml:space="preserve"> </w:t>
      </w:r>
      <w:r w:rsidRPr="00511D85">
        <w:t>caso de uso N</w:t>
      </w:r>
      <w:r>
        <w:t>°3.2, “</w:t>
      </w:r>
      <w:r w:rsidRPr="001A0A1F">
        <w:t xml:space="preserve">Visualizando </w:t>
      </w:r>
      <w:r w:rsidRPr="00983CDF">
        <w:t>lista</w:t>
      </w:r>
      <w:r w:rsidRPr="001A0A1F">
        <w:t xml:space="preserve"> de empleados con casilla para asignar vacaciones</w:t>
      </w:r>
      <w:r>
        <w:t>”</w:t>
      </w:r>
      <w:bookmarkEnd w:id="565"/>
      <w:bookmarkEnd w:id="566"/>
    </w:p>
    <w:p w14:paraId="12E0882C" w14:textId="629894BA" w:rsidR="00FE5630" w:rsidRDefault="00FE5630">
      <w:pPr>
        <w:spacing w:line="278" w:lineRule="auto"/>
        <w:ind w:firstLine="0"/>
        <w:jc w:val="left"/>
      </w:pPr>
    </w:p>
    <w:p w14:paraId="74E57A57" w14:textId="495637F7" w:rsidR="00CB290C" w:rsidRDefault="00CB290C" w:rsidP="00400523">
      <w:pPr>
        <w:pStyle w:val="Sinespaciado"/>
      </w:pPr>
      <w:r>
        <w:rPr>
          <w:noProof/>
        </w:rPr>
        <w:drawing>
          <wp:inline distT="0" distB="0" distL="0" distR="0" wp14:anchorId="0BADEDDA" wp14:editId="3951E7EF">
            <wp:extent cx="5971540" cy="2134235"/>
            <wp:effectExtent l="0" t="0" r="0" b="0"/>
            <wp:docPr id="67829279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92798" name="Imagen 1" descr="Diagrama&#10;&#10;El contenido generado por IA puede ser incorrecto."/>
                    <pic:cNvPicPr/>
                  </pic:nvPicPr>
                  <pic:blipFill>
                    <a:blip r:embed="rId85"/>
                    <a:stretch>
                      <a:fillRect/>
                    </a:stretch>
                  </pic:blipFill>
                  <pic:spPr>
                    <a:xfrm>
                      <a:off x="0" y="0"/>
                      <a:ext cx="5971540" cy="2134235"/>
                    </a:xfrm>
                    <a:prstGeom prst="rect">
                      <a:avLst/>
                    </a:prstGeom>
                  </pic:spPr>
                </pic:pic>
              </a:graphicData>
            </a:graphic>
          </wp:inline>
        </w:drawing>
      </w:r>
    </w:p>
    <w:p w14:paraId="70F3F137" w14:textId="77777777" w:rsidR="00400523" w:rsidRDefault="00400523" w:rsidP="00400523">
      <w:pPr>
        <w:pStyle w:val="Sinespaciado"/>
      </w:pPr>
    </w:p>
    <w:p w14:paraId="0595E992" w14:textId="77777777" w:rsidR="003437CE" w:rsidRPr="00DC71E1" w:rsidRDefault="003437CE" w:rsidP="003437CE">
      <w:r>
        <w:t>Fuente: Elaborado por el estudiante de acuerdo con el proyecto</w:t>
      </w:r>
    </w:p>
    <w:p w14:paraId="3B4C9FA9" w14:textId="77777777" w:rsidR="003437CE" w:rsidRDefault="003437CE">
      <w:pPr>
        <w:spacing w:line="278" w:lineRule="auto"/>
        <w:ind w:firstLine="0"/>
        <w:jc w:val="left"/>
      </w:pPr>
    </w:p>
    <w:p w14:paraId="5BF892EB" w14:textId="77777777" w:rsidR="00FE5630" w:rsidRDefault="00FE5630">
      <w:pPr>
        <w:spacing w:line="278" w:lineRule="auto"/>
        <w:ind w:firstLine="0"/>
        <w:jc w:val="left"/>
      </w:pPr>
      <w:r>
        <w:br w:type="page"/>
      </w:r>
    </w:p>
    <w:p w14:paraId="20CC53AD" w14:textId="78E5B11E" w:rsidR="00400523" w:rsidRDefault="00400523" w:rsidP="00F95F74">
      <w:r w:rsidRPr="00F95F74">
        <w:lastRenderedPageBreak/>
        <w:t xml:space="preserve">En la figura </w:t>
      </w:r>
      <w:r w:rsidR="001A0A1F">
        <w:t>5.25</w:t>
      </w:r>
      <w:r w:rsidRPr="00F95F74">
        <w:t xml:space="preserve"> se muestra el proceso del CU N°</w:t>
      </w:r>
      <w:r w:rsidR="00FE5630" w:rsidRPr="00F95F74">
        <w:t>3.3</w:t>
      </w:r>
      <w:r w:rsidRPr="00F95F74">
        <w:t xml:space="preserve"> </w:t>
      </w:r>
      <w:r w:rsidR="00F95F74" w:rsidRPr="00F95F74">
        <w:t>este diagrama de secuencia detalla el proceso mediante el cual un administrador asigna vacaciones a un usuario. El flujo comienza cuando el administrador inicia sesión y navega a través del menú hasta la sección de vacaciones. El sistema solicita y carga los datos pertinentes de la base de datos para mostrar la interfaz, la cual incluye un combobox (menú desplegable) con los usuarios. Una vez que el administrador selecciona un usuario, procede a llenar el formulario de asignación de vacaciones; la información ingresada es validada por el controlador del sistema, y finalmente, se le presenta una vista previa de los datos validados antes del guardado final.</w:t>
      </w:r>
    </w:p>
    <w:p w14:paraId="0AF6936A" w14:textId="77777777" w:rsidR="001A0A1F" w:rsidRDefault="001A0A1F" w:rsidP="00F95F74"/>
    <w:p w14:paraId="06D8B574" w14:textId="473745A6" w:rsidR="001A0A1F" w:rsidRPr="00F95F74" w:rsidRDefault="001A0A1F" w:rsidP="00983CDF">
      <w:pPr>
        <w:pStyle w:val="Descripcin"/>
      </w:pPr>
      <w:bookmarkStart w:id="567" w:name="_Toc210409309"/>
      <w:bookmarkStart w:id="568" w:name="_Toc210410089"/>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25</w:t>
      </w:r>
      <w:r w:rsidR="00267181">
        <w:rPr>
          <w:noProof/>
        </w:rPr>
        <w:fldChar w:fldCharType="end"/>
      </w:r>
      <w:r w:rsidRPr="001A0A1F">
        <w:t xml:space="preserve"> </w:t>
      </w:r>
      <w:r w:rsidRPr="00511D85">
        <w:t>caso de uso N</w:t>
      </w:r>
      <w:r>
        <w:t>°3.3, “</w:t>
      </w:r>
      <w:r w:rsidRPr="001A0A1F">
        <w:t>Definiendo días a otorgar para vacaciones</w:t>
      </w:r>
      <w:r>
        <w:t>”</w:t>
      </w:r>
      <w:bookmarkEnd w:id="567"/>
      <w:bookmarkEnd w:id="568"/>
    </w:p>
    <w:p w14:paraId="5ABC839D" w14:textId="77777777" w:rsidR="00400523" w:rsidRPr="003F7F77" w:rsidRDefault="00400523" w:rsidP="00400523"/>
    <w:p w14:paraId="488F5B10" w14:textId="59B2DD20" w:rsidR="00FE5630" w:rsidRDefault="00CB290C" w:rsidP="00400523">
      <w:pPr>
        <w:pStyle w:val="Sinespaciado"/>
      </w:pPr>
      <w:r>
        <w:rPr>
          <w:noProof/>
        </w:rPr>
        <w:drawing>
          <wp:inline distT="0" distB="0" distL="0" distR="0" wp14:anchorId="75F0D195" wp14:editId="4D5959AE">
            <wp:extent cx="5971540" cy="2719705"/>
            <wp:effectExtent l="0" t="0" r="0" b="4445"/>
            <wp:docPr id="163135591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55918" name="Imagen 1" descr="Diagrama&#10;&#10;El contenido generado por IA puede ser incorrecto."/>
                    <pic:cNvPicPr/>
                  </pic:nvPicPr>
                  <pic:blipFill>
                    <a:blip r:embed="rId86"/>
                    <a:stretch>
                      <a:fillRect/>
                    </a:stretch>
                  </pic:blipFill>
                  <pic:spPr>
                    <a:xfrm>
                      <a:off x="0" y="0"/>
                      <a:ext cx="5971540" cy="2719705"/>
                    </a:xfrm>
                    <a:prstGeom prst="rect">
                      <a:avLst/>
                    </a:prstGeom>
                  </pic:spPr>
                </pic:pic>
              </a:graphicData>
            </a:graphic>
          </wp:inline>
        </w:drawing>
      </w:r>
    </w:p>
    <w:p w14:paraId="34AC3C91" w14:textId="77777777" w:rsidR="00400523" w:rsidRDefault="00400523" w:rsidP="00400523">
      <w:pPr>
        <w:pStyle w:val="Sinespaciado"/>
      </w:pPr>
    </w:p>
    <w:p w14:paraId="41B5EABA" w14:textId="77777777" w:rsidR="003437CE" w:rsidRPr="00DC71E1" w:rsidRDefault="003437CE" w:rsidP="003437CE">
      <w:r>
        <w:t>Fuente: Elaborado por el estudiante de acuerdo con el proyecto</w:t>
      </w:r>
    </w:p>
    <w:p w14:paraId="7D33A7B6" w14:textId="77777777" w:rsidR="003437CE" w:rsidRDefault="003437CE">
      <w:pPr>
        <w:spacing w:line="278" w:lineRule="auto"/>
        <w:ind w:firstLine="0"/>
        <w:jc w:val="left"/>
      </w:pPr>
    </w:p>
    <w:p w14:paraId="651DC17A" w14:textId="77777777" w:rsidR="00FE5630" w:rsidRDefault="00FE5630">
      <w:pPr>
        <w:spacing w:line="278" w:lineRule="auto"/>
        <w:ind w:firstLine="0"/>
        <w:jc w:val="left"/>
      </w:pPr>
      <w:r>
        <w:br w:type="page"/>
      </w:r>
    </w:p>
    <w:p w14:paraId="4E9C4AC9" w14:textId="62B63FBA" w:rsidR="00400523" w:rsidRDefault="00400523" w:rsidP="00400523">
      <w:pPr>
        <w:pStyle w:val="NormalWeb"/>
      </w:pPr>
      <w:r w:rsidRPr="003F7F77">
        <w:lastRenderedPageBreak/>
        <w:t xml:space="preserve">En la figura </w:t>
      </w:r>
      <w:r w:rsidR="001A0A1F">
        <w:t>5.26</w:t>
      </w:r>
      <w:r w:rsidRPr="003F7F77">
        <w:t xml:space="preserve"> se muestra el proceso </w:t>
      </w:r>
      <w:r>
        <w:t>del CU N°</w:t>
      </w:r>
      <w:r w:rsidR="00FE5630">
        <w:t>3.4</w:t>
      </w:r>
      <w:r w:rsidRPr="00400523">
        <w:t xml:space="preserve"> </w:t>
      </w:r>
      <w:r w:rsidR="00F95F74">
        <w:t>e</w:t>
      </w:r>
      <w:r w:rsidR="00F95F74" w:rsidRPr="00F95F74">
        <w:t>ste diagrama de secuencia ilustra cómo un administrador visualiza el listado de empleados en vacaciones. El proceso se inicia cuando el administrador ingresa al sistema, lo que carga la interfaz principal. Luego, navega a través del menú para seleccionar la opción de "Vacaciones", desencadenando una solicitud al controlador para obtener la lista de empleados. El sistema consulta la base de datos para recuperar la información pertinente y, una vez obtenidos los datos, carga y muestra al administrador una tabla con el listado completo de los empleados en vacaciones.</w:t>
      </w:r>
    </w:p>
    <w:p w14:paraId="3931A3CE" w14:textId="77777777" w:rsidR="001A0A1F" w:rsidRDefault="001A0A1F" w:rsidP="00400523">
      <w:pPr>
        <w:pStyle w:val="NormalWeb"/>
      </w:pPr>
    </w:p>
    <w:p w14:paraId="228BA74E" w14:textId="71A1EA4C" w:rsidR="001A0A1F" w:rsidRDefault="001A0A1F" w:rsidP="00983CDF">
      <w:pPr>
        <w:pStyle w:val="Descripcin"/>
      </w:pPr>
      <w:bookmarkStart w:id="569" w:name="_Toc210409310"/>
      <w:bookmarkStart w:id="570" w:name="_Toc210410090"/>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26</w:t>
      </w:r>
      <w:r w:rsidR="00267181">
        <w:rPr>
          <w:noProof/>
        </w:rPr>
        <w:fldChar w:fldCharType="end"/>
      </w:r>
      <w:r w:rsidRPr="001A0A1F">
        <w:t xml:space="preserve"> </w:t>
      </w:r>
      <w:r w:rsidRPr="00511D85">
        <w:t>caso de uso N</w:t>
      </w:r>
      <w:r>
        <w:t>°3.4, “</w:t>
      </w:r>
      <w:r w:rsidRPr="001A0A1F">
        <w:t xml:space="preserve">Visualizando </w:t>
      </w:r>
      <w:r w:rsidRPr="00983CDF">
        <w:t>listado</w:t>
      </w:r>
      <w:r w:rsidRPr="001A0A1F">
        <w:t xml:space="preserve"> de empleados de vacaciones</w:t>
      </w:r>
      <w:r>
        <w:t>”</w:t>
      </w:r>
      <w:bookmarkEnd w:id="569"/>
      <w:bookmarkEnd w:id="570"/>
    </w:p>
    <w:p w14:paraId="0162598C" w14:textId="77777777" w:rsidR="00400523" w:rsidRPr="003F7F77" w:rsidRDefault="00400523" w:rsidP="00400523">
      <w:pPr>
        <w:pStyle w:val="NormalWeb"/>
      </w:pPr>
    </w:p>
    <w:p w14:paraId="7ED509BF" w14:textId="5CEDDF21" w:rsidR="003437CE" w:rsidRDefault="00CB290C" w:rsidP="00400523">
      <w:pPr>
        <w:pStyle w:val="Sinespaciado"/>
      </w:pPr>
      <w:r>
        <w:rPr>
          <w:noProof/>
        </w:rPr>
        <w:drawing>
          <wp:inline distT="0" distB="0" distL="0" distR="0" wp14:anchorId="539C4B35" wp14:editId="33940C08">
            <wp:extent cx="5971540" cy="2157095"/>
            <wp:effectExtent l="0" t="0" r="0" b="0"/>
            <wp:docPr id="558114723" name="Imagen 1" descr="Diagrama,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14723" name="Imagen 1" descr="Diagrama, Gráfico de cajas y bigotes&#10;&#10;El contenido generado por IA puede ser incorrecto."/>
                    <pic:cNvPicPr/>
                  </pic:nvPicPr>
                  <pic:blipFill>
                    <a:blip r:embed="rId87"/>
                    <a:stretch>
                      <a:fillRect/>
                    </a:stretch>
                  </pic:blipFill>
                  <pic:spPr>
                    <a:xfrm>
                      <a:off x="0" y="0"/>
                      <a:ext cx="5971540" cy="2157095"/>
                    </a:xfrm>
                    <a:prstGeom prst="rect">
                      <a:avLst/>
                    </a:prstGeom>
                  </pic:spPr>
                </pic:pic>
              </a:graphicData>
            </a:graphic>
          </wp:inline>
        </w:drawing>
      </w:r>
    </w:p>
    <w:p w14:paraId="484D7AED" w14:textId="77777777" w:rsidR="00400523" w:rsidRDefault="00400523" w:rsidP="00400523">
      <w:pPr>
        <w:pStyle w:val="Sinespaciado"/>
      </w:pPr>
    </w:p>
    <w:p w14:paraId="4DE3DA66" w14:textId="77777777" w:rsidR="003437CE" w:rsidRPr="00DC71E1" w:rsidRDefault="003437CE" w:rsidP="003437CE">
      <w:r>
        <w:t>Fuente: Elaborado por el estudiante de acuerdo con el proyecto</w:t>
      </w:r>
    </w:p>
    <w:p w14:paraId="7460DED9" w14:textId="7AFAB3EA" w:rsidR="00FE5630" w:rsidRDefault="00FE5630">
      <w:pPr>
        <w:spacing w:line="278" w:lineRule="auto"/>
        <w:ind w:firstLine="0"/>
        <w:jc w:val="left"/>
      </w:pPr>
      <w:r>
        <w:br w:type="page"/>
      </w:r>
    </w:p>
    <w:p w14:paraId="731E7E0A" w14:textId="4668E7A9" w:rsidR="00F95F74" w:rsidRPr="00F95F74" w:rsidRDefault="00F95F74" w:rsidP="00F95F74">
      <w:r w:rsidRPr="00F95F74">
        <w:lastRenderedPageBreak/>
        <w:t xml:space="preserve">En la figura </w:t>
      </w:r>
      <w:r w:rsidR="001A0A1F">
        <w:t>5.27</w:t>
      </w:r>
      <w:r w:rsidRPr="00F95F74">
        <w:t xml:space="preserve"> se muestra el proceso del CU N°</w:t>
      </w:r>
      <w:r w:rsidR="00FE5630" w:rsidRPr="00F95F74">
        <w:t>3.5</w:t>
      </w:r>
      <w:r w:rsidRPr="00F95F74">
        <w:t xml:space="preserve"> Este diagrama de secuencia describe el flujo completo para editar y guardar las vacaciones de un empleado. El proceso comienza cuando un administrador inicia sesión y navega a la sección de vacaciones, donde el sistema carga la información desde la base de datos. El administrador selecciona la casilla de un empleado, lo que le permite editar sus datos de vacaciones en la interfaz. Una vez ingresada la nueva información, esta es validada por el sistema y se muestra una vista previa de los cambios. Finalmente, el administrador presiona el botón de guardar, lo que desencadena una solicitud para realizar el cambio en la base de datos, y tras la confirmación, se le notifica que los cambios han sido realizados con éxito.</w:t>
      </w:r>
    </w:p>
    <w:p w14:paraId="1D3CEF5A" w14:textId="77777777" w:rsidR="00F95F74" w:rsidRDefault="00F95F74" w:rsidP="00F95F74"/>
    <w:p w14:paraId="1E0092F2" w14:textId="55515F68" w:rsidR="001A0A1F" w:rsidRDefault="001A0A1F" w:rsidP="00983CDF">
      <w:pPr>
        <w:pStyle w:val="Descripcin"/>
      </w:pPr>
      <w:bookmarkStart w:id="571" w:name="_Toc210409311"/>
      <w:bookmarkStart w:id="572" w:name="_Toc210410091"/>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27</w:t>
      </w:r>
      <w:r w:rsidR="00267181">
        <w:rPr>
          <w:noProof/>
        </w:rPr>
        <w:fldChar w:fldCharType="end"/>
      </w:r>
      <w:r w:rsidRPr="001A0A1F">
        <w:t xml:space="preserve"> </w:t>
      </w:r>
      <w:r w:rsidRPr="00511D85">
        <w:t>caso de uso N</w:t>
      </w:r>
      <w:r>
        <w:t>°3.5, “</w:t>
      </w:r>
      <w:r w:rsidRPr="001A0A1F">
        <w:t>Guardando cambios de vacaciones</w:t>
      </w:r>
      <w:r>
        <w:t>”</w:t>
      </w:r>
      <w:bookmarkEnd w:id="571"/>
      <w:bookmarkEnd w:id="572"/>
    </w:p>
    <w:p w14:paraId="1FE78D60" w14:textId="77777777" w:rsidR="00F95F74" w:rsidRDefault="00F95F74" w:rsidP="00F95F74"/>
    <w:p w14:paraId="27CA212D" w14:textId="448F2128" w:rsidR="003437CE" w:rsidRDefault="000125B3" w:rsidP="00F95F74">
      <w:pPr>
        <w:pStyle w:val="Sinespaciado"/>
      </w:pPr>
      <w:r>
        <w:rPr>
          <w:noProof/>
        </w:rPr>
        <w:drawing>
          <wp:inline distT="0" distB="0" distL="0" distR="0" wp14:anchorId="41F7DD8A" wp14:editId="7841BEA6">
            <wp:extent cx="5971540" cy="3475990"/>
            <wp:effectExtent l="0" t="0" r="0" b="0"/>
            <wp:docPr id="1047808459"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08459" name="Imagen 1" descr="Calendario&#10;&#10;El contenido generado por IA puede ser incorrecto."/>
                    <pic:cNvPicPr/>
                  </pic:nvPicPr>
                  <pic:blipFill>
                    <a:blip r:embed="rId88"/>
                    <a:stretch>
                      <a:fillRect/>
                    </a:stretch>
                  </pic:blipFill>
                  <pic:spPr>
                    <a:xfrm>
                      <a:off x="0" y="0"/>
                      <a:ext cx="5971540" cy="3475990"/>
                    </a:xfrm>
                    <a:prstGeom prst="rect">
                      <a:avLst/>
                    </a:prstGeom>
                  </pic:spPr>
                </pic:pic>
              </a:graphicData>
            </a:graphic>
          </wp:inline>
        </w:drawing>
      </w:r>
    </w:p>
    <w:p w14:paraId="300EC0C5" w14:textId="77777777" w:rsidR="00F95F74" w:rsidRDefault="00F95F74" w:rsidP="00F95F74">
      <w:pPr>
        <w:pStyle w:val="Sinespaciado"/>
      </w:pPr>
    </w:p>
    <w:p w14:paraId="106778DE" w14:textId="77777777" w:rsidR="003437CE" w:rsidRPr="00DC71E1" w:rsidRDefault="003437CE" w:rsidP="003437CE">
      <w:r>
        <w:t>Fuente: Elaborado por el estudiante de acuerdo con el proyecto</w:t>
      </w:r>
    </w:p>
    <w:p w14:paraId="438BBB88" w14:textId="393E5831" w:rsidR="00FE5630" w:rsidRDefault="00FE5630">
      <w:pPr>
        <w:spacing w:line="278" w:lineRule="auto"/>
        <w:ind w:firstLine="0"/>
        <w:jc w:val="left"/>
      </w:pPr>
      <w:r>
        <w:br w:type="page"/>
      </w:r>
    </w:p>
    <w:p w14:paraId="4E6F3944" w14:textId="21E4F28E" w:rsidR="00F95F74" w:rsidRDefault="00F95F74" w:rsidP="00F95F74">
      <w:r w:rsidRPr="00F95F74">
        <w:lastRenderedPageBreak/>
        <w:t xml:space="preserve">En la figura </w:t>
      </w:r>
      <w:r w:rsidR="001A0A1F">
        <w:t>5.28</w:t>
      </w:r>
      <w:r w:rsidRPr="00F95F74">
        <w:t xml:space="preserve"> se muestra el proceso del CU N°</w:t>
      </w:r>
      <w:r w:rsidR="00FE5630" w:rsidRPr="00F95F74">
        <w:t>3.6</w:t>
      </w:r>
      <w:r w:rsidRPr="00F95F74">
        <w:t xml:space="preserve"> este diagrama de secuencia detalla el proceso que sigue un administrador para imprimir las vacaciones de un empleado. El flujo se inicia cuando el administrador accede al sistema y navega hasta la opción de "Imprimir Vacaciones" en el menú. A continuación, el sistema solicita y carga los datos de vacaciones desde la base de datos para mostrarlos en una vista previa. El administrador selecciona al empleado deseado, cuya selección se destaca visualmente, y luego presiona el botón de imprimir. Esta acción final genera una solicitud para convertir la información de las vacaciones del empleado a un formato PDF, el cual se presenta al administrador para su impresión.</w:t>
      </w:r>
    </w:p>
    <w:p w14:paraId="5CBF620F" w14:textId="77777777" w:rsidR="001A0A1F" w:rsidRDefault="001A0A1F" w:rsidP="00F95F74"/>
    <w:p w14:paraId="6D827A87" w14:textId="4F59731C" w:rsidR="001A0A1F" w:rsidRPr="001A0A1F" w:rsidRDefault="001A0A1F" w:rsidP="00983CDF">
      <w:pPr>
        <w:pStyle w:val="Descripcin"/>
        <w:rPr>
          <w:rFonts w:eastAsia="Times New Roman"/>
        </w:rPr>
      </w:pPr>
      <w:bookmarkStart w:id="573" w:name="_Toc210409312"/>
      <w:bookmarkStart w:id="574" w:name="_Toc210410092"/>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28</w:t>
      </w:r>
      <w:r w:rsidR="00267181">
        <w:rPr>
          <w:noProof/>
        </w:rPr>
        <w:fldChar w:fldCharType="end"/>
      </w:r>
      <w:r w:rsidRPr="001A0A1F">
        <w:t xml:space="preserve"> </w:t>
      </w:r>
      <w:r w:rsidRPr="00511D85">
        <w:t>caso de uso N</w:t>
      </w:r>
      <w:r>
        <w:t>°3.6, “</w:t>
      </w:r>
      <w:r w:rsidRPr="001A0A1F">
        <w:rPr>
          <w:rFonts w:eastAsia="Times New Roman"/>
          <w:color w:val="000000"/>
        </w:rPr>
        <w:t>Imprimiendo vacaciones de empleado</w:t>
      </w:r>
      <w:r>
        <w:rPr>
          <w:rFonts w:eastAsia="Times New Roman"/>
          <w:color w:val="000000"/>
        </w:rPr>
        <w:t>”</w:t>
      </w:r>
      <w:bookmarkEnd w:id="573"/>
      <w:bookmarkEnd w:id="574"/>
    </w:p>
    <w:p w14:paraId="49EEED01" w14:textId="77777777" w:rsidR="00F95F74" w:rsidRPr="00F95F74" w:rsidRDefault="00F95F74" w:rsidP="00F95F74"/>
    <w:p w14:paraId="1C7B9B61" w14:textId="509710E0" w:rsidR="00FE5630" w:rsidRDefault="00CB290C" w:rsidP="00F95F74">
      <w:pPr>
        <w:pStyle w:val="Sinespaciado"/>
      </w:pPr>
      <w:r>
        <w:rPr>
          <w:noProof/>
        </w:rPr>
        <w:drawing>
          <wp:inline distT="0" distB="0" distL="0" distR="0" wp14:anchorId="4AEB9793" wp14:editId="041ED729">
            <wp:extent cx="5971540" cy="2334895"/>
            <wp:effectExtent l="0" t="0" r="0" b="8255"/>
            <wp:docPr id="173869071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90717" name="Imagen 1" descr="Diagrama&#10;&#10;El contenido generado por IA puede ser incorrecto."/>
                    <pic:cNvPicPr/>
                  </pic:nvPicPr>
                  <pic:blipFill>
                    <a:blip r:embed="rId89"/>
                    <a:stretch>
                      <a:fillRect/>
                    </a:stretch>
                  </pic:blipFill>
                  <pic:spPr>
                    <a:xfrm>
                      <a:off x="0" y="0"/>
                      <a:ext cx="5971540" cy="2334895"/>
                    </a:xfrm>
                    <a:prstGeom prst="rect">
                      <a:avLst/>
                    </a:prstGeom>
                  </pic:spPr>
                </pic:pic>
              </a:graphicData>
            </a:graphic>
          </wp:inline>
        </w:drawing>
      </w:r>
    </w:p>
    <w:p w14:paraId="20E31720" w14:textId="77777777" w:rsidR="00F95F74" w:rsidRDefault="00F95F74" w:rsidP="00F95F74">
      <w:pPr>
        <w:pStyle w:val="Sinespaciado"/>
      </w:pPr>
    </w:p>
    <w:p w14:paraId="6CA238F7" w14:textId="77777777" w:rsidR="003437CE" w:rsidRPr="00DC71E1" w:rsidRDefault="003437CE" w:rsidP="003437CE">
      <w:r>
        <w:t>Fuente: Elaborado por el estudiante de acuerdo con el proyecto</w:t>
      </w:r>
    </w:p>
    <w:p w14:paraId="1B24C4E5" w14:textId="77777777" w:rsidR="003437CE" w:rsidRDefault="003437CE">
      <w:pPr>
        <w:spacing w:line="278" w:lineRule="auto"/>
        <w:ind w:firstLine="0"/>
        <w:jc w:val="left"/>
      </w:pPr>
    </w:p>
    <w:p w14:paraId="4484853A" w14:textId="77777777" w:rsidR="00FE5630" w:rsidRDefault="00FE5630">
      <w:pPr>
        <w:spacing w:line="278" w:lineRule="auto"/>
        <w:ind w:firstLine="0"/>
        <w:jc w:val="left"/>
      </w:pPr>
      <w:r>
        <w:br w:type="page"/>
      </w:r>
    </w:p>
    <w:p w14:paraId="08735D0E" w14:textId="321B67B0" w:rsidR="00F95F74" w:rsidRDefault="00F95F74" w:rsidP="00F95F74">
      <w:r w:rsidRPr="00F95F74">
        <w:lastRenderedPageBreak/>
        <w:t xml:space="preserve">En la figura </w:t>
      </w:r>
      <w:r w:rsidR="001A0A1F">
        <w:t>5.29</w:t>
      </w:r>
      <w:r w:rsidRPr="00F95F74">
        <w:t xml:space="preserve"> se muestra el proceso del CU N°</w:t>
      </w:r>
      <w:r w:rsidR="00FE5630" w:rsidRPr="00F95F74">
        <w:t>3.7</w:t>
      </w:r>
      <w:r w:rsidRPr="00F95F74">
        <w:t xml:space="preserve"> este diagrama de secuencia describe el proceso que realiza un administrador para eliminar un registro de vacaciones. El flujo comienza cuando el administrador inicia sesión y navega hasta la opción de "Vacaciones" en el menú para ver los registros existentes, los cuales son cargados desde la base de datos. Una vez en la interfaz, selecciona un registro de vacaciones específico, lo que provoca que se muestren los detalles de esa selección. Finalmente, al presionar el botón de "Eliminar", el sistema procesa la solicitud, realiza los cambios correspondientes en la base de datos y le presenta al administrador una confirmación de que la eliminación se ha completado con éxito.</w:t>
      </w:r>
    </w:p>
    <w:p w14:paraId="32C7CBFA" w14:textId="77777777" w:rsidR="001A0A1F" w:rsidRDefault="001A0A1F" w:rsidP="00F95F74"/>
    <w:p w14:paraId="4866BF70" w14:textId="7E6323B6" w:rsidR="001A0A1F" w:rsidRDefault="001A0A1F" w:rsidP="00983CDF">
      <w:pPr>
        <w:pStyle w:val="Descripcin"/>
      </w:pPr>
      <w:bookmarkStart w:id="575" w:name="_Toc210409313"/>
      <w:bookmarkStart w:id="576" w:name="_Toc210410093"/>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29</w:t>
      </w:r>
      <w:r w:rsidR="00267181">
        <w:rPr>
          <w:noProof/>
        </w:rPr>
        <w:fldChar w:fldCharType="end"/>
      </w:r>
      <w:r w:rsidRPr="001A0A1F">
        <w:t xml:space="preserve"> </w:t>
      </w:r>
      <w:r w:rsidRPr="00511D85">
        <w:t>caso de uso N</w:t>
      </w:r>
      <w:r>
        <w:t>°3.7, “</w:t>
      </w:r>
      <w:r w:rsidRPr="001A0A1F">
        <w:t xml:space="preserve">Eliminando </w:t>
      </w:r>
      <w:r w:rsidRPr="00983CDF">
        <w:t>vacaciones</w:t>
      </w:r>
      <w:r w:rsidRPr="001A0A1F">
        <w:t xml:space="preserve"> </w:t>
      </w:r>
      <w:r w:rsidRPr="00983CDF">
        <w:t>asignadas</w:t>
      </w:r>
      <w:r>
        <w:t>”</w:t>
      </w:r>
      <w:bookmarkEnd w:id="575"/>
      <w:bookmarkEnd w:id="576"/>
    </w:p>
    <w:p w14:paraId="04381E2B" w14:textId="77777777" w:rsidR="00F95F74" w:rsidRPr="00F95F74" w:rsidRDefault="00F95F74" w:rsidP="00F95F74"/>
    <w:p w14:paraId="0265E3B1" w14:textId="1FC94BF3" w:rsidR="00FE5630" w:rsidRDefault="00CB290C" w:rsidP="00F95F74">
      <w:pPr>
        <w:pStyle w:val="Sinespaciado"/>
      </w:pPr>
      <w:r>
        <w:rPr>
          <w:noProof/>
        </w:rPr>
        <w:drawing>
          <wp:inline distT="0" distB="0" distL="0" distR="0" wp14:anchorId="1ED0D425" wp14:editId="4EC181D1">
            <wp:extent cx="5971540" cy="2982595"/>
            <wp:effectExtent l="0" t="0" r="0" b="8255"/>
            <wp:docPr id="171382866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28667" name="Imagen 1" descr="Diagrama&#10;&#10;El contenido generado por IA puede ser incorrecto."/>
                    <pic:cNvPicPr/>
                  </pic:nvPicPr>
                  <pic:blipFill>
                    <a:blip r:embed="rId90"/>
                    <a:stretch>
                      <a:fillRect/>
                    </a:stretch>
                  </pic:blipFill>
                  <pic:spPr>
                    <a:xfrm>
                      <a:off x="0" y="0"/>
                      <a:ext cx="5971540" cy="2982595"/>
                    </a:xfrm>
                    <a:prstGeom prst="rect">
                      <a:avLst/>
                    </a:prstGeom>
                  </pic:spPr>
                </pic:pic>
              </a:graphicData>
            </a:graphic>
          </wp:inline>
        </w:drawing>
      </w:r>
    </w:p>
    <w:p w14:paraId="77C5EF7D" w14:textId="77777777" w:rsidR="003437CE" w:rsidRPr="00DC71E1" w:rsidRDefault="003437CE" w:rsidP="003437CE">
      <w:r>
        <w:t>Fuente: Elaborado por el estudiante de acuerdo con el proyecto</w:t>
      </w:r>
    </w:p>
    <w:p w14:paraId="3CB7F1D9" w14:textId="77777777" w:rsidR="003437CE" w:rsidRDefault="003437CE">
      <w:pPr>
        <w:spacing w:line="278" w:lineRule="auto"/>
        <w:ind w:firstLine="0"/>
        <w:jc w:val="left"/>
      </w:pPr>
    </w:p>
    <w:p w14:paraId="40740B1E" w14:textId="77777777" w:rsidR="00FE5630" w:rsidRDefault="00FE5630">
      <w:pPr>
        <w:spacing w:line="278" w:lineRule="auto"/>
        <w:ind w:firstLine="0"/>
        <w:jc w:val="left"/>
      </w:pPr>
      <w:r>
        <w:br w:type="page"/>
      </w:r>
    </w:p>
    <w:p w14:paraId="4F255D04" w14:textId="4133E0D6" w:rsidR="00CB290C" w:rsidRDefault="00F95F74" w:rsidP="00F95F74">
      <w:r w:rsidRPr="00F95F74">
        <w:lastRenderedPageBreak/>
        <w:t xml:space="preserve">En la figura </w:t>
      </w:r>
      <w:r w:rsidR="001A0A1F">
        <w:t>5.30</w:t>
      </w:r>
      <w:r w:rsidRPr="00F95F74">
        <w:t xml:space="preserve"> se muestra el proceso del CU N°</w:t>
      </w:r>
      <w:r w:rsidR="001507D1">
        <w:t>4.1.1</w:t>
      </w:r>
      <w:r>
        <w:t xml:space="preserve"> e</w:t>
      </w:r>
      <w:r w:rsidRPr="00F95F74">
        <w:t>ste diagrama de secuencia ilustra el proceso que sigue un usuario para acceder al formulario de creación de turnos. El flujo comienza cuando el usuario inicia sesión en el sistema y, a través del menú de navegación, accede al apartado específico para la creación de turnos. En respuesta, el sistema solicita y carga los datos necesarios desde la base de datos para construir la interfaz. Finalmente, el controlador condiciona los campos que serán obligatorios en el formulario y lo presenta al usuario para que pueda comenzar a ingresar la información del nuevo turno.</w:t>
      </w:r>
    </w:p>
    <w:p w14:paraId="22522A67" w14:textId="77777777" w:rsidR="001A0A1F" w:rsidRDefault="001A0A1F" w:rsidP="00F95F74"/>
    <w:p w14:paraId="154B7C19" w14:textId="0E95EE7E" w:rsidR="001A0A1F" w:rsidRDefault="001A0A1F" w:rsidP="00983CDF">
      <w:pPr>
        <w:pStyle w:val="Descripcin"/>
      </w:pPr>
      <w:bookmarkStart w:id="577" w:name="_Toc210409314"/>
      <w:bookmarkStart w:id="578" w:name="_Toc210410094"/>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30</w:t>
      </w:r>
      <w:r w:rsidR="00267181">
        <w:rPr>
          <w:noProof/>
        </w:rPr>
        <w:fldChar w:fldCharType="end"/>
      </w:r>
      <w:r w:rsidRPr="001A0A1F">
        <w:t xml:space="preserve"> </w:t>
      </w:r>
      <w:r w:rsidRPr="00511D85">
        <w:t>caso de uso N</w:t>
      </w:r>
      <w:r>
        <w:t>°4.1.1, “</w:t>
      </w:r>
      <w:r w:rsidRPr="001A0A1F">
        <w:t>Creando turnos con campos obligatorios</w:t>
      </w:r>
      <w:r>
        <w:t>”</w:t>
      </w:r>
      <w:bookmarkEnd w:id="577"/>
      <w:bookmarkEnd w:id="578"/>
    </w:p>
    <w:p w14:paraId="7EB38B7C" w14:textId="5D92431B" w:rsidR="00FE5630" w:rsidRDefault="00CB290C" w:rsidP="00F95F74">
      <w:pPr>
        <w:pStyle w:val="Sinespaciado"/>
      </w:pPr>
      <w:r>
        <w:rPr>
          <w:noProof/>
        </w:rPr>
        <w:drawing>
          <wp:inline distT="0" distB="0" distL="0" distR="0" wp14:anchorId="525CE5FB" wp14:editId="676E461B">
            <wp:extent cx="5971540" cy="2021205"/>
            <wp:effectExtent l="0" t="0" r="0" b="0"/>
            <wp:docPr id="182379724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97245" name="Imagen 1" descr="Diagrama&#10;&#10;El contenido generado por IA puede ser incorrecto."/>
                    <pic:cNvPicPr/>
                  </pic:nvPicPr>
                  <pic:blipFill>
                    <a:blip r:embed="rId91"/>
                    <a:stretch>
                      <a:fillRect/>
                    </a:stretch>
                  </pic:blipFill>
                  <pic:spPr>
                    <a:xfrm>
                      <a:off x="0" y="0"/>
                      <a:ext cx="5971540" cy="2021205"/>
                    </a:xfrm>
                    <a:prstGeom prst="rect">
                      <a:avLst/>
                    </a:prstGeom>
                  </pic:spPr>
                </pic:pic>
              </a:graphicData>
            </a:graphic>
          </wp:inline>
        </w:drawing>
      </w:r>
    </w:p>
    <w:p w14:paraId="2A272125" w14:textId="77777777" w:rsidR="00F95F74" w:rsidRDefault="00F95F74" w:rsidP="00F95F74">
      <w:pPr>
        <w:pStyle w:val="Sinespaciado"/>
      </w:pPr>
    </w:p>
    <w:p w14:paraId="4424103F" w14:textId="77777777" w:rsidR="003437CE" w:rsidRPr="00DC71E1" w:rsidRDefault="003437CE" w:rsidP="003437CE">
      <w:r>
        <w:t>Fuente: Elaborado por el estudiante de acuerdo con el proyecto</w:t>
      </w:r>
    </w:p>
    <w:p w14:paraId="2893AB6C" w14:textId="77777777" w:rsidR="003437CE" w:rsidRDefault="003437CE">
      <w:pPr>
        <w:spacing w:line="278" w:lineRule="auto"/>
        <w:ind w:firstLine="0"/>
        <w:jc w:val="left"/>
      </w:pPr>
    </w:p>
    <w:p w14:paraId="63C3274E" w14:textId="77777777" w:rsidR="00FE5630" w:rsidRDefault="00FE5630">
      <w:pPr>
        <w:spacing w:line="278" w:lineRule="auto"/>
        <w:ind w:firstLine="0"/>
        <w:jc w:val="left"/>
      </w:pPr>
      <w:r>
        <w:br w:type="page"/>
      </w:r>
    </w:p>
    <w:p w14:paraId="1B07532C" w14:textId="3768D5E3" w:rsidR="00F95F74" w:rsidRDefault="00F95F74" w:rsidP="00F95F74">
      <w:r w:rsidRPr="00F95F74">
        <w:lastRenderedPageBreak/>
        <w:t xml:space="preserve">En la figura </w:t>
      </w:r>
      <w:r w:rsidR="001A0A1F">
        <w:t>5.31</w:t>
      </w:r>
      <w:r w:rsidRPr="00F95F74">
        <w:t xml:space="preserve"> se muestra el proceso del CU N°</w:t>
      </w:r>
      <w:r w:rsidR="001507D1" w:rsidRPr="00F95F74">
        <w:t>4.1.2</w:t>
      </w:r>
      <w:r w:rsidRPr="00F95F74">
        <w:t xml:space="preserve"> este diagrama de secuencia describe el flujo que sigue un administrador para editar un turno existente. El proceso comienza con el inicio de sesión, tras lo cual el administrador navega hasta la opción de "Listado de Turnos". El sistema consulta la base de datos para obtener y mostrar todos los turnos creados. A continuación, el administrador selecciona el botón para editar un turno específico, lo que carga los datos de dicho turno en la interfaz. Después de realizar las modificaciones, presiona el botón de "Editar", y el sistema le muestra una vista previa de los cambios realizados antes de la confirmación final.</w:t>
      </w:r>
    </w:p>
    <w:p w14:paraId="4E2B26F4" w14:textId="77777777" w:rsidR="001A0A1F" w:rsidRDefault="001A0A1F" w:rsidP="00F95F74"/>
    <w:p w14:paraId="6783EF6E" w14:textId="473B1818" w:rsidR="001A0A1F" w:rsidRDefault="001A0A1F" w:rsidP="00983CDF">
      <w:pPr>
        <w:pStyle w:val="Descripcin"/>
      </w:pPr>
      <w:bookmarkStart w:id="579" w:name="_Toc210409315"/>
      <w:bookmarkStart w:id="580" w:name="_Toc210410095"/>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31</w:t>
      </w:r>
      <w:r w:rsidR="00267181">
        <w:rPr>
          <w:noProof/>
        </w:rPr>
        <w:fldChar w:fldCharType="end"/>
      </w:r>
      <w:r w:rsidRPr="001A0A1F">
        <w:t xml:space="preserve"> </w:t>
      </w:r>
      <w:r w:rsidRPr="00511D85">
        <w:t>caso de uso N</w:t>
      </w:r>
      <w:r>
        <w:t>°4.1.2, “</w:t>
      </w:r>
      <w:r w:rsidRPr="00983CDF">
        <w:t>Editando</w:t>
      </w:r>
      <w:r w:rsidRPr="001A0A1F">
        <w:t xml:space="preserve"> turnos</w:t>
      </w:r>
      <w:r>
        <w:t>”</w:t>
      </w:r>
      <w:bookmarkEnd w:id="579"/>
      <w:bookmarkEnd w:id="580"/>
    </w:p>
    <w:p w14:paraId="5E659BF3" w14:textId="77777777" w:rsidR="00F95F74" w:rsidRPr="00F95F74" w:rsidRDefault="00F95F74" w:rsidP="00F95F74"/>
    <w:p w14:paraId="1B0AD3AA" w14:textId="030E91DC" w:rsidR="00FE5630" w:rsidRDefault="00CB290C">
      <w:pPr>
        <w:spacing w:line="278" w:lineRule="auto"/>
        <w:ind w:firstLine="0"/>
        <w:jc w:val="left"/>
      </w:pPr>
      <w:r>
        <w:rPr>
          <w:noProof/>
        </w:rPr>
        <w:drawing>
          <wp:inline distT="0" distB="0" distL="0" distR="0" wp14:anchorId="4C37C889" wp14:editId="5AD39514">
            <wp:extent cx="5971540" cy="2689225"/>
            <wp:effectExtent l="0" t="0" r="0" b="0"/>
            <wp:docPr id="1312790457" name="Imagen 1" descr="Diagrama,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90457" name="Imagen 1" descr="Diagrama, Gráfico de cajas y bigotes&#10;&#10;El contenido generado por IA puede ser incorrecto."/>
                    <pic:cNvPicPr/>
                  </pic:nvPicPr>
                  <pic:blipFill>
                    <a:blip r:embed="rId92"/>
                    <a:stretch>
                      <a:fillRect/>
                    </a:stretch>
                  </pic:blipFill>
                  <pic:spPr>
                    <a:xfrm>
                      <a:off x="0" y="0"/>
                      <a:ext cx="5971540" cy="2689225"/>
                    </a:xfrm>
                    <a:prstGeom prst="rect">
                      <a:avLst/>
                    </a:prstGeom>
                  </pic:spPr>
                </pic:pic>
              </a:graphicData>
            </a:graphic>
          </wp:inline>
        </w:drawing>
      </w:r>
    </w:p>
    <w:p w14:paraId="3D0E3B7E" w14:textId="77777777" w:rsidR="003437CE" w:rsidRPr="00DC71E1" w:rsidRDefault="003437CE" w:rsidP="003437CE">
      <w:r>
        <w:t>Fuente: Elaborado por el estudiante de acuerdo con el proyecto</w:t>
      </w:r>
    </w:p>
    <w:p w14:paraId="5183818F" w14:textId="77777777" w:rsidR="003437CE" w:rsidRDefault="003437CE">
      <w:pPr>
        <w:spacing w:line="278" w:lineRule="auto"/>
        <w:ind w:firstLine="0"/>
        <w:jc w:val="left"/>
      </w:pPr>
    </w:p>
    <w:p w14:paraId="4C610B82" w14:textId="77777777" w:rsidR="00FE5630" w:rsidRDefault="00FE5630">
      <w:pPr>
        <w:spacing w:line="278" w:lineRule="auto"/>
        <w:ind w:firstLine="0"/>
        <w:jc w:val="left"/>
      </w:pPr>
      <w:r>
        <w:br w:type="page"/>
      </w:r>
    </w:p>
    <w:p w14:paraId="138F0F6E" w14:textId="003E7257" w:rsidR="00FE5630" w:rsidRDefault="00F95F74" w:rsidP="007A4D83">
      <w:r w:rsidRPr="007A4D83">
        <w:lastRenderedPageBreak/>
        <w:t xml:space="preserve">En la figura </w:t>
      </w:r>
      <w:r w:rsidR="001A0A1F">
        <w:t>5.32</w:t>
      </w:r>
      <w:r w:rsidRPr="007A4D83">
        <w:t xml:space="preserve"> se muestra el proceso del CU N°</w:t>
      </w:r>
      <w:r w:rsidR="001507D1" w:rsidRPr="007A4D83">
        <w:t>4.2</w:t>
      </w:r>
      <w:r w:rsidR="007A4D83" w:rsidRPr="007A4D83">
        <w:t xml:space="preserve"> este diagrama de secuencia ilustra el proceso completo de creación de un nuevo turno por parte de un usuario. El flujo se inicia cuando el usuario accede al sistema y navega hasta el formulario de creación de turnos, el cual se carga con los datos y condiciones requeridas desde la base de datos. A continuación, el usuario llena todos los campos obligatorios del formulario; el sistema valida que la información esté completa y, una vez confirmada la validación, muestra al usuario los campos del formulario ya completados, dejándolo listo para el paso final de guardado.</w:t>
      </w:r>
    </w:p>
    <w:p w14:paraId="61A20074" w14:textId="77777777" w:rsidR="001A0A1F" w:rsidRDefault="001A0A1F" w:rsidP="007A4D83"/>
    <w:p w14:paraId="37A59561" w14:textId="4618AB6D" w:rsidR="001A0A1F" w:rsidRDefault="001A0A1F" w:rsidP="00983CDF">
      <w:pPr>
        <w:pStyle w:val="Descripcin"/>
      </w:pPr>
      <w:bookmarkStart w:id="581" w:name="_Toc210409316"/>
      <w:bookmarkStart w:id="582" w:name="_Toc210410096"/>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32</w:t>
      </w:r>
      <w:r w:rsidR="00267181">
        <w:rPr>
          <w:noProof/>
        </w:rPr>
        <w:fldChar w:fldCharType="end"/>
      </w:r>
      <w:r w:rsidRPr="001A0A1F">
        <w:t xml:space="preserve"> </w:t>
      </w:r>
      <w:r w:rsidRPr="00511D85">
        <w:t>caso de uso N</w:t>
      </w:r>
      <w:r>
        <w:t>°4.2, “</w:t>
      </w:r>
      <w:r w:rsidRPr="00983CDF">
        <w:t>Generando</w:t>
      </w:r>
      <w:r w:rsidRPr="001A0A1F">
        <w:t xml:space="preserve"> un nuevo turno</w:t>
      </w:r>
      <w:r>
        <w:t>”</w:t>
      </w:r>
      <w:bookmarkEnd w:id="581"/>
      <w:bookmarkEnd w:id="582"/>
    </w:p>
    <w:p w14:paraId="7AC10367" w14:textId="77777777" w:rsidR="007A4D83" w:rsidRPr="007A4D83" w:rsidRDefault="007A4D83" w:rsidP="007A4D83"/>
    <w:p w14:paraId="40CC98CE" w14:textId="6F8BA8AB" w:rsidR="00CB290C" w:rsidRDefault="00CB290C">
      <w:pPr>
        <w:spacing w:line="278" w:lineRule="auto"/>
        <w:ind w:firstLine="0"/>
        <w:jc w:val="left"/>
      </w:pPr>
      <w:r>
        <w:rPr>
          <w:noProof/>
        </w:rPr>
        <w:drawing>
          <wp:inline distT="0" distB="0" distL="0" distR="0" wp14:anchorId="5BD29F08" wp14:editId="1209ECBD">
            <wp:extent cx="5971540" cy="2248535"/>
            <wp:effectExtent l="0" t="0" r="0" b="0"/>
            <wp:docPr id="577615957" name="Imagen 1" descr="Diagram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15957" name="Imagen 1" descr="Diagrama, Escala de tiempo&#10;&#10;El contenido generado por IA puede ser incorrecto."/>
                    <pic:cNvPicPr/>
                  </pic:nvPicPr>
                  <pic:blipFill>
                    <a:blip r:embed="rId93"/>
                    <a:stretch>
                      <a:fillRect/>
                    </a:stretch>
                  </pic:blipFill>
                  <pic:spPr>
                    <a:xfrm>
                      <a:off x="0" y="0"/>
                      <a:ext cx="5971540" cy="2248535"/>
                    </a:xfrm>
                    <a:prstGeom prst="rect">
                      <a:avLst/>
                    </a:prstGeom>
                  </pic:spPr>
                </pic:pic>
              </a:graphicData>
            </a:graphic>
          </wp:inline>
        </w:drawing>
      </w:r>
    </w:p>
    <w:p w14:paraId="4602B0FC" w14:textId="77777777" w:rsidR="003437CE" w:rsidRPr="00DC71E1" w:rsidRDefault="003437CE" w:rsidP="003437CE">
      <w:r>
        <w:t>Fuente: Elaborado por el estudiante de acuerdo con el proyecto</w:t>
      </w:r>
    </w:p>
    <w:p w14:paraId="2125E659" w14:textId="77777777" w:rsidR="003437CE" w:rsidRDefault="003437CE">
      <w:pPr>
        <w:spacing w:line="278" w:lineRule="auto"/>
        <w:ind w:firstLine="0"/>
        <w:jc w:val="left"/>
      </w:pPr>
    </w:p>
    <w:p w14:paraId="2ECCB383" w14:textId="5BEF5A25" w:rsidR="00FE5630" w:rsidRDefault="00FE5630" w:rsidP="007A4D83">
      <w:r>
        <w:br w:type="page"/>
      </w:r>
      <w:r w:rsidR="00F95F74" w:rsidRPr="007A4D83">
        <w:lastRenderedPageBreak/>
        <w:t xml:space="preserve">En la figura </w:t>
      </w:r>
      <w:r w:rsidR="001A0A1F">
        <w:t>5.33</w:t>
      </w:r>
      <w:r w:rsidR="00F95F74" w:rsidRPr="007A4D83">
        <w:t xml:space="preserve"> se muestra el proceso del CU N°</w:t>
      </w:r>
      <w:r w:rsidR="001507D1" w:rsidRPr="007A4D83">
        <w:t>4.3</w:t>
      </w:r>
      <w:r w:rsidR="007A4D83" w:rsidRPr="007A4D83">
        <w:t xml:space="preserve"> este diagrama de secuencia describe el flujo completo que un usuario sigue para editar y guardar los cambios de un turno. El proceso inicia cuando el usuario accede al sistema y navega hasta el listado de turnos, que se carga con datos de la base de datos. Una vez allí, el usuario selecciona un turno específico para editar y visualiza una vista previa de los cambios. Al presionar "Guardar", se envía una solicitud al controlador para que aplique las modificaciones en la base de datos. Finalmente, el sistema confirma que los cambios han sido realizados y actualiza la interfaz para mostrar el turno con la nueva información.</w:t>
      </w:r>
    </w:p>
    <w:p w14:paraId="01704006" w14:textId="77777777" w:rsidR="001A0A1F" w:rsidRDefault="001A0A1F" w:rsidP="007A4D83"/>
    <w:p w14:paraId="36371C4C" w14:textId="7EEFD558" w:rsidR="001A0A1F" w:rsidRPr="001A0A1F" w:rsidRDefault="001A0A1F" w:rsidP="00983CDF">
      <w:pPr>
        <w:pStyle w:val="Descripcin"/>
        <w:rPr>
          <w:rFonts w:eastAsia="Times New Roman"/>
        </w:rPr>
      </w:pPr>
      <w:bookmarkStart w:id="583" w:name="_Toc210409317"/>
      <w:bookmarkStart w:id="584" w:name="_Toc210410097"/>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33</w:t>
      </w:r>
      <w:r w:rsidR="00267181">
        <w:rPr>
          <w:noProof/>
        </w:rPr>
        <w:fldChar w:fldCharType="end"/>
      </w:r>
      <w:r w:rsidRPr="001A0A1F">
        <w:t xml:space="preserve"> </w:t>
      </w:r>
      <w:r w:rsidRPr="00511D85">
        <w:t>caso de uso N</w:t>
      </w:r>
      <w:r>
        <w:t>°4.3, “</w:t>
      </w:r>
      <w:r w:rsidRPr="001A0A1F">
        <w:rPr>
          <w:rFonts w:eastAsia="Times New Roman"/>
          <w:color w:val="000000"/>
        </w:rPr>
        <w:t>Guardando cambios de turno</w:t>
      </w:r>
      <w:r>
        <w:rPr>
          <w:rFonts w:eastAsia="Times New Roman"/>
          <w:color w:val="000000"/>
        </w:rPr>
        <w:t>”</w:t>
      </w:r>
      <w:bookmarkEnd w:id="583"/>
      <w:bookmarkEnd w:id="584"/>
    </w:p>
    <w:p w14:paraId="1A20A36C" w14:textId="77777777" w:rsidR="007A4D83" w:rsidRPr="007A4D83" w:rsidRDefault="007A4D83" w:rsidP="007A4D83"/>
    <w:p w14:paraId="747CB2EA" w14:textId="564FB88C" w:rsidR="00CB290C" w:rsidRDefault="00CB290C" w:rsidP="007A4D83">
      <w:pPr>
        <w:pStyle w:val="Sinespaciado"/>
      </w:pPr>
      <w:r>
        <w:rPr>
          <w:noProof/>
        </w:rPr>
        <w:drawing>
          <wp:inline distT="0" distB="0" distL="0" distR="0" wp14:anchorId="4B67B949" wp14:editId="534CD68B">
            <wp:extent cx="5971540" cy="2560320"/>
            <wp:effectExtent l="0" t="0" r="0" b="0"/>
            <wp:docPr id="2071549464"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49464" name="Imagen 1" descr="Imagen que contiene Diagrama&#10;&#10;El contenido generado por IA puede ser incorrecto."/>
                    <pic:cNvPicPr/>
                  </pic:nvPicPr>
                  <pic:blipFill>
                    <a:blip r:embed="rId94"/>
                    <a:stretch>
                      <a:fillRect/>
                    </a:stretch>
                  </pic:blipFill>
                  <pic:spPr>
                    <a:xfrm>
                      <a:off x="0" y="0"/>
                      <a:ext cx="5971540" cy="2560320"/>
                    </a:xfrm>
                    <a:prstGeom prst="rect">
                      <a:avLst/>
                    </a:prstGeom>
                  </pic:spPr>
                </pic:pic>
              </a:graphicData>
            </a:graphic>
          </wp:inline>
        </w:drawing>
      </w:r>
    </w:p>
    <w:p w14:paraId="629A2ED9" w14:textId="77777777" w:rsidR="003437CE" w:rsidRPr="00DC71E1" w:rsidRDefault="003437CE" w:rsidP="003437CE">
      <w:r>
        <w:t>Fuente: Elaborado por el estudiante de acuerdo con el proyecto</w:t>
      </w:r>
    </w:p>
    <w:p w14:paraId="42CD8CAA" w14:textId="77777777" w:rsidR="003437CE" w:rsidRDefault="003437CE">
      <w:pPr>
        <w:spacing w:line="278" w:lineRule="auto"/>
        <w:ind w:firstLine="0"/>
        <w:jc w:val="left"/>
      </w:pPr>
    </w:p>
    <w:p w14:paraId="5FB2A119" w14:textId="62DB183E" w:rsidR="001507D1" w:rsidRDefault="001507D1">
      <w:pPr>
        <w:spacing w:line="278" w:lineRule="auto"/>
        <w:ind w:firstLine="0"/>
        <w:jc w:val="left"/>
      </w:pPr>
      <w:r>
        <w:br w:type="page"/>
      </w:r>
    </w:p>
    <w:p w14:paraId="0A3DEC67" w14:textId="641B894A" w:rsidR="001507D1" w:rsidRDefault="00F95F74" w:rsidP="007A4D83">
      <w:r w:rsidRPr="007A4D83">
        <w:lastRenderedPageBreak/>
        <w:t xml:space="preserve">En la figura </w:t>
      </w:r>
      <w:r w:rsidR="001A0A1F">
        <w:t>5.34</w:t>
      </w:r>
      <w:r w:rsidRPr="007A4D83">
        <w:t xml:space="preserve"> se muestra el proceso del CU N°</w:t>
      </w:r>
      <w:r w:rsidR="001507D1" w:rsidRPr="007A4D83">
        <w:t>4.4</w:t>
      </w:r>
      <w:r w:rsidR="007A4D83" w:rsidRPr="007A4D83">
        <w:t xml:space="preserve"> este diagrama de secuencia ilustra el proceso completo para eliminar un turno. El flujo comienza cuando el usuario inicia sesión y accede al listado de turnos a través del menú. El sistema consulta la base de datos para mostrar todos los turnos disponibles. Luego, el usuario selecciona un turno específico y presiona la opción para eliminarlo. Esta acción envía una solicitud al controlador, que a su vez instruye a la base de datos para que realice el cambio. Una vez que la base de datos confirma la eliminación, la interfaz se actualiza para reflejar que el turno ya no existe.</w:t>
      </w:r>
    </w:p>
    <w:p w14:paraId="20C569A9" w14:textId="77777777" w:rsidR="001A0A1F" w:rsidRDefault="001A0A1F" w:rsidP="007A4D83"/>
    <w:p w14:paraId="6F46E615" w14:textId="1495D78D" w:rsidR="001A0A1F" w:rsidRDefault="001A0A1F" w:rsidP="00983CDF">
      <w:pPr>
        <w:pStyle w:val="Descripcin"/>
      </w:pPr>
      <w:bookmarkStart w:id="585" w:name="_Toc210409318"/>
      <w:bookmarkStart w:id="586" w:name="_Toc210410098"/>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34</w:t>
      </w:r>
      <w:r w:rsidR="00267181">
        <w:rPr>
          <w:noProof/>
        </w:rPr>
        <w:fldChar w:fldCharType="end"/>
      </w:r>
      <w:r w:rsidRPr="001A0A1F">
        <w:t xml:space="preserve"> </w:t>
      </w:r>
      <w:r w:rsidRPr="00511D85">
        <w:t>caso de uso N</w:t>
      </w:r>
      <w:r>
        <w:t>°4.4, “</w:t>
      </w:r>
      <w:r w:rsidRPr="001A0A1F">
        <w:t>Eliminando un turno deseado</w:t>
      </w:r>
      <w:r>
        <w:t>”</w:t>
      </w:r>
      <w:bookmarkEnd w:id="585"/>
      <w:bookmarkEnd w:id="586"/>
    </w:p>
    <w:p w14:paraId="4C720743" w14:textId="77777777" w:rsidR="007A4D83" w:rsidRPr="007A4D83" w:rsidRDefault="007A4D83" w:rsidP="007A4D83"/>
    <w:p w14:paraId="55209D90" w14:textId="668797B9" w:rsidR="00CB290C" w:rsidRDefault="00CB290C" w:rsidP="007A4D83">
      <w:pPr>
        <w:pStyle w:val="Sinespaciado"/>
      </w:pPr>
      <w:r>
        <w:rPr>
          <w:noProof/>
        </w:rPr>
        <w:drawing>
          <wp:inline distT="0" distB="0" distL="0" distR="0" wp14:anchorId="7AD48F76" wp14:editId="3C0CDF5D">
            <wp:extent cx="5971540" cy="2366010"/>
            <wp:effectExtent l="0" t="0" r="0" b="0"/>
            <wp:docPr id="131468334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83349" name="Imagen 1" descr="Diagrama&#10;&#10;El contenido generado por IA puede ser incorrecto."/>
                    <pic:cNvPicPr/>
                  </pic:nvPicPr>
                  <pic:blipFill>
                    <a:blip r:embed="rId95"/>
                    <a:stretch>
                      <a:fillRect/>
                    </a:stretch>
                  </pic:blipFill>
                  <pic:spPr>
                    <a:xfrm>
                      <a:off x="0" y="0"/>
                      <a:ext cx="5971540" cy="2366010"/>
                    </a:xfrm>
                    <a:prstGeom prst="rect">
                      <a:avLst/>
                    </a:prstGeom>
                  </pic:spPr>
                </pic:pic>
              </a:graphicData>
            </a:graphic>
          </wp:inline>
        </w:drawing>
      </w:r>
    </w:p>
    <w:p w14:paraId="7E7F8F8F" w14:textId="77777777" w:rsidR="003437CE" w:rsidRPr="00DC71E1" w:rsidRDefault="003437CE" w:rsidP="003437CE">
      <w:r>
        <w:t>Fuente: Elaborado por el estudiante de acuerdo con el proyecto</w:t>
      </w:r>
    </w:p>
    <w:p w14:paraId="476EBE19" w14:textId="77777777" w:rsidR="003437CE" w:rsidRDefault="003437CE">
      <w:pPr>
        <w:spacing w:line="278" w:lineRule="auto"/>
        <w:ind w:firstLine="0"/>
        <w:jc w:val="left"/>
      </w:pPr>
    </w:p>
    <w:p w14:paraId="213721FD" w14:textId="77777777" w:rsidR="001507D1" w:rsidRDefault="001507D1">
      <w:pPr>
        <w:spacing w:line="278" w:lineRule="auto"/>
        <w:ind w:firstLine="0"/>
        <w:jc w:val="left"/>
      </w:pPr>
      <w:r>
        <w:br w:type="page"/>
      </w:r>
    </w:p>
    <w:p w14:paraId="302CF0D3" w14:textId="6F5F09D5" w:rsidR="001507D1" w:rsidRDefault="00F95F74" w:rsidP="007A4D83">
      <w:r w:rsidRPr="007A4D83">
        <w:lastRenderedPageBreak/>
        <w:t xml:space="preserve">En la figura </w:t>
      </w:r>
      <w:r w:rsidR="001A0A1F">
        <w:t>5.35</w:t>
      </w:r>
      <w:r w:rsidRPr="007A4D83">
        <w:t xml:space="preserve"> se muestra el proceso del CU N°</w:t>
      </w:r>
      <w:r w:rsidR="001507D1" w:rsidRPr="007A4D83">
        <w:t>4.6</w:t>
      </w:r>
      <w:r w:rsidR="007A4D83" w:rsidRPr="007A4D83">
        <w:t xml:space="preserve"> este diagrama de secuencia muestra el flujo que sigue un usuario para llegar a la interfaz de creación de turnos. El proceso comienza cuando el usuario inicia sesión en el dashboard y utiliza el menú de navegación para acceder a la sección "Creación de Turnos". A partir de esta acción, el sistema solicita los datos necesarios a la base de datos MySQL. Una vez que la información es retornada y cargada, se presenta al usuario el formulario final para que pueda comenzar a definir los horarios del nuevo turno.</w:t>
      </w:r>
    </w:p>
    <w:p w14:paraId="3BF51596" w14:textId="77777777" w:rsidR="001A0A1F" w:rsidRDefault="001A0A1F" w:rsidP="007A4D83"/>
    <w:p w14:paraId="65F09D0E" w14:textId="0868DD26" w:rsidR="001A0A1F" w:rsidRPr="001A0A1F" w:rsidRDefault="001A0A1F" w:rsidP="00983CDF">
      <w:pPr>
        <w:pStyle w:val="Descripcin"/>
        <w:rPr>
          <w:rFonts w:eastAsia="Times New Roman"/>
        </w:rPr>
      </w:pPr>
      <w:bookmarkStart w:id="587" w:name="_Toc210409319"/>
      <w:bookmarkStart w:id="588" w:name="_Toc210410099"/>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35</w:t>
      </w:r>
      <w:r w:rsidR="00267181">
        <w:rPr>
          <w:noProof/>
        </w:rPr>
        <w:fldChar w:fldCharType="end"/>
      </w:r>
      <w:r w:rsidRPr="001A0A1F">
        <w:t xml:space="preserve"> </w:t>
      </w:r>
      <w:r w:rsidRPr="00511D85">
        <w:t>caso de uso N</w:t>
      </w:r>
      <w:r>
        <w:t>°4.6, “</w:t>
      </w:r>
      <w:r w:rsidRPr="001A0A1F">
        <w:rPr>
          <w:rFonts w:eastAsia="Times New Roman"/>
          <w:color w:val="000000"/>
        </w:rPr>
        <w:t>Definiendo horario de trabajo</w:t>
      </w:r>
      <w:r>
        <w:rPr>
          <w:rFonts w:eastAsia="Times New Roman"/>
          <w:color w:val="000000"/>
        </w:rPr>
        <w:t>”</w:t>
      </w:r>
      <w:bookmarkEnd w:id="587"/>
      <w:bookmarkEnd w:id="588"/>
    </w:p>
    <w:p w14:paraId="477F590B" w14:textId="77777777" w:rsidR="007A4D83" w:rsidRPr="007A4D83" w:rsidRDefault="007A4D83" w:rsidP="007A4D83"/>
    <w:p w14:paraId="298BB9C7" w14:textId="3716D405" w:rsidR="00CB290C" w:rsidRDefault="00CB290C" w:rsidP="007A4D83">
      <w:pPr>
        <w:pStyle w:val="Sinespaciado"/>
      </w:pPr>
      <w:r>
        <w:rPr>
          <w:noProof/>
        </w:rPr>
        <w:drawing>
          <wp:inline distT="0" distB="0" distL="0" distR="0" wp14:anchorId="01D088AE" wp14:editId="0A43F264">
            <wp:extent cx="5971540" cy="1644650"/>
            <wp:effectExtent l="0" t="0" r="0" b="0"/>
            <wp:docPr id="111650009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00097" name="Imagen 1" descr="Diagrama&#10;&#10;El contenido generado por IA puede ser incorrecto."/>
                    <pic:cNvPicPr/>
                  </pic:nvPicPr>
                  <pic:blipFill>
                    <a:blip r:embed="rId96"/>
                    <a:stretch>
                      <a:fillRect/>
                    </a:stretch>
                  </pic:blipFill>
                  <pic:spPr>
                    <a:xfrm>
                      <a:off x="0" y="0"/>
                      <a:ext cx="5971540" cy="1644650"/>
                    </a:xfrm>
                    <a:prstGeom prst="rect">
                      <a:avLst/>
                    </a:prstGeom>
                  </pic:spPr>
                </pic:pic>
              </a:graphicData>
            </a:graphic>
          </wp:inline>
        </w:drawing>
      </w:r>
    </w:p>
    <w:p w14:paraId="12FB25FC" w14:textId="77777777" w:rsidR="007A4D83" w:rsidRDefault="007A4D83" w:rsidP="007A4D83">
      <w:pPr>
        <w:pStyle w:val="Sinespaciado"/>
      </w:pPr>
    </w:p>
    <w:p w14:paraId="6B3E5C96" w14:textId="77777777" w:rsidR="003437CE" w:rsidRPr="00DC71E1" w:rsidRDefault="003437CE" w:rsidP="003437CE">
      <w:r>
        <w:t>Fuente: Elaborado por el estudiante de acuerdo con el proyecto</w:t>
      </w:r>
    </w:p>
    <w:p w14:paraId="400DC4A9" w14:textId="77777777" w:rsidR="003437CE" w:rsidRDefault="003437CE">
      <w:pPr>
        <w:spacing w:line="278" w:lineRule="auto"/>
        <w:ind w:firstLine="0"/>
        <w:jc w:val="left"/>
      </w:pPr>
    </w:p>
    <w:p w14:paraId="58C88BEA" w14:textId="77777777" w:rsidR="001507D1" w:rsidRDefault="001507D1">
      <w:pPr>
        <w:spacing w:line="278" w:lineRule="auto"/>
        <w:ind w:firstLine="0"/>
        <w:jc w:val="left"/>
      </w:pPr>
      <w:r>
        <w:br w:type="page"/>
      </w:r>
    </w:p>
    <w:p w14:paraId="021F2E87" w14:textId="0EAD90CA" w:rsidR="001507D1" w:rsidRDefault="00F95F74" w:rsidP="007A4D83">
      <w:r w:rsidRPr="007A4D83">
        <w:lastRenderedPageBreak/>
        <w:t xml:space="preserve">En la figura </w:t>
      </w:r>
      <w:r w:rsidR="001A0A1F">
        <w:t>5.36</w:t>
      </w:r>
      <w:r w:rsidRPr="007A4D83">
        <w:t xml:space="preserve"> se muestra el proceso del CU N°</w:t>
      </w:r>
      <w:r w:rsidR="001507D1" w:rsidRPr="007A4D83">
        <w:t>4.7</w:t>
      </w:r>
      <w:r w:rsidR="007A4D83" w:rsidRPr="007A4D83">
        <w:t xml:space="preserve"> este diagrama de secuencia describe el proceso mediante el cual un usuario accede para visualizar el </w:t>
      </w:r>
      <w:r w:rsidR="007A4D83">
        <w:t xml:space="preserve">resumen de jornada </w:t>
      </w:r>
      <w:r w:rsidR="007A4D83" w:rsidRPr="007A4D83">
        <w:t>disponibles en el sistema. El flujo se inicia cuando el usuario ingresa a la aplicación y navega a través del menú principal hasta seleccionar la pestaña "Listado de Turno". Esta acción desencadena una solicitud que viaja hasta el controlador, el cual a su vez pide los datos de los turnos a la base de datos MySQL. Una vez que la información es retornada y procesada, se carga la interfaz final, mostrando al usuario la lista completa de turnos.</w:t>
      </w:r>
      <w:r w:rsidR="007A4D83" w:rsidRPr="007A4D83">
        <w:tab/>
        <w:t xml:space="preserve"> </w:t>
      </w:r>
    </w:p>
    <w:p w14:paraId="3841D19F" w14:textId="77777777" w:rsidR="001A0A1F" w:rsidRDefault="001A0A1F" w:rsidP="007A4D83"/>
    <w:p w14:paraId="1B8652F7" w14:textId="33219DEA" w:rsidR="001A0A1F" w:rsidRDefault="001A0A1F" w:rsidP="00983CDF">
      <w:pPr>
        <w:pStyle w:val="Descripcin"/>
        <w:rPr>
          <w:rFonts w:eastAsia="Times New Roman"/>
          <w:color w:val="000000"/>
        </w:rPr>
      </w:pPr>
      <w:bookmarkStart w:id="589" w:name="_Toc210409320"/>
      <w:bookmarkStart w:id="590" w:name="_Toc210410100"/>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36</w:t>
      </w:r>
      <w:r w:rsidR="00267181">
        <w:rPr>
          <w:noProof/>
        </w:rPr>
        <w:fldChar w:fldCharType="end"/>
      </w:r>
      <w:r w:rsidRPr="001A0A1F">
        <w:t xml:space="preserve"> </w:t>
      </w:r>
      <w:r w:rsidRPr="00511D85">
        <w:t>caso de uso N</w:t>
      </w:r>
      <w:r>
        <w:t>°4.7, “</w:t>
      </w:r>
      <w:r w:rsidRPr="001A0A1F">
        <w:rPr>
          <w:rFonts w:eastAsia="Times New Roman"/>
          <w:color w:val="000000"/>
        </w:rPr>
        <w:t>Generando un resumen de registro de horario de una jornada</w:t>
      </w:r>
      <w:r>
        <w:rPr>
          <w:rFonts w:eastAsia="Times New Roman"/>
          <w:color w:val="000000"/>
        </w:rPr>
        <w:t>”</w:t>
      </w:r>
      <w:bookmarkEnd w:id="589"/>
      <w:bookmarkEnd w:id="590"/>
    </w:p>
    <w:p w14:paraId="132F6770" w14:textId="77777777" w:rsidR="001A0A1F" w:rsidRPr="001A0A1F" w:rsidRDefault="001A0A1F" w:rsidP="001A0A1F">
      <w:pPr>
        <w:pStyle w:val="NormalWeb"/>
        <w:spacing w:after="0"/>
        <w:jc w:val="center"/>
        <w:rPr>
          <w:rFonts w:eastAsia="Times New Roman"/>
        </w:rPr>
      </w:pPr>
    </w:p>
    <w:p w14:paraId="12E274CB" w14:textId="77777777" w:rsidR="007A4D83" w:rsidRPr="007A4D83" w:rsidRDefault="007A4D83" w:rsidP="007A4D83"/>
    <w:p w14:paraId="1A4E8BC4" w14:textId="77777777" w:rsidR="003437CE" w:rsidRDefault="00CB290C" w:rsidP="007A4D83">
      <w:pPr>
        <w:pStyle w:val="Sinespaciado"/>
      </w:pPr>
      <w:r>
        <w:rPr>
          <w:noProof/>
        </w:rPr>
        <w:drawing>
          <wp:inline distT="0" distB="0" distL="0" distR="0" wp14:anchorId="25A932CE" wp14:editId="27284FDA">
            <wp:extent cx="5971540" cy="1498600"/>
            <wp:effectExtent l="0" t="0" r="0" b="6350"/>
            <wp:docPr id="1751511827" name="Imagen 1" descr="Diagrama,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11827" name="Imagen 1" descr="Diagrama, Gráfico de cajas y bigotes&#10;&#10;El contenido generado por IA puede ser incorrecto."/>
                    <pic:cNvPicPr/>
                  </pic:nvPicPr>
                  <pic:blipFill>
                    <a:blip r:embed="rId97"/>
                    <a:stretch>
                      <a:fillRect/>
                    </a:stretch>
                  </pic:blipFill>
                  <pic:spPr>
                    <a:xfrm>
                      <a:off x="0" y="0"/>
                      <a:ext cx="5971540" cy="1498600"/>
                    </a:xfrm>
                    <a:prstGeom prst="rect">
                      <a:avLst/>
                    </a:prstGeom>
                  </pic:spPr>
                </pic:pic>
              </a:graphicData>
            </a:graphic>
          </wp:inline>
        </w:drawing>
      </w:r>
    </w:p>
    <w:p w14:paraId="678FB944" w14:textId="77777777" w:rsidR="007A4D83" w:rsidRDefault="007A4D83" w:rsidP="007A4D83">
      <w:pPr>
        <w:pStyle w:val="Sinespaciado"/>
      </w:pPr>
    </w:p>
    <w:p w14:paraId="52549533" w14:textId="77777777" w:rsidR="003437CE" w:rsidRPr="00DC71E1" w:rsidRDefault="003437CE" w:rsidP="003437CE">
      <w:r>
        <w:t>Fuente: Elaborado por el estudiante de acuerdo con el proyecto</w:t>
      </w:r>
    </w:p>
    <w:p w14:paraId="69255DA6" w14:textId="5272D47C" w:rsidR="001507D1" w:rsidRDefault="001507D1">
      <w:pPr>
        <w:spacing w:line="278" w:lineRule="auto"/>
        <w:ind w:firstLine="0"/>
        <w:jc w:val="left"/>
      </w:pPr>
      <w:r>
        <w:br w:type="page"/>
      </w:r>
    </w:p>
    <w:p w14:paraId="6A933339" w14:textId="38104B38" w:rsidR="00CB290C" w:rsidRDefault="00F95F74" w:rsidP="007A4D83">
      <w:r w:rsidRPr="007A4D83">
        <w:lastRenderedPageBreak/>
        <w:t xml:space="preserve">En la figura </w:t>
      </w:r>
      <w:r w:rsidR="001A0A1F">
        <w:t>5.37</w:t>
      </w:r>
      <w:r w:rsidRPr="007A4D83">
        <w:t xml:space="preserve"> se muestra el proceso del CU N°</w:t>
      </w:r>
      <w:r w:rsidR="001507D1" w:rsidRPr="007A4D83">
        <w:t>5.1</w:t>
      </w:r>
      <w:r w:rsidR="007A4D83" w:rsidRPr="007A4D83">
        <w:t xml:space="preserve"> este diagrama de secuencia muestra el flujo que sigue un usuario para consultar el informe de asistencia. El proceso comienza cuando el usuario inicia sesión en el sistema y, utilizando el menú de navegación, accede a la "Sección de Informe de Asistencia". Esta acción desencadena una solicitud que viaja a través de los controladores para consultar la base de datos y obtener los datos de las marcas de asistencia. Finalmente, una vez que la información es recuperada y procesada, el sistema carga y muestra la interfaz del informe de asistencia al usuario.</w:t>
      </w:r>
    </w:p>
    <w:p w14:paraId="3B1F9170" w14:textId="77777777" w:rsidR="001A0A1F" w:rsidRDefault="001A0A1F" w:rsidP="007A4D83"/>
    <w:p w14:paraId="419ED88C" w14:textId="459483B3" w:rsidR="001A0A1F" w:rsidRPr="00983CDF" w:rsidRDefault="001A0A1F" w:rsidP="00983CDF">
      <w:pPr>
        <w:pStyle w:val="Descripcin"/>
        <w:rPr>
          <w:rFonts w:eastAsia="Times New Roman"/>
        </w:rPr>
      </w:pPr>
      <w:bookmarkStart w:id="591" w:name="_Toc210409321"/>
      <w:bookmarkStart w:id="592" w:name="_Toc210410101"/>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37</w:t>
      </w:r>
      <w:r w:rsidR="00267181">
        <w:rPr>
          <w:noProof/>
        </w:rPr>
        <w:fldChar w:fldCharType="end"/>
      </w:r>
      <w:r w:rsidRPr="001A0A1F">
        <w:t xml:space="preserve"> </w:t>
      </w:r>
      <w:r w:rsidRPr="00511D85">
        <w:t>caso de uso N</w:t>
      </w:r>
      <w:r>
        <w:t xml:space="preserve">°5.1, </w:t>
      </w:r>
      <w:r w:rsidR="00983CDF">
        <w:t>“</w:t>
      </w:r>
      <w:r w:rsidR="00983CDF" w:rsidRPr="00983CDF">
        <w:rPr>
          <w:rFonts w:eastAsia="Times New Roman"/>
          <w:color w:val="000000"/>
        </w:rPr>
        <w:t xml:space="preserve">Revisando </w:t>
      </w:r>
      <w:r w:rsidR="00983CDF" w:rsidRPr="00983CDF">
        <w:t>informes</w:t>
      </w:r>
      <w:r w:rsidR="00983CDF" w:rsidRPr="00983CDF">
        <w:rPr>
          <w:rFonts w:eastAsia="Times New Roman"/>
          <w:color w:val="000000"/>
        </w:rPr>
        <w:t xml:space="preserve"> de asistencia</w:t>
      </w:r>
      <w:r w:rsidR="00983CDF">
        <w:rPr>
          <w:rFonts w:eastAsia="Times New Roman"/>
          <w:color w:val="000000"/>
        </w:rPr>
        <w:t>”</w:t>
      </w:r>
      <w:bookmarkEnd w:id="591"/>
      <w:bookmarkEnd w:id="592"/>
    </w:p>
    <w:p w14:paraId="7B951B79" w14:textId="77777777" w:rsidR="007A4D83" w:rsidRPr="007A4D83" w:rsidRDefault="007A4D83" w:rsidP="007A4D83"/>
    <w:p w14:paraId="65EF476B" w14:textId="2C7EB4E2" w:rsidR="001507D1" w:rsidRDefault="00CB290C" w:rsidP="007A4D83">
      <w:pPr>
        <w:pStyle w:val="Sinespaciado"/>
      </w:pPr>
      <w:r>
        <w:rPr>
          <w:noProof/>
        </w:rPr>
        <w:drawing>
          <wp:inline distT="0" distB="0" distL="0" distR="0" wp14:anchorId="13EE04A4" wp14:editId="0183D5DB">
            <wp:extent cx="5971540" cy="1681480"/>
            <wp:effectExtent l="0" t="0" r="0" b="0"/>
            <wp:docPr id="54937265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72654" name="Imagen 1" descr="Diagrama&#10;&#10;El contenido generado por IA puede ser incorrecto."/>
                    <pic:cNvPicPr/>
                  </pic:nvPicPr>
                  <pic:blipFill>
                    <a:blip r:embed="rId98"/>
                    <a:stretch>
                      <a:fillRect/>
                    </a:stretch>
                  </pic:blipFill>
                  <pic:spPr>
                    <a:xfrm>
                      <a:off x="0" y="0"/>
                      <a:ext cx="5971540" cy="1681480"/>
                    </a:xfrm>
                    <a:prstGeom prst="rect">
                      <a:avLst/>
                    </a:prstGeom>
                  </pic:spPr>
                </pic:pic>
              </a:graphicData>
            </a:graphic>
          </wp:inline>
        </w:drawing>
      </w:r>
    </w:p>
    <w:p w14:paraId="7CFB21F0" w14:textId="77777777" w:rsidR="007A4D83" w:rsidRDefault="007A4D83" w:rsidP="007A4D83">
      <w:pPr>
        <w:pStyle w:val="Sinespaciado"/>
      </w:pPr>
    </w:p>
    <w:p w14:paraId="5910BD87" w14:textId="77777777" w:rsidR="003437CE" w:rsidRDefault="003437CE" w:rsidP="003437CE">
      <w:r>
        <w:t>Fuente: Elaborado por el estudiante de acuerdo con el proyecto</w:t>
      </w:r>
    </w:p>
    <w:p w14:paraId="50EF9745" w14:textId="77777777" w:rsidR="007A4D83" w:rsidRPr="00DC71E1" w:rsidRDefault="007A4D83" w:rsidP="003437CE"/>
    <w:p w14:paraId="3F87D55A" w14:textId="77777777" w:rsidR="003437CE" w:rsidRDefault="003437CE">
      <w:pPr>
        <w:spacing w:line="278" w:lineRule="auto"/>
        <w:ind w:firstLine="0"/>
        <w:jc w:val="left"/>
      </w:pPr>
    </w:p>
    <w:p w14:paraId="3DD6C1ED" w14:textId="77777777" w:rsidR="00C75FCD" w:rsidRDefault="00C75FCD" w:rsidP="00C75FCD">
      <w:pPr>
        <w:spacing w:line="278" w:lineRule="auto"/>
        <w:ind w:firstLine="0"/>
        <w:jc w:val="left"/>
      </w:pPr>
    </w:p>
    <w:p w14:paraId="44BEE2EF" w14:textId="77777777" w:rsidR="00C75FCD" w:rsidRDefault="00C75FCD" w:rsidP="00C75FCD">
      <w:pPr>
        <w:spacing w:line="278" w:lineRule="auto"/>
        <w:ind w:firstLine="0"/>
        <w:jc w:val="left"/>
      </w:pPr>
    </w:p>
    <w:p w14:paraId="3A75F7AC" w14:textId="77777777" w:rsidR="00C75FCD" w:rsidRDefault="00C75FCD" w:rsidP="00C75FCD">
      <w:pPr>
        <w:spacing w:line="278" w:lineRule="auto"/>
        <w:ind w:firstLine="0"/>
        <w:jc w:val="left"/>
      </w:pPr>
    </w:p>
    <w:p w14:paraId="783AAF15" w14:textId="77777777" w:rsidR="00C75FCD" w:rsidRDefault="00C75FCD" w:rsidP="00C75FCD">
      <w:pPr>
        <w:spacing w:line="278" w:lineRule="auto"/>
        <w:ind w:firstLine="0"/>
        <w:jc w:val="left"/>
      </w:pPr>
    </w:p>
    <w:p w14:paraId="20868CDA" w14:textId="77777777" w:rsidR="00C75FCD" w:rsidRDefault="00C75FCD" w:rsidP="00C75FCD">
      <w:pPr>
        <w:spacing w:line="278" w:lineRule="auto"/>
        <w:ind w:firstLine="0"/>
        <w:jc w:val="left"/>
      </w:pPr>
    </w:p>
    <w:p w14:paraId="0B4A9681" w14:textId="77777777" w:rsidR="00C75FCD" w:rsidRDefault="00C75FCD" w:rsidP="00C75FCD">
      <w:pPr>
        <w:spacing w:line="278" w:lineRule="auto"/>
        <w:ind w:firstLine="0"/>
        <w:jc w:val="left"/>
      </w:pPr>
    </w:p>
    <w:p w14:paraId="0D465FC9" w14:textId="77777777" w:rsidR="00C75FCD" w:rsidRDefault="00C75FCD" w:rsidP="00C75FCD">
      <w:pPr>
        <w:spacing w:line="278" w:lineRule="auto"/>
        <w:ind w:firstLine="0"/>
        <w:jc w:val="left"/>
      </w:pPr>
    </w:p>
    <w:p w14:paraId="14665005" w14:textId="77777777" w:rsidR="00C75FCD" w:rsidRDefault="00C75FCD" w:rsidP="00C75FCD">
      <w:pPr>
        <w:spacing w:line="278" w:lineRule="auto"/>
        <w:ind w:firstLine="0"/>
        <w:jc w:val="left"/>
      </w:pPr>
    </w:p>
    <w:p w14:paraId="08072CD3" w14:textId="77777777" w:rsidR="00C75FCD" w:rsidRDefault="00C75FCD" w:rsidP="00C75FCD">
      <w:pPr>
        <w:spacing w:line="278" w:lineRule="auto"/>
        <w:ind w:firstLine="0"/>
        <w:jc w:val="left"/>
      </w:pPr>
    </w:p>
    <w:p w14:paraId="5B01C3D0" w14:textId="10AC9B99" w:rsidR="00C75FCD" w:rsidRDefault="00C75FCD" w:rsidP="00C75FCD">
      <w:r>
        <w:t>En la Figura</w:t>
      </w:r>
      <w:r w:rsidR="00983CDF">
        <w:t xml:space="preserve"> </w:t>
      </w:r>
      <w:r w:rsidR="001A0A1F">
        <w:t>5.</w:t>
      </w:r>
      <w:r w:rsidR="00983CDF">
        <w:t>38 se</w:t>
      </w:r>
      <w:r>
        <w:t xml:space="preserve"> muestra el proceso </w:t>
      </w:r>
      <w:r w:rsidR="00645341">
        <w:t xml:space="preserve">del caso de uso </w:t>
      </w:r>
      <w:r w:rsidR="00645341" w:rsidRPr="00511D85">
        <w:t>N</w:t>
      </w:r>
      <w:r w:rsidR="00645341">
        <w:t xml:space="preserve">°5.2 </w:t>
      </w:r>
      <w:r>
        <w:t xml:space="preserve">mediante el cual el usuario puede filtrar los informes de asistencia por fecha. Este proceso comienza una vez que el usuario ha iniciado sesión y navega hasta la opción Informe de Asistencia desde el </w:t>
      </w:r>
      <w:r w:rsidR="00983CDF">
        <w:t>menú desplegable</w:t>
      </w:r>
      <w:r>
        <w:t>. Al seleccionar esta opción, el sistema carga la interfaz correspondiente y, posteriormente, el usuario aplica un filtro por fecha. Finalmente, el sistema responde mostrando en la interfaz una tabla que contiene únicamente los registros filtrados de acuerdo con la fecha seleccionada.</w:t>
      </w:r>
    </w:p>
    <w:p w14:paraId="7A04C107" w14:textId="77777777" w:rsidR="001A0A1F" w:rsidRDefault="001A0A1F" w:rsidP="00C75FCD"/>
    <w:p w14:paraId="542A775F" w14:textId="5BA1548B" w:rsidR="001A0A1F" w:rsidRPr="00983CDF" w:rsidRDefault="001A0A1F" w:rsidP="00983CDF">
      <w:pPr>
        <w:pStyle w:val="Descripcin"/>
        <w:rPr>
          <w:rFonts w:eastAsia="Times New Roman"/>
        </w:rPr>
      </w:pPr>
      <w:bookmarkStart w:id="593" w:name="_Toc210409322"/>
      <w:bookmarkStart w:id="594" w:name="_Toc210410102"/>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38</w:t>
      </w:r>
      <w:r w:rsidR="00267181">
        <w:rPr>
          <w:noProof/>
        </w:rPr>
        <w:fldChar w:fldCharType="end"/>
      </w:r>
      <w:r w:rsidRPr="001A0A1F">
        <w:t xml:space="preserve"> </w:t>
      </w:r>
      <w:r w:rsidRPr="00511D85">
        <w:t>caso de uso N</w:t>
      </w:r>
      <w:r>
        <w:t>°5.2</w:t>
      </w:r>
      <w:r w:rsidR="00983CDF">
        <w:t>, “</w:t>
      </w:r>
      <w:r w:rsidR="00983CDF" w:rsidRPr="00983CDF">
        <w:rPr>
          <w:rFonts w:eastAsia="Times New Roman"/>
          <w:color w:val="000000"/>
        </w:rPr>
        <w:t>Filtrando informes de asistencia por fecha</w:t>
      </w:r>
      <w:r w:rsidR="00983CDF">
        <w:rPr>
          <w:rFonts w:eastAsia="Times New Roman"/>
          <w:color w:val="000000"/>
        </w:rPr>
        <w:t>”</w:t>
      </w:r>
      <w:bookmarkEnd w:id="593"/>
      <w:bookmarkEnd w:id="594"/>
    </w:p>
    <w:p w14:paraId="3FBF09CA" w14:textId="77777777" w:rsidR="00C75FCD" w:rsidRDefault="00C75FCD" w:rsidP="00C75FCD"/>
    <w:p w14:paraId="75EFF5E0" w14:textId="3B70372E" w:rsidR="001507D1" w:rsidRDefault="00CB290C" w:rsidP="00C75FCD">
      <w:pPr>
        <w:spacing w:line="278" w:lineRule="auto"/>
        <w:ind w:firstLine="0"/>
        <w:jc w:val="left"/>
      </w:pPr>
      <w:r>
        <w:rPr>
          <w:noProof/>
        </w:rPr>
        <w:drawing>
          <wp:inline distT="0" distB="0" distL="0" distR="0" wp14:anchorId="511F1ED4" wp14:editId="2C5C740E">
            <wp:extent cx="5971540" cy="2746375"/>
            <wp:effectExtent l="0" t="0" r="0" b="0"/>
            <wp:docPr id="569748377"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48377" name="Imagen 1" descr="Gráfico, Gráfico de cajas y bigotes&#10;&#10;El contenido generado por IA puede ser incorrecto."/>
                    <pic:cNvPicPr/>
                  </pic:nvPicPr>
                  <pic:blipFill>
                    <a:blip r:embed="rId99"/>
                    <a:stretch>
                      <a:fillRect/>
                    </a:stretch>
                  </pic:blipFill>
                  <pic:spPr>
                    <a:xfrm>
                      <a:off x="0" y="0"/>
                      <a:ext cx="5971540" cy="2746375"/>
                    </a:xfrm>
                    <a:prstGeom prst="rect">
                      <a:avLst/>
                    </a:prstGeom>
                  </pic:spPr>
                </pic:pic>
              </a:graphicData>
            </a:graphic>
          </wp:inline>
        </w:drawing>
      </w:r>
    </w:p>
    <w:p w14:paraId="5CA7E992" w14:textId="77777777" w:rsidR="003437CE" w:rsidRPr="00DC71E1" w:rsidRDefault="003437CE" w:rsidP="003437CE">
      <w:r>
        <w:t>Fuente: Elaborado por el estudiante de acuerdo con el proyecto</w:t>
      </w:r>
    </w:p>
    <w:p w14:paraId="2DACE3B2" w14:textId="77777777" w:rsidR="003437CE" w:rsidRDefault="003437CE">
      <w:pPr>
        <w:spacing w:line="278" w:lineRule="auto"/>
        <w:ind w:firstLine="0"/>
        <w:jc w:val="left"/>
      </w:pPr>
    </w:p>
    <w:p w14:paraId="48E80D6C" w14:textId="77777777" w:rsidR="00CB0FA9" w:rsidRDefault="00CB0FA9">
      <w:pPr>
        <w:spacing w:line="278" w:lineRule="auto"/>
        <w:ind w:firstLine="0"/>
        <w:jc w:val="left"/>
      </w:pPr>
    </w:p>
    <w:p w14:paraId="0444C108" w14:textId="77777777" w:rsidR="00CB0FA9" w:rsidRDefault="00CB0FA9">
      <w:pPr>
        <w:spacing w:line="278" w:lineRule="auto"/>
        <w:ind w:firstLine="0"/>
        <w:jc w:val="left"/>
      </w:pPr>
    </w:p>
    <w:p w14:paraId="1896F15E" w14:textId="77777777" w:rsidR="00CB0FA9" w:rsidRDefault="00CB0FA9">
      <w:pPr>
        <w:spacing w:line="278" w:lineRule="auto"/>
        <w:ind w:firstLine="0"/>
        <w:jc w:val="left"/>
      </w:pPr>
    </w:p>
    <w:p w14:paraId="7A29152D" w14:textId="77777777" w:rsidR="00CB0FA9" w:rsidRDefault="00CB0FA9">
      <w:pPr>
        <w:spacing w:line="278" w:lineRule="auto"/>
        <w:ind w:firstLine="0"/>
        <w:jc w:val="left"/>
      </w:pPr>
    </w:p>
    <w:p w14:paraId="46141AB3" w14:textId="77777777" w:rsidR="00CB0FA9" w:rsidRDefault="00CB0FA9">
      <w:pPr>
        <w:spacing w:line="278" w:lineRule="auto"/>
        <w:ind w:firstLine="0"/>
        <w:jc w:val="left"/>
      </w:pPr>
    </w:p>
    <w:p w14:paraId="1D3FB1A9" w14:textId="77777777" w:rsidR="00CB0FA9" w:rsidRDefault="00CB0FA9">
      <w:pPr>
        <w:spacing w:line="278" w:lineRule="auto"/>
        <w:ind w:firstLine="0"/>
        <w:jc w:val="left"/>
      </w:pPr>
    </w:p>
    <w:p w14:paraId="5AA23827" w14:textId="6365B588" w:rsidR="001507D1" w:rsidRDefault="001507D1">
      <w:pPr>
        <w:spacing w:line="278" w:lineRule="auto"/>
        <w:ind w:firstLine="0"/>
        <w:jc w:val="left"/>
      </w:pPr>
    </w:p>
    <w:p w14:paraId="2797F3C6" w14:textId="4474E9DC" w:rsidR="001507D1" w:rsidRDefault="00F95F74" w:rsidP="007A4D83">
      <w:r w:rsidRPr="007A4D83">
        <w:t xml:space="preserve">En la figura </w:t>
      </w:r>
      <w:r w:rsidR="00983CDF">
        <w:t>5.39</w:t>
      </w:r>
      <w:r w:rsidRPr="007A4D83">
        <w:t xml:space="preserve"> se muestra el proceso del CU N°</w:t>
      </w:r>
      <w:r w:rsidR="001507D1" w:rsidRPr="007A4D83">
        <w:t>5.3</w:t>
      </w:r>
      <w:r w:rsidR="007A4D83" w:rsidRPr="007A4D83">
        <w:t xml:space="preserve"> este diagrama de secuencia ilustra el proceso que sigue un usuario para acceder al informe de asistencia. El flujo comienza cuando el usuario inicia sesión y navega a través del menú hasta la pestaña "Informe de Asistencia". Esta acción desencadena una solicitud que consulta la base de datos para obtener los datos de las marcas de asistencia. Una vez que la información es recuperada, el sistema carga y muestra la interfaz del informe, la cual incluye las casillas de filtros para que el usuario pueda refinar su búsqueda.</w:t>
      </w:r>
    </w:p>
    <w:p w14:paraId="13E634BD" w14:textId="77777777" w:rsidR="001A0A1F" w:rsidRDefault="001A0A1F" w:rsidP="007A4D83"/>
    <w:p w14:paraId="0C86443C" w14:textId="54D498F4" w:rsidR="001A0A1F" w:rsidRPr="00983CDF" w:rsidRDefault="001A0A1F" w:rsidP="00983CDF">
      <w:pPr>
        <w:pStyle w:val="Descripcin"/>
        <w:rPr>
          <w:rFonts w:eastAsia="Times New Roman"/>
        </w:rPr>
      </w:pPr>
      <w:bookmarkStart w:id="595" w:name="_Toc210409323"/>
      <w:bookmarkStart w:id="596" w:name="_Toc210410103"/>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39</w:t>
      </w:r>
      <w:r w:rsidR="00267181">
        <w:rPr>
          <w:noProof/>
        </w:rPr>
        <w:fldChar w:fldCharType="end"/>
      </w:r>
      <w:r w:rsidRPr="001A0A1F">
        <w:t xml:space="preserve"> </w:t>
      </w:r>
      <w:r w:rsidRPr="00511D85">
        <w:t>caso de uso N</w:t>
      </w:r>
      <w:r>
        <w:t>°</w:t>
      </w:r>
      <w:r w:rsidR="00983CDF">
        <w:t>5.3, “</w:t>
      </w:r>
      <w:r w:rsidR="00983CDF" w:rsidRPr="00983CDF">
        <w:rPr>
          <w:rFonts w:eastAsia="Times New Roman"/>
          <w:color w:val="000000"/>
        </w:rPr>
        <w:t>Creando casilla para filtro de búsqued</w:t>
      </w:r>
      <w:r w:rsidR="00983CDF">
        <w:rPr>
          <w:rFonts w:eastAsia="Times New Roman"/>
          <w:color w:val="000000"/>
        </w:rPr>
        <w:t>a“</w:t>
      </w:r>
      <w:bookmarkEnd w:id="595"/>
      <w:bookmarkEnd w:id="596"/>
    </w:p>
    <w:p w14:paraId="64331033" w14:textId="77777777" w:rsidR="007A4D83" w:rsidRPr="007A4D83" w:rsidRDefault="007A4D83" w:rsidP="007A4D83"/>
    <w:p w14:paraId="116BF4E8" w14:textId="096139B4" w:rsidR="00CB290C" w:rsidRDefault="00CB290C" w:rsidP="007A4D83">
      <w:pPr>
        <w:pStyle w:val="Sinespaciado"/>
      </w:pPr>
      <w:r>
        <w:rPr>
          <w:noProof/>
        </w:rPr>
        <w:drawing>
          <wp:inline distT="0" distB="0" distL="0" distR="0" wp14:anchorId="71EF647C" wp14:editId="42A56ED3">
            <wp:extent cx="5971540" cy="1660525"/>
            <wp:effectExtent l="0" t="0" r="0" b="0"/>
            <wp:docPr id="151329275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92755" name="Imagen 1" descr="Diagrama&#10;&#10;El contenido generado por IA puede ser incorrecto."/>
                    <pic:cNvPicPr/>
                  </pic:nvPicPr>
                  <pic:blipFill>
                    <a:blip r:embed="rId100"/>
                    <a:stretch>
                      <a:fillRect/>
                    </a:stretch>
                  </pic:blipFill>
                  <pic:spPr>
                    <a:xfrm>
                      <a:off x="0" y="0"/>
                      <a:ext cx="5971540" cy="1660525"/>
                    </a:xfrm>
                    <a:prstGeom prst="rect">
                      <a:avLst/>
                    </a:prstGeom>
                  </pic:spPr>
                </pic:pic>
              </a:graphicData>
            </a:graphic>
          </wp:inline>
        </w:drawing>
      </w:r>
    </w:p>
    <w:p w14:paraId="2F510F37" w14:textId="77777777" w:rsidR="007A4D83" w:rsidRDefault="007A4D83" w:rsidP="007A4D83">
      <w:pPr>
        <w:pStyle w:val="Sinespaciado"/>
      </w:pPr>
    </w:p>
    <w:p w14:paraId="7389A12E" w14:textId="77777777" w:rsidR="003437CE" w:rsidRPr="00DC71E1" w:rsidRDefault="003437CE" w:rsidP="003437CE">
      <w:r>
        <w:t>Fuente: Elaborado por el estudiante de acuerdo con el proyecto</w:t>
      </w:r>
    </w:p>
    <w:p w14:paraId="2EF7CD3E" w14:textId="77777777" w:rsidR="003437CE" w:rsidRDefault="003437CE">
      <w:pPr>
        <w:spacing w:line="278" w:lineRule="auto"/>
        <w:ind w:firstLine="0"/>
        <w:jc w:val="left"/>
      </w:pPr>
    </w:p>
    <w:p w14:paraId="65200F35" w14:textId="77777777" w:rsidR="001507D1" w:rsidRDefault="001507D1">
      <w:pPr>
        <w:spacing w:line="278" w:lineRule="auto"/>
        <w:ind w:firstLine="0"/>
        <w:jc w:val="left"/>
      </w:pPr>
      <w:r>
        <w:br w:type="page"/>
      </w:r>
    </w:p>
    <w:p w14:paraId="1CC0AF1D" w14:textId="0D32749B" w:rsidR="00C75FCD" w:rsidRDefault="00C75FCD" w:rsidP="00C75FCD">
      <w:r>
        <w:lastRenderedPageBreak/>
        <w:t xml:space="preserve">En la figura </w:t>
      </w:r>
      <w:r w:rsidR="00983CDF">
        <w:t xml:space="preserve">5.40 </w:t>
      </w:r>
      <w:r w:rsidR="00645341">
        <w:t xml:space="preserve">se muestra el proceso del caso de uso </w:t>
      </w:r>
      <w:r w:rsidR="00645341" w:rsidRPr="00511D85">
        <w:t>N</w:t>
      </w:r>
      <w:r w:rsidR="00645341">
        <w:t xml:space="preserve">°5.4 </w:t>
      </w:r>
      <w:r>
        <w:t>mediante el cual el usuario puede aplicar diferentes filtros en los informes de asistencia. Una vez que el usuario ha iniciado sesión y accedido a la sección Informe de Asistencia, el sistema consulta la base de datos para obtener los registros. Posteriormente, al seleccionar un filtro específico, el sistema vuelve a consultar la información y actualiza la interfaz mostrando únicamente los datos que cumplen con los criterios aplicados.</w:t>
      </w:r>
    </w:p>
    <w:p w14:paraId="6F259C37" w14:textId="77777777" w:rsidR="001A0A1F" w:rsidRDefault="001A0A1F" w:rsidP="00C75FCD"/>
    <w:p w14:paraId="00D3627E" w14:textId="3F0811A2" w:rsidR="001A0A1F" w:rsidRPr="00983CDF" w:rsidRDefault="001A0A1F" w:rsidP="00983CDF">
      <w:pPr>
        <w:pStyle w:val="Descripcin"/>
        <w:rPr>
          <w:rFonts w:eastAsia="Times New Roman"/>
        </w:rPr>
      </w:pPr>
      <w:bookmarkStart w:id="597" w:name="_Toc210409324"/>
      <w:bookmarkStart w:id="598" w:name="_Toc210410104"/>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40</w:t>
      </w:r>
      <w:r w:rsidR="00267181">
        <w:rPr>
          <w:noProof/>
        </w:rPr>
        <w:fldChar w:fldCharType="end"/>
      </w:r>
      <w:r w:rsidRPr="001A0A1F">
        <w:t xml:space="preserve"> </w:t>
      </w:r>
      <w:r w:rsidRPr="00511D85">
        <w:t>caso de uso N</w:t>
      </w:r>
      <w:r>
        <w:t>°</w:t>
      </w:r>
      <w:r w:rsidR="00983CDF">
        <w:t>5.4, “</w:t>
      </w:r>
      <w:r w:rsidR="00983CDF" w:rsidRPr="00983CDF">
        <w:rPr>
          <w:rFonts w:eastAsia="Times New Roman"/>
          <w:color w:val="000000"/>
        </w:rPr>
        <w:t>Filtrando informe de asistenci</w:t>
      </w:r>
      <w:r w:rsidR="00983CDF">
        <w:rPr>
          <w:rFonts w:eastAsia="Times New Roman"/>
          <w:color w:val="000000"/>
        </w:rPr>
        <w:t>a“</w:t>
      </w:r>
      <w:bookmarkEnd w:id="597"/>
      <w:bookmarkEnd w:id="598"/>
    </w:p>
    <w:p w14:paraId="3965717C" w14:textId="309CF7EF" w:rsidR="001507D1" w:rsidRDefault="006D0D57" w:rsidP="00C75FCD">
      <w:pPr>
        <w:spacing w:line="278" w:lineRule="auto"/>
        <w:ind w:firstLine="0"/>
        <w:jc w:val="left"/>
      </w:pPr>
      <w:r>
        <w:rPr>
          <w:noProof/>
        </w:rPr>
        <w:drawing>
          <wp:inline distT="0" distB="0" distL="0" distR="0" wp14:anchorId="10E06451" wp14:editId="3293381A">
            <wp:extent cx="5971540" cy="2809240"/>
            <wp:effectExtent l="0" t="0" r="0" b="0"/>
            <wp:docPr id="171205361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53617" name="Imagen 1" descr="Diagrama&#10;&#10;El contenido generado por IA puede ser incorrecto."/>
                    <pic:cNvPicPr/>
                  </pic:nvPicPr>
                  <pic:blipFill>
                    <a:blip r:embed="rId101"/>
                    <a:stretch>
                      <a:fillRect/>
                    </a:stretch>
                  </pic:blipFill>
                  <pic:spPr>
                    <a:xfrm>
                      <a:off x="0" y="0"/>
                      <a:ext cx="5971540" cy="2809240"/>
                    </a:xfrm>
                    <a:prstGeom prst="rect">
                      <a:avLst/>
                    </a:prstGeom>
                  </pic:spPr>
                </pic:pic>
              </a:graphicData>
            </a:graphic>
          </wp:inline>
        </w:drawing>
      </w:r>
    </w:p>
    <w:p w14:paraId="52ABD0A1" w14:textId="77777777" w:rsidR="003437CE" w:rsidRPr="00DC71E1" w:rsidRDefault="003437CE" w:rsidP="003437CE">
      <w:r>
        <w:t>Fuente: Elaborado por el estudiante de acuerdo con el proyecto</w:t>
      </w:r>
    </w:p>
    <w:p w14:paraId="5778DC64" w14:textId="77777777" w:rsidR="003437CE" w:rsidRDefault="003437CE">
      <w:pPr>
        <w:spacing w:line="278" w:lineRule="auto"/>
        <w:ind w:firstLine="0"/>
        <w:jc w:val="left"/>
      </w:pPr>
    </w:p>
    <w:p w14:paraId="5F46C340" w14:textId="77777777" w:rsidR="001507D1" w:rsidRDefault="001507D1">
      <w:pPr>
        <w:spacing w:line="278" w:lineRule="auto"/>
        <w:ind w:firstLine="0"/>
        <w:jc w:val="left"/>
      </w:pPr>
      <w:r>
        <w:br w:type="page"/>
      </w:r>
    </w:p>
    <w:p w14:paraId="58805A53" w14:textId="07D8C849" w:rsidR="007A4D83" w:rsidRDefault="007A4D83" w:rsidP="007A4D83">
      <w:r w:rsidRPr="007A4D83">
        <w:lastRenderedPageBreak/>
        <w:t xml:space="preserve">En la figura </w:t>
      </w:r>
      <w:r w:rsidR="00983CDF">
        <w:t>5.41</w:t>
      </w:r>
      <w:r w:rsidRPr="007A4D83">
        <w:t xml:space="preserve"> se muestra el proceso del CU N°</w:t>
      </w:r>
      <w:r w:rsidR="001507D1" w:rsidRPr="007A4D83">
        <w:t>5.5</w:t>
      </w:r>
      <w:r w:rsidRPr="007A4D83">
        <w:t xml:space="preserve"> este diagrama de secuencia describe el proceso completo que sigue un administrador para crear y guardar un informe de asistencia. El flujo comienza cuando el administrador inicia sesión y navega hasta la sección del informe de asistencia. Una vez allí, llena los campos requeridos en la interfaz y el sistema le muestra una vista previa. Al presionar el botón de guardar, los datos del nuevo informe se envían al controlador, que a su vez solicita su inserción en la base de datos. Finalmente, tras recibir la confirmación del guardado, el sistema valida la información y notifica al administrador que el informe ha sido creado exitosamente.</w:t>
      </w:r>
    </w:p>
    <w:p w14:paraId="2F350167" w14:textId="77777777" w:rsidR="001A0A1F" w:rsidRDefault="001A0A1F" w:rsidP="007A4D83"/>
    <w:p w14:paraId="1471F2FC" w14:textId="5A1D1660" w:rsidR="001A0A1F" w:rsidRPr="00983CDF" w:rsidRDefault="001A0A1F" w:rsidP="00983CDF">
      <w:pPr>
        <w:pStyle w:val="Descripcin"/>
        <w:rPr>
          <w:rFonts w:eastAsia="Times New Roman"/>
        </w:rPr>
      </w:pPr>
      <w:bookmarkStart w:id="599" w:name="_Toc210409325"/>
      <w:bookmarkStart w:id="600" w:name="_Toc210410105"/>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41</w:t>
      </w:r>
      <w:r w:rsidR="00267181">
        <w:rPr>
          <w:noProof/>
        </w:rPr>
        <w:fldChar w:fldCharType="end"/>
      </w:r>
      <w:r w:rsidRPr="001A0A1F">
        <w:t xml:space="preserve"> </w:t>
      </w:r>
      <w:r w:rsidRPr="00511D85">
        <w:t>caso de uso N</w:t>
      </w:r>
      <w:r>
        <w:t>°</w:t>
      </w:r>
      <w:r w:rsidR="00983CDF">
        <w:t>5.5, “</w:t>
      </w:r>
      <w:r w:rsidR="00983CDF" w:rsidRPr="00983CDF">
        <w:rPr>
          <w:rFonts w:eastAsia="Times New Roman"/>
          <w:color w:val="000000"/>
        </w:rPr>
        <w:t>Generando nuevo informe de asistencia</w:t>
      </w:r>
      <w:r w:rsidR="00983CDF">
        <w:rPr>
          <w:rFonts w:eastAsia="Times New Roman"/>
          <w:color w:val="000000"/>
        </w:rPr>
        <w:t>”</w:t>
      </w:r>
      <w:bookmarkEnd w:id="599"/>
      <w:bookmarkEnd w:id="600"/>
    </w:p>
    <w:p w14:paraId="7F442B34" w14:textId="77777777" w:rsidR="007A4D83" w:rsidRPr="007A4D83" w:rsidRDefault="007A4D83" w:rsidP="007A4D83"/>
    <w:p w14:paraId="45DADD36" w14:textId="6F7AE3C1" w:rsidR="001507D1" w:rsidRDefault="00CB290C" w:rsidP="007A4D83">
      <w:pPr>
        <w:pStyle w:val="Sinespaciado"/>
      </w:pPr>
      <w:r>
        <w:rPr>
          <w:noProof/>
        </w:rPr>
        <w:drawing>
          <wp:inline distT="0" distB="0" distL="0" distR="0" wp14:anchorId="617F6FC0" wp14:editId="1532B511">
            <wp:extent cx="5971540" cy="2213610"/>
            <wp:effectExtent l="0" t="0" r="0" b="0"/>
            <wp:docPr id="52970471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04711" name="Imagen 1" descr="Diagrama&#10;&#10;El contenido generado por IA puede ser incorrecto."/>
                    <pic:cNvPicPr/>
                  </pic:nvPicPr>
                  <pic:blipFill>
                    <a:blip r:embed="rId102"/>
                    <a:stretch>
                      <a:fillRect/>
                    </a:stretch>
                  </pic:blipFill>
                  <pic:spPr>
                    <a:xfrm>
                      <a:off x="0" y="0"/>
                      <a:ext cx="5971540" cy="2213610"/>
                    </a:xfrm>
                    <a:prstGeom prst="rect">
                      <a:avLst/>
                    </a:prstGeom>
                  </pic:spPr>
                </pic:pic>
              </a:graphicData>
            </a:graphic>
          </wp:inline>
        </w:drawing>
      </w:r>
    </w:p>
    <w:p w14:paraId="5A10F9F1" w14:textId="77777777" w:rsidR="007A4D83" w:rsidRDefault="007A4D83" w:rsidP="007A4D83">
      <w:pPr>
        <w:pStyle w:val="Sinespaciado"/>
      </w:pPr>
    </w:p>
    <w:p w14:paraId="6BA41201" w14:textId="77777777" w:rsidR="003437CE" w:rsidRPr="00DC71E1" w:rsidRDefault="003437CE" w:rsidP="003437CE">
      <w:r>
        <w:t>Fuente: Elaborado por el estudiante de acuerdo con el proyecto</w:t>
      </w:r>
    </w:p>
    <w:p w14:paraId="68A70CD4" w14:textId="77777777" w:rsidR="003437CE" w:rsidRDefault="003437CE">
      <w:pPr>
        <w:spacing w:line="278" w:lineRule="auto"/>
        <w:ind w:firstLine="0"/>
        <w:jc w:val="left"/>
      </w:pPr>
    </w:p>
    <w:p w14:paraId="18D2F05D" w14:textId="77777777" w:rsidR="001507D1" w:rsidRDefault="001507D1">
      <w:pPr>
        <w:spacing w:line="278" w:lineRule="auto"/>
        <w:ind w:firstLine="0"/>
        <w:jc w:val="left"/>
      </w:pPr>
      <w:r>
        <w:br w:type="page"/>
      </w:r>
    </w:p>
    <w:p w14:paraId="0FAC341F" w14:textId="6C59BA0C" w:rsidR="00C75FCD" w:rsidRDefault="00C75FCD" w:rsidP="00C75FCD">
      <w:r>
        <w:lastRenderedPageBreak/>
        <w:t xml:space="preserve">En la figura </w:t>
      </w:r>
      <w:r w:rsidR="00983CDF">
        <w:t xml:space="preserve">5.42 </w:t>
      </w:r>
      <w:r w:rsidR="00645341">
        <w:t xml:space="preserve">se muestra el proceso del caso de uso </w:t>
      </w:r>
      <w:r w:rsidR="00645341" w:rsidRPr="00511D85">
        <w:t>N</w:t>
      </w:r>
      <w:r w:rsidR="00645341">
        <w:t>°5.8</w:t>
      </w:r>
      <w:r>
        <w:t xml:space="preserve"> mediante el cual el usuario puede exportar un informe de asistencia. El flujo comienza una vez que el usuario ha iniciado sesión y accede a la sección Informe de Asistencia. Desde esta interfaz, selecciona la opción de descargar informe, lo que genera una consulta en la base de datos. Finalmente, el sistema muestra en pantalla los nombres de los archivos exportados disponibles para descarga.</w:t>
      </w:r>
    </w:p>
    <w:p w14:paraId="05CE6AA1" w14:textId="77777777" w:rsidR="001A0A1F" w:rsidRDefault="001A0A1F" w:rsidP="00C75FCD"/>
    <w:p w14:paraId="58EC5FAF" w14:textId="0D0FF621" w:rsidR="00983CDF" w:rsidRPr="00983CDF" w:rsidRDefault="001A0A1F" w:rsidP="00983CDF">
      <w:pPr>
        <w:pStyle w:val="Descripcin"/>
        <w:rPr>
          <w:rFonts w:eastAsia="Times New Roman"/>
        </w:rPr>
      </w:pPr>
      <w:bookmarkStart w:id="601" w:name="_Toc210409326"/>
      <w:bookmarkStart w:id="602" w:name="_Toc210410106"/>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42</w:t>
      </w:r>
      <w:r w:rsidR="00267181">
        <w:rPr>
          <w:noProof/>
        </w:rPr>
        <w:fldChar w:fldCharType="end"/>
      </w:r>
      <w:r w:rsidRPr="001A0A1F">
        <w:t xml:space="preserve"> </w:t>
      </w:r>
      <w:r w:rsidRPr="00511D85">
        <w:t>caso de uso N</w:t>
      </w:r>
      <w:r>
        <w:t>°</w:t>
      </w:r>
      <w:r w:rsidR="00983CDF">
        <w:t>5.8,</w:t>
      </w:r>
      <w:r w:rsidR="00983CDF" w:rsidRPr="00983CDF">
        <w:rPr>
          <w:color w:val="000000"/>
        </w:rPr>
        <w:t xml:space="preserve"> </w:t>
      </w:r>
      <w:r w:rsidR="00983CDF">
        <w:rPr>
          <w:color w:val="000000"/>
        </w:rPr>
        <w:t>“</w:t>
      </w:r>
      <w:r w:rsidR="00983CDF" w:rsidRPr="00983CDF">
        <w:rPr>
          <w:rFonts w:eastAsia="Times New Roman"/>
          <w:color w:val="000000"/>
        </w:rPr>
        <w:t>Exportando informe de asistencia</w:t>
      </w:r>
      <w:r w:rsidR="00983CDF">
        <w:rPr>
          <w:rFonts w:eastAsia="Times New Roman"/>
          <w:color w:val="000000"/>
        </w:rPr>
        <w:t>”</w:t>
      </w:r>
      <w:bookmarkEnd w:id="601"/>
      <w:bookmarkEnd w:id="602"/>
    </w:p>
    <w:p w14:paraId="796B4890" w14:textId="471B8CB7" w:rsidR="001A0A1F" w:rsidRDefault="001A0A1F" w:rsidP="001A0A1F">
      <w:pPr>
        <w:pStyle w:val="Descripcin"/>
      </w:pPr>
    </w:p>
    <w:p w14:paraId="68FBA7DF" w14:textId="77777777" w:rsidR="00C75FCD" w:rsidRDefault="00C75FCD" w:rsidP="00C75FCD"/>
    <w:p w14:paraId="7B366FB2" w14:textId="65DDF927" w:rsidR="001507D1" w:rsidRDefault="00CB290C" w:rsidP="00C75FCD">
      <w:pPr>
        <w:pStyle w:val="Sinespaciado"/>
      </w:pPr>
      <w:r>
        <w:rPr>
          <w:noProof/>
        </w:rPr>
        <w:drawing>
          <wp:inline distT="0" distB="0" distL="0" distR="0" wp14:anchorId="0DD81BB7" wp14:editId="08876800">
            <wp:extent cx="5971540" cy="2740660"/>
            <wp:effectExtent l="0" t="0" r="0" b="2540"/>
            <wp:docPr id="995082315"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82315" name="Imagen 1" descr="Imagen que contiene Gráfico&#10;&#10;El contenido generado por IA puede ser incorrecto."/>
                    <pic:cNvPicPr/>
                  </pic:nvPicPr>
                  <pic:blipFill>
                    <a:blip r:embed="rId103"/>
                    <a:stretch>
                      <a:fillRect/>
                    </a:stretch>
                  </pic:blipFill>
                  <pic:spPr>
                    <a:xfrm>
                      <a:off x="0" y="0"/>
                      <a:ext cx="5971540" cy="2740660"/>
                    </a:xfrm>
                    <a:prstGeom prst="rect">
                      <a:avLst/>
                    </a:prstGeom>
                  </pic:spPr>
                </pic:pic>
              </a:graphicData>
            </a:graphic>
          </wp:inline>
        </w:drawing>
      </w:r>
    </w:p>
    <w:p w14:paraId="2B905D60" w14:textId="77777777" w:rsidR="00C75FCD" w:rsidRDefault="00C75FCD" w:rsidP="00C75FCD">
      <w:pPr>
        <w:pStyle w:val="Sinespaciado"/>
      </w:pPr>
    </w:p>
    <w:p w14:paraId="0DFCE868" w14:textId="77777777" w:rsidR="003437CE" w:rsidRPr="00DC71E1" w:rsidRDefault="003437CE" w:rsidP="003437CE">
      <w:r>
        <w:t>Fuente: Elaborado por el estudiante de acuerdo con el proyecto</w:t>
      </w:r>
    </w:p>
    <w:p w14:paraId="752B021C" w14:textId="77777777" w:rsidR="003437CE" w:rsidRDefault="003437CE">
      <w:pPr>
        <w:spacing w:line="278" w:lineRule="auto"/>
        <w:ind w:firstLine="0"/>
        <w:jc w:val="left"/>
      </w:pPr>
    </w:p>
    <w:p w14:paraId="1A4E9938" w14:textId="77777777" w:rsidR="001507D1" w:rsidRDefault="001507D1">
      <w:pPr>
        <w:spacing w:line="278" w:lineRule="auto"/>
        <w:ind w:firstLine="0"/>
        <w:jc w:val="left"/>
      </w:pPr>
      <w:r>
        <w:br w:type="page"/>
      </w:r>
    </w:p>
    <w:p w14:paraId="10C513B3" w14:textId="05A5E416" w:rsidR="007A4D83" w:rsidRDefault="007A4D83" w:rsidP="007A4D83">
      <w:r w:rsidRPr="007A4D83">
        <w:lastRenderedPageBreak/>
        <w:t xml:space="preserve">En la figura </w:t>
      </w:r>
      <w:r w:rsidR="00983CDF">
        <w:t xml:space="preserve">5.43 </w:t>
      </w:r>
      <w:r w:rsidRPr="007A4D83">
        <w:t>se muestra el proceso del caso de uso N°</w:t>
      </w:r>
      <w:r w:rsidR="001507D1" w:rsidRPr="007A4D83">
        <w:t>6.1</w:t>
      </w:r>
      <w:r w:rsidRPr="007A4D83">
        <w:t xml:space="preserve"> este diagrama de secuencia ilustra el proceso completo para que un usuario ingrese un nuevo permiso de ausencia. El flujo inicia cuando el usuario accede al sistema y navega, a través del menú, hasta la interfaz de "Ingreso de Permisos". Al presionar el botón para agregar un nuevo permiso, el sistema valida que todos los campos del formulario estén completos. Una vez validado, el usuario guarda la ausencia, lo que envía los datos al controlador para una segunda validación antes de ser insertados en la base de datos. Finalmente, el sistema retorna una confirmación de éxito a la interfaz, notificando al usuario que el permiso ha sido guardado correctamente.</w:t>
      </w:r>
    </w:p>
    <w:p w14:paraId="65EF1465" w14:textId="77777777" w:rsidR="00983CDF" w:rsidRDefault="00983CDF" w:rsidP="007A4D83"/>
    <w:p w14:paraId="13F49EA6" w14:textId="76F8D4F1" w:rsidR="00983CDF" w:rsidRDefault="00983CDF" w:rsidP="00983CDF">
      <w:pPr>
        <w:pStyle w:val="Descripcin"/>
      </w:pPr>
      <w:bookmarkStart w:id="603" w:name="_Toc210409327"/>
      <w:bookmarkStart w:id="604" w:name="_Toc210410107"/>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43</w:t>
      </w:r>
      <w:r w:rsidR="00267181">
        <w:rPr>
          <w:noProof/>
        </w:rPr>
        <w:fldChar w:fldCharType="end"/>
      </w:r>
      <w:r w:rsidRPr="00983CDF">
        <w:t xml:space="preserve"> </w:t>
      </w:r>
      <w:r w:rsidRPr="00511D85">
        <w:t>caso de uso N</w:t>
      </w:r>
      <w:r>
        <w:t>°6.1, “</w:t>
      </w:r>
      <w:r w:rsidRPr="00983CDF">
        <w:t>Ingresando permisos de ausencia</w:t>
      </w:r>
      <w:r>
        <w:t>”</w:t>
      </w:r>
      <w:bookmarkEnd w:id="603"/>
      <w:bookmarkEnd w:id="604"/>
    </w:p>
    <w:p w14:paraId="4C9D7332" w14:textId="77777777" w:rsidR="007A4D83" w:rsidRPr="007A4D83" w:rsidRDefault="007A4D83" w:rsidP="007A4D83"/>
    <w:p w14:paraId="08D6BAB4" w14:textId="3EBA6BC4" w:rsidR="001507D1" w:rsidRDefault="001507D1">
      <w:pPr>
        <w:spacing w:line="278" w:lineRule="auto"/>
        <w:ind w:firstLine="0"/>
        <w:jc w:val="left"/>
      </w:pPr>
      <w:r>
        <w:rPr>
          <w:noProof/>
        </w:rPr>
        <w:drawing>
          <wp:inline distT="0" distB="0" distL="0" distR="0" wp14:anchorId="23D94549" wp14:editId="2B20D5ED">
            <wp:extent cx="5971540" cy="2797175"/>
            <wp:effectExtent l="0" t="0" r="0" b="3175"/>
            <wp:docPr id="1147845891"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45891" name="Imagen 1" descr="Gráfico&#10;&#10;El contenido generado por IA puede ser incorrecto."/>
                    <pic:cNvPicPr/>
                  </pic:nvPicPr>
                  <pic:blipFill>
                    <a:blip r:embed="rId104"/>
                    <a:stretch>
                      <a:fillRect/>
                    </a:stretch>
                  </pic:blipFill>
                  <pic:spPr>
                    <a:xfrm>
                      <a:off x="0" y="0"/>
                      <a:ext cx="5971540" cy="2797175"/>
                    </a:xfrm>
                    <a:prstGeom prst="rect">
                      <a:avLst/>
                    </a:prstGeom>
                  </pic:spPr>
                </pic:pic>
              </a:graphicData>
            </a:graphic>
          </wp:inline>
        </w:drawing>
      </w:r>
    </w:p>
    <w:p w14:paraId="27E4E819" w14:textId="77777777" w:rsidR="007A4D83" w:rsidRDefault="007A4D83">
      <w:pPr>
        <w:spacing w:line="278" w:lineRule="auto"/>
        <w:ind w:firstLine="0"/>
        <w:jc w:val="left"/>
      </w:pPr>
    </w:p>
    <w:p w14:paraId="35A91283" w14:textId="77777777" w:rsidR="003437CE" w:rsidRPr="00DC71E1" w:rsidRDefault="003437CE" w:rsidP="003437CE">
      <w:r>
        <w:t>Fuente: Elaborado por el estudiante de acuerdo con el proyecto</w:t>
      </w:r>
    </w:p>
    <w:p w14:paraId="72FED7C8" w14:textId="77777777" w:rsidR="003437CE" w:rsidRDefault="003437CE">
      <w:pPr>
        <w:spacing w:line="278" w:lineRule="auto"/>
        <w:ind w:firstLine="0"/>
        <w:jc w:val="left"/>
      </w:pPr>
    </w:p>
    <w:p w14:paraId="10527965" w14:textId="77777777" w:rsidR="001507D1" w:rsidRDefault="001507D1">
      <w:pPr>
        <w:spacing w:line="278" w:lineRule="auto"/>
        <w:ind w:firstLine="0"/>
        <w:jc w:val="left"/>
      </w:pPr>
      <w:r>
        <w:br w:type="page"/>
      </w:r>
    </w:p>
    <w:p w14:paraId="34579A61" w14:textId="0F183AF3" w:rsidR="00C75FCD" w:rsidRDefault="00C75FCD" w:rsidP="00C75FCD">
      <w:r>
        <w:lastRenderedPageBreak/>
        <w:t xml:space="preserve">En la Figura </w:t>
      </w:r>
      <w:r w:rsidR="00983CDF">
        <w:t xml:space="preserve">5.44 </w:t>
      </w:r>
      <w:r w:rsidR="00645341">
        <w:t xml:space="preserve">se muestra el proceso del caso de uso </w:t>
      </w:r>
      <w:r w:rsidR="00645341" w:rsidRPr="00511D85">
        <w:t>N</w:t>
      </w:r>
      <w:r w:rsidR="00645341">
        <w:t xml:space="preserve">°6.2 </w:t>
      </w:r>
      <w:r>
        <w:t xml:space="preserve">mediante el cual el usuario puede filtrar a los trabajadores mediante una casilla de búsqueda por nombre, apellido paterno y </w:t>
      </w:r>
      <w:r w:rsidR="00983CDF">
        <w:t>Rut</w:t>
      </w:r>
      <w:r>
        <w:t>. El proceso comienza una vez que el usuario ha iniciado sesión y se dirige a la interfaz correspondiente. Desde esta interfaz aplica el filtro deseado, el sistema consulta la información y actualiza la interfaz mostrando únicamente los datos que cumplen con los criterios aplicados.</w:t>
      </w:r>
    </w:p>
    <w:p w14:paraId="4F14F0BA" w14:textId="77777777" w:rsidR="00983CDF" w:rsidRDefault="00983CDF" w:rsidP="00C75FCD"/>
    <w:p w14:paraId="2020DCC7" w14:textId="01BA44BB" w:rsidR="00983CDF" w:rsidRDefault="00983CDF" w:rsidP="00983CDF">
      <w:pPr>
        <w:pStyle w:val="Descripcin"/>
      </w:pPr>
      <w:bookmarkStart w:id="605" w:name="_Toc210409328"/>
      <w:bookmarkStart w:id="606" w:name="_Toc210410108"/>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44</w:t>
      </w:r>
      <w:r w:rsidR="00267181">
        <w:rPr>
          <w:noProof/>
        </w:rPr>
        <w:fldChar w:fldCharType="end"/>
      </w:r>
      <w:r w:rsidRPr="00983CDF">
        <w:t xml:space="preserve"> </w:t>
      </w:r>
      <w:r w:rsidRPr="00511D85">
        <w:t>caso de uso N</w:t>
      </w:r>
      <w:r>
        <w:t>°6.2, “</w:t>
      </w:r>
      <w:r w:rsidRPr="00983CDF">
        <w:t>Filtrando búsqueda de permisos</w:t>
      </w:r>
      <w:r>
        <w:t>”</w:t>
      </w:r>
      <w:bookmarkEnd w:id="605"/>
      <w:bookmarkEnd w:id="606"/>
    </w:p>
    <w:p w14:paraId="42F666C5" w14:textId="77777777" w:rsidR="00C75FCD" w:rsidRDefault="00C75FCD" w:rsidP="00C75FCD"/>
    <w:p w14:paraId="4D756F81" w14:textId="496149C3" w:rsidR="001507D1" w:rsidRDefault="00CB290C" w:rsidP="00C75FCD">
      <w:pPr>
        <w:pStyle w:val="Sinespaciado"/>
      </w:pPr>
      <w:r>
        <w:rPr>
          <w:noProof/>
        </w:rPr>
        <w:drawing>
          <wp:inline distT="0" distB="0" distL="0" distR="0" wp14:anchorId="6C162DD2" wp14:editId="1C3CC6CF">
            <wp:extent cx="5971540" cy="3067685"/>
            <wp:effectExtent l="0" t="0" r="0" b="0"/>
            <wp:docPr id="26024179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41796" name="Imagen 1" descr="Diagrama&#10;&#10;El contenido generado por IA puede ser incorrecto."/>
                    <pic:cNvPicPr/>
                  </pic:nvPicPr>
                  <pic:blipFill>
                    <a:blip r:embed="rId105"/>
                    <a:stretch>
                      <a:fillRect/>
                    </a:stretch>
                  </pic:blipFill>
                  <pic:spPr>
                    <a:xfrm>
                      <a:off x="0" y="0"/>
                      <a:ext cx="5971540" cy="3067685"/>
                    </a:xfrm>
                    <a:prstGeom prst="rect">
                      <a:avLst/>
                    </a:prstGeom>
                  </pic:spPr>
                </pic:pic>
              </a:graphicData>
            </a:graphic>
          </wp:inline>
        </w:drawing>
      </w:r>
    </w:p>
    <w:p w14:paraId="4FDAFA24" w14:textId="77777777" w:rsidR="007A4D83" w:rsidRDefault="007A4D83" w:rsidP="00C75FCD">
      <w:pPr>
        <w:pStyle w:val="Sinespaciado"/>
      </w:pPr>
    </w:p>
    <w:p w14:paraId="5B3B4523" w14:textId="77777777" w:rsidR="003437CE" w:rsidRPr="00DC71E1" w:rsidRDefault="003437CE" w:rsidP="003437CE">
      <w:r>
        <w:t>Fuente: Elaborado por el estudiante de acuerdo con el proyecto</w:t>
      </w:r>
    </w:p>
    <w:p w14:paraId="2771FE73" w14:textId="77777777" w:rsidR="003437CE" w:rsidRDefault="003437CE">
      <w:pPr>
        <w:spacing w:line="278" w:lineRule="auto"/>
        <w:ind w:firstLine="0"/>
        <w:jc w:val="left"/>
      </w:pPr>
    </w:p>
    <w:p w14:paraId="7DE2EDB7" w14:textId="77777777" w:rsidR="001507D1" w:rsidRDefault="001507D1">
      <w:pPr>
        <w:spacing w:line="278" w:lineRule="auto"/>
        <w:ind w:firstLine="0"/>
        <w:jc w:val="left"/>
      </w:pPr>
      <w:r>
        <w:br w:type="page"/>
      </w:r>
    </w:p>
    <w:p w14:paraId="6695E894" w14:textId="754A8290" w:rsidR="00C75FCD" w:rsidRDefault="00C75FCD" w:rsidP="00C75FCD">
      <w:r>
        <w:lastRenderedPageBreak/>
        <w:t xml:space="preserve">En </w:t>
      </w:r>
      <w:r w:rsidR="00983CDF">
        <w:t>la Figura 5.45</w:t>
      </w:r>
      <w:r>
        <w:t xml:space="preserve"> </w:t>
      </w:r>
      <w:r w:rsidR="00645341">
        <w:t xml:space="preserve">se muestra el proceso del caso de uso </w:t>
      </w:r>
      <w:r w:rsidR="00645341" w:rsidRPr="00511D85">
        <w:t>N</w:t>
      </w:r>
      <w:r w:rsidR="00645341">
        <w:t xml:space="preserve">°6.3 </w:t>
      </w:r>
      <w:r>
        <w:t>proceso mediante el cual el sistema le mostrará al usuario una lista con los trabajadores que coincidan con los filtros. El proceso comienza una vez que el usuario ha iniciado sesión y se encuentra en la interfaz correspondiente. Desde esta interfaz aplica el filtro deseado ,el sistema consulta la información y actualiza la interfaz mostrando únicamente los trabajadores que cumplan con los criterios aplicados, mostrando además casillas para seleccionarlos.</w:t>
      </w:r>
    </w:p>
    <w:p w14:paraId="6F755CE4" w14:textId="77777777" w:rsidR="00983CDF" w:rsidRDefault="00983CDF" w:rsidP="00C75FCD"/>
    <w:p w14:paraId="42DE36B1" w14:textId="51DC765D" w:rsidR="00983CDF" w:rsidRDefault="00983CDF" w:rsidP="00983CDF">
      <w:pPr>
        <w:pStyle w:val="Descripcin"/>
      </w:pPr>
      <w:bookmarkStart w:id="607" w:name="_Toc210409329"/>
      <w:bookmarkStart w:id="608" w:name="_Toc210410109"/>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45</w:t>
      </w:r>
      <w:r w:rsidR="00267181">
        <w:rPr>
          <w:noProof/>
        </w:rPr>
        <w:fldChar w:fldCharType="end"/>
      </w:r>
      <w:r w:rsidRPr="00983CDF">
        <w:t xml:space="preserve"> </w:t>
      </w:r>
      <w:r w:rsidRPr="00511D85">
        <w:t>caso de uso N</w:t>
      </w:r>
      <w:r>
        <w:t>°6.3, “</w:t>
      </w:r>
      <w:r w:rsidRPr="00983CDF">
        <w:t>Visualizando casillas de filtración</w:t>
      </w:r>
      <w:r>
        <w:t>”</w:t>
      </w:r>
      <w:bookmarkEnd w:id="607"/>
      <w:bookmarkEnd w:id="608"/>
    </w:p>
    <w:p w14:paraId="26B56E13" w14:textId="77777777" w:rsidR="00C75FCD" w:rsidRDefault="00C75FCD" w:rsidP="00C75FCD">
      <w:pPr>
        <w:spacing w:line="278" w:lineRule="auto"/>
        <w:ind w:firstLine="0"/>
        <w:jc w:val="left"/>
      </w:pPr>
    </w:p>
    <w:p w14:paraId="56745E20" w14:textId="32632FB8" w:rsidR="001507D1" w:rsidRDefault="006D0D57" w:rsidP="00C75FCD">
      <w:pPr>
        <w:pStyle w:val="Sinespaciado"/>
      </w:pPr>
      <w:r>
        <w:rPr>
          <w:noProof/>
        </w:rPr>
        <w:drawing>
          <wp:inline distT="0" distB="0" distL="0" distR="0" wp14:anchorId="222A6F20" wp14:editId="3FAE1632">
            <wp:extent cx="5971540" cy="2803525"/>
            <wp:effectExtent l="0" t="0" r="0" b="0"/>
            <wp:docPr id="1644016455" name="Imagen 1" descr="Diagram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16455" name="Imagen 1" descr="Diagrama, Escala de tiempo&#10;&#10;El contenido generado por IA puede ser incorrecto."/>
                    <pic:cNvPicPr/>
                  </pic:nvPicPr>
                  <pic:blipFill>
                    <a:blip r:embed="rId106"/>
                    <a:stretch>
                      <a:fillRect/>
                    </a:stretch>
                  </pic:blipFill>
                  <pic:spPr>
                    <a:xfrm>
                      <a:off x="0" y="0"/>
                      <a:ext cx="5971540" cy="2803525"/>
                    </a:xfrm>
                    <a:prstGeom prst="rect">
                      <a:avLst/>
                    </a:prstGeom>
                  </pic:spPr>
                </pic:pic>
              </a:graphicData>
            </a:graphic>
          </wp:inline>
        </w:drawing>
      </w:r>
    </w:p>
    <w:p w14:paraId="0BB578DC" w14:textId="77777777" w:rsidR="003437CE" w:rsidRPr="00DC71E1" w:rsidRDefault="003437CE" w:rsidP="003437CE">
      <w:r>
        <w:t>Fuente: Elaborado por el estudiante de acuerdo con el proyecto</w:t>
      </w:r>
    </w:p>
    <w:p w14:paraId="00710ABC" w14:textId="77777777" w:rsidR="003437CE" w:rsidRDefault="003437CE">
      <w:pPr>
        <w:spacing w:line="278" w:lineRule="auto"/>
        <w:ind w:firstLine="0"/>
        <w:jc w:val="left"/>
      </w:pPr>
    </w:p>
    <w:p w14:paraId="6B9CFE75" w14:textId="77777777" w:rsidR="001507D1" w:rsidRDefault="001507D1">
      <w:pPr>
        <w:spacing w:line="278" w:lineRule="auto"/>
        <w:ind w:firstLine="0"/>
        <w:jc w:val="left"/>
      </w:pPr>
      <w:r>
        <w:br w:type="page"/>
      </w:r>
    </w:p>
    <w:p w14:paraId="4A70D6A6" w14:textId="1F4C0EDA" w:rsidR="00511D85" w:rsidRDefault="00511D85" w:rsidP="00511D85">
      <w:r w:rsidRPr="007A4D83">
        <w:lastRenderedPageBreak/>
        <w:t xml:space="preserve">En la figura </w:t>
      </w:r>
      <w:r w:rsidR="00983CDF">
        <w:t>5.46 el d</w:t>
      </w:r>
      <w:r w:rsidRPr="007A4D83">
        <w:t xml:space="preserve">iagrama correspondiente al caso de uso N°6.4 “registrando motivos de permiso” </w:t>
      </w:r>
      <w:r w:rsidR="007A4D83" w:rsidRPr="007A4D83">
        <w:t>este diagrama de secuencia detalla el proceso mediante el cual un administrador crea un nuevo permiso para un usuario. El flujo comienza cuando el administrador inicia sesión y navega hasta la opción de "Ingreso de Permisos". A continuación, llena el formulario correspondiente y, tras visualizar una vista previa, presiona el botón para agregarlo. Los datos del nuevo permiso se envían al controlador, que solicita su guardado en la base de datos. Una vez que la base de datos confirma la inserción, el sistema valida la información y notifica al administrador que el permiso ha sido ingresado correctamente.</w:t>
      </w:r>
    </w:p>
    <w:p w14:paraId="204E72A0" w14:textId="77777777" w:rsidR="00983CDF" w:rsidRDefault="00983CDF" w:rsidP="00511D85"/>
    <w:p w14:paraId="4184027C" w14:textId="10C660AD" w:rsidR="00983CDF" w:rsidRPr="007A4D83" w:rsidRDefault="00983CDF" w:rsidP="00983CDF">
      <w:pPr>
        <w:pStyle w:val="Descripcin"/>
      </w:pPr>
      <w:bookmarkStart w:id="609" w:name="_Toc210409330"/>
      <w:bookmarkStart w:id="610" w:name="_Toc210410110"/>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46</w:t>
      </w:r>
      <w:r w:rsidR="00267181">
        <w:rPr>
          <w:noProof/>
        </w:rPr>
        <w:fldChar w:fldCharType="end"/>
      </w:r>
      <w:r w:rsidRPr="00983CDF">
        <w:t xml:space="preserve"> </w:t>
      </w:r>
      <w:r w:rsidRPr="00511D85">
        <w:t>caso de uso N</w:t>
      </w:r>
      <w:r>
        <w:t>°6.4, “</w:t>
      </w:r>
      <w:r w:rsidRPr="00983CDF">
        <w:t>Registrando motivos de permisos</w:t>
      </w:r>
      <w:r>
        <w:t>”</w:t>
      </w:r>
      <w:bookmarkEnd w:id="609"/>
      <w:bookmarkEnd w:id="610"/>
    </w:p>
    <w:p w14:paraId="44CDDDF8" w14:textId="77777777" w:rsidR="00511D85" w:rsidRDefault="00511D85" w:rsidP="00511D85"/>
    <w:p w14:paraId="5A85F3C0" w14:textId="4514CFB3" w:rsidR="001507D1" w:rsidRDefault="001507D1" w:rsidP="00511D85">
      <w:pPr>
        <w:pStyle w:val="Sinespaciado"/>
      </w:pPr>
      <w:r>
        <w:rPr>
          <w:noProof/>
        </w:rPr>
        <w:drawing>
          <wp:inline distT="0" distB="0" distL="0" distR="0" wp14:anchorId="2BCAC60D" wp14:editId="3FF896D7">
            <wp:extent cx="5971540" cy="2630805"/>
            <wp:effectExtent l="0" t="0" r="0" b="0"/>
            <wp:docPr id="172395507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55070" name="Imagen 1" descr="Diagrama&#10;&#10;El contenido generado por IA puede ser incorrecto."/>
                    <pic:cNvPicPr/>
                  </pic:nvPicPr>
                  <pic:blipFill>
                    <a:blip r:embed="rId107"/>
                    <a:stretch>
                      <a:fillRect/>
                    </a:stretch>
                  </pic:blipFill>
                  <pic:spPr>
                    <a:xfrm>
                      <a:off x="0" y="0"/>
                      <a:ext cx="5971540" cy="2630805"/>
                    </a:xfrm>
                    <a:prstGeom prst="rect">
                      <a:avLst/>
                    </a:prstGeom>
                  </pic:spPr>
                </pic:pic>
              </a:graphicData>
            </a:graphic>
          </wp:inline>
        </w:drawing>
      </w:r>
    </w:p>
    <w:p w14:paraId="78EA5393" w14:textId="77777777" w:rsidR="00511D85" w:rsidRDefault="00511D85" w:rsidP="00511D85">
      <w:pPr>
        <w:pStyle w:val="Sinespaciado"/>
      </w:pPr>
    </w:p>
    <w:p w14:paraId="158D6874" w14:textId="77777777" w:rsidR="003437CE" w:rsidRDefault="003437CE" w:rsidP="003437CE">
      <w:r>
        <w:t>Fuente: Elaborado por el estudiante de acuerdo con el proyecto</w:t>
      </w:r>
    </w:p>
    <w:p w14:paraId="4F87BF41" w14:textId="77777777" w:rsidR="00511D85" w:rsidRPr="00DC71E1" w:rsidRDefault="00511D85" w:rsidP="003437CE"/>
    <w:p w14:paraId="762571D8" w14:textId="77777777" w:rsidR="003437CE" w:rsidRDefault="003437CE">
      <w:pPr>
        <w:spacing w:line="278" w:lineRule="auto"/>
        <w:ind w:firstLine="0"/>
        <w:jc w:val="left"/>
      </w:pPr>
    </w:p>
    <w:p w14:paraId="56754D59" w14:textId="77777777" w:rsidR="001507D1" w:rsidRDefault="001507D1">
      <w:pPr>
        <w:spacing w:line="278" w:lineRule="auto"/>
        <w:ind w:firstLine="0"/>
        <w:jc w:val="left"/>
      </w:pPr>
      <w:r>
        <w:br w:type="page"/>
      </w:r>
    </w:p>
    <w:p w14:paraId="17D1ACD6" w14:textId="7DD95DE5" w:rsidR="00511D85" w:rsidRDefault="00511D85" w:rsidP="00511D85">
      <w:r w:rsidRPr="00511D85">
        <w:lastRenderedPageBreak/>
        <w:t xml:space="preserve">La figura </w:t>
      </w:r>
      <w:r w:rsidR="00983CDF">
        <w:t>5.47</w:t>
      </w:r>
      <w:r w:rsidRPr="00511D85">
        <w:t xml:space="preserve"> describe el flujo</w:t>
      </w:r>
      <w:r w:rsidR="00645341" w:rsidRPr="00645341">
        <w:t xml:space="preserve"> </w:t>
      </w:r>
      <w:r w:rsidR="00645341">
        <w:t xml:space="preserve">del caso de uso </w:t>
      </w:r>
      <w:r w:rsidR="00645341" w:rsidRPr="00511D85">
        <w:t>N</w:t>
      </w:r>
      <w:r w:rsidR="00645341">
        <w:t>°6.</w:t>
      </w:r>
      <w:r w:rsidR="00983CDF">
        <w:t xml:space="preserve">6 </w:t>
      </w:r>
      <w:r w:rsidR="00983CDF" w:rsidRPr="00511D85">
        <w:t>de</w:t>
      </w:r>
      <w:r w:rsidRPr="00511D85">
        <w:t xml:space="preserve"> un usuario que selecciona uno o múltiples permisos aprobados con casillas. El proceso se inicia cuando el usuario accede al sistema, lo que desencadena la carga de las opciones de menú y de la interfaz de la cabecera del sistema. Luego, el usuario selecciona la pestaña de "permisos aprobados", lo cual solicita la interfaz y los datos de los permisos desde la base de datos. Una vez que se muestra la interfaz, el usuario puede ver los permisos con casillas de selección a los lados. El usuario presiona una o varias casillas de selección en cada permiso y finalmente confirma las selecciones para completar el proceso</w:t>
      </w:r>
      <w:r>
        <w:t>.</w:t>
      </w:r>
    </w:p>
    <w:p w14:paraId="6A567A04" w14:textId="77777777" w:rsidR="00983CDF" w:rsidRDefault="00983CDF" w:rsidP="00511D85"/>
    <w:p w14:paraId="4F3D43C8" w14:textId="02821C50" w:rsidR="00983CDF" w:rsidRDefault="00983CDF" w:rsidP="00983CDF">
      <w:pPr>
        <w:pStyle w:val="Descripcin"/>
      </w:pPr>
      <w:bookmarkStart w:id="611" w:name="_Toc210409331"/>
      <w:bookmarkStart w:id="612" w:name="_Toc210410111"/>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47</w:t>
      </w:r>
      <w:r w:rsidR="00267181">
        <w:rPr>
          <w:noProof/>
        </w:rPr>
        <w:fldChar w:fldCharType="end"/>
      </w:r>
      <w:r w:rsidRPr="00983CDF">
        <w:t xml:space="preserve"> </w:t>
      </w:r>
      <w:r w:rsidRPr="00511D85">
        <w:t>caso de uso N</w:t>
      </w:r>
      <w:r>
        <w:t>°6.6, “</w:t>
      </w:r>
      <w:r w:rsidRPr="00983CDF">
        <w:t>Seleccionando permisos aprobados</w:t>
      </w:r>
      <w:r>
        <w:t>”</w:t>
      </w:r>
      <w:bookmarkEnd w:id="611"/>
      <w:bookmarkEnd w:id="612"/>
    </w:p>
    <w:p w14:paraId="7289A871" w14:textId="77777777" w:rsidR="00511D85" w:rsidRPr="00511D85" w:rsidRDefault="00511D85" w:rsidP="00511D85"/>
    <w:p w14:paraId="19DEC016" w14:textId="3E066EB3" w:rsidR="001507D1" w:rsidRDefault="001507D1" w:rsidP="00511D85">
      <w:pPr>
        <w:pStyle w:val="Sinespaciado"/>
      </w:pPr>
      <w:r>
        <w:rPr>
          <w:noProof/>
        </w:rPr>
        <w:drawing>
          <wp:inline distT="0" distB="0" distL="0" distR="0" wp14:anchorId="3A1362A4" wp14:editId="257E735D">
            <wp:extent cx="5971540" cy="2934970"/>
            <wp:effectExtent l="0" t="0" r="0" b="0"/>
            <wp:docPr id="2098706827"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06827" name="Imagen 1" descr="Escala de tiempo&#10;&#10;El contenido generado por IA puede ser incorrecto."/>
                    <pic:cNvPicPr/>
                  </pic:nvPicPr>
                  <pic:blipFill>
                    <a:blip r:embed="rId108"/>
                    <a:stretch>
                      <a:fillRect/>
                    </a:stretch>
                  </pic:blipFill>
                  <pic:spPr>
                    <a:xfrm>
                      <a:off x="0" y="0"/>
                      <a:ext cx="5971540" cy="2934970"/>
                    </a:xfrm>
                    <a:prstGeom prst="rect">
                      <a:avLst/>
                    </a:prstGeom>
                  </pic:spPr>
                </pic:pic>
              </a:graphicData>
            </a:graphic>
          </wp:inline>
        </w:drawing>
      </w:r>
    </w:p>
    <w:p w14:paraId="4BB8BF5D" w14:textId="77777777" w:rsidR="00511D85" w:rsidRDefault="00511D85" w:rsidP="00511D85">
      <w:pPr>
        <w:pStyle w:val="Sinespaciado"/>
      </w:pPr>
    </w:p>
    <w:p w14:paraId="7F013D63" w14:textId="77777777" w:rsidR="003437CE" w:rsidRPr="00DC71E1" w:rsidRDefault="003437CE" w:rsidP="003437CE">
      <w:r>
        <w:t>Fuente: Elaborado por el estudiante de acuerdo con el proyecto</w:t>
      </w:r>
    </w:p>
    <w:p w14:paraId="55DC499F" w14:textId="77777777" w:rsidR="003437CE" w:rsidRDefault="003437CE">
      <w:pPr>
        <w:spacing w:line="278" w:lineRule="auto"/>
        <w:ind w:firstLine="0"/>
        <w:jc w:val="left"/>
      </w:pPr>
    </w:p>
    <w:p w14:paraId="5592E0B1" w14:textId="64F8A794" w:rsidR="009878DE" w:rsidRDefault="00FE5630" w:rsidP="00FB61A6">
      <w:pPr>
        <w:spacing w:line="278" w:lineRule="auto"/>
        <w:ind w:firstLine="0"/>
        <w:jc w:val="left"/>
      </w:pPr>
      <w:r>
        <w:br w:type="page"/>
      </w:r>
    </w:p>
    <w:p w14:paraId="40005577" w14:textId="26BE24DB" w:rsidR="009878DE" w:rsidRDefault="009878DE" w:rsidP="009878DE">
      <w:pPr>
        <w:pStyle w:val="Ttulo2"/>
      </w:pPr>
      <w:bookmarkStart w:id="613" w:name="_Toc208864121"/>
      <w:r>
        <w:lastRenderedPageBreak/>
        <w:t>Vista desarrollo</w:t>
      </w:r>
      <w:bookmarkEnd w:id="613"/>
    </w:p>
    <w:p w14:paraId="58417CAC" w14:textId="77777777" w:rsidR="004712D1" w:rsidRPr="004712D1" w:rsidRDefault="004712D1" w:rsidP="004712D1"/>
    <w:p w14:paraId="5E1F4392" w14:textId="14F1DF12" w:rsidR="004712D1" w:rsidRDefault="00557F96" w:rsidP="002A5F3F">
      <w:r>
        <w:t xml:space="preserve">La vista de desarrollo </w:t>
      </w:r>
      <w:r w:rsidR="00BD4EEA">
        <w:t>describe la organización estática del software en su entorno de desarrollo.</w:t>
      </w:r>
    </w:p>
    <w:p w14:paraId="20BB88F1" w14:textId="77777777" w:rsidR="00BD4EEA" w:rsidRPr="002A5F3F" w:rsidRDefault="00BD4EEA" w:rsidP="002A5F3F"/>
    <w:p w14:paraId="48DCB736" w14:textId="6AF32A4A" w:rsidR="12A7D78A" w:rsidRDefault="002A5F3F" w:rsidP="3A934E4B">
      <w:pPr>
        <w:pStyle w:val="Ttulo3"/>
      </w:pPr>
      <w:bookmarkStart w:id="614" w:name="_Toc208864122"/>
      <w:r>
        <w:t>Diagrama de componentes</w:t>
      </w:r>
      <w:bookmarkEnd w:id="614"/>
    </w:p>
    <w:p w14:paraId="795349D5" w14:textId="77777777" w:rsidR="004712D1" w:rsidRPr="004712D1" w:rsidRDefault="004712D1" w:rsidP="004712D1"/>
    <w:p w14:paraId="58E27CB0" w14:textId="3B96C0EF" w:rsidR="004712D1" w:rsidRDefault="03E18E77" w:rsidP="00DA6618">
      <w:r w:rsidRPr="03E18E77">
        <w:rPr>
          <w:rFonts w:eastAsia="Times New Roman" w:cs="Times New Roman"/>
        </w:rPr>
        <w:t>E</w:t>
      </w:r>
      <w:r w:rsidR="006615F7">
        <w:rPr>
          <w:rFonts w:eastAsia="Times New Roman" w:cs="Times New Roman"/>
        </w:rPr>
        <w:t>n la figura 5.3</w:t>
      </w:r>
      <w:r w:rsidRPr="03E18E77">
        <w:rPr>
          <w:rFonts w:eastAsia="Times New Roman" w:cs="Times New Roman"/>
        </w:rPr>
        <w:t xml:space="preserve"> diagrama </w:t>
      </w:r>
      <w:r w:rsidR="006615F7">
        <w:rPr>
          <w:rFonts w:eastAsia="Times New Roman" w:cs="Times New Roman"/>
        </w:rPr>
        <w:t>se puede observar</w:t>
      </w:r>
      <w:r w:rsidRPr="03E18E77">
        <w:rPr>
          <w:rFonts w:eastAsia="Times New Roman" w:cs="Times New Roman"/>
        </w:rPr>
        <w:t xml:space="preserve"> la arquitectura del sistema dividiéndolo en dos bloques: el Front-end y el Back-end.</w:t>
      </w:r>
    </w:p>
    <w:p w14:paraId="663CA31C" w14:textId="77777777" w:rsidR="00DA6618" w:rsidRDefault="00DA6618" w:rsidP="00DA6618"/>
    <w:p w14:paraId="77F782BB" w14:textId="47059246" w:rsidR="004712D1" w:rsidRDefault="03E18E77" w:rsidP="00DA6618">
      <w:r w:rsidRPr="03E18E77">
        <w:rPr>
          <w:rFonts w:eastAsia="Times New Roman" w:cs="Times New Roman"/>
        </w:rPr>
        <w:t>Primero se encuentra el Front-end, que es la vista del usuario y la interfaz gráfica, construidos principalmente por CSS y JavaScript, apoyados por librerías como Bootstrap, jQuery, Chart.js y DataTables para mejorar la presentación y experiencia de usuario.</w:t>
      </w:r>
    </w:p>
    <w:p w14:paraId="2021AE72" w14:textId="77777777" w:rsidR="00DA6618" w:rsidRDefault="00DA6618" w:rsidP="00DA6618"/>
    <w:p w14:paraId="66082782" w14:textId="522B4034" w:rsidR="004712D1" w:rsidRDefault="03E18E77" w:rsidP="00DA6618">
      <w:r w:rsidRPr="03E18E77">
        <w:rPr>
          <w:rFonts w:eastAsia="Times New Roman" w:cs="Times New Roman"/>
        </w:rPr>
        <w:t>El Back-end, desarrollado en PHP, se encarga de gestionar la lógica del sistema, procesar los formularios, conectarse a la base de datos MySQL/MariaDB y manejar la autenticación de los usuarios mediante sesiones.</w:t>
      </w:r>
    </w:p>
    <w:p w14:paraId="4A28278B" w14:textId="77777777" w:rsidR="00DA6618" w:rsidRDefault="00DA6618" w:rsidP="00DA6618"/>
    <w:p w14:paraId="36599998" w14:textId="1A604976" w:rsidR="004712D1" w:rsidRDefault="03E18E77" w:rsidP="00DA6618">
      <w:r w:rsidRPr="03E18E77">
        <w:rPr>
          <w:rFonts w:eastAsia="Times New Roman" w:cs="Times New Roman"/>
        </w:rPr>
        <w:t xml:space="preserve">Está estructurado en archivos PHP organizados en la carpeta </w:t>
      </w:r>
      <w:r w:rsidRPr="0090145C">
        <w:rPr>
          <w:rFonts w:eastAsia="Consolas" w:cs="Times New Roman"/>
        </w:rPr>
        <w:t>src</w:t>
      </w:r>
      <w:r w:rsidRPr="03E18E77">
        <w:rPr>
          <w:rFonts w:eastAsia="Times New Roman" w:cs="Times New Roman"/>
        </w:rPr>
        <w:t>, donde se encuentran módulos como el panel de control (</w:t>
      </w:r>
      <w:r w:rsidRPr="03E18E77">
        <w:rPr>
          <w:rFonts w:ascii="Consolas" w:eastAsia="Consolas" w:hAnsi="Consolas" w:cs="Consolas"/>
        </w:rPr>
        <w:t>dashboard.php</w:t>
      </w:r>
      <w:r w:rsidRPr="03E18E77">
        <w:rPr>
          <w:rFonts w:eastAsia="Times New Roman" w:cs="Times New Roman"/>
        </w:rPr>
        <w:t>), el manejo de tipos de contrato, y scripts para registrar o modificar información. Además, un archivo central de conexión (</w:t>
      </w:r>
      <w:r w:rsidRPr="03E18E77">
        <w:rPr>
          <w:rFonts w:ascii="Consolas" w:eastAsia="Consolas" w:hAnsi="Consolas" w:cs="Consolas"/>
        </w:rPr>
        <w:t>conexion.php</w:t>
      </w:r>
      <w:r w:rsidRPr="03E18E77">
        <w:rPr>
          <w:rFonts w:eastAsia="Times New Roman" w:cs="Times New Roman"/>
        </w:rPr>
        <w:t>) permite el acceso seguro y eficiente a la base de datos desde diferentes partes del sistema.</w:t>
      </w:r>
    </w:p>
    <w:p w14:paraId="6E811E25" w14:textId="77777777" w:rsidR="00DA6618" w:rsidRDefault="00DA6618" w:rsidP="00DA6618"/>
    <w:p w14:paraId="1F81D169" w14:textId="527A0F11" w:rsidR="5BD65797" w:rsidRDefault="03E18E77" w:rsidP="006615F7">
      <w:r w:rsidRPr="03E18E77">
        <w:rPr>
          <w:rFonts w:eastAsia="Times New Roman" w:cs="Times New Roman"/>
        </w:rPr>
        <w:t xml:space="preserve">También se incluye un archivo </w:t>
      </w:r>
      <w:r w:rsidRPr="000E73D6">
        <w:rPr>
          <w:rFonts w:eastAsia="Consolas" w:cs="Times New Roman"/>
        </w:rPr>
        <w:t>biometrico.sql</w:t>
      </w:r>
      <w:r w:rsidRPr="03E18E77">
        <w:rPr>
          <w:rFonts w:eastAsia="Times New Roman" w:cs="Times New Roman"/>
        </w:rPr>
        <w:t xml:space="preserve"> que contiene la estructura de la base de datos necesaria para la operación del sistema, junto con un instalador de MariaDB. En conjunto, estos </w:t>
      </w:r>
      <w:r w:rsidRPr="03E18E77">
        <w:rPr>
          <w:rFonts w:eastAsia="Times New Roman" w:cs="Times New Roman"/>
        </w:rPr>
        <w:lastRenderedPageBreak/>
        <w:t>componentes permiten que el sistema procese los datos, los almacen</w:t>
      </w:r>
      <w:r w:rsidR="00776A16">
        <w:rPr>
          <w:rFonts w:eastAsia="Times New Roman" w:cs="Times New Roman"/>
        </w:rPr>
        <w:t>a</w:t>
      </w:r>
      <w:r w:rsidRPr="03E18E77">
        <w:rPr>
          <w:rFonts w:eastAsia="Times New Roman" w:cs="Times New Roman"/>
        </w:rPr>
        <w:t xml:space="preserve"> de forma estructurada, y genere contenido dinámico para el usuario</w:t>
      </w:r>
      <w:r w:rsidR="31323A4C" w:rsidRPr="31323A4C">
        <w:rPr>
          <w:rFonts w:eastAsia="Times New Roman" w:cs="Times New Roman"/>
        </w:rPr>
        <w:t>.</w:t>
      </w:r>
    </w:p>
    <w:p w14:paraId="575124F9" w14:textId="77777777" w:rsidR="004712D1" w:rsidRDefault="004712D1" w:rsidP="004712D1"/>
    <w:p w14:paraId="174AAA31" w14:textId="7DF882E4" w:rsidR="00CF4456" w:rsidRDefault="00CF4456" w:rsidP="00DA6618">
      <w:pPr>
        <w:pStyle w:val="Descripcin"/>
        <w:keepNext/>
      </w:pPr>
      <w:bookmarkStart w:id="615" w:name="_Toc200854218"/>
      <w:bookmarkStart w:id="616" w:name="_Toc201172435"/>
      <w:bookmarkStart w:id="617" w:name="_Toc201199616"/>
      <w:bookmarkStart w:id="618" w:name="_Toc201199705"/>
      <w:bookmarkStart w:id="619" w:name="_Toc207209053"/>
      <w:bookmarkStart w:id="620" w:name="_Toc207894785"/>
      <w:bookmarkStart w:id="621" w:name="_Toc208864217"/>
      <w:bookmarkStart w:id="622" w:name="_Toc208864322"/>
      <w:bookmarkStart w:id="623" w:name="_Toc210409332"/>
      <w:bookmarkStart w:id="624" w:name="_Toc210410112"/>
      <w:r>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48</w:t>
      </w:r>
      <w:r w:rsidR="00267181">
        <w:rPr>
          <w:noProof/>
        </w:rPr>
        <w:fldChar w:fldCharType="end"/>
      </w:r>
      <w:r>
        <w:t xml:space="preserve"> </w:t>
      </w:r>
      <w:r w:rsidR="009F0243">
        <w:t xml:space="preserve">Diagrama de componentes </w:t>
      </w:r>
      <w:r w:rsidR="00DA6618">
        <w:t>de EugCom</w:t>
      </w:r>
      <w:bookmarkEnd w:id="615"/>
      <w:bookmarkEnd w:id="616"/>
      <w:bookmarkEnd w:id="617"/>
      <w:bookmarkEnd w:id="618"/>
      <w:bookmarkEnd w:id="619"/>
      <w:bookmarkEnd w:id="620"/>
      <w:bookmarkEnd w:id="621"/>
      <w:bookmarkEnd w:id="622"/>
      <w:bookmarkEnd w:id="623"/>
      <w:bookmarkEnd w:id="624"/>
    </w:p>
    <w:p w14:paraId="5156D544" w14:textId="238CF0BA" w:rsidR="009878DE" w:rsidRDefault="00A90BAC" w:rsidP="00CF4456">
      <w:pPr>
        <w:pStyle w:val="Sinespaciado"/>
      </w:pPr>
      <w:r>
        <w:rPr>
          <w:noProof/>
        </w:rPr>
        <w:drawing>
          <wp:inline distT="0" distB="0" distL="0" distR="0" wp14:anchorId="70FBCF1B" wp14:editId="60FAA18A">
            <wp:extent cx="5971540" cy="2229485"/>
            <wp:effectExtent l="0" t="0" r="0" b="0"/>
            <wp:docPr id="1600350331" name="Imagen 4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50331" name="Imagen 48" descr="Diagrama&#10;&#10;El contenido generado por IA puede ser incorrecto."/>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971540" cy="2229485"/>
                    </a:xfrm>
                    <a:prstGeom prst="rect">
                      <a:avLst/>
                    </a:prstGeom>
                  </pic:spPr>
                </pic:pic>
              </a:graphicData>
            </a:graphic>
          </wp:inline>
        </w:drawing>
      </w:r>
    </w:p>
    <w:p w14:paraId="63B1D22D" w14:textId="77777777" w:rsidR="00CF4456" w:rsidRDefault="00CF4456" w:rsidP="00CF4456">
      <w:pPr>
        <w:pStyle w:val="Sinespaciado"/>
      </w:pPr>
    </w:p>
    <w:p w14:paraId="181669D8" w14:textId="77777777" w:rsidR="00CF4456" w:rsidRDefault="00CF4456" w:rsidP="00CF4456">
      <w:pPr>
        <w:pStyle w:val="Sinespaciado"/>
      </w:pPr>
    </w:p>
    <w:p w14:paraId="615D5A45" w14:textId="77777777" w:rsidR="00FF25EC" w:rsidRPr="006E5486" w:rsidRDefault="00FF25EC" w:rsidP="00FF25EC">
      <w:r>
        <w:t>Fuente: Elaborado por el estudiante de acuerdo con el proyecto</w:t>
      </w:r>
    </w:p>
    <w:p w14:paraId="4934ED6D" w14:textId="3B6F47EA" w:rsidR="0008605B" w:rsidRPr="00DC71E1" w:rsidRDefault="008F7641" w:rsidP="008F7641">
      <w:pPr>
        <w:spacing w:line="278" w:lineRule="auto"/>
        <w:ind w:firstLine="0"/>
        <w:jc w:val="left"/>
      </w:pPr>
      <w:r>
        <w:br w:type="page"/>
      </w:r>
    </w:p>
    <w:p w14:paraId="771C9DB6" w14:textId="248B812C" w:rsidR="00F35736" w:rsidRDefault="00F35736" w:rsidP="00DC71E1">
      <w:pPr>
        <w:pStyle w:val="Ttulo2"/>
      </w:pPr>
      <w:bookmarkStart w:id="625" w:name="_Toc208864123"/>
      <w:r>
        <w:lastRenderedPageBreak/>
        <w:t xml:space="preserve">Vista </w:t>
      </w:r>
      <w:r w:rsidR="00DC71E1">
        <w:t>física</w:t>
      </w:r>
      <w:bookmarkEnd w:id="625"/>
    </w:p>
    <w:p w14:paraId="0B193F37" w14:textId="77777777" w:rsidR="006615F7" w:rsidRDefault="006615F7" w:rsidP="006615F7"/>
    <w:p w14:paraId="0263E534" w14:textId="36A82DB8" w:rsidR="00083F34" w:rsidRPr="006615F7" w:rsidRDefault="00083F34" w:rsidP="006615F7">
      <w:r>
        <w:t>La vista física describe asignaciones del software al hardware</w:t>
      </w:r>
    </w:p>
    <w:p w14:paraId="10D24E32" w14:textId="77777777" w:rsidR="00654EAD" w:rsidRDefault="00654EAD" w:rsidP="00654EAD"/>
    <w:p w14:paraId="1BC6ECA2" w14:textId="622B4C7D" w:rsidR="00654EAD" w:rsidRDefault="00654EAD" w:rsidP="002A5F3F">
      <w:pPr>
        <w:pStyle w:val="Ttulo3"/>
      </w:pPr>
      <w:bookmarkStart w:id="626" w:name="_Toc208864124"/>
      <w:r>
        <w:t>Diagrama de despliegue</w:t>
      </w:r>
      <w:bookmarkEnd w:id="626"/>
    </w:p>
    <w:p w14:paraId="25124007" w14:textId="77777777" w:rsidR="004A3C63" w:rsidRPr="004A3C63" w:rsidRDefault="004A3C63" w:rsidP="004A3C63"/>
    <w:p w14:paraId="0DB0659D" w14:textId="0104EDE3" w:rsidR="0008605B" w:rsidRPr="004A3C63" w:rsidRDefault="004A3C63" w:rsidP="004A3C63">
      <w:r>
        <w:t>En la figura 5.19 este diagrama</w:t>
      </w:r>
      <w:r w:rsidRPr="004A3C63">
        <w:t xml:space="preserve"> de despliegue ilustra una arquitectura cliente-servidor donde un PC de Usuario (cliente) se comunica con un Servidor a través de una conexión segura (HTTPS) utilizando el formato JSSON (probablemente un error tipográfico por JSON). El PC del usuario requiere un navegador web para ejecutar las funciones de la aplicación, como agregar y modificar datos (empleados, comunas, turnos, etc.) y generar vistas como listas y gráficos. Por su parte, el servidor, que opera con Windows Server 2012, aloja la lógica principal de la aplicación utilizando una pila tecnológica que incluye un servidor web Apache, el lenguaje de programación PHP y un sistema de gestión de bases de datos MySQL para procesar las solicitudes y almacenar la información de manera persistente.</w:t>
      </w:r>
    </w:p>
    <w:p w14:paraId="656A84CD" w14:textId="77777777" w:rsidR="00F35736" w:rsidRDefault="00F35736" w:rsidP="005A03DF">
      <w:pPr>
        <w:ind w:firstLine="0"/>
      </w:pPr>
    </w:p>
    <w:p w14:paraId="4755CFA2" w14:textId="35D60288" w:rsidR="11E1438D" w:rsidRDefault="07AA0FBC" w:rsidP="07AA0FBC">
      <w:pPr>
        <w:pStyle w:val="Descripcin"/>
        <w:keepNext/>
      </w:pPr>
      <w:bookmarkStart w:id="627" w:name="_Toc200854219"/>
      <w:bookmarkStart w:id="628" w:name="_Toc201172436"/>
      <w:bookmarkStart w:id="629" w:name="_Toc201199617"/>
      <w:bookmarkStart w:id="630" w:name="_Toc201199706"/>
      <w:bookmarkStart w:id="631" w:name="_Toc207209054"/>
      <w:bookmarkStart w:id="632" w:name="_Toc207894786"/>
      <w:bookmarkStart w:id="633" w:name="_Toc208864218"/>
      <w:bookmarkStart w:id="634" w:name="_Toc208864323"/>
      <w:bookmarkStart w:id="635" w:name="_Toc210409333"/>
      <w:bookmarkStart w:id="636" w:name="_Toc210410113"/>
      <w:r>
        <w:lastRenderedPageBreak/>
        <w:t xml:space="preserve">Figura </w:t>
      </w:r>
      <w:r w:rsidR="00267181">
        <w:fldChar w:fldCharType="begin"/>
      </w:r>
      <w:r w:rsidR="00267181">
        <w:instrText xml:space="preserve"> STYLEREF 1 \s </w:instrText>
      </w:r>
      <w:r w:rsidR="00267181">
        <w:fldChar w:fldCharType="separate"/>
      </w:r>
      <w:r w:rsidR="00267181">
        <w:rPr>
          <w:noProof/>
        </w:rPr>
        <w:t>5</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49</w:t>
      </w:r>
      <w:r w:rsidR="00267181">
        <w:rPr>
          <w:noProof/>
        </w:rPr>
        <w:fldChar w:fldCharType="end"/>
      </w:r>
      <w:r>
        <w:t xml:space="preserve"> Diagrama de despliegue de EugCOM</w:t>
      </w:r>
      <w:bookmarkEnd w:id="627"/>
      <w:bookmarkEnd w:id="628"/>
      <w:bookmarkEnd w:id="629"/>
      <w:bookmarkEnd w:id="630"/>
      <w:bookmarkEnd w:id="631"/>
      <w:bookmarkEnd w:id="632"/>
      <w:bookmarkEnd w:id="633"/>
      <w:bookmarkEnd w:id="634"/>
      <w:bookmarkEnd w:id="635"/>
      <w:bookmarkEnd w:id="636"/>
    </w:p>
    <w:p w14:paraId="1EA9EB15" w14:textId="283DF8D8" w:rsidR="00A41E72" w:rsidRDefault="00A41E72" w:rsidP="5F375EDF">
      <w:pPr>
        <w:ind w:firstLine="0"/>
      </w:pPr>
      <w:r>
        <w:rPr>
          <w:noProof/>
        </w:rPr>
        <w:drawing>
          <wp:inline distT="0" distB="0" distL="0" distR="0" wp14:anchorId="5C91BCB4" wp14:editId="2522DB97">
            <wp:extent cx="5619752" cy="5981698"/>
            <wp:effectExtent l="0" t="0" r="0" b="0"/>
            <wp:docPr id="340264414" name="Picture 340264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extLst>
                        <a:ext uri="{28A0092B-C50C-407E-A947-70E740481C1C}">
                          <a14:useLocalDpi xmlns:a14="http://schemas.microsoft.com/office/drawing/2010/main" val="0"/>
                        </a:ext>
                      </a:extLst>
                    </a:blip>
                    <a:stretch>
                      <a:fillRect/>
                    </a:stretch>
                  </pic:blipFill>
                  <pic:spPr>
                    <a:xfrm>
                      <a:off x="0" y="0"/>
                      <a:ext cx="5619752" cy="5981698"/>
                    </a:xfrm>
                    <a:prstGeom prst="rect">
                      <a:avLst/>
                    </a:prstGeom>
                  </pic:spPr>
                </pic:pic>
              </a:graphicData>
            </a:graphic>
          </wp:inline>
        </w:drawing>
      </w:r>
    </w:p>
    <w:p w14:paraId="7420EEAF" w14:textId="77777777" w:rsidR="00CF4456" w:rsidRDefault="00CF4456" w:rsidP="00CF4456">
      <w:pPr>
        <w:pStyle w:val="Sinespaciado"/>
      </w:pPr>
    </w:p>
    <w:p w14:paraId="5A93B57D" w14:textId="77777777" w:rsidR="00CF4456" w:rsidRDefault="00CF4456" w:rsidP="00CF4456">
      <w:pPr>
        <w:pStyle w:val="Sinespaciado"/>
      </w:pPr>
    </w:p>
    <w:p w14:paraId="2204DE2C" w14:textId="1F9B69E8" w:rsidR="00DA6C08" w:rsidRDefault="00FF25EC" w:rsidP="008F7641">
      <w:r>
        <w:t>Fuente: Elaborado por el estudiante de acuerdo con el proyecto</w:t>
      </w:r>
    </w:p>
    <w:p w14:paraId="0F3A4817" w14:textId="635ED9F1" w:rsidR="00D820EB" w:rsidRDefault="00A07088" w:rsidP="00D820EB">
      <w:pPr>
        <w:pStyle w:val="Ttulo1"/>
      </w:pPr>
      <w:r>
        <w:br w:type="page"/>
      </w:r>
      <w:bookmarkStart w:id="637" w:name="_Toc201199618"/>
      <w:bookmarkStart w:id="638" w:name="_Toc201199707"/>
      <w:bookmarkStart w:id="639" w:name="_Toc207209055"/>
      <w:bookmarkStart w:id="640" w:name="_Toc207894787"/>
      <w:bookmarkStart w:id="641" w:name="_Toc208864125"/>
      <w:bookmarkStart w:id="642" w:name="_Toc208864219"/>
      <w:bookmarkStart w:id="643" w:name="_Toc210409334"/>
      <w:bookmarkStart w:id="644" w:name="_Toc210410114"/>
      <w:r w:rsidR="0095297C">
        <w:lastRenderedPageBreak/>
        <w:t>MANUAL DE INSTALACI</w:t>
      </w:r>
      <w:r w:rsidR="000C1D01">
        <w:t>Ó</w:t>
      </w:r>
      <w:r w:rsidR="0095297C">
        <w:t>N</w:t>
      </w:r>
      <w:r w:rsidR="00CF4BA4">
        <w:t xml:space="preserve"> Y NAVEGACIÓN</w:t>
      </w:r>
      <w:bookmarkEnd w:id="637"/>
      <w:bookmarkEnd w:id="638"/>
      <w:bookmarkEnd w:id="639"/>
      <w:bookmarkEnd w:id="640"/>
      <w:bookmarkEnd w:id="641"/>
      <w:bookmarkEnd w:id="642"/>
      <w:bookmarkEnd w:id="643"/>
      <w:bookmarkEnd w:id="644"/>
    </w:p>
    <w:p w14:paraId="53D7A70D" w14:textId="58FC741D" w:rsidR="0083334C" w:rsidRDefault="0083334C" w:rsidP="0083334C"/>
    <w:p w14:paraId="44ACC964" w14:textId="65A1FBBD" w:rsidR="0083334C" w:rsidRPr="0083334C" w:rsidRDefault="0083334C" w:rsidP="0083334C"/>
    <w:p w14:paraId="7995A546" w14:textId="137CB12B" w:rsidR="0015276D" w:rsidRPr="0083334C" w:rsidRDefault="0083334C" w:rsidP="0083334C">
      <w:r w:rsidRPr="0083334C">
        <w:t xml:space="preserve">Un Manual de </w:t>
      </w:r>
      <w:r>
        <w:t>i</w:t>
      </w:r>
      <w:r w:rsidRPr="0083334C">
        <w:t>nstalación guía</w:t>
      </w:r>
      <w:r>
        <w:t xml:space="preserve"> </w:t>
      </w:r>
      <w:r w:rsidRPr="0083334C">
        <w:t>al usuario (administrador o</w:t>
      </w:r>
      <w:r>
        <w:t xml:space="preserve"> RRHH</w:t>
      </w:r>
      <w:r w:rsidRPr="0083334C">
        <w:t>) paso a paso para instalar correctamente el sistema</w:t>
      </w:r>
      <w:r w:rsidR="00303EEA">
        <w:t xml:space="preserve"> web EugCOM</w:t>
      </w:r>
      <w:r>
        <w:t>.</w:t>
      </w:r>
    </w:p>
    <w:p w14:paraId="6C24F641" w14:textId="7706AF25" w:rsidR="00D820EB" w:rsidRPr="00D820EB" w:rsidRDefault="00D820EB" w:rsidP="00D820EB"/>
    <w:p w14:paraId="689A83F5" w14:textId="086B48B0" w:rsidR="00D820EB" w:rsidRDefault="00D820EB" w:rsidP="00D820EB">
      <w:pPr>
        <w:pStyle w:val="Ttulo2"/>
      </w:pPr>
      <w:bookmarkStart w:id="645" w:name="_Toc208864126"/>
      <w:r>
        <w:t>Requisitos de hardware</w:t>
      </w:r>
      <w:bookmarkEnd w:id="645"/>
    </w:p>
    <w:p w14:paraId="0F163551" w14:textId="4C34A478" w:rsidR="00984703" w:rsidRPr="00984703" w:rsidRDefault="00984703" w:rsidP="00984703"/>
    <w:p w14:paraId="643E138E" w14:textId="143C7C2F" w:rsidR="00D820EB" w:rsidRDefault="00984703" w:rsidP="005E7490">
      <w:pPr>
        <w:pStyle w:val="Prrafodelista"/>
        <w:numPr>
          <w:ilvl w:val="0"/>
          <w:numId w:val="56"/>
        </w:numPr>
      </w:pPr>
      <w:r>
        <w:t>Procesador:</w:t>
      </w:r>
      <w:r w:rsidR="00F24614">
        <w:t xml:space="preserve"> Intel </w:t>
      </w:r>
      <w:r w:rsidR="00943BBC">
        <w:t>C</w:t>
      </w:r>
      <w:r w:rsidR="00F24614">
        <w:t>ore 3220</w:t>
      </w:r>
    </w:p>
    <w:p w14:paraId="4F27BB1C" w14:textId="77777777" w:rsidR="00D86A1D" w:rsidRDefault="00D86A1D" w:rsidP="00D820EB"/>
    <w:p w14:paraId="4AD46A5D" w14:textId="1E458892" w:rsidR="00984703" w:rsidRDefault="002352AA" w:rsidP="005E7490">
      <w:pPr>
        <w:pStyle w:val="Prrafodelista"/>
        <w:numPr>
          <w:ilvl w:val="0"/>
          <w:numId w:val="56"/>
        </w:numPr>
      </w:pPr>
      <w:r>
        <w:t>Memoria RAM:</w:t>
      </w:r>
      <w:r w:rsidR="00943BBC">
        <w:t xml:space="preserve"> 2GB</w:t>
      </w:r>
    </w:p>
    <w:p w14:paraId="785E72B9" w14:textId="77777777" w:rsidR="00D86A1D" w:rsidRDefault="00D86A1D" w:rsidP="00D820EB"/>
    <w:p w14:paraId="38EEBAD7" w14:textId="79209C5C" w:rsidR="002352AA" w:rsidRDefault="002352AA" w:rsidP="005E7490">
      <w:pPr>
        <w:pStyle w:val="Prrafodelista"/>
        <w:numPr>
          <w:ilvl w:val="0"/>
          <w:numId w:val="56"/>
        </w:numPr>
      </w:pPr>
      <w:r>
        <w:t>Almacenamiento:</w:t>
      </w:r>
      <w:r w:rsidR="00943BBC">
        <w:t xml:space="preserve"> 120GB</w:t>
      </w:r>
    </w:p>
    <w:p w14:paraId="6C6FC03E" w14:textId="6E9F76C9" w:rsidR="00984703" w:rsidRPr="00D820EB" w:rsidRDefault="00984703" w:rsidP="00D820EB"/>
    <w:p w14:paraId="53D8A549" w14:textId="3D6B7859" w:rsidR="00D820EB" w:rsidRDefault="00D820EB" w:rsidP="00D820EB">
      <w:pPr>
        <w:pStyle w:val="Ttulo2"/>
      </w:pPr>
      <w:bookmarkStart w:id="646" w:name="_Toc208864127"/>
      <w:r>
        <w:t>Requisitos de Software</w:t>
      </w:r>
      <w:bookmarkEnd w:id="646"/>
    </w:p>
    <w:p w14:paraId="1E48FB89" w14:textId="1AE23671" w:rsidR="00D14A5F" w:rsidRDefault="00D14A5F" w:rsidP="00D14A5F"/>
    <w:p w14:paraId="556F4310" w14:textId="16FECDA9" w:rsidR="00D14A5F" w:rsidRDefault="00D14A5F" w:rsidP="005E7490">
      <w:pPr>
        <w:pStyle w:val="Prrafodelista"/>
        <w:numPr>
          <w:ilvl w:val="0"/>
          <w:numId w:val="57"/>
        </w:numPr>
      </w:pPr>
      <w:r>
        <w:t>Sistema Operativo:</w:t>
      </w:r>
      <w:r w:rsidR="009B6F60">
        <w:t xml:space="preserve"> </w:t>
      </w:r>
      <w:r w:rsidR="50E35EF6">
        <w:t>Windows</w:t>
      </w:r>
      <w:r w:rsidR="009B6F60">
        <w:t xml:space="preserve"> 7</w:t>
      </w:r>
    </w:p>
    <w:p w14:paraId="3224066D" w14:textId="7CBA498D" w:rsidR="00D14A5F" w:rsidRDefault="00D14A5F" w:rsidP="00D14A5F"/>
    <w:p w14:paraId="2C081027" w14:textId="2BE264F1" w:rsidR="00D14A5F" w:rsidRDefault="00D14A5F" w:rsidP="005E7490">
      <w:pPr>
        <w:pStyle w:val="Prrafodelista"/>
        <w:numPr>
          <w:ilvl w:val="0"/>
          <w:numId w:val="57"/>
        </w:numPr>
      </w:pPr>
      <w:r>
        <w:t>Servidor local: XAMPP</w:t>
      </w:r>
    </w:p>
    <w:p w14:paraId="3AE11DEE" w14:textId="5781E78A" w:rsidR="00D14A5F" w:rsidRDefault="00D14A5F" w:rsidP="00D14A5F"/>
    <w:p w14:paraId="443828B4" w14:textId="6E43952B" w:rsidR="00D14A5F" w:rsidRDefault="00D14A5F" w:rsidP="00D14A5F">
      <w:r>
        <w:t>Tecnologías utilizadas en el sistema:</w:t>
      </w:r>
    </w:p>
    <w:p w14:paraId="33828283" w14:textId="77777777" w:rsidR="005E7490" w:rsidRDefault="005E7490" w:rsidP="00D14A5F"/>
    <w:p w14:paraId="53B68EDE" w14:textId="77777777" w:rsidR="005B4495" w:rsidRDefault="00D14A5F" w:rsidP="005B4495">
      <w:pPr>
        <w:pStyle w:val="Prrafodelista"/>
        <w:numPr>
          <w:ilvl w:val="0"/>
          <w:numId w:val="48"/>
        </w:numPr>
      </w:pPr>
      <w:r>
        <w:t>PHP</w:t>
      </w:r>
    </w:p>
    <w:p w14:paraId="6569273D" w14:textId="77777777" w:rsidR="005E7490" w:rsidRDefault="005E7490" w:rsidP="005E7490">
      <w:pPr>
        <w:pStyle w:val="Prrafodelista"/>
        <w:ind w:left="1440" w:firstLine="0"/>
      </w:pPr>
    </w:p>
    <w:p w14:paraId="50E4E5C0" w14:textId="6D212CC2" w:rsidR="00B9046B" w:rsidRDefault="00D14A5F" w:rsidP="00B9046B">
      <w:pPr>
        <w:pStyle w:val="Prrafodelista"/>
        <w:numPr>
          <w:ilvl w:val="0"/>
          <w:numId w:val="48"/>
        </w:numPr>
      </w:pPr>
      <w:r>
        <w:t>MySQL</w:t>
      </w:r>
      <w:r w:rsidR="008F0A47">
        <w:t>/ Mari</w:t>
      </w:r>
      <w:r w:rsidR="00813240">
        <w:t>a</w:t>
      </w:r>
      <w:r w:rsidR="008F0A47">
        <w:t>DB</w:t>
      </w:r>
    </w:p>
    <w:p w14:paraId="3B052EE5" w14:textId="77777777" w:rsidR="00B9046B" w:rsidRDefault="00B9046B" w:rsidP="00B9046B">
      <w:pPr>
        <w:pStyle w:val="Prrafodelista"/>
        <w:ind w:left="1440" w:firstLine="0"/>
        <w:rPr>
          <w:ins w:id="647" w:author="Microsoft Word" w:date="2025-06-15T03:56:00Z" w16du:dateUtc="2025-06-15T07:56:00Z"/>
        </w:rPr>
      </w:pPr>
    </w:p>
    <w:p w14:paraId="5233C900" w14:textId="1F387784" w:rsidR="00D14A5F" w:rsidRDefault="00D14A5F" w:rsidP="00A02B3F">
      <w:pPr>
        <w:pStyle w:val="Prrafodelista"/>
        <w:numPr>
          <w:ilvl w:val="0"/>
          <w:numId w:val="48"/>
        </w:numPr>
      </w:pPr>
      <w:r>
        <w:t>JavaScript y Ajax</w:t>
      </w:r>
    </w:p>
    <w:p w14:paraId="099D2241" w14:textId="77777777" w:rsidR="005E7490" w:rsidRDefault="005E7490" w:rsidP="005E7490">
      <w:pPr>
        <w:pStyle w:val="Prrafodelista"/>
        <w:ind w:left="1440" w:firstLine="0"/>
      </w:pPr>
    </w:p>
    <w:p w14:paraId="2EB40ED9" w14:textId="42B97995" w:rsidR="005E7490" w:rsidRDefault="00D14A5F" w:rsidP="005E7490">
      <w:pPr>
        <w:pStyle w:val="Prrafodelista"/>
        <w:numPr>
          <w:ilvl w:val="0"/>
          <w:numId w:val="48"/>
        </w:numPr>
      </w:pPr>
      <w:r>
        <w:t>HTML Y CSS</w:t>
      </w:r>
    </w:p>
    <w:p w14:paraId="3504ECB7" w14:textId="77777777" w:rsidR="005E7490" w:rsidRDefault="005E7490" w:rsidP="005E7490">
      <w:pPr>
        <w:pStyle w:val="Prrafodelista"/>
        <w:ind w:left="1440" w:firstLine="0"/>
      </w:pPr>
    </w:p>
    <w:p w14:paraId="52429CC9" w14:textId="480A43D9" w:rsidR="00757766" w:rsidRDefault="00C34066" w:rsidP="008F0A47">
      <w:pPr>
        <w:pStyle w:val="Ttulo2"/>
      </w:pPr>
      <w:bookmarkStart w:id="648" w:name="_Toc208864128"/>
      <w:r>
        <w:t>Instalación de dependencias</w:t>
      </w:r>
      <w:bookmarkEnd w:id="648"/>
    </w:p>
    <w:p w14:paraId="389A5054" w14:textId="3A3AA306" w:rsidR="00C34066" w:rsidRDefault="00C34066" w:rsidP="00C34066"/>
    <w:p w14:paraId="65D30FAE" w14:textId="2D4910B1" w:rsidR="00631B22" w:rsidRDefault="00631B22" w:rsidP="00636666">
      <w:pPr>
        <w:pStyle w:val="Prrafodelista"/>
        <w:numPr>
          <w:ilvl w:val="0"/>
          <w:numId w:val="51"/>
        </w:numPr>
      </w:pPr>
      <w:r>
        <w:t xml:space="preserve">Descargar XAMPP </w:t>
      </w:r>
    </w:p>
    <w:p w14:paraId="1A9850DF" w14:textId="77777777" w:rsidR="00631B22" w:rsidRDefault="00631B22" w:rsidP="00636666"/>
    <w:p w14:paraId="4EEC947F" w14:textId="70C297AF" w:rsidR="00631B22" w:rsidRDefault="00631B22" w:rsidP="00636666">
      <w:pPr>
        <w:pStyle w:val="Prrafodelista"/>
        <w:numPr>
          <w:ilvl w:val="0"/>
          <w:numId w:val="51"/>
        </w:numPr>
      </w:pPr>
      <w:r>
        <w:t xml:space="preserve">Ejecutar el instalador </w:t>
      </w:r>
      <w:r w:rsidR="00AA76EB">
        <w:t>y sigue los pasos</w:t>
      </w:r>
    </w:p>
    <w:p w14:paraId="427EBCB2" w14:textId="39F4515D" w:rsidR="00AA76EB" w:rsidRDefault="00AA76EB" w:rsidP="00636666"/>
    <w:p w14:paraId="74CDDBB6" w14:textId="1F6B2A5A" w:rsidR="008F0A47" w:rsidRDefault="00D27BC1" w:rsidP="00636666">
      <w:pPr>
        <w:pStyle w:val="Prrafodelista"/>
        <w:numPr>
          <w:ilvl w:val="0"/>
          <w:numId w:val="51"/>
        </w:numPr>
      </w:pPr>
      <w:r>
        <w:t>Durante instalación, asegúrate de marcar:</w:t>
      </w:r>
    </w:p>
    <w:p w14:paraId="213C68BF" w14:textId="77777777" w:rsidR="007548C8" w:rsidRDefault="007548C8" w:rsidP="007548C8">
      <w:pPr>
        <w:pStyle w:val="Prrafodelista"/>
      </w:pPr>
    </w:p>
    <w:p w14:paraId="0D6B72D6" w14:textId="3428320A" w:rsidR="00121049" w:rsidRDefault="007548C8" w:rsidP="00636666">
      <w:pPr>
        <w:pStyle w:val="Prrafodelista"/>
        <w:numPr>
          <w:ilvl w:val="0"/>
          <w:numId w:val="50"/>
        </w:numPr>
      </w:pPr>
      <w:r>
        <w:t>Apache</w:t>
      </w:r>
    </w:p>
    <w:p w14:paraId="6B345A14" w14:textId="77777777" w:rsidR="005E7490" w:rsidRDefault="005E7490" w:rsidP="005E7490">
      <w:pPr>
        <w:pStyle w:val="Prrafodelista"/>
        <w:ind w:left="1440" w:firstLine="0"/>
      </w:pPr>
    </w:p>
    <w:p w14:paraId="6065764F" w14:textId="16064C00" w:rsidR="008F0A47" w:rsidRDefault="008F0A47" w:rsidP="00636666">
      <w:pPr>
        <w:pStyle w:val="Prrafodelista"/>
        <w:numPr>
          <w:ilvl w:val="0"/>
          <w:numId w:val="49"/>
        </w:numPr>
      </w:pPr>
      <w:r>
        <w:t>MySQL</w:t>
      </w:r>
    </w:p>
    <w:p w14:paraId="44A9248E" w14:textId="77777777" w:rsidR="005E7490" w:rsidRDefault="005E7490" w:rsidP="005E7490">
      <w:pPr>
        <w:pStyle w:val="Prrafodelista"/>
        <w:ind w:left="1440" w:firstLine="0"/>
      </w:pPr>
    </w:p>
    <w:p w14:paraId="2F7898F4" w14:textId="6B7F09AA" w:rsidR="005E7490" w:rsidRDefault="008F0A47" w:rsidP="005E7490">
      <w:pPr>
        <w:pStyle w:val="Prrafodelista"/>
        <w:numPr>
          <w:ilvl w:val="0"/>
          <w:numId w:val="49"/>
        </w:numPr>
      </w:pPr>
      <w:r>
        <w:t>PHP</w:t>
      </w:r>
    </w:p>
    <w:p w14:paraId="7039CB65" w14:textId="77777777" w:rsidR="005E7490" w:rsidRDefault="005E7490" w:rsidP="005E7490">
      <w:pPr>
        <w:pStyle w:val="Prrafodelista"/>
        <w:ind w:left="1440" w:firstLine="0"/>
      </w:pPr>
    </w:p>
    <w:p w14:paraId="26BA5F75" w14:textId="1270D890" w:rsidR="008F0A47" w:rsidRDefault="007548C8" w:rsidP="00636666">
      <w:pPr>
        <w:pStyle w:val="Prrafodelista"/>
        <w:numPr>
          <w:ilvl w:val="0"/>
          <w:numId w:val="49"/>
        </w:numPr>
      </w:pPr>
      <w:r>
        <w:t>phpMyAdmin</w:t>
      </w:r>
    </w:p>
    <w:p w14:paraId="005FACDE" w14:textId="77777777" w:rsidR="007548C8" w:rsidRDefault="007548C8" w:rsidP="007548C8">
      <w:pPr>
        <w:pStyle w:val="Prrafodelista"/>
        <w:ind w:left="1440" w:firstLine="0"/>
      </w:pPr>
    </w:p>
    <w:p w14:paraId="1382241E" w14:textId="3E4BD3B0" w:rsidR="00121049" w:rsidRDefault="00121049" w:rsidP="00636666">
      <w:pPr>
        <w:pStyle w:val="Prrafodelista"/>
        <w:numPr>
          <w:ilvl w:val="0"/>
          <w:numId w:val="51"/>
        </w:numPr>
      </w:pPr>
      <w:r>
        <w:t>Abre el panel de control de XAMPP</w:t>
      </w:r>
    </w:p>
    <w:p w14:paraId="6E0E183E" w14:textId="075C1054" w:rsidR="00121049" w:rsidRDefault="00121049" w:rsidP="00636666"/>
    <w:p w14:paraId="76351749" w14:textId="0A0B43DC" w:rsidR="00121049" w:rsidRDefault="00121049" w:rsidP="00636666">
      <w:pPr>
        <w:pStyle w:val="Prrafodelista"/>
        <w:numPr>
          <w:ilvl w:val="0"/>
          <w:numId w:val="51"/>
        </w:numPr>
      </w:pPr>
      <w:r>
        <w:t>Haz clic en “Start” para:</w:t>
      </w:r>
    </w:p>
    <w:p w14:paraId="10489BE8" w14:textId="144F4A35" w:rsidR="00121049" w:rsidRDefault="00121049" w:rsidP="00121049">
      <w:pPr>
        <w:ind w:firstLine="0"/>
      </w:pPr>
    </w:p>
    <w:p w14:paraId="59D7A613" w14:textId="2BC4A4B4" w:rsidR="00121049" w:rsidRDefault="00121049" w:rsidP="00A02B3F">
      <w:pPr>
        <w:pStyle w:val="Prrafodelista"/>
        <w:numPr>
          <w:ilvl w:val="0"/>
          <w:numId w:val="47"/>
        </w:numPr>
      </w:pPr>
      <w:r>
        <w:lastRenderedPageBreak/>
        <w:t xml:space="preserve">Apache </w:t>
      </w:r>
    </w:p>
    <w:p w14:paraId="404475D0" w14:textId="77777777" w:rsidR="005E7490" w:rsidRDefault="005E7490" w:rsidP="005E7490">
      <w:pPr>
        <w:pStyle w:val="Prrafodelista"/>
        <w:ind w:left="1440" w:firstLine="0"/>
      </w:pPr>
    </w:p>
    <w:p w14:paraId="7938ACEA" w14:textId="5EE945CA" w:rsidR="00D27BC1" w:rsidRDefault="00121049" w:rsidP="007548C8">
      <w:pPr>
        <w:pStyle w:val="Prrafodelista"/>
        <w:numPr>
          <w:ilvl w:val="0"/>
          <w:numId w:val="47"/>
        </w:numPr>
      </w:pPr>
      <w:r>
        <w:t>MySQL</w:t>
      </w:r>
    </w:p>
    <w:p w14:paraId="1980003A" w14:textId="77777777" w:rsidR="007548C8" w:rsidRPr="00C34066" w:rsidRDefault="007548C8" w:rsidP="007548C8">
      <w:pPr>
        <w:pStyle w:val="Prrafodelista"/>
        <w:ind w:left="1440" w:firstLine="0"/>
      </w:pPr>
    </w:p>
    <w:p w14:paraId="0E103990" w14:textId="1E80B2A0" w:rsidR="00D820EB" w:rsidRDefault="00D820EB" w:rsidP="00D820EB">
      <w:pPr>
        <w:pStyle w:val="Ttulo2"/>
      </w:pPr>
      <w:bookmarkStart w:id="649" w:name="_Toc208864129"/>
      <w:r>
        <w:t>Pasos para la instalación</w:t>
      </w:r>
      <w:bookmarkEnd w:id="649"/>
    </w:p>
    <w:p w14:paraId="26DB1BF5" w14:textId="77777777" w:rsidR="00797B7E" w:rsidRPr="00797B7E" w:rsidRDefault="00797B7E" w:rsidP="00797B7E"/>
    <w:p w14:paraId="50ACF049" w14:textId="3647851F" w:rsidR="00797B7E" w:rsidRDefault="00797B7E" w:rsidP="00636666">
      <w:pPr>
        <w:pStyle w:val="Prrafodelista"/>
        <w:numPr>
          <w:ilvl w:val="0"/>
          <w:numId w:val="52"/>
        </w:numPr>
      </w:pPr>
      <w:r w:rsidRPr="00797B7E">
        <w:t>Copiar la carpeta del proyecto al directorio de XAMPP</w:t>
      </w:r>
      <w:r w:rsidR="00636666">
        <w:t xml:space="preserve"> </w:t>
      </w:r>
      <w:r w:rsidR="00BD366D">
        <w:t>(</w:t>
      </w:r>
      <w:r w:rsidR="007834B9" w:rsidRPr="007834B9">
        <w:t>C:\xampp\htdocs\</w:t>
      </w:r>
      <w:r w:rsidR="007834B9">
        <w:t>)</w:t>
      </w:r>
    </w:p>
    <w:p w14:paraId="4674FE0D" w14:textId="77777777" w:rsidR="007E7E7A" w:rsidRDefault="007E7E7A" w:rsidP="007E7E7A">
      <w:pPr>
        <w:pStyle w:val="Prrafodelista"/>
        <w:ind w:left="1080" w:firstLine="0"/>
      </w:pPr>
    </w:p>
    <w:p w14:paraId="6159360F" w14:textId="55A2F532" w:rsidR="007E7E7A" w:rsidRDefault="006641C8" w:rsidP="00636666">
      <w:pPr>
        <w:pStyle w:val="Prrafodelista"/>
        <w:numPr>
          <w:ilvl w:val="0"/>
          <w:numId w:val="52"/>
        </w:numPr>
      </w:pPr>
      <w:r>
        <w:t xml:space="preserve">Crear base de datos </w:t>
      </w:r>
    </w:p>
    <w:p w14:paraId="30294541" w14:textId="77777777" w:rsidR="006641C8" w:rsidRDefault="006641C8" w:rsidP="006641C8">
      <w:pPr>
        <w:pStyle w:val="Prrafodelista"/>
      </w:pPr>
    </w:p>
    <w:p w14:paraId="4D938A30" w14:textId="15220448" w:rsidR="006641C8" w:rsidRDefault="00D16D58" w:rsidP="006641C8">
      <w:pPr>
        <w:pStyle w:val="Prrafodelista"/>
        <w:numPr>
          <w:ilvl w:val="0"/>
          <w:numId w:val="53"/>
        </w:numPr>
      </w:pPr>
      <w:r w:rsidRPr="00D16D58">
        <w:t xml:space="preserve">Abrir el navegador y acceder a </w:t>
      </w:r>
      <w:r>
        <w:t>“</w:t>
      </w:r>
      <w:hyperlink r:id="rId111" w:history="1">
        <w:r w:rsidRPr="001D0D10">
          <w:rPr>
            <w:rStyle w:val="Hipervnculo"/>
          </w:rPr>
          <w:t>http://localhost/phpmyadmin</w:t>
        </w:r>
      </w:hyperlink>
      <w:r>
        <w:t>”</w:t>
      </w:r>
    </w:p>
    <w:p w14:paraId="5E8B6CDA" w14:textId="77777777" w:rsidR="00E02F45" w:rsidRDefault="00E02F45" w:rsidP="00E02F45">
      <w:pPr>
        <w:pStyle w:val="Prrafodelista"/>
        <w:ind w:left="1800" w:firstLine="0"/>
      </w:pPr>
    </w:p>
    <w:p w14:paraId="3D1EE5A8" w14:textId="05753882" w:rsidR="00E02F45" w:rsidRDefault="00596D58" w:rsidP="00E02F45">
      <w:pPr>
        <w:pStyle w:val="Prrafodelista"/>
        <w:numPr>
          <w:ilvl w:val="0"/>
          <w:numId w:val="53"/>
        </w:numPr>
      </w:pPr>
      <w:r w:rsidRPr="00596D58">
        <w:t xml:space="preserve">Crear una nueva base de datos con el nombre: </w:t>
      </w:r>
      <w:r w:rsidR="000C1D01">
        <w:t>biométrico</w:t>
      </w:r>
      <w:r w:rsidR="006F4A0B">
        <w:t xml:space="preserve"> (según tu base de datos)</w:t>
      </w:r>
      <w:r w:rsidR="00E02F45">
        <w:t>.</w:t>
      </w:r>
    </w:p>
    <w:p w14:paraId="61BA24B4" w14:textId="77777777" w:rsidR="00E02F45" w:rsidRDefault="00E02F45" w:rsidP="00E02F45">
      <w:pPr>
        <w:pStyle w:val="Prrafodelista"/>
        <w:ind w:left="1800" w:firstLine="0"/>
      </w:pPr>
    </w:p>
    <w:p w14:paraId="6BC02141" w14:textId="7EC5346E" w:rsidR="00596D58" w:rsidRDefault="00596D58" w:rsidP="006641C8">
      <w:pPr>
        <w:pStyle w:val="Prrafodelista"/>
        <w:numPr>
          <w:ilvl w:val="0"/>
          <w:numId w:val="53"/>
        </w:numPr>
      </w:pPr>
      <w:r>
        <w:t>Importar el archivo proporcionado desde la pestaña importar</w:t>
      </w:r>
    </w:p>
    <w:p w14:paraId="7CCC5D39" w14:textId="77777777" w:rsidR="00E02F45" w:rsidRDefault="00E02F45" w:rsidP="00E02F45">
      <w:pPr>
        <w:pStyle w:val="Prrafodelista"/>
        <w:ind w:left="1800" w:firstLine="0"/>
      </w:pPr>
    </w:p>
    <w:p w14:paraId="18789DC8" w14:textId="77777777" w:rsidR="006F4A0B" w:rsidRDefault="006F4A0B" w:rsidP="006F4A0B">
      <w:pPr>
        <w:pStyle w:val="Prrafodelista"/>
        <w:ind w:left="1800" w:firstLine="0"/>
      </w:pPr>
    </w:p>
    <w:p w14:paraId="0F55B0FE" w14:textId="5F78E5BA" w:rsidR="0071413A" w:rsidRPr="00797B7E" w:rsidRDefault="00EF77EB" w:rsidP="001B2E4F">
      <w:pPr>
        <w:pStyle w:val="Prrafodelista"/>
        <w:numPr>
          <w:ilvl w:val="0"/>
          <w:numId w:val="52"/>
        </w:numPr>
      </w:pPr>
      <w:r w:rsidRPr="00EF77EB">
        <w:t>Configurar el archivo de conexión a la base de datos (config.php</w:t>
      </w:r>
      <w:r>
        <w:t>)</w:t>
      </w:r>
    </w:p>
    <w:p w14:paraId="0B4D8872" w14:textId="7FFCC4E1" w:rsidR="0015276D" w:rsidRPr="0015276D" w:rsidRDefault="0015276D" w:rsidP="0015276D"/>
    <w:p w14:paraId="16EBB940" w14:textId="77777777" w:rsidR="001B2E4F" w:rsidRDefault="0015276D" w:rsidP="00D820EB">
      <w:pPr>
        <w:pStyle w:val="Ttulo2"/>
      </w:pPr>
      <w:bookmarkStart w:id="650" w:name="_Toc208864130"/>
      <w:r>
        <w:t>Ejecución del sistema</w:t>
      </w:r>
      <w:bookmarkEnd w:id="650"/>
    </w:p>
    <w:p w14:paraId="6A13540A" w14:textId="77777777" w:rsidR="00B9046B" w:rsidRDefault="00B9046B" w:rsidP="00B9046B"/>
    <w:p w14:paraId="4E233571" w14:textId="17C838C5" w:rsidR="00B9046B" w:rsidRPr="00B9046B" w:rsidRDefault="00B9046B" w:rsidP="00B9046B">
      <w:r>
        <w:t xml:space="preserve">Para más detalle ver </w:t>
      </w:r>
      <w:r w:rsidR="000C1D01">
        <w:t xml:space="preserve">el </w:t>
      </w:r>
      <w:r>
        <w:t>documento levantar</w:t>
      </w:r>
      <w:r w:rsidR="000C1D01">
        <w:t xml:space="preserve"> el sistema web</w:t>
      </w:r>
      <w:r>
        <w:t xml:space="preserve"> dentro del Google drive.</w:t>
      </w:r>
    </w:p>
    <w:p w14:paraId="6912766A" w14:textId="77777777" w:rsidR="001B2E4F" w:rsidRDefault="001B2E4F" w:rsidP="00271C5E"/>
    <w:p w14:paraId="08C5EE65" w14:textId="6B609C07" w:rsidR="00271C5E" w:rsidRDefault="003A4DE1" w:rsidP="003A4DE1">
      <w:pPr>
        <w:pStyle w:val="Prrafodelista"/>
        <w:numPr>
          <w:ilvl w:val="0"/>
          <w:numId w:val="55"/>
        </w:numPr>
      </w:pPr>
      <w:r w:rsidRPr="003A4DE1">
        <w:t>Verificar que Apache y MySQL estén en ejecución en XAMPP</w:t>
      </w:r>
    </w:p>
    <w:p w14:paraId="15D26888" w14:textId="77777777" w:rsidR="003A4DE1" w:rsidRDefault="003A4DE1" w:rsidP="003A4DE1">
      <w:pPr>
        <w:pStyle w:val="Prrafodelista"/>
        <w:ind w:left="1440" w:firstLine="0"/>
      </w:pPr>
    </w:p>
    <w:p w14:paraId="5719F5F0" w14:textId="3AC3FA05" w:rsidR="003A4DE1" w:rsidRDefault="002038D8" w:rsidP="003A4DE1">
      <w:pPr>
        <w:pStyle w:val="Prrafodelista"/>
        <w:numPr>
          <w:ilvl w:val="0"/>
          <w:numId w:val="55"/>
        </w:numPr>
      </w:pPr>
      <w:r w:rsidRPr="002038D8">
        <w:lastRenderedPageBreak/>
        <w:t>Abrir el navegador e ingresar la siguiente URL</w:t>
      </w:r>
      <w:r w:rsidR="00646F06">
        <w:t xml:space="preserve"> </w:t>
      </w:r>
      <w:hyperlink r:id="rId112" w:history="1">
        <w:r w:rsidR="00646F06" w:rsidRPr="001D0D10">
          <w:rPr>
            <w:rStyle w:val="Hipervnculo"/>
          </w:rPr>
          <w:t>http://localhost/TicTac /</w:t>
        </w:r>
      </w:hyperlink>
      <w:r w:rsidR="00646F06">
        <w:t xml:space="preserve"> ( según la carpeta del proyecto)</w:t>
      </w:r>
    </w:p>
    <w:p w14:paraId="4FC5B358" w14:textId="77777777" w:rsidR="005B4495" w:rsidRDefault="005B4495" w:rsidP="005B4495">
      <w:pPr>
        <w:pStyle w:val="Prrafodelista"/>
      </w:pPr>
    </w:p>
    <w:p w14:paraId="6E01A28B" w14:textId="0D15EE36" w:rsidR="005B4495" w:rsidRDefault="005B4495" w:rsidP="003A4DE1">
      <w:pPr>
        <w:pStyle w:val="Prrafodelista"/>
        <w:numPr>
          <w:ilvl w:val="0"/>
          <w:numId w:val="55"/>
        </w:numPr>
      </w:pPr>
      <w:r w:rsidRPr="005B4495">
        <w:t>Se mostrará la interfaz del sistema. Iniciar sesión con el usuario y contraseña entregados.</w:t>
      </w:r>
    </w:p>
    <w:p w14:paraId="74F2FA54" w14:textId="77777777" w:rsidR="000F3322" w:rsidRDefault="000F3322" w:rsidP="000F3322">
      <w:pPr>
        <w:pStyle w:val="Prrafodelista"/>
      </w:pPr>
    </w:p>
    <w:p w14:paraId="26D9E097" w14:textId="6A28E545" w:rsidR="000F3322" w:rsidRDefault="000F3322" w:rsidP="000F3322">
      <w:pPr>
        <w:pStyle w:val="Ttulo2"/>
      </w:pPr>
      <w:bookmarkStart w:id="651" w:name="_Toc208864131"/>
      <w:r>
        <w:t>Solución de errores comunes</w:t>
      </w:r>
      <w:bookmarkEnd w:id="651"/>
    </w:p>
    <w:p w14:paraId="4AFF485D" w14:textId="018F4A51" w:rsidR="005E7490" w:rsidRDefault="005E7490" w:rsidP="005E7490"/>
    <w:p w14:paraId="5BDD0A6F" w14:textId="056C7E6D" w:rsidR="005E7490" w:rsidRDefault="005E7490" w:rsidP="005E7490">
      <w:r>
        <w:t>En la tabla 6.1 se observa</w:t>
      </w:r>
      <w:r w:rsidR="00C938C9">
        <w:t>n</w:t>
      </w:r>
      <w:r>
        <w:t xml:space="preserve"> errores comunes que suceden en el proceso de ejecución del sistema, donde se presentan posibles soluciones </w:t>
      </w:r>
      <w:r w:rsidR="00505C21">
        <w:t>para ello.</w:t>
      </w:r>
    </w:p>
    <w:p w14:paraId="2FBD95F7" w14:textId="77777777" w:rsidR="00505C21" w:rsidRPr="005E7490" w:rsidRDefault="00505C21" w:rsidP="005E7490"/>
    <w:p w14:paraId="787021D3" w14:textId="1DAFD088" w:rsidR="00786713" w:rsidRPr="00786713" w:rsidRDefault="00786713" w:rsidP="00786713">
      <w:pPr>
        <w:pStyle w:val="Descripcin"/>
      </w:pPr>
      <w:bookmarkStart w:id="652" w:name="_Toc200854083"/>
      <w:bookmarkStart w:id="653" w:name="_Toc201172364"/>
      <w:bookmarkStart w:id="654" w:name="_Toc201199619"/>
      <w:bookmarkStart w:id="655" w:name="_Toc201199708"/>
      <w:bookmarkStart w:id="656" w:name="_Toc207209056"/>
      <w:bookmarkStart w:id="657" w:name="_Toc207894788"/>
      <w:bookmarkStart w:id="658" w:name="_Toc208864220"/>
      <w:bookmarkStart w:id="659" w:name="_Toc209985080"/>
      <w:bookmarkStart w:id="660" w:name="_Toc210409335"/>
      <w:bookmarkStart w:id="661" w:name="_Toc210410115"/>
      <w:r>
        <w:t xml:space="preserve">Tabla </w:t>
      </w:r>
      <w:r w:rsidR="003917AA">
        <w:fldChar w:fldCharType="begin"/>
      </w:r>
      <w:r w:rsidR="003917AA">
        <w:instrText xml:space="preserve"> STYLEREF 1 \s </w:instrText>
      </w:r>
      <w:r w:rsidR="003917AA">
        <w:fldChar w:fldCharType="separate"/>
      </w:r>
      <w:r w:rsidR="003917AA">
        <w:rPr>
          <w:noProof/>
        </w:rPr>
        <w:t>6</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1</w:t>
      </w:r>
      <w:r w:rsidR="003917AA">
        <w:rPr>
          <w:noProof/>
        </w:rPr>
        <w:fldChar w:fldCharType="end"/>
      </w:r>
      <w:r>
        <w:t xml:space="preserve"> solución de errores comunes</w:t>
      </w:r>
      <w:bookmarkEnd w:id="652"/>
      <w:bookmarkEnd w:id="653"/>
      <w:bookmarkEnd w:id="654"/>
      <w:bookmarkEnd w:id="655"/>
      <w:bookmarkEnd w:id="656"/>
      <w:bookmarkEnd w:id="657"/>
      <w:bookmarkEnd w:id="658"/>
      <w:bookmarkEnd w:id="659"/>
      <w:bookmarkEnd w:id="660"/>
      <w:bookmarkEnd w:id="661"/>
    </w:p>
    <w:tbl>
      <w:tblPr>
        <w:tblStyle w:val="Tablaconcuadrcula"/>
        <w:tblW w:w="0" w:type="auto"/>
        <w:tblLook w:val="04A0" w:firstRow="1" w:lastRow="0" w:firstColumn="1" w:lastColumn="0" w:noHBand="0" w:noVBand="1"/>
      </w:tblPr>
      <w:tblGrid>
        <w:gridCol w:w="3131"/>
        <w:gridCol w:w="3131"/>
        <w:gridCol w:w="3132"/>
      </w:tblGrid>
      <w:tr w:rsidR="008F2AE0" w14:paraId="45050191" w14:textId="77777777" w:rsidTr="7AADEA38">
        <w:tc>
          <w:tcPr>
            <w:tcW w:w="3131" w:type="dxa"/>
          </w:tcPr>
          <w:p w14:paraId="577FCE09" w14:textId="75986414" w:rsidR="008F2AE0" w:rsidRDefault="001D0FBD" w:rsidP="000F3322">
            <w:pPr>
              <w:ind w:firstLine="0"/>
            </w:pPr>
            <w:r>
              <w:t>Problema</w:t>
            </w:r>
          </w:p>
        </w:tc>
        <w:tc>
          <w:tcPr>
            <w:tcW w:w="3131" w:type="dxa"/>
          </w:tcPr>
          <w:p w14:paraId="5D101445" w14:textId="679F60CF" w:rsidR="008F2AE0" w:rsidRDefault="001D0FBD" w:rsidP="000F3322">
            <w:pPr>
              <w:ind w:firstLine="0"/>
            </w:pPr>
            <w:r>
              <w:t>Posible causa</w:t>
            </w:r>
          </w:p>
        </w:tc>
        <w:tc>
          <w:tcPr>
            <w:tcW w:w="3132" w:type="dxa"/>
          </w:tcPr>
          <w:p w14:paraId="4CE69593" w14:textId="49555282" w:rsidR="008F2AE0" w:rsidRDefault="00786713" w:rsidP="000F3322">
            <w:pPr>
              <w:ind w:firstLine="0"/>
            </w:pPr>
            <w:r>
              <w:t>solución</w:t>
            </w:r>
          </w:p>
        </w:tc>
      </w:tr>
      <w:tr w:rsidR="008F2AE0" w14:paraId="786A82FE" w14:textId="77777777" w:rsidTr="7AADEA38">
        <w:tc>
          <w:tcPr>
            <w:tcW w:w="3131" w:type="dxa"/>
          </w:tcPr>
          <w:p w14:paraId="6C19F75B" w14:textId="38344E81" w:rsidR="008F2AE0" w:rsidRDefault="001D0FBD" w:rsidP="00675E96">
            <w:pPr>
              <w:ind w:firstLine="0"/>
              <w:jc w:val="left"/>
            </w:pPr>
            <w:r>
              <w:t>Error de conexión con base de datos</w:t>
            </w:r>
          </w:p>
        </w:tc>
        <w:tc>
          <w:tcPr>
            <w:tcW w:w="3131" w:type="dxa"/>
          </w:tcPr>
          <w:p w14:paraId="3B335C8A" w14:textId="063D8B3C" w:rsidR="008F2AE0" w:rsidRDefault="00B32AB5" w:rsidP="00675E96">
            <w:pPr>
              <w:ind w:firstLine="0"/>
              <w:jc w:val="left"/>
            </w:pPr>
            <w:r w:rsidRPr="00B32AB5">
              <w:t>Usuario, contraseña o nombre de BD incorrecto</w:t>
            </w:r>
          </w:p>
        </w:tc>
        <w:tc>
          <w:tcPr>
            <w:tcW w:w="3132" w:type="dxa"/>
          </w:tcPr>
          <w:p w14:paraId="3C71E4FD" w14:textId="26CD6D35" w:rsidR="008F2AE0" w:rsidRDefault="00B32AB5" w:rsidP="00675E96">
            <w:pPr>
              <w:ind w:firstLine="0"/>
              <w:jc w:val="left"/>
            </w:pPr>
            <w:r w:rsidRPr="00B32AB5">
              <w:t xml:space="preserve">Revisar archivo </w:t>
            </w:r>
            <w:r w:rsidR="00786713">
              <w:t>“</w:t>
            </w:r>
            <w:r w:rsidRPr="00B32AB5">
              <w:t>config.php</w:t>
            </w:r>
            <w:r w:rsidR="00786713">
              <w:t>”</w:t>
            </w:r>
          </w:p>
        </w:tc>
      </w:tr>
      <w:tr w:rsidR="001D0FBD" w14:paraId="2B01086D" w14:textId="77777777" w:rsidTr="7AADEA38">
        <w:tc>
          <w:tcPr>
            <w:tcW w:w="3131" w:type="dxa"/>
          </w:tcPr>
          <w:p w14:paraId="30A15CF3" w14:textId="01ECBA31" w:rsidR="001D0FBD" w:rsidRDefault="00DE68C4" w:rsidP="00675E96">
            <w:pPr>
              <w:ind w:firstLine="0"/>
              <w:jc w:val="left"/>
            </w:pPr>
            <w:r w:rsidRPr="00DE68C4">
              <w:t>Página no carga</w:t>
            </w:r>
          </w:p>
        </w:tc>
        <w:tc>
          <w:tcPr>
            <w:tcW w:w="3131" w:type="dxa"/>
          </w:tcPr>
          <w:p w14:paraId="3977A687" w14:textId="14DB93C6" w:rsidR="001D0FBD" w:rsidRDefault="008C2203" w:rsidP="00675E96">
            <w:pPr>
              <w:ind w:firstLine="0"/>
              <w:jc w:val="left"/>
            </w:pPr>
            <w:r w:rsidRPr="008C2203">
              <w:t>Archivos mal ubicados</w:t>
            </w:r>
          </w:p>
        </w:tc>
        <w:tc>
          <w:tcPr>
            <w:tcW w:w="3132" w:type="dxa"/>
          </w:tcPr>
          <w:p w14:paraId="3E3C5120" w14:textId="3EEE957A" w:rsidR="001D0FBD" w:rsidRDefault="008C2203" w:rsidP="00675E96">
            <w:pPr>
              <w:ind w:firstLine="0"/>
              <w:jc w:val="left"/>
            </w:pPr>
            <w:r w:rsidRPr="008C2203">
              <w:t>Verificar que estén dentro de htdocs/</w:t>
            </w:r>
          </w:p>
        </w:tc>
      </w:tr>
      <w:tr w:rsidR="001D0FBD" w14:paraId="7BC6122F" w14:textId="77777777" w:rsidTr="7AADEA38">
        <w:tc>
          <w:tcPr>
            <w:tcW w:w="3131" w:type="dxa"/>
          </w:tcPr>
          <w:p w14:paraId="4E480E47" w14:textId="41BF6CC8" w:rsidR="001D0FBD" w:rsidRDefault="00DE68C4" w:rsidP="00675E96">
            <w:pPr>
              <w:ind w:firstLine="0"/>
              <w:jc w:val="left"/>
            </w:pPr>
            <w:r w:rsidRPr="00DE68C4">
              <w:t>No carga interfaz</w:t>
            </w:r>
          </w:p>
        </w:tc>
        <w:tc>
          <w:tcPr>
            <w:tcW w:w="31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30"/>
              <w:gridCol w:w="81"/>
            </w:tblGrid>
            <w:tr w:rsidR="00DE68C4" w:rsidRPr="00DE68C4" w14:paraId="7E7D3592" w14:textId="77777777" w:rsidTr="00DE68C4">
              <w:trPr>
                <w:gridAfter w:val="2"/>
                <w:tblCellSpacing w:w="15" w:type="dxa"/>
              </w:trPr>
              <w:tc>
                <w:tcPr>
                  <w:tcW w:w="0" w:type="auto"/>
                  <w:vAlign w:val="center"/>
                  <w:hideMark/>
                </w:tcPr>
                <w:p w14:paraId="47E6DB70" w14:textId="77777777" w:rsidR="00DE68C4" w:rsidRPr="00DE68C4" w:rsidRDefault="00DE68C4" w:rsidP="00675E96">
                  <w:pPr>
                    <w:spacing w:after="0"/>
                    <w:ind w:firstLine="0"/>
                    <w:jc w:val="left"/>
                  </w:pPr>
                </w:p>
              </w:tc>
            </w:tr>
            <w:tr w:rsidR="00675E96" w:rsidRPr="00DE68C4" w14:paraId="0C2F4668" w14:textId="77777777">
              <w:trPr>
                <w:tblCellSpacing w:w="15" w:type="dxa"/>
              </w:trPr>
              <w:tc>
                <w:tcPr>
                  <w:tcW w:w="0" w:type="auto"/>
                  <w:gridSpan w:val="2"/>
                  <w:vAlign w:val="center"/>
                  <w:hideMark/>
                </w:tcPr>
                <w:p w14:paraId="1EC9FFE6" w14:textId="77777777" w:rsidR="00675E96" w:rsidRPr="00DE68C4" w:rsidRDefault="00675E96" w:rsidP="00675E96">
                  <w:pPr>
                    <w:spacing w:after="0"/>
                    <w:ind w:firstLine="0"/>
                    <w:jc w:val="left"/>
                  </w:pPr>
                  <w:r w:rsidRPr="00DE68C4">
                    <w:t>Servicios no iniciados</w:t>
                  </w:r>
                </w:p>
              </w:tc>
              <w:tc>
                <w:tcPr>
                  <w:tcW w:w="0" w:type="auto"/>
                </w:tcPr>
                <w:p w14:paraId="466AD9B8" w14:textId="77777777" w:rsidR="00675E96" w:rsidRPr="00DE68C4" w:rsidRDefault="00675E96" w:rsidP="00675E96">
                  <w:pPr>
                    <w:spacing w:after="0"/>
                    <w:ind w:firstLine="0"/>
                    <w:jc w:val="left"/>
                  </w:pPr>
                </w:p>
              </w:tc>
            </w:tr>
          </w:tbl>
          <w:p w14:paraId="3D58A1F2" w14:textId="77777777" w:rsidR="001D0FBD" w:rsidRDefault="001D0FBD" w:rsidP="00675E96">
            <w:pPr>
              <w:ind w:firstLine="0"/>
              <w:jc w:val="left"/>
            </w:pPr>
          </w:p>
        </w:tc>
        <w:tc>
          <w:tcPr>
            <w:tcW w:w="3132" w:type="dxa"/>
          </w:tcPr>
          <w:p w14:paraId="0C4986D3" w14:textId="4F8F99D6" w:rsidR="001D0FBD" w:rsidRDefault="00DE68C4" w:rsidP="00675E96">
            <w:pPr>
              <w:ind w:firstLine="0"/>
              <w:jc w:val="left"/>
            </w:pPr>
            <w:r w:rsidRPr="00DE68C4">
              <w:t>Iniciar Apache y MySQL desde XAMPP</w:t>
            </w:r>
          </w:p>
        </w:tc>
      </w:tr>
    </w:tbl>
    <w:p w14:paraId="62FB3D8C" w14:textId="77777777" w:rsidR="00505C21" w:rsidRDefault="00505C21" w:rsidP="00786713"/>
    <w:p w14:paraId="00F247F1" w14:textId="77777777" w:rsidR="00C356D3" w:rsidRDefault="00C356D3" w:rsidP="00786713"/>
    <w:p w14:paraId="41D29780" w14:textId="3E9A0283" w:rsidR="00786713" w:rsidRDefault="00786713" w:rsidP="00786713">
      <w:r>
        <w:t xml:space="preserve">Fuente: Elaborado por el estudiante </w:t>
      </w:r>
      <w:r w:rsidR="00505C21">
        <w:t>de acuerdo con el</w:t>
      </w:r>
      <w:r>
        <w:t xml:space="preserve"> </w:t>
      </w:r>
      <w:r w:rsidR="00D86A1D">
        <w:t>proyecto</w:t>
      </w:r>
    </w:p>
    <w:p w14:paraId="3DAFBB25" w14:textId="77777777" w:rsidR="00C356D3" w:rsidRDefault="00C356D3" w:rsidP="00786713"/>
    <w:p w14:paraId="5EF506FF" w14:textId="77777777" w:rsidR="00C356D3" w:rsidRDefault="00C356D3" w:rsidP="00786713"/>
    <w:p w14:paraId="60CEDC4F" w14:textId="77777777" w:rsidR="00C938C9" w:rsidRPr="000F3322" w:rsidRDefault="00C938C9" w:rsidP="00786713"/>
    <w:p w14:paraId="5F4EF567" w14:textId="23F742DB" w:rsidR="000F3322" w:rsidRDefault="00160670" w:rsidP="00160670">
      <w:pPr>
        <w:pStyle w:val="Ttulo2"/>
      </w:pPr>
      <w:bookmarkStart w:id="662" w:name="_Toc208864132"/>
      <w:r>
        <w:lastRenderedPageBreak/>
        <w:t>Árbol de navegación</w:t>
      </w:r>
      <w:bookmarkEnd w:id="662"/>
    </w:p>
    <w:p w14:paraId="4CD4326E" w14:textId="77777777" w:rsidR="00FB1202" w:rsidRDefault="00FB1202" w:rsidP="00FB1202"/>
    <w:p w14:paraId="16EE648E" w14:textId="78EC48C7" w:rsidR="00FB1202" w:rsidRDefault="00FB1202" w:rsidP="00FB1202">
      <w:r>
        <w:t xml:space="preserve">La figura </w:t>
      </w:r>
      <w:r w:rsidR="00C938C9">
        <w:t>6.1</w:t>
      </w:r>
      <w:r>
        <w:t xml:space="preserve"> </w:t>
      </w:r>
      <w:r w:rsidR="004A3C63" w:rsidRPr="004A3C63">
        <w:t>El diagrama describe la arquitectura de un sistema de gestión de personal, mostrando cómo un usuario, tras iniciar sesión, accede a un panel principal para navegar por distintos módulos. Este sistema centraliza funcionalidades clave como la creación y asignación de turnos, la solicitud de vacaciones y permisos, y la generación de informes de asistencia y faltas. Además, cuenta con una sección de "Tablas Maestras" para configurar la información fundamental de la empresa (departamentos, sucursales, etc.), estructurando de manera clara la interacción entre las interfaces de usuario y las acciones específicas que se pueden realizar en la plataforma</w:t>
      </w:r>
      <w:r w:rsidR="00CB046F">
        <w:t>. Para detalle de árbol de navegación revisar anexo 9.7</w:t>
      </w:r>
    </w:p>
    <w:p w14:paraId="7D3DFE39" w14:textId="77777777" w:rsidR="00C938C9" w:rsidRPr="00FB1202" w:rsidRDefault="00C938C9" w:rsidP="00FB1202"/>
    <w:p w14:paraId="27B239DA" w14:textId="5653E86C" w:rsidR="00C938C9" w:rsidRPr="00B1488A" w:rsidRDefault="00C938C9" w:rsidP="00C938C9">
      <w:pPr>
        <w:pStyle w:val="Descripcin"/>
        <w:keepNext/>
        <w:rPr>
          <w:u w:val="single"/>
        </w:rPr>
      </w:pPr>
      <w:bookmarkStart w:id="663" w:name="_Toc201172439"/>
      <w:bookmarkStart w:id="664" w:name="_Toc201199620"/>
      <w:bookmarkStart w:id="665" w:name="_Toc201199709"/>
      <w:bookmarkStart w:id="666" w:name="_Toc207209057"/>
      <w:bookmarkStart w:id="667" w:name="_Toc207894789"/>
      <w:bookmarkStart w:id="668" w:name="_Toc208864221"/>
      <w:bookmarkStart w:id="669" w:name="_Toc208864326"/>
      <w:bookmarkStart w:id="670" w:name="_Toc210409336"/>
      <w:bookmarkStart w:id="671" w:name="_Toc210410116"/>
      <w:r>
        <w:t xml:space="preserve">Figura </w:t>
      </w:r>
      <w:r w:rsidR="00267181">
        <w:fldChar w:fldCharType="begin"/>
      </w:r>
      <w:r w:rsidR="00267181">
        <w:instrText xml:space="preserve"> STYLEREF 1 \s </w:instrText>
      </w:r>
      <w:r w:rsidR="00267181">
        <w:fldChar w:fldCharType="separate"/>
      </w:r>
      <w:r w:rsidR="00267181">
        <w:rPr>
          <w:noProof/>
        </w:rPr>
        <w:t>6</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1</w:t>
      </w:r>
      <w:r w:rsidR="00267181">
        <w:rPr>
          <w:noProof/>
        </w:rPr>
        <w:fldChar w:fldCharType="end"/>
      </w:r>
      <w:r>
        <w:t xml:space="preserve"> </w:t>
      </w:r>
      <w:r w:rsidRPr="00BE64BC">
        <w:t>“Árbol de navegación EugCOM”</w:t>
      </w:r>
      <w:bookmarkEnd w:id="663"/>
      <w:bookmarkEnd w:id="664"/>
      <w:bookmarkEnd w:id="665"/>
      <w:bookmarkEnd w:id="666"/>
      <w:bookmarkEnd w:id="667"/>
      <w:bookmarkEnd w:id="668"/>
      <w:bookmarkEnd w:id="669"/>
      <w:bookmarkEnd w:id="670"/>
      <w:bookmarkEnd w:id="671"/>
    </w:p>
    <w:p w14:paraId="47A1BADC" w14:textId="7687D81F" w:rsidR="00160670" w:rsidRDefault="004A3C63" w:rsidP="006A6068">
      <w:pPr>
        <w:pStyle w:val="Sinespaciado"/>
      </w:pPr>
      <w:r>
        <w:rPr>
          <w:noProof/>
        </w:rPr>
        <w:drawing>
          <wp:inline distT="0" distB="0" distL="0" distR="0" wp14:anchorId="547B10CD" wp14:editId="08A90689">
            <wp:extent cx="5971540" cy="2117090"/>
            <wp:effectExtent l="0" t="0" r="0" b="0"/>
            <wp:docPr id="1870173692"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73692" name="Imagen 1" descr="Imagen que contiene Diagrama&#10;&#10;El contenido generado por IA puede ser incorrecto."/>
                    <pic:cNvPicPr/>
                  </pic:nvPicPr>
                  <pic:blipFill>
                    <a:blip r:embed="rId113"/>
                    <a:stretch>
                      <a:fillRect/>
                    </a:stretch>
                  </pic:blipFill>
                  <pic:spPr>
                    <a:xfrm>
                      <a:off x="0" y="0"/>
                      <a:ext cx="5971540" cy="2117090"/>
                    </a:xfrm>
                    <a:prstGeom prst="rect">
                      <a:avLst/>
                    </a:prstGeom>
                  </pic:spPr>
                </pic:pic>
              </a:graphicData>
            </a:graphic>
          </wp:inline>
        </w:drawing>
      </w:r>
    </w:p>
    <w:p w14:paraId="42B89668" w14:textId="77777777" w:rsidR="00C938C9" w:rsidRDefault="00C938C9" w:rsidP="00C356D3">
      <w:pPr>
        <w:pStyle w:val="Sinespaciado"/>
      </w:pPr>
    </w:p>
    <w:p w14:paraId="41007A09" w14:textId="77777777" w:rsidR="00C938C9" w:rsidRPr="00160670" w:rsidRDefault="00C938C9" w:rsidP="00C356D3">
      <w:pPr>
        <w:pStyle w:val="Sinespaciado"/>
      </w:pPr>
    </w:p>
    <w:p w14:paraId="395E1DA8" w14:textId="412CD05E" w:rsidR="00FB1202" w:rsidRDefault="00FB1202" w:rsidP="00BF34BF">
      <w:r>
        <w:t>Fuente: Elaborado por el estudiante de acuerdo con el proyecto</w:t>
      </w:r>
    </w:p>
    <w:p w14:paraId="6AA49AA8" w14:textId="77777777" w:rsidR="00FB1202" w:rsidRDefault="00FB1202" w:rsidP="00FB1202"/>
    <w:p w14:paraId="6DC19A9D" w14:textId="77777777" w:rsidR="00C938C9" w:rsidRDefault="00C938C9" w:rsidP="00691C95">
      <w:pPr>
        <w:ind w:firstLine="0"/>
      </w:pPr>
    </w:p>
    <w:p w14:paraId="493DB638" w14:textId="551A484D" w:rsidR="00FB1202" w:rsidRDefault="00FB1202" w:rsidP="00FB1202">
      <w:r>
        <w:t xml:space="preserve">La figura </w:t>
      </w:r>
      <w:r w:rsidR="00C938C9">
        <w:t>6.2</w:t>
      </w:r>
      <w:r>
        <w:t xml:space="preserve"> representa la visualización del menú desplegable para el usuario del primer incremento.</w:t>
      </w:r>
      <w:r w:rsidR="00CB046F">
        <w:t xml:space="preserve"> Para detalle de </w:t>
      </w:r>
      <w:r w:rsidR="00F73AF2">
        <w:t xml:space="preserve">menú desplegable </w:t>
      </w:r>
      <w:r w:rsidR="00CB046F">
        <w:t>revisar anexo 9.7</w:t>
      </w:r>
    </w:p>
    <w:p w14:paraId="052C9F18" w14:textId="34DC7FD8" w:rsidR="00691C95" w:rsidRDefault="00691C95" w:rsidP="000F3322">
      <w:pPr>
        <w:spacing w:line="278" w:lineRule="auto"/>
        <w:ind w:firstLine="0"/>
        <w:jc w:val="left"/>
      </w:pPr>
      <w:r>
        <w:br w:type="page"/>
      </w:r>
    </w:p>
    <w:p w14:paraId="3FE3DD65" w14:textId="143BA652" w:rsidR="00FB1202" w:rsidRDefault="00FB1202" w:rsidP="00FB1202">
      <w:pPr>
        <w:pStyle w:val="Descripcin"/>
      </w:pPr>
      <w:bookmarkStart w:id="672" w:name="_Toc201172440"/>
      <w:bookmarkStart w:id="673" w:name="_Toc201199621"/>
      <w:bookmarkStart w:id="674" w:name="_Toc201199710"/>
      <w:bookmarkStart w:id="675" w:name="_Toc207209058"/>
      <w:bookmarkStart w:id="676" w:name="_Toc207894790"/>
      <w:bookmarkStart w:id="677" w:name="_Toc208864222"/>
      <w:bookmarkStart w:id="678" w:name="_Toc208864327"/>
      <w:bookmarkStart w:id="679" w:name="_Toc210409337"/>
      <w:bookmarkStart w:id="680" w:name="_Toc210410117"/>
      <w:r>
        <w:lastRenderedPageBreak/>
        <w:t xml:space="preserve">Figura </w:t>
      </w:r>
      <w:r w:rsidR="00267181">
        <w:fldChar w:fldCharType="begin"/>
      </w:r>
      <w:r w:rsidR="00267181">
        <w:instrText xml:space="preserve"> STYLEREF 1 \s </w:instrText>
      </w:r>
      <w:r w:rsidR="00267181">
        <w:fldChar w:fldCharType="separate"/>
      </w:r>
      <w:r w:rsidR="00267181">
        <w:rPr>
          <w:noProof/>
        </w:rPr>
        <w:t>6</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2</w:t>
      </w:r>
      <w:r w:rsidR="00267181">
        <w:rPr>
          <w:noProof/>
        </w:rPr>
        <w:fldChar w:fldCharType="end"/>
      </w:r>
      <w:r>
        <w:t xml:space="preserve"> “Vista navegación menú desplegable externa”</w:t>
      </w:r>
      <w:bookmarkEnd w:id="672"/>
      <w:bookmarkEnd w:id="673"/>
      <w:bookmarkEnd w:id="674"/>
      <w:bookmarkEnd w:id="675"/>
      <w:bookmarkEnd w:id="676"/>
      <w:bookmarkEnd w:id="677"/>
      <w:bookmarkEnd w:id="678"/>
      <w:bookmarkEnd w:id="679"/>
      <w:bookmarkEnd w:id="680"/>
    </w:p>
    <w:p w14:paraId="2A32B526" w14:textId="4A8EDE24" w:rsidR="00FB1202" w:rsidRDefault="00FB1202" w:rsidP="000F3322">
      <w:pPr>
        <w:spacing w:line="278" w:lineRule="auto"/>
        <w:ind w:firstLine="0"/>
        <w:jc w:val="left"/>
      </w:pPr>
    </w:p>
    <w:p w14:paraId="70795618" w14:textId="314431FE" w:rsidR="00FB1202" w:rsidRDefault="004A3C63" w:rsidP="000F3322">
      <w:pPr>
        <w:spacing w:line="278" w:lineRule="auto"/>
        <w:ind w:firstLine="0"/>
        <w:jc w:val="left"/>
      </w:pPr>
      <w:r>
        <w:rPr>
          <w:noProof/>
        </w:rPr>
        <w:drawing>
          <wp:inline distT="0" distB="0" distL="0" distR="0" wp14:anchorId="203EAC2D" wp14:editId="00A0A917">
            <wp:extent cx="1435762" cy="6624084"/>
            <wp:effectExtent l="0" t="0" r="0" b="5715"/>
            <wp:docPr id="1319862970"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62970" name="Imagen 1" descr="Pantalla de computadora con letras&#10;&#10;El contenido generado por IA puede ser incorrecto."/>
                    <pic:cNvPicPr/>
                  </pic:nvPicPr>
                  <pic:blipFill>
                    <a:blip r:embed="rId114"/>
                    <a:stretch>
                      <a:fillRect/>
                    </a:stretch>
                  </pic:blipFill>
                  <pic:spPr>
                    <a:xfrm>
                      <a:off x="0" y="0"/>
                      <a:ext cx="1438247" cy="6635548"/>
                    </a:xfrm>
                    <a:prstGeom prst="rect">
                      <a:avLst/>
                    </a:prstGeom>
                  </pic:spPr>
                </pic:pic>
              </a:graphicData>
            </a:graphic>
          </wp:inline>
        </w:drawing>
      </w:r>
    </w:p>
    <w:p w14:paraId="0218ABA6" w14:textId="77777777" w:rsidR="00C938C9" w:rsidRDefault="00C938C9" w:rsidP="000F3322">
      <w:pPr>
        <w:spacing w:line="278" w:lineRule="auto"/>
        <w:ind w:firstLine="0"/>
        <w:jc w:val="left"/>
      </w:pPr>
    </w:p>
    <w:p w14:paraId="5AF51D11" w14:textId="2E8390D4" w:rsidR="00FB1202" w:rsidRDefault="00C938C9" w:rsidP="00CB0FA9">
      <w:r>
        <w:t>Fuente: Elaborado por el estudiante de acuerdo con el proyecto</w:t>
      </w:r>
      <w:r w:rsidR="00691C95">
        <w:br w:type="page"/>
      </w:r>
    </w:p>
    <w:p w14:paraId="51947794" w14:textId="51B91714" w:rsidR="00A41E72" w:rsidRDefault="1445CB98" w:rsidP="003E56C8">
      <w:pPr>
        <w:pStyle w:val="Ttulo1"/>
      </w:pPr>
      <w:bookmarkStart w:id="681" w:name="_Toc201199622"/>
      <w:bookmarkStart w:id="682" w:name="_Toc201199711"/>
      <w:bookmarkStart w:id="683" w:name="_Toc207209059"/>
      <w:bookmarkStart w:id="684" w:name="_Toc207894791"/>
      <w:bookmarkStart w:id="685" w:name="_Toc208864133"/>
      <w:bookmarkStart w:id="686" w:name="_Toc208864223"/>
      <w:bookmarkStart w:id="687" w:name="_Toc210409338"/>
      <w:bookmarkStart w:id="688" w:name="_Toc210410118"/>
      <w:r w:rsidRPr="003E56C8">
        <w:lastRenderedPageBreak/>
        <w:t>PRUEBAS</w:t>
      </w:r>
      <w:r w:rsidR="00A41E72">
        <w:t xml:space="preserve"> </w:t>
      </w:r>
      <w:r w:rsidR="00A41E72" w:rsidRPr="003E56C8">
        <w:t>UNITARIAS</w:t>
      </w:r>
      <w:bookmarkEnd w:id="681"/>
      <w:bookmarkEnd w:id="682"/>
      <w:bookmarkEnd w:id="683"/>
      <w:bookmarkEnd w:id="684"/>
      <w:bookmarkEnd w:id="685"/>
      <w:bookmarkEnd w:id="686"/>
      <w:bookmarkEnd w:id="687"/>
      <w:bookmarkEnd w:id="688"/>
      <w:r w:rsidR="00987A0F">
        <w:t xml:space="preserve"> </w:t>
      </w:r>
    </w:p>
    <w:p w14:paraId="06DD6489" w14:textId="559813F2" w:rsidR="00D80C7D" w:rsidRDefault="00D80C7D" w:rsidP="00D80C7D"/>
    <w:p w14:paraId="45D9EC77" w14:textId="44B36EB0" w:rsidR="00CB0FA9" w:rsidRDefault="00CB0FA9" w:rsidP="00CB0FA9">
      <w:pPr>
        <w:pStyle w:val="Ttulo2"/>
      </w:pPr>
      <w:r>
        <w:t xml:space="preserve">Prueba Unitaria CU </w:t>
      </w:r>
      <w:r w:rsidR="004B79BA">
        <w:t>N°</w:t>
      </w:r>
      <w:r w:rsidR="001110A0">
        <w:t>1.2</w:t>
      </w:r>
    </w:p>
    <w:p w14:paraId="3B02F1C1" w14:textId="77777777" w:rsidR="001110A0" w:rsidRDefault="001110A0" w:rsidP="001110A0"/>
    <w:p w14:paraId="7B015186" w14:textId="081395DD" w:rsidR="001110A0" w:rsidRDefault="001110A0" w:rsidP="001110A0">
      <w:r>
        <w:t xml:space="preserve">En la tabla 7.1 </w:t>
      </w:r>
      <w:r w:rsidRPr="006C0843">
        <w:t>se puede visualizar el Caso de uso N°1.2 cuyo propósito es asignar turnos a trabajadores, el proceso comienza cuando el usuario accede a la sección de turnos y el sistema le muestra un listado con los trabajadores, sus turnos y una lista con todos los turnos; luego el usuario puede seleccionar un trabajador, elegir un turno y guardar los cambios, a todas estas acciones el sistema responderá tal como se puede visualizar en la respectiva tabla.</w:t>
      </w:r>
    </w:p>
    <w:p w14:paraId="60F749EC" w14:textId="77777777" w:rsidR="00796A6B" w:rsidRDefault="00796A6B" w:rsidP="00796A6B">
      <w:bookmarkStart w:id="689" w:name="_Toc201199654"/>
      <w:bookmarkStart w:id="690" w:name="_Toc201199743"/>
      <w:bookmarkStart w:id="691" w:name="_Toc207209060"/>
      <w:bookmarkStart w:id="692" w:name="_Toc207894792"/>
      <w:bookmarkStart w:id="693" w:name="_Toc208864134"/>
      <w:bookmarkStart w:id="694" w:name="_Toc208864224"/>
    </w:p>
    <w:p w14:paraId="09DBBFF3" w14:textId="77777777" w:rsidR="00796A6B" w:rsidRDefault="00796A6B" w:rsidP="00796A6B">
      <w:pPr>
        <w:pStyle w:val="Descripcin"/>
      </w:pPr>
      <w:bookmarkStart w:id="695" w:name="_Toc209985084"/>
      <w:bookmarkStart w:id="696" w:name="_Toc210409339"/>
      <w:bookmarkStart w:id="697" w:name="_Toc210410119"/>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w:t>
      </w:r>
      <w:r>
        <w:rPr>
          <w:noProof/>
        </w:rPr>
        <w:fldChar w:fldCharType="end"/>
      </w:r>
      <w:r>
        <w:t xml:space="preserve"> </w:t>
      </w:r>
      <w:r w:rsidRPr="006C0843">
        <w:t>Caso de uso N°1.2, Asignando el turno a un trabajador</w:t>
      </w:r>
      <w:bookmarkEnd w:id="695"/>
      <w:bookmarkEnd w:id="696"/>
      <w:bookmarkEnd w:id="697"/>
    </w:p>
    <w:p w14:paraId="4E5F7F41" w14:textId="77777777" w:rsidR="00796A6B" w:rsidRPr="006C0843" w:rsidRDefault="00796A6B" w:rsidP="00796A6B">
      <w:pPr>
        <w:pStyle w:val="Sinespaciado"/>
      </w:pPr>
      <w:r w:rsidRPr="006C0843">
        <w:rPr>
          <w:noProof/>
        </w:rPr>
        <w:drawing>
          <wp:inline distT="0" distB="0" distL="0" distR="0" wp14:anchorId="595858BF" wp14:editId="4B625BC8">
            <wp:extent cx="3923861" cy="3016333"/>
            <wp:effectExtent l="0" t="0" r="635" b="0"/>
            <wp:docPr id="282690348" name="Imagen 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35314" cy="3025137"/>
                    </a:xfrm>
                    <a:prstGeom prst="rect">
                      <a:avLst/>
                    </a:prstGeom>
                    <a:noFill/>
                    <a:ln>
                      <a:noFill/>
                    </a:ln>
                  </pic:spPr>
                </pic:pic>
              </a:graphicData>
            </a:graphic>
          </wp:inline>
        </w:drawing>
      </w:r>
    </w:p>
    <w:p w14:paraId="40A1C05F" w14:textId="77777777" w:rsidR="00796A6B" w:rsidRPr="006C0843" w:rsidRDefault="00796A6B" w:rsidP="00796A6B"/>
    <w:p w14:paraId="185DDB99" w14:textId="77777777" w:rsidR="00796A6B" w:rsidRDefault="00796A6B" w:rsidP="00796A6B">
      <w:r w:rsidRPr="006C0843">
        <w:t>Fuente: Elaborado por el estudiante de acuerdo con el proyecto</w:t>
      </w:r>
    </w:p>
    <w:p w14:paraId="63BE4350" w14:textId="77777777" w:rsidR="00796A6B" w:rsidRDefault="00796A6B" w:rsidP="00796A6B"/>
    <w:p w14:paraId="27BBEFAB" w14:textId="77777777" w:rsidR="00A35524" w:rsidRDefault="00A35524" w:rsidP="00A35524">
      <w:pPr>
        <w:ind w:firstLine="0"/>
      </w:pPr>
    </w:p>
    <w:p w14:paraId="15293FE3" w14:textId="77777777" w:rsidR="00796A6B" w:rsidRDefault="00796A6B" w:rsidP="00796A6B">
      <w:r w:rsidRPr="008C5944">
        <w:t>Casos de prueba:</w:t>
      </w:r>
    </w:p>
    <w:p w14:paraId="3689111F" w14:textId="5F894D1D" w:rsidR="00A35524" w:rsidRDefault="00A35524" w:rsidP="00A35524">
      <w:pPr>
        <w:numPr>
          <w:ilvl w:val="0"/>
          <w:numId w:val="206"/>
        </w:numPr>
        <w:tabs>
          <w:tab w:val="num" w:pos="720"/>
        </w:tabs>
        <w:rPr>
          <w:lang w:val="es-419"/>
        </w:rPr>
      </w:pPr>
      <w:r w:rsidRPr="00A35524">
        <w:rPr>
          <w:lang w:val="es-419"/>
        </w:rPr>
        <w:lastRenderedPageBreak/>
        <w:t>Verificar la existencia de la opción de asignación de turnos en el menú desplegable</w:t>
      </w:r>
      <w:r>
        <w:rPr>
          <w:lang w:val="es-419"/>
        </w:rPr>
        <w:t>.</w:t>
      </w:r>
    </w:p>
    <w:p w14:paraId="6CE79BCB" w14:textId="77777777" w:rsidR="00A35524" w:rsidRPr="00A35524" w:rsidRDefault="00A35524" w:rsidP="00A35524">
      <w:pPr>
        <w:ind w:left="1800" w:firstLine="0"/>
        <w:rPr>
          <w:lang w:val="es-419"/>
        </w:rPr>
      </w:pPr>
    </w:p>
    <w:p w14:paraId="4362A25C" w14:textId="66722EB4" w:rsidR="00A35524" w:rsidRDefault="00A35524" w:rsidP="00A35524">
      <w:pPr>
        <w:numPr>
          <w:ilvl w:val="0"/>
          <w:numId w:val="206"/>
        </w:numPr>
        <w:tabs>
          <w:tab w:val="num" w:pos="720"/>
        </w:tabs>
        <w:rPr>
          <w:lang w:val="es-419"/>
        </w:rPr>
      </w:pPr>
      <w:r w:rsidRPr="00A35524">
        <w:rPr>
          <w:lang w:val="es-419"/>
        </w:rPr>
        <w:t>Verificar la redirección a la interfaz de "Asignación de Turnos"</w:t>
      </w:r>
      <w:r>
        <w:rPr>
          <w:lang w:val="es-419"/>
        </w:rPr>
        <w:t>.</w:t>
      </w:r>
    </w:p>
    <w:p w14:paraId="0D2FAFE9" w14:textId="77777777" w:rsidR="00A35524" w:rsidRPr="00A35524" w:rsidRDefault="00A35524" w:rsidP="00A35524">
      <w:pPr>
        <w:ind w:firstLine="0"/>
        <w:rPr>
          <w:lang w:val="es-419"/>
        </w:rPr>
      </w:pPr>
    </w:p>
    <w:p w14:paraId="39FB83EE" w14:textId="728B5614" w:rsidR="00A35524" w:rsidRDefault="00A35524" w:rsidP="00A35524">
      <w:pPr>
        <w:numPr>
          <w:ilvl w:val="0"/>
          <w:numId w:val="206"/>
        </w:numPr>
        <w:tabs>
          <w:tab w:val="num" w:pos="720"/>
        </w:tabs>
        <w:rPr>
          <w:lang w:val="es-419"/>
        </w:rPr>
      </w:pPr>
      <w:r w:rsidRPr="00A35524">
        <w:rPr>
          <w:lang w:val="es-419"/>
        </w:rPr>
        <w:t>Verificar la correcta carga de la interfaz del sistema de asignación de turnos</w:t>
      </w:r>
      <w:r>
        <w:rPr>
          <w:lang w:val="es-419"/>
        </w:rPr>
        <w:t>.</w:t>
      </w:r>
    </w:p>
    <w:p w14:paraId="3F88B9B9" w14:textId="77777777" w:rsidR="00A35524" w:rsidRDefault="00A35524" w:rsidP="00A35524">
      <w:pPr>
        <w:pStyle w:val="Prrafodelista"/>
        <w:rPr>
          <w:lang w:val="es-419"/>
        </w:rPr>
      </w:pPr>
    </w:p>
    <w:p w14:paraId="040499B0" w14:textId="77777777" w:rsidR="00A35524" w:rsidRPr="00A35524" w:rsidRDefault="00A35524" w:rsidP="00A35524">
      <w:pPr>
        <w:ind w:left="1800" w:firstLine="0"/>
        <w:rPr>
          <w:lang w:val="es-419"/>
        </w:rPr>
      </w:pPr>
    </w:p>
    <w:p w14:paraId="0794A1DA" w14:textId="77777777" w:rsidR="00796A6B" w:rsidRDefault="00796A6B" w:rsidP="00796A6B">
      <w:pPr>
        <w:ind w:left="720" w:firstLine="0"/>
      </w:pPr>
      <w:r w:rsidRPr="008C5944">
        <w:t>Resultados Esperados:</w:t>
      </w:r>
      <w:r>
        <w:t xml:space="preserve"> </w:t>
      </w:r>
    </w:p>
    <w:p w14:paraId="5318C3B6" w14:textId="23619B30" w:rsidR="00A35524" w:rsidRDefault="00A35524" w:rsidP="00A35524">
      <w:pPr>
        <w:numPr>
          <w:ilvl w:val="0"/>
          <w:numId w:val="207"/>
        </w:numPr>
        <w:tabs>
          <w:tab w:val="clear" w:pos="720"/>
          <w:tab w:val="num" w:pos="1800"/>
        </w:tabs>
        <w:ind w:left="1800"/>
        <w:rPr>
          <w:lang w:val="es-419"/>
        </w:rPr>
      </w:pPr>
      <w:r w:rsidRPr="00A35524">
        <w:rPr>
          <w:lang w:val="es-419"/>
        </w:rPr>
        <w:t>El enlace o pestaña "Asignación de Turnos" para acceder a la interfaz es visible en el menú desplegable para usuarios con los permisos adecuados</w:t>
      </w:r>
      <w:r>
        <w:rPr>
          <w:lang w:val="es-419"/>
        </w:rPr>
        <w:t>.</w:t>
      </w:r>
    </w:p>
    <w:p w14:paraId="4D9FB056" w14:textId="77777777" w:rsidR="00A35524" w:rsidRPr="00A35524" w:rsidRDefault="00A35524" w:rsidP="00A35524">
      <w:pPr>
        <w:ind w:left="1800" w:firstLine="0"/>
        <w:rPr>
          <w:lang w:val="es-419"/>
        </w:rPr>
      </w:pPr>
    </w:p>
    <w:p w14:paraId="1385B955" w14:textId="35EEC0A7" w:rsidR="00A35524" w:rsidRDefault="00A35524" w:rsidP="00A35524">
      <w:pPr>
        <w:numPr>
          <w:ilvl w:val="0"/>
          <w:numId w:val="207"/>
        </w:numPr>
        <w:tabs>
          <w:tab w:val="clear" w:pos="720"/>
          <w:tab w:val="num" w:pos="1800"/>
        </w:tabs>
        <w:ind w:left="1800"/>
        <w:rPr>
          <w:lang w:val="es-419"/>
        </w:rPr>
      </w:pPr>
      <w:r w:rsidRPr="00A35524">
        <w:rPr>
          <w:lang w:val="es-419"/>
        </w:rPr>
        <w:t>Al hacer clic en el enlace "Asignación de Turnos", el sistema redirige correctamente a la interfaz del sistema de asignación de turnos</w:t>
      </w:r>
      <w:r>
        <w:rPr>
          <w:lang w:val="es-419"/>
        </w:rPr>
        <w:t>.</w:t>
      </w:r>
    </w:p>
    <w:p w14:paraId="723B0D34" w14:textId="77777777" w:rsidR="00A35524" w:rsidRPr="00A35524" w:rsidRDefault="00A35524" w:rsidP="00A35524">
      <w:pPr>
        <w:ind w:firstLine="0"/>
        <w:rPr>
          <w:lang w:val="es-419"/>
        </w:rPr>
      </w:pPr>
    </w:p>
    <w:p w14:paraId="6FA493BC" w14:textId="07FE57DC" w:rsidR="00A35524" w:rsidRPr="00A35524" w:rsidRDefault="00A35524" w:rsidP="00A35524">
      <w:pPr>
        <w:numPr>
          <w:ilvl w:val="0"/>
          <w:numId w:val="207"/>
        </w:numPr>
        <w:tabs>
          <w:tab w:val="clear" w:pos="720"/>
          <w:tab w:val="num" w:pos="1800"/>
        </w:tabs>
        <w:ind w:left="1800"/>
        <w:rPr>
          <w:lang w:val="es-419"/>
        </w:rPr>
      </w:pPr>
      <w:r w:rsidRPr="00A35524">
        <w:rPr>
          <w:lang w:val="es-419"/>
        </w:rPr>
        <w:t>La interfaz del sistema de asignación de turnos carga completamente, mostrando la lista de trabajadores y los turnos disponibles para asignación</w:t>
      </w:r>
      <w:r>
        <w:rPr>
          <w:lang w:val="es-419"/>
        </w:rPr>
        <w:t>.</w:t>
      </w:r>
    </w:p>
    <w:p w14:paraId="21E4498C" w14:textId="77777777" w:rsidR="00A35524" w:rsidRDefault="00A35524" w:rsidP="00796A6B">
      <w:pPr>
        <w:ind w:left="720" w:firstLine="0"/>
        <w:rPr>
          <w:lang w:val="es-419"/>
        </w:rPr>
      </w:pPr>
    </w:p>
    <w:p w14:paraId="4114DA0E" w14:textId="48F2B3B0" w:rsidR="00796A6B" w:rsidRDefault="00796A6B" w:rsidP="00796A6B">
      <w:pPr>
        <w:ind w:left="720" w:firstLine="0"/>
      </w:pPr>
      <w:r w:rsidRPr="008C5944">
        <w:t>Resultados obtenidos</w:t>
      </w:r>
      <w:r>
        <w:t>:</w:t>
      </w:r>
    </w:p>
    <w:p w14:paraId="17BF6FC4" w14:textId="437D3889" w:rsidR="00A35524" w:rsidRDefault="00A35524" w:rsidP="00A35524">
      <w:pPr>
        <w:pStyle w:val="Prrafodelista"/>
        <w:numPr>
          <w:ilvl w:val="0"/>
          <w:numId w:val="208"/>
        </w:numPr>
        <w:rPr>
          <w:lang w:val="es-419"/>
        </w:rPr>
      </w:pPr>
      <w:r w:rsidRPr="00A35524">
        <w:rPr>
          <w:lang w:val="es-419"/>
        </w:rPr>
        <w:t>El enlace es visible en el menú desplegable para usuarios con los permisos adecuados</w:t>
      </w:r>
      <w:r>
        <w:rPr>
          <w:lang w:val="es-419"/>
        </w:rPr>
        <w:t>.</w:t>
      </w:r>
    </w:p>
    <w:p w14:paraId="6B8B24FE" w14:textId="77777777" w:rsidR="00A35524" w:rsidRPr="00A35524" w:rsidRDefault="00A35524" w:rsidP="00A35524">
      <w:pPr>
        <w:ind w:left="1440" w:firstLine="0"/>
        <w:rPr>
          <w:lang w:val="es-419"/>
        </w:rPr>
      </w:pPr>
    </w:p>
    <w:p w14:paraId="07984521" w14:textId="59F786E1" w:rsidR="00A35524" w:rsidRDefault="00A35524" w:rsidP="00A35524">
      <w:pPr>
        <w:pStyle w:val="Prrafodelista"/>
        <w:numPr>
          <w:ilvl w:val="0"/>
          <w:numId w:val="208"/>
        </w:numPr>
        <w:rPr>
          <w:lang w:val="es-419"/>
        </w:rPr>
      </w:pPr>
      <w:r w:rsidRPr="00A35524">
        <w:rPr>
          <w:lang w:val="es-419"/>
        </w:rPr>
        <w:t>El sistema redirige correctamente a la interfaz de asignación de turnos tras hacer clic en el enlace "Asignación de Turnos"</w:t>
      </w:r>
      <w:r>
        <w:rPr>
          <w:lang w:val="es-419"/>
        </w:rPr>
        <w:t>.</w:t>
      </w:r>
    </w:p>
    <w:p w14:paraId="35668130" w14:textId="77777777" w:rsidR="00A35524" w:rsidRPr="00A35524" w:rsidRDefault="00A35524" w:rsidP="00A35524">
      <w:pPr>
        <w:ind w:firstLine="0"/>
        <w:rPr>
          <w:lang w:val="es-419"/>
        </w:rPr>
      </w:pPr>
    </w:p>
    <w:p w14:paraId="74473CCC" w14:textId="7889CFD8" w:rsidR="00A35524" w:rsidRDefault="00A35524" w:rsidP="00A35524">
      <w:pPr>
        <w:pStyle w:val="Prrafodelista"/>
        <w:numPr>
          <w:ilvl w:val="0"/>
          <w:numId w:val="208"/>
        </w:numPr>
        <w:rPr>
          <w:lang w:val="es-419"/>
        </w:rPr>
      </w:pPr>
      <w:r w:rsidRPr="00A35524">
        <w:rPr>
          <w:lang w:val="es-419"/>
        </w:rPr>
        <w:t>La interfaz tras el redireccionamiento se muestra completamente y carga tanto la lista de trabajadores como los turnos disponibles sin errores</w:t>
      </w:r>
      <w:r>
        <w:rPr>
          <w:lang w:val="es-419"/>
        </w:rPr>
        <w:t>.</w:t>
      </w:r>
    </w:p>
    <w:p w14:paraId="06E46E2B" w14:textId="77777777" w:rsidR="00A95C12" w:rsidRPr="00A95C12" w:rsidRDefault="00A95C12" w:rsidP="00A95C12">
      <w:pPr>
        <w:pStyle w:val="Prrafodelista"/>
        <w:rPr>
          <w:lang w:val="es-419"/>
        </w:rPr>
      </w:pPr>
    </w:p>
    <w:p w14:paraId="32266B05" w14:textId="3F370ABD" w:rsidR="00A95C12" w:rsidRPr="00A95C12" w:rsidRDefault="00A95C12" w:rsidP="00A95C12">
      <w:pPr>
        <w:rPr>
          <w:lang w:val="es-419"/>
        </w:rPr>
      </w:pPr>
      <w:r>
        <w:rPr>
          <w:lang w:val="es-419"/>
        </w:rPr>
        <w:t xml:space="preserve">En la figura 7.1 </w:t>
      </w:r>
      <w:r w:rsidRPr="00A95C12">
        <w:t xml:space="preserve">muestra una </w:t>
      </w:r>
      <w:r>
        <w:t xml:space="preserve">captura de pantalla </w:t>
      </w:r>
      <w:r w:rsidRPr="00A95C12">
        <w:t>de Asignación de Turnos, donde se listan colaboradores con su RUT, nombre, estado y turno asignado. Se observa que a un trabajador aún no se le ha asignado turno, mientras que otro ya tiene asignado “noche”. En la parte inferior aparece el formulario emergente para asignar un turno, con un menú desplegable que permite elegir entre “día” o “noche”.</w:t>
      </w:r>
    </w:p>
    <w:p w14:paraId="537077F0" w14:textId="77777777" w:rsidR="00BF20EC" w:rsidRPr="00A35524" w:rsidRDefault="00BF20EC" w:rsidP="00796A6B">
      <w:pPr>
        <w:pStyle w:val="Prrafodelista"/>
        <w:ind w:left="1800" w:firstLine="0"/>
        <w:rPr>
          <w:lang w:val="es-419"/>
        </w:rPr>
      </w:pPr>
    </w:p>
    <w:p w14:paraId="5EB5F924" w14:textId="0A456A4D" w:rsidR="00BF20EC" w:rsidRPr="008C5944" w:rsidRDefault="00267181" w:rsidP="00267181">
      <w:pPr>
        <w:pStyle w:val="Descripcin"/>
      </w:pPr>
      <w:bookmarkStart w:id="698" w:name="_Toc210409340"/>
      <w:bookmarkStart w:id="699" w:name="_Toc210410120"/>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1</w:t>
      </w:r>
      <w:r>
        <w:rPr>
          <w:noProof/>
        </w:rPr>
        <w:fldChar w:fldCharType="end"/>
      </w:r>
      <w:r w:rsidR="00BF20EC">
        <w:t xml:space="preserve"> “Captura de pantalla de prueba 1-2-3 caso de uso N°1.2”</w:t>
      </w:r>
      <w:bookmarkEnd w:id="698"/>
      <w:bookmarkEnd w:id="699"/>
    </w:p>
    <w:p w14:paraId="0FCA4B43" w14:textId="77777777" w:rsidR="00BF20EC" w:rsidRDefault="00BF20EC" w:rsidP="00796A6B">
      <w:pPr>
        <w:pStyle w:val="Prrafodelista"/>
        <w:ind w:left="1800" w:firstLine="0"/>
      </w:pPr>
    </w:p>
    <w:p w14:paraId="77325935" w14:textId="77777777" w:rsidR="004354F4" w:rsidRDefault="00765851" w:rsidP="004354F4">
      <w:pPr>
        <w:pStyle w:val="Sinespaciado"/>
      </w:pPr>
      <w:r w:rsidRPr="00A56010">
        <w:rPr>
          <w:noProof/>
        </w:rPr>
        <w:drawing>
          <wp:inline distT="0" distB="0" distL="0" distR="0" wp14:anchorId="42C72FCA" wp14:editId="2A45E63F">
            <wp:extent cx="5971540" cy="2121535"/>
            <wp:effectExtent l="0" t="0" r="0" b="0"/>
            <wp:docPr id="1178465185"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65185" name="Imagen 1" descr="Captura de pantalla de un celular&#10;&#10;El contenido generado por IA puede ser incorrecto."/>
                    <pic:cNvPicPr/>
                  </pic:nvPicPr>
                  <pic:blipFill>
                    <a:blip r:embed="rId115"/>
                    <a:stretch>
                      <a:fillRect/>
                    </a:stretch>
                  </pic:blipFill>
                  <pic:spPr>
                    <a:xfrm>
                      <a:off x="0" y="0"/>
                      <a:ext cx="5971540" cy="2121535"/>
                    </a:xfrm>
                    <a:prstGeom prst="rect">
                      <a:avLst/>
                    </a:prstGeom>
                  </pic:spPr>
                </pic:pic>
              </a:graphicData>
            </a:graphic>
          </wp:inline>
        </w:drawing>
      </w:r>
    </w:p>
    <w:p w14:paraId="43D2D23B" w14:textId="77777777" w:rsidR="004354F4" w:rsidRDefault="004354F4" w:rsidP="004354F4"/>
    <w:p w14:paraId="77BA33BA" w14:textId="6102CF2D" w:rsidR="00796A6B" w:rsidRDefault="00796A6B" w:rsidP="004354F4">
      <w:r>
        <w:t>Fuente: Captura realizada al sistema web EugCOM</w:t>
      </w:r>
    </w:p>
    <w:p w14:paraId="3D5F5BC2" w14:textId="77777777" w:rsidR="00796A6B" w:rsidRPr="004B79BA" w:rsidRDefault="00796A6B" w:rsidP="00796A6B"/>
    <w:p w14:paraId="0E4FFE9E" w14:textId="77777777" w:rsidR="00796A6B" w:rsidRPr="004B79BA" w:rsidRDefault="00796A6B" w:rsidP="00796A6B">
      <w:pPr>
        <w:spacing w:line="278" w:lineRule="auto"/>
        <w:ind w:firstLine="0"/>
        <w:jc w:val="left"/>
        <w:rPr>
          <w:rFonts w:eastAsiaTheme="majorEastAsia" w:cstheme="majorBidi"/>
          <w:szCs w:val="32"/>
        </w:rPr>
      </w:pPr>
      <w:r>
        <w:br w:type="page"/>
      </w:r>
    </w:p>
    <w:p w14:paraId="2DE79E69" w14:textId="77777777" w:rsidR="00796A6B" w:rsidRDefault="00796A6B" w:rsidP="00796A6B">
      <w:pPr>
        <w:pStyle w:val="Ttulo2"/>
      </w:pPr>
      <w:r>
        <w:lastRenderedPageBreak/>
        <w:t>Prueba Unitaria CU N°1.3.1</w:t>
      </w:r>
    </w:p>
    <w:p w14:paraId="29B4DFAA" w14:textId="77777777" w:rsidR="00796A6B" w:rsidRDefault="00796A6B" w:rsidP="00796A6B">
      <w:pPr>
        <w:spacing w:line="278" w:lineRule="auto"/>
        <w:ind w:firstLine="0"/>
        <w:jc w:val="left"/>
      </w:pPr>
    </w:p>
    <w:p w14:paraId="1AF5351B" w14:textId="77777777" w:rsidR="00796A6B" w:rsidRPr="006C0843" w:rsidRDefault="00796A6B" w:rsidP="00796A6B">
      <w:r>
        <w:t xml:space="preserve">En la tabla 7.2 </w:t>
      </w:r>
      <w:r w:rsidRPr="006C0843">
        <w:t>se puede visualizar el Caso de uso N°1.3.1 el cual consiste en que el sistema permite editar o actualizar turnos ya creados.</w:t>
      </w:r>
    </w:p>
    <w:p w14:paraId="4C031710" w14:textId="77777777" w:rsidR="00796A6B" w:rsidRPr="006C0843" w:rsidRDefault="00796A6B" w:rsidP="00796A6B"/>
    <w:p w14:paraId="2D989AE1" w14:textId="77777777" w:rsidR="00796A6B" w:rsidRPr="006C0843" w:rsidRDefault="00796A6B" w:rsidP="00796A6B">
      <w:pPr>
        <w:pStyle w:val="Descripcin"/>
      </w:pPr>
      <w:bookmarkStart w:id="700" w:name="_Toc209985085"/>
      <w:bookmarkStart w:id="701" w:name="_Toc210409341"/>
      <w:bookmarkStart w:id="702" w:name="_Toc210410121"/>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2</w:t>
      </w:r>
      <w:r>
        <w:rPr>
          <w:noProof/>
        </w:rPr>
        <w:fldChar w:fldCharType="end"/>
      </w:r>
      <w:r w:rsidRPr="006C0843">
        <w:t xml:space="preserve"> Caso de uso N°1.3.1, Editando la descripción del turno</w:t>
      </w:r>
      <w:bookmarkEnd w:id="700"/>
      <w:bookmarkEnd w:id="701"/>
      <w:bookmarkEnd w:id="702"/>
    </w:p>
    <w:p w14:paraId="527A69F3" w14:textId="77777777" w:rsidR="00796A6B" w:rsidRDefault="00796A6B" w:rsidP="00796A6B">
      <w:pPr>
        <w:pStyle w:val="Sinespaciado"/>
      </w:pPr>
      <w:r w:rsidRPr="00B45140">
        <w:rPr>
          <w:noProof/>
        </w:rPr>
        <w:drawing>
          <wp:inline distT="0" distB="0" distL="0" distR="0" wp14:anchorId="2BB8E9FB" wp14:editId="6FF50D7C">
            <wp:extent cx="4649944" cy="3752491"/>
            <wp:effectExtent l="0" t="0" r="0" b="635"/>
            <wp:docPr id="830173516"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51923" cy="3754088"/>
                    </a:xfrm>
                    <a:prstGeom prst="rect">
                      <a:avLst/>
                    </a:prstGeom>
                    <a:noFill/>
                    <a:ln>
                      <a:noFill/>
                    </a:ln>
                  </pic:spPr>
                </pic:pic>
              </a:graphicData>
            </a:graphic>
          </wp:inline>
        </w:drawing>
      </w:r>
    </w:p>
    <w:p w14:paraId="3D3F82AB" w14:textId="77777777" w:rsidR="00796A6B" w:rsidRPr="006C0843" w:rsidRDefault="00796A6B" w:rsidP="00796A6B">
      <w:pPr>
        <w:pStyle w:val="Sinespaciado"/>
      </w:pPr>
    </w:p>
    <w:p w14:paraId="4884A978" w14:textId="77777777" w:rsidR="00796A6B" w:rsidRDefault="00796A6B" w:rsidP="00796A6B">
      <w:r w:rsidRPr="006C0843">
        <w:t>Fuente: Elaborado por el estudiante de acuerdo con el proyecto</w:t>
      </w:r>
    </w:p>
    <w:p w14:paraId="02FA8C37" w14:textId="77777777" w:rsidR="00A35524" w:rsidRDefault="00A35524" w:rsidP="00796A6B"/>
    <w:p w14:paraId="5342FFC7" w14:textId="77777777" w:rsidR="00A35524" w:rsidRDefault="00A35524" w:rsidP="00796A6B"/>
    <w:p w14:paraId="402EB1BF" w14:textId="77777777" w:rsidR="00A35524" w:rsidRPr="006C0843" w:rsidRDefault="00A35524" w:rsidP="00A95C12">
      <w:pPr>
        <w:ind w:firstLine="0"/>
      </w:pPr>
    </w:p>
    <w:p w14:paraId="24664826" w14:textId="69FB47C5" w:rsidR="00796A6B" w:rsidRDefault="00796A6B" w:rsidP="00796A6B">
      <w:r w:rsidRPr="008C5944">
        <w:t>Casos de prueba:</w:t>
      </w:r>
    </w:p>
    <w:p w14:paraId="5FB3CA0C" w14:textId="77777777" w:rsidR="00A95C12" w:rsidRDefault="00A95C12" w:rsidP="00796A6B"/>
    <w:p w14:paraId="42755730" w14:textId="67FD393D" w:rsidR="00A35524" w:rsidRDefault="00A35524" w:rsidP="00A35524">
      <w:pPr>
        <w:numPr>
          <w:ilvl w:val="0"/>
          <w:numId w:val="209"/>
        </w:numPr>
        <w:tabs>
          <w:tab w:val="num" w:pos="720"/>
        </w:tabs>
        <w:rPr>
          <w:lang w:val="es-419"/>
        </w:rPr>
      </w:pPr>
      <w:r w:rsidRPr="00A35524">
        <w:rPr>
          <w:lang w:val="es-419"/>
        </w:rPr>
        <w:lastRenderedPageBreak/>
        <w:t>Verificar la existencia de la opción de edición de turnos en la interfaz de listado</w:t>
      </w:r>
      <w:r>
        <w:rPr>
          <w:lang w:val="es-419"/>
        </w:rPr>
        <w:t>.</w:t>
      </w:r>
    </w:p>
    <w:p w14:paraId="5DAF8E81" w14:textId="77777777" w:rsidR="00A35524" w:rsidRPr="00A35524" w:rsidRDefault="00A35524" w:rsidP="00A35524">
      <w:pPr>
        <w:ind w:left="1800" w:firstLine="0"/>
        <w:rPr>
          <w:lang w:val="es-419"/>
        </w:rPr>
      </w:pPr>
    </w:p>
    <w:p w14:paraId="2A9EAD06" w14:textId="5A218246" w:rsidR="00A35524" w:rsidRDefault="00A35524" w:rsidP="00A35524">
      <w:pPr>
        <w:numPr>
          <w:ilvl w:val="0"/>
          <w:numId w:val="209"/>
        </w:numPr>
        <w:tabs>
          <w:tab w:val="num" w:pos="720"/>
        </w:tabs>
        <w:rPr>
          <w:lang w:val="es-419"/>
        </w:rPr>
      </w:pPr>
      <w:r w:rsidRPr="00A35524">
        <w:rPr>
          <w:lang w:val="es-419"/>
        </w:rPr>
        <w:t>Verificar la carga del formulario de edición con los datos actuales del turno</w:t>
      </w:r>
      <w:r>
        <w:rPr>
          <w:lang w:val="es-419"/>
        </w:rPr>
        <w:t>.</w:t>
      </w:r>
    </w:p>
    <w:p w14:paraId="5E2467D7" w14:textId="77777777" w:rsidR="00A35524" w:rsidRPr="00A35524" w:rsidRDefault="00A35524" w:rsidP="00A35524">
      <w:pPr>
        <w:ind w:firstLine="0"/>
        <w:rPr>
          <w:lang w:val="es-419"/>
        </w:rPr>
      </w:pPr>
    </w:p>
    <w:p w14:paraId="246077D4" w14:textId="09493FCE" w:rsidR="00A35524" w:rsidRDefault="00A35524" w:rsidP="00A35524">
      <w:pPr>
        <w:numPr>
          <w:ilvl w:val="0"/>
          <w:numId w:val="209"/>
        </w:numPr>
        <w:tabs>
          <w:tab w:val="num" w:pos="720"/>
        </w:tabs>
        <w:rPr>
          <w:lang w:val="es-419"/>
        </w:rPr>
      </w:pPr>
      <w:r w:rsidRPr="00A35524">
        <w:rPr>
          <w:lang w:val="es-419"/>
        </w:rPr>
        <w:t>Verificar la actualización correcta de la descripción del turno en el sistema</w:t>
      </w:r>
      <w:r>
        <w:rPr>
          <w:lang w:val="es-419"/>
        </w:rPr>
        <w:t>.</w:t>
      </w:r>
    </w:p>
    <w:p w14:paraId="0DBA4D83" w14:textId="77777777" w:rsidR="00A35524" w:rsidRPr="00A35524" w:rsidRDefault="00A35524" w:rsidP="00A35524">
      <w:pPr>
        <w:ind w:firstLine="0"/>
        <w:rPr>
          <w:lang w:val="es-419"/>
        </w:rPr>
      </w:pPr>
    </w:p>
    <w:p w14:paraId="23A6B7DA" w14:textId="77777777" w:rsidR="00796A6B" w:rsidRDefault="00796A6B" w:rsidP="00796A6B">
      <w:pPr>
        <w:ind w:left="720" w:firstLine="0"/>
      </w:pPr>
      <w:r w:rsidRPr="008C5944">
        <w:t>Resultados Esperados:</w:t>
      </w:r>
    </w:p>
    <w:p w14:paraId="32399F7E" w14:textId="77777777" w:rsidR="00A95C12" w:rsidRDefault="00A95C12" w:rsidP="00796A6B">
      <w:pPr>
        <w:ind w:left="720" w:firstLine="0"/>
      </w:pPr>
    </w:p>
    <w:p w14:paraId="25CEBCC7" w14:textId="673D8C95" w:rsidR="00A35524" w:rsidRDefault="00A35524" w:rsidP="00A35524">
      <w:pPr>
        <w:pStyle w:val="Prrafodelista"/>
        <w:numPr>
          <w:ilvl w:val="0"/>
          <w:numId w:val="210"/>
        </w:numPr>
        <w:rPr>
          <w:lang w:val="es-419"/>
        </w:rPr>
      </w:pPr>
      <w:r w:rsidRPr="00A35524">
        <w:rPr>
          <w:lang w:val="es-419"/>
        </w:rPr>
        <w:t>El botón o enlace "Editar" para modificar turnos existentes es visible junto a cada turno en el listado</w:t>
      </w:r>
      <w:r>
        <w:rPr>
          <w:lang w:val="es-419"/>
        </w:rPr>
        <w:t>.</w:t>
      </w:r>
    </w:p>
    <w:p w14:paraId="7CD76E97" w14:textId="77777777" w:rsidR="00A35524" w:rsidRPr="00A35524" w:rsidRDefault="00A35524" w:rsidP="00A35524">
      <w:pPr>
        <w:ind w:firstLine="0"/>
        <w:rPr>
          <w:lang w:val="es-419"/>
        </w:rPr>
      </w:pPr>
    </w:p>
    <w:p w14:paraId="1B02C029" w14:textId="7360E4FC" w:rsidR="00A35524" w:rsidRDefault="00A35524" w:rsidP="00A35524">
      <w:pPr>
        <w:pStyle w:val="Prrafodelista"/>
        <w:numPr>
          <w:ilvl w:val="0"/>
          <w:numId w:val="210"/>
        </w:numPr>
        <w:rPr>
          <w:lang w:val="es-419"/>
        </w:rPr>
      </w:pPr>
      <w:r w:rsidRPr="00A35524">
        <w:rPr>
          <w:lang w:val="es-419"/>
        </w:rPr>
        <w:t>Al hacer clic en "Editar", el sistema carga el formulario con los datos actuales del turno seleccionado</w:t>
      </w:r>
      <w:r>
        <w:rPr>
          <w:lang w:val="es-419"/>
        </w:rPr>
        <w:t>.</w:t>
      </w:r>
    </w:p>
    <w:p w14:paraId="3D46595A" w14:textId="77777777" w:rsidR="00A35524" w:rsidRPr="00A35524" w:rsidRDefault="00A35524" w:rsidP="00A35524">
      <w:pPr>
        <w:ind w:firstLine="0"/>
        <w:rPr>
          <w:lang w:val="es-419"/>
        </w:rPr>
      </w:pPr>
    </w:p>
    <w:p w14:paraId="53929D9D" w14:textId="35E6D407" w:rsidR="00A35524" w:rsidRPr="00A35524" w:rsidRDefault="00A35524" w:rsidP="00A35524">
      <w:pPr>
        <w:pStyle w:val="Prrafodelista"/>
        <w:numPr>
          <w:ilvl w:val="0"/>
          <w:numId w:val="210"/>
        </w:numPr>
        <w:rPr>
          <w:lang w:val="es-419"/>
        </w:rPr>
      </w:pPr>
      <w:r w:rsidRPr="00A35524">
        <w:rPr>
          <w:lang w:val="es-419"/>
        </w:rPr>
        <w:t>Al guardar los cambios, el sistema actualiza correctamente la descripción del turno en la base de datos</w:t>
      </w:r>
      <w:r>
        <w:rPr>
          <w:lang w:val="es-419"/>
        </w:rPr>
        <w:t>.</w:t>
      </w:r>
    </w:p>
    <w:p w14:paraId="5B279981" w14:textId="77777777" w:rsidR="00F674E7" w:rsidRPr="008C5944" w:rsidRDefault="00F674E7" w:rsidP="00A95C12">
      <w:pPr>
        <w:ind w:firstLine="0"/>
      </w:pPr>
    </w:p>
    <w:p w14:paraId="3284B785" w14:textId="77777777" w:rsidR="00796A6B" w:rsidRDefault="00796A6B" w:rsidP="00796A6B">
      <w:pPr>
        <w:ind w:left="720" w:firstLine="0"/>
      </w:pPr>
      <w:r w:rsidRPr="008C5944">
        <w:t>Resultados obtenidos</w:t>
      </w:r>
      <w:r>
        <w:t>:</w:t>
      </w:r>
    </w:p>
    <w:p w14:paraId="466A1A92" w14:textId="77777777" w:rsidR="00A95C12" w:rsidRDefault="00A95C12" w:rsidP="00796A6B">
      <w:pPr>
        <w:ind w:left="720" w:firstLine="0"/>
      </w:pPr>
    </w:p>
    <w:p w14:paraId="6D23646A" w14:textId="0538BC67" w:rsidR="00A35524" w:rsidRDefault="00A35524" w:rsidP="00A35524">
      <w:pPr>
        <w:numPr>
          <w:ilvl w:val="0"/>
          <w:numId w:val="211"/>
        </w:numPr>
        <w:tabs>
          <w:tab w:val="num" w:pos="720"/>
        </w:tabs>
        <w:rPr>
          <w:lang w:val="es-419"/>
        </w:rPr>
      </w:pPr>
      <w:r w:rsidRPr="00A35524">
        <w:rPr>
          <w:lang w:val="es-419"/>
        </w:rPr>
        <w:t>El botón de edición está visible y accesible para cada turno en el listado</w:t>
      </w:r>
      <w:r>
        <w:rPr>
          <w:lang w:val="es-419"/>
        </w:rPr>
        <w:t>.</w:t>
      </w:r>
    </w:p>
    <w:p w14:paraId="19B989F3" w14:textId="77777777" w:rsidR="00A35524" w:rsidRPr="00A35524" w:rsidRDefault="00A35524" w:rsidP="00A35524">
      <w:pPr>
        <w:ind w:firstLine="0"/>
        <w:rPr>
          <w:lang w:val="es-419"/>
        </w:rPr>
      </w:pPr>
    </w:p>
    <w:p w14:paraId="65292BA6" w14:textId="59469E6E" w:rsidR="00A35524" w:rsidRDefault="00A35524" w:rsidP="00A35524">
      <w:pPr>
        <w:numPr>
          <w:ilvl w:val="0"/>
          <w:numId w:val="211"/>
        </w:numPr>
        <w:tabs>
          <w:tab w:val="num" w:pos="720"/>
        </w:tabs>
        <w:rPr>
          <w:lang w:val="es-419"/>
        </w:rPr>
      </w:pPr>
      <w:r w:rsidRPr="00A35524">
        <w:rPr>
          <w:lang w:val="es-419"/>
        </w:rPr>
        <w:t>El formulario de edición se carga correctamente con todos los datos actuales del turno seleccionado</w:t>
      </w:r>
      <w:r>
        <w:rPr>
          <w:lang w:val="es-419"/>
        </w:rPr>
        <w:t>.</w:t>
      </w:r>
    </w:p>
    <w:p w14:paraId="777C6F9E" w14:textId="77777777" w:rsidR="00A35524" w:rsidRDefault="00A35524" w:rsidP="00A35524">
      <w:pPr>
        <w:pStyle w:val="Prrafodelista"/>
        <w:rPr>
          <w:lang w:val="es-419"/>
        </w:rPr>
      </w:pPr>
    </w:p>
    <w:p w14:paraId="1DEE5F20" w14:textId="758DBADD" w:rsidR="00A35524" w:rsidRDefault="00A35524" w:rsidP="00A35524">
      <w:pPr>
        <w:numPr>
          <w:ilvl w:val="0"/>
          <w:numId w:val="211"/>
        </w:numPr>
        <w:tabs>
          <w:tab w:val="num" w:pos="720"/>
        </w:tabs>
        <w:rPr>
          <w:lang w:val="es-419"/>
        </w:rPr>
      </w:pPr>
      <w:r w:rsidRPr="00A35524">
        <w:rPr>
          <w:lang w:val="es-419"/>
        </w:rPr>
        <w:t>Los cambios en la descripción del turno se guardan exitosamente y se reflejan en el listado actualizado</w:t>
      </w:r>
      <w:r>
        <w:rPr>
          <w:lang w:val="es-419"/>
        </w:rPr>
        <w:t>.</w:t>
      </w:r>
    </w:p>
    <w:p w14:paraId="21636142" w14:textId="277CCD72" w:rsidR="00BF20EC" w:rsidRDefault="00BF20EC" w:rsidP="00A95C12">
      <w:pPr>
        <w:ind w:firstLine="0"/>
        <w:rPr>
          <w:lang w:val="es-419"/>
        </w:rPr>
      </w:pPr>
    </w:p>
    <w:p w14:paraId="7DC38D36" w14:textId="78AB76D0" w:rsidR="00A95C12" w:rsidRDefault="00A95C12" w:rsidP="00A95C12">
      <w:r>
        <w:rPr>
          <w:lang w:val="es-419"/>
        </w:rPr>
        <w:t xml:space="preserve">En la figura 7.2 </w:t>
      </w:r>
      <w:r w:rsidRPr="00A95C12">
        <w:t xml:space="preserve">La imagen muestra </w:t>
      </w:r>
      <w:r>
        <w:t xml:space="preserve">la </w:t>
      </w:r>
      <w:r w:rsidRPr="00A95C12">
        <w:t>Edición de Jornadas en un sistema de gestión.</w:t>
      </w:r>
    </w:p>
    <w:p w14:paraId="61E59100" w14:textId="77777777" w:rsidR="00A95C12" w:rsidRDefault="00A95C12" w:rsidP="00A95C12"/>
    <w:p w14:paraId="338C4765" w14:textId="21EF8B66" w:rsidR="00A95C12" w:rsidRDefault="00A95C12" w:rsidP="00A95C12">
      <w:r w:rsidRPr="00A95C12">
        <w:t>En la parte superior se observa la tabla con las jornadas configuradas, incluyendo nombre, día de inicio y fin, horas de inicio y término, tiempos de colación y tolerancia.</w:t>
      </w:r>
    </w:p>
    <w:p w14:paraId="1D5B803D" w14:textId="77777777" w:rsidR="00A95C12" w:rsidRDefault="00A95C12" w:rsidP="00A95C12"/>
    <w:p w14:paraId="7C310984" w14:textId="3EF894DA" w:rsidR="00A95C12" w:rsidRPr="00A95C12" w:rsidRDefault="00A95C12" w:rsidP="00A95C12">
      <w:r w:rsidRPr="00A95C12">
        <w:t xml:space="preserve">En la parte inferior izquierda aparece un formulario emergente para </w:t>
      </w:r>
      <w:r w:rsidRPr="00A95C12">
        <w:rPr>
          <w:b/>
          <w:bCs/>
        </w:rPr>
        <w:t>editar una jornada</w:t>
      </w:r>
      <w:r w:rsidRPr="00A95C12">
        <w:t>, donde se está modificando el campo Nombre de la Jornada. A la derecha se visualiza el listado actualizado, reflejando el cambio del nombre de la jornada de “día” a “Jornada 1”.</w:t>
      </w:r>
    </w:p>
    <w:p w14:paraId="4D58373A" w14:textId="77777777" w:rsidR="00A95C12" w:rsidRPr="00A35524" w:rsidRDefault="00A95C12" w:rsidP="00A95C12">
      <w:pPr>
        <w:ind w:firstLine="0"/>
        <w:rPr>
          <w:lang w:val="es-419"/>
        </w:rPr>
      </w:pPr>
    </w:p>
    <w:p w14:paraId="38C81699" w14:textId="17F00400" w:rsidR="00BF20EC" w:rsidRPr="008C5944" w:rsidRDefault="00BF20EC" w:rsidP="00BF20EC">
      <w:pPr>
        <w:pStyle w:val="Descripcin"/>
      </w:pPr>
      <w:bookmarkStart w:id="703" w:name="_Toc210409342"/>
      <w:bookmarkStart w:id="704" w:name="_Toc210410122"/>
      <w:r>
        <w:t xml:space="preserve">Figura </w:t>
      </w:r>
      <w:r w:rsidR="00267181">
        <w:fldChar w:fldCharType="begin"/>
      </w:r>
      <w:r w:rsidR="00267181">
        <w:instrText xml:space="preserve"> STYLEREF 1 \s </w:instrText>
      </w:r>
      <w:r w:rsidR="00267181">
        <w:fldChar w:fldCharType="separate"/>
      </w:r>
      <w:r w:rsidR="00267181">
        <w:rPr>
          <w:noProof/>
        </w:rPr>
        <w:t>7</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2</w:t>
      </w:r>
      <w:r w:rsidR="00267181">
        <w:rPr>
          <w:noProof/>
        </w:rPr>
        <w:fldChar w:fldCharType="end"/>
      </w:r>
      <w:r>
        <w:t xml:space="preserve"> “Captura de pantalla de prueba 1-2-3 caso de uso N°1.3.1”</w:t>
      </w:r>
      <w:bookmarkEnd w:id="703"/>
      <w:bookmarkEnd w:id="704"/>
    </w:p>
    <w:p w14:paraId="32F9EB63" w14:textId="77777777" w:rsidR="00BF20EC" w:rsidRDefault="00BF20EC" w:rsidP="00BF20EC"/>
    <w:p w14:paraId="0B226171" w14:textId="77777777" w:rsidR="004354F4" w:rsidRDefault="00765851" w:rsidP="004354F4">
      <w:pPr>
        <w:pStyle w:val="Sinespaciado"/>
      </w:pPr>
      <w:r w:rsidRPr="00437FB8">
        <w:rPr>
          <w:noProof/>
        </w:rPr>
        <w:drawing>
          <wp:inline distT="0" distB="0" distL="0" distR="0" wp14:anchorId="0482BBE4" wp14:editId="762FB017">
            <wp:extent cx="5971540" cy="2161540"/>
            <wp:effectExtent l="0" t="0" r="0" b="0"/>
            <wp:docPr id="202446049" name="Imagen 1" descr="Una captura de pantalla de una red so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6049" name="Imagen 1" descr="Una captura de pantalla de una red social"/>
                    <pic:cNvPicPr/>
                  </pic:nvPicPr>
                  <pic:blipFill>
                    <a:blip r:embed="rId116"/>
                    <a:stretch>
                      <a:fillRect/>
                    </a:stretch>
                  </pic:blipFill>
                  <pic:spPr>
                    <a:xfrm>
                      <a:off x="0" y="0"/>
                      <a:ext cx="5971540" cy="2161540"/>
                    </a:xfrm>
                    <a:prstGeom prst="rect">
                      <a:avLst/>
                    </a:prstGeom>
                  </pic:spPr>
                </pic:pic>
              </a:graphicData>
            </a:graphic>
          </wp:inline>
        </w:drawing>
      </w:r>
    </w:p>
    <w:p w14:paraId="58C89882" w14:textId="77777777" w:rsidR="004354F4" w:rsidRDefault="004354F4" w:rsidP="004354F4">
      <w:pPr>
        <w:pStyle w:val="Sinespaciado"/>
      </w:pPr>
    </w:p>
    <w:p w14:paraId="00A2AB51" w14:textId="4100DA6F" w:rsidR="00796A6B" w:rsidRPr="004354F4" w:rsidRDefault="00796A6B" w:rsidP="004354F4">
      <w:pPr>
        <w:pStyle w:val="Sinespaciado"/>
        <w:ind w:firstLine="720"/>
        <w:rPr>
          <w:rFonts w:ascii="Times New Roman" w:hAnsi="Times New Roman" w:cs="Times New Roman"/>
        </w:rPr>
      </w:pPr>
      <w:r w:rsidRPr="004354F4">
        <w:rPr>
          <w:rFonts w:ascii="Times New Roman" w:hAnsi="Times New Roman" w:cs="Times New Roman"/>
        </w:rPr>
        <w:t>Fuente: Captura realizada al sistema web EugCOM</w:t>
      </w:r>
    </w:p>
    <w:p w14:paraId="7B92F18D" w14:textId="77777777" w:rsidR="00796A6B" w:rsidRPr="004B79BA" w:rsidRDefault="00796A6B" w:rsidP="00796A6B">
      <w:pPr>
        <w:spacing w:line="278" w:lineRule="auto"/>
        <w:ind w:firstLine="0"/>
        <w:jc w:val="left"/>
      </w:pPr>
      <w:r>
        <w:br w:type="page"/>
      </w:r>
    </w:p>
    <w:p w14:paraId="4F49B817" w14:textId="77777777" w:rsidR="00796A6B" w:rsidRDefault="00796A6B" w:rsidP="00796A6B">
      <w:pPr>
        <w:pStyle w:val="Ttulo2"/>
      </w:pPr>
      <w:r>
        <w:lastRenderedPageBreak/>
        <w:t>Prueba Unitaria CU N°1.3.2</w:t>
      </w:r>
    </w:p>
    <w:p w14:paraId="5A283820" w14:textId="77777777" w:rsidR="00796A6B" w:rsidRPr="004B79BA" w:rsidRDefault="00796A6B" w:rsidP="00796A6B"/>
    <w:p w14:paraId="53FE016F" w14:textId="77777777" w:rsidR="00796A6B" w:rsidRPr="006C0843" w:rsidRDefault="00796A6B" w:rsidP="00796A6B">
      <w:r w:rsidRPr="006C0843">
        <w:t xml:space="preserve">En la </w:t>
      </w:r>
      <w:r w:rsidRPr="006C0843">
        <w:rPr>
          <w:i/>
        </w:rPr>
        <w:t xml:space="preserve">Tabla </w:t>
      </w:r>
      <w:r>
        <w:rPr>
          <w:i/>
        </w:rPr>
        <w:t>7.3</w:t>
      </w:r>
      <w:r w:rsidRPr="006C0843">
        <w:t xml:space="preserve"> se puede visualizar el Caso de uso N°1.3.2, el cual consiste en que el sistema permite cambiar el turno a un trabajador que ya presenta un turno.</w:t>
      </w:r>
    </w:p>
    <w:p w14:paraId="5289E90C" w14:textId="77777777" w:rsidR="00796A6B" w:rsidRPr="006C0843" w:rsidRDefault="00796A6B" w:rsidP="00796A6B">
      <w:pPr>
        <w:spacing w:line="278" w:lineRule="auto"/>
        <w:ind w:firstLine="0"/>
        <w:jc w:val="left"/>
        <w:rPr>
          <w:i/>
          <w:iCs/>
        </w:rPr>
      </w:pPr>
    </w:p>
    <w:p w14:paraId="0FBE5684" w14:textId="77777777" w:rsidR="00796A6B" w:rsidRDefault="00796A6B" w:rsidP="00796A6B">
      <w:pPr>
        <w:pStyle w:val="Descripcin"/>
      </w:pPr>
    </w:p>
    <w:p w14:paraId="1409C1AD" w14:textId="77777777" w:rsidR="00796A6B" w:rsidRPr="006C0843" w:rsidRDefault="00796A6B" w:rsidP="00796A6B">
      <w:pPr>
        <w:pStyle w:val="Descripcin"/>
      </w:pPr>
      <w:bookmarkStart w:id="705" w:name="_Toc209985086"/>
      <w:bookmarkStart w:id="706" w:name="_Toc210409343"/>
      <w:bookmarkStart w:id="707" w:name="_Toc210410123"/>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3</w:t>
      </w:r>
      <w:r>
        <w:rPr>
          <w:noProof/>
        </w:rPr>
        <w:fldChar w:fldCharType="end"/>
      </w:r>
      <w:r w:rsidRPr="006C0843">
        <w:t xml:space="preserve"> Caso de uso N°1.3.2, Cambiando el turno de los trabajadores</w:t>
      </w:r>
      <w:bookmarkEnd w:id="705"/>
      <w:bookmarkEnd w:id="706"/>
      <w:bookmarkEnd w:id="707"/>
    </w:p>
    <w:p w14:paraId="5557B468" w14:textId="77777777" w:rsidR="00796A6B" w:rsidRPr="006C0843" w:rsidRDefault="00796A6B" w:rsidP="00796A6B">
      <w:pPr>
        <w:pStyle w:val="Sinespaciado"/>
      </w:pPr>
      <w:r w:rsidRPr="006C0843">
        <w:rPr>
          <w:noProof/>
        </w:rPr>
        <w:drawing>
          <wp:inline distT="0" distB="0" distL="0" distR="0" wp14:anchorId="27133CF1" wp14:editId="2815BCCC">
            <wp:extent cx="4909449" cy="3985403"/>
            <wp:effectExtent l="0" t="0" r="5715" b="0"/>
            <wp:docPr id="1790343057" name="Imagen 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12958" cy="3988252"/>
                    </a:xfrm>
                    <a:prstGeom prst="rect">
                      <a:avLst/>
                    </a:prstGeom>
                    <a:noFill/>
                    <a:ln>
                      <a:noFill/>
                    </a:ln>
                  </pic:spPr>
                </pic:pic>
              </a:graphicData>
            </a:graphic>
          </wp:inline>
        </w:drawing>
      </w:r>
    </w:p>
    <w:p w14:paraId="20B0DA37" w14:textId="77777777" w:rsidR="00796A6B" w:rsidRPr="006C0843" w:rsidRDefault="00796A6B" w:rsidP="00796A6B">
      <w:pPr>
        <w:spacing w:line="278" w:lineRule="auto"/>
        <w:ind w:firstLine="0"/>
        <w:jc w:val="left"/>
      </w:pPr>
    </w:p>
    <w:p w14:paraId="3BB0410E" w14:textId="77777777" w:rsidR="00796A6B" w:rsidRDefault="00796A6B" w:rsidP="00796A6B">
      <w:r w:rsidRPr="006C0843">
        <w:t>Fuente: Elaborado por el estudiante de acuerdo con el proyecto</w:t>
      </w:r>
    </w:p>
    <w:p w14:paraId="7D98ABAE" w14:textId="77777777" w:rsidR="00F674E7" w:rsidRDefault="00F674E7" w:rsidP="00796A6B"/>
    <w:p w14:paraId="2B80523A" w14:textId="77777777" w:rsidR="00F674E7" w:rsidRDefault="00F674E7" w:rsidP="00796A6B"/>
    <w:p w14:paraId="34B5783E" w14:textId="77777777" w:rsidR="00F674E7" w:rsidRPr="006C0843" w:rsidRDefault="00F674E7" w:rsidP="00796A6B"/>
    <w:p w14:paraId="73BC7E17" w14:textId="77777777" w:rsidR="00796A6B" w:rsidRDefault="00796A6B" w:rsidP="00796A6B">
      <w:r w:rsidRPr="008C5944">
        <w:lastRenderedPageBreak/>
        <w:t>Casos de prueba:</w:t>
      </w:r>
      <w:r>
        <w:t xml:space="preserve"> </w:t>
      </w:r>
    </w:p>
    <w:p w14:paraId="7E982DA6" w14:textId="4A212B7A" w:rsidR="00A35524" w:rsidRDefault="00A35524" w:rsidP="00A35524">
      <w:pPr>
        <w:pStyle w:val="Prrafodelista"/>
        <w:numPr>
          <w:ilvl w:val="0"/>
          <w:numId w:val="212"/>
        </w:numPr>
        <w:rPr>
          <w:lang w:val="es-419"/>
        </w:rPr>
      </w:pPr>
      <w:r w:rsidRPr="00A35524">
        <w:rPr>
          <w:lang w:val="es-419"/>
        </w:rPr>
        <w:t>Verificar la existencia de la opción para cambiar turnos de trabajadores en la interfaz</w:t>
      </w:r>
      <w:r>
        <w:rPr>
          <w:lang w:val="es-419"/>
        </w:rPr>
        <w:t>.</w:t>
      </w:r>
    </w:p>
    <w:p w14:paraId="4646BDFA" w14:textId="77777777" w:rsidR="00A35524" w:rsidRPr="00A35524" w:rsidRDefault="00A35524" w:rsidP="00A35524">
      <w:pPr>
        <w:ind w:firstLine="0"/>
        <w:rPr>
          <w:lang w:val="es-419"/>
        </w:rPr>
      </w:pPr>
    </w:p>
    <w:p w14:paraId="2F1C231B" w14:textId="7E1D6E66" w:rsidR="00A35524" w:rsidRDefault="00A35524" w:rsidP="00A35524">
      <w:pPr>
        <w:pStyle w:val="Prrafodelista"/>
        <w:numPr>
          <w:ilvl w:val="0"/>
          <w:numId w:val="212"/>
        </w:numPr>
        <w:rPr>
          <w:lang w:val="es-419"/>
        </w:rPr>
      </w:pPr>
      <w:r w:rsidRPr="00A35524">
        <w:rPr>
          <w:lang w:val="es-419"/>
        </w:rPr>
        <w:t>Verificar la carga de trabajadores con turnos asignados previamente</w:t>
      </w:r>
      <w:r>
        <w:rPr>
          <w:lang w:val="es-419"/>
        </w:rPr>
        <w:t>.</w:t>
      </w:r>
    </w:p>
    <w:p w14:paraId="5BBFF854" w14:textId="77777777" w:rsidR="00A35524" w:rsidRPr="00A35524" w:rsidRDefault="00A35524" w:rsidP="00A35524">
      <w:pPr>
        <w:ind w:firstLine="0"/>
        <w:rPr>
          <w:lang w:val="es-419"/>
        </w:rPr>
      </w:pPr>
    </w:p>
    <w:p w14:paraId="657B8891" w14:textId="17499D1F" w:rsidR="00A35524" w:rsidRPr="00A35524" w:rsidRDefault="00A35524" w:rsidP="00A35524">
      <w:pPr>
        <w:pStyle w:val="Prrafodelista"/>
        <w:numPr>
          <w:ilvl w:val="0"/>
          <w:numId w:val="212"/>
        </w:numPr>
        <w:rPr>
          <w:lang w:val="es-419"/>
        </w:rPr>
      </w:pPr>
      <w:r w:rsidRPr="00A35524">
        <w:rPr>
          <w:lang w:val="es-419"/>
        </w:rPr>
        <w:t>Verificar la reasignación correcta del turno en el sistema</w:t>
      </w:r>
      <w:r>
        <w:rPr>
          <w:lang w:val="es-419"/>
        </w:rPr>
        <w:t>.</w:t>
      </w:r>
    </w:p>
    <w:p w14:paraId="62EF0D42" w14:textId="77777777" w:rsidR="00F674E7" w:rsidRPr="00A35524" w:rsidRDefault="00F674E7" w:rsidP="00F674E7">
      <w:pPr>
        <w:pStyle w:val="Prrafodelista"/>
        <w:rPr>
          <w:lang w:val="es-419"/>
        </w:rPr>
      </w:pPr>
    </w:p>
    <w:p w14:paraId="1C96DED3" w14:textId="77777777" w:rsidR="00F674E7" w:rsidRPr="008C5944" w:rsidRDefault="00F674E7" w:rsidP="00F674E7">
      <w:pPr>
        <w:pStyle w:val="Prrafodelista"/>
        <w:ind w:left="1800" w:firstLine="0"/>
      </w:pPr>
    </w:p>
    <w:p w14:paraId="7DC5F05D" w14:textId="77777777" w:rsidR="00796A6B" w:rsidRDefault="00796A6B" w:rsidP="00796A6B">
      <w:pPr>
        <w:ind w:left="720" w:firstLine="0"/>
      </w:pPr>
      <w:r w:rsidRPr="008C5944">
        <w:t>Resultados Esperados:</w:t>
      </w:r>
    </w:p>
    <w:p w14:paraId="45ECEF04" w14:textId="31F1754E" w:rsidR="00A35524" w:rsidRDefault="00A35524" w:rsidP="00A35524">
      <w:pPr>
        <w:pStyle w:val="Prrafodelista"/>
        <w:numPr>
          <w:ilvl w:val="0"/>
          <w:numId w:val="213"/>
        </w:numPr>
        <w:rPr>
          <w:lang w:val="es-419"/>
        </w:rPr>
      </w:pPr>
      <w:r w:rsidRPr="00A35524">
        <w:rPr>
          <w:lang w:val="es-419"/>
        </w:rPr>
        <w:t>La opción para cambiar turnos de trabajadores es visible y accesible en la interfaz de asignación</w:t>
      </w:r>
      <w:r>
        <w:rPr>
          <w:lang w:val="es-419"/>
        </w:rPr>
        <w:t>.</w:t>
      </w:r>
    </w:p>
    <w:p w14:paraId="270E6D43" w14:textId="77777777" w:rsidR="00A35524" w:rsidRPr="00A35524" w:rsidRDefault="00A35524" w:rsidP="00A35524">
      <w:pPr>
        <w:ind w:firstLine="0"/>
        <w:rPr>
          <w:lang w:val="es-419"/>
        </w:rPr>
      </w:pPr>
    </w:p>
    <w:p w14:paraId="2D9A3D3A" w14:textId="5F78A226" w:rsidR="00A35524" w:rsidRDefault="00A35524" w:rsidP="00A35524">
      <w:pPr>
        <w:pStyle w:val="Prrafodelista"/>
        <w:numPr>
          <w:ilvl w:val="0"/>
          <w:numId w:val="213"/>
        </w:numPr>
        <w:rPr>
          <w:lang w:val="es-419"/>
        </w:rPr>
      </w:pPr>
      <w:r w:rsidRPr="00A35524">
        <w:rPr>
          <w:lang w:val="es-419"/>
        </w:rPr>
        <w:t>El sistema muestra correctamente la lista de trabajadores que ya tienen turnos asignados</w:t>
      </w:r>
      <w:r>
        <w:rPr>
          <w:lang w:val="es-419"/>
        </w:rPr>
        <w:t>.</w:t>
      </w:r>
    </w:p>
    <w:p w14:paraId="6181ED9C" w14:textId="77777777" w:rsidR="00A35524" w:rsidRPr="00A35524" w:rsidRDefault="00A35524" w:rsidP="00A35524">
      <w:pPr>
        <w:ind w:firstLine="0"/>
        <w:rPr>
          <w:lang w:val="es-419"/>
        </w:rPr>
      </w:pPr>
    </w:p>
    <w:p w14:paraId="112BAC92" w14:textId="5F9B2F76" w:rsidR="00A35524" w:rsidRPr="00A35524" w:rsidRDefault="00A35524" w:rsidP="00A35524">
      <w:pPr>
        <w:pStyle w:val="Prrafodelista"/>
        <w:numPr>
          <w:ilvl w:val="0"/>
          <w:numId w:val="213"/>
        </w:numPr>
        <w:rPr>
          <w:lang w:val="es-419"/>
        </w:rPr>
      </w:pPr>
      <w:r w:rsidRPr="00A35524">
        <w:rPr>
          <w:lang w:val="es-419"/>
        </w:rPr>
        <w:t>Al confirmar el cambio, el sistema actualiza correctamente el turno del trabajador en la base de datos</w:t>
      </w:r>
      <w:r>
        <w:rPr>
          <w:lang w:val="es-419"/>
        </w:rPr>
        <w:t>.</w:t>
      </w:r>
    </w:p>
    <w:p w14:paraId="6B652903" w14:textId="77777777" w:rsidR="00F674E7" w:rsidRPr="00A35524" w:rsidRDefault="00F674E7" w:rsidP="00F674E7">
      <w:pPr>
        <w:pStyle w:val="Prrafodelista"/>
        <w:rPr>
          <w:lang w:val="es-419"/>
        </w:rPr>
      </w:pPr>
    </w:p>
    <w:p w14:paraId="11F126AB" w14:textId="77777777" w:rsidR="00F674E7" w:rsidRPr="008C5944" w:rsidRDefault="00F674E7" w:rsidP="00F674E7">
      <w:pPr>
        <w:pStyle w:val="Prrafodelista"/>
        <w:ind w:left="1800" w:firstLine="0"/>
      </w:pPr>
    </w:p>
    <w:p w14:paraId="67189C97" w14:textId="77777777" w:rsidR="00796A6B" w:rsidRDefault="00796A6B" w:rsidP="00796A6B">
      <w:pPr>
        <w:ind w:left="720" w:firstLine="0"/>
      </w:pPr>
      <w:r w:rsidRPr="008C5944">
        <w:t>Resultados obtenidos</w:t>
      </w:r>
      <w:r>
        <w:t>:</w:t>
      </w:r>
    </w:p>
    <w:p w14:paraId="1D16539D" w14:textId="315B4B6A" w:rsidR="00A35524" w:rsidRDefault="00A35524" w:rsidP="00A35524">
      <w:pPr>
        <w:numPr>
          <w:ilvl w:val="0"/>
          <w:numId w:val="214"/>
        </w:numPr>
        <w:tabs>
          <w:tab w:val="num" w:pos="720"/>
        </w:tabs>
        <w:rPr>
          <w:lang w:val="es-419"/>
        </w:rPr>
      </w:pPr>
      <w:r w:rsidRPr="00A35524">
        <w:rPr>
          <w:lang w:val="es-419"/>
        </w:rPr>
        <w:t>La funcionalidad de cambio de turnos está disponible en la interfaz de asignación</w:t>
      </w:r>
      <w:r>
        <w:rPr>
          <w:lang w:val="es-419"/>
        </w:rPr>
        <w:t>.</w:t>
      </w:r>
    </w:p>
    <w:p w14:paraId="50D6412A" w14:textId="77777777" w:rsidR="00A35524" w:rsidRPr="00A35524" w:rsidRDefault="00A35524" w:rsidP="00A35524">
      <w:pPr>
        <w:rPr>
          <w:lang w:val="es-419"/>
        </w:rPr>
      </w:pPr>
    </w:p>
    <w:p w14:paraId="7C9268C7" w14:textId="468EC265" w:rsidR="00A35524" w:rsidRDefault="00A35524" w:rsidP="00A35524">
      <w:pPr>
        <w:numPr>
          <w:ilvl w:val="0"/>
          <w:numId w:val="214"/>
        </w:numPr>
        <w:tabs>
          <w:tab w:val="num" w:pos="720"/>
        </w:tabs>
        <w:rPr>
          <w:lang w:val="es-419"/>
        </w:rPr>
      </w:pPr>
      <w:r w:rsidRPr="00A35524">
        <w:rPr>
          <w:lang w:val="es-419"/>
        </w:rPr>
        <w:t>La lista de trabajadores con turnos asignados se carga y muestra correctamente</w:t>
      </w:r>
      <w:r>
        <w:rPr>
          <w:lang w:val="es-419"/>
        </w:rPr>
        <w:t>.</w:t>
      </w:r>
    </w:p>
    <w:p w14:paraId="27F80F11" w14:textId="77777777" w:rsidR="00A35524" w:rsidRPr="00A35524" w:rsidRDefault="00A35524" w:rsidP="00A35524">
      <w:pPr>
        <w:ind w:firstLine="0"/>
        <w:rPr>
          <w:lang w:val="es-419"/>
        </w:rPr>
      </w:pPr>
    </w:p>
    <w:p w14:paraId="17CA83B8" w14:textId="77777777" w:rsidR="00A35524" w:rsidRDefault="00A35524" w:rsidP="00A35524">
      <w:pPr>
        <w:numPr>
          <w:ilvl w:val="0"/>
          <w:numId w:val="214"/>
        </w:numPr>
        <w:tabs>
          <w:tab w:val="num" w:pos="720"/>
        </w:tabs>
        <w:rPr>
          <w:lang w:val="es-419"/>
        </w:rPr>
      </w:pPr>
      <w:r w:rsidRPr="00A35524">
        <w:rPr>
          <w:lang w:val="es-419"/>
        </w:rPr>
        <w:t>La reasignación de turno se procesa exitosamente y se refleja en el sistema inmediatamente</w:t>
      </w:r>
    </w:p>
    <w:p w14:paraId="3B2C6F07" w14:textId="77777777" w:rsidR="00A95C12" w:rsidRPr="00A35524" w:rsidRDefault="00A95C12" w:rsidP="00A95C12">
      <w:pPr>
        <w:ind w:firstLine="0"/>
        <w:rPr>
          <w:lang w:val="es-419"/>
        </w:rPr>
      </w:pPr>
    </w:p>
    <w:p w14:paraId="03496F7C" w14:textId="60A834E7" w:rsidR="00BF20EC" w:rsidRPr="00A95C12" w:rsidRDefault="00A95C12" w:rsidP="00A95C12">
      <w:pPr>
        <w:rPr>
          <w:lang w:val="es-419"/>
        </w:rPr>
      </w:pPr>
      <w:r w:rsidRPr="00A95C12">
        <w:rPr>
          <w:lang w:val="es-419"/>
        </w:rPr>
        <w:t xml:space="preserve">En la figura 7.3 </w:t>
      </w:r>
      <w:r w:rsidRPr="00A95C12">
        <w:t>La imagen ilustra cómo, desde la interfaz de Asignación de Turnos, se puede cambiar el turno de un colaborador. Inicialmente, uno tenía asignado “Jornada 1”, pero al seleccionarse la opción “noche” en el menú desplegable, el sistema actualiza el registro y el trabajador pasa a tener asignado el turno “noche”.</w:t>
      </w:r>
    </w:p>
    <w:p w14:paraId="43803FD2" w14:textId="0948D727" w:rsidR="00BF20EC" w:rsidRPr="008C5944" w:rsidRDefault="00BF20EC" w:rsidP="00BF20EC">
      <w:pPr>
        <w:pStyle w:val="Descripcin"/>
      </w:pPr>
      <w:bookmarkStart w:id="708" w:name="_Toc210409344"/>
      <w:bookmarkStart w:id="709" w:name="_Toc210410124"/>
      <w:r>
        <w:t xml:space="preserve">Figura </w:t>
      </w:r>
      <w:r w:rsidR="00267181">
        <w:fldChar w:fldCharType="begin"/>
      </w:r>
      <w:r w:rsidR="00267181">
        <w:instrText xml:space="preserve"> STYLEREF 1 \s </w:instrText>
      </w:r>
      <w:r w:rsidR="00267181">
        <w:fldChar w:fldCharType="separate"/>
      </w:r>
      <w:r w:rsidR="00267181">
        <w:rPr>
          <w:noProof/>
        </w:rPr>
        <w:t>7</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3</w:t>
      </w:r>
      <w:r w:rsidR="00267181">
        <w:rPr>
          <w:noProof/>
        </w:rPr>
        <w:fldChar w:fldCharType="end"/>
      </w:r>
      <w:r>
        <w:t xml:space="preserve"> “Captura de pantalla de prueba 1-2-3 caso de uso N°1.3.2”</w:t>
      </w:r>
      <w:bookmarkEnd w:id="708"/>
      <w:bookmarkEnd w:id="709"/>
    </w:p>
    <w:p w14:paraId="0DB06786" w14:textId="77777777" w:rsidR="00BF20EC" w:rsidRDefault="00BF20EC" w:rsidP="00BF20EC"/>
    <w:p w14:paraId="0DE961D1" w14:textId="77777777" w:rsidR="004354F4" w:rsidRDefault="00765851" w:rsidP="004354F4">
      <w:pPr>
        <w:pStyle w:val="Sinespaciado"/>
      </w:pPr>
      <w:r w:rsidRPr="00437FB8">
        <w:rPr>
          <w:noProof/>
        </w:rPr>
        <w:drawing>
          <wp:inline distT="0" distB="0" distL="0" distR="0" wp14:anchorId="4716441C" wp14:editId="62BA6376">
            <wp:extent cx="5971540" cy="1407795"/>
            <wp:effectExtent l="0" t="0" r="0" b="1905"/>
            <wp:docPr id="175123225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32251" name="Imagen 1" descr="Captura de pantalla de un celular&#10;&#10;El contenido generado por IA puede ser incorrecto."/>
                    <pic:cNvPicPr/>
                  </pic:nvPicPr>
                  <pic:blipFill>
                    <a:blip r:embed="rId117"/>
                    <a:stretch>
                      <a:fillRect/>
                    </a:stretch>
                  </pic:blipFill>
                  <pic:spPr>
                    <a:xfrm>
                      <a:off x="0" y="0"/>
                      <a:ext cx="5971540" cy="1407795"/>
                    </a:xfrm>
                    <a:prstGeom prst="rect">
                      <a:avLst/>
                    </a:prstGeom>
                  </pic:spPr>
                </pic:pic>
              </a:graphicData>
            </a:graphic>
          </wp:inline>
        </w:drawing>
      </w:r>
    </w:p>
    <w:p w14:paraId="259992D2" w14:textId="77777777" w:rsidR="004354F4" w:rsidRDefault="004354F4" w:rsidP="004354F4">
      <w:pPr>
        <w:ind w:left="720" w:firstLine="0"/>
      </w:pPr>
    </w:p>
    <w:p w14:paraId="3C3D1754" w14:textId="4C243F34" w:rsidR="00796A6B" w:rsidRDefault="00796A6B" w:rsidP="004354F4">
      <w:pPr>
        <w:ind w:left="720" w:firstLine="0"/>
      </w:pPr>
      <w:r>
        <w:t>Fuente: Captura realizada al sistema web EugCOM</w:t>
      </w:r>
    </w:p>
    <w:p w14:paraId="0EB4B661" w14:textId="77777777" w:rsidR="00796A6B" w:rsidRPr="00CB0FA9" w:rsidRDefault="00796A6B" w:rsidP="00796A6B">
      <w:pPr>
        <w:spacing w:line="278" w:lineRule="auto"/>
        <w:ind w:firstLine="0"/>
        <w:jc w:val="left"/>
        <w:rPr>
          <w:rFonts w:eastAsiaTheme="majorEastAsia" w:cstheme="majorBidi"/>
          <w:szCs w:val="32"/>
        </w:rPr>
      </w:pPr>
      <w:r>
        <w:br w:type="page"/>
      </w:r>
    </w:p>
    <w:p w14:paraId="45C557F1" w14:textId="77777777" w:rsidR="00796A6B" w:rsidRPr="00CB0FA9" w:rsidRDefault="00796A6B" w:rsidP="00796A6B"/>
    <w:p w14:paraId="3ECB94F0" w14:textId="77777777" w:rsidR="00796A6B" w:rsidRDefault="00796A6B" w:rsidP="00796A6B">
      <w:pPr>
        <w:pStyle w:val="Ttulo2"/>
      </w:pPr>
      <w:r>
        <w:t>Prueba Unitaria CU N°1.5</w:t>
      </w:r>
    </w:p>
    <w:p w14:paraId="231D939B" w14:textId="77777777" w:rsidR="00796A6B" w:rsidRDefault="00796A6B" w:rsidP="00796A6B"/>
    <w:p w14:paraId="40B461AC" w14:textId="77777777" w:rsidR="00796A6B" w:rsidRPr="006C0843" w:rsidRDefault="00796A6B" w:rsidP="00796A6B">
      <w:r w:rsidRPr="006C0843">
        <w:t>En la</w:t>
      </w:r>
      <w:r w:rsidRPr="006C0843">
        <w:rPr>
          <w:i/>
        </w:rPr>
        <w:t xml:space="preserve"> Tabla </w:t>
      </w:r>
      <w:r>
        <w:rPr>
          <w:i/>
        </w:rPr>
        <w:t>7.4</w:t>
      </w:r>
      <w:r w:rsidRPr="006C0843">
        <w:rPr>
          <w:i/>
        </w:rPr>
        <w:t xml:space="preserve"> </w:t>
      </w:r>
      <w:r w:rsidRPr="006C0843">
        <w:t>se puede visualizar el Caso de uso N°1.5 cuyo propósito es crear los departamentos de la empresa, el sistema permite agregar los departamentos que pertenecen a la empresa.</w:t>
      </w:r>
    </w:p>
    <w:p w14:paraId="6313DE72" w14:textId="77777777" w:rsidR="00796A6B" w:rsidRPr="006C0843" w:rsidRDefault="00796A6B" w:rsidP="00796A6B">
      <w:pPr>
        <w:spacing w:line="278" w:lineRule="auto"/>
        <w:ind w:firstLine="0"/>
        <w:jc w:val="left"/>
      </w:pPr>
    </w:p>
    <w:p w14:paraId="0C49A8E3" w14:textId="77777777" w:rsidR="00796A6B" w:rsidRPr="006C0843" w:rsidRDefault="00796A6B" w:rsidP="00796A6B">
      <w:pPr>
        <w:pStyle w:val="Descripcin"/>
      </w:pPr>
      <w:bookmarkStart w:id="710" w:name="_Toc209985087"/>
      <w:bookmarkStart w:id="711" w:name="_Toc210409345"/>
      <w:bookmarkStart w:id="712" w:name="_Toc210410125"/>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4</w:t>
      </w:r>
      <w:r>
        <w:rPr>
          <w:noProof/>
        </w:rPr>
        <w:fldChar w:fldCharType="end"/>
      </w:r>
      <w:r w:rsidRPr="006C0843">
        <w:t xml:space="preserve"> Caso de uso N°1.5, Creando los departamentos de la empresa</w:t>
      </w:r>
      <w:bookmarkEnd w:id="710"/>
      <w:bookmarkEnd w:id="711"/>
      <w:bookmarkEnd w:id="712"/>
    </w:p>
    <w:p w14:paraId="00E0CE68" w14:textId="77777777" w:rsidR="00796A6B" w:rsidRPr="006C0843" w:rsidRDefault="00796A6B" w:rsidP="00796A6B">
      <w:pPr>
        <w:pStyle w:val="Sinespaciado"/>
      </w:pPr>
      <w:r w:rsidRPr="00B45140">
        <w:rPr>
          <w:noProof/>
        </w:rPr>
        <w:drawing>
          <wp:inline distT="0" distB="0" distL="0" distR="0" wp14:anchorId="64F8B061" wp14:editId="33936403">
            <wp:extent cx="4872305" cy="3916392"/>
            <wp:effectExtent l="0" t="0" r="5080" b="8255"/>
            <wp:docPr id="604778305" name="Imagen 8"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png" descr="Interfaz de usuario gráfica, Texto, Aplicación, Correo electrónico&#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74972" cy="3918536"/>
                    </a:xfrm>
                    <a:prstGeom prst="rect">
                      <a:avLst/>
                    </a:prstGeom>
                    <a:noFill/>
                    <a:ln>
                      <a:noFill/>
                    </a:ln>
                  </pic:spPr>
                </pic:pic>
              </a:graphicData>
            </a:graphic>
          </wp:inline>
        </w:drawing>
      </w:r>
    </w:p>
    <w:p w14:paraId="4B5B1943" w14:textId="77777777" w:rsidR="00796A6B" w:rsidRPr="006C0843" w:rsidRDefault="00796A6B" w:rsidP="00796A6B">
      <w:pPr>
        <w:spacing w:line="278" w:lineRule="auto"/>
        <w:ind w:firstLine="0"/>
        <w:jc w:val="left"/>
      </w:pPr>
    </w:p>
    <w:p w14:paraId="00E50300" w14:textId="77777777" w:rsidR="00796A6B" w:rsidRDefault="00796A6B" w:rsidP="00796A6B">
      <w:r w:rsidRPr="006C0843">
        <w:t>Fuente: Elaborado por el estudiante de acuerdo con el proyecto</w:t>
      </w:r>
    </w:p>
    <w:p w14:paraId="75066262" w14:textId="77777777" w:rsidR="00F674E7" w:rsidRDefault="00F674E7" w:rsidP="00796A6B"/>
    <w:p w14:paraId="452FB0F4" w14:textId="77777777" w:rsidR="00F674E7" w:rsidRDefault="00F674E7" w:rsidP="00796A6B"/>
    <w:p w14:paraId="2A2FC6D9" w14:textId="77777777" w:rsidR="00F674E7" w:rsidRDefault="00F674E7" w:rsidP="00796A6B"/>
    <w:p w14:paraId="6CB0C5E7" w14:textId="77777777" w:rsidR="00796A6B" w:rsidRDefault="00796A6B" w:rsidP="00796A6B">
      <w:r w:rsidRPr="008C5944">
        <w:lastRenderedPageBreak/>
        <w:t>Casos de prueba:</w:t>
      </w:r>
    </w:p>
    <w:p w14:paraId="23AA4EB8" w14:textId="77777777" w:rsidR="004354F4" w:rsidRDefault="004354F4" w:rsidP="00796A6B"/>
    <w:p w14:paraId="55F94A31" w14:textId="00CAE833" w:rsidR="00A35524" w:rsidRPr="00706DFF" w:rsidRDefault="00A35524" w:rsidP="00706DFF">
      <w:pPr>
        <w:pStyle w:val="Prrafodelista"/>
        <w:numPr>
          <w:ilvl w:val="0"/>
          <w:numId w:val="215"/>
        </w:numPr>
        <w:rPr>
          <w:lang w:val="es-419"/>
        </w:rPr>
      </w:pPr>
      <w:r w:rsidRPr="00706DFF">
        <w:rPr>
          <w:lang w:val="es-419"/>
        </w:rPr>
        <w:t>Verificar la existencia de</w:t>
      </w:r>
      <w:r w:rsidR="004354F4" w:rsidRPr="00706DFF">
        <w:rPr>
          <w:lang w:val="es-419"/>
        </w:rPr>
        <w:t xml:space="preserve">l formulario </w:t>
      </w:r>
      <w:r w:rsidRPr="00706DFF">
        <w:rPr>
          <w:lang w:val="es-419"/>
        </w:rPr>
        <w:t>de departamentos.</w:t>
      </w:r>
    </w:p>
    <w:p w14:paraId="2DAF2AC1" w14:textId="77777777" w:rsidR="00A35524" w:rsidRPr="00A35524" w:rsidRDefault="00A35524" w:rsidP="00A35524">
      <w:pPr>
        <w:ind w:left="1440" w:firstLine="0"/>
        <w:rPr>
          <w:lang w:val="es-419"/>
        </w:rPr>
      </w:pPr>
    </w:p>
    <w:p w14:paraId="0CAA0C9E" w14:textId="3F8C69EE" w:rsidR="00A35524" w:rsidRDefault="00A35524" w:rsidP="00A35524">
      <w:pPr>
        <w:pStyle w:val="Prrafodelista"/>
        <w:numPr>
          <w:ilvl w:val="0"/>
          <w:numId w:val="215"/>
        </w:numPr>
        <w:rPr>
          <w:lang w:val="es-419"/>
        </w:rPr>
      </w:pPr>
      <w:r w:rsidRPr="00A35524">
        <w:rPr>
          <w:lang w:val="es-419"/>
        </w:rPr>
        <w:t xml:space="preserve">Verificar </w:t>
      </w:r>
      <w:r w:rsidR="004354F4">
        <w:rPr>
          <w:lang w:val="es-419"/>
        </w:rPr>
        <w:t>el ingreso de datos por parte del usuario en el formulario</w:t>
      </w:r>
    </w:p>
    <w:p w14:paraId="64BE9DA4" w14:textId="77777777" w:rsidR="00A35524" w:rsidRPr="00A35524" w:rsidRDefault="00A35524" w:rsidP="00A35524">
      <w:pPr>
        <w:ind w:firstLine="0"/>
        <w:rPr>
          <w:lang w:val="es-419"/>
        </w:rPr>
      </w:pPr>
    </w:p>
    <w:p w14:paraId="32BC90A6" w14:textId="5D9E1B8C" w:rsidR="00A35524" w:rsidRPr="00A35524" w:rsidRDefault="00A35524" w:rsidP="00A35524">
      <w:pPr>
        <w:pStyle w:val="Prrafodelista"/>
        <w:numPr>
          <w:ilvl w:val="0"/>
          <w:numId w:val="215"/>
        </w:numPr>
        <w:rPr>
          <w:lang w:val="es-419"/>
        </w:rPr>
      </w:pPr>
      <w:r w:rsidRPr="00A35524">
        <w:rPr>
          <w:lang w:val="es-419"/>
        </w:rPr>
        <w:t xml:space="preserve">Verificar </w:t>
      </w:r>
      <w:r w:rsidR="004354F4">
        <w:rPr>
          <w:lang w:val="es-419"/>
        </w:rPr>
        <w:t xml:space="preserve">el registro ingresado en </w:t>
      </w:r>
      <w:r w:rsidRPr="00A35524">
        <w:rPr>
          <w:lang w:val="es-419"/>
        </w:rPr>
        <w:t>la interfaz del sistema de gestión de departamentos</w:t>
      </w:r>
      <w:r>
        <w:rPr>
          <w:lang w:val="es-419"/>
        </w:rPr>
        <w:t>.</w:t>
      </w:r>
    </w:p>
    <w:p w14:paraId="124AC8D9" w14:textId="77777777" w:rsidR="00F674E7" w:rsidRPr="00A35524" w:rsidRDefault="00F674E7" w:rsidP="00F674E7">
      <w:pPr>
        <w:pStyle w:val="Prrafodelista"/>
        <w:rPr>
          <w:lang w:val="es-419"/>
        </w:rPr>
      </w:pPr>
    </w:p>
    <w:p w14:paraId="1FCCE3C5" w14:textId="77777777" w:rsidR="00F674E7" w:rsidRPr="008C5944" w:rsidRDefault="00F674E7" w:rsidP="00F674E7">
      <w:pPr>
        <w:pStyle w:val="Prrafodelista"/>
        <w:ind w:left="1800" w:firstLine="0"/>
      </w:pPr>
    </w:p>
    <w:p w14:paraId="2AAF7DD8" w14:textId="77777777" w:rsidR="00796A6B" w:rsidRDefault="00796A6B" w:rsidP="00796A6B">
      <w:pPr>
        <w:ind w:left="720" w:firstLine="0"/>
      </w:pPr>
      <w:r w:rsidRPr="008C5944">
        <w:t>Resultados Esperados:</w:t>
      </w:r>
    </w:p>
    <w:p w14:paraId="0DF34E5B" w14:textId="77777777" w:rsidR="004354F4" w:rsidRDefault="004354F4" w:rsidP="00796A6B">
      <w:pPr>
        <w:ind w:left="720" w:firstLine="0"/>
      </w:pPr>
    </w:p>
    <w:p w14:paraId="2E299890" w14:textId="6AA460E9" w:rsidR="00A35524" w:rsidRDefault="00A35524" w:rsidP="00A35524">
      <w:pPr>
        <w:pStyle w:val="Prrafodelista"/>
        <w:numPr>
          <w:ilvl w:val="0"/>
          <w:numId w:val="216"/>
        </w:numPr>
        <w:rPr>
          <w:lang w:val="es-419"/>
        </w:rPr>
      </w:pPr>
      <w:r w:rsidRPr="00A35524">
        <w:rPr>
          <w:lang w:val="es-419"/>
        </w:rPr>
        <w:t>E</w:t>
      </w:r>
      <w:r w:rsidR="004354F4">
        <w:rPr>
          <w:lang w:val="es-419"/>
        </w:rPr>
        <w:t xml:space="preserve">n la </w:t>
      </w:r>
      <w:r w:rsidRPr="00A35524">
        <w:rPr>
          <w:lang w:val="es-419"/>
        </w:rPr>
        <w:t xml:space="preserve">pestaña "Departamentos" </w:t>
      </w:r>
      <w:r w:rsidR="004354F4">
        <w:rPr>
          <w:lang w:val="es-419"/>
        </w:rPr>
        <w:t>se visualiza correctamente el formulario para la creación de este</w:t>
      </w:r>
      <w:r>
        <w:rPr>
          <w:lang w:val="es-419"/>
        </w:rPr>
        <w:t>.</w:t>
      </w:r>
    </w:p>
    <w:p w14:paraId="63CDE9C5" w14:textId="77777777" w:rsidR="00A35524" w:rsidRPr="00A35524" w:rsidRDefault="00A35524" w:rsidP="00A35524">
      <w:pPr>
        <w:rPr>
          <w:lang w:val="es-419"/>
        </w:rPr>
      </w:pPr>
    </w:p>
    <w:p w14:paraId="0CCE942C" w14:textId="4B0D7D5D" w:rsidR="00A35524" w:rsidRDefault="004354F4" w:rsidP="00A35524">
      <w:pPr>
        <w:pStyle w:val="Prrafodelista"/>
        <w:numPr>
          <w:ilvl w:val="0"/>
          <w:numId w:val="216"/>
        </w:numPr>
        <w:rPr>
          <w:lang w:val="es-419"/>
        </w:rPr>
      </w:pPr>
      <w:r>
        <w:rPr>
          <w:lang w:val="es-419"/>
        </w:rPr>
        <w:t>Se permite ingresar información en los campos del formulario de departamentos, reflejando en pantalla la información ingresada.</w:t>
      </w:r>
    </w:p>
    <w:p w14:paraId="0A42046E" w14:textId="77777777" w:rsidR="00A35524" w:rsidRPr="00A35524" w:rsidRDefault="00A35524" w:rsidP="00A35524">
      <w:pPr>
        <w:ind w:firstLine="0"/>
        <w:rPr>
          <w:lang w:val="es-419"/>
        </w:rPr>
      </w:pPr>
    </w:p>
    <w:p w14:paraId="6C1716E0" w14:textId="6595C832" w:rsidR="00A35524" w:rsidRPr="00A35524" w:rsidRDefault="00A35524" w:rsidP="00A35524">
      <w:pPr>
        <w:pStyle w:val="Prrafodelista"/>
        <w:numPr>
          <w:ilvl w:val="0"/>
          <w:numId w:val="216"/>
        </w:numPr>
        <w:rPr>
          <w:lang w:val="es-419"/>
        </w:rPr>
      </w:pPr>
      <w:r w:rsidRPr="00A35524">
        <w:rPr>
          <w:lang w:val="es-419"/>
        </w:rPr>
        <w:t xml:space="preserve">La interfaz del sistema de departamentos </w:t>
      </w:r>
      <w:r w:rsidR="004354F4">
        <w:rPr>
          <w:lang w:val="es-419"/>
        </w:rPr>
        <w:t>registra correctamente la nueva creación de un nuevo departamento, reflejándolo en la misma interfaz</w:t>
      </w:r>
      <w:r>
        <w:rPr>
          <w:lang w:val="es-419"/>
        </w:rPr>
        <w:t>.</w:t>
      </w:r>
    </w:p>
    <w:p w14:paraId="29E8073D" w14:textId="77777777" w:rsidR="00F674E7" w:rsidRPr="008C5944" w:rsidRDefault="00F674E7" w:rsidP="004354F4">
      <w:pPr>
        <w:ind w:firstLine="0"/>
      </w:pPr>
    </w:p>
    <w:p w14:paraId="55E8A16C" w14:textId="77777777" w:rsidR="00796A6B" w:rsidRDefault="00796A6B" w:rsidP="00796A6B">
      <w:pPr>
        <w:ind w:left="720" w:firstLine="0"/>
      </w:pPr>
      <w:r w:rsidRPr="008C5944">
        <w:t>Resultados obtenidos</w:t>
      </w:r>
      <w:r>
        <w:t>:</w:t>
      </w:r>
    </w:p>
    <w:p w14:paraId="15C94D45" w14:textId="77777777" w:rsidR="004354F4" w:rsidRDefault="004354F4" w:rsidP="00796A6B">
      <w:pPr>
        <w:ind w:left="720" w:firstLine="0"/>
      </w:pPr>
    </w:p>
    <w:p w14:paraId="70F8E841" w14:textId="27213E50" w:rsidR="00A35524" w:rsidRDefault="00FF04D6" w:rsidP="00A35524">
      <w:pPr>
        <w:numPr>
          <w:ilvl w:val="0"/>
          <w:numId w:val="217"/>
        </w:numPr>
        <w:tabs>
          <w:tab w:val="num" w:pos="720"/>
        </w:tabs>
        <w:rPr>
          <w:lang w:val="es-419"/>
        </w:rPr>
      </w:pPr>
      <w:r>
        <w:rPr>
          <w:lang w:val="es-419"/>
        </w:rPr>
        <w:t>En la pestaña de departamentos se visualiza correctamente el formulario</w:t>
      </w:r>
      <w:r w:rsidR="00A35524">
        <w:rPr>
          <w:lang w:val="es-419"/>
        </w:rPr>
        <w:t>.</w:t>
      </w:r>
    </w:p>
    <w:p w14:paraId="2F7512CC" w14:textId="77777777" w:rsidR="00A35524" w:rsidRPr="00A35524" w:rsidRDefault="00A35524" w:rsidP="00A35524">
      <w:pPr>
        <w:ind w:firstLine="0"/>
        <w:rPr>
          <w:lang w:val="es-419"/>
        </w:rPr>
      </w:pPr>
    </w:p>
    <w:p w14:paraId="17F2F51C" w14:textId="6BA8DACE" w:rsidR="00A35524" w:rsidRDefault="00A35524" w:rsidP="00A35524">
      <w:pPr>
        <w:numPr>
          <w:ilvl w:val="0"/>
          <w:numId w:val="217"/>
        </w:numPr>
        <w:tabs>
          <w:tab w:val="num" w:pos="720"/>
        </w:tabs>
        <w:rPr>
          <w:lang w:val="es-419"/>
        </w:rPr>
      </w:pPr>
      <w:r w:rsidRPr="00A35524">
        <w:rPr>
          <w:lang w:val="es-419"/>
        </w:rPr>
        <w:t>E</w:t>
      </w:r>
      <w:r w:rsidR="00FF04D6">
        <w:rPr>
          <w:lang w:val="es-419"/>
        </w:rPr>
        <w:t>l sistema permite ingresar información en los campos del formulario de departamentos, reflejándolo en pantalla correctamente</w:t>
      </w:r>
    </w:p>
    <w:p w14:paraId="5E6CE95B" w14:textId="77777777" w:rsidR="00A35524" w:rsidRPr="00A35524" w:rsidRDefault="00A35524" w:rsidP="00A35524">
      <w:pPr>
        <w:ind w:firstLine="0"/>
        <w:rPr>
          <w:lang w:val="es-419"/>
        </w:rPr>
      </w:pPr>
    </w:p>
    <w:p w14:paraId="5F5A34E6" w14:textId="7465EDB2" w:rsidR="004354F4" w:rsidRDefault="00A35524" w:rsidP="004354F4">
      <w:pPr>
        <w:numPr>
          <w:ilvl w:val="0"/>
          <w:numId w:val="217"/>
        </w:numPr>
        <w:tabs>
          <w:tab w:val="num" w:pos="720"/>
        </w:tabs>
        <w:rPr>
          <w:lang w:val="es-419"/>
        </w:rPr>
      </w:pPr>
      <w:r w:rsidRPr="00A35524">
        <w:rPr>
          <w:lang w:val="es-419"/>
        </w:rPr>
        <w:t xml:space="preserve">La interfaz tras el </w:t>
      </w:r>
      <w:r w:rsidR="00FF04D6">
        <w:rPr>
          <w:lang w:val="es-419"/>
        </w:rPr>
        <w:t>registro exitoso del departamento se logra visualizar en la interfaz.</w:t>
      </w:r>
    </w:p>
    <w:p w14:paraId="475EC5FA" w14:textId="77777777" w:rsidR="00CB2D95" w:rsidRDefault="00CB2D95" w:rsidP="00CB2D95">
      <w:pPr>
        <w:ind w:firstLine="0"/>
        <w:rPr>
          <w:lang w:val="es-419"/>
        </w:rPr>
      </w:pPr>
    </w:p>
    <w:p w14:paraId="61B14F03" w14:textId="48BE0D30" w:rsidR="00CB2D95" w:rsidRDefault="00A95C12" w:rsidP="00CB2D95">
      <w:r w:rsidRPr="00CB2D95">
        <w:rPr>
          <w:lang w:val="es-419"/>
        </w:rPr>
        <w:t xml:space="preserve">En la figura 7.4 </w:t>
      </w:r>
      <w:r w:rsidR="00CB2D95" w:rsidRPr="00CB2D95">
        <w:t>En la parte superior se observa el formulario para registrar un nuevo departamento, donde se ha ingresado la descripción “Economía” con estado “Activo”.</w:t>
      </w:r>
      <w:r w:rsidR="00CB2D95" w:rsidRPr="00CB2D95">
        <w:br/>
        <w:t>Debajo, la tabla inicial solo contiene el departamento “Informática”.</w:t>
      </w:r>
    </w:p>
    <w:p w14:paraId="67F66463" w14:textId="77777777" w:rsidR="00CB2D95" w:rsidRDefault="00CB2D95" w:rsidP="00CB2D95">
      <w:pPr>
        <w:ind w:firstLine="0"/>
      </w:pPr>
    </w:p>
    <w:p w14:paraId="075DD64A" w14:textId="5E6C1AA3" w:rsidR="004354F4" w:rsidRDefault="00CB2D95" w:rsidP="00CB2D95">
      <w:r w:rsidRPr="00CB2D95">
        <w:t>En la parte inferior, tras registrar el nuevo departamento, la tabla se actualiza mostrando ahora dos registros: Economía (creado el 2025-10-02) e Informática (creado el 2025-09-15), ambos en estado Activo, con la opción de Cambiar Estado en las acciones.</w:t>
      </w:r>
    </w:p>
    <w:p w14:paraId="5C52306C" w14:textId="77777777" w:rsidR="00CB2D95" w:rsidRPr="00CB2D95" w:rsidRDefault="00CB2D95" w:rsidP="00CB2D95"/>
    <w:p w14:paraId="7D30364F" w14:textId="411356B7" w:rsidR="00BF20EC" w:rsidRDefault="00BF20EC" w:rsidP="00BF20EC">
      <w:pPr>
        <w:pStyle w:val="Descripcin"/>
      </w:pPr>
      <w:bookmarkStart w:id="713" w:name="_Toc210409346"/>
      <w:bookmarkStart w:id="714" w:name="_Toc210410126"/>
      <w:r>
        <w:t xml:space="preserve">Figura </w:t>
      </w:r>
      <w:r w:rsidR="00267181">
        <w:fldChar w:fldCharType="begin"/>
      </w:r>
      <w:r w:rsidR="00267181">
        <w:instrText xml:space="preserve"> STYLEREF 1 \s </w:instrText>
      </w:r>
      <w:r w:rsidR="00267181">
        <w:fldChar w:fldCharType="separate"/>
      </w:r>
      <w:r w:rsidR="00267181">
        <w:rPr>
          <w:noProof/>
        </w:rPr>
        <w:t>7</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4</w:t>
      </w:r>
      <w:r w:rsidR="00267181">
        <w:rPr>
          <w:noProof/>
        </w:rPr>
        <w:fldChar w:fldCharType="end"/>
      </w:r>
      <w:r>
        <w:t xml:space="preserve"> “Captura de pantalla de prueba 1-2-3 caso de uso N°1.5”</w:t>
      </w:r>
      <w:bookmarkEnd w:id="713"/>
      <w:bookmarkEnd w:id="714"/>
    </w:p>
    <w:p w14:paraId="0AE5BFD2" w14:textId="2AFC9882" w:rsidR="00765851" w:rsidRPr="00765851" w:rsidRDefault="00765851" w:rsidP="004354F4">
      <w:pPr>
        <w:pStyle w:val="Sinespaciado"/>
      </w:pPr>
      <w:r w:rsidRPr="00437FB8">
        <w:rPr>
          <w:noProof/>
        </w:rPr>
        <w:lastRenderedPageBreak/>
        <w:drawing>
          <wp:inline distT="0" distB="0" distL="0" distR="0" wp14:anchorId="37737610" wp14:editId="7962D7A6">
            <wp:extent cx="5971540" cy="4026535"/>
            <wp:effectExtent l="0" t="0" r="0" b="0"/>
            <wp:docPr id="1672670308"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70308" name="Imagen 1" descr="Una captura de pantalla de una red social&#10;&#10;El contenido generado por IA puede ser incorrecto."/>
                    <pic:cNvPicPr/>
                  </pic:nvPicPr>
                  <pic:blipFill>
                    <a:blip r:embed="rId118"/>
                    <a:stretch>
                      <a:fillRect/>
                    </a:stretch>
                  </pic:blipFill>
                  <pic:spPr>
                    <a:xfrm>
                      <a:off x="0" y="0"/>
                      <a:ext cx="5971540" cy="4026535"/>
                    </a:xfrm>
                    <a:prstGeom prst="rect">
                      <a:avLst/>
                    </a:prstGeom>
                  </pic:spPr>
                </pic:pic>
              </a:graphicData>
            </a:graphic>
          </wp:inline>
        </w:drawing>
      </w:r>
    </w:p>
    <w:p w14:paraId="1CA37843" w14:textId="77777777" w:rsidR="004354F4" w:rsidRDefault="004354F4" w:rsidP="00796A6B"/>
    <w:p w14:paraId="64BE7DF9" w14:textId="38F67B2B" w:rsidR="00CB2D95" w:rsidRDefault="00796A6B" w:rsidP="004354F4">
      <w:r>
        <w:t>Fuente: Captura realizada al sistema web EugCOM</w:t>
      </w:r>
    </w:p>
    <w:p w14:paraId="0B7C41D7" w14:textId="472AC06F" w:rsidR="00796A6B" w:rsidRPr="004354F4" w:rsidRDefault="00CB2D95" w:rsidP="00CB2D95">
      <w:pPr>
        <w:spacing w:line="278" w:lineRule="auto"/>
        <w:ind w:firstLine="0"/>
        <w:jc w:val="left"/>
      </w:pPr>
      <w:r>
        <w:br w:type="page"/>
      </w:r>
    </w:p>
    <w:p w14:paraId="7AF3A81F" w14:textId="77777777" w:rsidR="00796A6B" w:rsidRDefault="00796A6B" w:rsidP="00796A6B">
      <w:pPr>
        <w:pStyle w:val="Ttulo2"/>
      </w:pPr>
      <w:r>
        <w:lastRenderedPageBreak/>
        <w:t>Prueba Unitaria CU N°1.6</w:t>
      </w:r>
    </w:p>
    <w:p w14:paraId="7085B853" w14:textId="77777777" w:rsidR="00796A6B" w:rsidRPr="004B79BA" w:rsidRDefault="00796A6B" w:rsidP="00796A6B"/>
    <w:p w14:paraId="54FD4D26" w14:textId="77777777" w:rsidR="00796A6B" w:rsidRDefault="00796A6B" w:rsidP="00796A6B">
      <w:r w:rsidRPr="00627D3D">
        <w:t xml:space="preserve">En la </w:t>
      </w:r>
      <w:r w:rsidRPr="00627D3D">
        <w:rPr>
          <w:i/>
        </w:rPr>
        <w:t xml:space="preserve">Tabla </w:t>
      </w:r>
      <w:r>
        <w:rPr>
          <w:i/>
        </w:rPr>
        <w:t>7.5 se</w:t>
      </w:r>
      <w:r w:rsidRPr="00627D3D">
        <w:t xml:space="preserve"> puede visualizar el Caso de uso N°1.6 que consiste en activar o desactivar un departamento, es decir, el sistema permite activar o desactivar un departamento</w:t>
      </w:r>
      <w:r>
        <w:t xml:space="preserve"> </w:t>
      </w:r>
      <w:r w:rsidRPr="00BA4800">
        <w:t>con el fin de mostrar departamentos activos/inactivos</w:t>
      </w:r>
      <w:r>
        <w:t>.</w:t>
      </w:r>
    </w:p>
    <w:p w14:paraId="14859488" w14:textId="77777777" w:rsidR="00796A6B" w:rsidRPr="00627D3D" w:rsidRDefault="00796A6B" w:rsidP="00796A6B"/>
    <w:p w14:paraId="639FE432" w14:textId="77777777" w:rsidR="00796A6B" w:rsidRPr="00627D3D" w:rsidRDefault="00796A6B" w:rsidP="00796A6B">
      <w:pPr>
        <w:pStyle w:val="Descripcin"/>
      </w:pPr>
      <w:bookmarkStart w:id="715" w:name="_Toc209985088"/>
      <w:bookmarkStart w:id="716" w:name="_Toc210409347"/>
      <w:bookmarkStart w:id="717" w:name="_Toc210410127"/>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5</w:t>
      </w:r>
      <w:r>
        <w:rPr>
          <w:noProof/>
        </w:rPr>
        <w:fldChar w:fldCharType="end"/>
      </w:r>
      <w:r>
        <w:t xml:space="preserve"> </w:t>
      </w:r>
      <w:r w:rsidRPr="00627D3D">
        <w:t>Caso de uso N°1.6, cambiando el estado de un departamento</w:t>
      </w:r>
      <w:bookmarkEnd w:id="715"/>
      <w:bookmarkEnd w:id="716"/>
      <w:bookmarkEnd w:id="717"/>
    </w:p>
    <w:p w14:paraId="08023440" w14:textId="77777777" w:rsidR="00796A6B" w:rsidRPr="00627D3D" w:rsidRDefault="00796A6B" w:rsidP="00796A6B">
      <w:pPr>
        <w:pStyle w:val="Sinespaciado"/>
      </w:pPr>
      <w:r>
        <w:rPr>
          <w:noProof/>
        </w:rPr>
        <w:drawing>
          <wp:inline distT="0" distB="0" distL="0" distR="0" wp14:anchorId="38709AB6" wp14:editId="52EC06DE">
            <wp:extent cx="4352745" cy="3830129"/>
            <wp:effectExtent l="0" t="0" r="0" b="0"/>
            <wp:docPr id="72971859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57720" name="Imagen 1" descr="Tabla&#10;&#10;El contenido generado por IA puede ser incorrecto."/>
                    <pic:cNvPicPr/>
                  </pic:nvPicPr>
                  <pic:blipFill>
                    <a:blip r:embed="rId21"/>
                    <a:stretch>
                      <a:fillRect/>
                    </a:stretch>
                  </pic:blipFill>
                  <pic:spPr>
                    <a:xfrm>
                      <a:off x="0" y="0"/>
                      <a:ext cx="4357422" cy="3834244"/>
                    </a:xfrm>
                    <a:prstGeom prst="rect">
                      <a:avLst/>
                    </a:prstGeom>
                  </pic:spPr>
                </pic:pic>
              </a:graphicData>
            </a:graphic>
          </wp:inline>
        </w:drawing>
      </w:r>
    </w:p>
    <w:p w14:paraId="579B25CF" w14:textId="77777777" w:rsidR="00796A6B" w:rsidRPr="00627D3D" w:rsidRDefault="00796A6B" w:rsidP="00796A6B">
      <w:pPr>
        <w:spacing w:line="278" w:lineRule="auto"/>
        <w:ind w:firstLine="0"/>
        <w:jc w:val="left"/>
      </w:pPr>
    </w:p>
    <w:p w14:paraId="760656A1" w14:textId="233048E7" w:rsidR="00796A6B" w:rsidRDefault="00796A6B" w:rsidP="00796A6B">
      <w:r w:rsidRPr="00627D3D">
        <w:t>Fuente: Elaborado por el estudiante de acuerdo con el proyecto</w:t>
      </w:r>
    </w:p>
    <w:p w14:paraId="7F9C66C6" w14:textId="77777777" w:rsidR="00F674E7" w:rsidRDefault="00F674E7" w:rsidP="00796A6B"/>
    <w:p w14:paraId="1148C6B5" w14:textId="77777777" w:rsidR="00F674E7" w:rsidRDefault="00F674E7" w:rsidP="00796A6B"/>
    <w:p w14:paraId="68112787" w14:textId="77777777" w:rsidR="00F674E7" w:rsidRDefault="00F674E7" w:rsidP="00796A6B"/>
    <w:p w14:paraId="5867A785" w14:textId="77777777" w:rsidR="00F674E7" w:rsidRDefault="00F674E7" w:rsidP="00796A6B"/>
    <w:p w14:paraId="6C3655EC" w14:textId="77777777" w:rsidR="00796A6B" w:rsidRDefault="00796A6B" w:rsidP="00796A6B">
      <w:r w:rsidRPr="008C5944">
        <w:lastRenderedPageBreak/>
        <w:t>Casos de prueba:</w:t>
      </w:r>
    </w:p>
    <w:p w14:paraId="05372C4C" w14:textId="77777777" w:rsidR="00CB2D95" w:rsidRDefault="00CB2D95" w:rsidP="00796A6B"/>
    <w:p w14:paraId="794D4C7E" w14:textId="1718A3C9" w:rsidR="003207E6" w:rsidRDefault="003207E6" w:rsidP="003207E6">
      <w:pPr>
        <w:pStyle w:val="Prrafodelista"/>
        <w:numPr>
          <w:ilvl w:val="0"/>
          <w:numId w:val="218"/>
        </w:numPr>
        <w:rPr>
          <w:lang w:val="es-419"/>
        </w:rPr>
      </w:pPr>
      <w:r w:rsidRPr="003207E6">
        <w:rPr>
          <w:lang w:val="es-419"/>
        </w:rPr>
        <w:t>Verificar la existencia de la opción para cambiar estado en el listado de departamentos</w:t>
      </w:r>
      <w:r>
        <w:rPr>
          <w:lang w:val="es-419"/>
        </w:rPr>
        <w:t>.</w:t>
      </w:r>
    </w:p>
    <w:p w14:paraId="476BDD92" w14:textId="77777777" w:rsidR="003207E6" w:rsidRPr="003207E6" w:rsidRDefault="003207E6" w:rsidP="003207E6">
      <w:pPr>
        <w:ind w:left="1440" w:firstLine="0"/>
        <w:rPr>
          <w:lang w:val="es-419"/>
        </w:rPr>
      </w:pPr>
    </w:p>
    <w:p w14:paraId="257C8086" w14:textId="5BECAC85" w:rsidR="003207E6" w:rsidRDefault="003207E6" w:rsidP="003207E6">
      <w:pPr>
        <w:pStyle w:val="Prrafodelista"/>
        <w:numPr>
          <w:ilvl w:val="0"/>
          <w:numId w:val="218"/>
        </w:numPr>
        <w:rPr>
          <w:lang w:val="es-419"/>
        </w:rPr>
      </w:pPr>
      <w:r w:rsidRPr="003207E6">
        <w:rPr>
          <w:lang w:val="es-419"/>
        </w:rPr>
        <w:t>Verificar la funcionalidad de activación/desactivación de departamentos</w:t>
      </w:r>
      <w:r>
        <w:rPr>
          <w:lang w:val="es-419"/>
        </w:rPr>
        <w:t>.</w:t>
      </w:r>
    </w:p>
    <w:p w14:paraId="0F8323D2" w14:textId="77777777" w:rsidR="003207E6" w:rsidRPr="003207E6" w:rsidRDefault="003207E6" w:rsidP="003207E6">
      <w:pPr>
        <w:ind w:firstLine="0"/>
        <w:rPr>
          <w:lang w:val="es-419"/>
        </w:rPr>
      </w:pPr>
    </w:p>
    <w:p w14:paraId="345B6D2C" w14:textId="79072881" w:rsidR="003207E6" w:rsidRPr="003207E6" w:rsidRDefault="003207E6" w:rsidP="003207E6">
      <w:pPr>
        <w:pStyle w:val="Prrafodelista"/>
        <w:numPr>
          <w:ilvl w:val="0"/>
          <w:numId w:val="218"/>
        </w:numPr>
        <w:rPr>
          <w:lang w:val="es-419"/>
        </w:rPr>
      </w:pPr>
      <w:r w:rsidRPr="003207E6">
        <w:rPr>
          <w:lang w:val="es-419"/>
        </w:rPr>
        <w:t>Verificar la actualización visual del estado en la interfaz</w:t>
      </w:r>
      <w:r>
        <w:rPr>
          <w:lang w:val="es-419"/>
        </w:rPr>
        <w:t>.</w:t>
      </w:r>
    </w:p>
    <w:p w14:paraId="746BFE5D" w14:textId="77777777" w:rsidR="00F674E7" w:rsidRPr="008C5944" w:rsidRDefault="00F674E7" w:rsidP="00CB2D95">
      <w:pPr>
        <w:ind w:firstLine="0"/>
      </w:pPr>
    </w:p>
    <w:p w14:paraId="0CD05033" w14:textId="77777777" w:rsidR="00796A6B" w:rsidRDefault="00796A6B" w:rsidP="00796A6B">
      <w:pPr>
        <w:ind w:left="720" w:firstLine="0"/>
      </w:pPr>
      <w:r w:rsidRPr="008C5944">
        <w:t>Resultados Esperados:</w:t>
      </w:r>
    </w:p>
    <w:p w14:paraId="2CC61326" w14:textId="77777777" w:rsidR="00CB2D95" w:rsidRDefault="00CB2D95" w:rsidP="00796A6B">
      <w:pPr>
        <w:ind w:left="720" w:firstLine="0"/>
      </w:pPr>
    </w:p>
    <w:p w14:paraId="773A2A78" w14:textId="550CAD19" w:rsidR="003207E6" w:rsidRDefault="003207E6" w:rsidP="003207E6">
      <w:pPr>
        <w:pStyle w:val="Prrafodelista"/>
        <w:numPr>
          <w:ilvl w:val="0"/>
          <w:numId w:val="219"/>
        </w:numPr>
        <w:rPr>
          <w:lang w:val="es-419"/>
        </w:rPr>
      </w:pPr>
      <w:r w:rsidRPr="003207E6">
        <w:rPr>
          <w:lang w:val="es-419"/>
        </w:rPr>
        <w:t>El botón o enlace "Cambiar Estado" es visible junto a cada departamento en el listado</w:t>
      </w:r>
      <w:r>
        <w:rPr>
          <w:lang w:val="es-419"/>
        </w:rPr>
        <w:t>.</w:t>
      </w:r>
    </w:p>
    <w:p w14:paraId="1C577DB4" w14:textId="77777777" w:rsidR="003207E6" w:rsidRPr="003207E6" w:rsidRDefault="003207E6" w:rsidP="003207E6">
      <w:pPr>
        <w:rPr>
          <w:lang w:val="es-419"/>
        </w:rPr>
      </w:pPr>
    </w:p>
    <w:p w14:paraId="0D7C413F" w14:textId="23AF2417" w:rsidR="003207E6" w:rsidRDefault="003207E6" w:rsidP="003207E6">
      <w:pPr>
        <w:pStyle w:val="Prrafodelista"/>
        <w:numPr>
          <w:ilvl w:val="0"/>
          <w:numId w:val="219"/>
        </w:numPr>
        <w:rPr>
          <w:lang w:val="es-419"/>
        </w:rPr>
      </w:pPr>
      <w:r w:rsidRPr="003207E6">
        <w:rPr>
          <w:lang w:val="es-419"/>
        </w:rPr>
        <w:t>Al hacer clic en "Cambiar Estado", el sistema modifica correctamente el estado del departamento (activo/inactivo)</w:t>
      </w:r>
      <w:r>
        <w:rPr>
          <w:lang w:val="es-419"/>
        </w:rPr>
        <w:t>.</w:t>
      </w:r>
    </w:p>
    <w:p w14:paraId="0908F3B8" w14:textId="77777777" w:rsidR="003207E6" w:rsidRPr="003207E6" w:rsidRDefault="003207E6" w:rsidP="003207E6">
      <w:pPr>
        <w:ind w:firstLine="0"/>
        <w:rPr>
          <w:lang w:val="es-419"/>
        </w:rPr>
      </w:pPr>
    </w:p>
    <w:p w14:paraId="3696F0A1" w14:textId="01F5E718" w:rsidR="00F674E7" w:rsidRPr="00CB2D95" w:rsidRDefault="003207E6" w:rsidP="00CB2D95">
      <w:pPr>
        <w:pStyle w:val="Prrafodelista"/>
        <w:numPr>
          <w:ilvl w:val="0"/>
          <w:numId w:val="219"/>
        </w:numPr>
        <w:rPr>
          <w:lang w:val="es-419"/>
        </w:rPr>
      </w:pPr>
      <w:r w:rsidRPr="003207E6">
        <w:rPr>
          <w:lang w:val="es-419"/>
        </w:rPr>
        <w:t>El cambio de estado se refleja visualmente en el listado de departamentos inmediatamente</w:t>
      </w:r>
      <w:r>
        <w:rPr>
          <w:lang w:val="es-419"/>
        </w:rPr>
        <w:t>.</w:t>
      </w:r>
    </w:p>
    <w:p w14:paraId="0DB0115E" w14:textId="77777777" w:rsidR="00F674E7" w:rsidRPr="008C5944" w:rsidRDefault="00F674E7" w:rsidP="00F674E7">
      <w:pPr>
        <w:pStyle w:val="Prrafodelista"/>
        <w:ind w:left="1800" w:firstLine="0"/>
      </w:pPr>
    </w:p>
    <w:p w14:paraId="6DD0004D" w14:textId="77777777" w:rsidR="00796A6B" w:rsidRDefault="00796A6B" w:rsidP="00796A6B">
      <w:pPr>
        <w:ind w:left="720" w:firstLine="0"/>
      </w:pPr>
      <w:r w:rsidRPr="008C5944">
        <w:t>Resultados obtenidos</w:t>
      </w:r>
      <w:r>
        <w:t>:</w:t>
      </w:r>
    </w:p>
    <w:p w14:paraId="422CB452" w14:textId="77777777" w:rsidR="00CB2D95" w:rsidRDefault="00CB2D95" w:rsidP="00796A6B">
      <w:pPr>
        <w:ind w:left="720" w:firstLine="0"/>
      </w:pPr>
    </w:p>
    <w:p w14:paraId="1BDACCEB" w14:textId="190102C6" w:rsidR="003207E6" w:rsidRDefault="003207E6" w:rsidP="003207E6">
      <w:pPr>
        <w:numPr>
          <w:ilvl w:val="0"/>
          <w:numId w:val="220"/>
        </w:numPr>
        <w:tabs>
          <w:tab w:val="num" w:pos="720"/>
        </w:tabs>
        <w:rPr>
          <w:lang w:val="es-419"/>
        </w:rPr>
      </w:pPr>
      <w:r w:rsidRPr="003207E6">
        <w:rPr>
          <w:lang w:val="es-419"/>
        </w:rPr>
        <w:t>La opción de cambio de estado está disponible para cada departamento en el listado</w:t>
      </w:r>
      <w:r>
        <w:rPr>
          <w:lang w:val="es-419"/>
        </w:rPr>
        <w:t>.</w:t>
      </w:r>
    </w:p>
    <w:p w14:paraId="20E287D6" w14:textId="77777777" w:rsidR="003207E6" w:rsidRPr="003207E6" w:rsidRDefault="003207E6" w:rsidP="003207E6">
      <w:pPr>
        <w:rPr>
          <w:lang w:val="es-419"/>
        </w:rPr>
      </w:pPr>
    </w:p>
    <w:p w14:paraId="4FAF1A6E" w14:textId="2D81E127" w:rsidR="003207E6" w:rsidRDefault="003207E6" w:rsidP="003207E6">
      <w:pPr>
        <w:numPr>
          <w:ilvl w:val="0"/>
          <w:numId w:val="220"/>
        </w:numPr>
        <w:tabs>
          <w:tab w:val="num" w:pos="720"/>
        </w:tabs>
        <w:rPr>
          <w:lang w:val="es-419"/>
        </w:rPr>
      </w:pPr>
      <w:r w:rsidRPr="003207E6">
        <w:rPr>
          <w:lang w:val="es-419"/>
        </w:rPr>
        <w:t>La funcionalidad de activación/desactivación funciona correctamente y actualiza la base de datos</w:t>
      </w:r>
      <w:r>
        <w:rPr>
          <w:lang w:val="es-419"/>
        </w:rPr>
        <w:t>.</w:t>
      </w:r>
    </w:p>
    <w:p w14:paraId="336BDC22" w14:textId="77777777" w:rsidR="003207E6" w:rsidRPr="003207E6" w:rsidRDefault="003207E6" w:rsidP="003207E6">
      <w:pPr>
        <w:ind w:firstLine="0"/>
        <w:rPr>
          <w:lang w:val="es-419"/>
        </w:rPr>
      </w:pPr>
    </w:p>
    <w:p w14:paraId="0B95D6CA" w14:textId="3F13F5CF" w:rsidR="003207E6" w:rsidRPr="003207E6" w:rsidRDefault="003207E6" w:rsidP="003207E6">
      <w:pPr>
        <w:numPr>
          <w:ilvl w:val="0"/>
          <w:numId w:val="220"/>
        </w:numPr>
        <w:tabs>
          <w:tab w:val="num" w:pos="720"/>
        </w:tabs>
        <w:rPr>
          <w:lang w:val="es-419"/>
        </w:rPr>
      </w:pPr>
      <w:r w:rsidRPr="003207E6">
        <w:rPr>
          <w:lang w:val="es-419"/>
        </w:rPr>
        <w:t>El estado visual del departamento se actualiza correctamente en la interfaz tras el cambio</w:t>
      </w:r>
      <w:r>
        <w:rPr>
          <w:lang w:val="es-419"/>
        </w:rPr>
        <w:t>.</w:t>
      </w:r>
    </w:p>
    <w:p w14:paraId="5C1512EF" w14:textId="77777777" w:rsidR="00267181" w:rsidRDefault="00267181" w:rsidP="00267181">
      <w:pPr>
        <w:rPr>
          <w:lang w:val="es-419"/>
        </w:rPr>
      </w:pPr>
    </w:p>
    <w:p w14:paraId="04511BE2" w14:textId="7B1E6AD0" w:rsidR="00CB2D95" w:rsidRPr="00CB2D95" w:rsidRDefault="00CB2D95" w:rsidP="00CB2D95">
      <w:pPr>
        <w:rPr>
          <w:lang w:val="es-419"/>
        </w:rPr>
      </w:pPr>
      <w:r w:rsidRPr="00CB2D95">
        <w:rPr>
          <w:lang w:val="es-419"/>
        </w:rPr>
        <w:t xml:space="preserve">En la figura 7.5 </w:t>
      </w:r>
      <w:r w:rsidRPr="00CB2D95">
        <w:t>inicialmente los registros aparecen con estado Activo. Al seleccionar la opción Cambiar Estado en el departamento “Economía”, el sistema despliega una ventana de confirmación solicitando validar la acción. Tras confirmar con el botón Modificar Estado, el registro se actualiza y el departamento “Economía” cambia su estado a Inactivo, reflejando el proceso de gestión de estados dentro del sistema.</w:t>
      </w:r>
    </w:p>
    <w:p w14:paraId="1BE4D809" w14:textId="7BE428C0" w:rsidR="00267181" w:rsidRPr="008C5944" w:rsidRDefault="00267181" w:rsidP="00267181">
      <w:pPr>
        <w:pStyle w:val="Descripcin"/>
      </w:pPr>
      <w:bookmarkStart w:id="718" w:name="_Toc210409348"/>
      <w:bookmarkStart w:id="719" w:name="_Toc210410128"/>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5</w:t>
      </w:r>
      <w:r>
        <w:rPr>
          <w:noProof/>
        </w:rPr>
        <w:fldChar w:fldCharType="end"/>
      </w:r>
      <w:r>
        <w:t xml:space="preserve"> “Captura de pantalla de prueba 1-2-3 caso de uso N°1.6”</w:t>
      </w:r>
      <w:bookmarkEnd w:id="718"/>
      <w:bookmarkEnd w:id="719"/>
    </w:p>
    <w:p w14:paraId="38151574" w14:textId="77777777" w:rsidR="00267181" w:rsidRDefault="00267181" w:rsidP="00267181"/>
    <w:p w14:paraId="33AB96E1" w14:textId="77777777" w:rsidR="001914B2" w:rsidRDefault="00765851" w:rsidP="001914B2">
      <w:pPr>
        <w:pStyle w:val="Sinespaciado"/>
      </w:pPr>
      <w:r w:rsidRPr="00437FB8">
        <w:rPr>
          <w:noProof/>
        </w:rPr>
        <w:drawing>
          <wp:inline distT="0" distB="0" distL="0" distR="0" wp14:anchorId="3F495EDB" wp14:editId="5FFAE184">
            <wp:extent cx="5971540" cy="3052445"/>
            <wp:effectExtent l="0" t="0" r="0" b="0"/>
            <wp:docPr id="1112521424"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21424" name="Imagen 1" descr="Una captura de pantalla de una red social&#10;&#10;El contenido generado por IA puede ser incorrecto."/>
                    <pic:cNvPicPr/>
                  </pic:nvPicPr>
                  <pic:blipFill>
                    <a:blip r:embed="rId119"/>
                    <a:stretch>
                      <a:fillRect/>
                    </a:stretch>
                  </pic:blipFill>
                  <pic:spPr>
                    <a:xfrm>
                      <a:off x="0" y="0"/>
                      <a:ext cx="5971540" cy="3052445"/>
                    </a:xfrm>
                    <a:prstGeom prst="rect">
                      <a:avLst/>
                    </a:prstGeom>
                  </pic:spPr>
                </pic:pic>
              </a:graphicData>
            </a:graphic>
          </wp:inline>
        </w:drawing>
      </w:r>
    </w:p>
    <w:p w14:paraId="0C8F0383" w14:textId="77777777" w:rsidR="001914B2" w:rsidRDefault="001914B2" w:rsidP="001914B2">
      <w:pPr>
        <w:pStyle w:val="Sinespaciado"/>
      </w:pPr>
    </w:p>
    <w:p w14:paraId="50C64D2F" w14:textId="06A22FE3" w:rsidR="00796A6B" w:rsidRPr="00CB2D95" w:rsidRDefault="00796A6B" w:rsidP="00CB2D95">
      <w:r>
        <w:t>Fuente: Captura realizada al sistema web EugCOM</w:t>
      </w:r>
    </w:p>
    <w:p w14:paraId="628BECBF" w14:textId="77777777" w:rsidR="00796A6B" w:rsidRDefault="00796A6B" w:rsidP="00796A6B">
      <w:pPr>
        <w:pStyle w:val="Ttulo2"/>
      </w:pPr>
      <w:r>
        <w:lastRenderedPageBreak/>
        <w:t>Prueba Unitaria CU N°1.8</w:t>
      </w:r>
    </w:p>
    <w:p w14:paraId="2D065213" w14:textId="77777777" w:rsidR="00796A6B" w:rsidRDefault="00796A6B" w:rsidP="00796A6B"/>
    <w:p w14:paraId="668771F3" w14:textId="77777777" w:rsidR="00796A6B" w:rsidRPr="006C0843" w:rsidRDefault="00796A6B" w:rsidP="00796A6B">
      <w:r w:rsidRPr="006C0843">
        <w:t xml:space="preserve">En la </w:t>
      </w:r>
      <w:r w:rsidRPr="006C0843">
        <w:rPr>
          <w:i/>
        </w:rPr>
        <w:t>Tabla</w:t>
      </w:r>
      <w:r>
        <w:rPr>
          <w:i/>
        </w:rPr>
        <w:t xml:space="preserve"> 7.6</w:t>
      </w:r>
      <w:r w:rsidRPr="006C0843">
        <w:rPr>
          <w:i/>
        </w:rPr>
        <w:t xml:space="preserve"> </w:t>
      </w:r>
      <w:r w:rsidRPr="006C0843">
        <w:t>se puede visualizar el Caso de uso N°1.8 en el cual el proceso comienza cuando el usuario se dirige a la pestaña de permisos y el sistema le muestra la pestaña de permisos con los listados de permisos, luego el usuario puede crear un permiso con su correspondiente motivo y el sistema guarda el motivo de permiso del trabajador.</w:t>
      </w:r>
    </w:p>
    <w:p w14:paraId="752B6951" w14:textId="77777777" w:rsidR="00796A6B" w:rsidRPr="006C0843" w:rsidRDefault="00796A6B" w:rsidP="00796A6B">
      <w:pPr>
        <w:spacing w:line="278" w:lineRule="auto"/>
        <w:ind w:firstLine="0"/>
        <w:jc w:val="left"/>
      </w:pPr>
    </w:p>
    <w:p w14:paraId="1D7433CD" w14:textId="77777777" w:rsidR="00796A6B" w:rsidRPr="006C0843" w:rsidRDefault="00796A6B" w:rsidP="00796A6B">
      <w:pPr>
        <w:pStyle w:val="Descripcin"/>
      </w:pPr>
      <w:bookmarkStart w:id="720" w:name="_Toc209985089"/>
      <w:bookmarkStart w:id="721" w:name="_Toc210409349"/>
      <w:bookmarkStart w:id="722" w:name="_Toc210410129"/>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6</w:t>
      </w:r>
      <w:r>
        <w:rPr>
          <w:noProof/>
        </w:rPr>
        <w:fldChar w:fldCharType="end"/>
      </w:r>
      <w:r>
        <w:t xml:space="preserve"> </w:t>
      </w:r>
      <w:r w:rsidRPr="006C0843">
        <w:t>Caso de uso N °1.8, Creando motivo de permiso</w:t>
      </w:r>
      <w:bookmarkEnd w:id="720"/>
      <w:bookmarkEnd w:id="721"/>
      <w:bookmarkEnd w:id="722"/>
    </w:p>
    <w:p w14:paraId="0DF3FE31" w14:textId="77777777" w:rsidR="00796A6B" w:rsidRPr="006C0843" w:rsidRDefault="00796A6B" w:rsidP="00796A6B">
      <w:pPr>
        <w:pStyle w:val="Sinespaciado"/>
      </w:pPr>
      <w:r w:rsidRPr="006C0843">
        <w:rPr>
          <w:noProof/>
        </w:rPr>
        <w:drawing>
          <wp:inline distT="0" distB="0" distL="0" distR="0" wp14:anchorId="43D048D1" wp14:editId="28864F6C">
            <wp:extent cx="5971540" cy="4780915"/>
            <wp:effectExtent l="0" t="0" r="0" b="635"/>
            <wp:docPr id="2029315115" name="Imagen 1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1540" cy="4780915"/>
                    </a:xfrm>
                    <a:prstGeom prst="rect">
                      <a:avLst/>
                    </a:prstGeom>
                    <a:noFill/>
                    <a:ln>
                      <a:noFill/>
                    </a:ln>
                  </pic:spPr>
                </pic:pic>
              </a:graphicData>
            </a:graphic>
          </wp:inline>
        </w:drawing>
      </w:r>
    </w:p>
    <w:p w14:paraId="646B528C" w14:textId="77777777" w:rsidR="00796A6B" w:rsidRPr="006C0843" w:rsidRDefault="00796A6B" w:rsidP="00796A6B">
      <w:pPr>
        <w:spacing w:line="278" w:lineRule="auto"/>
        <w:ind w:firstLine="0"/>
        <w:jc w:val="left"/>
      </w:pPr>
    </w:p>
    <w:p w14:paraId="044AC045" w14:textId="77777777" w:rsidR="00796A6B" w:rsidRPr="006C0843" w:rsidRDefault="00796A6B" w:rsidP="00796A6B">
      <w:pPr>
        <w:spacing w:line="278" w:lineRule="auto"/>
        <w:ind w:firstLine="0"/>
        <w:jc w:val="left"/>
      </w:pPr>
    </w:p>
    <w:p w14:paraId="42BED0C3" w14:textId="77777777" w:rsidR="00796A6B" w:rsidRDefault="00796A6B" w:rsidP="00796A6B">
      <w:r w:rsidRPr="006C0843">
        <w:t>Fuente: Elaborado por el estudiante de acuerdo con el proyecto</w:t>
      </w:r>
    </w:p>
    <w:p w14:paraId="59A844CB" w14:textId="77777777" w:rsidR="00706DFF" w:rsidRDefault="00706DFF" w:rsidP="00706DFF">
      <w:r w:rsidRPr="008C5944">
        <w:lastRenderedPageBreak/>
        <w:t>Casos de prueba:</w:t>
      </w:r>
    </w:p>
    <w:p w14:paraId="3A5F20D1" w14:textId="77777777" w:rsidR="00706DFF" w:rsidRDefault="00706DFF" w:rsidP="00706DFF"/>
    <w:p w14:paraId="43422BF4" w14:textId="5D0AF122" w:rsidR="00706DFF" w:rsidRPr="004E38B1" w:rsidRDefault="00706DFF" w:rsidP="004E38B1">
      <w:pPr>
        <w:pStyle w:val="Prrafodelista"/>
        <w:numPr>
          <w:ilvl w:val="1"/>
          <w:numId w:val="341"/>
        </w:numPr>
        <w:rPr>
          <w:lang w:val="es-419"/>
        </w:rPr>
      </w:pPr>
      <w:r w:rsidRPr="004E38B1">
        <w:rPr>
          <w:lang w:val="es-419"/>
        </w:rPr>
        <w:t xml:space="preserve">Verificar la existencia del formulario de </w:t>
      </w:r>
      <w:r w:rsidR="004E38B1" w:rsidRPr="004E38B1">
        <w:rPr>
          <w:lang w:val="es-419"/>
        </w:rPr>
        <w:t>motivos de permisos</w:t>
      </w:r>
      <w:r w:rsidRPr="004E38B1">
        <w:rPr>
          <w:lang w:val="es-419"/>
        </w:rPr>
        <w:t>.</w:t>
      </w:r>
    </w:p>
    <w:p w14:paraId="5C9D17B7" w14:textId="77777777" w:rsidR="00706DFF" w:rsidRPr="00A35524" w:rsidRDefault="00706DFF" w:rsidP="00706DFF">
      <w:pPr>
        <w:ind w:left="1440" w:firstLine="0"/>
        <w:rPr>
          <w:lang w:val="es-419"/>
        </w:rPr>
      </w:pPr>
    </w:p>
    <w:p w14:paraId="4F2864AC" w14:textId="4C9656C6" w:rsidR="00706DFF" w:rsidRPr="004E38B1" w:rsidRDefault="00706DFF" w:rsidP="004E38B1">
      <w:pPr>
        <w:pStyle w:val="Prrafodelista"/>
        <w:numPr>
          <w:ilvl w:val="1"/>
          <w:numId w:val="341"/>
        </w:numPr>
        <w:rPr>
          <w:lang w:val="es-419"/>
        </w:rPr>
      </w:pPr>
      <w:r w:rsidRPr="004E38B1">
        <w:rPr>
          <w:lang w:val="es-419"/>
        </w:rPr>
        <w:t>Verificar el ingreso de datos por parte del usuario en el formulario</w:t>
      </w:r>
    </w:p>
    <w:p w14:paraId="2403E281" w14:textId="77777777" w:rsidR="004E38B1" w:rsidRPr="00A35524" w:rsidRDefault="004E38B1" w:rsidP="004E38B1">
      <w:pPr>
        <w:rPr>
          <w:lang w:val="es-419"/>
        </w:rPr>
      </w:pPr>
    </w:p>
    <w:p w14:paraId="5BAB0987" w14:textId="5FB99806" w:rsidR="00706DFF" w:rsidRPr="004E38B1" w:rsidRDefault="00706DFF" w:rsidP="004E38B1">
      <w:pPr>
        <w:pStyle w:val="Prrafodelista"/>
        <w:numPr>
          <w:ilvl w:val="1"/>
          <w:numId w:val="341"/>
        </w:numPr>
        <w:rPr>
          <w:lang w:val="es-419"/>
        </w:rPr>
      </w:pPr>
      <w:r w:rsidRPr="004E38B1">
        <w:rPr>
          <w:lang w:val="es-419"/>
        </w:rPr>
        <w:t xml:space="preserve">Verificar el registro ingresado en la interfaz del sistema de gestión de </w:t>
      </w:r>
      <w:r w:rsidR="004E38B1" w:rsidRPr="004E38B1">
        <w:rPr>
          <w:lang w:val="es-419"/>
        </w:rPr>
        <w:t>motivos de permisos</w:t>
      </w:r>
      <w:r w:rsidRPr="004E38B1">
        <w:rPr>
          <w:lang w:val="es-419"/>
        </w:rPr>
        <w:t>.</w:t>
      </w:r>
    </w:p>
    <w:p w14:paraId="4B996139" w14:textId="77777777" w:rsidR="00706DFF" w:rsidRPr="00A35524" w:rsidRDefault="00706DFF" w:rsidP="00706DFF">
      <w:pPr>
        <w:pStyle w:val="Prrafodelista"/>
        <w:rPr>
          <w:lang w:val="es-419"/>
        </w:rPr>
      </w:pPr>
    </w:p>
    <w:p w14:paraId="5633B819" w14:textId="77777777" w:rsidR="00706DFF" w:rsidRPr="008C5944" w:rsidRDefault="00706DFF" w:rsidP="00706DFF">
      <w:pPr>
        <w:pStyle w:val="Prrafodelista"/>
        <w:ind w:left="1800" w:firstLine="0"/>
      </w:pPr>
    </w:p>
    <w:p w14:paraId="192A829B" w14:textId="77777777" w:rsidR="00706DFF" w:rsidRDefault="00706DFF" w:rsidP="00706DFF">
      <w:pPr>
        <w:ind w:left="720" w:firstLine="0"/>
      </w:pPr>
      <w:r w:rsidRPr="008C5944">
        <w:t>Resultados Esperados:</w:t>
      </w:r>
    </w:p>
    <w:p w14:paraId="06149440" w14:textId="77777777" w:rsidR="004E38B1" w:rsidRDefault="004E38B1" w:rsidP="004E38B1">
      <w:pPr>
        <w:ind w:firstLine="0"/>
        <w:rPr>
          <w:lang w:val="es-419"/>
        </w:rPr>
      </w:pPr>
    </w:p>
    <w:p w14:paraId="7283105D" w14:textId="1E8AF4BE" w:rsidR="00706DFF" w:rsidRPr="004E38B1" w:rsidRDefault="00706DFF" w:rsidP="004E38B1">
      <w:pPr>
        <w:pStyle w:val="Prrafodelista"/>
        <w:numPr>
          <w:ilvl w:val="1"/>
          <w:numId w:val="207"/>
        </w:numPr>
        <w:rPr>
          <w:lang w:val="es-419"/>
        </w:rPr>
      </w:pPr>
      <w:r w:rsidRPr="004E38B1">
        <w:rPr>
          <w:lang w:val="es-419"/>
        </w:rPr>
        <w:t>En la pestaña "</w:t>
      </w:r>
      <w:r w:rsidR="004E38B1" w:rsidRPr="004E38B1">
        <w:rPr>
          <w:lang w:val="es-419"/>
        </w:rPr>
        <w:t xml:space="preserve">Motivos de permisos </w:t>
      </w:r>
      <w:r w:rsidRPr="004E38B1">
        <w:rPr>
          <w:lang w:val="es-419"/>
        </w:rPr>
        <w:t>" se visualiza correctamente el formulario para la creación de este.</w:t>
      </w:r>
    </w:p>
    <w:p w14:paraId="2917C010" w14:textId="77777777" w:rsidR="00706DFF" w:rsidRPr="00A35524" w:rsidRDefault="00706DFF" w:rsidP="00706DFF">
      <w:pPr>
        <w:rPr>
          <w:lang w:val="es-419"/>
        </w:rPr>
      </w:pPr>
    </w:p>
    <w:p w14:paraId="0F2FFE75" w14:textId="7683713E" w:rsidR="00706DFF" w:rsidRPr="004E38B1" w:rsidRDefault="00706DFF" w:rsidP="004E38B1">
      <w:pPr>
        <w:pStyle w:val="Prrafodelista"/>
        <w:numPr>
          <w:ilvl w:val="1"/>
          <w:numId w:val="207"/>
        </w:numPr>
        <w:rPr>
          <w:lang w:val="es-419"/>
        </w:rPr>
      </w:pPr>
      <w:r w:rsidRPr="004E38B1">
        <w:rPr>
          <w:lang w:val="es-419"/>
        </w:rPr>
        <w:t xml:space="preserve">Se permite ingresar información en los campos del formulario de </w:t>
      </w:r>
      <w:r w:rsidR="004E38B1" w:rsidRPr="004E38B1">
        <w:rPr>
          <w:lang w:val="es-419"/>
        </w:rPr>
        <w:t>motivos de permisos</w:t>
      </w:r>
      <w:r w:rsidRPr="004E38B1">
        <w:rPr>
          <w:lang w:val="es-419"/>
        </w:rPr>
        <w:t>, reflejando en pantalla la información ingresada.</w:t>
      </w:r>
    </w:p>
    <w:p w14:paraId="3F417D69" w14:textId="77777777" w:rsidR="00706DFF" w:rsidRPr="00A35524" w:rsidRDefault="00706DFF" w:rsidP="00706DFF">
      <w:pPr>
        <w:ind w:firstLine="0"/>
        <w:rPr>
          <w:lang w:val="es-419"/>
        </w:rPr>
      </w:pPr>
    </w:p>
    <w:p w14:paraId="4E74F3BE" w14:textId="1220E617" w:rsidR="00706DFF" w:rsidRPr="004E38B1" w:rsidRDefault="00706DFF" w:rsidP="004E38B1">
      <w:pPr>
        <w:pStyle w:val="Prrafodelista"/>
        <w:numPr>
          <w:ilvl w:val="1"/>
          <w:numId w:val="207"/>
        </w:numPr>
        <w:rPr>
          <w:lang w:val="es-419"/>
        </w:rPr>
      </w:pPr>
      <w:r w:rsidRPr="004E38B1">
        <w:rPr>
          <w:lang w:val="es-419"/>
        </w:rPr>
        <w:t xml:space="preserve">La interfaz del sistema de </w:t>
      </w:r>
      <w:r w:rsidR="004E38B1" w:rsidRPr="004E38B1">
        <w:rPr>
          <w:lang w:val="es-419"/>
        </w:rPr>
        <w:t xml:space="preserve">motivos de permisos </w:t>
      </w:r>
      <w:r w:rsidRPr="004E38B1">
        <w:rPr>
          <w:lang w:val="es-419"/>
        </w:rPr>
        <w:t xml:space="preserve">registra correctamente la nueva creación de un </w:t>
      </w:r>
      <w:r w:rsidR="004E38B1" w:rsidRPr="004E38B1">
        <w:rPr>
          <w:lang w:val="es-419"/>
        </w:rPr>
        <w:t>nuevo motivo de permisos</w:t>
      </w:r>
      <w:r w:rsidRPr="004E38B1">
        <w:rPr>
          <w:lang w:val="es-419"/>
        </w:rPr>
        <w:t>, reflejándolo en la misma interfaz.</w:t>
      </w:r>
    </w:p>
    <w:p w14:paraId="77B7AE9D" w14:textId="77777777" w:rsidR="00706DFF" w:rsidRPr="008C5944" w:rsidRDefault="00706DFF" w:rsidP="00706DFF">
      <w:pPr>
        <w:ind w:firstLine="0"/>
      </w:pPr>
    </w:p>
    <w:p w14:paraId="6C8433F6" w14:textId="747C0A99" w:rsidR="004E38B1" w:rsidRDefault="00706DFF" w:rsidP="004E38B1">
      <w:pPr>
        <w:ind w:left="720" w:firstLine="0"/>
      </w:pPr>
      <w:r w:rsidRPr="008C5944">
        <w:t>Resultados obtenidos</w:t>
      </w:r>
      <w:r>
        <w:t>:</w:t>
      </w:r>
    </w:p>
    <w:p w14:paraId="188A553F" w14:textId="77777777" w:rsidR="004E38B1" w:rsidRDefault="004E38B1" w:rsidP="004E38B1">
      <w:pPr>
        <w:rPr>
          <w:lang w:val="es-419"/>
        </w:rPr>
      </w:pPr>
    </w:p>
    <w:p w14:paraId="5BB48CF4" w14:textId="3CB85423" w:rsidR="00706DFF" w:rsidRPr="00CB2D95" w:rsidRDefault="00706DFF" w:rsidP="00CB2D95">
      <w:pPr>
        <w:pStyle w:val="Prrafodelista"/>
        <w:numPr>
          <w:ilvl w:val="0"/>
          <w:numId w:val="365"/>
        </w:numPr>
        <w:rPr>
          <w:lang w:val="es-419"/>
        </w:rPr>
      </w:pPr>
      <w:r w:rsidRPr="00CB2D95">
        <w:rPr>
          <w:lang w:val="es-419"/>
        </w:rPr>
        <w:t xml:space="preserve">En la pestaña de </w:t>
      </w:r>
      <w:r w:rsidR="004E38B1" w:rsidRPr="00CB2D95">
        <w:rPr>
          <w:lang w:val="es-419"/>
        </w:rPr>
        <w:t xml:space="preserve">motivos de permisos </w:t>
      </w:r>
      <w:r w:rsidRPr="00CB2D95">
        <w:rPr>
          <w:lang w:val="es-419"/>
        </w:rPr>
        <w:t>se visualiza correctamente el formulario.</w:t>
      </w:r>
    </w:p>
    <w:p w14:paraId="38904A3A" w14:textId="77777777" w:rsidR="00706DFF" w:rsidRPr="00A35524" w:rsidRDefault="00706DFF" w:rsidP="00706DFF">
      <w:pPr>
        <w:ind w:firstLine="0"/>
        <w:rPr>
          <w:lang w:val="es-419"/>
        </w:rPr>
      </w:pPr>
    </w:p>
    <w:p w14:paraId="127C67E4" w14:textId="3E6D0A35" w:rsidR="00706DFF" w:rsidRPr="00CB2D95" w:rsidRDefault="00706DFF" w:rsidP="00CB2D95">
      <w:pPr>
        <w:pStyle w:val="Prrafodelista"/>
        <w:numPr>
          <w:ilvl w:val="0"/>
          <w:numId w:val="365"/>
        </w:numPr>
        <w:rPr>
          <w:lang w:val="es-419"/>
        </w:rPr>
      </w:pPr>
      <w:r w:rsidRPr="00CB2D95">
        <w:rPr>
          <w:lang w:val="es-419"/>
        </w:rPr>
        <w:t xml:space="preserve">El sistema permite ingresar información en los campos del formulario de </w:t>
      </w:r>
      <w:r w:rsidR="004E38B1" w:rsidRPr="00CB2D95">
        <w:rPr>
          <w:lang w:val="es-419"/>
        </w:rPr>
        <w:t>motivos de permisos</w:t>
      </w:r>
      <w:r w:rsidRPr="00CB2D95">
        <w:rPr>
          <w:lang w:val="es-419"/>
        </w:rPr>
        <w:t>, reflejándolo en pantalla correctamente</w:t>
      </w:r>
    </w:p>
    <w:p w14:paraId="49AA60FB" w14:textId="77777777" w:rsidR="00706DFF" w:rsidRPr="00A35524" w:rsidRDefault="00706DFF" w:rsidP="00706DFF">
      <w:pPr>
        <w:ind w:firstLine="0"/>
        <w:rPr>
          <w:lang w:val="es-419"/>
        </w:rPr>
      </w:pPr>
    </w:p>
    <w:p w14:paraId="28575E24" w14:textId="78E5CE6B" w:rsidR="00706DFF" w:rsidRPr="00CB2D95" w:rsidRDefault="00706DFF" w:rsidP="00CB2D95">
      <w:pPr>
        <w:pStyle w:val="Prrafodelista"/>
        <w:numPr>
          <w:ilvl w:val="0"/>
          <w:numId w:val="365"/>
        </w:numPr>
        <w:rPr>
          <w:lang w:val="es-419"/>
        </w:rPr>
      </w:pPr>
      <w:r w:rsidRPr="00CB2D95">
        <w:rPr>
          <w:lang w:val="es-419"/>
        </w:rPr>
        <w:t xml:space="preserve">La interfaz tras el registro exitoso del </w:t>
      </w:r>
      <w:r w:rsidR="004E38B1" w:rsidRPr="00CB2D95">
        <w:rPr>
          <w:lang w:val="es-419"/>
        </w:rPr>
        <w:t xml:space="preserve">motivo de permiso </w:t>
      </w:r>
      <w:r w:rsidRPr="00CB2D95">
        <w:rPr>
          <w:lang w:val="es-419"/>
        </w:rPr>
        <w:t>se logra visualizar en la interfaz.</w:t>
      </w:r>
    </w:p>
    <w:p w14:paraId="6A7E2E43" w14:textId="1FD501B9" w:rsidR="00267181" w:rsidRDefault="00267181" w:rsidP="00267181">
      <w:pPr>
        <w:rPr>
          <w:lang w:val="es-419"/>
        </w:rPr>
      </w:pPr>
    </w:p>
    <w:p w14:paraId="068CDFF0" w14:textId="41542BFD" w:rsidR="00CB2D95" w:rsidRDefault="00CB2D95" w:rsidP="00CB2D95">
      <w:r w:rsidRPr="00CB2D95">
        <w:rPr>
          <w:lang w:val="es-419"/>
        </w:rPr>
        <w:t xml:space="preserve">En la figura 7.6 </w:t>
      </w:r>
      <w:r w:rsidRPr="00CB2D95">
        <w:t>muestra el módulo de Motivos de Permisos, donde se registra un nuevo motivo con la descripción “Médico” en estado Activo. Tras hacer clic en Registrar, el sistema confirma la operación con un mensaje de éxito y actualiza la tabla de motivos, la cual ahora muestra dos registros: Banco y Médico, ambos en estado Activo junto con su respectiva fecha de creación</w:t>
      </w:r>
    </w:p>
    <w:p w14:paraId="0DFB70D1" w14:textId="77777777" w:rsidR="00CB2D95" w:rsidRPr="00CB2D95" w:rsidRDefault="00CB2D95" w:rsidP="00CB2D95">
      <w:pPr>
        <w:rPr>
          <w:lang w:val="es-419"/>
        </w:rPr>
      </w:pPr>
    </w:p>
    <w:p w14:paraId="283F0CD1" w14:textId="7830B409" w:rsidR="00267181" w:rsidRPr="008C5944" w:rsidRDefault="00267181" w:rsidP="00267181">
      <w:pPr>
        <w:pStyle w:val="Descripcin"/>
      </w:pPr>
      <w:bookmarkStart w:id="723" w:name="_Toc210409350"/>
      <w:bookmarkStart w:id="724" w:name="_Toc210410130"/>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6</w:t>
      </w:r>
      <w:r>
        <w:rPr>
          <w:noProof/>
        </w:rPr>
        <w:fldChar w:fldCharType="end"/>
      </w:r>
      <w:r>
        <w:t xml:space="preserve"> “Captura de pantalla de prueba 1-2-3 caso de uso N°1.8”</w:t>
      </w:r>
      <w:bookmarkEnd w:id="723"/>
      <w:bookmarkEnd w:id="724"/>
    </w:p>
    <w:p w14:paraId="54219ADE" w14:textId="77777777" w:rsidR="00267181" w:rsidRDefault="00267181" w:rsidP="00267181"/>
    <w:p w14:paraId="00F3C89D" w14:textId="77777777" w:rsidR="00765851" w:rsidRDefault="00765851" w:rsidP="00706DFF">
      <w:pPr>
        <w:pStyle w:val="Sinespaciado"/>
      </w:pPr>
      <w:r w:rsidRPr="00FB5581">
        <w:rPr>
          <w:noProof/>
        </w:rPr>
        <w:lastRenderedPageBreak/>
        <w:drawing>
          <wp:inline distT="0" distB="0" distL="0" distR="0" wp14:anchorId="1747C1D6" wp14:editId="06ECA219">
            <wp:extent cx="4526963" cy="3971925"/>
            <wp:effectExtent l="0" t="0" r="6985" b="0"/>
            <wp:docPr id="242370048"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70048" name="Imagen 1" descr="Una captura de pantalla de una red social&#10;&#10;El contenido generado por IA puede ser incorrecto."/>
                    <pic:cNvPicPr/>
                  </pic:nvPicPr>
                  <pic:blipFill>
                    <a:blip r:embed="rId120"/>
                    <a:stretch>
                      <a:fillRect/>
                    </a:stretch>
                  </pic:blipFill>
                  <pic:spPr>
                    <a:xfrm>
                      <a:off x="0" y="0"/>
                      <a:ext cx="4540752" cy="3984023"/>
                    </a:xfrm>
                    <a:prstGeom prst="rect">
                      <a:avLst/>
                    </a:prstGeom>
                  </pic:spPr>
                </pic:pic>
              </a:graphicData>
            </a:graphic>
          </wp:inline>
        </w:drawing>
      </w:r>
    </w:p>
    <w:p w14:paraId="6EDE1125" w14:textId="77777777" w:rsidR="00706DFF" w:rsidRDefault="00706DFF" w:rsidP="00796A6B"/>
    <w:p w14:paraId="33E9D7C6" w14:textId="4B579AAF" w:rsidR="00CB2D95" w:rsidRDefault="00796A6B" w:rsidP="00796A6B">
      <w:r>
        <w:t>Fuente: Captura realizada al sistema web EugCOM</w:t>
      </w:r>
    </w:p>
    <w:p w14:paraId="2F437E78" w14:textId="02E1DF6C" w:rsidR="00796A6B" w:rsidRDefault="00CB2D95" w:rsidP="00CB2D95">
      <w:pPr>
        <w:spacing w:line="278" w:lineRule="auto"/>
        <w:ind w:firstLine="0"/>
        <w:jc w:val="left"/>
      </w:pPr>
      <w:r>
        <w:br w:type="page"/>
      </w:r>
    </w:p>
    <w:p w14:paraId="1936912A" w14:textId="15BB4B64" w:rsidR="00796A6B" w:rsidRPr="00CB0FA9" w:rsidRDefault="00796A6B" w:rsidP="00796A6B">
      <w:pPr>
        <w:spacing w:line="278" w:lineRule="auto"/>
        <w:ind w:firstLine="0"/>
        <w:jc w:val="left"/>
        <w:rPr>
          <w:rFonts w:eastAsiaTheme="majorEastAsia" w:cstheme="majorBidi"/>
          <w:szCs w:val="32"/>
        </w:rPr>
      </w:pPr>
    </w:p>
    <w:p w14:paraId="5D6BA969" w14:textId="77777777" w:rsidR="00796A6B" w:rsidRDefault="00796A6B" w:rsidP="00796A6B">
      <w:pPr>
        <w:pStyle w:val="Ttulo2"/>
      </w:pPr>
      <w:r>
        <w:t>Prueba Unitaria CU N°1.9</w:t>
      </w:r>
    </w:p>
    <w:p w14:paraId="064F00FB" w14:textId="77777777" w:rsidR="00796A6B" w:rsidRDefault="00796A6B" w:rsidP="00796A6B"/>
    <w:p w14:paraId="1FE55CE0" w14:textId="77777777" w:rsidR="00796A6B" w:rsidRPr="00627D3D" w:rsidRDefault="00796A6B" w:rsidP="00796A6B">
      <w:r w:rsidRPr="00627D3D">
        <w:t xml:space="preserve">En la </w:t>
      </w:r>
      <w:r w:rsidRPr="00627D3D">
        <w:rPr>
          <w:i/>
        </w:rPr>
        <w:t xml:space="preserve">Tabla </w:t>
      </w:r>
      <w:r>
        <w:rPr>
          <w:i/>
        </w:rPr>
        <w:t xml:space="preserve">7.7 </w:t>
      </w:r>
      <w:r w:rsidRPr="00627D3D">
        <w:t>se puede visualizar el Caso de Uso N°1.9 que consiste en activar o desactivar un motivo de permiso de un trabajador, siempre y cuando se tengan agregados los motivos de permisos.</w:t>
      </w:r>
    </w:p>
    <w:p w14:paraId="3D28BFFD" w14:textId="77777777" w:rsidR="00796A6B" w:rsidRPr="00627D3D" w:rsidRDefault="00796A6B" w:rsidP="00796A6B">
      <w:pPr>
        <w:spacing w:line="278" w:lineRule="auto"/>
        <w:ind w:firstLine="0"/>
        <w:jc w:val="left"/>
      </w:pPr>
    </w:p>
    <w:p w14:paraId="5F5A12BE" w14:textId="77777777" w:rsidR="00796A6B" w:rsidRPr="00627D3D" w:rsidRDefault="00796A6B" w:rsidP="00796A6B">
      <w:pPr>
        <w:pStyle w:val="Descripcin"/>
      </w:pPr>
      <w:bookmarkStart w:id="725" w:name="_Toc209985090"/>
      <w:bookmarkStart w:id="726" w:name="_Toc210409351"/>
      <w:bookmarkStart w:id="727" w:name="_Toc210410131"/>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7</w:t>
      </w:r>
      <w:r>
        <w:rPr>
          <w:noProof/>
        </w:rPr>
        <w:fldChar w:fldCharType="end"/>
      </w:r>
      <w:r>
        <w:t xml:space="preserve"> </w:t>
      </w:r>
      <w:r w:rsidRPr="00627D3D">
        <w:t>Caso de uso N°1.9, Activando/Desactivando motivo de permiso</w:t>
      </w:r>
      <w:bookmarkEnd w:id="725"/>
      <w:bookmarkEnd w:id="726"/>
      <w:bookmarkEnd w:id="727"/>
    </w:p>
    <w:p w14:paraId="1D8DE7F4" w14:textId="77777777" w:rsidR="00796A6B" w:rsidRPr="00627D3D" w:rsidRDefault="00796A6B" w:rsidP="00796A6B">
      <w:pPr>
        <w:pStyle w:val="Sinespaciado"/>
      </w:pPr>
      <w:r w:rsidRPr="00627D3D">
        <w:rPr>
          <w:noProof/>
        </w:rPr>
        <w:drawing>
          <wp:inline distT="0" distB="0" distL="0" distR="0" wp14:anchorId="43A19F60" wp14:editId="2A6C081C">
            <wp:extent cx="4201064" cy="3410349"/>
            <wp:effectExtent l="0" t="0" r="9525" b="0"/>
            <wp:docPr id="1410719068" name="Imagen 74"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04605" cy="3413224"/>
                    </a:xfrm>
                    <a:prstGeom prst="rect">
                      <a:avLst/>
                    </a:prstGeom>
                    <a:noFill/>
                    <a:ln>
                      <a:noFill/>
                    </a:ln>
                  </pic:spPr>
                </pic:pic>
              </a:graphicData>
            </a:graphic>
          </wp:inline>
        </w:drawing>
      </w:r>
    </w:p>
    <w:p w14:paraId="680848D1" w14:textId="77777777" w:rsidR="00796A6B" w:rsidRPr="00627D3D" w:rsidRDefault="00796A6B" w:rsidP="00796A6B">
      <w:pPr>
        <w:spacing w:line="278" w:lineRule="auto"/>
        <w:ind w:firstLine="0"/>
        <w:jc w:val="left"/>
      </w:pPr>
    </w:p>
    <w:p w14:paraId="20DE5737" w14:textId="77777777" w:rsidR="00796A6B" w:rsidRDefault="00796A6B" w:rsidP="00796A6B">
      <w:r w:rsidRPr="00627D3D">
        <w:t>Fuente: Elaborado por el estudiante de acuerdo con el proyecto</w:t>
      </w:r>
    </w:p>
    <w:p w14:paraId="0CC491EE" w14:textId="77777777" w:rsidR="00796A6B" w:rsidRDefault="00796A6B" w:rsidP="00796A6B"/>
    <w:p w14:paraId="715BEBE0" w14:textId="77777777" w:rsidR="003C392F" w:rsidRDefault="003C392F" w:rsidP="00796A6B"/>
    <w:p w14:paraId="17860C35" w14:textId="77777777" w:rsidR="003C392F" w:rsidRDefault="003C392F" w:rsidP="00796A6B"/>
    <w:p w14:paraId="2E2C36E3" w14:textId="77777777" w:rsidR="003C392F" w:rsidRDefault="003C392F" w:rsidP="00CB2D95">
      <w:pPr>
        <w:ind w:firstLine="0"/>
      </w:pPr>
    </w:p>
    <w:p w14:paraId="6C1F0CBC" w14:textId="77777777" w:rsidR="00796A6B" w:rsidRDefault="00796A6B" w:rsidP="00796A6B">
      <w:r w:rsidRPr="008C5944">
        <w:lastRenderedPageBreak/>
        <w:t>Casos de prueba:</w:t>
      </w:r>
    </w:p>
    <w:p w14:paraId="220561A0" w14:textId="77777777" w:rsidR="00CB2D95" w:rsidRDefault="00CB2D95" w:rsidP="00796A6B"/>
    <w:p w14:paraId="7A90091F" w14:textId="158A3C7D" w:rsidR="003207E6" w:rsidRDefault="003207E6" w:rsidP="003207E6">
      <w:pPr>
        <w:pStyle w:val="Prrafodelista"/>
        <w:numPr>
          <w:ilvl w:val="0"/>
          <w:numId w:val="224"/>
        </w:numPr>
        <w:rPr>
          <w:lang w:val="es-419"/>
        </w:rPr>
      </w:pPr>
      <w:r w:rsidRPr="003207E6">
        <w:rPr>
          <w:lang w:val="es-419"/>
        </w:rPr>
        <w:t>Verificar la existencia de la opción para cambiar estado en el listado de motivos de permiso</w:t>
      </w:r>
      <w:r>
        <w:rPr>
          <w:lang w:val="es-419"/>
        </w:rPr>
        <w:t>.</w:t>
      </w:r>
    </w:p>
    <w:p w14:paraId="5F7D3D33" w14:textId="77777777" w:rsidR="003207E6" w:rsidRPr="003207E6" w:rsidRDefault="003207E6" w:rsidP="003207E6">
      <w:pPr>
        <w:ind w:left="1440" w:firstLine="0"/>
        <w:rPr>
          <w:lang w:val="es-419"/>
        </w:rPr>
      </w:pPr>
    </w:p>
    <w:p w14:paraId="02BAE047" w14:textId="51F57B4F" w:rsidR="003207E6" w:rsidRDefault="003207E6" w:rsidP="003207E6">
      <w:pPr>
        <w:pStyle w:val="Prrafodelista"/>
        <w:numPr>
          <w:ilvl w:val="0"/>
          <w:numId w:val="224"/>
        </w:numPr>
        <w:rPr>
          <w:lang w:val="es-419"/>
        </w:rPr>
      </w:pPr>
      <w:r w:rsidRPr="003207E6">
        <w:rPr>
          <w:lang w:val="es-419"/>
        </w:rPr>
        <w:t>Verificar la funcionalidad de activación/desactivación de motivos de permiso</w:t>
      </w:r>
      <w:r>
        <w:rPr>
          <w:lang w:val="es-419"/>
        </w:rPr>
        <w:t>.</w:t>
      </w:r>
    </w:p>
    <w:p w14:paraId="7B43FA95" w14:textId="77777777" w:rsidR="003207E6" w:rsidRPr="003207E6" w:rsidRDefault="003207E6" w:rsidP="003207E6">
      <w:pPr>
        <w:ind w:firstLine="0"/>
        <w:rPr>
          <w:lang w:val="es-419"/>
        </w:rPr>
      </w:pPr>
    </w:p>
    <w:p w14:paraId="563ABA91" w14:textId="5722309F" w:rsidR="003207E6" w:rsidRDefault="003207E6" w:rsidP="003207E6">
      <w:pPr>
        <w:pStyle w:val="Prrafodelista"/>
        <w:numPr>
          <w:ilvl w:val="0"/>
          <w:numId w:val="224"/>
        </w:numPr>
        <w:rPr>
          <w:lang w:val="es-419"/>
        </w:rPr>
      </w:pPr>
      <w:r w:rsidRPr="003207E6">
        <w:rPr>
          <w:lang w:val="es-419"/>
        </w:rPr>
        <w:t>Verificar la actualización visual del estado en la interfaz</w:t>
      </w:r>
      <w:r>
        <w:rPr>
          <w:lang w:val="es-419"/>
        </w:rPr>
        <w:t>.</w:t>
      </w:r>
    </w:p>
    <w:p w14:paraId="78343984" w14:textId="77777777" w:rsidR="00CB2D95" w:rsidRPr="00CB2D95" w:rsidRDefault="00CB2D95" w:rsidP="00CB2D95">
      <w:pPr>
        <w:ind w:firstLine="0"/>
        <w:rPr>
          <w:lang w:val="es-419"/>
        </w:rPr>
      </w:pPr>
    </w:p>
    <w:p w14:paraId="1AB3BB88" w14:textId="77777777" w:rsidR="003C392F" w:rsidRPr="003207E6" w:rsidRDefault="003C392F" w:rsidP="003C392F">
      <w:pPr>
        <w:pStyle w:val="Prrafodelista"/>
        <w:ind w:left="1800" w:firstLine="0"/>
        <w:rPr>
          <w:lang w:val="es-419"/>
        </w:rPr>
      </w:pPr>
    </w:p>
    <w:p w14:paraId="34B6B125" w14:textId="77777777" w:rsidR="00796A6B" w:rsidRDefault="00796A6B" w:rsidP="00796A6B">
      <w:pPr>
        <w:ind w:left="720" w:firstLine="0"/>
      </w:pPr>
      <w:r w:rsidRPr="008C5944">
        <w:t>Resultados Esperados:</w:t>
      </w:r>
    </w:p>
    <w:p w14:paraId="376D874F" w14:textId="77777777" w:rsidR="00CB2D95" w:rsidRDefault="00CB2D95" w:rsidP="00796A6B">
      <w:pPr>
        <w:ind w:left="720" w:firstLine="0"/>
      </w:pPr>
    </w:p>
    <w:p w14:paraId="4C48B5BB" w14:textId="4520774B" w:rsidR="003207E6" w:rsidRDefault="003207E6" w:rsidP="003207E6">
      <w:pPr>
        <w:pStyle w:val="Prrafodelista"/>
        <w:numPr>
          <w:ilvl w:val="0"/>
          <w:numId w:val="225"/>
        </w:numPr>
        <w:rPr>
          <w:lang w:val="es-419"/>
        </w:rPr>
      </w:pPr>
      <w:r w:rsidRPr="003207E6">
        <w:rPr>
          <w:lang w:val="es-419"/>
        </w:rPr>
        <w:t>El botón o enlace "Cambiar Estado" es visible junto a cada motivo de permiso en el listado</w:t>
      </w:r>
      <w:r>
        <w:rPr>
          <w:lang w:val="es-419"/>
        </w:rPr>
        <w:t>.</w:t>
      </w:r>
    </w:p>
    <w:p w14:paraId="0C22F839" w14:textId="77777777" w:rsidR="003207E6" w:rsidRPr="003207E6" w:rsidRDefault="003207E6" w:rsidP="003207E6">
      <w:pPr>
        <w:ind w:left="1440" w:firstLine="0"/>
        <w:rPr>
          <w:lang w:val="es-419"/>
        </w:rPr>
      </w:pPr>
    </w:p>
    <w:p w14:paraId="1C70A053" w14:textId="6C760A12" w:rsidR="003207E6" w:rsidRDefault="003207E6" w:rsidP="003207E6">
      <w:pPr>
        <w:pStyle w:val="Prrafodelista"/>
        <w:numPr>
          <w:ilvl w:val="0"/>
          <w:numId w:val="225"/>
        </w:numPr>
        <w:rPr>
          <w:lang w:val="es-419"/>
        </w:rPr>
      </w:pPr>
      <w:r w:rsidRPr="003207E6">
        <w:rPr>
          <w:lang w:val="es-419"/>
        </w:rPr>
        <w:t>Al hacer clic en "Cambiar Estado", el sistema modifica correctamente el estado del motivo de permiso (activo/inactivo)</w:t>
      </w:r>
      <w:r>
        <w:rPr>
          <w:lang w:val="es-419"/>
        </w:rPr>
        <w:t>.</w:t>
      </w:r>
    </w:p>
    <w:p w14:paraId="08B7AA6E" w14:textId="77777777" w:rsidR="003207E6" w:rsidRPr="003207E6" w:rsidRDefault="003207E6" w:rsidP="003207E6">
      <w:pPr>
        <w:ind w:firstLine="0"/>
        <w:rPr>
          <w:lang w:val="es-419"/>
        </w:rPr>
      </w:pPr>
    </w:p>
    <w:p w14:paraId="27C35E61" w14:textId="6F88094A" w:rsidR="003207E6" w:rsidRPr="003207E6" w:rsidRDefault="003207E6" w:rsidP="003207E6">
      <w:pPr>
        <w:pStyle w:val="Prrafodelista"/>
        <w:numPr>
          <w:ilvl w:val="0"/>
          <w:numId w:val="225"/>
        </w:numPr>
        <w:rPr>
          <w:lang w:val="es-419"/>
        </w:rPr>
      </w:pPr>
      <w:r w:rsidRPr="003207E6">
        <w:rPr>
          <w:lang w:val="es-419"/>
        </w:rPr>
        <w:t>El cambio de estado se refleja visualmente en el listado de motivos de permiso inmediatamente</w:t>
      </w:r>
      <w:r>
        <w:rPr>
          <w:lang w:val="es-419"/>
        </w:rPr>
        <w:t>.</w:t>
      </w:r>
    </w:p>
    <w:p w14:paraId="766F7459" w14:textId="77777777" w:rsidR="003C392F" w:rsidRPr="003207E6" w:rsidRDefault="003C392F" w:rsidP="003C392F">
      <w:pPr>
        <w:pStyle w:val="Prrafodelista"/>
        <w:ind w:left="1800" w:firstLine="0"/>
        <w:rPr>
          <w:lang w:val="es-419"/>
        </w:rPr>
      </w:pPr>
    </w:p>
    <w:p w14:paraId="038073CE" w14:textId="77777777" w:rsidR="00796A6B" w:rsidRDefault="00796A6B" w:rsidP="00796A6B">
      <w:pPr>
        <w:ind w:left="720" w:firstLine="0"/>
      </w:pPr>
      <w:r w:rsidRPr="008C5944">
        <w:t>Resultados obtenidos</w:t>
      </w:r>
      <w:r>
        <w:t>:</w:t>
      </w:r>
    </w:p>
    <w:p w14:paraId="36036467" w14:textId="77777777" w:rsidR="00CB2D95" w:rsidRDefault="00CB2D95" w:rsidP="00796A6B">
      <w:pPr>
        <w:ind w:left="720" w:firstLine="0"/>
      </w:pPr>
    </w:p>
    <w:p w14:paraId="37C5C3E9" w14:textId="227B9A47" w:rsidR="003207E6" w:rsidRDefault="003207E6" w:rsidP="003207E6">
      <w:pPr>
        <w:pStyle w:val="Prrafodelista"/>
        <w:numPr>
          <w:ilvl w:val="0"/>
          <w:numId w:val="226"/>
        </w:numPr>
        <w:rPr>
          <w:lang w:val="es-419"/>
        </w:rPr>
      </w:pPr>
      <w:r w:rsidRPr="003207E6">
        <w:rPr>
          <w:lang w:val="es-419"/>
        </w:rPr>
        <w:lastRenderedPageBreak/>
        <w:t>La opción de cambio de estado está disponible para cada motivo de permiso en el listado</w:t>
      </w:r>
      <w:r>
        <w:rPr>
          <w:lang w:val="es-419"/>
        </w:rPr>
        <w:t>.</w:t>
      </w:r>
    </w:p>
    <w:p w14:paraId="27897C14" w14:textId="77777777" w:rsidR="003207E6" w:rsidRPr="003207E6" w:rsidRDefault="003207E6" w:rsidP="003207E6">
      <w:pPr>
        <w:ind w:left="1440" w:firstLine="0"/>
        <w:rPr>
          <w:lang w:val="es-419"/>
        </w:rPr>
      </w:pPr>
    </w:p>
    <w:p w14:paraId="58FF535F" w14:textId="563ACD39" w:rsidR="003207E6" w:rsidRDefault="003207E6" w:rsidP="003207E6">
      <w:pPr>
        <w:pStyle w:val="Prrafodelista"/>
        <w:numPr>
          <w:ilvl w:val="0"/>
          <w:numId w:val="226"/>
        </w:numPr>
        <w:rPr>
          <w:lang w:val="es-419"/>
        </w:rPr>
      </w:pPr>
      <w:r w:rsidRPr="003207E6">
        <w:rPr>
          <w:lang w:val="es-419"/>
        </w:rPr>
        <w:t>La funcionalidad de activación/desactivación funciona correctamente y actualiza la base de datos</w:t>
      </w:r>
      <w:r>
        <w:rPr>
          <w:lang w:val="es-419"/>
        </w:rPr>
        <w:t>.</w:t>
      </w:r>
    </w:p>
    <w:p w14:paraId="30992625" w14:textId="77777777" w:rsidR="003207E6" w:rsidRPr="003207E6" w:rsidRDefault="003207E6" w:rsidP="003207E6">
      <w:pPr>
        <w:ind w:firstLine="0"/>
        <w:rPr>
          <w:lang w:val="es-419"/>
        </w:rPr>
      </w:pPr>
    </w:p>
    <w:p w14:paraId="5792DAF7" w14:textId="04CD7ACA" w:rsidR="003207E6" w:rsidRPr="003207E6" w:rsidRDefault="003207E6" w:rsidP="003207E6">
      <w:pPr>
        <w:pStyle w:val="Prrafodelista"/>
        <w:numPr>
          <w:ilvl w:val="0"/>
          <w:numId w:val="226"/>
        </w:numPr>
        <w:rPr>
          <w:lang w:val="es-419"/>
        </w:rPr>
      </w:pPr>
      <w:r w:rsidRPr="003207E6">
        <w:rPr>
          <w:lang w:val="es-419"/>
        </w:rPr>
        <w:t>El estado visual del motivo de permiso se actualiza correctamente en la interfaz tras el cambio</w:t>
      </w:r>
      <w:r>
        <w:rPr>
          <w:lang w:val="es-419"/>
        </w:rPr>
        <w:t>.</w:t>
      </w:r>
    </w:p>
    <w:p w14:paraId="15F9D803" w14:textId="77777777" w:rsidR="00CB2D95" w:rsidRDefault="00CB2D95" w:rsidP="00CB2D95">
      <w:pPr>
        <w:rPr>
          <w:lang w:val="es-419"/>
        </w:rPr>
      </w:pPr>
    </w:p>
    <w:p w14:paraId="76F0030A" w14:textId="0674EFB7" w:rsidR="00CB2D95" w:rsidRDefault="00CB2D95" w:rsidP="00CB2D95">
      <w:r w:rsidRPr="00CB2D95">
        <w:rPr>
          <w:lang w:val="es-419"/>
        </w:rPr>
        <w:t xml:space="preserve">En la figura 7.7 </w:t>
      </w:r>
      <w:r w:rsidRPr="00CB2D95">
        <w:t>muestra el módulo de Motivos de Permisos, donde inicialmente el motivo “Médico” aparece con estado Activo. Al hacer clic en la opción Cambiar Estado, el sistema despliega una ventana de confirmación preguntando si se desea modificar el estado. Tras confirmar con el botón Modificar Estado, el registro se actualiza y el motivo “Médico” pasa a estado Inactivo, mientras que el motivo “Banco” permanece en estado Activo.</w:t>
      </w:r>
    </w:p>
    <w:p w14:paraId="31A5A6CF" w14:textId="77777777" w:rsidR="00CB2D95" w:rsidRPr="00CB2D95" w:rsidRDefault="00CB2D95" w:rsidP="00CB2D95">
      <w:pPr>
        <w:rPr>
          <w:lang w:val="es-419"/>
        </w:rPr>
      </w:pPr>
    </w:p>
    <w:p w14:paraId="02B3016F" w14:textId="5904C948" w:rsidR="00267181" w:rsidRPr="008C5944" w:rsidRDefault="00267181" w:rsidP="00267181">
      <w:pPr>
        <w:pStyle w:val="Descripcin"/>
      </w:pPr>
      <w:bookmarkStart w:id="728" w:name="_Toc210409352"/>
      <w:bookmarkStart w:id="729" w:name="_Toc210410132"/>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7</w:t>
      </w:r>
      <w:r>
        <w:rPr>
          <w:noProof/>
        </w:rPr>
        <w:fldChar w:fldCharType="end"/>
      </w:r>
      <w:r>
        <w:t xml:space="preserve"> “Captura de pantalla de prueba 1-2-3 caso de uso N°1.9”</w:t>
      </w:r>
      <w:bookmarkEnd w:id="728"/>
      <w:bookmarkEnd w:id="729"/>
    </w:p>
    <w:p w14:paraId="75596CE2" w14:textId="77777777" w:rsidR="00267181" w:rsidRDefault="00267181" w:rsidP="00267181">
      <w:pPr>
        <w:pStyle w:val="Prrafodelista"/>
        <w:ind w:left="1800" w:firstLine="0"/>
      </w:pPr>
    </w:p>
    <w:p w14:paraId="7FCF7FE0" w14:textId="77777777" w:rsidR="00314CE1" w:rsidRDefault="00765851" w:rsidP="001914B2">
      <w:pPr>
        <w:pStyle w:val="Sinespaciado"/>
      </w:pPr>
      <w:r w:rsidRPr="00282C17">
        <w:rPr>
          <w:noProof/>
        </w:rPr>
        <w:drawing>
          <wp:inline distT="0" distB="0" distL="0" distR="0" wp14:anchorId="653B5EB6" wp14:editId="1E7B5903">
            <wp:extent cx="5971540" cy="2101215"/>
            <wp:effectExtent l="0" t="0" r="0" b="0"/>
            <wp:docPr id="57578252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82521" name="Imagen 1" descr="Captura de pantalla de un celular&#10;&#10;El contenido generado por IA puede ser incorrecto."/>
                    <pic:cNvPicPr/>
                  </pic:nvPicPr>
                  <pic:blipFill>
                    <a:blip r:embed="rId121"/>
                    <a:stretch>
                      <a:fillRect/>
                    </a:stretch>
                  </pic:blipFill>
                  <pic:spPr>
                    <a:xfrm>
                      <a:off x="0" y="0"/>
                      <a:ext cx="5971540" cy="2101215"/>
                    </a:xfrm>
                    <a:prstGeom prst="rect">
                      <a:avLst/>
                    </a:prstGeom>
                  </pic:spPr>
                </pic:pic>
              </a:graphicData>
            </a:graphic>
          </wp:inline>
        </w:drawing>
      </w:r>
    </w:p>
    <w:p w14:paraId="2F692D0B" w14:textId="77777777" w:rsidR="001914B2" w:rsidRDefault="001914B2" w:rsidP="001914B2">
      <w:pPr>
        <w:pStyle w:val="Sinespaciado"/>
      </w:pPr>
    </w:p>
    <w:p w14:paraId="0956C798" w14:textId="12800E0E" w:rsidR="00796A6B" w:rsidRPr="00CB2D95" w:rsidRDefault="00796A6B" w:rsidP="00CB2D95">
      <w:r>
        <w:t>Fuente: Captura realizada al sistema web EugCOM</w:t>
      </w:r>
    </w:p>
    <w:p w14:paraId="6133D341" w14:textId="77777777" w:rsidR="00796A6B" w:rsidRDefault="00796A6B" w:rsidP="00796A6B">
      <w:pPr>
        <w:pStyle w:val="Ttulo2"/>
      </w:pPr>
      <w:r>
        <w:lastRenderedPageBreak/>
        <w:t>Prueba Unitaria CU N°1.11</w:t>
      </w:r>
    </w:p>
    <w:p w14:paraId="1C3C57EE" w14:textId="77777777" w:rsidR="00796A6B" w:rsidRDefault="00796A6B" w:rsidP="00796A6B"/>
    <w:p w14:paraId="52060DD7" w14:textId="77777777" w:rsidR="00796A6B" w:rsidRPr="006C0843" w:rsidRDefault="00796A6B" w:rsidP="00796A6B">
      <w:r w:rsidRPr="006C0843">
        <w:t xml:space="preserve">En la </w:t>
      </w:r>
      <w:r w:rsidRPr="006C0843">
        <w:rPr>
          <w:i/>
        </w:rPr>
        <w:t xml:space="preserve">Tabla </w:t>
      </w:r>
      <w:r>
        <w:rPr>
          <w:i/>
        </w:rPr>
        <w:t>7.8</w:t>
      </w:r>
      <w:r w:rsidRPr="006C0843">
        <w:rPr>
          <w:i/>
        </w:rPr>
        <w:t xml:space="preserve"> </w:t>
      </w:r>
      <w:r w:rsidRPr="006C0843">
        <w:t>se puede visualizar el Caso de uso N°1.11 cuyo propósito es crear el tipo de contrato con su correspondiente descripción.</w:t>
      </w:r>
    </w:p>
    <w:p w14:paraId="4D4DDCC7" w14:textId="77777777" w:rsidR="00796A6B" w:rsidRPr="006C0843" w:rsidRDefault="00796A6B" w:rsidP="00796A6B"/>
    <w:p w14:paraId="3F1B98CF" w14:textId="77777777" w:rsidR="00796A6B" w:rsidRPr="006C0843" w:rsidRDefault="00796A6B" w:rsidP="00796A6B">
      <w:pPr>
        <w:pStyle w:val="Descripcin"/>
      </w:pPr>
      <w:bookmarkStart w:id="730" w:name="_Toc209985091"/>
      <w:bookmarkStart w:id="731" w:name="_Toc210409353"/>
      <w:bookmarkStart w:id="732" w:name="_Toc210410133"/>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8</w:t>
      </w:r>
      <w:r>
        <w:rPr>
          <w:noProof/>
        </w:rPr>
        <w:fldChar w:fldCharType="end"/>
      </w:r>
      <w:r>
        <w:t xml:space="preserve"> </w:t>
      </w:r>
      <w:r w:rsidRPr="006C0843">
        <w:t>Caso de uso N °1.11, Creando tipos de contratos con su descripción</w:t>
      </w:r>
      <w:bookmarkEnd w:id="730"/>
      <w:bookmarkEnd w:id="731"/>
      <w:bookmarkEnd w:id="732"/>
    </w:p>
    <w:p w14:paraId="20C200DD" w14:textId="77777777" w:rsidR="00796A6B" w:rsidRPr="006C0843" w:rsidRDefault="00796A6B" w:rsidP="00796A6B">
      <w:pPr>
        <w:pStyle w:val="Sinespaciado"/>
      </w:pPr>
      <w:r w:rsidRPr="00B45140">
        <w:rPr>
          <w:noProof/>
        </w:rPr>
        <w:drawing>
          <wp:inline distT="0" distB="0" distL="0" distR="0" wp14:anchorId="0D7FD2AC" wp14:editId="7BC1C24F">
            <wp:extent cx="4734334" cy="3450566"/>
            <wp:effectExtent l="0" t="0" r="0" b="0"/>
            <wp:docPr id="1272763845" name="Imagen 1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36100" cy="3451853"/>
                    </a:xfrm>
                    <a:prstGeom prst="rect">
                      <a:avLst/>
                    </a:prstGeom>
                    <a:noFill/>
                    <a:ln>
                      <a:noFill/>
                    </a:ln>
                  </pic:spPr>
                </pic:pic>
              </a:graphicData>
            </a:graphic>
          </wp:inline>
        </w:drawing>
      </w:r>
    </w:p>
    <w:p w14:paraId="4DA7D296" w14:textId="77777777" w:rsidR="00796A6B" w:rsidRPr="006C0843" w:rsidRDefault="00796A6B" w:rsidP="00796A6B">
      <w:pPr>
        <w:ind w:firstLine="0"/>
      </w:pPr>
    </w:p>
    <w:p w14:paraId="41952CB7" w14:textId="0E2CDFB4" w:rsidR="004E38B1" w:rsidRDefault="00796A6B" w:rsidP="00314CE1">
      <w:r w:rsidRPr="006C0843">
        <w:t>Fuente: Elaborado por el estudiante de acuerdo con el proyecto</w:t>
      </w:r>
    </w:p>
    <w:p w14:paraId="0E22146D" w14:textId="77777777" w:rsidR="004E38B1" w:rsidRDefault="004E38B1" w:rsidP="00796A6B"/>
    <w:p w14:paraId="40F8C2C7" w14:textId="77777777" w:rsidR="00796A6B" w:rsidRDefault="00796A6B" w:rsidP="00796A6B">
      <w:r w:rsidRPr="008C5944">
        <w:t>Casos de prueba:</w:t>
      </w:r>
    </w:p>
    <w:p w14:paraId="2BAE38E2" w14:textId="77777777" w:rsidR="00314CE1" w:rsidRDefault="00314CE1" w:rsidP="00796A6B"/>
    <w:p w14:paraId="0062E69C" w14:textId="1D39D3D0" w:rsidR="003207E6" w:rsidRPr="00314CE1" w:rsidRDefault="003207E6" w:rsidP="00314CE1">
      <w:pPr>
        <w:pStyle w:val="Prrafodelista"/>
        <w:numPr>
          <w:ilvl w:val="0"/>
          <w:numId w:val="355"/>
        </w:numPr>
        <w:rPr>
          <w:lang w:val="es-419"/>
        </w:rPr>
      </w:pPr>
      <w:r w:rsidRPr="00314CE1">
        <w:rPr>
          <w:lang w:val="es-419"/>
        </w:rPr>
        <w:t>Verificar</w:t>
      </w:r>
      <w:r w:rsidR="004E38B1" w:rsidRPr="00314CE1">
        <w:rPr>
          <w:lang w:val="es-419"/>
        </w:rPr>
        <w:t xml:space="preserve"> la existencia del formulario de tipos de contratos </w:t>
      </w:r>
    </w:p>
    <w:p w14:paraId="634CE569" w14:textId="77777777" w:rsidR="003207E6" w:rsidRPr="003207E6" w:rsidRDefault="003207E6" w:rsidP="003207E6">
      <w:pPr>
        <w:rPr>
          <w:lang w:val="es-419"/>
        </w:rPr>
      </w:pPr>
    </w:p>
    <w:p w14:paraId="6D3597E1" w14:textId="0977AF70" w:rsidR="003207E6" w:rsidRPr="00314CE1" w:rsidRDefault="00314CE1" w:rsidP="00314CE1">
      <w:pPr>
        <w:pStyle w:val="Prrafodelista"/>
        <w:numPr>
          <w:ilvl w:val="0"/>
          <w:numId w:val="355"/>
        </w:numPr>
        <w:rPr>
          <w:lang w:val="es-419"/>
        </w:rPr>
      </w:pPr>
      <w:r w:rsidRPr="00314CE1">
        <w:rPr>
          <w:lang w:val="es-419"/>
        </w:rPr>
        <w:lastRenderedPageBreak/>
        <w:t>Verificar el ingreso de datos por parte del usuario en el formulario de</w:t>
      </w:r>
      <w:r w:rsidR="003207E6" w:rsidRPr="00314CE1">
        <w:rPr>
          <w:lang w:val="es-419"/>
        </w:rPr>
        <w:t xml:space="preserve"> "</w:t>
      </w:r>
      <w:r w:rsidRPr="00314CE1">
        <w:rPr>
          <w:lang w:val="es-419"/>
        </w:rPr>
        <w:t xml:space="preserve"> Tipos de Contrato </w:t>
      </w:r>
      <w:r w:rsidR="003207E6" w:rsidRPr="00314CE1">
        <w:rPr>
          <w:lang w:val="es-419"/>
        </w:rPr>
        <w:t>".</w:t>
      </w:r>
    </w:p>
    <w:p w14:paraId="3CF98FFC" w14:textId="77777777" w:rsidR="003207E6" w:rsidRPr="003207E6" w:rsidRDefault="003207E6" w:rsidP="003207E6">
      <w:pPr>
        <w:ind w:firstLine="0"/>
        <w:rPr>
          <w:lang w:val="es-419"/>
        </w:rPr>
      </w:pPr>
    </w:p>
    <w:p w14:paraId="1C38887F" w14:textId="34C6A1CB" w:rsidR="002C7463" w:rsidRDefault="003207E6" w:rsidP="00314CE1">
      <w:pPr>
        <w:pStyle w:val="Prrafodelista"/>
        <w:numPr>
          <w:ilvl w:val="0"/>
          <w:numId w:val="355"/>
        </w:numPr>
        <w:rPr>
          <w:lang w:val="es-419"/>
        </w:rPr>
      </w:pPr>
      <w:r w:rsidRPr="00314CE1">
        <w:rPr>
          <w:lang w:val="es-419"/>
        </w:rPr>
        <w:t xml:space="preserve">Verificar </w:t>
      </w:r>
      <w:r w:rsidR="00314CE1" w:rsidRPr="00314CE1">
        <w:rPr>
          <w:lang w:val="es-419"/>
        </w:rPr>
        <w:t>el registro ingresado en la interfaz del sistema de gestión de Tipos de Contrato</w:t>
      </w:r>
    </w:p>
    <w:p w14:paraId="1A2D8ADB" w14:textId="77777777" w:rsidR="00314CE1" w:rsidRPr="00314CE1" w:rsidRDefault="00314CE1" w:rsidP="00314CE1">
      <w:pPr>
        <w:ind w:firstLine="0"/>
        <w:rPr>
          <w:lang w:val="es-419"/>
        </w:rPr>
      </w:pPr>
    </w:p>
    <w:p w14:paraId="31B33A81" w14:textId="77777777" w:rsidR="00796A6B" w:rsidRDefault="00796A6B" w:rsidP="00796A6B">
      <w:pPr>
        <w:ind w:left="720" w:firstLine="0"/>
      </w:pPr>
      <w:r w:rsidRPr="008C5944">
        <w:t>Resultados Esperados:</w:t>
      </w:r>
    </w:p>
    <w:p w14:paraId="756F3FDE" w14:textId="77777777" w:rsidR="00314CE1" w:rsidRDefault="00314CE1" w:rsidP="00796A6B">
      <w:pPr>
        <w:ind w:left="720" w:firstLine="0"/>
      </w:pPr>
    </w:p>
    <w:p w14:paraId="18E652AA" w14:textId="716E7E97" w:rsidR="00314CE1" w:rsidRPr="00314CE1" w:rsidRDefault="00314CE1" w:rsidP="00314CE1">
      <w:pPr>
        <w:pStyle w:val="Prrafodelista"/>
        <w:numPr>
          <w:ilvl w:val="0"/>
          <w:numId w:val="346"/>
        </w:numPr>
        <w:rPr>
          <w:lang w:val="es-419"/>
        </w:rPr>
      </w:pPr>
      <w:r w:rsidRPr="00314CE1">
        <w:rPr>
          <w:lang w:val="es-419"/>
        </w:rPr>
        <w:t>En la pestaña " Tipos de Contrato " se visualiza correctamente el formulario para la creación de este.</w:t>
      </w:r>
    </w:p>
    <w:p w14:paraId="56FE114F" w14:textId="77777777" w:rsidR="00314CE1" w:rsidRPr="00A35524" w:rsidRDefault="00314CE1" w:rsidP="00314CE1">
      <w:pPr>
        <w:rPr>
          <w:lang w:val="es-419"/>
        </w:rPr>
      </w:pPr>
    </w:p>
    <w:p w14:paraId="6BEADD76" w14:textId="633DC3B9" w:rsidR="00314CE1" w:rsidRPr="00314CE1" w:rsidRDefault="00314CE1" w:rsidP="00314CE1">
      <w:pPr>
        <w:pStyle w:val="Prrafodelista"/>
        <w:numPr>
          <w:ilvl w:val="0"/>
          <w:numId w:val="346"/>
        </w:numPr>
        <w:rPr>
          <w:lang w:val="es-419"/>
        </w:rPr>
      </w:pPr>
      <w:r w:rsidRPr="00314CE1">
        <w:rPr>
          <w:lang w:val="es-419"/>
        </w:rPr>
        <w:t>Se permite ingresar información en los campos del formulario de Tipos de Contrato, reflejando en pantalla la información ingresada.</w:t>
      </w:r>
    </w:p>
    <w:p w14:paraId="2C3EE8EF" w14:textId="77777777" w:rsidR="00314CE1" w:rsidRPr="00A35524" w:rsidRDefault="00314CE1" w:rsidP="00314CE1">
      <w:pPr>
        <w:ind w:firstLine="0"/>
        <w:rPr>
          <w:lang w:val="es-419"/>
        </w:rPr>
      </w:pPr>
    </w:p>
    <w:p w14:paraId="047AF66A" w14:textId="4BC71252" w:rsidR="00314CE1" w:rsidRPr="00314CE1" w:rsidRDefault="00314CE1" w:rsidP="00314CE1">
      <w:pPr>
        <w:pStyle w:val="Prrafodelista"/>
        <w:numPr>
          <w:ilvl w:val="0"/>
          <w:numId w:val="346"/>
        </w:numPr>
        <w:rPr>
          <w:lang w:val="es-419"/>
        </w:rPr>
      </w:pPr>
      <w:r w:rsidRPr="00314CE1">
        <w:rPr>
          <w:lang w:val="es-419"/>
        </w:rPr>
        <w:t>La interfaz del sistema de Tipos de Contrato registra correctamente la nueva creación de un nuevo Tipo de Contrato, reflejándolo en la misma interfaz.</w:t>
      </w:r>
    </w:p>
    <w:p w14:paraId="7C4BEEF6" w14:textId="77777777" w:rsidR="00314CE1" w:rsidRPr="008C5944" w:rsidRDefault="00314CE1" w:rsidP="00314CE1">
      <w:pPr>
        <w:ind w:firstLine="0"/>
      </w:pPr>
    </w:p>
    <w:p w14:paraId="081B44E3" w14:textId="77777777" w:rsidR="00314CE1" w:rsidRDefault="00314CE1" w:rsidP="00314CE1">
      <w:pPr>
        <w:ind w:left="720" w:firstLine="0"/>
      </w:pPr>
      <w:r w:rsidRPr="008C5944">
        <w:t>Resultados obtenidos</w:t>
      </w:r>
      <w:r>
        <w:t>:</w:t>
      </w:r>
    </w:p>
    <w:p w14:paraId="192E7323" w14:textId="77777777" w:rsidR="00314CE1" w:rsidRDefault="00314CE1" w:rsidP="00314CE1">
      <w:pPr>
        <w:rPr>
          <w:lang w:val="es-419"/>
        </w:rPr>
      </w:pPr>
    </w:p>
    <w:p w14:paraId="2603C1CF" w14:textId="780F3547" w:rsidR="00314CE1" w:rsidRPr="00314CE1" w:rsidRDefault="00314CE1" w:rsidP="00314CE1">
      <w:pPr>
        <w:pStyle w:val="Prrafodelista"/>
        <w:numPr>
          <w:ilvl w:val="0"/>
          <w:numId w:val="353"/>
        </w:numPr>
        <w:rPr>
          <w:lang w:val="es-419"/>
        </w:rPr>
      </w:pPr>
      <w:r w:rsidRPr="00314CE1">
        <w:rPr>
          <w:lang w:val="es-419"/>
        </w:rPr>
        <w:t>En la pestaña de Tipos de Contrato se visualiza correctamente el formulario.</w:t>
      </w:r>
    </w:p>
    <w:p w14:paraId="792EEF99" w14:textId="77777777" w:rsidR="00314CE1" w:rsidRPr="00A35524" w:rsidRDefault="00314CE1" w:rsidP="00314CE1">
      <w:pPr>
        <w:ind w:firstLine="0"/>
        <w:rPr>
          <w:lang w:val="es-419"/>
        </w:rPr>
      </w:pPr>
    </w:p>
    <w:p w14:paraId="18AAB2C7" w14:textId="543B28FF" w:rsidR="00314CE1" w:rsidRPr="00314CE1" w:rsidRDefault="00314CE1" w:rsidP="00314CE1">
      <w:pPr>
        <w:pStyle w:val="Prrafodelista"/>
        <w:numPr>
          <w:ilvl w:val="0"/>
          <w:numId w:val="353"/>
        </w:numPr>
        <w:rPr>
          <w:lang w:val="es-419"/>
        </w:rPr>
      </w:pPr>
      <w:r w:rsidRPr="00314CE1">
        <w:rPr>
          <w:lang w:val="es-419"/>
        </w:rPr>
        <w:t>El sistema permite ingresar información en los campos del formulario de Tipos de Contrato, reflejándolo en pantalla correctamente</w:t>
      </w:r>
    </w:p>
    <w:p w14:paraId="679928E0" w14:textId="77777777" w:rsidR="00314CE1" w:rsidRPr="00A35524" w:rsidRDefault="00314CE1" w:rsidP="00314CE1">
      <w:pPr>
        <w:ind w:firstLine="0"/>
        <w:rPr>
          <w:lang w:val="es-419"/>
        </w:rPr>
      </w:pPr>
    </w:p>
    <w:p w14:paraId="79C1F622" w14:textId="280B365E" w:rsidR="00314CE1" w:rsidRPr="00314CE1" w:rsidRDefault="00314CE1" w:rsidP="00314CE1">
      <w:pPr>
        <w:pStyle w:val="Prrafodelista"/>
        <w:numPr>
          <w:ilvl w:val="0"/>
          <w:numId w:val="353"/>
        </w:numPr>
        <w:rPr>
          <w:lang w:val="es-419"/>
        </w:rPr>
      </w:pPr>
      <w:r w:rsidRPr="00314CE1">
        <w:rPr>
          <w:lang w:val="es-419"/>
        </w:rPr>
        <w:lastRenderedPageBreak/>
        <w:t>La interfaz tras el registro exitoso del Tipo de Contrato se logra visualizar en la interfaz.</w:t>
      </w:r>
    </w:p>
    <w:p w14:paraId="4E6AC9B8" w14:textId="748B23B8" w:rsidR="003207E6" w:rsidRPr="003207E6" w:rsidRDefault="003207E6" w:rsidP="00314CE1">
      <w:pPr>
        <w:rPr>
          <w:lang w:val="es-419"/>
        </w:rPr>
      </w:pPr>
    </w:p>
    <w:p w14:paraId="1309A460" w14:textId="190882C2" w:rsidR="00267181" w:rsidRPr="00CB2D95" w:rsidRDefault="00CB2D95" w:rsidP="00CB2D95">
      <w:pPr>
        <w:rPr>
          <w:lang w:val="es-419"/>
        </w:rPr>
      </w:pPr>
      <w:r w:rsidRPr="00CB2D95">
        <w:rPr>
          <w:lang w:val="es-419"/>
        </w:rPr>
        <w:t xml:space="preserve">En la figura 7.8 </w:t>
      </w:r>
      <w:r w:rsidRPr="00CB2D95">
        <w:t>muestra el módulo de Tipo de Contrato, donde se registra un nuevo contrato con el nombre “Prueba”, estado Activo y descripción “prueba”. Tras hacer clic en Registrar, el sistema confirma el registro con un mensaje de éxito y actualiza la tabla de tipos de contrato</w:t>
      </w:r>
    </w:p>
    <w:p w14:paraId="61CBF1BF" w14:textId="580AD4F4" w:rsidR="00267181" w:rsidRPr="008C5944" w:rsidRDefault="00267181" w:rsidP="00267181">
      <w:pPr>
        <w:pStyle w:val="Descripcin"/>
      </w:pPr>
      <w:bookmarkStart w:id="733" w:name="_Toc210409354"/>
      <w:bookmarkStart w:id="734" w:name="_Toc210410134"/>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8</w:t>
      </w:r>
      <w:r>
        <w:rPr>
          <w:noProof/>
        </w:rPr>
        <w:fldChar w:fldCharType="end"/>
      </w:r>
      <w:r>
        <w:t xml:space="preserve"> “Captura de pantalla de prueba 1-2 caso de uso N°1.11”</w:t>
      </w:r>
      <w:bookmarkEnd w:id="733"/>
      <w:bookmarkEnd w:id="734"/>
    </w:p>
    <w:p w14:paraId="0FA5AC34" w14:textId="77777777" w:rsidR="00267181" w:rsidRDefault="00267181" w:rsidP="002C7463">
      <w:pPr>
        <w:ind w:left="1440" w:hanging="720"/>
      </w:pPr>
    </w:p>
    <w:p w14:paraId="394F8BE5" w14:textId="1F0AB870" w:rsidR="00796A6B" w:rsidRPr="008C5944" w:rsidRDefault="00D73602" w:rsidP="00314CE1">
      <w:pPr>
        <w:pStyle w:val="Sinespaciado"/>
      </w:pPr>
      <w:r w:rsidRPr="00D73602">
        <w:rPr>
          <w:noProof/>
        </w:rPr>
        <w:drawing>
          <wp:inline distT="0" distB="0" distL="0" distR="0" wp14:anchorId="795260AC" wp14:editId="6C3B9182">
            <wp:extent cx="5971540" cy="4458335"/>
            <wp:effectExtent l="0" t="0" r="0" b="0"/>
            <wp:docPr id="184716125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61251" name="Imagen 1" descr="Interfaz de usuario gráfica&#10;&#10;El contenido generado por IA puede ser incorrecto."/>
                    <pic:cNvPicPr/>
                  </pic:nvPicPr>
                  <pic:blipFill>
                    <a:blip r:embed="rId122"/>
                    <a:stretch>
                      <a:fillRect/>
                    </a:stretch>
                  </pic:blipFill>
                  <pic:spPr>
                    <a:xfrm>
                      <a:off x="0" y="0"/>
                      <a:ext cx="5971540" cy="4458335"/>
                    </a:xfrm>
                    <a:prstGeom prst="rect">
                      <a:avLst/>
                    </a:prstGeom>
                  </pic:spPr>
                </pic:pic>
              </a:graphicData>
            </a:graphic>
          </wp:inline>
        </w:drawing>
      </w:r>
    </w:p>
    <w:p w14:paraId="3E30D707" w14:textId="77777777" w:rsidR="00314CE1" w:rsidRDefault="00314CE1" w:rsidP="00796A6B"/>
    <w:p w14:paraId="3BB6ADA1" w14:textId="693555FE" w:rsidR="00796A6B" w:rsidRDefault="00796A6B" w:rsidP="00796A6B">
      <w:r>
        <w:t>Fuente: Captura realizada al sistema web EugCOM</w:t>
      </w:r>
    </w:p>
    <w:p w14:paraId="44F3CFE8" w14:textId="7DA3AB26" w:rsidR="00796A6B" w:rsidRPr="00CB0FA9" w:rsidRDefault="00796A6B" w:rsidP="00796A6B">
      <w:pPr>
        <w:spacing w:line="278" w:lineRule="auto"/>
        <w:ind w:firstLine="0"/>
        <w:jc w:val="left"/>
        <w:rPr>
          <w:rFonts w:eastAsiaTheme="majorEastAsia" w:cstheme="majorBidi"/>
          <w:szCs w:val="32"/>
        </w:rPr>
      </w:pPr>
    </w:p>
    <w:p w14:paraId="587BD77D" w14:textId="77777777" w:rsidR="00796A6B" w:rsidRDefault="00796A6B" w:rsidP="00796A6B">
      <w:pPr>
        <w:pStyle w:val="Ttulo2"/>
      </w:pPr>
      <w:r>
        <w:lastRenderedPageBreak/>
        <w:t>Prueba Unitaria CU N°1.12</w:t>
      </w:r>
    </w:p>
    <w:p w14:paraId="2206B8F1" w14:textId="77777777" w:rsidR="00796A6B" w:rsidRDefault="00796A6B" w:rsidP="00796A6B"/>
    <w:p w14:paraId="76F1C9EB" w14:textId="77777777" w:rsidR="00796A6B" w:rsidRPr="003E7C7C" w:rsidRDefault="00796A6B" w:rsidP="00796A6B">
      <w:pPr>
        <w:rPr>
          <w:u w:val="single"/>
        </w:rPr>
      </w:pPr>
      <w:r w:rsidRPr="00627D3D">
        <w:t xml:space="preserve">En la </w:t>
      </w:r>
      <w:r w:rsidRPr="00627D3D">
        <w:rPr>
          <w:i/>
        </w:rPr>
        <w:t xml:space="preserve">Tabla </w:t>
      </w:r>
      <w:r>
        <w:rPr>
          <w:i/>
        </w:rPr>
        <w:t>7.9</w:t>
      </w:r>
      <w:r w:rsidRPr="00627D3D">
        <w:t xml:space="preserve"> se puede visualizar el Caso de uso N°1.12 que consiste en activar o desactivar un tipo de contrato y el sistema agrega u oculta un tipo de contrato dependiendo de las acciones realizadas.</w:t>
      </w:r>
    </w:p>
    <w:p w14:paraId="34DC2A71" w14:textId="77777777" w:rsidR="00796A6B" w:rsidRPr="00627D3D" w:rsidRDefault="00796A6B" w:rsidP="00796A6B">
      <w:pPr>
        <w:spacing w:line="278" w:lineRule="auto"/>
        <w:ind w:firstLine="0"/>
        <w:jc w:val="left"/>
      </w:pPr>
    </w:p>
    <w:p w14:paraId="7D550471" w14:textId="77777777" w:rsidR="00796A6B" w:rsidRPr="00627D3D" w:rsidRDefault="00796A6B" w:rsidP="00796A6B">
      <w:pPr>
        <w:pStyle w:val="Descripcin"/>
      </w:pPr>
      <w:bookmarkStart w:id="735" w:name="_Toc209985092"/>
      <w:bookmarkStart w:id="736" w:name="_Toc210409355"/>
      <w:bookmarkStart w:id="737" w:name="_Toc210410135"/>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9</w:t>
      </w:r>
      <w:r>
        <w:rPr>
          <w:noProof/>
        </w:rPr>
        <w:fldChar w:fldCharType="end"/>
      </w:r>
      <w:r>
        <w:t xml:space="preserve"> </w:t>
      </w:r>
      <w:r w:rsidRPr="00627D3D">
        <w:t>Caso de uso N °1.12, cambiando el estado de un tipo de contrato</w:t>
      </w:r>
      <w:bookmarkEnd w:id="735"/>
      <w:bookmarkEnd w:id="736"/>
      <w:bookmarkEnd w:id="737"/>
    </w:p>
    <w:p w14:paraId="4198699F" w14:textId="77777777" w:rsidR="00796A6B" w:rsidRPr="00627D3D" w:rsidRDefault="00796A6B" w:rsidP="00796A6B">
      <w:pPr>
        <w:pStyle w:val="Sinespaciado"/>
      </w:pPr>
      <w:r w:rsidRPr="00627D3D">
        <w:rPr>
          <w:noProof/>
        </w:rPr>
        <w:drawing>
          <wp:inline distT="0" distB="0" distL="0" distR="0" wp14:anchorId="534848E2" wp14:editId="1720ED6E">
            <wp:extent cx="4412806" cy="3554083"/>
            <wp:effectExtent l="0" t="0" r="6985" b="8890"/>
            <wp:docPr id="1585566260" name="Imagen 7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19866" cy="3559769"/>
                    </a:xfrm>
                    <a:prstGeom prst="rect">
                      <a:avLst/>
                    </a:prstGeom>
                    <a:noFill/>
                    <a:ln>
                      <a:noFill/>
                    </a:ln>
                  </pic:spPr>
                </pic:pic>
              </a:graphicData>
            </a:graphic>
          </wp:inline>
        </w:drawing>
      </w:r>
    </w:p>
    <w:p w14:paraId="0F18DB4C" w14:textId="77777777" w:rsidR="00796A6B" w:rsidRPr="00627D3D" w:rsidRDefault="00796A6B" w:rsidP="00796A6B">
      <w:pPr>
        <w:spacing w:line="278" w:lineRule="auto"/>
        <w:ind w:firstLine="0"/>
        <w:jc w:val="left"/>
      </w:pPr>
    </w:p>
    <w:p w14:paraId="3F389FE1" w14:textId="0AE9C7F2" w:rsidR="00473B5D" w:rsidRDefault="00796A6B" w:rsidP="00CB2D95">
      <w:r w:rsidRPr="00627D3D">
        <w:t>Fuente: Elaborado por el estudiante de acuerdo con el proyecto</w:t>
      </w:r>
    </w:p>
    <w:p w14:paraId="767CCE1F" w14:textId="77777777" w:rsidR="00473B5D" w:rsidRPr="00627D3D" w:rsidRDefault="00473B5D" w:rsidP="00796A6B"/>
    <w:p w14:paraId="51B40021" w14:textId="77777777" w:rsidR="00796A6B" w:rsidRDefault="00796A6B" w:rsidP="00796A6B">
      <w:r w:rsidRPr="008C5944">
        <w:t>Casos de prueba:</w:t>
      </w:r>
    </w:p>
    <w:p w14:paraId="61F3D46A" w14:textId="77777777" w:rsidR="00CB2D95" w:rsidRDefault="00CB2D95" w:rsidP="00796A6B"/>
    <w:p w14:paraId="0F2046B0" w14:textId="1DF29B2F" w:rsidR="003207E6" w:rsidRDefault="003207E6" w:rsidP="003207E6">
      <w:pPr>
        <w:pStyle w:val="Prrafodelista"/>
        <w:numPr>
          <w:ilvl w:val="0"/>
          <w:numId w:val="230"/>
        </w:numPr>
        <w:rPr>
          <w:lang w:val="es-419"/>
        </w:rPr>
      </w:pPr>
      <w:r w:rsidRPr="003207E6">
        <w:rPr>
          <w:lang w:val="es-419"/>
        </w:rPr>
        <w:t>Verificar la existencia de la opción para cambiar estado en el listado de tipos de contrato</w:t>
      </w:r>
      <w:r>
        <w:rPr>
          <w:lang w:val="es-419"/>
        </w:rPr>
        <w:t>.</w:t>
      </w:r>
    </w:p>
    <w:p w14:paraId="288E7C4E" w14:textId="77777777" w:rsidR="003207E6" w:rsidRPr="003207E6" w:rsidRDefault="003207E6" w:rsidP="003207E6">
      <w:pPr>
        <w:ind w:left="1440" w:firstLine="0"/>
        <w:rPr>
          <w:lang w:val="es-419"/>
        </w:rPr>
      </w:pPr>
    </w:p>
    <w:p w14:paraId="64448E99" w14:textId="6F65B152" w:rsidR="003207E6" w:rsidRDefault="003207E6" w:rsidP="003207E6">
      <w:pPr>
        <w:pStyle w:val="Prrafodelista"/>
        <w:numPr>
          <w:ilvl w:val="0"/>
          <w:numId w:val="230"/>
        </w:numPr>
        <w:rPr>
          <w:lang w:val="es-419"/>
        </w:rPr>
      </w:pPr>
      <w:r w:rsidRPr="003207E6">
        <w:rPr>
          <w:lang w:val="es-419"/>
        </w:rPr>
        <w:t>Verificar la funcionalidad de activación/desactivación de tipos de contrato</w:t>
      </w:r>
      <w:r>
        <w:rPr>
          <w:lang w:val="es-419"/>
        </w:rPr>
        <w:t>.</w:t>
      </w:r>
    </w:p>
    <w:p w14:paraId="4A50A78A" w14:textId="77777777" w:rsidR="003207E6" w:rsidRPr="003207E6" w:rsidRDefault="003207E6" w:rsidP="003207E6">
      <w:pPr>
        <w:ind w:firstLine="0"/>
        <w:rPr>
          <w:lang w:val="es-419"/>
        </w:rPr>
      </w:pPr>
    </w:p>
    <w:p w14:paraId="351F7A6B" w14:textId="34647A81" w:rsidR="003207E6" w:rsidRPr="003207E6" w:rsidRDefault="003207E6" w:rsidP="003207E6">
      <w:pPr>
        <w:pStyle w:val="Prrafodelista"/>
        <w:numPr>
          <w:ilvl w:val="0"/>
          <w:numId w:val="230"/>
        </w:numPr>
        <w:rPr>
          <w:lang w:val="es-419"/>
        </w:rPr>
      </w:pPr>
      <w:r w:rsidRPr="003207E6">
        <w:rPr>
          <w:lang w:val="es-419"/>
        </w:rPr>
        <w:t>Verificar la actualización visual del estado en la interfaz</w:t>
      </w:r>
      <w:r>
        <w:rPr>
          <w:lang w:val="es-419"/>
        </w:rPr>
        <w:t>.</w:t>
      </w:r>
    </w:p>
    <w:p w14:paraId="59BA10D8" w14:textId="77777777" w:rsidR="00473B5D" w:rsidRPr="003207E6" w:rsidRDefault="00473B5D" w:rsidP="00473B5D">
      <w:pPr>
        <w:pStyle w:val="Prrafodelista"/>
        <w:rPr>
          <w:lang w:val="es-419"/>
        </w:rPr>
      </w:pPr>
    </w:p>
    <w:p w14:paraId="3E8043E9" w14:textId="77777777" w:rsidR="00473B5D" w:rsidRPr="008C5944" w:rsidRDefault="00473B5D" w:rsidP="00473B5D">
      <w:pPr>
        <w:pStyle w:val="Prrafodelista"/>
        <w:ind w:left="1800" w:firstLine="0"/>
      </w:pPr>
    </w:p>
    <w:p w14:paraId="3A11609F" w14:textId="77777777" w:rsidR="00796A6B" w:rsidRDefault="00796A6B" w:rsidP="00796A6B">
      <w:pPr>
        <w:ind w:left="720" w:firstLine="0"/>
      </w:pPr>
      <w:r w:rsidRPr="008C5944">
        <w:t>Resultados Esperados:</w:t>
      </w:r>
    </w:p>
    <w:p w14:paraId="52229416" w14:textId="77777777" w:rsidR="00CB2D95" w:rsidRDefault="00CB2D95" w:rsidP="00796A6B">
      <w:pPr>
        <w:ind w:left="720" w:firstLine="0"/>
      </w:pPr>
    </w:p>
    <w:p w14:paraId="2184AA93" w14:textId="3107757D" w:rsidR="003207E6" w:rsidRDefault="003207E6" w:rsidP="003207E6">
      <w:pPr>
        <w:pStyle w:val="Prrafodelista"/>
        <w:numPr>
          <w:ilvl w:val="0"/>
          <w:numId w:val="231"/>
        </w:numPr>
        <w:rPr>
          <w:lang w:val="es-419"/>
        </w:rPr>
      </w:pPr>
      <w:r w:rsidRPr="003207E6">
        <w:rPr>
          <w:lang w:val="es-419"/>
        </w:rPr>
        <w:t>El botón o enlace "Cambiar Estado" es visible junto a cada tipo de contrato en el listado</w:t>
      </w:r>
      <w:r>
        <w:rPr>
          <w:lang w:val="es-419"/>
        </w:rPr>
        <w:t>.</w:t>
      </w:r>
    </w:p>
    <w:p w14:paraId="700C10E1" w14:textId="77777777" w:rsidR="003207E6" w:rsidRPr="003207E6" w:rsidRDefault="003207E6" w:rsidP="003207E6">
      <w:pPr>
        <w:ind w:left="1440" w:firstLine="0"/>
        <w:rPr>
          <w:lang w:val="es-419"/>
        </w:rPr>
      </w:pPr>
    </w:p>
    <w:p w14:paraId="7990990C" w14:textId="6487E8F3" w:rsidR="003207E6" w:rsidRDefault="003207E6" w:rsidP="003207E6">
      <w:pPr>
        <w:pStyle w:val="Prrafodelista"/>
        <w:numPr>
          <w:ilvl w:val="0"/>
          <w:numId w:val="231"/>
        </w:numPr>
        <w:rPr>
          <w:lang w:val="es-419"/>
        </w:rPr>
      </w:pPr>
      <w:r w:rsidRPr="003207E6">
        <w:rPr>
          <w:lang w:val="es-419"/>
        </w:rPr>
        <w:t>Al hacer clic en "Cambiar Estado", el sistema modifica correctamente el estado del tipo de contrato (activo/inactivo)</w:t>
      </w:r>
      <w:r>
        <w:rPr>
          <w:lang w:val="es-419"/>
        </w:rPr>
        <w:t>.</w:t>
      </w:r>
    </w:p>
    <w:p w14:paraId="2DA3D7AD" w14:textId="77777777" w:rsidR="003207E6" w:rsidRPr="003207E6" w:rsidRDefault="003207E6" w:rsidP="003207E6">
      <w:pPr>
        <w:ind w:firstLine="0"/>
        <w:rPr>
          <w:lang w:val="es-419"/>
        </w:rPr>
      </w:pPr>
    </w:p>
    <w:p w14:paraId="3B4C64C9" w14:textId="277D04F4" w:rsidR="003207E6" w:rsidRPr="003207E6" w:rsidRDefault="003207E6" w:rsidP="003207E6">
      <w:pPr>
        <w:pStyle w:val="Prrafodelista"/>
        <w:numPr>
          <w:ilvl w:val="0"/>
          <w:numId w:val="231"/>
        </w:numPr>
        <w:rPr>
          <w:lang w:val="es-419"/>
        </w:rPr>
      </w:pPr>
      <w:r w:rsidRPr="003207E6">
        <w:rPr>
          <w:lang w:val="es-419"/>
        </w:rPr>
        <w:t>El cambio de estado se refleja visualmente en el listado de tipos de contrato inmediatamente</w:t>
      </w:r>
      <w:r>
        <w:rPr>
          <w:lang w:val="es-419"/>
        </w:rPr>
        <w:t>.</w:t>
      </w:r>
    </w:p>
    <w:p w14:paraId="32D654B9" w14:textId="77777777" w:rsidR="00473B5D" w:rsidRPr="003207E6" w:rsidRDefault="00473B5D" w:rsidP="00473B5D">
      <w:pPr>
        <w:pStyle w:val="Prrafodelista"/>
        <w:rPr>
          <w:lang w:val="es-419"/>
        </w:rPr>
      </w:pPr>
    </w:p>
    <w:p w14:paraId="5C292DFE" w14:textId="77777777" w:rsidR="00473B5D" w:rsidRPr="008C5944" w:rsidRDefault="00473B5D" w:rsidP="00473B5D">
      <w:pPr>
        <w:pStyle w:val="Prrafodelista"/>
        <w:ind w:left="1800" w:firstLine="0"/>
      </w:pPr>
    </w:p>
    <w:p w14:paraId="0FCDE574" w14:textId="77777777" w:rsidR="00796A6B" w:rsidRDefault="00796A6B" w:rsidP="00796A6B">
      <w:pPr>
        <w:ind w:left="720" w:firstLine="0"/>
      </w:pPr>
      <w:r w:rsidRPr="008C5944">
        <w:t>Resultados obtenidos</w:t>
      </w:r>
      <w:r>
        <w:t>:</w:t>
      </w:r>
    </w:p>
    <w:p w14:paraId="4881C490" w14:textId="77777777" w:rsidR="00CB2D95" w:rsidRDefault="00CB2D95" w:rsidP="00796A6B">
      <w:pPr>
        <w:ind w:left="720" w:firstLine="0"/>
      </w:pPr>
    </w:p>
    <w:p w14:paraId="089C4494" w14:textId="22D7C074" w:rsidR="003207E6" w:rsidRDefault="003207E6" w:rsidP="003207E6">
      <w:pPr>
        <w:numPr>
          <w:ilvl w:val="0"/>
          <w:numId w:val="232"/>
        </w:numPr>
        <w:tabs>
          <w:tab w:val="num" w:pos="720"/>
        </w:tabs>
        <w:rPr>
          <w:lang w:val="es-419"/>
        </w:rPr>
      </w:pPr>
      <w:r w:rsidRPr="003207E6">
        <w:rPr>
          <w:lang w:val="es-419"/>
        </w:rPr>
        <w:t>La opción de cambio de estado está disponible para cada tipo de contrato en el listado</w:t>
      </w:r>
      <w:r>
        <w:rPr>
          <w:lang w:val="es-419"/>
        </w:rPr>
        <w:t>.</w:t>
      </w:r>
    </w:p>
    <w:p w14:paraId="51755323" w14:textId="77777777" w:rsidR="003207E6" w:rsidRPr="003207E6" w:rsidRDefault="003207E6" w:rsidP="003207E6">
      <w:pPr>
        <w:ind w:firstLine="0"/>
        <w:rPr>
          <w:lang w:val="es-419"/>
        </w:rPr>
      </w:pPr>
    </w:p>
    <w:p w14:paraId="6DFF8521" w14:textId="1D0348FF" w:rsidR="003207E6" w:rsidRDefault="003207E6" w:rsidP="003207E6">
      <w:pPr>
        <w:numPr>
          <w:ilvl w:val="0"/>
          <w:numId w:val="232"/>
        </w:numPr>
        <w:tabs>
          <w:tab w:val="num" w:pos="720"/>
        </w:tabs>
        <w:rPr>
          <w:lang w:val="es-419"/>
        </w:rPr>
      </w:pPr>
      <w:r w:rsidRPr="003207E6">
        <w:rPr>
          <w:lang w:val="es-419"/>
        </w:rPr>
        <w:t>La funcionalidad de activación/desactivación funciona correctamente y actualiza la base de datos</w:t>
      </w:r>
      <w:r>
        <w:rPr>
          <w:lang w:val="es-419"/>
        </w:rPr>
        <w:t>.</w:t>
      </w:r>
    </w:p>
    <w:p w14:paraId="7AE76796" w14:textId="77777777" w:rsidR="003207E6" w:rsidRPr="003207E6" w:rsidRDefault="003207E6" w:rsidP="003207E6">
      <w:pPr>
        <w:ind w:firstLine="0"/>
        <w:rPr>
          <w:lang w:val="es-419"/>
        </w:rPr>
      </w:pPr>
    </w:p>
    <w:p w14:paraId="7EA338FF" w14:textId="6A775445" w:rsidR="003207E6" w:rsidRDefault="003207E6" w:rsidP="003207E6">
      <w:pPr>
        <w:numPr>
          <w:ilvl w:val="0"/>
          <w:numId w:val="232"/>
        </w:numPr>
        <w:tabs>
          <w:tab w:val="num" w:pos="720"/>
        </w:tabs>
        <w:rPr>
          <w:lang w:val="es-419"/>
        </w:rPr>
      </w:pPr>
      <w:r w:rsidRPr="003207E6">
        <w:rPr>
          <w:lang w:val="es-419"/>
        </w:rPr>
        <w:t>El estado visual del tipo de contrato se actualiza correctamente en la interfaz tras el cambio</w:t>
      </w:r>
      <w:r>
        <w:rPr>
          <w:lang w:val="es-419"/>
        </w:rPr>
        <w:t>.</w:t>
      </w:r>
    </w:p>
    <w:p w14:paraId="4A1029D5" w14:textId="77777777" w:rsidR="00CB2D95" w:rsidRDefault="00CB2D95" w:rsidP="00CB2D95">
      <w:pPr>
        <w:pStyle w:val="Prrafodelista"/>
        <w:rPr>
          <w:lang w:val="es-419"/>
        </w:rPr>
      </w:pPr>
    </w:p>
    <w:p w14:paraId="4331016A" w14:textId="02FD3213" w:rsidR="00CB2D95" w:rsidRPr="00CB2D95" w:rsidRDefault="00CB2D95" w:rsidP="00CB2D95">
      <w:pPr>
        <w:rPr>
          <w:lang w:val="es-419"/>
        </w:rPr>
      </w:pPr>
      <w:r w:rsidRPr="00CB2D95">
        <w:rPr>
          <w:lang w:val="es-419"/>
        </w:rPr>
        <w:t xml:space="preserve">En la figura 7.9 </w:t>
      </w:r>
      <w:r w:rsidRPr="00CB2D95">
        <w:t>muestra el proceso de cambio de estado en el módulo de Tipo de Contrato. Inicialmente, el contrato “Prueba” aparece con estado Activo en la tabla. Al seleccionar la opción Cambiar Estado, el sistema abre una ventana de confirmación preguntando si se desea modificar el estado. Tras confirmar con el botón Modificar Estado, el registro se actualiza y el contrato “Prueba” pasa a estado Inactivo</w:t>
      </w:r>
      <w:r>
        <w:t>.</w:t>
      </w:r>
    </w:p>
    <w:p w14:paraId="56E40AF5" w14:textId="77777777" w:rsidR="00267181" w:rsidRPr="003207E6" w:rsidRDefault="00267181" w:rsidP="00267181">
      <w:pPr>
        <w:ind w:firstLine="0"/>
        <w:rPr>
          <w:lang w:val="es-419"/>
        </w:rPr>
      </w:pPr>
    </w:p>
    <w:p w14:paraId="14586FEA" w14:textId="44C86ED9" w:rsidR="00267181" w:rsidRPr="008C5944" w:rsidRDefault="00267181" w:rsidP="00267181">
      <w:pPr>
        <w:pStyle w:val="Descripcin"/>
      </w:pPr>
      <w:bookmarkStart w:id="738" w:name="_Toc210409356"/>
      <w:bookmarkStart w:id="739" w:name="_Toc210410136"/>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9</w:t>
      </w:r>
      <w:r>
        <w:rPr>
          <w:noProof/>
        </w:rPr>
        <w:fldChar w:fldCharType="end"/>
      </w:r>
      <w:r>
        <w:t xml:space="preserve"> “Captura de pantalla de prueba 1-2-3 caso de uso N°1.12”</w:t>
      </w:r>
      <w:bookmarkEnd w:id="738"/>
      <w:bookmarkEnd w:id="739"/>
    </w:p>
    <w:p w14:paraId="4598DCB9" w14:textId="77777777" w:rsidR="00267181" w:rsidRDefault="00267181" w:rsidP="00267181">
      <w:pPr>
        <w:ind w:firstLine="0"/>
      </w:pPr>
    </w:p>
    <w:p w14:paraId="34B161C8" w14:textId="77777777" w:rsidR="00314CE1" w:rsidRDefault="00D73602" w:rsidP="001914B2">
      <w:pPr>
        <w:pStyle w:val="Sinespaciado"/>
      </w:pPr>
      <w:r w:rsidRPr="00D73602">
        <w:rPr>
          <w:noProof/>
        </w:rPr>
        <w:drawing>
          <wp:inline distT="0" distB="0" distL="0" distR="0" wp14:anchorId="704232F4" wp14:editId="24BE89FF">
            <wp:extent cx="5971540" cy="2928620"/>
            <wp:effectExtent l="0" t="0" r="0" b="5080"/>
            <wp:docPr id="2086013896"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13896" name="Imagen 1" descr="Una captura de pantalla de una red social&#10;&#10;El contenido generado por IA puede ser incorrecto."/>
                    <pic:cNvPicPr/>
                  </pic:nvPicPr>
                  <pic:blipFill>
                    <a:blip r:embed="rId123"/>
                    <a:stretch>
                      <a:fillRect/>
                    </a:stretch>
                  </pic:blipFill>
                  <pic:spPr>
                    <a:xfrm>
                      <a:off x="0" y="0"/>
                      <a:ext cx="5971540" cy="2928620"/>
                    </a:xfrm>
                    <a:prstGeom prst="rect">
                      <a:avLst/>
                    </a:prstGeom>
                  </pic:spPr>
                </pic:pic>
              </a:graphicData>
            </a:graphic>
          </wp:inline>
        </w:drawing>
      </w:r>
    </w:p>
    <w:p w14:paraId="45D5AD14" w14:textId="77777777" w:rsidR="001914B2" w:rsidRDefault="001914B2" w:rsidP="001914B2">
      <w:pPr>
        <w:pStyle w:val="Sinespaciado"/>
      </w:pPr>
    </w:p>
    <w:p w14:paraId="77CBF65A" w14:textId="6B36E9B9" w:rsidR="00796A6B" w:rsidRDefault="00796A6B" w:rsidP="00CB2D95">
      <w:r>
        <w:t>Fuente: Captura realizada al sistema web EugCOM</w:t>
      </w:r>
    </w:p>
    <w:p w14:paraId="66B6DF8B" w14:textId="77777777" w:rsidR="00796A6B" w:rsidRPr="004B79BA" w:rsidRDefault="00796A6B" w:rsidP="00796A6B"/>
    <w:p w14:paraId="10AAB349" w14:textId="77777777" w:rsidR="00796A6B" w:rsidRPr="00CB0FA9" w:rsidRDefault="00796A6B" w:rsidP="00796A6B">
      <w:pPr>
        <w:spacing w:line="278" w:lineRule="auto"/>
        <w:ind w:firstLine="0"/>
        <w:jc w:val="left"/>
        <w:rPr>
          <w:rFonts w:eastAsiaTheme="majorEastAsia" w:cstheme="majorBidi"/>
          <w:szCs w:val="32"/>
        </w:rPr>
      </w:pPr>
      <w:r>
        <w:br w:type="page"/>
      </w:r>
    </w:p>
    <w:p w14:paraId="7FACBE8C" w14:textId="77777777" w:rsidR="00796A6B" w:rsidRDefault="00796A6B" w:rsidP="00796A6B">
      <w:pPr>
        <w:pStyle w:val="Ttulo2"/>
      </w:pPr>
      <w:r>
        <w:lastRenderedPageBreak/>
        <w:t>Prueba Unitaria CU N°1.14</w:t>
      </w:r>
    </w:p>
    <w:p w14:paraId="2117088F" w14:textId="77777777" w:rsidR="00796A6B" w:rsidRDefault="00796A6B" w:rsidP="00796A6B"/>
    <w:p w14:paraId="0BB007A1" w14:textId="77777777" w:rsidR="00796A6B" w:rsidRPr="006C0843" w:rsidRDefault="00796A6B" w:rsidP="00796A6B">
      <w:r w:rsidRPr="006C0843">
        <w:t xml:space="preserve">En la </w:t>
      </w:r>
      <w:r w:rsidRPr="006C0843">
        <w:rPr>
          <w:i/>
        </w:rPr>
        <w:t xml:space="preserve">Tabla </w:t>
      </w:r>
      <w:r>
        <w:rPr>
          <w:i/>
        </w:rPr>
        <w:t xml:space="preserve">7.10 </w:t>
      </w:r>
      <w:r w:rsidRPr="006C0843">
        <w:t>se puede visualizar el Caso de uso N°1.14 que consiste en crear un tipo de vacaciones para lo cual se mostrará un formulario para completar y crear tipos de vacaciones.</w:t>
      </w:r>
    </w:p>
    <w:p w14:paraId="7B216F5F" w14:textId="77777777" w:rsidR="00796A6B" w:rsidRPr="006C0843" w:rsidRDefault="00796A6B" w:rsidP="00796A6B">
      <w:pPr>
        <w:spacing w:line="278" w:lineRule="auto"/>
        <w:ind w:firstLine="0"/>
        <w:jc w:val="left"/>
      </w:pPr>
    </w:p>
    <w:p w14:paraId="4CBA7F14" w14:textId="77777777" w:rsidR="00796A6B" w:rsidRPr="006C0843" w:rsidRDefault="00796A6B" w:rsidP="00796A6B">
      <w:pPr>
        <w:pStyle w:val="Descripcin"/>
      </w:pPr>
      <w:bookmarkStart w:id="740" w:name="_Toc209985093"/>
      <w:bookmarkStart w:id="741" w:name="_Toc210409357"/>
      <w:bookmarkStart w:id="742" w:name="_Toc210410137"/>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10</w:t>
      </w:r>
      <w:r>
        <w:rPr>
          <w:noProof/>
        </w:rPr>
        <w:fldChar w:fldCharType="end"/>
      </w:r>
      <w:r>
        <w:t xml:space="preserve"> </w:t>
      </w:r>
      <w:r w:rsidRPr="006C0843">
        <w:t xml:space="preserve"> Caso de uso N °1.14, Creando un tipo de vacaciones</w:t>
      </w:r>
      <w:bookmarkEnd w:id="740"/>
      <w:bookmarkEnd w:id="741"/>
      <w:bookmarkEnd w:id="742"/>
    </w:p>
    <w:p w14:paraId="29AA0DF0" w14:textId="77777777" w:rsidR="00796A6B" w:rsidRPr="006C0843" w:rsidRDefault="00796A6B" w:rsidP="00796A6B">
      <w:pPr>
        <w:pStyle w:val="Sinespaciado"/>
      </w:pPr>
      <w:r w:rsidRPr="00B45140">
        <w:rPr>
          <w:noProof/>
        </w:rPr>
        <w:drawing>
          <wp:inline distT="0" distB="0" distL="0" distR="0" wp14:anchorId="65415AF1" wp14:editId="174AC26B">
            <wp:extent cx="4787547" cy="3894082"/>
            <wp:effectExtent l="0" t="0" r="0" b="0"/>
            <wp:docPr id="1549420091" name="Imagen 14"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png" descr="Interfaz de usuario gráfica, Texto, Aplicación, Correo electrónico&#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89222" cy="3895444"/>
                    </a:xfrm>
                    <a:prstGeom prst="rect">
                      <a:avLst/>
                    </a:prstGeom>
                    <a:noFill/>
                    <a:ln>
                      <a:noFill/>
                    </a:ln>
                  </pic:spPr>
                </pic:pic>
              </a:graphicData>
            </a:graphic>
          </wp:inline>
        </w:drawing>
      </w:r>
    </w:p>
    <w:p w14:paraId="7BE58AB3" w14:textId="77777777" w:rsidR="00796A6B" w:rsidRPr="006C0843" w:rsidRDefault="00796A6B" w:rsidP="00796A6B">
      <w:pPr>
        <w:spacing w:line="278" w:lineRule="auto"/>
        <w:ind w:firstLine="0"/>
        <w:jc w:val="left"/>
      </w:pPr>
    </w:p>
    <w:p w14:paraId="3006DF0D" w14:textId="77777777" w:rsidR="00796A6B" w:rsidRDefault="00796A6B" w:rsidP="00796A6B">
      <w:r w:rsidRPr="006C0843">
        <w:t>Fuente: Elaborado por el estudiante de acuerdo con el proyecto</w:t>
      </w:r>
    </w:p>
    <w:p w14:paraId="3C33ADBD" w14:textId="77777777" w:rsidR="00314CE1" w:rsidRPr="006C0843" w:rsidRDefault="00314CE1" w:rsidP="00796A6B"/>
    <w:p w14:paraId="42C15225" w14:textId="77777777" w:rsidR="00314CE1" w:rsidRDefault="00314CE1" w:rsidP="00314CE1">
      <w:r w:rsidRPr="008C5944">
        <w:t>Casos de prueba:</w:t>
      </w:r>
    </w:p>
    <w:p w14:paraId="0D792C83" w14:textId="77777777" w:rsidR="00314CE1" w:rsidRDefault="00314CE1" w:rsidP="00314CE1"/>
    <w:p w14:paraId="7CAD539C" w14:textId="21AAFA5E" w:rsidR="00314CE1" w:rsidRPr="00314CE1" w:rsidRDefault="00314CE1" w:rsidP="00314CE1">
      <w:pPr>
        <w:pStyle w:val="Prrafodelista"/>
        <w:numPr>
          <w:ilvl w:val="0"/>
          <w:numId w:val="356"/>
        </w:numPr>
        <w:rPr>
          <w:lang w:val="es-419"/>
        </w:rPr>
      </w:pPr>
      <w:r w:rsidRPr="00314CE1">
        <w:rPr>
          <w:lang w:val="es-419"/>
        </w:rPr>
        <w:t xml:space="preserve">Verificar la existencia del formulario de tipos de </w:t>
      </w:r>
      <w:r>
        <w:rPr>
          <w:lang w:val="es-419"/>
        </w:rPr>
        <w:t>vacaciones</w:t>
      </w:r>
      <w:r w:rsidRPr="00314CE1">
        <w:rPr>
          <w:lang w:val="es-419"/>
        </w:rPr>
        <w:t xml:space="preserve"> </w:t>
      </w:r>
    </w:p>
    <w:p w14:paraId="206D8674" w14:textId="77777777" w:rsidR="00314CE1" w:rsidRPr="003207E6" w:rsidRDefault="00314CE1" w:rsidP="00314CE1">
      <w:pPr>
        <w:rPr>
          <w:lang w:val="es-419"/>
        </w:rPr>
      </w:pPr>
    </w:p>
    <w:p w14:paraId="24CBD082" w14:textId="0753E0F6" w:rsidR="00314CE1" w:rsidRPr="00314CE1" w:rsidRDefault="00314CE1" w:rsidP="00314CE1">
      <w:pPr>
        <w:pStyle w:val="Prrafodelista"/>
        <w:numPr>
          <w:ilvl w:val="0"/>
          <w:numId w:val="356"/>
        </w:numPr>
        <w:rPr>
          <w:lang w:val="es-419"/>
        </w:rPr>
      </w:pPr>
      <w:r w:rsidRPr="00314CE1">
        <w:rPr>
          <w:lang w:val="es-419"/>
        </w:rPr>
        <w:t xml:space="preserve">Verificar el ingreso de datos por parte del usuario en el formulario de " tipos de </w:t>
      </w:r>
      <w:r>
        <w:rPr>
          <w:lang w:val="es-419"/>
        </w:rPr>
        <w:t>vacaciones</w:t>
      </w:r>
      <w:r w:rsidRPr="00314CE1">
        <w:rPr>
          <w:lang w:val="es-419"/>
        </w:rPr>
        <w:t xml:space="preserve"> ".</w:t>
      </w:r>
    </w:p>
    <w:p w14:paraId="3A0ABFD4" w14:textId="77777777" w:rsidR="00314CE1" w:rsidRPr="003207E6" w:rsidRDefault="00314CE1" w:rsidP="00314CE1">
      <w:pPr>
        <w:ind w:firstLine="0"/>
        <w:rPr>
          <w:lang w:val="es-419"/>
        </w:rPr>
      </w:pPr>
    </w:p>
    <w:p w14:paraId="496DEF1F" w14:textId="24C3A067" w:rsidR="00314CE1" w:rsidRPr="00314CE1" w:rsidRDefault="00314CE1" w:rsidP="00314CE1">
      <w:pPr>
        <w:pStyle w:val="Prrafodelista"/>
        <w:numPr>
          <w:ilvl w:val="0"/>
          <w:numId w:val="356"/>
        </w:numPr>
        <w:rPr>
          <w:lang w:val="es-419"/>
        </w:rPr>
      </w:pPr>
      <w:r w:rsidRPr="00314CE1">
        <w:rPr>
          <w:lang w:val="es-419"/>
        </w:rPr>
        <w:t xml:space="preserve">Verificar el registro ingresado en la interfaz del sistema de gestión de tipos de </w:t>
      </w:r>
      <w:r>
        <w:rPr>
          <w:lang w:val="es-419"/>
        </w:rPr>
        <w:t>vacaciones</w:t>
      </w:r>
    </w:p>
    <w:p w14:paraId="197B6091" w14:textId="77777777" w:rsidR="00314CE1" w:rsidRPr="00314CE1" w:rsidRDefault="00314CE1" w:rsidP="00314CE1">
      <w:pPr>
        <w:ind w:firstLine="0"/>
        <w:rPr>
          <w:lang w:val="es-419"/>
        </w:rPr>
      </w:pPr>
    </w:p>
    <w:p w14:paraId="2D344829" w14:textId="77777777" w:rsidR="00314CE1" w:rsidRDefault="00314CE1" w:rsidP="00314CE1">
      <w:pPr>
        <w:ind w:left="720" w:firstLine="0"/>
      </w:pPr>
      <w:r w:rsidRPr="008C5944">
        <w:t>Resultados Esperados:</w:t>
      </w:r>
    </w:p>
    <w:p w14:paraId="49C10A30" w14:textId="77777777" w:rsidR="00314CE1" w:rsidRDefault="00314CE1" w:rsidP="00314CE1">
      <w:pPr>
        <w:ind w:left="720" w:firstLine="0"/>
      </w:pPr>
    </w:p>
    <w:p w14:paraId="0DB09D3F" w14:textId="4D570F6A" w:rsidR="00314CE1" w:rsidRPr="00314CE1" w:rsidRDefault="00314CE1" w:rsidP="00314CE1">
      <w:pPr>
        <w:pStyle w:val="Prrafodelista"/>
        <w:numPr>
          <w:ilvl w:val="0"/>
          <w:numId w:val="357"/>
        </w:numPr>
        <w:rPr>
          <w:lang w:val="es-419"/>
        </w:rPr>
      </w:pPr>
      <w:r w:rsidRPr="00314CE1">
        <w:rPr>
          <w:lang w:val="es-419"/>
        </w:rPr>
        <w:t xml:space="preserve">En la pestaña " tipos de </w:t>
      </w:r>
      <w:r>
        <w:rPr>
          <w:lang w:val="es-419"/>
        </w:rPr>
        <w:t>vacaciones</w:t>
      </w:r>
      <w:r w:rsidRPr="00314CE1">
        <w:rPr>
          <w:lang w:val="es-419"/>
        </w:rPr>
        <w:t xml:space="preserve"> " se visualiza correctamente el formulario para la creación de este.</w:t>
      </w:r>
    </w:p>
    <w:p w14:paraId="4B8D2A24" w14:textId="77777777" w:rsidR="00314CE1" w:rsidRPr="00A35524" w:rsidRDefault="00314CE1" w:rsidP="00314CE1">
      <w:pPr>
        <w:rPr>
          <w:lang w:val="es-419"/>
        </w:rPr>
      </w:pPr>
    </w:p>
    <w:p w14:paraId="01968006" w14:textId="67D7C6E6" w:rsidR="00314CE1" w:rsidRPr="00314CE1" w:rsidRDefault="00314CE1" w:rsidP="00314CE1">
      <w:pPr>
        <w:pStyle w:val="Prrafodelista"/>
        <w:numPr>
          <w:ilvl w:val="0"/>
          <w:numId w:val="357"/>
        </w:numPr>
        <w:rPr>
          <w:lang w:val="es-419"/>
        </w:rPr>
      </w:pPr>
      <w:r w:rsidRPr="00314CE1">
        <w:rPr>
          <w:lang w:val="es-419"/>
        </w:rPr>
        <w:t xml:space="preserve">Se permite ingresar información en los campos del formulario de tipos de </w:t>
      </w:r>
      <w:r>
        <w:rPr>
          <w:lang w:val="es-419"/>
        </w:rPr>
        <w:t>vacaciones</w:t>
      </w:r>
      <w:r w:rsidRPr="00314CE1">
        <w:rPr>
          <w:lang w:val="es-419"/>
        </w:rPr>
        <w:t>, reflejando en pantalla la información ingresada.</w:t>
      </w:r>
    </w:p>
    <w:p w14:paraId="05BA0A99" w14:textId="77777777" w:rsidR="00314CE1" w:rsidRPr="00A35524" w:rsidRDefault="00314CE1" w:rsidP="00314CE1">
      <w:pPr>
        <w:ind w:firstLine="0"/>
        <w:rPr>
          <w:lang w:val="es-419"/>
        </w:rPr>
      </w:pPr>
    </w:p>
    <w:p w14:paraId="4D354DB3" w14:textId="405B34C7" w:rsidR="00314CE1" w:rsidRPr="00314CE1" w:rsidRDefault="00314CE1" w:rsidP="00314CE1">
      <w:pPr>
        <w:pStyle w:val="Prrafodelista"/>
        <w:numPr>
          <w:ilvl w:val="0"/>
          <w:numId w:val="357"/>
        </w:numPr>
        <w:rPr>
          <w:lang w:val="es-419"/>
        </w:rPr>
      </w:pPr>
      <w:r w:rsidRPr="00314CE1">
        <w:rPr>
          <w:lang w:val="es-419"/>
        </w:rPr>
        <w:t xml:space="preserve">La interfaz del sistema de tipos de </w:t>
      </w:r>
      <w:r>
        <w:rPr>
          <w:lang w:val="es-419"/>
        </w:rPr>
        <w:t>vacaciones</w:t>
      </w:r>
      <w:r w:rsidRPr="00314CE1">
        <w:rPr>
          <w:lang w:val="es-419"/>
        </w:rPr>
        <w:t xml:space="preserve"> registra correctamente la nueva creación de un nuevo tipo de </w:t>
      </w:r>
      <w:r>
        <w:rPr>
          <w:lang w:val="es-419"/>
        </w:rPr>
        <w:t>vacaciones</w:t>
      </w:r>
      <w:r w:rsidRPr="00314CE1">
        <w:rPr>
          <w:lang w:val="es-419"/>
        </w:rPr>
        <w:t>, reflejándolo en la misma interfaz.</w:t>
      </w:r>
    </w:p>
    <w:p w14:paraId="10F2A142" w14:textId="77777777" w:rsidR="00314CE1" w:rsidRPr="008C5944" w:rsidRDefault="00314CE1" w:rsidP="00314CE1">
      <w:pPr>
        <w:ind w:firstLine="0"/>
      </w:pPr>
    </w:p>
    <w:p w14:paraId="4721114E" w14:textId="77777777" w:rsidR="00314CE1" w:rsidRDefault="00314CE1" w:rsidP="00314CE1">
      <w:pPr>
        <w:ind w:left="720" w:firstLine="0"/>
      </w:pPr>
      <w:r w:rsidRPr="008C5944">
        <w:t>Resultados obtenidos</w:t>
      </w:r>
      <w:r>
        <w:t>:</w:t>
      </w:r>
    </w:p>
    <w:p w14:paraId="5AA1BD3E" w14:textId="77777777" w:rsidR="00314CE1" w:rsidRDefault="00314CE1" w:rsidP="00314CE1">
      <w:pPr>
        <w:rPr>
          <w:lang w:val="es-419"/>
        </w:rPr>
      </w:pPr>
    </w:p>
    <w:p w14:paraId="09E5E08C" w14:textId="753D3B00" w:rsidR="00314CE1" w:rsidRPr="00314CE1" w:rsidRDefault="00314CE1" w:rsidP="00314CE1">
      <w:pPr>
        <w:pStyle w:val="Prrafodelista"/>
        <w:numPr>
          <w:ilvl w:val="0"/>
          <w:numId w:val="358"/>
        </w:numPr>
        <w:rPr>
          <w:lang w:val="es-419"/>
        </w:rPr>
      </w:pPr>
      <w:r w:rsidRPr="00314CE1">
        <w:rPr>
          <w:lang w:val="es-419"/>
        </w:rPr>
        <w:t xml:space="preserve">En la pestaña de tipos de </w:t>
      </w:r>
      <w:r>
        <w:rPr>
          <w:lang w:val="es-419"/>
        </w:rPr>
        <w:t>vacaciones</w:t>
      </w:r>
      <w:r w:rsidRPr="00314CE1">
        <w:rPr>
          <w:lang w:val="es-419"/>
        </w:rPr>
        <w:t xml:space="preserve"> se visualiza correctamente el formulario.</w:t>
      </w:r>
    </w:p>
    <w:p w14:paraId="52E41959" w14:textId="77777777" w:rsidR="00314CE1" w:rsidRPr="00A35524" w:rsidRDefault="00314CE1" w:rsidP="00314CE1">
      <w:pPr>
        <w:ind w:firstLine="0"/>
        <w:rPr>
          <w:lang w:val="es-419"/>
        </w:rPr>
      </w:pPr>
    </w:p>
    <w:p w14:paraId="13AD57E8" w14:textId="1FE0B8B6" w:rsidR="00314CE1" w:rsidRPr="00314CE1" w:rsidRDefault="00314CE1" w:rsidP="00314CE1">
      <w:pPr>
        <w:pStyle w:val="Prrafodelista"/>
        <w:numPr>
          <w:ilvl w:val="0"/>
          <w:numId w:val="358"/>
        </w:numPr>
        <w:rPr>
          <w:lang w:val="es-419"/>
        </w:rPr>
      </w:pPr>
      <w:r w:rsidRPr="00314CE1">
        <w:rPr>
          <w:lang w:val="es-419"/>
        </w:rPr>
        <w:t xml:space="preserve">El sistema permite ingresar información en los campos del formulario de tipos de </w:t>
      </w:r>
      <w:r>
        <w:rPr>
          <w:lang w:val="es-419"/>
        </w:rPr>
        <w:t>vacaciones</w:t>
      </w:r>
      <w:r w:rsidRPr="00314CE1">
        <w:rPr>
          <w:lang w:val="es-419"/>
        </w:rPr>
        <w:t>, reflejándolo en pantalla correctamente</w:t>
      </w:r>
    </w:p>
    <w:p w14:paraId="7C121A52" w14:textId="77777777" w:rsidR="00314CE1" w:rsidRPr="00A35524" w:rsidRDefault="00314CE1" w:rsidP="00314CE1">
      <w:pPr>
        <w:ind w:firstLine="0"/>
        <w:rPr>
          <w:lang w:val="es-419"/>
        </w:rPr>
      </w:pPr>
    </w:p>
    <w:p w14:paraId="5D88C116" w14:textId="48535EDE" w:rsidR="00314CE1" w:rsidRDefault="00314CE1" w:rsidP="00314CE1">
      <w:pPr>
        <w:pStyle w:val="Prrafodelista"/>
        <w:numPr>
          <w:ilvl w:val="0"/>
          <w:numId w:val="358"/>
        </w:numPr>
        <w:rPr>
          <w:lang w:val="es-419"/>
        </w:rPr>
      </w:pPr>
      <w:r w:rsidRPr="00314CE1">
        <w:rPr>
          <w:lang w:val="es-419"/>
        </w:rPr>
        <w:t xml:space="preserve">La interfaz tras el registro exitoso </w:t>
      </w:r>
      <w:r w:rsidR="005B4DA7" w:rsidRPr="00314CE1">
        <w:rPr>
          <w:lang w:val="es-419"/>
        </w:rPr>
        <w:t>del tipo</w:t>
      </w:r>
      <w:r w:rsidRPr="00314CE1">
        <w:rPr>
          <w:lang w:val="es-419"/>
        </w:rPr>
        <w:t xml:space="preserve"> de </w:t>
      </w:r>
      <w:r>
        <w:rPr>
          <w:lang w:val="es-419"/>
        </w:rPr>
        <w:t>vacaciones</w:t>
      </w:r>
      <w:r w:rsidRPr="00314CE1">
        <w:rPr>
          <w:lang w:val="es-419"/>
        </w:rPr>
        <w:t xml:space="preserve"> se logra visualizar en la interfaz.</w:t>
      </w:r>
    </w:p>
    <w:p w14:paraId="4D47152C" w14:textId="77777777" w:rsidR="00E539E7" w:rsidRPr="00E539E7" w:rsidRDefault="00E539E7" w:rsidP="00E539E7">
      <w:pPr>
        <w:pStyle w:val="Prrafodelista"/>
        <w:rPr>
          <w:lang w:val="es-419"/>
        </w:rPr>
      </w:pPr>
    </w:p>
    <w:p w14:paraId="3C8ECC79" w14:textId="5750CBF7" w:rsidR="00E539E7" w:rsidRPr="00E539E7" w:rsidRDefault="00E539E7" w:rsidP="00E539E7">
      <w:pPr>
        <w:rPr>
          <w:lang w:val="es-419"/>
        </w:rPr>
      </w:pPr>
      <w:r w:rsidRPr="00E539E7">
        <w:rPr>
          <w:lang w:val="es-419"/>
        </w:rPr>
        <w:t xml:space="preserve">En la figura 7.10 </w:t>
      </w:r>
      <w:r w:rsidRPr="00E539E7">
        <w:t>muestra el módulo de Tipo de Vacaciones, donde se registra un nuevo tipo con la descripción “prueba” en estado Activo. En la parte superior se observa el formulario de registro y la lista inicial de vacaciones existentes (Pérdida, Fallecimiento, Progresivas y Legales). Tras registrar el nuevo tipo, la tabla se actualiza y aparece el registro “prueba” junto con los demás</w:t>
      </w:r>
      <w:r>
        <w:t>.</w:t>
      </w:r>
    </w:p>
    <w:p w14:paraId="760D9803" w14:textId="77777777" w:rsidR="00267181" w:rsidRPr="003207E6" w:rsidRDefault="00267181" w:rsidP="00267181">
      <w:pPr>
        <w:rPr>
          <w:lang w:val="es-419"/>
        </w:rPr>
      </w:pPr>
    </w:p>
    <w:p w14:paraId="18C6D373" w14:textId="780F1026" w:rsidR="00267181" w:rsidRPr="008C5944" w:rsidRDefault="00267181" w:rsidP="00267181">
      <w:pPr>
        <w:pStyle w:val="Descripcin"/>
      </w:pPr>
      <w:bookmarkStart w:id="743" w:name="_Toc210409358"/>
      <w:bookmarkStart w:id="744" w:name="_Toc210410138"/>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10</w:t>
      </w:r>
      <w:r>
        <w:rPr>
          <w:noProof/>
        </w:rPr>
        <w:fldChar w:fldCharType="end"/>
      </w:r>
      <w:r>
        <w:t xml:space="preserve"> “Captura de pantalla de prueba 1-2-3 caso de uso N°1.14”</w:t>
      </w:r>
      <w:bookmarkEnd w:id="743"/>
      <w:bookmarkEnd w:id="744"/>
    </w:p>
    <w:p w14:paraId="2A3044A9" w14:textId="77777777" w:rsidR="00267181" w:rsidRDefault="00267181" w:rsidP="00267181"/>
    <w:p w14:paraId="7475C3D0" w14:textId="77777777" w:rsidR="005B4DA7" w:rsidRDefault="006F6AEF" w:rsidP="001914B2">
      <w:pPr>
        <w:pStyle w:val="Sinespaciado"/>
      </w:pPr>
      <w:r w:rsidRPr="006F6AEF">
        <w:rPr>
          <w:noProof/>
        </w:rPr>
        <w:lastRenderedPageBreak/>
        <w:drawing>
          <wp:inline distT="0" distB="0" distL="0" distR="0" wp14:anchorId="549AFC2C" wp14:editId="31C41911">
            <wp:extent cx="5934903" cy="5249008"/>
            <wp:effectExtent l="0" t="0" r="8890" b="8890"/>
            <wp:docPr id="1814728054"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28054" name="Imagen 1" descr="Captura de pantalla de computadora&#10;&#10;El contenido generado por IA puede ser incorrecto."/>
                    <pic:cNvPicPr/>
                  </pic:nvPicPr>
                  <pic:blipFill>
                    <a:blip r:embed="rId124"/>
                    <a:stretch>
                      <a:fillRect/>
                    </a:stretch>
                  </pic:blipFill>
                  <pic:spPr>
                    <a:xfrm>
                      <a:off x="0" y="0"/>
                      <a:ext cx="5934903" cy="5249008"/>
                    </a:xfrm>
                    <a:prstGeom prst="rect">
                      <a:avLst/>
                    </a:prstGeom>
                  </pic:spPr>
                </pic:pic>
              </a:graphicData>
            </a:graphic>
          </wp:inline>
        </w:drawing>
      </w:r>
    </w:p>
    <w:p w14:paraId="26FD1663" w14:textId="77777777" w:rsidR="001914B2" w:rsidRDefault="001914B2" w:rsidP="001914B2">
      <w:pPr>
        <w:pStyle w:val="Sinespaciado"/>
      </w:pPr>
    </w:p>
    <w:p w14:paraId="3A729FF8" w14:textId="4A02B1A1" w:rsidR="00E539E7" w:rsidRDefault="00796A6B" w:rsidP="001914B2">
      <w:r>
        <w:t>Fuente: Captura realizada al sistema web EugCOM</w:t>
      </w:r>
    </w:p>
    <w:p w14:paraId="0AE52AE2" w14:textId="484B3956" w:rsidR="00796A6B" w:rsidRPr="00E539E7" w:rsidRDefault="00E539E7" w:rsidP="00796A6B">
      <w:pPr>
        <w:spacing w:line="278" w:lineRule="auto"/>
        <w:ind w:firstLine="0"/>
        <w:jc w:val="left"/>
      </w:pPr>
      <w:r>
        <w:br w:type="page"/>
      </w:r>
    </w:p>
    <w:p w14:paraId="14AACFD5" w14:textId="77777777" w:rsidR="00796A6B" w:rsidRDefault="00796A6B" w:rsidP="00796A6B">
      <w:pPr>
        <w:pStyle w:val="Ttulo2"/>
      </w:pPr>
      <w:r>
        <w:lastRenderedPageBreak/>
        <w:t>Prueba Unitaria CU N°1.15</w:t>
      </w:r>
    </w:p>
    <w:p w14:paraId="77F3ECE7" w14:textId="77777777" w:rsidR="00796A6B" w:rsidRDefault="00796A6B" w:rsidP="00796A6B"/>
    <w:p w14:paraId="63D4418B" w14:textId="77777777" w:rsidR="00796A6B" w:rsidRPr="00627D3D" w:rsidRDefault="00796A6B" w:rsidP="00796A6B">
      <w:r w:rsidRPr="00627D3D">
        <w:t xml:space="preserve">En la </w:t>
      </w:r>
      <w:r w:rsidRPr="00627D3D">
        <w:rPr>
          <w:i/>
        </w:rPr>
        <w:t xml:space="preserve">Tabla </w:t>
      </w:r>
      <w:r>
        <w:rPr>
          <w:i/>
        </w:rPr>
        <w:t xml:space="preserve">7.11 </w:t>
      </w:r>
      <w:r w:rsidRPr="00627D3D">
        <w:t>se puede visualizar el Caso de uso N°1.15 que consiste en activar o desactivar un tipo de vacaciones, el proceso comienza cuando el usuario selecciona algún tipo de vacaciones y el sistema le muestra los detalles del tipo de vacación, luego el usuario al presionar el botón de activar o desactivar el sistema actualiza el estado y confirma el cambio.</w:t>
      </w:r>
    </w:p>
    <w:p w14:paraId="60E3536D" w14:textId="77777777" w:rsidR="00796A6B" w:rsidRPr="00627D3D" w:rsidRDefault="00796A6B" w:rsidP="00796A6B">
      <w:pPr>
        <w:spacing w:line="278" w:lineRule="auto"/>
        <w:ind w:firstLine="0"/>
        <w:jc w:val="left"/>
      </w:pPr>
    </w:p>
    <w:p w14:paraId="0C0465F3" w14:textId="77777777" w:rsidR="00796A6B" w:rsidRPr="00627D3D" w:rsidRDefault="00796A6B" w:rsidP="00796A6B">
      <w:pPr>
        <w:pStyle w:val="Descripcin"/>
      </w:pPr>
      <w:bookmarkStart w:id="745" w:name="_Toc209985094"/>
      <w:bookmarkStart w:id="746" w:name="_Toc210409359"/>
      <w:bookmarkStart w:id="747" w:name="_Toc210410139"/>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11</w:t>
      </w:r>
      <w:r>
        <w:rPr>
          <w:noProof/>
        </w:rPr>
        <w:fldChar w:fldCharType="end"/>
      </w:r>
      <w:r>
        <w:t xml:space="preserve"> </w:t>
      </w:r>
      <w:r w:rsidRPr="00627D3D">
        <w:t>Caso de uso N °1.15, cambiando el estado de tipos de vacaciones</w:t>
      </w:r>
      <w:bookmarkEnd w:id="745"/>
      <w:bookmarkEnd w:id="746"/>
      <w:bookmarkEnd w:id="747"/>
    </w:p>
    <w:p w14:paraId="1FC7DD97" w14:textId="77777777" w:rsidR="00796A6B" w:rsidRPr="00627D3D" w:rsidRDefault="00796A6B" w:rsidP="00796A6B">
      <w:pPr>
        <w:pStyle w:val="Sinespaciado"/>
      </w:pPr>
      <w:r w:rsidRPr="00627D3D">
        <w:rPr>
          <w:noProof/>
        </w:rPr>
        <w:drawing>
          <wp:inline distT="0" distB="0" distL="0" distR="0" wp14:anchorId="2A1147CF" wp14:editId="73FC87DE">
            <wp:extent cx="4327184" cy="3547242"/>
            <wp:effectExtent l="0" t="0" r="0" b="0"/>
            <wp:docPr id="1098377782" name="Imagen 7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32231" cy="3551380"/>
                    </a:xfrm>
                    <a:prstGeom prst="rect">
                      <a:avLst/>
                    </a:prstGeom>
                    <a:noFill/>
                    <a:ln>
                      <a:noFill/>
                    </a:ln>
                  </pic:spPr>
                </pic:pic>
              </a:graphicData>
            </a:graphic>
          </wp:inline>
        </w:drawing>
      </w:r>
    </w:p>
    <w:p w14:paraId="518CBA2E" w14:textId="77777777" w:rsidR="00796A6B" w:rsidRPr="00627D3D" w:rsidRDefault="00796A6B" w:rsidP="00796A6B">
      <w:pPr>
        <w:spacing w:line="278" w:lineRule="auto"/>
        <w:ind w:firstLine="0"/>
        <w:jc w:val="left"/>
      </w:pPr>
    </w:p>
    <w:p w14:paraId="1ECF45C3" w14:textId="77777777" w:rsidR="00796A6B" w:rsidRDefault="00796A6B" w:rsidP="00796A6B">
      <w:r w:rsidRPr="00627D3D">
        <w:t>Fuente: Elaborado por el estudiante de acuerdo con el proyecto</w:t>
      </w:r>
      <w:r>
        <w:tab/>
      </w:r>
    </w:p>
    <w:p w14:paraId="0F86A826" w14:textId="77777777" w:rsidR="00E539E7" w:rsidRDefault="00E539E7" w:rsidP="00796A6B"/>
    <w:p w14:paraId="10B41585" w14:textId="77777777" w:rsidR="00796A6B" w:rsidRDefault="00796A6B" w:rsidP="00796A6B">
      <w:r w:rsidRPr="008C5944">
        <w:t>Casos de prueba:</w:t>
      </w:r>
      <w:r>
        <w:t xml:space="preserve"> </w:t>
      </w:r>
    </w:p>
    <w:p w14:paraId="15A9A754" w14:textId="77777777" w:rsidR="00E539E7" w:rsidRDefault="00E539E7" w:rsidP="00796A6B"/>
    <w:p w14:paraId="137A2D4D" w14:textId="08297B33" w:rsidR="00AD5449" w:rsidRDefault="00AD5449" w:rsidP="00AD5449">
      <w:pPr>
        <w:numPr>
          <w:ilvl w:val="0"/>
          <w:numId w:val="236"/>
        </w:numPr>
        <w:tabs>
          <w:tab w:val="num" w:pos="720"/>
        </w:tabs>
        <w:rPr>
          <w:lang w:val="es-419"/>
        </w:rPr>
      </w:pPr>
      <w:r w:rsidRPr="00AD5449">
        <w:rPr>
          <w:lang w:val="es-419"/>
        </w:rPr>
        <w:lastRenderedPageBreak/>
        <w:t>Verificar la existencia de la opción para cambiar estado en el listado de tipos de vacaciones</w:t>
      </w:r>
      <w:r>
        <w:rPr>
          <w:lang w:val="es-419"/>
        </w:rPr>
        <w:t>.</w:t>
      </w:r>
    </w:p>
    <w:p w14:paraId="445A3D9A" w14:textId="77777777" w:rsidR="00AD5449" w:rsidRPr="00AD5449" w:rsidRDefault="00AD5449" w:rsidP="00AD5449">
      <w:pPr>
        <w:ind w:firstLine="0"/>
        <w:rPr>
          <w:lang w:val="es-419"/>
        </w:rPr>
      </w:pPr>
    </w:p>
    <w:p w14:paraId="51289BC5" w14:textId="54FA2911" w:rsidR="00AD5449" w:rsidRDefault="00AD5449" w:rsidP="00AD5449">
      <w:pPr>
        <w:numPr>
          <w:ilvl w:val="0"/>
          <w:numId w:val="236"/>
        </w:numPr>
        <w:tabs>
          <w:tab w:val="num" w:pos="720"/>
        </w:tabs>
        <w:rPr>
          <w:lang w:val="es-419"/>
        </w:rPr>
      </w:pPr>
      <w:r w:rsidRPr="00AD5449">
        <w:rPr>
          <w:lang w:val="es-419"/>
        </w:rPr>
        <w:t>Verificar la funcionalidad de activación/desactivación de tipos de vacaciones</w:t>
      </w:r>
      <w:r>
        <w:rPr>
          <w:lang w:val="es-419"/>
        </w:rPr>
        <w:t>.</w:t>
      </w:r>
    </w:p>
    <w:p w14:paraId="3916C303" w14:textId="77777777" w:rsidR="00AD5449" w:rsidRPr="00AD5449" w:rsidRDefault="00AD5449" w:rsidP="00AD5449">
      <w:pPr>
        <w:ind w:firstLine="0"/>
        <w:rPr>
          <w:lang w:val="es-419"/>
        </w:rPr>
      </w:pPr>
    </w:p>
    <w:p w14:paraId="1DECA245" w14:textId="06990DD6" w:rsidR="00AD5449" w:rsidRDefault="00AD5449" w:rsidP="00AD5449">
      <w:pPr>
        <w:numPr>
          <w:ilvl w:val="0"/>
          <w:numId w:val="236"/>
        </w:numPr>
        <w:tabs>
          <w:tab w:val="num" w:pos="720"/>
        </w:tabs>
        <w:rPr>
          <w:lang w:val="es-419"/>
        </w:rPr>
      </w:pPr>
      <w:r w:rsidRPr="00AD5449">
        <w:rPr>
          <w:lang w:val="es-419"/>
        </w:rPr>
        <w:t>Verificar la actualización visual del estado en la interfaz</w:t>
      </w:r>
      <w:r>
        <w:rPr>
          <w:lang w:val="es-419"/>
        </w:rPr>
        <w:t>.</w:t>
      </w:r>
    </w:p>
    <w:p w14:paraId="7CF6B78F" w14:textId="77777777" w:rsidR="00AD5449" w:rsidRPr="00AD5449" w:rsidRDefault="00AD5449" w:rsidP="00AD5449">
      <w:pPr>
        <w:ind w:firstLine="0"/>
        <w:rPr>
          <w:lang w:val="es-419"/>
        </w:rPr>
      </w:pPr>
    </w:p>
    <w:p w14:paraId="75C17102" w14:textId="77777777" w:rsidR="00796A6B" w:rsidRDefault="00796A6B" w:rsidP="00796A6B">
      <w:pPr>
        <w:ind w:left="720" w:firstLine="0"/>
      </w:pPr>
      <w:r w:rsidRPr="008C5944">
        <w:t>Resultados Esperados:</w:t>
      </w:r>
    </w:p>
    <w:p w14:paraId="5A73C617" w14:textId="77777777" w:rsidR="00E539E7" w:rsidRDefault="00E539E7" w:rsidP="00796A6B">
      <w:pPr>
        <w:ind w:left="720" w:firstLine="0"/>
      </w:pPr>
    </w:p>
    <w:p w14:paraId="6C4E8679" w14:textId="54F49FDF" w:rsidR="00AD5449" w:rsidRDefault="00AD5449" w:rsidP="00AD5449">
      <w:pPr>
        <w:numPr>
          <w:ilvl w:val="0"/>
          <w:numId w:val="237"/>
        </w:numPr>
        <w:tabs>
          <w:tab w:val="num" w:pos="720"/>
        </w:tabs>
        <w:rPr>
          <w:lang w:val="es-419"/>
        </w:rPr>
      </w:pPr>
      <w:r w:rsidRPr="00AD5449">
        <w:rPr>
          <w:lang w:val="es-419"/>
        </w:rPr>
        <w:t>El botón o enlace "Cambiar Estado" es visible junto a cada tipo de vacaciones en el listado</w:t>
      </w:r>
      <w:r>
        <w:rPr>
          <w:lang w:val="es-419"/>
        </w:rPr>
        <w:t>.</w:t>
      </w:r>
    </w:p>
    <w:p w14:paraId="465A3572" w14:textId="77777777" w:rsidR="00AD5449" w:rsidRPr="00AD5449" w:rsidRDefault="00AD5449" w:rsidP="00AD5449">
      <w:pPr>
        <w:rPr>
          <w:lang w:val="es-419"/>
        </w:rPr>
      </w:pPr>
    </w:p>
    <w:p w14:paraId="1B89B7BC" w14:textId="0DC13A86" w:rsidR="00AD5449" w:rsidRDefault="00AD5449" w:rsidP="00AD5449">
      <w:pPr>
        <w:numPr>
          <w:ilvl w:val="0"/>
          <w:numId w:val="237"/>
        </w:numPr>
        <w:tabs>
          <w:tab w:val="num" w:pos="720"/>
        </w:tabs>
        <w:rPr>
          <w:lang w:val="es-419"/>
        </w:rPr>
      </w:pPr>
      <w:r w:rsidRPr="00AD5449">
        <w:rPr>
          <w:lang w:val="es-419"/>
        </w:rPr>
        <w:t>Al hacer clic en "Cambiar Estado", el sistema modifica correctamente el estado del tipo de vacaciones (activo/inactivo)</w:t>
      </w:r>
      <w:r>
        <w:rPr>
          <w:lang w:val="es-419"/>
        </w:rPr>
        <w:t>.</w:t>
      </w:r>
    </w:p>
    <w:p w14:paraId="0C5117EF" w14:textId="77777777" w:rsidR="00AD5449" w:rsidRPr="00AD5449" w:rsidRDefault="00AD5449" w:rsidP="00AD5449">
      <w:pPr>
        <w:ind w:firstLine="0"/>
        <w:rPr>
          <w:lang w:val="es-419"/>
        </w:rPr>
      </w:pPr>
    </w:p>
    <w:p w14:paraId="0D5A70CE" w14:textId="622A1C51" w:rsidR="00AD5449" w:rsidRDefault="00AD5449" w:rsidP="00AD5449">
      <w:pPr>
        <w:numPr>
          <w:ilvl w:val="0"/>
          <w:numId w:val="237"/>
        </w:numPr>
        <w:tabs>
          <w:tab w:val="num" w:pos="720"/>
        </w:tabs>
        <w:rPr>
          <w:lang w:val="es-419"/>
        </w:rPr>
      </w:pPr>
      <w:r w:rsidRPr="00AD5449">
        <w:rPr>
          <w:lang w:val="es-419"/>
        </w:rPr>
        <w:t>El cambio de estado se refleja visualmente en el listado de tipos de vacaciones inmediatamente</w:t>
      </w:r>
      <w:r>
        <w:rPr>
          <w:lang w:val="es-419"/>
        </w:rPr>
        <w:t>.</w:t>
      </w:r>
    </w:p>
    <w:p w14:paraId="36C563C1" w14:textId="77777777" w:rsidR="00AD5449" w:rsidRPr="00AD5449" w:rsidRDefault="00AD5449" w:rsidP="00AD5449">
      <w:pPr>
        <w:ind w:firstLine="0"/>
        <w:rPr>
          <w:lang w:val="es-419"/>
        </w:rPr>
      </w:pPr>
    </w:p>
    <w:p w14:paraId="589EC6F4" w14:textId="77777777" w:rsidR="00796A6B" w:rsidRDefault="00796A6B" w:rsidP="00796A6B">
      <w:pPr>
        <w:ind w:left="720" w:firstLine="0"/>
      </w:pPr>
      <w:r w:rsidRPr="008C5944">
        <w:t>Resultados obtenidos</w:t>
      </w:r>
      <w:r>
        <w:t>:</w:t>
      </w:r>
    </w:p>
    <w:p w14:paraId="54C4635E" w14:textId="77777777" w:rsidR="00E539E7" w:rsidRDefault="00E539E7" w:rsidP="00796A6B">
      <w:pPr>
        <w:ind w:left="720" w:firstLine="0"/>
      </w:pPr>
    </w:p>
    <w:p w14:paraId="1E584175" w14:textId="2D83B46F" w:rsidR="00AD5449" w:rsidRDefault="00AD5449" w:rsidP="00AD5449">
      <w:pPr>
        <w:numPr>
          <w:ilvl w:val="0"/>
          <w:numId w:val="238"/>
        </w:numPr>
        <w:tabs>
          <w:tab w:val="num" w:pos="720"/>
        </w:tabs>
        <w:rPr>
          <w:lang w:val="es-419"/>
        </w:rPr>
      </w:pPr>
      <w:r w:rsidRPr="00AD5449">
        <w:rPr>
          <w:lang w:val="es-419"/>
        </w:rPr>
        <w:t>La opción de cambio de estado está disponible para cada tipo de vacaciones en el listado</w:t>
      </w:r>
      <w:r>
        <w:rPr>
          <w:lang w:val="es-419"/>
        </w:rPr>
        <w:t>.</w:t>
      </w:r>
    </w:p>
    <w:p w14:paraId="19F357A1" w14:textId="77777777" w:rsidR="00AD5449" w:rsidRPr="00AD5449" w:rsidRDefault="00AD5449" w:rsidP="00AD5449">
      <w:pPr>
        <w:ind w:left="1440" w:firstLine="0"/>
        <w:rPr>
          <w:lang w:val="es-419"/>
        </w:rPr>
      </w:pPr>
    </w:p>
    <w:p w14:paraId="3AD3D948" w14:textId="2775855F" w:rsidR="00AD5449" w:rsidRDefault="00AD5449" w:rsidP="00AD5449">
      <w:pPr>
        <w:numPr>
          <w:ilvl w:val="0"/>
          <w:numId w:val="238"/>
        </w:numPr>
        <w:tabs>
          <w:tab w:val="num" w:pos="720"/>
        </w:tabs>
        <w:rPr>
          <w:lang w:val="es-419"/>
        </w:rPr>
      </w:pPr>
      <w:r w:rsidRPr="00AD5449">
        <w:rPr>
          <w:lang w:val="es-419"/>
        </w:rPr>
        <w:lastRenderedPageBreak/>
        <w:t>La funcionalidad de activación/desactivación funciona correctamente y actualiza la base de datos</w:t>
      </w:r>
      <w:r>
        <w:rPr>
          <w:lang w:val="es-419"/>
        </w:rPr>
        <w:t>.</w:t>
      </w:r>
    </w:p>
    <w:p w14:paraId="6D7BB51D" w14:textId="77777777" w:rsidR="00AD5449" w:rsidRPr="00AD5449" w:rsidRDefault="00AD5449" w:rsidP="00AD5449">
      <w:pPr>
        <w:ind w:firstLine="0"/>
        <w:rPr>
          <w:lang w:val="es-419"/>
        </w:rPr>
      </w:pPr>
    </w:p>
    <w:p w14:paraId="6C436656" w14:textId="5714D2C1" w:rsidR="00AD5449" w:rsidRDefault="00AD5449" w:rsidP="00AD5449">
      <w:pPr>
        <w:numPr>
          <w:ilvl w:val="0"/>
          <w:numId w:val="238"/>
        </w:numPr>
        <w:tabs>
          <w:tab w:val="num" w:pos="720"/>
        </w:tabs>
        <w:rPr>
          <w:lang w:val="es-419"/>
        </w:rPr>
      </w:pPr>
      <w:r w:rsidRPr="00AD5449">
        <w:rPr>
          <w:lang w:val="es-419"/>
        </w:rPr>
        <w:t>El estado visual del tipo de vacaciones se actualiza correctamente en la interfaz tras el cambio</w:t>
      </w:r>
      <w:r>
        <w:rPr>
          <w:lang w:val="es-419"/>
        </w:rPr>
        <w:t>.</w:t>
      </w:r>
    </w:p>
    <w:p w14:paraId="2CC775B7" w14:textId="77777777" w:rsidR="00267181" w:rsidRDefault="00267181" w:rsidP="00E539E7">
      <w:pPr>
        <w:ind w:firstLine="0"/>
        <w:rPr>
          <w:lang w:val="es-419"/>
        </w:rPr>
      </w:pPr>
    </w:p>
    <w:p w14:paraId="2B72926D" w14:textId="689B76B2" w:rsidR="00E539E7" w:rsidRDefault="00E539E7" w:rsidP="00E539E7">
      <w:r w:rsidRPr="00E539E7">
        <w:rPr>
          <w:lang w:val="es-419"/>
        </w:rPr>
        <w:t xml:space="preserve">En la figura 7.11 </w:t>
      </w:r>
      <w:r w:rsidRPr="00E539E7">
        <w:t>imagen muestra el proceso de cambio de estado en el módulo de Tipo de Vacaciones. Inicialmente, el tipo de vacaciones “prueba” aparece en estado Activo dentro de la tabla. Al seleccionar la opción Cambiar Estado, el sistema abre una ventana de confirmación para validar la acción. Tras hacer clic en Modificar Estado, el registro se actualiza y el tipo de vacaciones “prueba” pasa a estado Inactivo</w:t>
      </w:r>
    </w:p>
    <w:p w14:paraId="47F20319" w14:textId="77777777" w:rsidR="00E539E7" w:rsidRPr="00E539E7" w:rsidRDefault="00E539E7" w:rsidP="00E539E7">
      <w:pPr>
        <w:rPr>
          <w:lang w:val="es-419"/>
        </w:rPr>
      </w:pPr>
    </w:p>
    <w:p w14:paraId="7BAE7853" w14:textId="13E073F2" w:rsidR="00267181" w:rsidRPr="008C5944" w:rsidRDefault="00267181" w:rsidP="00267181">
      <w:pPr>
        <w:pStyle w:val="Descripcin"/>
      </w:pPr>
      <w:bookmarkStart w:id="748" w:name="_Toc210409360"/>
      <w:bookmarkStart w:id="749" w:name="_Toc210410140"/>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11</w:t>
      </w:r>
      <w:r>
        <w:rPr>
          <w:noProof/>
        </w:rPr>
        <w:fldChar w:fldCharType="end"/>
      </w:r>
      <w:r>
        <w:t xml:space="preserve"> “Captura de pantalla de prueba 1-2-3 caso de uso N°1.15”</w:t>
      </w:r>
      <w:bookmarkEnd w:id="748"/>
      <w:bookmarkEnd w:id="749"/>
    </w:p>
    <w:p w14:paraId="7ED63B50" w14:textId="77777777" w:rsidR="00267181" w:rsidRDefault="00267181" w:rsidP="00267181"/>
    <w:p w14:paraId="0CBE3928" w14:textId="77777777" w:rsidR="005B4DA7" w:rsidRDefault="006F6AEF" w:rsidP="00E539E7">
      <w:pPr>
        <w:pStyle w:val="Sinespaciado"/>
      </w:pPr>
      <w:r w:rsidRPr="00E539E7">
        <w:rPr>
          <w:noProof/>
        </w:rPr>
        <w:drawing>
          <wp:inline distT="0" distB="0" distL="0" distR="0" wp14:anchorId="6AEA0782" wp14:editId="786359DF">
            <wp:extent cx="5114261" cy="3159160"/>
            <wp:effectExtent l="0" t="0" r="0" b="3175"/>
            <wp:docPr id="2111663839"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63839" name="Imagen 1" descr="Interfaz de usuario gráfica, Aplicación, Teams&#10;&#10;El contenido generado por IA puede ser incorrecto."/>
                    <pic:cNvPicPr/>
                  </pic:nvPicPr>
                  <pic:blipFill>
                    <a:blip r:embed="rId125"/>
                    <a:stretch>
                      <a:fillRect/>
                    </a:stretch>
                  </pic:blipFill>
                  <pic:spPr>
                    <a:xfrm>
                      <a:off x="0" y="0"/>
                      <a:ext cx="5128273" cy="3167815"/>
                    </a:xfrm>
                    <a:prstGeom prst="rect">
                      <a:avLst/>
                    </a:prstGeom>
                  </pic:spPr>
                </pic:pic>
              </a:graphicData>
            </a:graphic>
          </wp:inline>
        </w:drawing>
      </w:r>
    </w:p>
    <w:p w14:paraId="1CEC35E6" w14:textId="77777777" w:rsidR="001914B2" w:rsidRDefault="001914B2" w:rsidP="001914B2">
      <w:pPr>
        <w:pStyle w:val="Sinespaciado"/>
      </w:pPr>
    </w:p>
    <w:p w14:paraId="55370268" w14:textId="2530883A" w:rsidR="00796A6B" w:rsidRPr="00E539E7" w:rsidRDefault="00796A6B" w:rsidP="00E539E7">
      <w:r>
        <w:t>Fuente: Captura realizada al sistema web EugCOM</w:t>
      </w:r>
    </w:p>
    <w:p w14:paraId="3A643C81" w14:textId="77777777" w:rsidR="00796A6B" w:rsidRDefault="00796A6B" w:rsidP="00796A6B">
      <w:pPr>
        <w:pStyle w:val="Ttulo2"/>
      </w:pPr>
      <w:r>
        <w:lastRenderedPageBreak/>
        <w:t>Prueba Unitaria CU N°1.17</w:t>
      </w:r>
    </w:p>
    <w:p w14:paraId="3271E9D8" w14:textId="77777777" w:rsidR="00796A6B" w:rsidRDefault="00796A6B" w:rsidP="00796A6B"/>
    <w:p w14:paraId="5724DA29" w14:textId="77777777" w:rsidR="00796A6B" w:rsidRPr="006C0843" w:rsidRDefault="00796A6B" w:rsidP="00796A6B">
      <w:r w:rsidRPr="006C0843">
        <w:t xml:space="preserve">En la </w:t>
      </w:r>
      <w:r w:rsidRPr="006C0843">
        <w:rPr>
          <w:i/>
        </w:rPr>
        <w:t xml:space="preserve">Tabla </w:t>
      </w:r>
      <w:r>
        <w:rPr>
          <w:i/>
        </w:rPr>
        <w:t>7.12 se</w:t>
      </w:r>
      <w:r w:rsidRPr="006C0843">
        <w:t xml:space="preserve"> puede visualizar el Caso de uso N°1.17, este caso de uso es simplemente para crear las características de las sucursales, mediante un formulario.</w:t>
      </w:r>
    </w:p>
    <w:p w14:paraId="3BD236CE" w14:textId="77777777" w:rsidR="00796A6B" w:rsidRPr="006C0843" w:rsidRDefault="00796A6B" w:rsidP="00796A6B">
      <w:pPr>
        <w:spacing w:line="278" w:lineRule="auto"/>
        <w:ind w:firstLine="0"/>
        <w:jc w:val="left"/>
      </w:pPr>
    </w:p>
    <w:p w14:paraId="0A8D437F" w14:textId="77777777" w:rsidR="00796A6B" w:rsidRPr="006C0843" w:rsidRDefault="00796A6B" w:rsidP="00796A6B">
      <w:pPr>
        <w:pStyle w:val="Descripcin"/>
      </w:pPr>
      <w:bookmarkStart w:id="750" w:name="_Toc209985095"/>
      <w:bookmarkStart w:id="751" w:name="_Toc210409361"/>
      <w:bookmarkStart w:id="752" w:name="_Toc210410141"/>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12</w:t>
      </w:r>
      <w:r>
        <w:rPr>
          <w:noProof/>
        </w:rPr>
        <w:fldChar w:fldCharType="end"/>
      </w:r>
      <w:r>
        <w:t xml:space="preserve"> </w:t>
      </w:r>
      <w:r w:rsidRPr="006C0843">
        <w:t>Caso de uso N °1.17, Creando una sucursal</w:t>
      </w:r>
      <w:bookmarkEnd w:id="750"/>
      <w:bookmarkEnd w:id="751"/>
      <w:bookmarkEnd w:id="752"/>
    </w:p>
    <w:p w14:paraId="68631DA0" w14:textId="77777777" w:rsidR="00796A6B" w:rsidRPr="006C0843" w:rsidRDefault="00796A6B" w:rsidP="00796A6B">
      <w:pPr>
        <w:pStyle w:val="Sinespaciado"/>
      </w:pPr>
      <w:r w:rsidRPr="006C0843">
        <w:rPr>
          <w:noProof/>
        </w:rPr>
        <w:drawing>
          <wp:inline distT="0" distB="0" distL="0" distR="0" wp14:anchorId="39F54E47" wp14:editId="12C8D2BC">
            <wp:extent cx="4855780" cy="3724969"/>
            <wp:effectExtent l="0" t="0" r="2540" b="8890"/>
            <wp:docPr id="1829531662" name="Imagen 1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png" descr="Tabla&#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62470" cy="3730101"/>
                    </a:xfrm>
                    <a:prstGeom prst="rect">
                      <a:avLst/>
                    </a:prstGeom>
                    <a:noFill/>
                    <a:ln>
                      <a:noFill/>
                    </a:ln>
                  </pic:spPr>
                </pic:pic>
              </a:graphicData>
            </a:graphic>
          </wp:inline>
        </w:drawing>
      </w:r>
    </w:p>
    <w:p w14:paraId="3D746FB2" w14:textId="77777777" w:rsidR="00796A6B" w:rsidRPr="006C0843" w:rsidRDefault="00796A6B" w:rsidP="00796A6B">
      <w:pPr>
        <w:spacing w:line="278" w:lineRule="auto"/>
        <w:ind w:firstLine="0"/>
        <w:jc w:val="left"/>
      </w:pPr>
    </w:p>
    <w:p w14:paraId="36EDE112" w14:textId="77777777" w:rsidR="00796A6B" w:rsidRDefault="00796A6B" w:rsidP="00796A6B">
      <w:r w:rsidRPr="006C0843">
        <w:t>Fuente: Elaborado por el estudiante de acuerdo con el proyecto</w:t>
      </w:r>
    </w:p>
    <w:p w14:paraId="66ACA977" w14:textId="77777777" w:rsidR="005B4DA7" w:rsidRDefault="005B4DA7" w:rsidP="00796A6B"/>
    <w:p w14:paraId="0BF47E79" w14:textId="77777777" w:rsidR="005B4DA7" w:rsidRDefault="005B4DA7" w:rsidP="005B4DA7">
      <w:r w:rsidRPr="008C5944">
        <w:t>Casos de prueba:</w:t>
      </w:r>
    </w:p>
    <w:p w14:paraId="3DA48CF9" w14:textId="77777777" w:rsidR="005B4DA7" w:rsidRDefault="005B4DA7" w:rsidP="005B4DA7"/>
    <w:p w14:paraId="6CC0FBF4" w14:textId="1D06BCDC" w:rsidR="005B4DA7" w:rsidRPr="005B4DA7" w:rsidRDefault="005B4DA7" w:rsidP="005B4DA7">
      <w:pPr>
        <w:pStyle w:val="Prrafodelista"/>
        <w:numPr>
          <w:ilvl w:val="0"/>
          <w:numId w:val="359"/>
        </w:numPr>
        <w:rPr>
          <w:lang w:val="es-419"/>
        </w:rPr>
      </w:pPr>
      <w:r w:rsidRPr="005B4DA7">
        <w:rPr>
          <w:lang w:val="es-419"/>
        </w:rPr>
        <w:t xml:space="preserve">Verificar la existencia del formulario de </w:t>
      </w:r>
      <w:r>
        <w:rPr>
          <w:lang w:val="es-419"/>
        </w:rPr>
        <w:t>sucursal</w:t>
      </w:r>
      <w:r w:rsidRPr="005B4DA7">
        <w:rPr>
          <w:lang w:val="es-419"/>
        </w:rPr>
        <w:t xml:space="preserve"> </w:t>
      </w:r>
    </w:p>
    <w:p w14:paraId="428EB521" w14:textId="77777777" w:rsidR="005B4DA7" w:rsidRPr="003207E6" w:rsidRDefault="005B4DA7" w:rsidP="005B4DA7">
      <w:pPr>
        <w:rPr>
          <w:lang w:val="es-419"/>
        </w:rPr>
      </w:pPr>
    </w:p>
    <w:p w14:paraId="77C785A2" w14:textId="3BFD5D70" w:rsidR="005B4DA7" w:rsidRPr="005B4DA7" w:rsidRDefault="005B4DA7" w:rsidP="005B4DA7">
      <w:pPr>
        <w:pStyle w:val="Prrafodelista"/>
        <w:numPr>
          <w:ilvl w:val="0"/>
          <w:numId w:val="359"/>
        </w:numPr>
        <w:rPr>
          <w:lang w:val="es-419"/>
        </w:rPr>
      </w:pPr>
      <w:r w:rsidRPr="005B4DA7">
        <w:rPr>
          <w:lang w:val="es-419"/>
        </w:rPr>
        <w:lastRenderedPageBreak/>
        <w:t xml:space="preserve">Verificar el ingreso de datos por parte del usuario en el formulario de " </w:t>
      </w:r>
      <w:r>
        <w:rPr>
          <w:lang w:val="es-419"/>
        </w:rPr>
        <w:t>sucursal</w:t>
      </w:r>
      <w:r w:rsidRPr="005B4DA7">
        <w:rPr>
          <w:lang w:val="es-419"/>
        </w:rPr>
        <w:t xml:space="preserve"> ".</w:t>
      </w:r>
    </w:p>
    <w:p w14:paraId="3C5E7F1A" w14:textId="77777777" w:rsidR="005B4DA7" w:rsidRPr="003207E6" w:rsidRDefault="005B4DA7" w:rsidP="005B4DA7">
      <w:pPr>
        <w:ind w:firstLine="0"/>
        <w:rPr>
          <w:lang w:val="es-419"/>
        </w:rPr>
      </w:pPr>
    </w:p>
    <w:p w14:paraId="103EEDFA" w14:textId="647F779C" w:rsidR="005B4DA7" w:rsidRPr="005B4DA7" w:rsidRDefault="005B4DA7" w:rsidP="005B4DA7">
      <w:pPr>
        <w:pStyle w:val="Prrafodelista"/>
        <w:numPr>
          <w:ilvl w:val="0"/>
          <w:numId w:val="359"/>
        </w:numPr>
        <w:rPr>
          <w:lang w:val="es-419"/>
        </w:rPr>
      </w:pPr>
      <w:r w:rsidRPr="005B4DA7">
        <w:rPr>
          <w:lang w:val="es-419"/>
        </w:rPr>
        <w:t xml:space="preserve">Verificar el registro ingresado en la interfaz del sistema de gestión de </w:t>
      </w:r>
      <w:r>
        <w:rPr>
          <w:lang w:val="es-419"/>
        </w:rPr>
        <w:t>sucursal</w:t>
      </w:r>
    </w:p>
    <w:p w14:paraId="593C4804" w14:textId="77777777" w:rsidR="005B4DA7" w:rsidRPr="00314CE1" w:rsidRDefault="005B4DA7" w:rsidP="005B4DA7">
      <w:pPr>
        <w:ind w:firstLine="0"/>
        <w:rPr>
          <w:lang w:val="es-419"/>
        </w:rPr>
      </w:pPr>
    </w:p>
    <w:p w14:paraId="78A3A421" w14:textId="77777777" w:rsidR="005B4DA7" w:rsidRDefault="005B4DA7" w:rsidP="005B4DA7">
      <w:pPr>
        <w:ind w:left="720" w:firstLine="0"/>
      </w:pPr>
      <w:r w:rsidRPr="008C5944">
        <w:t>Resultados Esperados:</w:t>
      </w:r>
    </w:p>
    <w:p w14:paraId="38DC8EA9" w14:textId="77777777" w:rsidR="005B4DA7" w:rsidRDefault="005B4DA7" w:rsidP="005B4DA7">
      <w:pPr>
        <w:ind w:left="720" w:firstLine="0"/>
      </w:pPr>
    </w:p>
    <w:p w14:paraId="0059A8DD" w14:textId="28D71196" w:rsidR="005B4DA7" w:rsidRPr="005B4DA7" w:rsidRDefault="005B4DA7" w:rsidP="005B4DA7">
      <w:pPr>
        <w:pStyle w:val="Prrafodelista"/>
        <w:numPr>
          <w:ilvl w:val="0"/>
          <w:numId w:val="360"/>
        </w:numPr>
        <w:rPr>
          <w:lang w:val="es-419"/>
        </w:rPr>
      </w:pPr>
      <w:r w:rsidRPr="005B4DA7">
        <w:rPr>
          <w:lang w:val="es-419"/>
        </w:rPr>
        <w:t xml:space="preserve">En la pestaña " </w:t>
      </w:r>
      <w:r>
        <w:rPr>
          <w:lang w:val="es-419"/>
        </w:rPr>
        <w:t>sucursal</w:t>
      </w:r>
      <w:r w:rsidRPr="005B4DA7">
        <w:rPr>
          <w:lang w:val="es-419"/>
        </w:rPr>
        <w:t xml:space="preserve"> " se visualiza correctamente el formulario para la creación de este.</w:t>
      </w:r>
    </w:p>
    <w:p w14:paraId="0AAFD3FF" w14:textId="77777777" w:rsidR="005B4DA7" w:rsidRPr="00A35524" w:rsidRDefault="005B4DA7" w:rsidP="005B4DA7">
      <w:pPr>
        <w:rPr>
          <w:lang w:val="es-419"/>
        </w:rPr>
      </w:pPr>
    </w:p>
    <w:p w14:paraId="16648979" w14:textId="3BE79607" w:rsidR="005B4DA7" w:rsidRPr="005B4DA7" w:rsidRDefault="005B4DA7" w:rsidP="005B4DA7">
      <w:pPr>
        <w:pStyle w:val="Prrafodelista"/>
        <w:numPr>
          <w:ilvl w:val="0"/>
          <w:numId w:val="360"/>
        </w:numPr>
        <w:rPr>
          <w:lang w:val="es-419"/>
        </w:rPr>
      </w:pPr>
      <w:r w:rsidRPr="005B4DA7">
        <w:rPr>
          <w:lang w:val="es-419"/>
        </w:rPr>
        <w:t xml:space="preserve">Se permite ingresar información en los campos del formulario de </w:t>
      </w:r>
      <w:r>
        <w:rPr>
          <w:lang w:val="es-419"/>
        </w:rPr>
        <w:t>sucursal</w:t>
      </w:r>
      <w:r w:rsidRPr="005B4DA7">
        <w:rPr>
          <w:lang w:val="es-419"/>
        </w:rPr>
        <w:t>, reflejando en pantalla la información ingresada.</w:t>
      </w:r>
    </w:p>
    <w:p w14:paraId="29FAB2C7" w14:textId="77777777" w:rsidR="005B4DA7" w:rsidRPr="00A35524" w:rsidRDefault="005B4DA7" w:rsidP="005B4DA7">
      <w:pPr>
        <w:ind w:firstLine="0"/>
        <w:rPr>
          <w:lang w:val="es-419"/>
        </w:rPr>
      </w:pPr>
    </w:p>
    <w:p w14:paraId="11A93FFE" w14:textId="0BD417DC" w:rsidR="005B4DA7" w:rsidRPr="005B4DA7" w:rsidRDefault="005B4DA7" w:rsidP="005B4DA7">
      <w:pPr>
        <w:pStyle w:val="Prrafodelista"/>
        <w:numPr>
          <w:ilvl w:val="0"/>
          <w:numId w:val="360"/>
        </w:numPr>
        <w:rPr>
          <w:lang w:val="es-419"/>
        </w:rPr>
      </w:pPr>
      <w:r w:rsidRPr="005B4DA7">
        <w:rPr>
          <w:lang w:val="es-419"/>
        </w:rPr>
        <w:t xml:space="preserve">La interfaz del sistema de </w:t>
      </w:r>
      <w:r>
        <w:rPr>
          <w:lang w:val="es-419"/>
        </w:rPr>
        <w:t>sucursal</w:t>
      </w:r>
      <w:r w:rsidRPr="005B4DA7">
        <w:rPr>
          <w:lang w:val="es-419"/>
        </w:rPr>
        <w:t xml:space="preserve"> registra correctamente la nueva creación de una nueva sucursal, reflejándolo en la misma interfaz.</w:t>
      </w:r>
    </w:p>
    <w:p w14:paraId="2508BE3E" w14:textId="77777777" w:rsidR="005B4DA7" w:rsidRPr="008C5944" w:rsidRDefault="005B4DA7" w:rsidP="005B4DA7">
      <w:pPr>
        <w:ind w:firstLine="0"/>
      </w:pPr>
    </w:p>
    <w:p w14:paraId="5B770CE0" w14:textId="77777777" w:rsidR="005B4DA7" w:rsidRDefault="005B4DA7" w:rsidP="005B4DA7">
      <w:pPr>
        <w:ind w:left="720" w:firstLine="0"/>
      </w:pPr>
      <w:r w:rsidRPr="008C5944">
        <w:t>Resultados obtenidos</w:t>
      </w:r>
      <w:r>
        <w:t>:</w:t>
      </w:r>
    </w:p>
    <w:p w14:paraId="0135E65A" w14:textId="77777777" w:rsidR="005B4DA7" w:rsidRDefault="005B4DA7" w:rsidP="005B4DA7">
      <w:pPr>
        <w:rPr>
          <w:lang w:val="es-419"/>
        </w:rPr>
      </w:pPr>
    </w:p>
    <w:p w14:paraId="0BD2B4F5" w14:textId="11004D9C" w:rsidR="005B4DA7" w:rsidRPr="005B4DA7" w:rsidRDefault="005B4DA7" w:rsidP="005B4DA7">
      <w:pPr>
        <w:pStyle w:val="Prrafodelista"/>
        <w:numPr>
          <w:ilvl w:val="0"/>
          <w:numId w:val="361"/>
        </w:numPr>
        <w:rPr>
          <w:lang w:val="es-419"/>
        </w:rPr>
      </w:pPr>
      <w:r w:rsidRPr="005B4DA7">
        <w:rPr>
          <w:lang w:val="es-419"/>
        </w:rPr>
        <w:t xml:space="preserve">En la pestaña de </w:t>
      </w:r>
      <w:r>
        <w:rPr>
          <w:lang w:val="es-419"/>
        </w:rPr>
        <w:t>sucursal</w:t>
      </w:r>
      <w:r w:rsidRPr="005B4DA7">
        <w:rPr>
          <w:lang w:val="es-419"/>
        </w:rPr>
        <w:t xml:space="preserve"> se visualiza correctamente el formulario.</w:t>
      </w:r>
    </w:p>
    <w:p w14:paraId="2D74DF91" w14:textId="77777777" w:rsidR="005B4DA7" w:rsidRPr="00A35524" w:rsidRDefault="005B4DA7" w:rsidP="005B4DA7">
      <w:pPr>
        <w:ind w:firstLine="0"/>
        <w:rPr>
          <w:lang w:val="es-419"/>
        </w:rPr>
      </w:pPr>
    </w:p>
    <w:p w14:paraId="77B1845E" w14:textId="518C350E" w:rsidR="005B4DA7" w:rsidRPr="005B4DA7" w:rsidRDefault="005B4DA7" w:rsidP="005B4DA7">
      <w:pPr>
        <w:pStyle w:val="Prrafodelista"/>
        <w:numPr>
          <w:ilvl w:val="0"/>
          <w:numId w:val="361"/>
        </w:numPr>
        <w:rPr>
          <w:lang w:val="es-419"/>
        </w:rPr>
      </w:pPr>
      <w:r w:rsidRPr="005B4DA7">
        <w:rPr>
          <w:lang w:val="es-419"/>
        </w:rPr>
        <w:t xml:space="preserve">El sistema permite ingresar información en los campos del formulario de </w:t>
      </w:r>
      <w:r>
        <w:rPr>
          <w:lang w:val="es-419"/>
        </w:rPr>
        <w:t>sucursal</w:t>
      </w:r>
      <w:r w:rsidRPr="005B4DA7">
        <w:rPr>
          <w:lang w:val="es-419"/>
        </w:rPr>
        <w:t>, reflejándolo en pantalla correctamente</w:t>
      </w:r>
    </w:p>
    <w:p w14:paraId="703005AA" w14:textId="77777777" w:rsidR="005B4DA7" w:rsidRPr="00A35524" w:rsidRDefault="005B4DA7" w:rsidP="005B4DA7">
      <w:pPr>
        <w:ind w:firstLine="0"/>
        <w:rPr>
          <w:lang w:val="es-419"/>
        </w:rPr>
      </w:pPr>
    </w:p>
    <w:p w14:paraId="7D56488F" w14:textId="28CEE662" w:rsidR="005B4DA7" w:rsidRDefault="005B4DA7" w:rsidP="005B4DA7">
      <w:pPr>
        <w:pStyle w:val="Prrafodelista"/>
        <w:numPr>
          <w:ilvl w:val="0"/>
          <w:numId w:val="361"/>
        </w:numPr>
        <w:rPr>
          <w:lang w:val="es-419"/>
        </w:rPr>
      </w:pPr>
      <w:r w:rsidRPr="005B4DA7">
        <w:rPr>
          <w:lang w:val="es-419"/>
        </w:rPr>
        <w:t>La interfaz tras el registro exitoso de la sucursal se logra visualizar en la interfaz.</w:t>
      </w:r>
    </w:p>
    <w:p w14:paraId="71C8E720" w14:textId="77777777" w:rsidR="00E539E7" w:rsidRPr="00E539E7" w:rsidRDefault="00E539E7" w:rsidP="00E539E7">
      <w:pPr>
        <w:pStyle w:val="Prrafodelista"/>
        <w:rPr>
          <w:lang w:val="es-419"/>
        </w:rPr>
      </w:pPr>
    </w:p>
    <w:p w14:paraId="6ECAB684" w14:textId="4CD02E85" w:rsidR="00E539E7" w:rsidRPr="00E539E7" w:rsidRDefault="00E539E7" w:rsidP="00E539E7">
      <w:pPr>
        <w:rPr>
          <w:lang w:val="es-419"/>
        </w:rPr>
      </w:pPr>
      <w:r w:rsidRPr="00E539E7">
        <w:rPr>
          <w:lang w:val="es-419"/>
        </w:rPr>
        <w:lastRenderedPageBreak/>
        <w:t xml:space="preserve">En la figura 7.12 </w:t>
      </w:r>
      <w:r w:rsidRPr="00E539E7">
        <w:t>muestra el módulo de Sucursal, donde se registra una nueva sucursal con los datos: Nombre: prueba, Dirección: 1234, Comuna: Santiago, Tipo: Matriz y estado Activo. En la parte superior se observa el formulario de ingreso y la tabla inicial con dos sucursales registradas. Tras hacer clic en Registrar, el sistema confirma el registro exitoso y actualiza la tabla, mostrando ahora tres sucursales: las dos existentes y la nueva “prueba”</w:t>
      </w:r>
    </w:p>
    <w:p w14:paraId="4972EDFD" w14:textId="77777777" w:rsidR="00267181" w:rsidRPr="00AD5449" w:rsidRDefault="00267181" w:rsidP="00267181">
      <w:pPr>
        <w:rPr>
          <w:lang w:val="es-419"/>
        </w:rPr>
      </w:pPr>
    </w:p>
    <w:p w14:paraId="34D18F0B" w14:textId="3D1189D5" w:rsidR="00267181" w:rsidRPr="008C5944" w:rsidRDefault="00267181" w:rsidP="00267181">
      <w:pPr>
        <w:pStyle w:val="Descripcin"/>
      </w:pPr>
      <w:bookmarkStart w:id="753" w:name="_Toc210409362"/>
      <w:bookmarkStart w:id="754" w:name="_Toc210410142"/>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12</w:t>
      </w:r>
      <w:r>
        <w:rPr>
          <w:noProof/>
        </w:rPr>
        <w:fldChar w:fldCharType="end"/>
      </w:r>
      <w:r>
        <w:t xml:space="preserve"> “Captura de pantalla de prueba 1-2-3 caso de uso N°1.17”</w:t>
      </w:r>
      <w:bookmarkEnd w:id="753"/>
      <w:bookmarkEnd w:id="754"/>
    </w:p>
    <w:p w14:paraId="75721661" w14:textId="77777777" w:rsidR="00267181" w:rsidRDefault="00267181" w:rsidP="00267181"/>
    <w:p w14:paraId="5F618967" w14:textId="77777777" w:rsidR="005B4DA7" w:rsidRDefault="003E29BC" w:rsidP="00E539E7">
      <w:pPr>
        <w:pStyle w:val="Sinespaciado"/>
      </w:pPr>
      <w:r w:rsidRPr="003E29BC">
        <w:rPr>
          <w:noProof/>
        </w:rPr>
        <w:drawing>
          <wp:inline distT="0" distB="0" distL="0" distR="0" wp14:anchorId="3A18D9EC" wp14:editId="256E716B">
            <wp:extent cx="5971540" cy="4798695"/>
            <wp:effectExtent l="0" t="0" r="0" b="1905"/>
            <wp:docPr id="355301402"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01402" name="Imagen 1" descr="Captura de pantalla de computadora&#10;&#10;El contenido generado por IA puede ser incorrecto."/>
                    <pic:cNvPicPr/>
                  </pic:nvPicPr>
                  <pic:blipFill>
                    <a:blip r:embed="rId126"/>
                    <a:stretch>
                      <a:fillRect/>
                    </a:stretch>
                  </pic:blipFill>
                  <pic:spPr>
                    <a:xfrm>
                      <a:off x="0" y="0"/>
                      <a:ext cx="5971540" cy="4798695"/>
                    </a:xfrm>
                    <a:prstGeom prst="rect">
                      <a:avLst/>
                    </a:prstGeom>
                  </pic:spPr>
                </pic:pic>
              </a:graphicData>
            </a:graphic>
          </wp:inline>
        </w:drawing>
      </w:r>
    </w:p>
    <w:p w14:paraId="43DA6C54" w14:textId="77777777" w:rsidR="00E539E7" w:rsidRDefault="00E539E7" w:rsidP="005B4DA7"/>
    <w:p w14:paraId="6F765823" w14:textId="602D2200" w:rsidR="00796A6B" w:rsidRPr="00E539E7" w:rsidRDefault="00796A6B" w:rsidP="00E539E7">
      <w:r>
        <w:t>Fuente: Captura realizada al sistema web EugCOM</w:t>
      </w:r>
    </w:p>
    <w:p w14:paraId="2A202FBA" w14:textId="77777777" w:rsidR="00796A6B" w:rsidRDefault="00796A6B" w:rsidP="00796A6B">
      <w:pPr>
        <w:pStyle w:val="Ttulo2"/>
      </w:pPr>
      <w:r>
        <w:lastRenderedPageBreak/>
        <w:t>Prueba Unitaria CU N°1.18</w:t>
      </w:r>
    </w:p>
    <w:p w14:paraId="2FD3B389" w14:textId="77777777" w:rsidR="00796A6B" w:rsidRDefault="00796A6B" w:rsidP="00796A6B">
      <w:r>
        <w:t xml:space="preserve"> </w:t>
      </w:r>
    </w:p>
    <w:p w14:paraId="679B54C0" w14:textId="77777777" w:rsidR="00796A6B" w:rsidRDefault="00796A6B" w:rsidP="00796A6B">
      <w:r w:rsidRPr="00627D3D">
        <w:t xml:space="preserve">En la </w:t>
      </w:r>
      <w:r w:rsidRPr="00627D3D">
        <w:rPr>
          <w:i/>
        </w:rPr>
        <w:t xml:space="preserve">Tabla </w:t>
      </w:r>
      <w:r>
        <w:rPr>
          <w:i/>
        </w:rPr>
        <w:t>7.13</w:t>
      </w:r>
      <w:r>
        <w:t xml:space="preserve"> </w:t>
      </w:r>
      <w:r w:rsidRPr="00627D3D">
        <w:t>se puede visualizar el Caso de uso N°1.18, Se crea un botón para activar o desactivar una sucursal en específico, mostrando un cambio de estado de esta.</w:t>
      </w:r>
    </w:p>
    <w:p w14:paraId="5BA3AD74" w14:textId="77777777" w:rsidR="005B4DA7" w:rsidRPr="00627D3D" w:rsidRDefault="005B4DA7" w:rsidP="00796A6B"/>
    <w:p w14:paraId="4D0F3C9D" w14:textId="77777777" w:rsidR="00796A6B" w:rsidRPr="00627D3D" w:rsidRDefault="00796A6B" w:rsidP="00796A6B">
      <w:pPr>
        <w:pStyle w:val="Descripcin"/>
      </w:pPr>
      <w:bookmarkStart w:id="755" w:name="_Toc209985096"/>
      <w:bookmarkStart w:id="756" w:name="_Toc210409363"/>
      <w:bookmarkStart w:id="757" w:name="_Toc210410143"/>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13</w:t>
      </w:r>
      <w:r>
        <w:rPr>
          <w:noProof/>
        </w:rPr>
        <w:fldChar w:fldCharType="end"/>
      </w:r>
      <w:r>
        <w:t xml:space="preserve"> </w:t>
      </w:r>
      <w:r w:rsidRPr="00627D3D">
        <w:t>Caso de uso N °1.18, cambiando el estado de una sucursal</w:t>
      </w:r>
      <w:bookmarkEnd w:id="755"/>
      <w:bookmarkEnd w:id="756"/>
      <w:bookmarkEnd w:id="757"/>
    </w:p>
    <w:p w14:paraId="5C953E55" w14:textId="77777777" w:rsidR="00796A6B" w:rsidRPr="00627D3D" w:rsidRDefault="00796A6B" w:rsidP="00796A6B">
      <w:pPr>
        <w:pStyle w:val="Sinespaciado"/>
      </w:pPr>
      <w:r w:rsidRPr="00627D3D">
        <w:rPr>
          <w:noProof/>
        </w:rPr>
        <w:drawing>
          <wp:inline distT="0" distB="0" distL="0" distR="0" wp14:anchorId="3D494113" wp14:editId="3E525A62">
            <wp:extent cx="4419075" cy="3326524"/>
            <wp:effectExtent l="0" t="0" r="635" b="7620"/>
            <wp:docPr id="24650981" name="Imagen 8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24775" cy="3330815"/>
                    </a:xfrm>
                    <a:prstGeom prst="rect">
                      <a:avLst/>
                    </a:prstGeom>
                    <a:noFill/>
                    <a:ln>
                      <a:noFill/>
                    </a:ln>
                  </pic:spPr>
                </pic:pic>
              </a:graphicData>
            </a:graphic>
          </wp:inline>
        </w:drawing>
      </w:r>
    </w:p>
    <w:p w14:paraId="648520E9" w14:textId="77777777" w:rsidR="00796A6B" w:rsidRPr="00627D3D" w:rsidRDefault="00796A6B" w:rsidP="00796A6B">
      <w:pPr>
        <w:tabs>
          <w:tab w:val="left" w:pos="7125"/>
        </w:tabs>
        <w:spacing w:line="278" w:lineRule="auto"/>
        <w:ind w:firstLine="0"/>
        <w:jc w:val="left"/>
      </w:pPr>
    </w:p>
    <w:p w14:paraId="624C8946" w14:textId="77777777" w:rsidR="00796A6B" w:rsidRDefault="00796A6B" w:rsidP="00796A6B">
      <w:r w:rsidRPr="00627D3D">
        <w:t>Fuente: Elaborado por el estudiante de acuerdo con el proyecto</w:t>
      </w:r>
    </w:p>
    <w:p w14:paraId="6DA4DAD9" w14:textId="77777777" w:rsidR="005B4DA7" w:rsidRDefault="005B4DA7" w:rsidP="00796A6B"/>
    <w:p w14:paraId="2D3B1B39" w14:textId="77777777" w:rsidR="00796A6B" w:rsidRDefault="00796A6B" w:rsidP="00796A6B">
      <w:r w:rsidRPr="008C5944">
        <w:t>Casos de prueba:</w:t>
      </w:r>
    </w:p>
    <w:p w14:paraId="236CE69E" w14:textId="77777777" w:rsidR="00E539E7" w:rsidRDefault="00E539E7" w:rsidP="00796A6B"/>
    <w:p w14:paraId="4539096E" w14:textId="1472A946" w:rsidR="00AD5449" w:rsidRDefault="00AD5449" w:rsidP="00AD5449">
      <w:pPr>
        <w:numPr>
          <w:ilvl w:val="0"/>
          <w:numId w:val="242"/>
        </w:numPr>
        <w:tabs>
          <w:tab w:val="num" w:pos="720"/>
        </w:tabs>
        <w:rPr>
          <w:lang w:val="es-419"/>
        </w:rPr>
      </w:pPr>
      <w:r w:rsidRPr="00AD5449">
        <w:rPr>
          <w:lang w:val="es-419"/>
        </w:rPr>
        <w:t>Verificar la existencia de la opción para cambiar estado en el listado de sucursales</w:t>
      </w:r>
      <w:r>
        <w:rPr>
          <w:lang w:val="es-419"/>
        </w:rPr>
        <w:t>.</w:t>
      </w:r>
    </w:p>
    <w:p w14:paraId="3233D82D" w14:textId="77777777" w:rsidR="00AD5449" w:rsidRPr="00AD5449" w:rsidRDefault="00AD5449" w:rsidP="00AD5449">
      <w:pPr>
        <w:rPr>
          <w:lang w:val="es-419"/>
        </w:rPr>
      </w:pPr>
    </w:p>
    <w:p w14:paraId="382BA2BE" w14:textId="09F8FA03" w:rsidR="00AD5449" w:rsidRDefault="00AD5449" w:rsidP="00AD5449">
      <w:pPr>
        <w:numPr>
          <w:ilvl w:val="0"/>
          <w:numId w:val="242"/>
        </w:numPr>
        <w:tabs>
          <w:tab w:val="num" w:pos="720"/>
        </w:tabs>
        <w:rPr>
          <w:lang w:val="es-419"/>
        </w:rPr>
      </w:pPr>
      <w:r w:rsidRPr="00AD5449">
        <w:rPr>
          <w:lang w:val="es-419"/>
        </w:rPr>
        <w:lastRenderedPageBreak/>
        <w:t>Verificar la funcionalidad de activación/desactivación de sucursales</w:t>
      </w:r>
      <w:r>
        <w:rPr>
          <w:lang w:val="es-419"/>
        </w:rPr>
        <w:t>.</w:t>
      </w:r>
    </w:p>
    <w:p w14:paraId="0DBB42EE" w14:textId="77777777" w:rsidR="00AD5449" w:rsidRPr="00AD5449" w:rsidRDefault="00AD5449" w:rsidP="00AD5449">
      <w:pPr>
        <w:ind w:firstLine="0"/>
        <w:rPr>
          <w:lang w:val="es-419"/>
        </w:rPr>
      </w:pPr>
    </w:p>
    <w:p w14:paraId="7D0F2E6F" w14:textId="6E34D0A9" w:rsidR="00AD5449" w:rsidRDefault="00AD5449" w:rsidP="00AD5449">
      <w:pPr>
        <w:numPr>
          <w:ilvl w:val="0"/>
          <w:numId w:val="242"/>
        </w:numPr>
        <w:tabs>
          <w:tab w:val="num" w:pos="720"/>
        </w:tabs>
        <w:rPr>
          <w:lang w:val="es-419"/>
        </w:rPr>
      </w:pPr>
      <w:r w:rsidRPr="00AD5449">
        <w:rPr>
          <w:lang w:val="es-419"/>
        </w:rPr>
        <w:t>Verificar la actualización visual del estado en la interfaz</w:t>
      </w:r>
      <w:r>
        <w:rPr>
          <w:lang w:val="es-419"/>
        </w:rPr>
        <w:t>.</w:t>
      </w:r>
    </w:p>
    <w:p w14:paraId="5B3E6F5D" w14:textId="77777777" w:rsidR="00AD5449" w:rsidRPr="00AD5449" w:rsidRDefault="00AD5449" w:rsidP="00AD5449">
      <w:pPr>
        <w:ind w:firstLine="0"/>
        <w:rPr>
          <w:lang w:val="es-419"/>
        </w:rPr>
      </w:pPr>
    </w:p>
    <w:p w14:paraId="1C4A5EDE" w14:textId="77777777" w:rsidR="00796A6B" w:rsidRDefault="00796A6B" w:rsidP="00796A6B">
      <w:pPr>
        <w:ind w:left="720" w:firstLine="0"/>
      </w:pPr>
      <w:r w:rsidRPr="008C5944">
        <w:t>Resultados Esperados:</w:t>
      </w:r>
    </w:p>
    <w:p w14:paraId="0797BAF8" w14:textId="77777777" w:rsidR="00E539E7" w:rsidRDefault="00E539E7" w:rsidP="00796A6B">
      <w:pPr>
        <w:ind w:left="720" w:firstLine="0"/>
      </w:pPr>
    </w:p>
    <w:p w14:paraId="18A6A24D" w14:textId="6C4EEEAA" w:rsidR="00AD5449" w:rsidRDefault="00AD5449" w:rsidP="00AD5449">
      <w:pPr>
        <w:numPr>
          <w:ilvl w:val="0"/>
          <w:numId w:val="243"/>
        </w:numPr>
        <w:tabs>
          <w:tab w:val="num" w:pos="720"/>
        </w:tabs>
        <w:rPr>
          <w:lang w:val="es-419"/>
        </w:rPr>
      </w:pPr>
      <w:r w:rsidRPr="00AD5449">
        <w:rPr>
          <w:lang w:val="es-419"/>
        </w:rPr>
        <w:t>El botón o enlace "Cambiar Estado" es visible junto a cada sucursal en el listado</w:t>
      </w:r>
      <w:r>
        <w:rPr>
          <w:lang w:val="es-419"/>
        </w:rPr>
        <w:t>.</w:t>
      </w:r>
    </w:p>
    <w:p w14:paraId="0BABD1EA" w14:textId="77777777" w:rsidR="00AD5449" w:rsidRPr="00AD5449" w:rsidRDefault="00AD5449" w:rsidP="00AD5449">
      <w:pPr>
        <w:rPr>
          <w:lang w:val="es-419"/>
        </w:rPr>
      </w:pPr>
    </w:p>
    <w:p w14:paraId="4BAD21DD" w14:textId="59A0B11C" w:rsidR="00AD5449" w:rsidRDefault="00AD5449" w:rsidP="00AD5449">
      <w:pPr>
        <w:numPr>
          <w:ilvl w:val="0"/>
          <w:numId w:val="243"/>
        </w:numPr>
        <w:tabs>
          <w:tab w:val="num" w:pos="720"/>
        </w:tabs>
        <w:rPr>
          <w:lang w:val="es-419"/>
        </w:rPr>
      </w:pPr>
      <w:r w:rsidRPr="00AD5449">
        <w:rPr>
          <w:lang w:val="es-419"/>
        </w:rPr>
        <w:t>Al hacer clic en "Cambiar Estado", el sistema modifica correctamente el estado de la sucursal (activo/inactivo)</w:t>
      </w:r>
      <w:r>
        <w:rPr>
          <w:lang w:val="es-419"/>
        </w:rPr>
        <w:t>.</w:t>
      </w:r>
    </w:p>
    <w:p w14:paraId="082C61C9" w14:textId="77777777" w:rsidR="00AD5449" w:rsidRPr="00AD5449" w:rsidRDefault="00AD5449" w:rsidP="00AD5449">
      <w:pPr>
        <w:ind w:firstLine="0"/>
        <w:rPr>
          <w:lang w:val="es-419"/>
        </w:rPr>
      </w:pPr>
    </w:p>
    <w:p w14:paraId="4BF8F679" w14:textId="6049E416" w:rsidR="00AD5449" w:rsidRDefault="00AD5449" w:rsidP="00AD5449">
      <w:pPr>
        <w:numPr>
          <w:ilvl w:val="0"/>
          <w:numId w:val="243"/>
        </w:numPr>
        <w:tabs>
          <w:tab w:val="num" w:pos="720"/>
        </w:tabs>
        <w:rPr>
          <w:lang w:val="es-419"/>
        </w:rPr>
      </w:pPr>
      <w:r w:rsidRPr="00AD5449">
        <w:rPr>
          <w:lang w:val="es-419"/>
        </w:rPr>
        <w:t>El cambio de estado se refleja visualmente en el listado de sucursales inmediatamente</w:t>
      </w:r>
      <w:r>
        <w:rPr>
          <w:lang w:val="es-419"/>
        </w:rPr>
        <w:t>.</w:t>
      </w:r>
    </w:p>
    <w:p w14:paraId="1ABD5C96" w14:textId="77777777" w:rsidR="00AD5449" w:rsidRPr="00AD5449" w:rsidRDefault="00AD5449" w:rsidP="00AD5449">
      <w:pPr>
        <w:ind w:firstLine="0"/>
        <w:rPr>
          <w:lang w:val="es-419"/>
        </w:rPr>
      </w:pPr>
    </w:p>
    <w:p w14:paraId="19FD1286" w14:textId="77777777" w:rsidR="00796A6B" w:rsidRDefault="00796A6B" w:rsidP="00796A6B">
      <w:pPr>
        <w:ind w:left="720" w:firstLine="0"/>
      </w:pPr>
      <w:r w:rsidRPr="008C5944">
        <w:t>Resultados obtenidos</w:t>
      </w:r>
      <w:r>
        <w:t>:</w:t>
      </w:r>
    </w:p>
    <w:p w14:paraId="7977D44A" w14:textId="77777777" w:rsidR="00E539E7" w:rsidRDefault="00E539E7" w:rsidP="00796A6B">
      <w:pPr>
        <w:ind w:left="720" w:firstLine="0"/>
      </w:pPr>
    </w:p>
    <w:p w14:paraId="742ED66D" w14:textId="5542BD2D" w:rsidR="00AD5449" w:rsidRDefault="00AD5449" w:rsidP="00AD5449">
      <w:pPr>
        <w:numPr>
          <w:ilvl w:val="0"/>
          <w:numId w:val="244"/>
        </w:numPr>
        <w:tabs>
          <w:tab w:val="num" w:pos="720"/>
        </w:tabs>
        <w:rPr>
          <w:lang w:val="es-419"/>
        </w:rPr>
      </w:pPr>
      <w:r w:rsidRPr="00AD5449">
        <w:rPr>
          <w:lang w:val="es-419"/>
        </w:rPr>
        <w:t>La opción de cambio de estado está disponible para cada sucursal en el listado</w:t>
      </w:r>
      <w:r>
        <w:rPr>
          <w:lang w:val="es-419"/>
        </w:rPr>
        <w:t>.</w:t>
      </w:r>
    </w:p>
    <w:p w14:paraId="1546EDE1" w14:textId="77777777" w:rsidR="00AD5449" w:rsidRPr="00AD5449" w:rsidRDefault="00AD5449" w:rsidP="00AD5449">
      <w:pPr>
        <w:ind w:left="1440" w:firstLine="0"/>
        <w:rPr>
          <w:lang w:val="es-419"/>
        </w:rPr>
      </w:pPr>
    </w:p>
    <w:p w14:paraId="43E50736" w14:textId="5D207E38" w:rsidR="00AD5449" w:rsidRDefault="00AD5449" w:rsidP="00AD5449">
      <w:pPr>
        <w:numPr>
          <w:ilvl w:val="0"/>
          <w:numId w:val="244"/>
        </w:numPr>
        <w:tabs>
          <w:tab w:val="num" w:pos="720"/>
        </w:tabs>
        <w:rPr>
          <w:lang w:val="es-419"/>
        </w:rPr>
      </w:pPr>
      <w:r w:rsidRPr="00AD5449">
        <w:rPr>
          <w:lang w:val="es-419"/>
        </w:rPr>
        <w:t>La funcionalidad de activación/desactivación funciona correctamente y actualiza la base de datos</w:t>
      </w:r>
      <w:r>
        <w:rPr>
          <w:lang w:val="es-419"/>
        </w:rPr>
        <w:t>.</w:t>
      </w:r>
    </w:p>
    <w:p w14:paraId="3800DFCE" w14:textId="77777777" w:rsidR="00AD5449" w:rsidRPr="00AD5449" w:rsidRDefault="00AD5449" w:rsidP="00AD5449">
      <w:pPr>
        <w:ind w:firstLine="0"/>
        <w:rPr>
          <w:lang w:val="es-419"/>
        </w:rPr>
      </w:pPr>
    </w:p>
    <w:p w14:paraId="3C8F6E0F" w14:textId="3F069F41" w:rsidR="003E29BC" w:rsidRDefault="00AD5449" w:rsidP="00E539E7">
      <w:pPr>
        <w:numPr>
          <w:ilvl w:val="0"/>
          <w:numId w:val="244"/>
        </w:numPr>
        <w:tabs>
          <w:tab w:val="num" w:pos="720"/>
        </w:tabs>
        <w:rPr>
          <w:lang w:val="es-419"/>
        </w:rPr>
      </w:pPr>
      <w:r w:rsidRPr="00AD5449">
        <w:rPr>
          <w:lang w:val="es-419"/>
        </w:rPr>
        <w:t>El estado visual de la sucursal se actualiza correctamente en la interfaz tras el cambio</w:t>
      </w:r>
      <w:r>
        <w:rPr>
          <w:lang w:val="es-419"/>
        </w:rPr>
        <w:t>.</w:t>
      </w:r>
    </w:p>
    <w:p w14:paraId="4E6119A8" w14:textId="2EEB1D1A" w:rsidR="00E539E7" w:rsidRDefault="00E539E7" w:rsidP="00E539E7">
      <w:r w:rsidRPr="00E539E7">
        <w:rPr>
          <w:lang w:val="es-419"/>
        </w:rPr>
        <w:lastRenderedPageBreak/>
        <w:t xml:space="preserve">En la figura 7.13 </w:t>
      </w:r>
      <w:r w:rsidRPr="00E539E7">
        <w:t>muestra el proceso de cambio de estado en el módulo de Sucursal. Inicialmente, la sucursal “prueba” aparece registrada con estado Activo en la tabla. Al seleccionar la opción Cambiar Estado, el sistema despliega una ventana de confirmación preguntando si se desea modificar el estado. Tras confirmar con el botón Modificar Estado, el registro se actualiza y la sucursal “prueba” pasa a estado Inactivo</w:t>
      </w:r>
    </w:p>
    <w:p w14:paraId="65670A5E" w14:textId="77777777" w:rsidR="00E539E7" w:rsidRPr="00E539E7" w:rsidRDefault="00E539E7" w:rsidP="00E539E7">
      <w:pPr>
        <w:rPr>
          <w:lang w:val="es-419"/>
        </w:rPr>
      </w:pPr>
    </w:p>
    <w:p w14:paraId="03E2DEB3" w14:textId="0AC03434" w:rsidR="00267181" w:rsidRPr="008C5944" w:rsidRDefault="00267181" w:rsidP="00267181">
      <w:pPr>
        <w:pStyle w:val="Descripcin"/>
      </w:pPr>
      <w:bookmarkStart w:id="758" w:name="_Toc210409364"/>
      <w:bookmarkStart w:id="759" w:name="_Toc210410144"/>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13</w:t>
      </w:r>
      <w:r>
        <w:rPr>
          <w:noProof/>
        </w:rPr>
        <w:fldChar w:fldCharType="end"/>
      </w:r>
      <w:r>
        <w:t xml:space="preserve"> “Captura de pantalla de prueba 1-2-3 caso de uso N°1.18”</w:t>
      </w:r>
      <w:bookmarkEnd w:id="758"/>
      <w:bookmarkEnd w:id="759"/>
    </w:p>
    <w:p w14:paraId="2B520051" w14:textId="77777777" w:rsidR="00267181" w:rsidRDefault="00267181" w:rsidP="00267181"/>
    <w:p w14:paraId="2E68DE00" w14:textId="77777777" w:rsidR="005B4DA7" w:rsidRDefault="003E29BC" w:rsidP="00E539E7">
      <w:pPr>
        <w:pStyle w:val="Sinespaciado"/>
      </w:pPr>
      <w:r w:rsidRPr="00E539E7">
        <w:rPr>
          <w:noProof/>
        </w:rPr>
        <w:drawing>
          <wp:inline distT="0" distB="0" distL="0" distR="0" wp14:anchorId="4D1E71B4" wp14:editId="62E981EB">
            <wp:extent cx="5971540" cy="2124075"/>
            <wp:effectExtent l="0" t="0" r="0" b="9525"/>
            <wp:docPr id="819706922"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06922" name="Imagen 1" descr="Una captura de pantalla de una red social&#10;&#10;El contenido generado por IA puede ser incorrecto."/>
                    <pic:cNvPicPr/>
                  </pic:nvPicPr>
                  <pic:blipFill>
                    <a:blip r:embed="rId127"/>
                    <a:stretch>
                      <a:fillRect/>
                    </a:stretch>
                  </pic:blipFill>
                  <pic:spPr>
                    <a:xfrm>
                      <a:off x="0" y="0"/>
                      <a:ext cx="5971540" cy="2124075"/>
                    </a:xfrm>
                    <a:prstGeom prst="rect">
                      <a:avLst/>
                    </a:prstGeom>
                  </pic:spPr>
                </pic:pic>
              </a:graphicData>
            </a:graphic>
          </wp:inline>
        </w:drawing>
      </w:r>
    </w:p>
    <w:p w14:paraId="7A4BEFF9" w14:textId="77777777" w:rsidR="005B4DA7" w:rsidRDefault="005B4DA7" w:rsidP="005B4DA7">
      <w:pPr>
        <w:pStyle w:val="Sinespaciado"/>
      </w:pPr>
    </w:p>
    <w:p w14:paraId="25083AB7" w14:textId="686CBBAE" w:rsidR="00796A6B" w:rsidRDefault="00796A6B" w:rsidP="005B4DA7">
      <w:r>
        <w:t>Fuente: Captura realizada al sistema web EugCOM</w:t>
      </w:r>
    </w:p>
    <w:p w14:paraId="47C150E7" w14:textId="77777777" w:rsidR="00796A6B" w:rsidRPr="004B79BA" w:rsidRDefault="00796A6B" w:rsidP="00796A6B"/>
    <w:p w14:paraId="5E498043" w14:textId="77777777" w:rsidR="00796A6B" w:rsidRPr="004B79BA" w:rsidRDefault="00796A6B" w:rsidP="00796A6B">
      <w:pPr>
        <w:spacing w:line="278" w:lineRule="auto"/>
        <w:ind w:firstLine="0"/>
        <w:jc w:val="left"/>
        <w:rPr>
          <w:rFonts w:eastAsiaTheme="majorEastAsia" w:cstheme="majorBidi"/>
          <w:szCs w:val="32"/>
        </w:rPr>
      </w:pPr>
      <w:r>
        <w:br w:type="page"/>
      </w:r>
    </w:p>
    <w:p w14:paraId="44CA7C15" w14:textId="77777777" w:rsidR="00796A6B" w:rsidRDefault="00796A6B" w:rsidP="00796A6B">
      <w:pPr>
        <w:pStyle w:val="Ttulo2"/>
      </w:pPr>
      <w:r>
        <w:lastRenderedPageBreak/>
        <w:t>Prueba Unitaria CU N°1.20</w:t>
      </w:r>
    </w:p>
    <w:p w14:paraId="27070121" w14:textId="77777777" w:rsidR="00796A6B" w:rsidRDefault="00796A6B" w:rsidP="00796A6B"/>
    <w:p w14:paraId="52C31E1D" w14:textId="77777777" w:rsidR="00796A6B" w:rsidRPr="006C0843" w:rsidRDefault="00796A6B" w:rsidP="00796A6B">
      <w:r w:rsidRPr="006C0843">
        <w:t xml:space="preserve">En la </w:t>
      </w:r>
      <w:r w:rsidRPr="006C0843">
        <w:rPr>
          <w:i/>
        </w:rPr>
        <w:t xml:space="preserve">Tabla </w:t>
      </w:r>
      <w:r>
        <w:rPr>
          <w:i/>
        </w:rPr>
        <w:t xml:space="preserve">7.14 </w:t>
      </w:r>
      <w:r w:rsidRPr="006C0843">
        <w:t>se puede visualizar el Caso de uso N°1.20, este apartado es para la creación de nuevos centros de costos, en caso de necesitar agregar un costo más se utiliza este caso de uso priorizar en un futuro los nuevos centros de los costos.</w:t>
      </w:r>
    </w:p>
    <w:p w14:paraId="2267112F" w14:textId="77777777" w:rsidR="00796A6B" w:rsidRPr="006C0843" w:rsidRDefault="00796A6B" w:rsidP="00796A6B">
      <w:pPr>
        <w:spacing w:line="278" w:lineRule="auto"/>
        <w:ind w:firstLine="0"/>
        <w:jc w:val="left"/>
      </w:pPr>
    </w:p>
    <w:p w14:paraId="670AF8F6" w14:textId="77777777" w:rsidR="00796A6B" w:rsidRPr="006C0843" w:rsidRDefault="00796A6B" w:rsidP="00796A6B">
      <w:pPr>
        <w:pStyle w:val="Descripcin"/>
      </w:pPr>
      <w:bookmarkStart w:id="760" w:name="_Toc209985097"/>
      <w:bookmarkStart w:id="761" w:name="_Toc210409365"/>
      <w:bookmarkStart w:id="762" w:name="_Toc210410145"/>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14</w:t>
      </w:r>
      <w:r>
        <w:rPr>
          <w:noProof/>
        </w:rPr>
        <w:fldChar w:fldCharType="end"/>
      </w:r>
      <w:r>
        <w:t xml:space="preserve"> </w:t>
      </w:r>
      <w:r w:rsidRPr="006C0843">
        <w:t>Caso de uso N °1.20, Creando nuevo centro de costo</w:t>
      </w:r>
      <w:bookmarkEnd w:id="760"/>
      <w:bookmarkEnd w:id="761"/>
      <w:bookmarkEnd w:id="762"/>
    </w:p>
    <w:p w14:paraId="2AFDDABF" w14:textId="77777777" w:rsidR="00796A6B" w:rsidRPr="006C0843" w:rsidRDefault="00796A6B" w:rsidP="00796A6B">
      <w:pPr>
        <w:pStyle w:val="Sinespaciado"/>
      </w:pPr>
      <w:r w:rsidRPr="006C0843">
        <w:rPr>
          <w:noProof/>
        </w:rPr>
        <w:drawing>
          <wp:inline distT="0" distB="0" distL="0" distR="0" wp14:anchorId="78622B54" wp14:editId="69252B87">
            <wp:extent cx="4689847" cy="3216166"/>
            <wp:effectExtent l="0" t="0" r="0" b="3810"/>
            <wp:docPr id="134104257" name="Imagen 18"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abla&#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97359" cy="3221318"/>
                    </a:xfrm>
                    <a:prstGeom prst="rect">
                      <a:avLst/>
                    </a:prstGeom>
                    <a:noFill/>
                    <a:ln>
                      <a:noFill/>
                    </a:ln>
                  </pic:spPr>
                </pic:pic>
              </a:graphicData>
            </a:graphic>
          </wp:inline>
        </w:drawing>
      </w:r>
    </w:p>
    <w:p w14:paraId="67BDA202" w14:textId="77777777" w:rsidR="00796A6B" w:rsidRPr="006C0843" w:rsidRDefault="00796A6B" w:rsidP="00796A6B">
      <w:pPr>
        <w:spacing w:line="278" w:lineRule="auto"/>
        <w:ind w:firstLine="0"/>
        <w:jc w:val="left"/>
      </w:pPr>
    </w:p>
    <w:p w14:paraId="70FD11A6" w14:textId="77777777" w:rsidR="00796A6B" w:rsidRDefault="00796A6B" w:rsidP="00796A6B">
      <w:r w:rsidRPr="006C0843">
        <w:t>Fuente: Elaborado por el estudiante de acuerdo con el proyecto</w:t>
      </w:r>
    </w:p>
    <w:p w14:paraId="4E4E5CD0" w14:textId="77777777" w:rsidR="005B4DA7" w:rsidRDefault="005B4DA7" w:rsidP="00796A6B"/>
    <w:p w14:paraId="4029142D" w14:textId="77777777" w:rsidR="005B4DA7" w:rsidRDefault="005B4DA7" w:rsidP="005B4DA7">
      <w:r w:rsidRPr="008C5944">
        <w:t>Casos de prueba:</w:t>
      </w:r>
    </w:p>
    <w:p w14:paraId="02F7CAE2" w14:textId="77777777" w:rsidR="005B4DA7" w:rsidRDefault="005B4DA7" w:rsidP="005B4DA7"/>
    <w:p w14:paraId="772EECFB" w14:textId="7EDABEA6" w:rsidR="005B4DA7" w:rsidRPr="005B4DA7" w:rsidRDefault="005B4DA7" w:rsidP="005B4DA7">
      <w:pPr>
        <w:pStyle w:val="Prrafodelista"/>
        <w:numPr>
          <w:ilvl w:val="0"/>
          <w:numId w:val="362"/>
        </w:numPr>
        <w:rPr>
          <w:lang w:val="es-419"/>
        </w:rPr>
      </w:pPr>
      <w:r w:rsidRPr="005B4DA7">
        <w:rPr>
          <w:lang w:val="es-419"/>
        </w:rPr>
        <w:t xml:space="preserve">Verificar la existencia del formulario de centro de costo </w:t>
      </w:r>
    </w:p>
    <w:p w14:paraId="5E4651D2" w14:textId="77777777" w:rsidR="005B4DA7" w:rsidRPr="003207E6" w:rsidRDefault="005B4DA7" w:rsidP="005B4DA7">
      <w:pPr>
        <w:rPr>
          <w:lang w:val="es-419"/>
        </w:rPr>
      </w:pPr>
    </w:p>
    <w:p w14:paraId="4ABDC0C7" w14:textId="6FC0C845" w:rsidR="005B4DA7" w:rsidRPr="005B4DA7" w:rsidRDefault="005B4DA7" w:rsidP="005B4DA7">
      <w:pPr>
        <w:pStyle w:val="Prrafodelista"/>
        <w:numPr>
          <w:ilvl w:val="0"/>
          <w:numId w:val="362"/>
        </w:numPr>
        <w:rPr>
          <w:lang w:val="es-419"/>
        </w:rPr>
      </w:pPr>
      <w:r w:rsidRPr="005B4DA7">
        <w:rPr>
          <w:lang w:val="es-419"/>
        </w:rPr>
        <w:lastRenderedPageBreak/>
        <w:t xml:space="preserve">Verificar el ingreso de datos por parte del usuario en el formulario de " </w:t>
      </w:r>
      <w:r>
        <w:rPr>
          <w:lang w:val="es-419"/>
        </w:rPr>
        <w:t>centro de costo</w:t>
      </w:r>
      <w:r w:rsidRPr="005B4DA7">
        <w:rPr>
          <w:lang w:val="es-419"/>
        </w:rPr>
        <w:t xml:space="preserve"> ".</w:t>
      </w:r>
    </w:p>
    <w:p w14:paraId="6C9963D0" w14:textId="77777777" w:rsidR="005B4DA7" w:rsidRPr="003207E6" w:rsidRDefault="005B4DA7" w:rsidP="005B4DA7">
      <w:pPr>
        <w:ind w:firstLine="0"/>
        <w:rPr>
          <w:lang w:val="es-419"/>
        </w:rPr>
      </w:pPr>
    </w:p>
    <w:p w14:paraId="53971461" w14:textId="31927A48" w:rsidR="005B4DA7" w:rsidRPr="005B4DA7" w:rsidRDefault="005B4DA7" w:rsidP="005B4DA7">
      <w:pPr>
        <w:pStyle w:val="Prrafodelista"/>
        <w:numPr>
          <w:ilvl w:val="0"/>
          <w:numId w:val="362"/>
        </w:numPr>
        <w:rPr>
          <w:lang w:val="es-419"/>
        </w:rPr>
      </w:pPr>
      <w:r w:rsidRPr="005B4DA7">
        <w:rPr>
          <w:lang w:val="es-419"/>
        </w:rPr>
        <w:t>Verificar el registro ingresado en la interfaz del sistema de gestión de centro de costo</w:t>
      </w:r>
    </w:p>
    <w:p w14:paraId="65F5A3C7" w14:textId="77777777" w:rsidR="005B4DA7" w:rsidRPr="00314CE1" w:rsidRDefault="005B4DA7" w:rsidP="005B4DA7">
      <w:pPr>
        <w:ind w:firstLine="0"/>
        <w:rPr>
          <w:lang w:val="es-419"/>
        </w:rPr>
      </w:pPr>
    </w:p>
    <w:p w14:paraId="1B9901A1" w14:textId="77777777" w:rsidR="005B4DA7" w:rsidRDefault="005B4DA7" w:rsidP="005B4DA7">
      <w:pPr>
        <w:ind w:left="720" w:firstLine="0"/>
      </w:pPr>
      <w:r w:rsidRPr="008C5944">
        <w:t>Resultados Esperados:</w:t>
      </w:r>
    </w:p>
    <w:p w14:paraId="57E04C63" w14:textId="77777777" w:rsidR="005B4DA7" w:rsidRDefault="005B4DA7" w:rsidP="005B4DA7">
      <w:pPr>
        <w:ind w:left="720" w:firstLine="0"/>
      </w:pPr>
    </w:p>
    <w:p w14:paraId="52DF5611" w14:textId="5AB16F06" w:rsidR="005B4DA7" w:rsidRPr="005B4DA7" w:rsidRDefault="005B4DA7" w:rsidP="005B4DA7">
      <w:pPr>
        <w:pStyle w:val="Prrafodelista"/>
        <w:numPr>
          <w:ilvl w:val="0"/>
          <w:numId w:val="363"/>
        </w:numPr>
        <w:rPr>
          <w:lang w:val="es-419"/>
        </w:rPr>
      </w:pPr>
      <w:r w:rsidRPr="005B4DA7">
        <w:rPr>
          <w:lang w:val="es-419"/>
        </w:rPr>
        <w:t>En la pestaña " centro de costo " se visualiza correctamente el formulario para la creación de este.</w:t>
      </w:r>
    </w:p>
    <w:p w14:paraId="5CF5BDCA" w14:textId="77777777" w:rsidR="005B4DA7" w:rsidRPr="00A35524" w:rsidRDefault="005B4DA7" w:rsidP="005B4DA7">
      <w:pPr>
        <w:rPr>
          <w:lang w:val="es-419"/>
        </w:rPr>
      </w:pPr>
    </w:p>
    <w:p w14:paraId="5A7ED2A3" w14:textId="3324D70D" w:rsidR="005B4DA7" w:rsidRPr="005B4DA7" w:rsidRDefault="005B4DA7" w:rsidP="005B4DA7">
      <w:pPr>
        <w:pStyle w:val="Prrafodelista"/>
        <w:numPr>
          <w:ilvl w:val="0"/>
          <w:numId w:val="363"/>
        </w:numPr>
        <w:rPr>
          <w:lang w:val="es-419"/>
        </w:rPr>
      </w:pPr>
      <w:r w:rsidRPr="005B4DA7">
        <w:rPr>
          <w:lang w:val="es-419"/>
        </w:rPr>
        <w:t xml:space="preserve">Se permite ingresar información en los campos del formulario de </w:t>
      </w:r>
      <w:r>
        <w:rPr>
          <w:lang w:val="es-419"/>
        </w:rPr>
        <w:t>centro de costo</w:t>
      </w:r>
      <w:r w:rsidRPr="005B4DA7">
        <w:rPr>
          <w:lang w:val="es-419"/>
        </w:rPr>
        <w:t>, reflejando en pantalla la información ingresada.</w:t>
      </w:r>
    </w:p>
    <w:p w14:paraId="4E639267" w14:textId="77777777" w:rsidR="005B4DA7" w:rsidRPr="00A35524" w:rsidRDefault="005B4DA7" w:rsidP="005B4DA7">
      <w:pPr>
        <w:ind w:firstLine="0"/>
        <w:rPr>
          <w:lang w:val="es-419"/>
        </w:rPr>
      </w:pPr>
    </w:p>
    <w:p w14:paraId="5CF4556E" w14:textId="4B1E21E1" w:rsidR="005B4DA7" w:rsidRPr="005B4DA7" w:rsidRDefault="005B4DA7" w:rsidP="005B4DA7">
      <w:pPr>
        <w:pStyle w:val="Prrafodelista"/>
        <w:numPr>
          <w:ilvl w:val="0"/>
          <w:numId w:val="363"/>
        </w:numPr>
        <w:rPr>
          <w:lang w:val="es-419"/>
        </w:rPr>
      </w:pPr>
      <w:r w:rsidRPr="005B4DA7">
        <w:rPr>
          <w:lang w:val="es-419"/>
        </w:rPr>
        <w:t xml:space="preserve">La interfaz del sistema de </w:t>
      </w:r>
      <w:r>
        <w:rPr>
          <w:lang w:val="es-419"/>
        </w:rPr>
        <w:t>centro de costo</w:t>
      </w:r>
      <w:r w:rsidRPr="005B4DA7">
        <w:rPr>
          <w:lang w:val="es-419"/>
        </w:rPr>
        <w:t xml:space="preserve"> registra correctamente la nueva creación de un nuev</w:t>
      </w:r>
      <w:r>
        <w:rPr>
          <w:lang w:val="es-419"/>
        </w:rPr>
        <w:t>o</w:t>
      </w:r>
      <w:r w:rsidRPr="005B4DA7">
        <w:rPr>
          <w:lang w:val="es-419"/>
        </w:rPr>
        <w:t xml:space="preserve"> </w:t>
      </w:r>
      <w:r>
        <w:rPr>
          <w:lang w:val="es-419"/>
        </w:rPr>
        <w:t>centro de costo</w:t>
      </w:r>
      <w:r w:rsidRPr="005B4DA7">
        <w:rPr>
          <w:lang w:val="es-419"/>
        </w:rPr>
        <w:t>, reflejándolo en la misma interfaz.</w:t>
      </w:r>
    </w:p>
    <w:p w14:paraId="247E38E6" w14:textId="77777777" w:rsidR="005B4DA7" w:rsidRPr="008C5944" w:rsidRDefault="005B4DA7" w:rsidP="005B4DA7">
      <w:pPr>
        <w:ind w:firstLine="0"/>
      </w:pPr>
    </w:p>
    <w:p w14:paraId="1959A487" w14:textId="77777777" w:rsidR="005B4DA7" w:rsidRDefault="005B4DA7" w:rsidP="005B4DA7">
      <w:pPr>
        <w:ind w:left="720" w:firstLine="0"/>
      </w:pPr>
      <w:r w:rsidRPr="008C5944">
        <w:t>Resultados obtenidos</w:t>
      </w:r>
      <w:r>
        <w:t>:</w:t>
      </w:r>
    </w:p>
    <w:p w14:paraId="1F0981C6" w14:textId="77777777" w:rsidR="005B4DA7" w:rsidRDefault="005B4DA7" w:rsidP="005B4DA7">
      <w:pPr>
        <w:rPr>
          <w:lang w:val="es-419"/>
        </w:rPr>
      </w:pPr>
    </w:p>
    <w:p w14:paraId="4AC43B48" w14:textId="3E9DFE29" w:rsidR="005B4DA7" w:rsidRPr="005B4DA7" w:rsidRDefault="005B4DA7" w:rsidP="005B4DA7">
      <w:pPr>
        <w:pStyle w:val="Prrafodelista"/>
        <w:numPr>
          <w:ilvl w:val="0"/>
          <w:numId w:val="364"/>
        </w:numPr>
        <w:rPr>
          <w:lang w:val="es-419"/>
        </w:rPr>
      </w:pPr>
      <w:r w:rsidRPr="005B4DA7">
        <w:rPr>
          <w:lang w:val="es-419"/>
        </w:rPr>
        <w:t>En la pestaña de centro de costo se visualiza correctamente el formulario.</w:t>
      </w:r>
    </w:p>
    <w:p w14:paraId="65231564" w14:textId="77777777" w:rsidR="005B4DA7" w:rsidRPr="00A35524" w:rsidRDefault="005B4DA7" w:rsidP="005B4DA7">
      <w:pPr>
        <w:ind w:firstLine="0"/>
        <w:rPr>
          <w:lang w:val="es-419"/>
        </w:rPr>
      </w:pPr>
    </w:p>
    <w:p w14:paraId="0DF88E2C" w14:textId="46981CD5" w:rsidR="005B4DA7" w:rsidRPr="005B4DA7" w:rsidRDefault="005B4DA7" w:rsidP="005B4DA7">
      <w:pPr>
        <w:pStyle w:val="Prrafodelista"/>
        <w:numPr>
          <w:ilvl w:val="0"/>
          <w:numId w:val="364"/>
        </w:numPr>
        <w:rPr>
          <w:lang w:val="es-419"/>
        </w:rPr>
      </w:pPr>
      <w:r w:rsidRPr="005B4DA7">
        <w:rPr>
          <w:lang w:val="es-419"/>
        </w:rPr>
        <w:t xml:space="preserve">El sistema permite ingresar información en los campos del formulario de </w:t>
      </w:r>
      <w:r>
        <w:rPr>
          <w:lang w:val="es-419"/>
        </w:rPr>
        <w:t>centro de costo</w:t>
      </w:r>
      <w:r w:rsidRPr="005B4DA7">
        <w:rPr>
          <w:lang w:val="es-419"/>
        </w:rPr>
        <w:t>, reflejándolo en pantalla correctamente</w:t>
      </w:r>
    </w:p>
    <w:p w14:paraId="1372F698" w14:textId="77777777" w:rsidR="005B4DA7" w:rsidRPr="00A35524" w:rsidRDefault="005B4DA7" w:rsidP="005B4DA7">
      <w:pPr>
        <w:ind w:firstLine="0"/>
        <w:rPr>
          <w:lang w:val="es-419"/>
        </w:rPr>
      </w:pPr>
    </w:p>
    <w:p w14:paraId="3C6AD912" w14:textId="20198F81" w:rsidR="005B4DA7" w:rsidRDefault="005B4DA7" w:rsidP="005B4DA7">
      <w:pPr>
        <w:pStyle w:val="Prrafodelista"/>
        <w:numPr>
          <w:ilvl w:val="0"/>
          <w:numId w:val="364"/>
        </w:numPr>
        <w:rPr>
          <w:lang w:val="es-419"/>
        </w:rPr>
      </w:pPr>
      <w:r w:rsidRPr="005B4DA7">
        <w:rPr>
          <w:lang w:val="es-419"/>
        </w:rPr>
        <w:lastRenderedPageBreak/>
        <w:t>La interfaz tras el registro exitoso de</w:t>
      </w:r>
      <w:r>
        <w:rPr>
          <w:lang w:val="es-419"/>
        </w:rPr>
        <w:t>l</w:t>
      </w:r>
      <w:r w:rsidRPr="005B4DA7">
        <w:rPr>
          <w:lang w:val="es-419"/>
        </w:rPr>
        <w:t xml:space="preserve"> </w:t>
      </w:r>
      <w:r>
        <w:rPr>
          <w:lang w:val="es-419"/>
        </w:rPr>
        <w:t>centro de costo</w:t>
      </w:r>
      <w:r w:rsidRPr="005B4DA7">
        <w:rPr>
          <w:lang w:val="es-419"/>
        </w:rPr>
        <w:t xml:space="preserve"> se logra visualizar en la interfaz.</w:t>
      </w:r>
    </w:p>
    <w:p w14:paraId="72C1EB10" w14:textId="77777777" w:rsidR="00E539E7" w:rsidRPr="00E539E7" w:rsidRDefault="00E539E7" w:rsidP="00E539E7">
      <w:pPr>
        <w:pStyle w:val="Prrafodelista"/>
        <w:rPr>
          <w:lang w:val="es-419"/>
        </w:rPr>
      </w:pPr>
    </w:p>
    <w:p w14:paraId="2DBBC6BF" w14:textId="3772434F" w:rsidR="00267181" w:rsidRDefault="00E539E7" w:rsidP="00E539E7">
      <w:r w:rsidRPr="00E539E7">
        <w:rPr>
          <w:lang w:val="es-419"/>
        </w:rPr>
        <w:t xml:space="preserve">En la figura 7.14 </w:t>
      </w:r>
      <w:r w:rsidRPr="00E539E7">
        <w:t>muestra el módulo de Centro de Costo, donde se registra un nuevo centro con la descripción “Prueba” en estado Activo. En la parte superior se observa el formulario de ingreso y la tabla inicial con un solo registro (“Economía”). Tras hacer clic en Registrar, el sistema confirma el registro con un mensaje de éxito y actualiza la tabla, que ahora incluye dos centros de costo: Economía y Prueba</w:t>
      </w:r>
    </w:p>
    <w:p w14:paraId="24DC706C" w14:textId="77777777" w:rsidR="00E539E7" w:rsidRPr="00E539E7" w:rsidRDefault="00E539E7" w:rsidP="00E539E7">
      <w:pPr>
        <w:rPr>
          <w:lang w:val="es-419"/>
        </w:rPr>
      </w:pPr>
    </w:p>
    <w:p w14:paraId="3FD5E321" w14:textId="7DC89CE3" w:rsidR="00796A6B" w:rsidRDefault="00267181" w:rsidP="00267181">
      <w:pPr>
        <w:pStyle w:val="Descripcin"/>
      </w:pPr>
      <w:bookmarkStart w:id="763" w:name="_Toc210409366"/>
      <w:bookmarkStart w:id="764" w:name="_Toc210410146"/>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14</w:t>
      </w:r>
      <w:r>
        <w:rPr>
          <w:noProof/>
        </w:rPr>
        <w:fldChar w:fldCharType="end"/>
      </w:r>
      <w:r>
        <w:t xml:space="preserve"> “Captura de pantalla de prueba 1-2-3 caso de uso N°1.20”</w:t>
      </w:r>
      <w:bookmarkEnd w:id="763"/>
      <w:bookmarkEnd w:id="764"/>
    </w:p>
    <w:p w14:paraId="4205C95E" w14:textId="77777777" w:rsidR="005B4DA7" w:rsidRDefault="003E29BC" w:rsidP="00E539E7">
      <w:pPr>
        <w:pStyle w:val="Sinespaciado"/>
      </w:pPr>
      <w:r w:rsidRPr="00E539E7">
        <w:rPr>
          <w:noProof/>
        </w:rPr>
        <w:drawing>
          <wp:inline distT="0" distB="0" distL="0" distR="0" wp14:anchorId="7EB8F58C" wp14:editId="7F2544E3">
            <wp:extent cx="5971540" cy="3469005"/>
            <wp:effectExtent l="0" t="0" r="0" b="0"/>
            <wp:docPr id="679440195"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40195" name="Imagen 1" descr="Una captura de pantalla de una red social&#10;&#10;El contenido generado por IA puede ser incorrecto."/>
                    <pic:cNvPicPr/>
                  </pic:nvPicPr>
                  <pic:blipFill>
                    <a:blip r:embed="rId128"/>
                    <a:stretch>
                      <a:fillRect/>
                    </a:stretch>
                  </pic:blipFill>
                  <pic:spPr>
                    <a:xfrm>
                      <a:off x="0" y="0"/>
                      <a:ext cx="5971540" cy="3469005"/>
                    </a:xfrm>
                    <a:prstGeom prst="rect">
                      <a:avLst/>
                    </a:prstGeom>
                  </pic:spPr>
                </pic:pic>
              </a:graphicData>
            </a:graphic>
          </wp:inline>
        </w:drawing>
      </w:r>
    </w:p>
    <w:p w14:paraId="47F9406B" w14:textId="77777777" w:rsidR="005B4DA7" w:rsidRDefault="005B4DA7" w:rsidP="003E29BC">
      <w:pPr>
        <w:ind w:firstLine="0"/>
      </w:pPr>
    </w:p>
    <w:p w14:paraId="7609F630" w14:textId="09F2F04C" w:rsidR="00796A6B" w:rsidRDefault="00796A6B" w:rsidP="005B4DA7">
      <w:r>
        <w:t>Fuente: Captura realizada al sistema web EugCOM</w:t>
      </w:r>
    </w:p>
    <w:p w14:paraId="77369508" w14:textId="77777777" w:rsidR="00796A6B" w:rsidRPr="004B79BA" w:rsidRDefault="00796A6B" w:rsidP="00796A6B"/>
    <w:p w14:paraId="04004F04" w14:textId="77777777" w:rsidR="00796A6B" w:rsidRPr="004B79BA" w:rsidRDefault="00796A6B" w:rsidP="00796A6B">
      <w:pPr>
        <w:spacing w:line="278" w:lineRule="auto"/>
        <w:ind w:firstLine="0"/>
        <w:jc w:val="left"/>
        <w:rPr>
          <w:rFonts w:eastAsiaTheme="majorEastAsia" w:cstheme="majorBidi"/>
          <w:szCs w:val="32"/>
        </w:rPr>
      </w:pPr>
      <w:r>
        <w:br w:type="page"/>
      </w:r>
    </w:p>
    <w:p w14:paraId="1AE410B7" w14:textId="77777777" w:rsidR="00796A6B" w:rsidRDefault="00796A6B" w:rsidP="00796A6B">
      <w:pPr>
        <w:pStyle w:val="Ttulo2"/>
      </w:pPr>
      <w:r>
        <w:lastRenderedPageBreak/>
        <w:t>Prueba Unitaria CU</w:t>
      </w:r>
      <w:r w:rsidRPr="0060115B">
        <w:t xml:space="preserve"> </w:t>
      </w:r>
      <w:r>
        <w:t>N°1.21</w:t>
      </w:r>
    </w:p>
    <w:p w14:paraId="3A62022A" w14:textId="77777777" w:rsidR="00796A6B" w:rsidRDefault="00796A6B" w:rsidP="00796A6B"/>
    <w:p w14:paraId="5CF9DC40" w14:textId="77777777" w:rsidR="00796A6B" w:rsidRPr="00627D3D" w:rsidRDefault="00796A6B" w:rsidP="00796A6B">
      <w:r w:rsidRPr="00627D3D">
        <w:t xml:space="preserve">En la </w:t>
      </w:r>
      <w:r w:rsidRPr="00627D3D">
        <w:rPr>
          <w:i/>
        </w:rPr>
        <w:t xml:space="preserve">Tabla </w:t>
      </w:r>
      <w:r>
        <w:rPr>
          <w:i/>
        </w:rPr>
        <w:t xml:space="preserve">7.15 </w:t>
      </w:r>
      <w:r w:rsidRPr="00627D3D">
        <w:t>se puede visualizar el Caso de uso N°1.21, una vez ya creado los centros de los costos se procede a crear una casilla para desactivarlo o activarlo, en caso deje de haber cumplido con los costos o se debe reincorporar a la contabilidad de los costos.</w:t>
      </w:r>
    </w:p>
    <w:p w14:paraId="788358AA" w14:textId="77777777" w:rsidR="00796A6B" w:rsidRPr="00627D3D" w:rsidRDefault="00796A6B" w:rsidP="00796A6B">
      <w:pPr>
        <w:tabs>
          <w:tab w:val="left" w:pos="7125"/>
        </w:tabs>
        <w:spacing w:line="278" w:lineRule="auto"/>
        <w:ind w:firstLine="0"/>
        <w:jc w:val="left"/>
      </w:pPr>
    </w:p>
    <w:p w14:paraId="61ED74A8" w14:textId="77777777" w:rsidR="00796A6B" w:rsidRPr="00627D3D" w:rsidRDefault="00796A6B" w:rsidP="00796A6B">
      <w:pPr>
        <w:pStyle w:val="Descripcin"/>
      </w:pPr>
      <w:bookmarkStart w:id="765" w:name="_Toc209985098"/>
      <w:bookmarkStart w:id="766" w:name="_Toc210409367"/>
      <w:bookmarkStart w:id="767" w:name="_Toc210410147"/>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15</w:t>
      </w:r>
      <w:r>
        <w:rPr>
          <w:noProof/>
        </w:rPr>
        <w:fldChar w:fldCharType="end"/>
      </w:r>
      <w:r>
        <w:t xml:space="preserve"> </w:t>
      </w:r>
      <w:r w:rsidRPr="00627D3D">
        <w:t xml:space="preserve"> Caso de uso N °1.21, cambiando estado de un centro de costo</w:t>
      </w:r>
      <w:bookmarkEnd w:id="765"/>
      <w:bookmarkEnd w:id="766"/>
      <w:bookmarkEnd w:id="767"/>
    </w:p>
    <w:p w14:paraId="6DA13775" w14:textId="77777777" w:rsidR="00796A6B" w:rsidRPr="00627D3D" w:rsidRDefault="00796A6B" w:rsidP="00796A6B">
      <w:pPr>
        <w:pStyle w:val="Sinespaciado"/>
      </w:pPr>
      <w:r w:rsidRPr="00627D3D">
        <w:rPr>
          <w:noProof/>
        </w:rPr>
        <w:drawing>
          <wp:inline distT="0" distB="0" distL="0" distR="0" wp14:anchorId="5203B72E" wp14:editId="73973115">
            <wp:extent cx="5036329" cy="3799205"/>
            <wp:effectExtent l="0" t="0" r="0" b="0"/>
            <wp:docPr id="1291448822" name="Imagen 8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10;&#10;El contenido generado por IA puede ser incorrec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40282" cy="3802187"/>
                    </a:xfrm>
                    <a:prstGeom prst="rect">
                      <a:avLst/>
                    </a:prstGeom>
                    <a:noFill/>
                    <a:ln>
                      <a:noFill/>
                    </a:ln>
                  </pic:spPr>
                </pic:pic>
              </a:graphicData>
            </a:graphic>
          </wp:inline>
        </w:drawing>
      </w:r>
    </w:p>
    <w:p w14:paraId="5CD968F5" w14:textId="77777777" w:rsidR="00796A6B" w:rsidRPr="00627D3D" w:rsidRDefault="00796A6B" w:rsidP="00796A6B">
      <w:pPr>
        <w:tabs>
          <w:tab w:val="left" w:pos="7125"/>
        </w:tabs>
        <w:spacing w:line="278" w:lineRule="auto"/>
        <w:ind w:firstLine="0"/>
        <w:jc w:val="left"/>
      </w:pPr>
    </w:p>
    <w:p w14:paraId="1B9C56BF" w14:textId="77777777" w:rsidR="00796A6B" w:rsidRDefault="00796A6B" w:rsidP="00796A6B">
      <w:r w:rsidRPr="00627D3D">
        <w:t>Fuente: Elaborado por el estudiante de acuerdo con el proyecto</w:t>
      </w:r>
    </w:p>
    <w:p w14:paraId="7333B751" w14:textId="77777777" w:rsidR="00564CBC" w:rsidRDefault="00564CBC" w:rsidP="00796A6B"/>
    <w:p w14:paraId="5F2A7BEA" w14:textId="77777777" w:rsidR="00AD5449" w:rsidRDefault="00AD5449" w:rsidP="00796A6B"/>
    <w:p w14:paraId="729D69F3" w14:textId="77777777" w:rsidR="00AD5449" w:rsidRDefault="00AD5449" w:rsidP="00796A6B"/>
    <w:p w14:paraId="5B364716" w14:textId="77777777" w:rsidR="00AD5449" w:rsidRPr="00627D3D" w:rsidRDefault="00AD5449" w:rsidP="00796A6B"/>
    <w:p w14:paraId="57B8ABC3" w14:textId="77777777" w:rsidR="00796A6B" w:rsidRDefault="00796A6B" w:rsidP="00796A6B">
      <w:r w:rsidRPr="008C5944">
        <w:lastRenderedPageBreak/>
        <w:t>Casos de prueba:</w:t>
      </w:r>
    </w:p>
    <w:p w14:paraId="43525B93" w14:textId="77777777" w:rsidR="00E539E7" w:rsidRDefault="00E539E7" w:rsidP="00796A6B"/>
    <w:p w14:paraId="16CAEEF2" w14:textId="0F044235" w:rsidR="00AD5449" w:rsidRDefault="00AD5449" w:rsidP="00AD5449">
      <w:pPr>
        <w:numPr>
          <w:ilvl w:val="0"/>
          <w:numId w:val="248"/>
        </w:numPr>
        <w:tabs>
          <w:tab w:val="num" w:pos="720"/>
        </w:tabs>
        <w:rPr>
          <w:lang w:val="es-419"/>
        </w:rPr>
      </w:pPr>
      <w:r w:rsidRPr="00AD5449">
        <w:rPr>
          <w:lang w:val="es-419"/>
        </w:rPr>
        <w:t>Verificar la existencia de la opción para cambiar estado en el listado de centros de costo</w:t>
      </w:r>
      <w:r>
        <w:rPr>
          <w:lang w:val="es-419"/>
        </w:rPr>
        <w:t>.</w:t>
      </w:r>
    </w:p>
    <w:p w14:paraId="30798D71" w14:textId="77777777" w:rsidR="00AD5449" w:rsidRPr="00AD5449" w:rsidRDefault="00AD5449" w:rsidP="00AD5449">
      <w:pPr>
        <w:rPr>
          <w:lang w:val="es-419"/>
        </w:rPr>
      </w:pPr>
    </w:p>
    <w:p w14:paraId="023D8692" w14:textId="4233F108" w:rsidR="00AD5449" w:rsidRDefault="00AD5449" w:rsidP="00AD5449">
      <w:pPr>
        <w:numPr>
          <w:ilvl w:val="0"/>
          <w:numId w:val="248"/>
        </w:numPr>
        <w:tabs>
          <w:tab w:val="num" w:pos="720"/>
        </w:tabs>
        <w:rPr>
          <w:lang w:val="es-419"/>
        </w:rPr>
      </w:pPr>
      <w:r w:rsidRPr="00AD5449">
        <w:rPr>
          <w:lang w:val="es-419"/>
        </w:rPr>
        <w:t>Verificar la funcionalidad de activación/desactivación de centros de costo</w:t>
      </w:r>
      <w:r>
        <w:rPr>
          <w:lang w:val="es-419"/>
        </w:rPr>
        <w:t>.</w:t>
      </w:r>
    </w:p>
    <w:p w14:paraId="27484B7E" w14:textId="77777777" w:rsidR="00AD5449" w:rsidRPr="00AD5449" w:rsidRDefault="00AD5449" w:rsidP="00AD5449">
      <w:pPr>
        <w:ind w:firstLine="0"/>
        <w:rPr>
          <w:lang w:val="es-419"/>
        </w:rPr>
      </w:pPr>
    </w:p>
    <w:p w14:paraId="0D603B8D" w14:textId="54AF4BD0" w:rsidR="00AD5449" w:rsidRPr="00AD5449" w:rsidRDefault="00AD5449" w:rsidP="00AD5449">
      <w:pPr>
        <w:numPr>
          <w:ilvl w:val="0"/>
          <w:numId w:val="248"/>
        </w:numPr>
        <w:tabs>
          <w:tab w:val="num" w:pos="720"/>
        </w:tabs>
        <w:rPr>
          <w:lang w:val="es-419"/>
        </w:rPr>
      </w:pPr>
      <w:r w:rsidRPr="00AD5449">
        <w:rPr>
          <w:lang w:val="es-419"/>
        </w:rPr>
        <w:t>Verificar la actualización visual del estado en la interfaz</w:t>
      </w:r>
      <w:r>
        <w:rPr>
          <w:lang w:val="es-419"/>
        </w:rPr>
        <w:t>.</w:t>
      </w:r>
    </w:p>
    <w:p w14:paraId="0DF98399" w14:textId="77777777" w:rsidR="00796A6B" w:rsidRPr="00AD5449" w:rsidRDefault="00796A6B" w:rsidP="00796A6B">
      <w:pPr>
        <w:rPr>
          <w:lang w:val="es-419"/>
        </w:rPr>
      </w:pPr>
    </w:p>
    <w:p w14:paraId="383A4805" w14:textId="77777777" w:rsidR="00796A6B" w:rsidRDefault="00796A6B" w:rsidP="00796A6B">
      <w:pPr>
        <w:ind w:left="720" w:firstLine="0"/>
      </w:pPr>
      <w:r w:rsidRPr="008C5944">
        <w:t>Resultados Esperados:</w:t>
      </w:r>
    </w:p>
    <w:p w14:paraId="346D3043" w14:textId="77777777" w:rsidR="00E539E7" w:rsidRDefault="00E539E7" w:rsidP="00796A6B">
      <w:pPr>
        <w:ind w:left="720" w:firstLine="0"/>
      </w:pPr>
    </w:p>
    <w:p w14:paraId="10895C79" w14:textId="63AFF382" w:rsidR="00AD5449" w:rsidRDefault="00AD5449" w:rsidP="00AD5449">
      <w:pPr>
        <w:numPr>
          <w:ilvl w:val="0"/>
          <w:numId w:val="249"/>
        </w:numPr>
        <w:tabs>
          <w:tab w:val="num" w:pos="720"/>
        </w:tabs>
        <w:rPr>
          <w:lang w:val="es-419"/>
        </w:rPr>
      </w:pPr>
      <w:r w:rsidRPr="00AD5449">
        <w:rPr>
          <w:lang w:val="es-419"/>
        </w:rPr>
        <w:t>El botón o enlace "Cambiar Estado" es visible junto a cada centro de costo en el listado</w:t>
      </w:r>
      <w:r>
        <w:rPr>
          <w:lang w:val="es-419"/>
        </w:rPr>
        <w:t>.</w:t>
      </w:r>
    </w:p>
    <w:p w14:paraId="3BF31E99" w14:textId="77777777" w:rsidR="00AD5449" w:rsidRPr="00AD5449" w:rsidRDefault="00AD5449" w:rsidP="00AD5449">
      <w:pPr>
        <w:ind w:left="1440" w:firstLine="0"/>
        <w:rPr>
          <w:lang w:val="es-419"/>
        </w:rPr>
      </w:pPr>
    </w:p>
    <w:p w14:paraId="00AD48DB" w14:textId="78E99FC8" w:rsidR="00AD5449" w:rsidRDefault="00AD5449" w:rsidP="00AD5449">
      <w:pPr>
        <w:numPr>
          <w:ilvl w:val="0"/>
          <w:numId w:val="249"/>
        </w:numPr>
        <w:tabs>
          <w:tab w:val="num" w:pos="720"/>
        </w:tabs>
        <w:rPr>
          <w:lang w:val="es-419"/>
        </w:rPr>
      </w:pPr>
      <w:r w:rsidRPr="00AD5449">
        <w:rPr>
          <w:lang w:val="es-419"/>
        </w:rPr>
        <w:t>Al hacer clic en "Cambiar Estado", el sistema modifica correctamente el estado del centro de costo (activo/inactivo)</w:t>
      </w:r>
      <w:r>
        <w:rPr>
          <w:lang w:val="es-419"/>
        </w:rPr>
        <w:t>.</w:t>
      </w:r>
    </w:p>
    <w:p w14:paraId="63DB2A91" w14:textId="77777777" w:rsidR="00AD5449" w:rsidRPr="00AD5449" w:rsidRDefault="00AD5449" w:rsidP="00AD5449">
      <w:pPr>
        <w:ind w:firstLine="0"/>
        <w:rPr>
          <w:lang w:val="es-419"/>
        </w:rPr>
      </w:pPr>
    </w:p>
    <w:p w14:paraId="12D0AFB3" w14:textId="29083AB7" w:rsidR="00AD5449" w:rsidRDefault="00AD5449" w:rsidP="00AD5449">
      <w:pPr>
        <w:numPr>
          <w:ilvl w:val="0"/>
          <w:numId w:val="249"/>
        </w:numPr>
        <w:tabs>
          <w:tab w:val="num" w:pos="720"/>
        </w:tabs>
        <w:rPr>
          <w:lang w:val="es-419"/>
        </w:rPr>
      </w:pPr>
      <w:r w:rsidRPr="00AD5449">
        <w:rPr>
          <w:lang w:val="es-419"/>
        </w:rPr>
        <w:t>El cambio de estado se refleja visualmente en el listado de centros de costo inmediatamente</w:t>
      </w:r>
      <w:r>
        <w:rPr>
          <w:lang w:val="es-419"/>
        </w:rPr>
        <w:t>.</w:t>
      </w:r>
    </w:p>
    <w:p w14:paraId="699D4D8A" w14:textId="77777777" w:rsidR="00796A6B" w:rsidRPr="00AD5449" w:rsidRDefault="00796A6B" w:rsidP="00E539E7">
      <w:pPr>
        <w:ind w:firstLine="0"/>
        <w:rPr>
          <w:lang w:val="es-419"/>
        </w:rPr>
      </w:pPr>
    </w:p>
    <w:p w14:paraId="7430C474" w14:textId="70664811" w:rsidR="00796A6B" w:rsidRDefault="00796A6B" w:rsidP="00AD5449">
      <w:pPr>
        <w:ind w:left="720" w:firstLine="0"/>
      </w:pPr>
      <w:r w:rsidRPr="008C5944">
        <w:t>Resultados obtenidos</w:t>
      </w:r>
      <w:r>
        <w:t>:</w:t>
      </w:r>
    </w:p>
    <w:p w14:paraId="6D2B089B" w14:textId="77777777" w:rsidR="00E539E7" w:rsidRDefault="00E539E7" w:rsidP="00AD5449">
      <w:pPr>
        <w:ind w:left="720" w:firstLine="0"/>
      </w:pPr>
    </w:p>
    <w:p w14:paraId="61B7A358" w14:textId="43E7B9FB" w:rsidR="00AD5449" w:rsidRDefault="00AD5449" w:rsidP="00AD5449">
      <w:pPr>
        <w:numPr>
          <w:ilvl w:val="0"/>
          <w:numId w:val="250"/>
        </w:numPr>
        <w:tabs>
          <w:tab w:val="num" w:pos="720"/>
        </w:tabs>
        <w:rPr>
          <w:lang w:val="es-419"/>
        </w:rPr>
      </w:pPr>
      <w:r w:rsidRPr="00AD5449">
        <w:rPr>
          <w:lang w:val="es-419"/>
        </w:rPr>
        <w:t>La opción de cambio de estado está disponible para cada centro de costo en el listado</w:t>
      </w:r>
      <w:r>
        <w:rPr>
          <w:lang w:val="es-419"/>
        </w:rPr>
        <w:t>.</w:t>
      </w:r>
    </w:p>
    <w:p w14:paraId="64953F3B" w14:textId="77777777" w:rsidR="00AD5449" w:rsidRPr="00AD5449" w:rsidRDefault="00AD5449" w:rsidP="00AD5449">
      <w:pPr>
        <w:rPr>
          <w:lang w:val="es-419"/>
        </w:rPr>
      </w:pPr>
    </w:p>
    <w:p w14:paraId="7A8B73DE" w14:textId="4CA7A535" w:rsidR="00AD5449" w:rsidRDefault="00AD5449" w:rsidP="00AD5449">
      <w:pPr>
        <w:numPr>
          <w:ilvl w:val="0"/>
          <w:numId w:val="250"/>
        </w:numPr>
        <w:tabs>
          <w:tab w:val="num" w:pos="720"/>
        </w:tabs>
        <w:rPr>
          <w:lang w:val="es-419"/>
        </w:rPr>
      </w:pPr>
      <w:r w:rsidRPr="00AD5449">
        <w:rPr>
          <w:lang w:val="es-419"/>
        </w:rPr>
        <w:t>La funcionalidad de activación/desactivación funciona correctamente y actualiza la base de datos</w:t>
      </w:r>
      <w:r>
        <w:rPr>
          <w:lang w:val="es-419"/>
        </w:rPr>
        <w:t>.</w:t>
      </w:r>
    </w:p>
    <w:p w14:paraId="16432121" w14:textId="77777777" w:rsidR="00AD5449" w:rsidRPr="00AD5449" w:rsidRDefault="00AD5449" w:rsidP="00AD5449">
      <w:pPr>
        <w:ind w:firstLine="0"/>
        <w:rPr>
          <w:lang w:val="es-419"/>
        </w:rPr>
      </w:pPr>
    </w:p>
    <w:p w14:paraId="52E902EF" w14:textId="378AA73D" w:rsidR="00AD5449" w:rsidRPr="00AD5449" w:rsidRDefault="00AD5449" w:rsidP="00AD5449">
      <w:pPr>
        <w:numPr>
          <w:ilvl w:val="0"/>
          <w:numId w:val="250"/>
        </w:numPr>
        <w:tabs>
          <w:tab w:val="num" w:pos="720"/>
        </w:tabs>
        <w:rPr>
          <w:lang w:val="es-419"/>
        </w:rPr>
      </w:pPr>
      <w:r w:rsidRPr="00AD5449">
        <w:rPr>
          <w:lang w:val="es-419"/>
        </w:rPr>
        <w:t>El estado visual del centro de costo se actualiza correctamente en la interfaz tras el cambio</w:t>
      </w:r>
      <w:r>
        <w:rPr>
          <w:lang w:val="es-419"/>
        </w:rPr>
        <w:t>.</w:t>
      </w:r>
    </w:p>
    <w:p w14:paraId="549D9D22" w14:textId="77777777" w:rsidR="00796A6B" w:rsidRDefault="00796A6B" w:rsidP="00796A6B">
      <w:pPr>
        <w:ind w:left="720" w:firstLine="0"/>
        <w:rPr>
          <w:lang w:val="es-419"/>
        </w:rPr>
      </w:pPr>
    </w:p>
    <w:p w14:paraId="2DC35EA2" w14:textId="435E5727" w:rsidR="00E539E7" w:rsidRPr="00E539E7" w:rsidRDefault="00E539E7" w:rsidP="00E539E7">
      <w:pPr>
        <w:rPr>
          <w:lang w:val="es-419"/>
        </w:rPr>
      </w:pPr>
      <w:r w:rsidRPr="00E539E7">
        <w:rPr>
          <w:lang w:val="es-419"/>
        </w:rPr>
        <w:t xml:space="preserve">En la figura 7.15 </w:t>
      </w:r>
      <w:r w:rsidRPr="00E539E7">
        <w:t>muestra el proceso de cambio de estado en el módulo de Centro de Costo. Inicialmente, el centro de costo “Prueba” aparece en estado Activo dentro de la tabla. Tras seleccionar la opción Cambiar Estado, el sistema actualiza el registro y el estado del centro de costo cambia a Inactivo</w:t>
      </w:r>
    </w:p>
    <w:p w14:paraId="7D394D05" w14:textId="7F638182" w:rsidR="00267181" w:rsidRPr="008C5944" w:rsidRDefault="00267181" w:rsidP="00267181">
      <w:pPr>
        <w:pStyle w:val="Descripcin"/>
      </w:pPr>
      <w:bookmarkStart w:id="768" w:name="_Toc210409368"/>
      <w:bookmarkStart w:id="769" w:name="_Toc210410148"/>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15</w:t>
      </w:r>
      <w:r>
        <w:rPr>
          <w:noProof/>
        </w:rPr>
        <w:fldChar w:fldCharType="end"/>
      </w:r>
      <w:r>
        <w:t xml:space="preserve"> “Captura de pantalla de prueba 1-2-3 caso de uso N°1.21”</w:t>
      </w:r>
      <w:bookmarkEnd w:id="768"/>
      <w:bookmarkEnd w:id="769"/>
    </w:p>
    <w:p w14:paraId="5B1CDC39" w14:textId="77777777" w:rsidR="00267181" w:rsidRDefault="00267181" w:rsidP="00796A6B">
      <w:pPr>
        <w:ind w:left="720" w:firstLine="0"/>
      </w:pPr>
    </w:p>
    <w:p w14:paraId="3DA1FE30" w14:textId="41B8ED03" w:rsidR="00796A6B" w:rsidRDefault="003E29BC" w:rsidP="001914B2">
      <w:pPr>
        <w:pStyle w:val="Sinespaciado"/>
      </w:pPr>
      <w:r w:rsidRPr="003E29BC">
        <w:rPr>
          <w:noProof/>
        </w:rPr>
        <w:drawing>
          <wp:inline distT="0" distB="0" distL="0" distR="0" wp14:anchorId="6E6973A3" wp14:editId="360B9020">
            <wp:extent cx="5971540" cy="2137410"/>
            <wp:effectExtent l="0" t="0" r="0" b="0"/>
            <wp:docPr id="258202714"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02714" name="Imagen 1" descr="Captura de pantalla de un celular&#10;&#10;El contenido generado por IA puede ser incorrecto."/>
                    <pic:cNvPicPr/>
                  </pic:nvPicPr>
                  <pic:blipFill>
                    <a:blip r:embed="rId129"/>
                    <a:stretch>
                      <a:fillRect/>
                    </a:stretch>
                  </pic:blipFill>
                  <pic:spPr>
                    <a:xfrm>
                      <a:off x="0" y="0"/>
                      <a:ext cx="5971540" cy="2137410"/>
                    </a:xfrm>
                    <a:prstGeom prst="rect">
                      <a:avLst/>
                    </a:prstGeom>
                  </pic:spPr>
                </pic:pic>
              </a:graphicData>
            </a:graphic>
          </wp:inline>
        </w:drawing>
      </w:r>
    </w:p>
    <w:p w14:paraId="28A8FE61" w14:textId="77777777" w:rsidR="001914B2" w:rsidRPr="008C5944" w:rsidRDefault="001914B2" w:rsidP="001914B2">
      <w:pPr>
        <w:pStyle w:val="Sinespaciado"/>
      </w:pPr>
    </w:p>
    <w:p w14:paraId="0AA1534E" w14:textId="77777777" w:rsidR="00796A6B" w:rsidRDefault="00796A6B" w:rsidP="001914B2">
      <w:r>
        <w:t>Fuente: Captura realizada al sistema web EugCOM</w:t>
      </w:r>
    </w:p>
    <w:p w14:paraId="3D64BF76" w14:textId="66405E36" w:rsidR="00796A6B" w:rsidRDefault="00796A6B" w:rsidP="00796A6B">
      <w:pPr>
        <w:spacing w:line="278" w:lineRule="auto"/>
        <w:ind w:firstLine="0"/>
        <w:jc w:val="left"/>
      </w:pPr>
    </w:p>
    <w:p w14:paraId="495905FD" w14:textId="77777777" w:rsidR="00AD5449" w:rsidRDefault="00AD5449" w:rsidP="00796A6B">
      <w:pPr>
        <w:spacing w:line="278" w:lineRule="auto"/>
        <w:ind w:firstLine="0"/>
        <w:jc w:val="left"/>
      </w:pPr>
    </w:p>
    <w:p w14:paraId="10E2F2C3" w14:textId="77777777" w:rsidR="00AD5449" w:rsidRDefault="00AD5449" w:rsidP="00796A6B">
      <w:pPr>
        <w:spacing w:line="278" w:lineRule="auto"/>
        <w:ind w:firstLine="0"/>
        <w:jc w:val="left"/>
      </w:pPr>
    </w:p>
    <w:p w14:paraId="4004653E" w14:textId="77777777" w:rsidR="00AD5449" w:rsidRPr="00CB0FA9" w:rsidRDefault="00AD5449" w:rsidP="00796A6B">
      <w:pPr>
        <w:spacing w:line="278" w:lineRule="auto"/>
        <w:ind w:firstLine="0"/>
        <w:jc w:val="left"/>
      </w:pPr>
    </w:p>
    <w:p w14:paraId="5D11F1B3" w14:textId="77777777" w:rsidR="00796A6B" w:rsidRDefault="00796A6B" w:rsidP="00796A6B">
      <w:pPr>
        <w:pStyle w:val="Ttulo2"/>
      </w:pPr>
      <w:r>
        <w:lastRenderedPageBreak/>
        <w:t>Prueba Unitaria CU N°2.3</w:t>
      </w:r>
    </w:p>
    <w:p w14:paraId="14724615" w14:textId="77777777" w:rsidR="00796A6B" w:rsidRPr="0060115B" w:rsidRDefault="00796A6B" w:rsidP="00796A6B"/>
    <w:p w14:paraId="7EF7563D" w14:textId="77777777" w:rsidR="00796A6B" w:rsidRPr="00627D3D" w:rsidRDefault="00796A6B" w:rsidP="00796A6B">
      <w:r w:rsidRPr="00627D3D">
        <w:t xml:space="preserve">En la </w:t>
      </w:r>
      <w:r w:rsidRPr="00627D3D">
        <w:rPr>
          <w:i/>
        </w:rPr>
        <w:t xml:space="preserve">Tabla </w:t>
      </w:r>
      <w:r>
        <w:rPr>
          <w:i/>
        </w:rPr>
        <w:t xml:space="preserve">7.16 </w:t>
      </w:r>
      <w:r w:rsidRPr="00627D3D">
        <w:t>se puede visualizar el Caso de uso N°2.3, Visualizando fichas de empleados activas, el sistema entra en la pestaña de “</w:t>
      </w:r>
      <w:r>
        <w:t>Ficha</w:t>
      </w:r>
      <w:r w:rsidRPr="00627D3D">
        <w:t xml:space="preserve"> de Empleados”, donde el sistema le muestra la lista de fichas activas</w:t>
      </w:r>
      <w:r>
        <w:t>/inactivas</w:t>
      </w:r>
      <w:r w:rsidRPr="00627D3D">
        <w:t xml:space="preserve"> de empleados registradas</w:t>
      </w:r>
      <w:r>
        <w:t>, donde el usuario selecciona la opción de empleados activos</w:t>
      </w:r>
      <w:r w:rsidRPr="00627D3D">
        <w:t>.</w:t>
      </w:r>
    </w:p>
    <w:p w14:paraId="71B44E5B" w14:textId="77777777" w:rsidR="00796A6B" w:rsidRPr="00627D3D" w:rsidRDefault="00796A6B" w:rsidP="00796A6B"/>
    <w:p w14:paraId="2D2EDDFD" w14:textId="77777777" w:rsidR="00796A6B" w:rsidRPr="00627D3D" w:rsidRDefault="00796A6B" w:rsidP="00796A6B">
      <w:pPr>
        <w:pStyle w:val="Descripcin"/>
      </w:pPr>
      <w:bookmarkStart w:id="770" w:name="_Toc209985099"/>
      <w:bookmarkStart w:id="771" w:name="_Toc210409369"/>
      <w:bookmarkStart w:id="772" w:name="_Toc210410149"/>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16</w:t>
      </w:r>
      <w:r>
        <w:rPr>
          <w:noProof/>
        </w:rPr>
        <w:fldChar w:fldCharType="end"/>
      </w:r>
      <w:r>
        <w:t xml:space="preserve"> </w:t>
      </w:r>
      <w:r w:rsidRPr="00627D3D">
        <w:t xml:space="preserve"> Caso de uso N°2.3, Visualizando fichas de empleados activas</w:t>
      </w:r>
      <w:bookmarkEnd w:id="770"/>
      <w:bookmarkEnd w:id="771"/>
      <w:bookmarkEnd w:id="772"/>
    </w:p>
    <w:p w14:paraId="7A070028" w14:textId="77777777" w:rsidR="00796A6B" w:rsidRPr="00627D3D" w:rsidRDefault="00796A6B" w:rsidP="00796A6B">
      <w:pPr>
        <w:pStyle w:val="Sinespaciado"/>
      </w:pPr>
      <w:r w:rsidRPr="00627D3D">
        <w:rPr>
          <w:noProof/>
        </w:rPr>
        <w:drawing>
          <wp:inline distT="0" distB="0" distL="0" distR="0" wp14:anchorId="0A42D683" wp14:editId="412C1803">
            <wp:extent cx="4472429" cy="3373821"/>
            <wp:effectExtent l="0" t="0" r="4445" b="0"/>
            <wp:docPr id="660355801" name="Imagen 4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75463" cy="3376110"/>
                    </a:xfrm>
                    <a:prstGeom prst="rect">
                      <a:avLst/>
                    </a:prstGeom>
                    <a:noFill/>
                    <a:ln>
                      <a:noFill/>
                    </a:ln>
                  </pic:spPr>
                </pic:pic>
              </a:graphicData>
            </a:graphic>
          </wp:inline>
        </w:drawing>
      </w:r>
    </w:p>
    <w:p w14:paraId="799E0925" w14:textId="77777777" w:rsidR="00796A6B" w:rsidRPr="00627D3D" w:rsidRDefault="00796A6B" w:rsidP="00796A6B"/>
    <w:p w14:paraId="3ED1D225" w14:textId="77777777" w:rsidR="00796A6B" w:rsidRDefault="00796A6B" w:rsidP="00796A6B">
      <w:r w:rsidRPr="00627D3D">
        <w:t>Fuente: Elaborado por el estudiante de acuerdo con el proyecto</w:t>
      </w:r>
    </w:p>
    <w:p w14:paraId="2689EBD8" w14:textId="77777777" w:rsidR="005B4DA7" w:rsidRDefault="005B4DA7" w:rsidP="005B4DA7">
      <w:pPr>
        <w:ind w:firstLine="0"/>
      </w:pPr>
    </w:p>
    <w:p w14:paraId="1139551D" w14:textId="77777777" w:rsidR="00796A6B" w:rsidRDefault="00796A6B" w:rsidP="00796A6B">
      <w:r w:rsidRPr="008C5944">
        <w:t>Casos de prueba:</w:t>
      </w:r>
    </w:p>
    <w:p w14:paraId="7A716BB2" w14:textId="77777777" w:rsidR="005B4DA7" w:rsidRDefault="005B4DA7" w:rsidP="00796A6B"/>
    <w:p w14:paraId="7F0EE558" w14:textId="03361A66" w:rsidR="00AD5449" w:rsidRDefault="00AD5449" w:rsidP="00AD5449">
      <w:pPr>
        <w:numPr>
          <w:ilvl w:val="0"/>
          <w:numId w:val="251"/>
        </w:numPr>
        <w:tabs>
          <w:tab w:val="num" w:pos="720"/>
        </w:tabs>
        <w:rPr>
          <w:lang w:val="es-419"/>
        </w:rPr>
      </w:pPr>
      <w:r w:rsidRPr="00AD5449">
        <w:rPr>
          <w:lang w:val="es-419"/>
        </w:rPr>
        <w:lastRenderedPageBreak/>
        <w:t>Verificar la existencia de la opción de ficha de empleados en el menú desplegable</w:t>
      </w:r>
      <w:r>
        <w:rPr>
          <w:lang w:val="es-419"/>
        </w:rPr>
        <w:t>.</w:t>
      </w:r>
    </w:p>
    <w:p w14:paraId="7AAA8EB2" w14:textId="77777777" w:rsidR="00AD5449" w:rsidRPr="00AD5449" w:rsidRDefault="00AD5449" w:rsidP="00AD5449">
      <w:pPr>
        <w:ind w:left="1440" w:firstLine="0"/>
        <w:rPr>
          <w:lang w:val="es-419"/>
        </w:rPr>
      </w:pPr>
    </w:p>
    <w:p w14:paraId="17C55770" w14:textId="7C31365A" w:rsidR="00AD5449" w:rsidRDefault="00AD5449" w:rsidP="00AD5449">
      <w:pPr>
        <w:numPr>
          <w:ilvl w:val="0"/>
          <w:numId w:val="251"/>
        </w:numPr>
        <w:tabs>
          <w:tab w:val="num" w:pos="720"/>
        </w:tabs>
        <w:rPr>
          <w:lang w:val="es-419"/>
        </w:rPr>
      </w:pPr>
      <w:r w:rsidRPr="00AD5449">
        <w:rPr>
          <w:lang w:val="es-419"/>
        </w:rPr>
        <w:t>Verificar la redirección a la interfaz de "Ficha de Empleados"</w:t>
      </w:r>
      <w:r>
        <w:rPr>
          <w:lang w:val="es-419"/>
        </w:rPr>
        <w:t>.</w:t>
      </w:r>
    </w:p>
    <w:p w14:paraId="0092DF84" w14:textId="77777777" w:rsidR="00AD5449" w:rsidRPr="00AD5449" w:rsidRDefault="00AD5449" w:rsidP="00AD5449">
      <w:pPr>
        <w:ind w:firstLine="0"/>
        <w:rPr>
          <w:lang w:val="es-419"/>
        </w:rPr>
      </w:pPr>
    </w:p>
    <w:p w14:paraId="08B82FE5" w14:textId="0C8D2337" w:rsidR="00AD5449" w:rsidRPr="00AD5449" w:rsidRDefault="00AD5449" w:rsidP="00AD5449">
      <w:pPr>
        <w:numPr>
          <w:ilvl w:val="0"/>
          <w:numId w:val="251"/>
        </w:numPr>
        <w:tabs>
          <w:tab w:val="num" w:pos="720"/>
        </w:tabs>
        <w:rPr>
          <w:lang w:val="es-419"/>
        </w:rPr>
      </w:pPr>
      <w:r w:rsidRPr="00AD5449">
        <w:rPr>
          <w:lang w:val="es-419"/>
        </w:rPr>
        <w:t>Verificar la correcta carga de la interfaz del sistema de visualización de fichas activas</w:t>
      </w:r>
      <w:r>
        <w:rPr>
          <w:lang w:val="es-419"/>
        </w:rPr>
        <w:t>.</w:t>
      </w:r>
    </w:p>
    <w:p w14:paraId="0F94BE5C" w14:textId="77777777" w:rsidR="00796A6B" w:rsidRPr="00AD5449" w:rsidRDefault="00796A6B" w:rsidP="00796A6B">
      <w:pPr>
        <w:rPr>
          <w:lang w:val="es-419"/>
        </w:rPr>
      </w:pPr>
    </w:p>
    <w:p w14:paraId="17544944" w14:textId="178B7AF1" w:rsidR="005B4DA7" w:rsidRDefault="00796A6B" w:rsidP="005B4DA7">
      <w:pPr>
        <w:ind w:left="720" w:firstLine="0"/>
      </w:pPr>
      <w:r w:rsidRPr="008C5944">
        <w:t>Resultados Esperados:</w:t>
      </w:r>
    </w:p>
    <w:p w14:paraId="09B531CE" w14:textId="77777777" w:rsidR="00E539E7" w:rsidRDefault="00E539E7" w:rsidP="005B4DA7">
      <w:pPr>
        <w:ind w:left="720" w:firstLine="0"/>
      </w:pPr>
    </w:p>
    <w:p w14:paraId="0CF00259" w14:textId="238199B3" w:rsidR="00AD5449" w:rsidRDefault="00AD5449" w:rsidP="00AD5449">
      <w:pPr>
        <w:numPr>
          <w:ilvl w:val="0"/>
          <w:numId w:val="252"/>
        </w:numPr>
        <w:tabs>
          <w:tab w:val="num" w:pos="720"/>
        </w:tabs>
        <w:rPr>
          <w:lang w:val="es-419"/>
        </w:rPr>
      </w:pPr>
      <w:r w:rsidRPr="00AD5449">
        <w:rPr>
          <w:lang w:val="es-419"/>
        </w:rPr>
        <w:t>El enlace o pestaña "Ficha de Empleados" para acceder a la interfaz es visible en el menú desplegable para usuarios con los permisos adecuados</w:t>
      </w:r>
      <w:r>
        <w:rPr>
          <w:lang w:val="es-419"/>
        </w:rPr>
        <w:t>.</w:t>
      </w:r>
    </w:p>
    <w:p w14:paraId="0FB66BC4" w14:textId="77777777" w:rsidR="00AD5449" w:rsidRPr="00AD5449" w:rsidRDefault="00AD5449" w:rsidP="00AD5449">
      <w:pPr>
        <w:ind w:left="1440" w:firstLine="0"/>
        <w:rPr>
          <w:lang w:val="es-419"/>
        </w:rPr>
      </w:pPr>
    </w:p>
    <w:p w14:paraId="6E96BD83" w14:textId="6450FCD7" w:rsidR="00AD5449" w:rsidRDefault="00AD5449" w:rsidP="00AD5449">
      <w:pPr>
        <w:numPr>
          <w:ilvl w:val="0"/>
          <w:numId w:val="252"/>
        </w:numPr>
        <w:tabs>
          <w:tab w:val="num" w:pos="720"/>
        </w:tabs>
        <w:rPr>
          <w:lang w:val="es-419"/>
        </w:rPr>
      </w:pPr>
      <w:r w:rsidRPr="00AD5449">
        <w:rPr>
          <w:lang w:val="es-419"/>
        </w:rPr>
        <w:t>Al hacer clic en el enlace "Ficha de Empleados", el sistema redirige correctamente a la interfaz del sistema de fichas de empleados</w:t>
      </w:r>
      <w:r>
        <w:rPr>
          <w:lang w:val="es-419"/>
        </w:rPr>
        <w:t>.</w:t>
      </w:r>
    </w:p>
    <w:p w14:paraId="419D6633" w14:textId="77777777" w:rsidR="00AD5449" w:rsidRPr="00AD5449" w:rsidRDefault="00AD5449" w:rsidP="00AD5449">
      <w:pPr>
        <w:ind w:firstLine="0"/>
        <w:rPr>
          <w:lang w:val="es-419"/>
        </w:rPr>
      </w:pPr>
    </w:p>
    <w:p w14:paraId="1691D941" w14:textId="4F168271" w:rsidR="00AD5449" w:rsidRPr="00E539E7" w:rsidRDefault="00AD5449" w:rsidP="00E539E7">
      <w:pPr>
        <w:numPr>
          <w:ilvl w:val="0"/>
          <w:numId w:val="252"/>
        </w:numPr>
        <w:tabs>
          <w:tab w:val="num" w:pos="720"/>
        </w:tabs>
        <w:rPr>
          <w:lang w:val="es-419"/>
        </w:rPr>
      </w:pPr>
      <w:r w:rsidRPr="00AD5449">
        <w:rPr>
          <w:lang w:val="es-419"/>
        </w:rPr>
        <w:t>La interfaz del sistema de fichas de empleados carga completamente, mostrando el filtro de empleados activos y el listado correspondiente</w:t>
      </w:r>
      <w:r>
        <w:rPr>
          <w:lang w:val="es-419"/>
        </w:rPr>
        <w:t>.</w:t>
      </w:r>
    </w:p>
    <w:p w14:paraId="4FBE4C4A" w14:textId="77777777" w:rsidR="00796A6B" w:rsidRPr="001559C4" w:rsidRDefault="00796A6B" w:rsidP="00796A6B">
      <w:pPr>
        <w:ind w:left="720" w:firstLine="0"/>
        <w:rPr>
          <w:lang w:val="es-419"/>
        </w:rPr>
      </w:pPr>
    </w:p>
    <w:p w14:paraId="528180A8" w14:textId="77777777" w:rsidR="00796A6B" w:rsidRDefault="00796A6B" w:rsidP="00796A6B">
      <w:pPr>
        <w:ind w:left="720" w:firstLine="0"/>
      </w:pPr>
      <w:r w:rsidRPr="008C5944">
        <w:t>Resultados obtenidos</w:t>
      </w:r>
      <w:r>
        <w:t>:</w:t>
      </w:r>
    </w:p>
    <w:p w14:paraId="17E61904" w14:textId="77777777" w:rsidR="00E539E7" w:rsidRDefault="00E539E7" w:rsidP="00796A6B">
      <w:pPr>
        <w:ind w:left="720" w:firstLine="0"/>
      </w:pPr>
    </w:p>
    <w:p w14:paraId="2E9B7765" w14:textId="225D415A" w:rsidR="00AD5449" w:rsidRDefault="00AD5449" w:rsidP="00AD5449">
      <w:pPr>
        <w:numPr>
          <w:ilvl w:val="0"/>
          <w:numId w:val="253"/>
        </w:numPr>
        <w:tabs>
          <w:tab w:val="num" w:pos="720"/>
        </w:tabs>
        <w:rPr>
          <w:lang w:val="es-419"/>
        </w:rPr>
      </w:pPr>
      <w:r w:rsidRPr="00AD5449">
        <w:rPr>
          <w:lang w:val="es-419"/>
        </w:rPr>
        <w:t>El enlace es visible en el menú desplegable para usuarios con los permisos adecuados</w:t>
      </w:r>
      <w:r>
        <w:rPr>
          <w:lang w:val="es-419"/>
        </w:rPr>
        <w:t>.</w:t>
      </w:r>
    </w:p>
    <w:p w14:paraId="2E2D51A5" w14:textId="77777777" w:rsidR="00AD5449" w:rsidRPr="00AD5449" w:rsidRDefault="00AD5449" w:rsidP="00AD5449">
      <w:pPr>
        <w:ind w:firstLine="0"/>
        <w:rPr>
          <w:lang w:val="es-419"/>
        </w:rPr>
      </w:pPr>
    </w:p>
    <w:p w14:paraId="1D40337D" w14:textId="1BA1E50F" w:rsidR="00AD5449" w:rsidRDefault="00AD5449" w:rsidP="00AD5449">
      <w:pPr>
        <w:numPr>
          <w:ilvl w:val="0"/>
          <w:numId w:val="253"/>
        </w:numPr>
        <w:tabs>
          <w:tab w:val="num" w:pos="720"/>
        </w:tabs>
        <w:rPr>
          <w:lang w:val="es-419"/>
        </w:rPr>
      </w:pPr>
      <w:r w:rsidRPr="00AD5449">
        <w:rPr>
          <w:lang w:val="es-419"/>
        </w:rPr>
        <w:lastRenderedPageBreak/>
        <w:t>El sistema redirige correctamente a la interfaz de ficha de empleados tras hacer clic en el enlace "Ficha de Empleados"</w:t>
      </w:r>
      <w:r>
        <w:rPr>
          <w:lang w:val="es-419"/>
        </w:rPr>
        <w:t>.</w:t>
      </w:r>
    </w:p>
    <w:p w14:paraId="3E0DC65C" w14:textId="77777777" w:rsidR="00AD5449" w:rsidRPr="00AD5449" w:rsidRDefault="00AD5449" w:rsidP="00AD5449">
      <w:pPr>
        <w:ind w:firstLine="0"/>
        <w:rPr>
          <w:lang w:val="es-419"/>
        </w:rPr>
      </w:pPr>
    </w:p>
    <w:p w14:paraId="4303F510" w14:textId="06702374" w:rsidR="00AD5449" w:rsidRPr="00AD5449" w:rsidRDefault="00AD5449" w:rsidP="00AD5449">
      <w:pPr>
        <w:numPr>
          <w:ilvl w:val="0"/>
          <w:numId w:val="253"/>
        </w:numPr>
        <w:tabs>
          <w:tab w:val="num" w:pos="720"/>
        </w:tabs>
        <w:rPr>
          <w:lang w:val="es-419"/>
        </w:rPr>
      </w:pPr>
      <w:r w:rsidRPr="00AD5449">
        <w:rPr>
          <w:lang w:val="es-419"/>
        </w:rPr>
        <w:t>La interfaz tras el redireccionamiento se muestra completamente y carga el listado de empleados activos sin errores</w:t>
      </w:r>
      <w:r>
        <w:rPr>
          <w:lang w:val="es-419"/>
        </w:rPr>
        <w:t>.</w:t>
      </w:r>
    </w:p>
    <w:p w14:paraId="3C2F2E54" w14:textId="77777777" w:rsidR="00796A6B" w:rsidRDefault="00796A6B" w:rsidP="00796A6B">
      <w:pPr>
        <w:ind w:left="720" w:firstLine="0"/>
        <w:rPr>
          <w:lang w:val="es-419"/>
        </w:rPr>
      </w:pPr>
    </w:p>
    <w:p w14:paraId="2F9FDE6C" w14:textId="6F4AF697" w:rsidR="00E539E7" w:rsidRPr="00E539E7" w:rsidRDefault="00E539E7" w:rsidP="00E539E7">
      <w:pPr>
        <w:rPr>
          <w:lang w:val="es-419"/>
        </w:rPr>
      </w:pPr>
      <w:r w:rsidRPr="00E539E7">
        <w:rPr>
          <w:lang w:val="es-419"/>
        </w:rPr>
        <w:t xml:space="preserve">En la figura 7.16 </w:t>
      </w:r>
      <w:r w:rsidRPr="00E539E7">
        <w:t>muestra el módulo de Ficha de Empleados. En la parte superior, al seleccionar la opción Mostrar Solo Activos, la tabla lista dos empleados: uno con estado Inactivo (“prueba”) y otro con estado Activo (“Vicente Ignacio”). En la parte inferior, al cambiar la vista a Mostrar Todos, la tabla se actualiza y muestra únicamente al empleado con estado Activo, ocultando al que se encuentra en estado Inactivo.</w:t>
      </w:r>
    </w:p>
    <w:p w14:paraId="01BF1C22" w14:textId="49F64A80" w:rsidR="00267181" w:rsidRPr="008C5944" w:rsidRDefault="00267181" w:rsidP="00267181">
      <w:pPr>
        <w:pStyle w:val="Descripcin"/>
      </w:pPr>
      <w:bookmarkStart w:id="773" w:name="_Toc210409370"/>
      <w:bookmarkStart w:id="774" w:name="_Toc210410150"/>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16</w:t>
      </w:r>
      <w:r>
        <w:rPr>
          <w:noProof/>
        </w:rPr>
        <w:fldChar w:fldCharType="end"/>
      </w:r>
      <w:r>
        <w:t xml:space="preserve"> “Captura de pantalla de prueba 1-2-3 caso de uso N°2.3”</w:t>
      </w:r>
      <w:bookmarkEnd w:id="773"/>
      <w:bookmarkEnd w:id="774"/>
    </w:p>
    <w:p w14:paraId="0204806A" w14:textId="77777777" w:rsidR="00267181" w:rsidRDefault="00267181" w:rsidP="00796A6B">
      <w:pPr>
        <w:ind w:left="720" w:firstLine="0"/>
      </w:pPr>
    </w:p>
    <w:p w14:paraId="35732014" w14:textId="77777777" w:rsidR="005B4DA7" w:rsidRDefault="00367E41" w:rsidP="005B4DA7">
      <w:pPr>
        <w:pStyle w:val="Sinespaciado"/>
      </w:pPr>
      <w:r w:rsidRPr="00367E41">
        <w:rPr>
          <w:noProof/>
        </w:rPr>
        <w:drawing>
          <wp:inline distT="0" distB="0" distL="0" distR="0" wp14:anchorId="5EBBA26E" wp14:editId="6E2B91D6">
            <wp:extent cx="4667693" cy="3392069"/>
            <wp:effectExtent l="0" t="0" r="0" b="0"/>
            <wp:docPr id="71744009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40099" name="Imagen 1" descr="Interfaz de usuario gráfica, Aplicación&#10;&#10;El contenido generado por IA puede ser incorrecto."/>
                    <pic:cNvPicPr/>
                  </pic:nvPicPr>
                  <pic:blipFill>
                    <a:blip r:embed="rId130"/>
                    <a:stretch>
                      <a:fillRect/>
                    </a:stretch>
                  </pic:blipFill>
                  <pic:spPr>
                    <a:xfrm>
                      <a:off x="0" y="0"/>
                      <a:ext cx="4677923" cy="3399503"/>
                    </a:xfrm>
                    <a:prstGeom prst="rect">
                      <a:avLst/>
                    </a:prstGeom>
                  </pic:spPr>
                </pic:pic>
              </a:graphicData>
            </a:graphic>
          </wp:inline>
        </w:drawing>
      </w:r>
    </w:p>
    <w:p w14:paraId="6AFFA55D" w14:textId="77777777" w:rsidR="005B4DA7" w:rsidRDefault="005B4DA7" w:rsidP="005B4DA7"/>
    <w:p w14:paraId="15ABE572" w14:textId="4B923797" w:rsidR="00796A6B" w:rsidRPr="005B4DA7" w:rsidRDefault="00796A6B" w:rsidP="005B4DA7">
      <w:r>
        <w:t>Fuente: Captura realizada al sistema web EugCOM</w:t>
      </w:r>
    </w:p>
    <w:p w14:paraId="7E8DFAA3" w14:textId="77777777" w:rsidR="00796A6B" w:rsidRDefault="00796A6B" w:rsidP="00796A6B">
      <w:pPr>
        <w:pStyle w:val="Ttulo2"/>
      </w:pPr>
      <w:r>
        <w:lastRenderedPageBreak/>
        <w:t>Prueba Unitaria CU N°2.5</w:t>
      </w:r>
    </w:p>
    <w:p w14:paraId="27D53035" w14:textId="77777777" w:rsidR="00796A6B" w:rsidRDefault="00796A6B" w:rsidP="00796A6B"/>
    <w:p w14:paraId="38A737CC" w14:textId="77777777" w:rsidR="00796A6B" w:rsidRPr="006C0843" w:rsidRDefault="00796A6B" w:rsidP="00796A6B">
      <w:r w:rsidRPr="006C0843">
        <w:t xml:space="preserve">En la </w:t>
      </w:r>
      <w:r w:rsidRPr="006C0843">
        <w:rPr>
          <w:i/>
        </w:rPr>
        <w:t xml:space="preserve">Tabla </w:t>
      </w:r>
      <w:r>
        <w:rPr>
          <w:i/>
        </w:rPr>
        <w:t>7.17 se</w:t>
      </w:r>
      <w:r w:rsidRPr="006C0843">
        <w:t xml:space="preserve"> puede visualizar el Caso de uso N°2.5, se crea la opción de guardar la información de los empleados, primeramente, se validan los datos del empleado y luego pasan a guardar los datos en el sistema.</w:t>
      </w:r>
    </w:p>
    <w:p w14:paraId="02145F16" w14:textId="77777777" w:rsidR="00796A6B" w:rsidRPr="006C0843" w:rsidRDefault="00796A6B" w:rsidP="00796A6B"/>
    <w:p w14:paraId="62907787" w14:textId="77777777" w:rsidR="00796A6B" w:rsidRPr="006C0843" w:rsidRDefault="00796A6B" w:rsidP="00796A6B">
      <w:pPr>
        <w:pStyle w:val="Descripcin"/>
      </w:pPr>
      <w:bookmarkStart w:id="775" w:name="_Toc209985100"/>
      <w:bookmarkStart w:id="776" w:name="_Toc210409371"/>
      <w:bookmarkStart w:id="777" w:name="_Toc210410151"/>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17</w:t>
      </w:r>
      <w:r>
        <w:rPr>
          <w:noProof/>
        </w:rPr>
        <w:fldChar w:fldCharType="end"/>
      </w:r>
      <w:r w:rsidRPr="006C0843">
        <w:t xml:space="preserve"> Caso de uso N °2.5, Guardando datos de empleado</w:t>
      </w:r>
      <w:bookmarkEnd w:id="775"/>
      <w:bookmarkEnd w:id="776"/>
      <w:bookmarkEnd w:id="777"/>
    </w:p>
    <w:p w14:paraId="5B465A26" w14:textId="77777777" w:rsidR="00796A6B" w:rsidRPr="006C0843" w:rsidRDefault="00796A6B" w:rsidP="00796A6B">
      <w:pPr>
        <w:pStyle w:val="Sinespaciado"/>
      </w:pPr>
      <w:r w:rsidRPr="006C0843">
        <w:rPr>
          <w:noProof/>
        </w:rPr>
        <w:drawing>
          <wp:inline distT="0" distB="0" distL="0" distR="0" wp14:anchorId="53A1FC50" wp14:editId="08595F02">
            <wp:extent cx="4798086" cy="3925614"/>
            <wp:effectExtent l="0" t="0" r="2540" b="0"/>
            <wp:docPr id="1587141704" name="Imagen 2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01312" cy="3928253"/>
                    </a:xfrm>
                    <a:prstGeom prst="rect">
                      <a:avLst/>
                    </a:prstGeom>
                    <a:noFill/>
                    <a:ln>
                      <a:noFill/>
                    </a:ln>
                  </pic:spPr>
                </pic:pic>
              </a:graphicData>
            </a:graphic>
          </wp:inline>
        </w:drawing>
      </w:r>
    </w:p>
    <w:p w14:paraId="34FD480F" w14:textId="77777777" w:rsidR="00796A6B" w:rsidRPr="006C0843" w:rsidRDefault="00796A6B" w:rsidP="00796A6B"/>
    <w:p w14:paraId="73C242A2" w14:textId="77777777" w:rsidR="00796A6B" w:rsidRDefault="00796A6B" w:rsidP="00796A6B">
      <w:r w:rsidRPr="006C0843">
        <w:t>Fuente: Elaborado por el estudiante de acuerdo con el proyecto</w:t>
      </w:r>
    </w:p>
    <w:p w14:paraId="004A6A6D" w14:textId="77777777" w:rsidR="00E539E7" w:rsidRDefault="00E539E7" w:rsidP="00796A6B"/>
    <w:p w14:paraId="7E834339" w14:textId="77777777" w:rsidR="00796A6B" w:rsidRDefault="00796A6B" w:rsidP="00796A6B">
      <w:r w:rsidRPr="008C5944">
        <w:t>Casos de prueba:</w:t>
      </w:r>
    </w:p>
    <w:p w14:paraId="0561C0EA" w14:textId="77777777" w:rsidR="00E539E7" w:rsidRDefault="00E539E7" w:rsidP="00796A6B"/>
    <w:p w14:paraId="72D6A2BA" w14:textId="5A63AE17" w:rsidR="00AD5449" w:rsidRDefault="00AD5449" w:rsidP="00AD5449">
      <w:pPr>
        <w:numPr>
          <w:ilvl w:val="0"/>
          <w:numId w:val="254"/>
        </w:numPr>
        <w:tabs>
          <w:tab w:val="num" w:pos="720"/>
        </w:tabs>
        <w:rPr>
          <w:lang w:val="es-419"/>
        </w:rPr>
      </w:pPr>
      <w:r w:rsidRPr="00AD5449">
        <w:rPr>
          <w:lang w:val="es-419"/>
        </w:rPr>
        <w:lastRenderedPageBreak/>
        <w:t>Verificar la existencia de la opción para ingresar nuevos empleados en la interfaz</w:t>
      </w:r>
      <w:r>
        <w:rPr>
          <w:lang w:val="es-419"/>
        </w:rPr>
        <w:t>.</w:t>
      </w:r>
    </w:p>
    <w:p w14:paraId="4179965D" w14:textId="77777777" w:rsidR="00AD5449" w:rsidRPr="00AD5449" w:rsidRDefault="00AD5449" w:rsidP="00AD5449">
      <w:pPr>
        <w:rPr>
          <w:lang w:val="es-419"/>
        </w:rPr>
      </w:pPr>
    </w:p>
    <w:p w14:paraId="2F2DA6BE" w14:textId="708A509D" w:rsidR="00AD5449" w:rsidRDefault="00AD5449" w:rsidP="00AD5449">
      <w:pPr>
        <w:numPr>
          <w:ilvl w:val="0"/>
          <w:numId w:val="254"/>
        </w:numPr>
        <w:tabs>
          <w:tab w:val="num" w:pos="720"/>
        </w:tabs>
        <w:rPr>
          <w:lang w:val="es-419"/>
        </w:rPr>
      </w:pPr>
      <w:r w:rsidRPr="00AD5449">
        <w:rPr>
          <w:lang w:val="es-419"/>
        </w:rPr>
        <w:t>Verificar la carga correcta del formulario de ingreso de empleados</w:t>
      </w:r>
      <w:r>
        <w:rPr>
          <w:lang w:val="es-419"/>
        </w:rPr>
        <w:t>.</w:t>
      </w:r>
    </w:p>
    <w:p w14:paraId="0AA98C88" w14:textId="77777777" w:rsidR="00AD5449" w:rsidRPr="00AD5449" w:rsidRDefault="00AD5449" w:rsidP="00AD5449">
      <w:pPr>
        <w:ind w:firstLine="0"/>
        <w:rPr>
          <w:lang w:val="es-419"/>
        </w:rPr>
      </w:pPr>
    </w:p>
    <w:p w14:paraId="05629387" w14:textId="5FFBF062" w:rsidR="00AD5449" w:rsidRDefault="00AD5449" w:rsidP="00AD5449">
      <w:pPr>
        <w:numPr>
          <w:ilvl w:val="0"/>
          <w:numId w:val="254"/>
        </w:numPr>
        <w:tabs>
          <w:tab w:val="num" w:pos="720"/>
        </w:tabs>
        <w:rPr>
          <w:lang w:val="es-419"/>
        </w:rPr>
      </w:pPr>
      <w:r w:rsidRPr="00AD5449">
        <w:rPr>
          <w:lang w:val="es-419"/>
        </w:rPr>
        <w:t>Verificar el guardado exitoso de los datos del empleado en el sistema</w:t>
      </w:r>
      <w:r>
        <w:rPr>
          <w:lang w:val="es-419"/>
        </w:rPr>
        <w:t>.</w:t>
      </w:r>
    </w:p>
    <w:p w14:paraId="78A1C824" w14:textId="77777777" w:rsidR="00AD5449" w:rsidRPr="00AD5449" w:rsidRDefault="00AD5449" w:rsidP="00AD5449">
      <w:pPr>
        <w:ind w:firstLine="0"/>
        <w:rPr>
          <w:lang w:val="es-419"/>
        </w:rPr>
      </w:pPr>
    </w:p>
    <w:p w14:paraId="5D0B5B87" w14:textId="77777777" w:rsidR="00796A6B" w:rsidRDefault="00796A6B" w:rsidP="00796A6B">
      <w:pPr>
        <w:ind w:left="720" w:firstLine="0"/>
      </w:pPr>
      <w:r w:rsidRPr="008C5944">
        <w:t>Resultados Esperados:</w:t>
      </w:r>
    </w:p>
    <w:p w14:paraId="0EB6E682" w14:textId="77777777" w:rsidR="005B4DA7" w:rsidRDefault="005B4DA7" w:rsidP="00796A6B">
      <w:pPr>
        <w:ind w:left="720" w:firstLine="0"/>
      </w:pPr>
    </w:p>
    <w:p w14:paraId="671F2A54" w14:textId="1E26EEAD" w:rsidR="00AD5449" w:rsidRDefault="00AD5449" w:rsidP="00AD5449">
      <w:pPr>
        <w:numPr>
          <w:ilvl w:val="0"/>
          <w:numId w:val="255"/>
        </w:numPr>
        <w:tabs>
          <w:tab w:val="num" w:pos="720"/>
        </w:tabs>
        <w:rPr>
          <w:lang w:val="es-419"/>
        </w:rPr>
      </w:pPr>
      <w:r w:rsidRPr="00AD5449">
        <w:rPr>
          <w:lang w:val="es-419"/>
        </w:rPr>
        <w:t>El botón o enlace "Nuevo Empleado" para acceder al formulario de ingreso es visible en la interfaz de empleados</w:t>
      </w:r>
      <w:r>
        <w:rPr>
          <w:lang w:val="es-419"/>
        </w:rPr>
        <w:t>.</w:t>
      </w:r>
    </w:p>
    <w:p w14:paraId="3463EF12" w14:textId="77777777" w:rsidR="00AD5449" w:rsidRPr="00AD5449" w:rsidRDefault="00AD5449" w:rsidP="00AD5449">
      <w:pPr>
        <w:ind w:left="1440" w:firstLine="0"/>
        <w:rPr>
          <w:lang w:val="es-419"/>
        </w:rPr>
      </w:pPr>
    </w:p>
    <w:p w14:paraId="31A7D905" w14:textId="78D74BD2" w:rsidR="00AD5449" w:rsidRDefault="00AD5449" w:rsidP="00AD5449">
      <w:pPr>
        <w:numPr>
          <w:ilvl w:val="0"/>
          <w:numId w:val="255"/>
        </w:numPr>
        <w:tabs>
          <w:tab w:val="num" w:pos="720"/>
        </w:tabs>
        <w:rPr>
          <w:lang w:val="es-419"/>
        </w:rPr>
      </w:pPr>
      <w:r w:rsidRPr="00AD5449">
        <w:rPr>
          <w:lang w:val="es-419"/>
        </w:rPr>
        <w:t>Al hacer clic en "Nuevo Empleado", el sistema carga completamente el formulario con todos los campos requeridos</w:t>
      </w:r>
      <w:r>
        <w:rPr>
          <w:lang w:val="es-419"/>
        </w:rPr>
        <w:t>.</w:t>
      </w:r>
    </w:p>
    <w:p w14:paraId="58EE17A5" w14:textId="77777777" w:rsidR="00AD5449" w:rsidRPr="00AD5449" w:rsidRDefault="00AD5449" w:rsidP="00AD5449">
      <w:pPr>
        <w:ind w:firstLine="0"/>
        <w:rPr>
          <w:lang w:val="es-419"/>
        </w:rPr>
      </w:pPr>
    </w:p>
    <w:p w14:paraId="0F3D5C00" w14:textId="5076EA58" w:rsidR="00AD5449" w:rsidRPr="00AD5449" w:rsidRDefault="00AD5449" w:rsidP="00AD5449">
      <w:pPr>
        <w:numPr>
          <w:ilvl w:val="0"/>
          <w:numId w:val="255"/>
        </w:numPr>
        <w:tabs>
          <w:tab w:val="num" w:pos="720"/>
        </w:tabs>
        <w:rPr>
          <w:lang w:val="es-419"/>
        </w:rPr>
      </w:pPr>
      <w:r w:rsidRPr="00AD5449">
        <w:rPr>
          <w:lang w:val="es-419"/>
        </w:rPr>
        <w:t>Al completar y enviar el formulario, el sistema guarda correctamente todos los datos del empleado en la base de datos</w:t>
      </w:r>
      <w:r>
        <w:rPr>
          <w:lang w:val="es-419"/>
        </w:rPr>
        <w:t>.</w:t>
      </w:r>
    </w:p>
    <w:p w14:paraId="78861696" w14:textId="77777777" w:rsidR="00796A6B" w:rsidRPr="00AD5449" w:rsidRDefault="00796A6B" w:rsidP="00796A6B">
      <w:pPr>
        <w:ind w:left="720" w:firstLine="0"/>
        <w:rPr>
          <w:lang w:val="es-419"/>
        </w:rPr>
      </w:pPr>
    </w:p>
    <w:p w14:paraId="4B1D8176" w14:textId="77777777" w:rsidR="00796A6B" w:rsidRDefault="00796A6B" w:rsidP="00796A6B">
      <w:pPr>
        <w:ind w:left="720" w:firstLine="0"/>
      </w:pPr>
      <w:r w:rsidRPr="008C5944">
        <w:t>Resultados obtenidos</w:t>
      </w:r>
      <w:r>
        <w:t>:</w:t>
      </w:r>
    </w:p>
    <w:p w14:paraId="3805AFBA" w14:textId="77777777" w:rsidR="00E539E7" w:rsidRDefault="00E539E7" w:rsidP="00796A6B">
      <w:pPr>
        <w:ind w:left="720" w:firstLine="0"/>
      </w:pPr>
    </w:p>
    <w:p w14:paraId="432CBEEE" w14:textId="15DD9833" w:rsidR="00AD5449" w:rsidRDefault="00AD5449" w:rsidP="00AD5449">
      <w:pPr>
        <w:numPr>
          <w:ilvl w:val="0"/>
          <w:numId w:val="256"/>
        </w:numPr>
        <w:tabs>
          <w:tab w:val="num" w:pos="720"/>
        </w:tabs>
        <w:rPr>
          <w:lang w:val="es-419"/>
        </w:rPr>
      </w:pPr>
      <w:r w:rsidRPr="00AD5449">
        <w:rPr>
          <w:lang w:val="es-419"/>
        </w:rPr>
        <w:t>La opción para ingresar nuevos empleados está disponible y visible en la interfaz</w:t>
      </w:r>
      <w:r>
        <w:rPr>
          <w:lang w:val="es-419"/>
        </w:rPr>
        <w:t>.</w:t>
      </w:r>
    </w:p>
    <w:p w14:paraId="264D1EA7" w14:textId="77777777" w:rsidR="00AD5449" w:rsidRPr="00AD5449" w:rsidRDefault="00AD5449" w:rsidP="00AD5449">
      <w:pPr>
        <w:ind w:left="1440" w:firstLine="0"/>
        <w:rPr>
          <w:lang w:val="es-419"/>
        </w:rPr>
      </w:pPr>
    </w:p>
    <w:p w14:paraId="26A59158" w14:textId="779DB7D1" w:rsidR="00AD5449" w:rsidRDefault="00AD5449" w:rsidP="00AD5449">
      <w:pPr>
        <w:numPr>
          <w:ilvl w:val="0"/>
          <w:numId w:val="256"/>
        </w:numPr>
        <w:tabs>
          <w:tab w:val="num" w:pos="720"/>
        </w:tabs>
        <w:rPr>
          <w:lang w:val="es-419"/>
        </w:rPr>
      </w:pPr>
      <w:r w:rsidRPr="00AD5449">
        <w:rPr>
          <w:lang w:val="es-419"/>
        </w:rPr>
        <w:lastRenderedPageBreak/>
        <w:t>El formulario de ingreso de empleados se carga correctamente con todos los campos necesarios</w:t>
      </w:r>
      <w:r>
        <w:rPr>
          <w:lang w:val="es-419"/>
        </w:rPr>
        <w:t>.</w:t>
      </w:r>
    </w:p>
    <w:p w14:paraId="73585085" w14:textId="77777777" w:rsidR="00AD5449" w:rsidRPr="00AD5449" w:rsidRDefault="00AD5449" w:rsidP="00AD5449">
      <w:pPr>
        <w:ind w:firstLine="0"/>
        <w:rPr>
          <w:lang w:val="es-419"/>
        </w:rPr>
      </w:pPr>
    </w:p>
    <w:p w14:paraId="75B5E443" w14:textId="213582FE" w:rsidR="00796A6B" w:rsidRDefault="00AD5449" w:rsidP="001914B2">
      <w:pPr>
        <w:numPr>
          <w:ilvl w:val="0"/>
          <w:numId w:val="256"/>
        </w:numPr>
        <w:tabs>
          <w:tab w:val="num" w:pos="720"/>
        </w:tabs>
        <w:rPr>
          <w:lang w:val="es-419"/>
        </w:rPr>
      </w:pPr>
      <w:r w:rsidRPr="00AD5449">
        <w:rPr>
          <w:lang w:val="es-419"/>
        </w:rPr>
        <w:t>Los datos del empleado se guardan exitosamente en el sistema y el empleado aparece en el listado</w:t>
      </w:r>
      <w:r>
        <w:rPr>
          <w:lang w:val="es-419"/>
        </w:rPr>
        <w:t>.</w:t>
      </w:r>
    </w:p>
    <w:p w14:paraId="61311643" w14:textId="77777777" w:rsidR="00E539E7" w:rsidRDefault="00E539E7" w:rsidP="00E539E7">
      <w:pPr>
        <w:pStyle w:val="Prrafodelista"/>
        <w:rPr>
          <w:lang w:val="es-419"/>
        </w:rPr>
      </w:pPr>
    </w:p>
    <w:p w14:paraId="69834313" w14:textId="77777777" w:rsidR="00E539E7" w:rsidRPr="00E539E7" w:rsidRDefault="00E539E7" w:rsidP="00E539E7">
      <w:r w:rsidRPr="00E539E7">
        <w:rPr>
          <w:lang w:val="es-419"/>
        </w:rPr>
        <w:t xml:space="preserve">En la figura 7.17 </w:t>
      </w:r>
      <w:r w:rsidRPr="00E539E7">
        <w:t>muestra el Formulario de Registro de Empleado, estructurado en tres pasos.</w:t>
      </w:r>
    </w:p>
    <w:p w14:paraId="036A9D35" w14:textId="77777777" w:rsidR="00E539E7" w:rsidRPr="00E539E7" w:rsidRDefault="00E539E7" w:rsidP="00E539E7"/>
    <w:p w14:paraId="0E6AA254" w14:textId="6BB11474" w:rsidR="00E539E7" w:rsidRPr="00E539E7" w:rsidRDefault="00E539E7" w:rsidP="00E539E7">
      <w:r w:rsidRPr="00E539E7">
        <w:t>En el primer paso se solicitan los datos personales del trabajador, como RUT, dígito verificador, nombres y apellidos.</w:t>
      </w:r>
    </w:p>
    <w:p w14:paraId="4FA76C79" w14:textId="77777777" w:rsidR="00E539E7" w:rsidRPr="00E539E7" w:rsidRDefault="00E539E7" w:rsidP="00E539E7"/>
    <w:p w14:paraId="1C102A05" w14:textId="077C892E" w:rsidR="00E539E7" w:rsidRPr="00E539E7" w:rsidRDefault="00E539E7" w:rsidP="00E539E7">
      <w:r w:rsidRPr="00E539E7">
        <w:t>En el segundo paso se ingresan los datos de contacto, incluyendo dirección, comuna, celular, teléfono fijo y correo electrónico.</w:t>
      </w:r>
    </w:p>
    <w:p w14:paraId="549F76E7" w14:textId="77777777" w:rsidR="00E539E7" w:rsidRPr="00E539E7" w:rsidRDefault="00E539E7" w:rsidP="00E539E7"/>
    <w:p w14:paraId="0BA55817" w14:textId="46F58942" w:rsidR="00E539E7" w:rsidRPr="00E539E7" w:rsidRDefault="00E539E7" w:rsidP="00E539E7">
      <w:r w:rsidRPr="00E539E7">
        <w:t>Finalmente, en el tercer paso se completan los datos laborales, tales como empresa, sucursal, departamento, centro de costo, cargo, tipo de contrato, fecha de ingreso y estado. Al finalizar, se habilita el botón Registrar Empleado para guardar la información en el sistema.</w:t>
      </w:r>
    </w:p>
    <w:p w14:paraId="3CB704CC" w14:textId="77777777" w:rsidR="00E539E7" w:rsidRPr="001914B2" w:rsidRDefault="00E539E7" w:rsidP="00E539E7">
      <w:pPr>
        <w:rPr>
          <w:lang w:val="es-419"/>
        </w:rPr>
      </w:pPr>
    </w:p>
    <w:p w14:paraId="3360A190" w14:textId="3F4AEE40" w:rsidR="00267181" w:rsidRDefault="00267181" w:rsidP="001914B2">
      <w:pPr>
        <w:pStyle w:val="Descripcin"/>
      </w:pPr>
      <w:bookmarkStart w:id="778" w:name="_Toc210409372"/>
      <w:bookmarkStart w:id="779" w:name="_Toc210410152"/>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17</w:t>
      </w:r>
      <w:r>
        <w:rPr>
          <w:noProof/>
        </w:rPr>
        <w:fldChar w:fldCharType="end"/>
      </w:r>
      <w:r>
        <w:t xml:space="preserve"> “Captura de pantalla de prueba 1-2-3 caso de uso N°2.5”</w:t>
      </w:r>
      <w:bookmarkEnd w:id="778"/>
      <w:bookmarkEnd w:id="779"/>
    </w:p>
    <w:p w14:paraId="0F762E88" w14:textId="77777777" w:rsidR="005B4DA7" w:rsidRDefault="00367E41" w:rsidP="001914B2">
      <w:pPr>
        <w:pStyle w:val="Sinespaciado"/>
      </w:pPr>
      <w:r w:rsidRPr="001914B2">
        <w:rPr>
          <w:noProof/>
        </w:rPr>
        <w:lastRenderedPageBreak/>
        <w:drawing>
          <wp:inline distT="0" distB="0" distL="0" distR="0" wp14:anchorId="710A2614" wp14:editId="2A6C3EA0">
            <wp:extent cx="5971540" cy="7060565"/>
            <wp:effectExtent l="0" t="0" r="0" b="6985"/>
            <wp:docPr id="119563575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35753" name="Imagen 1" descr="Interfaz de usuario gráfica, Aplicación&#10;&#10;El contenido generado por IA puede ser incorrecto."/>
                    <pic:cNvPicPr/>
                  </pic:nvPicPr>
                  <pic:blipFill>
                    <a:blip r:embed="rId131"/>
                    <a:stretch>
                      <a:fillRect/>
                    </a:stretch>
                  </pic:blipFill>
                  <pic:spPr>
                    <a:xfrm>
                      <a:off x="0" y="0"/>
                      <a:ext cx="5971540" cy="7060565"/>
                    </a:xfrm>
                    <a:prstGeom prst="rect">
                      <a:avLst/>
                    </a:prstGeom>
                  </pic:spPr>
                </pic:pic>
              </a:graphicData>
            </a:graphic>
          </wp:inline>
        </w:drawing>
      </w:r>
    </w:p>
    <w:p w14:paraId="161BC411" w14:textId="77777777" w:rsidR="005B4DA7" w:rsidRDefault="005B4DA7" w:rsidP="005B4DA7">
      <w:pPr>
        <w:pStyle w:val="Sinespaciado"/>
      </w:pPr>
    </w:p>
    <w:p w14:paraId="3661BA16" w14:textId="43E3D2D3" w:rsidR="00796A6B" w:rsidRDefault="00796A6B" w:rsidP="005B4DA7">
      <w:r w:rsidRPr="005B4DA7">
        <w:t>Fuente: Captura realizada al sistema web EugCOM</w:t>
      </w:r>
    </w:p>
    <w:p w14:paraId="4DFFF782" w14:textId="77777777" w:rsidR="005B4DA7" w:rsidRPr="005B4DA7" w:rsidRDefault="005B4DA7" w:rsidP="005B4DA7">
      <w:pPr>
        <w:pStyle w:val="Sinespaciado"/>
      </w:pPr>
    </w:p>
    <w:p w14:paraId="5E2CAA1E" w14:textId="77777777" w:rsidR="00796A6B" w:rsidRDefault="00796A6B" w:rsidP="00796A6B">
      <w:pPr>
        <w:pStyle w:val="Ttulo2"/>
      </w:pPr>
      <w:r>
        <w:lastRenderedPageBreak/>
        <w:t>Prueba Unitaria CU N°2.6.1</w:t>
      </w:r>
    </w:p>
    <w:p w14:paraId="72872FB7" w14:textId="77777777" w:rsidR="00796A6B" w:rsidRDefault="00796A6B" w:rsidP="00796A6B"/>
    <w:p w14:paraId="473E721F" w14:textId="77777777" w:rsidR="00796A6B" w:rsidRPr="00627D3D" w:rsidRDefault="00796A6B" w:rsidP="00796A6B">
      <w:r w:rsidRPr="00627D3D">
        <w:t xml:space="preserve">En la </w:t>
      </w:r>
      <w:r w:rsidRPr="00627D3D">
        <w:rPr>
          <w:i/>
        </w:rPr>
        <w:t xml:space="preserve">Tabla </w:t>
      </w:r>
      <w:r>
        <w:rPr>
          <w:i/>
        </w:rPr>
        <w:t>7.18</w:t>
      </w:r>
      <w:r w:rsidRPr="00627D3D">
        <w:t xml:space="preserve"> se puede visualizar el Caso de uso N°2.6.1, el sistema permite imprimir una ficha de empleado en formato PDF para el administrador/RRHH.</w:t>
      </w:r>
    </w:p>
    <w:p w14:paraId="41ACE5CE" w14:textId="77777777" w:rsidR="00796A6B" w:rsidRPr="00627D3D" w:rsidRDefault="00796A6B" w:rsidP="00796A6B"/>
    <w:p w14:paraId="20F8E1CF" w14:textId="77777777" w:rsidR="00796A6B" w:rsidRPr="00627D3D" w:rsidRDefault="00796A6B" w:rsidP="00796A6B">
      <w:pPr>
        <w:pStyle w:val="Descripcin"/>
      </w:pPr>
      <w:bookmarkStart w:id="780" w:name="_Toc209985101"/>
      <w:bookmarkStart w:id="781" w:name="_Toc210409373"/>
      <w:bookmarkStart w:id="782" w:name="_Toc210410153"/>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18</w:t>
      </w:r>
      <w:r>
        <w:rPr>
          <w:noProof/>
        </w:rPr>
        <w:fldChar w:fldCharType="end"/>
      </w:r>
      <w:r>
        <w:t xml:space="preserve"> </w:t>
      </w:r>
      <w:r w:rsidRPr="00627D3D">
        <w:t>Caso de uso N °2.6.1, Imprimiendo</w:t>
      </w:r>
      <w:r>
        <w:t xml:space="preserve"> ficha de empleado</w:t>
      </w:r>
      <w:bookmarkEnd w:id="780"/>
      <w:bookmarkEnd w:id="781"/>
      <w:bookmarkEnd w:id="782"/>
    </w:p>
    <w:p w14:paraId="06FB911A" w14:textId="77777777" w:rsidR="00796A6B" w:rsidRPr="00627D3D" w:rsidRDefault="00796A6B" w:rsidP="00796A6B">
      <w:pPr>
        <w:pStyle w:val="Sinespaciado"/>
      </w:pPr>
      <w:r w:rsidRPr="00627D3D">
        <w:rPr>
          <w:noProof/>
        </w:rPr>
        <w:drawing>
          <wp:inline distT="0" distB="0" distL="0" distR="0" wp14:anchorId="679E9050" wp14:editId="49133CEE">
            <wp:extent cx="4534161" cy="3499944"/>
            <wp:effectExtent l="0" t="0" r="0" b="5715"/>
            <wp:docPr id="444018720" name="Imagen 46"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37220" cy="3502305"/>
                    </a:xfrm>
                    <a:prstGeom prst="rect">
                      <a:avLst/>
                    </a:prstGeom>
                    <a:noFill/>
                    <a:ln>
                      <a:noFill/>
                    </a:ln>
                  </pic:spPr>
                </pic:pic>
              </a:graphicData>
            </a:graphic>
          </wp:inline>
        </w:drawing>
      </w:r>
    </w:p>
    <w:p w14:paraId="7BFA502F" w14:textId="77777777" w:rsidR="00796A6B" w:rsidRPr="00627D3D" w:rsidRDefault="00796A6B" w:rsidP="00796A6B">
      <w:pPr>
        <w:ind w:firstLine="0"/>
      </w:pPr>
    </w:p>
    <w:p w14:paraId="4CE30EB0" w14:textId="77777777" w:rsidR="00796A6B" w:rsidRDefault="00796A6B" w:rsidP="00796A6B">
      <w:r w:rsidRPr="00627D3D">
        <w:t>Fuente: Elaborado por el estudiante de acuerdo con el proyecto</w:t>
      </w:r>
    </w:p>
    <w:p w14:paraId="3E0EC4DC" w14:textId="77777777" w:rsidR="00796A6B" w:rsidRDefault="00796A6B" w:rsidP="00796A6B"/>
    <w:p w14:paraId="57A303D0" w14:textId="77777777" w:rsidR="00796A6B" w:rsidRDefault="00796A6B" w:rsidP="00796A6B">
      <w:r w:rsidRPr="008C5944">
        <w:t>Casos de prueba:</w:t>
      </w:r>
    </w:p>
    <w:p w14:paraId="20EA6EA9" w14:textId="77777777" w:rsidR="00E539E7" w:rsidRDefault="00E539E7" w:rsidP="00796A6B"/>
    <w:p w14:paraId="47B9FC96" w14:textId="0CCE1E4E" w:rsidR="00AD5449" w:rsidRDefault="00AD5449" w:rsidP="00AD5449">
      <w:pPr>
        <w:numPr>
          <w:ilvl w:val="0"/>
          <w:numId w:val="257"/>
        </w:numPr>
        <w:tabs>
          <w:tab w:val="num" w:pos="720"/>
        </w:tabs>
        <w:rPr>
          <w:lang w:val="es-419"/>
        </w:rPr>
      </w:pPr>
      <w:r w:rsidRPr="00AD5449">
        <w:rPr>
          <w:lang w:val="es-419"/>
        </w:rPr>
        <w:t>Verificar la existencia de la opción de impresión individual en el listado de empleados</w:t>
      </w:r>
      <w:r>
        <w:rPr>
          <w:lang w:val="es-419"/>
        </w:rPr>
        <w:t>.</w:t>
      </w:r>
    </w:p>
    <w:p w14:paraId="2CFAAAA4" w14:textId="77777777" w:rsidR="00AD5449" w:rsidRPr="00AD5449" w:rsidRDefault="00AD5449" w:rsidP="00AD5449">
      <w:pPr>
        <w:rPr>
          <w:lang w:val="es-419"/>
        </w:rPr>
      </w:pPr>
    </w:p>
    <w:p w14:paraId="451BE0DB" w14:textId="27712E4C" w:rsidR="00AD5449" w:rsidRDefault="00AD5449" w:rsidP="00AD5449">
      <w:pPr>
        <w:numPr>
          <w:ilvl w:val="0"/>
          <w:numId w:val="257"/>
        </w:numPr>
        <w:tabs>
          <w:tab w:val="num" w:pos="720"/>
        </w:tabs>
        <w:rPr>
          <w:lang w:val="es-419"/>
        </w:rPr>
      </w:pPr>
      <w:r w:rsidRPr="00AD5449">
        <w:rPr>
          <w:lang w:val="es-419"/>
        </w:rPr>
        <w:t>Verificar la generación correcta del documento PDF para un empleado</w:t>
      </w:r>
      <w:r>
        <w:rPr>
          <w:lang w:val="es-419"/>
        </w:rPr>
        <w:t>.</w:t>
      </w:r>
    </w:p>
    <w:p w14:paraId="5F699286" w14:textId="77777777" w:rsidR="00AD5449" w:rsidRPr="00AD5449" w:rsidRDefault="00AD5449" w:rsidP="00AD5449">
      <w:pPr>
        <w:ind w:firstLine="0"/>
        <w:rPr>
          <w:lang w:val="es-419"/>
        </w:rPr>
      </w:pPr>
    </w:p>
    <w:p w14:paraId="598E0DA5" w14:textId="25437385" w:rsidR="00AD5449" w:rsidRPr="00AD5449" w:rsidRDefault="00AD5449" w:rsidP="00AD5449">
      <w:pPr>
        <w:numPr>
          <w:ilvl w:val="0"/>
          <w:numId w:val="257"/>
        </w:numPr>
        <w:tabs>
          <w:tab w:val="num" w:pos="720"/>
        </w:tabs>
        <w:rPr>
          <w:lang w:val="es-419"/>
        </w:rPr>
      </w:pPr>
      <w:r w:rsidRPr="00AD5449">
        <w:rPr>
          <w:lang w:val="es-419"/>
        </w:rPr>
        <w:t>Verificar la completitud de la información en el PDF generado</w:t>
      </w:r>
      <w:r>
        <w:rPr>
          <w:lang w:val="es-419"/>
        </w:rPr>
        <w:t>.</w:t>
      </w:r>
    </w:p>
    <w:p w14:paraId="7947984D" w14:textId="77777777" w:rsidR="00796A6B" w:rsidRPr="00AD5449" w:rsidRDefault="00796A6B" w:rsidP="00796A6B">
      <w:pPr>
        <w:rPr>
          <w:lang w:val="es-419"/>
        </w:rPr>
      </w:pPr>
    </w:p>
    <w:p w14:paraId="4AAAB30A" w14:textId="77777777" w:rsidR="00796A6B" w:rsidRDefault="00796A6B" w:rsidP="00796A6B">
      <w:pPr>
        <w:ind w:left="720" w:firstLine="0"/>
      </w:pPr>
      <w:r w:rsidRPr="008C5944">
        <w:t>Resultados Esperados:</w:t>
      </w:r>
    </w:p>
    <w:p w14:paraId="3BD9CB5B" w14:textId="77777777" w:rsidR="00E539E7" w:rsidRDefault="00E539E7" w:rsidP="00796A6B">
      <w:pPr>
        <w:ind w:left="720" w:firstLine="0"/>
      </w:pPr>
    </w:p>
    <w:p w14:paraId="17F8F816" w14:textId="0CE20FB4" w:rsidR="00AD5449" w:rsidRDefault="00AD5449" w:rsidP="00AD5449">
      <w:pPr>
        <w:numPr>
          <w:ilvl w:val="0"/>
          <w:numId w:val="258"/>
        </w:numPr>
        <w:tabs>
          <w:tab w:val="num" w:pos="720"/>
        </w:tabs>
        <w:rPr>
          <w:lang w:val="es-419"/>
        </w:rPr>
      </w:pPr>
      <w:r w:rsidRPr="00AD5449">
        <w:rPr>
          <w:lang w:val="es-419"/>
        </w:rPr>
        <w:t>El botón o enlace "Imprimir" es visible junto a cada empleado en el listado para impresión individual</w:t>
      </w:r>
      <w:r>
        <w:rPr>
          <w:lang w:val="es-419"/>
        </w:rPr>
        <w:t>.</w:t>
      </w:r>
    </w:p>
    <w:p w14:paraId="11682589" w14:textId="77777777" w:rsidR="00AD5449" w:rsidRPr="00AD5449" w:rsidRDefault="00AD5449" w:rsidP="00AD5449">
      <w:pPr>
        <w:ind w:left="1440" w:firstLine="0"/>
        <w:rPr>
          <w:lang w:val="es-419"/>
        </w:rPr>
      </w:pPr>
    </w:p>
    <w:p w14:paraId="45522913" w14:textId="6374C173" w:rsidR="00AD5449" w:rsidRDefault="00AD5449" w:rsidP="00AD5449">
      <w:pPr>
        <w:numPr>
          <w:ilvl w:val="0"/>
          <w:numId w:val="258"/>
        </w:numPr>
        <w:tabs>
          <w:tab w:val="num" w:pos="720"/>
        </w:tabs>
        <w:rPr>
          <w:lang w:val="es-419"/>
        </w:rPr>
      </w:pPr>
      <w:r w:rsidRPr="00AD5449">
        <w:rPr>
          <w:lang w:val="es-419"/>
        </w:rPr>
        <w:t>Al hacer clic en "Imprimir" para un empleado específico, el sistema genera correctamente un documento PDF</w:t>
      </w:r>
      <w:r>
        <w:rPr>
          <w:lang w:val="es-419"/>
        </w:rPr>
        <w:t>.</w:t>
      </w:r>
    </w:p>
    <w:p w14:paraId="35725C66" w14:textId="77777777" w:rsidR="00AD5449" w:rsidRPr="00AD5449" w:rsidRDefault="00AD5449" w:rsidP="00AD5449">
      <w:pPr>
        <w:ind w:firstLine="0"/>
        <w:rPr>
          <w:lang w:val="es-419"/>
        </w:rPr>
      </w:pPr>
    </w:p>
    <w:p w14:paraId="7BFEA9DF" w14:textId="27105C8F" w:rsidR="00AD5449" w:rsidRPr="00AD5449" w:rsidRDefault="00AD5449" w:rsidP="00AD5449">
      <w:pPr>
        <w:numPr>
          <w:ilvl w:val="0"/>
          <w:numId w:val="258"/>
        </w:numPr>
        <w:tabs>
          <w:tab w:val="num" w:pos="720"/>
        </w:tabs>
        <w:rPr>
          <w:lang w:val="es-419"/>
        </w:rPr>
      </w:pPr>
      <w:r w:rsidRPr="00AD5449">
        <w:rPr>
          <w:lang w:val="es-419"/>
        </w:rPr>
        <w:t>El PDF generado contiene toda la información completa de la ficha del empleado seleccionado</w:t>
      </w:r>
      <w:r>
        <w:rPr>
          <w:lang w:val="es-419"/>
        </w:rPr>
        <w:t>.</w:t>
      </w:r>
    </w:p>
    <w:p w14:paraId="265F501B" w14:textId="77777777" w:rsidR="00796A6B" w:rsidRPr="00AD5449" w:rsidRDefault="00796A6B" w:rsidP="00796A6B">
      <w:pPr>
        <w:ind w:left="720" w:firstLine="0"/>
        <w:rPr>
          <w:lang w:val="es-419"/>
        </w:rPr>
      </w:pPr>
    </w:p>
    <w:p w14:paraId="3190D0EF" w14:textId="77777777" w:rsidR="00796A6B" w:rsidRDefault="00796A6B" w:rsidP="00796A6B">
      <w:pPr>
        <w:ind w:left="720" w:firstLine="0"/>
      </w:pPr>
      <w:r w:rsidRPr="008C5944">
        <w:t>Resultados obtenidos</w:t>
      </w:r>
      <w:r>
        <w:t>:</w:t>
      </w:r>
    </w:p>
    <w:p w14:paraId="1A62461A" w14:textId="77777777" w:rsidR="00E539E7" w:rsidRDefault="00E539E7" w:rsidP="00796A6B">
      <w:pPr>
        <w:ind w:left="720" w:firstLine="0"/>
      </w:pPr>
    </w:p>
    <w:p w14:paraId="0CB422B9" w14:textId="688FF7DA" w:rsidR="00AD5449" w:rsidRDefault="00AD5449" w:rsidP="00AD5449">
      <w:pPr>
        <w:numPr>
          <w:ilvl w:val="0"/>
          <w:numId w:val="259"/>
        </w:numPr>
        <w:tabs>
          <w:tab w:val="num" w:pos="720"/>
        </w:tabs>
        <w:rPr>
          <w:lang w:val="es-419"/>
        </w:rPr>
      </w:pPr>
      <w:r w:rsidRPr="00AD5449">
        <w:rPr>
          <w:lang w:val="es-419"/>
        </w:rPr>
        <w:t>La opción de impresión individual está disponible para cada empleado en el listado</w:t>
      </w:r>
      <w:r>
        <w:rPr>
          <w:lang w:val="es-419"/>
        </w:rPr>
        <w:t>.</w:t>
      </w:r>
    </w:p>
    <w:p w14:paraId="68B93F6E" w14:textId="77777777" w:rsidR="00AD5449" w:rsidRPr="00AD5449" w:rsidRDefault="00AD5449" w:rsidP="00AD5449">
      <w:pPr>
        <w:ind w:left="1440" w:firstLine="0"/>
        <w:rPr>
          <w:lang w:val="es-419"/>
        </w:rPr>
      </w:pPr>
    </w:p>
    <w:p w14:paraId="75A4CD80" w14:textId="25C34949" w:rsidR="00AD5449" w:rsidRDefault="00AD5449" w:rsidP="00AD5449">
      <w:pPr>
        <w:numPr>
          <w:ilvl w:val="0"/>
          <w:numId w:val="259"/>
        </w:numPr>
        <w:tabs>
          <w:tab w:val="num" w:pos="720"/>
        </w:tabs>
        <w:rPr>
          <w:lang w:val="es-419"/>
        </w:rPr>
      </w:pPr>
      <w:r w:rsidRPr="00AD5449">
        <w:rPr>
          <w:lang w:val="es-419"/>
        </w:rPr>
        <w:t>El sistema genera exitosamente el documento PDF para el empleado seleccionado</w:t>
      </w:r>
      <w:r>
        <w:rPr>
          <w:lang w:val="es-419"/>
        </w:rPr>
        <w:t>.</w:t>
      </w:r>
    </w:p>
    <w:p w14:paraId="43817EC7" w14:textId="77777777" w:rsidR="00AD5449" w:rsidRPr="00AD5449" w:rsidRDefault="00AD5449" w:rsidP="00AD5449">
      <w:pPr>
        <w:ind w:firstLine="0"/>
        <w:rPr>
          <w:lang w:val="es-419"/>
        </w:rPr>
      </w:pPr>
    </w:p>
    <w:p w14:paraId="4E6C8D7A" w14:textId="6AE93E3D" w:rsidR="00AD5449" w:rsidRDefault="00AD5449" w:rsidP="00AD5449">
      <w:pPr>
        <w:numPr>
          <w:ilvl w:val="0"/>
          <w:numId w:val="259"/>
        </w:numPr>
        <w:tabs>
          <w:tab w:val="num" w:pos="720"/>
        </w:tabs>
        <w:rPr>
          <w:lang w:val="es-419"/>
        </w:rPr>
      </w:pPr>
      <w:r w:rsidRPr="00AD5449">
        <w:rPr>
          <w:lang w:val="es-419"/>
        </w:rPr>
        <w:lastRenderedPageBreak/>
        <w:t>El PDF contiene toda la información de la ficha del empleado de manera completa y correcta</w:t>
      </w:r>
      <w:r>
        <w:rPr>
          <w:lang w:val="es-419"/>
        </w:rPr>
        <w:t>.</w:t>
      </w:r>
    </w:p>
    <w:p w14:paraId="52666A6A" w14:textId="77777777" w:rsidR="00796A6B" w:rsidRDefault="00796A6B" w:rsidP="002A3CF1">
      <w:pPr>
        <w:ind w:firstLine="0"/>
        <w:rPr>
          <w:lang w:val="es-419"/>
        </w:rPr>
      </w:pPr>
    </w:p>
    <w:p w14:paraId="39DD1926" w14:textId="4F82470B" w:rsidR="002A3CF1" w:rsidRPr="002A3CF1" w:rsidRDefault="002A3CF1" w:rsidP="002A3CF1">
      <w:r w:rsidRPr="002A3CF1">
        <w:rPr>
          <w:lang w:val="es-419"/>
        </w:rPr>
        <w:t xml:space="preserve">En la figura 7.18 </w:t>
      </w:r>
      <w:r w:rsidRPr="002A3CF1">
        <w:t>muestra el módulo de Ficha de Empleados, donde se listan trabajadores con sus datos de nombre, cargo y estado. En la parte superior aparece la opción Imprimir Ficha, que permite generar un documento en PDF con la información seleccionada. En el ejemplo, se seleccionó un empleado y el sistema generó automáticamente el archivo “Fichas-Empleados.pdf”, cuya descarga finalizada se visualiza en la parte superior derecha de la pantalla.</w:t>
      </w:r>
    </w:p>
    <w:p w14:paraId="7891C1BE" w14:textId="77777777" w:rsidR="002A3CF1" w:rsidRPr="00AD5449" w:rsidRDefault="002A3CF1" w:rsidP="002A3CF1">
      <w:pPr>
        <w:ind w:firstLine="0"/>
        <w:rPr>
          <w:lang w:val="es-419"/>
        </w:rPr>
      </w:pPr>
    </w:p>
    <w:p w14:paraId="4795C596" w14:textId="51EB39BC" w:rsidR="00267181" w:rsidRPr="008C5944" w:rsidRDefault="00267181" w:rsidP="00267181">
      <w:pPr>
        <w:pStyle w:val="Descripcin"/>
      </w:pPr>
      <w:bookmarkStart w:id="783" w:name="_Toc210409374"/>
      <w:bookmarkStart w:id="784" w:name="_Toc210410154"/>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18</w:t>
      </w:r>
      <w:r>
        <w:rPr>
          <w:noProof/>
        </w:rPr>
        <w:fldChar w:fldCharType="end"/>
      </w:r>
      <w:r>
        <w:t xml:space="preserve"> “Captura de pantalla de prueba 1-2-3 caso de uso N°2.6.1”</w:t>
      </w:r>
      <w:bookmarkEnd w:id="783"/>
      <w:bookmarkEnd w:id="784"/>
    </w:p>
    <w:p w14:paraId="5FCC9C51" w14:textId="0C80FA5C" w:rsidR="00267181" w:rsidRDefault="00367E41" w:rsidP="001914B2">
      <w:pPr>
        <w:pStyle w:val="Sinespaciado"/>
      </w:pPr>
      <w:r w:rsidRPr="00367E41">
        <w:rPr>
          <w:noProof/>
        </w:rPr>
        <w:drawing>
          <wp:inline distT="0" distB="0" distL="0" distR="0" wp14:anchorId="4B115B8F" wp14:editId="40B5E6E8">
            <wp:extent cx="5971540" cy="1319530"/>
            <wp:effectExtent l="0" t="0" r="0" b="0"/>
            <wp:docPr id="88132282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22823" name="Imagen 1" descr="Captura de pantalla de un celular&#10;&#10;El contenido generado por IA puede ser incorrecto."/>
                    <pic:cNvPicPr/>
                  </pic:nvPicPr>
                  <pic:blipFill>
                    <a:blip r:embed="rId132"/>
                    <a:stretch>
                      <a:fillRect/>
                    </a:stretch>
                  </pic:blipFill>
                  <pic:spPr>
                    <a:xfrm>
                      <a:off x="0" y="0"/>
                      <a:ext cx="5971540" cy="1319530"/>
                    </a:xfrm>
                    <a:prstGeom prst="rect">
                      <a:avLst/>
                    </a:prstGeom>
                  </pic:spPr>
                </pic:pic>
              </a:graphicData>
            </a:graphic>
          </wp:inline>
        </w:drawing>
      </w:r>
    </w:p>
    <w:p w14:paraId="3D69897C" w14:textId="77777777" w:rsidR="001914B2" w:rsidRDefault="001914B2" w:rsidP="001914B2">
      <w:pPr>
        <w:pStyle w:val="Sinespaciado"/>
      </w:pPr>
    </w:p>
    <w:p w14:paraId="1C1AF9A5" w14:textId="77777777" w:rsidR="00796A6B" w:rsidRDefault="00796A6B" w:rsidP="001914B2">
      <w:r>
        <w:t>Fuente: Captura realizada al sistema web EugCOM</w:t>
      </w:r>
    </w:p>
    <w:p w14:paraId="51E7FB98" w14:textId="77777777" w:rsidR="00796A6B" w:rsidRPr="004B79BA" w:rsidRDefault="00796A6B" w:rsidP="00796A6B"/>
    <w:p w14:paraId="4BABC917" w14:textId="77777777" w:rsidR="00796A6B" w:rsidRPr="00CB0FA9" w:rsidRDefault="00796A6B" w:rsidP="00796A6B">
      <w:pPr>
        <w:spacing w:line="278" w:lineRule="auto"/>
        <w:ind w:firstLine="0"/>
        <w:jc w:val="left"/>
        <w:rPr>
          <w:rFonts w:eastAsiaTheme="majorEastAsia" w:cstheme="majorBidi"/>
          <w:szCs w:val="32"/>
        </w:rPr>
      </w:pPr>
      <w:r>
        <w:br w:type="page"/>
      </w:r>
    </w:p>
    <w:p w14:paraId="184E4D27" w14:textId="77777777" w:rsidR="00796A6B" w:rsidRDefault="00796A6B" w:rsidP="00796A6B">
      <w:pPr>
        <w:pStyle w:val="Ttulo2"/>
      </w:pPr>
      <w:r>
        <w:lastRenderedPageBreak/>
        <w:t>Prueba Unitaria CU N°2.6.2</w:t>
      </w:r>
    </w:p>
    <w:p w14:paraId="0EF283D3" w14:textId="77777777" w:rsidR="00796A6B" w:rsidRPr="00627D3D" w:rsidRDefault="00796A6B" w:rsidP="00796A6B">
      <w:pPr>
        <w:ind w:firstLine="0"/>
      </w:pPr>
    </w:p>
    <w:p w14:paraId="08B7E10A" w14:textId="77777777" w:rsidR="00796A6B" w:rsidRPr="00627D3D" w:rsidRDefault="00796A6B" w:rsidP="00796A6B">
      <w:r w:rsidRPr="00627D3D">
        <w:t xml:space="preserve">En la </w:t>
      </w:r>
      <w:r w:rsidRPr="00627D3D">
        <w:rPr>
          <w:i/>
        </w:rPr>
        <w:t xml:space="preserve">Tabla </w:t>
      </w:r>
      <w:r>
        <w:rPr>
          <w:i/>
        </w:rPr>
        <w:t>7.19</w:t>
      </w:r>
      <w:r w:rsidRPr="00627D3D">
        <w:t xml:space="preserve"> se puede visualizar el Caso de uso N°2.6.2, el sistema permite imprimir múltiples tipos de archivo en formato PDF para el administrador/RRHH.</w:t>
      </w:r>
    </w:p>
    <w:p w14:paraId="1140F6A1" w14:textId="77777777" w:rsidR="00796A6B" w:rsidRPr="00627D3D" w:rsidRDefault="00796A6B" w:rsidP="00796A6B"/>
    <w:p w14:paraId="04424899" w14:textId="77777777" w:rsidR="00796A6B" w:rsidRPr="00627D3D" w:rsidRDefault="00796A6B" w:rsidP="00796A6B">
      <w:pPr>
        <w:pStyle w:val="Descripcin"/>
      </w:pPr>
      <w:bookmarkStart w:id="785" w:name="_Toc209985102"/>
      <w:bookmarkStart w:id="786" w:name="_Toc210409375"/>
      <w:bookmarkStart w:id="787" w:name="_Toc210410155"/>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19</w:t>
      </w:r>
      <w:r>
        <w:rPr>
          <w:noProof/>
        </w:rPr>
        <w:fldChar w:fldCharType="end"/>
      </w:r>
      <w:r w:rsidRPr="00627D3D">
        <w:t xml:space="preserve"> Caso de uso N °2.6.2, Imprimiendo múltiples fichas de empleado</w:t>
      </w:r>
      <w:bookmarkEnd w:id="785"/>
      <w:bookmarkEnd w:id="786"/>
      <w:bookmarkEnd w:id="787"/>
    </w:p>
    <w:p w14:paraId="7DE7BB58" w14:textId="77777777" w:rsidR="00796A6B" w:rsidRDefault="00796A6B" w:rsidP="00796A6B">
      <w:pPr>
        <w:pStyle w:val="Sinespaciado"/>
      </w:pPr>
      <w:r w:rsidRPr="00627D3D">
        <w:rPr>
          <w:noProof/>
        </w:rPr>
        <w:drawing>
          <wp:inline distT="0" distB="0" distL="0" distR="0" wp14:anchorId="02155792" wp14:editId="07CD3F1B">
            <wp:extent cx="4283595" cy="3484179"/>
            <wp:effectExtent l="0" t="0" r="3175" b="2540"/>
            <wp:docPr id="105240722" name="Imagen 48"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Correo electrónico&#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87318" cy="3487207"/>
                    </a:xfrm>
                    <a:prstGeom prst="rect">
                      <a:avLst/>
                    </a:prstGeom>
                    <a:noFill/>
                    <a:ln>
                      <a:noFill/>
                    </a:ln>
                  </pic:spPr>
                </pic:pic>
              </a:graphicData>
            </a:graphic>
          </wp:inline>
        </w:drawing>
      </w:r>
    </w:p>
    <w:p w14:paraId="3E0B0DCA" w14:textId="77777777" w:rsidR="00796A6B" w:rsidRPr="00627D3D" w:rsidRDefault="00796A6B" w:rsidP="00796A6B">
      <w:pPr>
        <w:pStyle w:val="Sinespaciado"/>
      </w:pPr>
    </w:p>
    <w:p w14:paraId="491CCABC" w14:textId="77777777" w:rsidR="00796A6B" w:rsidRDefault="00796A6B" w:rsidP="00796A6B">
      <w:r w:rsidRPr="00627D3D">
        <w:t>Fuente: Elaborado por el estudiante de acuerdo con el proyecto</w:t>
      </w:r>
    </w:p>
    <w:p w14:paraId="38276389" w14:textId="77777777" w:rsidR="002A3CF1" w:rsidRDefault="002A3CF1" w:rsidP="00796A6B"/>
    <w:p w14:paraId="709A6BA8" w14:textId="77777777" w:rsidR="00796A6B" w:rsidRDefault="00796A6B" w:rsidP="00796A6B">
      <w:r w:rsidRPr="008C5944">
        <w:t>Casos de prueba:</w:t>
      </w:r>
    </w:p>
    <w:p w14:paraId="75C3F2E7" w14:textId="77777777" w:rsidR="002A3CF1" w:rsidRDefault="002A3CF1" w:rsidP="00796A6B"/>
    <w:p w14:paraId="4DC5DC21" w14:textId="29A6A3DB" w:rsidR="00D072F2" w:rsidRDefault="00D072F2" w:rsidP="00D072F2">
      <w:pPr>
        <w:numPr>
          <w:ilvl w:val="0"/>
          <w:numId w:val="260"/>
        </w:numPr>
        <w:tabs>
          <w:tab w:val="num" w:pos="720"/>
        </w:tabs>
        <w:rPr>
          <w:lang w:val="es-419"/>
        </w:rPr>
      </w:pPr>
      <w:r w:rsidRPr="00D072F2">
        <w:rPr>
          <w:lang w:val="es-419"/>
        </w:rPr>
        <w:t>Verificar la existencia de la opción de selección múltiple en el listado de empleados</w:t>
      </w:r>
      <w:r>
        <w:rPr>
          <w:lang w:val="es-419"/>
        </w:rPr>
        <w:t>.</w:t>
      </w:r>
    </w:p>
    <w:p w14:paraId="1656D65B" w14:textId="77777777" w:rsidR="00D072F2" w:rsidRPr="00D072F2" w:rsidRDefault="00D072F2" w:rsidP="00D072F2">
      <w:pPr>
        <w:rPr>
          <w:lang w:val="es-419"/>
        </w:rPr>
      </w:pPr>
    </w:p>
    <w:p w14:paraId="3A9AAACA" w14:textId="1C6A118A" w:rsidR="00D072F2" w:rsidRDefault="00D072F2" w:rsidP="00D072F2">
      <w:pPr>
        <w:numPr>
          <w:ilvl w:val="0"/>
          <w:numId w:val="260"/>
        </w:numPr>
        <w:tabs>
          <w:tab w:val="num" w:pos="720"/>
        </w:tabs>
        <w:rPr>
          <w:lang w:val="es-419"/>
        </w:rPr>
      </w:pPr>
      <w:r w:rsidRPr="00D072F2">
        <w:rPr>
          <w:lang w:val="es-419"/>
        </w:rPr>
        <w:lastRenderedPageBreak/>
        <w:t>Verificar la generación correcta del documento PDF para múltiples empleados</w:t>
      </w:r>
      <w:r>
        <w:rPr>
          <w:lang w:val="es-419"/>
        </w:rPr>
        <w:t>.</w:t>
      </w:r>
    </w:p>
    <w:p w14:paraId="3A7E45D0" w14:textId="77777777" w:rsidR="00D072F2" w:rsidRPr="00D072F2" w:rsidRDefault="00D072F2" w:rsidP="00D072F2">
      <w:pPr>
        <w:ind w:firstLine="0"/>
        <w:rPr>
          <w:lang w:val="es-419"/>
        </w:rPr>
      </w:pPr>
    </w:p>
    <w:p w14:paraId="5A96E830" w14:textId="25B08ACA" w:rsidR="00D072F2" w:rsidRDefault="00D072F2" w:rsidP="00D072F2">
      <w:pPr>
        <w:numPr>
          <w:ilvl w:val="0"/>
          <w:numId w:val="260"/>
        </w:numPr>
        <w:tabs>
          <w:tab w:val="num" w:pos="720"/>
        </w:tabs>
        <w:rPr>
          <w:lang w:val="es-419"/>
        </w:rPr>
      </w:pPr>
      <w:r w:rsidRPr="00D072F2">
        <w:rPr>
          <w:lang w:val="es-419"/>
        </w:rPr>
        <w:t>Verificar la completitud de la información en el PDF múltiple generado</w:t>
      </w:r>
      <w:r>
        <w:rPr>
          <w:lang w:val="es-419"/>
        </w:rPr>
        <w:t>.</w:t>
      </w:r>
    </w:p>
    <w:p w14:paraId="31FA3C61" w14:textId="77777777" w:rsidR="00796A6B" w:rsidRPr="00D072F2" w:rsidRDefault="00796A6B" w:rsidP="002A3CF1">
      <w:pPr>
        <w:ind w:firstLine="0"/>
        <w:rPr>
          <w:lang w:val="es-419"/>
        </w:rPr>
      </w:pPr>
    </w:p>
    <w:p w14:paraId="67EB141A" w14:textId="77777777" w:rsidR="00796A6B" w:rsidRDefault="00796A6B" w:rsidP="00796A6B">
      <w:pPr>
        <w:ind w:left="720" w:firstLine="0"/>
      </w:pPr>
      <w:r w:rsidRPr="008C5944">
        <w:t>Resultados Esperados:</w:t>
      </w:r>
    </w:p>
    <w:p w14:paraId="311067F9" w14:textId="77777777" w:rsidR="005B4DA7" w:rsidRDefault="005B4DA7" w:rsidP="00796A6B">
      <w:pPr>
        <w:ind w:left="720" w:firstLine="0"/>
      </w:pPr>
    </w:p>
    <w:p w14:paraId="78327AFF" w14:textId="44E8CDD1" w:rsidR="00D072F2" w:rsidRDefault="00D072F2" w:rsidP="00D072F2">
      <w:pPr>
        <w:numPr>
          <w:ilvl w:val="0"/>
          <w:numId w:val="261"/>
        </w:numPr>
        <w:tabs>
          <w:tab w:val="num" w:pos="720"/>
        </w:tabs>
        <w:rPr>
          <w:lang w:val="es-419"/>
        </w:rPr>
      </w:pPr>
      <w:r w:rsidRPr="00D072F2">
        <w:rPr>
          <w:lang w:val="es-419"/>
        </w:rPr>
        <w:t>Las casillas de selección están visibles junto a cada empleado para permitir selección múltiple</w:t>
      </w:r>
      <w:r>
        <w:rPr>
          <w:lang w:val="es-419"/>
        </w:rPr>
        <w:t>.</w:t>
      </w:r>
    </w:p>
    <w:p w14:paraId="759A264B" w14:textId="77777777" w:rsidR="00D072F2" w:rsidRPr="00D072F2" w:rsidRDefault="00D072F2" w:rsidP="00D072F2">
      <w:pPr>
        <w:ind w:left="1440" w:firstLine="0"/>
        <w:rPr>
          <w:lang w:val="es-419"/>
        </w:rPr>
      </w:pPr>
    </w:p>
    <w:p w14:paraId="43A5744F" w14:textId="35BC11F8" w:rsidR="00D072F2" w:rsidRDefault="00D072F2" w:rsidP="00D072F2">
      <w:pPr>
        <w:numPr>
          <w:ilvl w:val="0"/>
          <w:numId w:val="261"/>
        </w:numPr>
        <w:tabs>
          <w:tab w:val="num" w:pos="720"/>
        </w:tabs>
        <w:rPr>
          <w:lang w:val="es-419"/>
        </w:rPr>
      </w:pPr>
      <w:r w:rsidRPr="00D072F2">
        <w:rPr>
          <w:lang w:val="es-419"/>
        </w:rPr>
        <w:t>Al seleccionar múltiples empleados y hacer clic en "Imprimir Selección", el sistema genera correctamente un documento PDF único</w:t>
      </w:r>
      <w:r>
        <w:rPr>
          <w:lang w:val="es-419"/>
        </w:rPr>
        <w:t>.</w:t>
      </w:r>
    </w:p>
    <w:p w14:paraId="1EAE2D66" w14:textId="77777777" w:rsidR="00D072F2" w:rsidRPr="00D072F2" w:rsidRDefault="00D072F2" w:rsidP="00D072F2">
      <w:pPr>
        <w:ind w:firstLine="0"/>
        <w:rPr>
          <w:lang w:val="es-419"/>
        </w:rPr>
      </w:pPr>
    </w:p>
    <w:p w14:paraId="3D6BD54A" w14:textId="5E96BE17" w:rsidR="00D072F2" w:rsidRPr="00D072F2" w:rsidRDefault="00D072F2" w:rsidP="00D072F2">
      <w:pPr>
        <w:numPr>
          <w:ilvl w:val="0"/>
          <w:numId w:val="261"/>
        </w:numPr>
        <w:tabs>
          <w:tab w:val="num" w:pos="720"/>
        </w:tabs>
        <w:rPr>
          <w:lang w:val="es-419"/>
        </w:rPr>
      </w:pPr>
      <w:r w:rsidRPr="00D072F2">
        <w:rPr>
          <w:lang w:val="es-419"/>
        </w:rPr>
        <w:t>El PDF generado contiene toda la información completa de todas las fichas de empleados seleccionados</w:t>
      </w:r>
      <w:r>
        <w:rPr>
          <w:lang w:val="es-419"/>
        </w:rPr>
        <w:t>.</w:t>
      </w:r>
    </w:p>
    <w:p w14:paraId="1197ED31" w14:textId="77777777" w:rsidR="00796A6B" w:rsidRPr="00D072F2" w:rsidRDefault="00796A6B" w:rsidP="00796A6B">
      <w:pPr>
        <w:ind w:left="720" w:firstLine="0"/>
        <w:rPr>
          <w:lang w:val="es-419"/>
        </w:rPr>
      </w:pPr>
    </w:p>
    <w:p w14:paraId="0C733297" w14:textId="77777777" w:rsidR="00796A6B" w:rsidRDefault="00796A6B" w:rsidP="00796A6B">
      <w:pPr>
        <w:ind w:left="720" w:firstLine="0"/>
      </w:pPr>
      <w:r w:rsidRPr="008C5944">
        <w:t>Resultados obtenidos</w:t>
      </w:r>
      <w:r>
        <w:t>:</w:t>
      </w:r>
    </w:p>
    <w:p w14:paraId="6F2D52B1" w14:textId="77777777" w:rsidR="002A3CF1" w:rsidRDefault="002A3CF1" w:rsidP="00796A6B">
      <w:pPr>
        <w:ind w:left="720" w:firstLine="0"/>
      </w:pPr>
    </w:p>
    <w:p w14:paraId="74F546D5" w14:textId="1352460A" w:rsidR="00D072F2" w:rsidRDefault="00D072F2" w:rsidP="00D072F2">
      <w:pPr>
        <w:numPr>
          <w:ilvl w:val="0"/>
          <w:numId w:val="262"/>
        </w:numPr>
        <w:tabs>
          <w:tab w:val="num" w:pos="720"/>
        </w:tabs>
        <w:rPr>
          <w:lang w:val="es-419"/>
        </w:rPr>
      </w:pPr>
      <w:r w:rsidRPr="00D072F2">
        <w:rPr>
          <w:lang w:val="es-419"/>
        </w:rPr>
        <w:t>Las casillas de selección múltiple están disponibles y funcionan correctamente</w:t>
      </w:r>
      <w:r>
        <w:rPr>
          <w:lang w:val="es-419"/>
        </w:rPr>
        <w:t>.</w:t>
      </w:r>
    </w:p>
    <w:p w14:paraId="2C71B399" w14:textId="77777777" w:rsidR="00D072F2" w:rsidRPr="00D072F2" w:rsidRDefault="00D072F2" w:rsidP="00D072F2">
      <w:pPr>
        <w:ind w:left="1440" w:firstLine="0"/>
        <w:rPr>
          <w:lang w:val="es-419"/>
        </w:rPr>
      </w:pPr>
    </w:p>
    <w:p w14:paraId="00AB5EC1" w14:textId="2103BDB7" w:rsidR="00D072F2" w:rsidRDefault="00D072F2" w:rsidP="00D072F2">
      <w:pPr>
        <w:numPr>
          <w:ilvl w:val="0"/>
          <w:numId w:val="262"/>
        </w:numPr>
        <w:tabs>
          <w:tab w:val="num" w:pos="720"/>
        </w:tabs>
        <w:rPr>
          <w:lang w:val="es-419"/>
        </w:rPr>
      </w:pPr>
      <w:r w:rsidRPr="00D072F2">
        <w:rPr>
          <w:lang w:val="es-419"/>
        </w:rPr>
        <w:t>El sistema genera exitosamente el documento PDF con múltiples fichas de empleados</w:t>
      </w:r>
      <w:r>
        <w:rPr>
          <w:lang w:val="es-419"/>
        </w:rPr>
        <w:t>.</w:t>
      </w:r>
    </w:p>
    <w:p w14:paraId="20751E0E" w14:textId="77777777" w:rsidR="00D072F2" w:rsidRPr="00D072F2" w:rsidRDefault="00D072F2" w:rsidP="00D072F2">
      <w:pPr>
        <w:ind w:firstLine="0"/>
        <w:rPr>
          <w:lang w:val="es-419"/>
        </w:rPr>
      </w:pPr>
    </w:p>
    <w:p w14:paraId="644E2D24" w14:textId="64AD839D" w:rsidR="00796A6B" w:rsidRDefault="00D072F2" w:rsidP="002A3CF1">
      <w:pPr>
        <w:numPr>
          <w:ilvl w:val="0"/>
          <w:numId w:val="262"/>
        </w:numPr>
        <w:tabs>
          <w:tab w:val="num" w:pos="720"/>
        </w:tabs>
        <w:rPr>
          <w:lang w:val="es-419"/>
        </w:rPr>
      </w:pPr>
      <w:r w:rsidRPr="00D072F2">
        <w:rPr>
          <w:lang w:val="es-419"/>
        </w:rPr>
        <w:t>El PDF contiene toda la información de todas las fichas seleccionadas de manera completa y organizada</w:t>
      </w:r>
      <w:r>
        <w:rPr>
          <w:lang w:val="es-419"/>
        </w:rPr>
        <w:t>.</w:t>
      </w:r>
    </w:p>
    <w:p w14:paraId="3D4F7704" w14:textId="30ED23B1" w:rsidR="00367E41" w:rsidRPr="002A3CF1" w:rsidRDefault="002A3CF1" w:rsidP="002A3CF1">
      <w:pPr>
        <w:rPr>
          <w:lang w:val="es-419"/>
        </w:rPr>
      </w:pPr>
      <w:r w:rsidRPr="002A3CF1">
        <w:rPr>
          <w:lang w:val="es-419"/>
        </w:rPr>
        <w:lastRenderedPageBreak/>
        <w:t xml:space="preserve">En la figura 7.19 </w:t>
      </w:r>
      <w:r w:rsidRPr="002A3CF1">
        <w:t>muestra el módulo de Ficha de Empleados, donde se han seleccionado dos registros mediante la opción Seleccionar en la columna de acciones. Al hacerlo, el botón superior cambia a Imprimir Fichas (2), indicando la cantidad de empleados elegidos para generar el documento. El sistema produce un archivo en formato PDF con la información seleccionada, visible en la parte superior derecha como “Fichas-Empleados (2).pdf”, confirmando la descarga exitosa.</w:t>
      </w:r>
    </w:p>
    <w:p w14:paraId="17A801F5" w14:textId="6699082C" w:rsidR="00267181" w:rsidRPr="008C5944" w:rsidRDefault="00267181" w:rsidP="00267181">
      <w:pPr>
        <w:pStyle w:val="Descripcin"/>
      </w:pPr>
      <w:bookmarkStart w:id="788" w:name="_Toc210409376"/>
      <w:bookmarkStart w:id="789" w:name="_Toc210410156"/>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19</w:t>
      </w:r>
      <w:r>
        <w:rPr>
          <w:noProof/>
        </w:rPr>
        <w:fldChar w:fldCharType="end"/>
      </w:r>
      <w:r>
        <w:t xml:space="preserve"> “Captura de pantalla de prueba 1-2-3 caso de uso N°2.6.2”</w:t>
      </w:r>
      <w:bookmarkEnd w:id="788"/>
      <w:bookmarkEnd w:id="789"/>
    </w:p>
    <w:p w14:paraId="6745EFA1" w14:textId="77777777" w:rsidR="005B4DA7" w:rsidRDefault="00367E41" w:rsidP="001914B2">
      <w:pPr>
        <w:pStyle w:val="Sinespaciado"/>
      </w:pPr>
      <w:r w:rsidRPr="001914B2">
        <w:rPr>
          <w:noProof/>
        </w:rPr>
        <w:drawing>
          <wp:inline distT="0" distB="0" distL="0" distR="0" wp14:anchorId="4BD4F367" wp14:editId="7B600858">
            <wp:extent cx="5971540" cy="1375410"/>
            <wp:effectExtent l="0" t="0" r="0" b="0"/>
            <wp:docPr id="78145605"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5605" name="Imagen 1" descr="Captura de pantalla de un celular&#10;&#10;El contenido generado por IA puede ser incorrecto."/>
                    <pic:cNvPicPr/>
                  </pic:nvPicPr>
                  <pic:blipFill>
                    <a:blip r:embed="rId133"/>
                    <a:stretch>
                      <a:fillRect/>
                    </a:stretch>
                  </pic:blipFill>
                  <pic:spPr>
                    <a:xfrm>
                      <a:off x="0" y="0"/>
                      <a:ext cx="5971540" cy="1375410"/>
                    </a:xfrm>
                    <a:prstGeom prst="rect">
                      <a:avLst/>
                    </a:prstGeom>
                  </pic:spPr>
                </pic:pic>
              </a:graphicData>
            </a:graphic>
          </wp:inline>
        </w:drawing>
      </w:r>
    </w:p>
    <w:p w14:paraId="0A555E6F" w14:textId="77777777" w:rsidR="005B4DA7" w:rsidRDefault="005B4DA7" w:rsidP="00367E41">
      <w:pPr>
        <w:ind w:firstLine="0"/>
      </w:pPr>
    </w:p>
    <w:p w14:paraId="31E9A0AF" w14:textId="1B1B88A2" w:rsidR="00796A6B" w:rsidRDefault="00796A6B" w:rsidP="005B4DA7">
      <w:r>
        <w:t>Fuente: Captura realizada al sistema web EugCOM</w:t>
      </w:r>
    </w:p>
    <w:p w14:paraId="6AC6148A" w14:textId="77777777" w:rsidR="00796A6B" w:rsidRDefault="00796A6B" w:rsidP="00796A6B">
      <w:pPr>
        <w:spacing w:line="278" w:lineRule="auto"/>
        <w:ind w:firstLine="0"/>
        <w:jc w:val="left"/>
        <w:rPr>
          <w:rFonts w:eastAsiaTheme="majorEastAsia" w:cstheme="majorBidi"/>
          <w:szCs w:val="32"/>
        </w:rPr>
      </w:pPr>
    </w:p>
    <w:p w14:paraId="4C0EF076" w14:textId="77777777" w:rsidR="00796A6B" w:rsidRDefault="00796A6B" w:rsidP="00796A6B">
      <w:pPr>
        <w:spacing w:line="278" w:lineRule="auto"/>
        <w:ind w:firstLine="0"/>
        <w:jc w:val="left"/>
        <w:rPr>
          <w:rFonts w:eastAsiaTheme="majorEastAsia" w:cstheme="majorBidi"/>
          <w:szCs w:val="32"/>
        </w:rPr>
      </w:pPr>
    </w:p>
    <w:p w14:paraId="742BC24B" w14:textId="77777777" w:rsidR="00796A6B" w:rsidRDefault="00796A6B" w:rsidP="00796A6B">
      <w:pPr>
        <w:spacing w:line="278" w:lineRule="auto"/>
        <w:ind w:firstLine="0"/>
        <w:jc w:val="left"/>
        <w:rPr>
          <w:rFonts w:eastAsiaTheme="majorEastAsia" w:cstheme="majorBidi"/>
          <w:szCs w:val="32"/>
        </w:rPr>
      </w:pPr>
    </w:p>
    <w:p w14:paraId="4DC9B8DF" w14:textId="77777777" w:rsidR="00796A6B" w:rsidRDefault="00796A6B" w:rsidP="00796A6B">
      <w:pPr>
        <w:spacing w:line="278" w:lineRule="auto"/>
        <w:ind w:firstLine="0"/>
        <w:jc w:val="left"/>
        <w:rPr>
          <w:rFonts w:eastAsiaTheme="majorEastAsia" w:cstheme="majorBidi"/>
          <w:szCs w:val="32"/>
        </w:rPr>
      </w:pPr>
    </w:p>
    <w:p w14:paraId="4EC62624" w14:textId="77777777" w:rsidR="00796A6B" w:rsidRDefault="00796A6B" w:rsidP="00796A6B">
      <w:pPr>
        <w:spacing w:line="278" w:lineRule="auto"/>
        <w:ind w:firstLine="0"/>
        <w:jc w:val="left"/>
        <w:rPr>
          <w:rFonts w:eastAsiaTheme="majorEastAsia" w:cstheme="majorBidi"/>
          <w:szCs w:val="32"/>
        </w:rPr>
      </w:pPr>
    </w:p>
    <w:p w14:paraId="22B218D5" w14:textId="77777777" w:rsidR="00796A6B" w:rsidRDefault="00796A6B" w:rsidP="00796A6B">
      <w:pPr>
        <w:spacing w:line="278" w:lineRule="auto"/>
        <w:ind w:firstLine="0"/>
        <w:jc w:val="left"/>
        <w:rPr>
          <w:rFonts w:eastAsiaTheme="majorEastAsia" w:cstheme="majorBidi"/>
          <w:szCs w:val="32"/>
        </w:rPr>
      </w:pPr>
    </w:p>
    <w:p w14:paraId="256F707B" w14:textId="77777777" w:rsidR="00796A6B" w:rsidRDefault="00796A6B" w:rsidP="00796A6B">
      <w:pPr>
        <w:spacing w:line="278" w:lineRule="auto"/>
        <w:ind w:firstLine="0"/>
        <w:jc w:val="left"/>
        <w:rPr>
          <w:rFonts w:eastAsiaTheme="majorEastAsia" w:cstheme="majorBidi"/>
          <w:szCs w:val="32"/>
        </w:rPr>
      </w:pPr>
    </w:p>
    <w:p w14:paraId="3F3AF500" w14:textId="77777777" w:rsidR="00796A6B" w:rsidRDefault="00796A6B" w:rsidP="00796A6B">
      <w:pPr>
        <w:spacing w:line="278" w:lineRule="auto"/>
        <w:ind w:firstLine="0"/>
        <w:jc w:val="left"/>
        <w:rPr>
          <w:rFonts w:eastAsiaTheme="majorEastAsia" w:cstheme="majorBidi"/>
          <w:szCs w:val="32"/>
        </w:rPr>
      </w:pPr>
    </w:p>
    <w:p w14:paraId="53D5E46E" w14:textId="77777777" w:rsidR="00796A6B" w:rsidRDefault="00796A6B" w:rsidP="00796A6B">
      <w:pPr>
        <w:spacing w:line="278" w:lineRule="auto"/>
        <w:ind w:firstLine="0"/>
        <w:jc w:val="left"/>
        <w:rPr>
          <w:rFonts w:eastAsiaTheme="majorEastAsia" w:cstheme="majorBidi"/>
          <w:szCs w:val="32"/>
        </w:rPr>
      </w:pPr>
    </w:p>
    <w:p w14:paraId="4FA92B39" w14:textId="77777777" w:rsidR="00796A6B" w:rsidRDefault="00796A6B" w:rsidP="00796A6B">
      <w:pPr>
        <w:spacing w:line="278" w:lineRule="auto"/>
        <w:ind w:firstLine="0"/>
        <w:jc w:val="left"/>
        <w:rPr>
          <w:rFonts w:eastAsiaTheme="majorEastAsia" w:cstheme="majorBidi"/>
          <w:szCs w:val="32"/>
        </w:rPr>
      </w:pPr>
    </w:p>
    <w:p w14:paraId="27EC0CB0" w14:textId="77777777" w:rsidR="00796A6B" w:rsidRDefault="00796A6B" w:rsidP="00796A6B">
      <w:pPr>
        <w:spacing w:line="278" w:lineRule="auto"/>
        <w:ind w:firstLine="0"/>
        <w:jc w:val="left"/>
        <w:rPr>
          <w:rFonts w:eastAsiaTheme="majorEastAsia" w:cstheme="majorBidi"/>
          <w:szCs w:val="32"/>
        </w:rPr>
      </w:pPr>
    </w:p>
    <w:p w14:paraId="25AF93C1" w14:textId="77777777" w:rsidR="00796A6B" w:rsidRDefault="00796A6B" w:rsidP="00796A6B">
      <w:pPr>
        <w:spacing w:line="278" w:lineRule="auto"/>
        <w:ind w:firstLine="0"/>
        <w:jc w:val="left"/>
        <w:rPr>
          <w:rFonts w:eastAsiaTheme="majorEastAsia" w:cstheme="majorBidi"/>
          <w:szCs w:val="32"/>
        </w:rPr>
      </w:pPr>
    </w:p>
    <w:p w14:paraId="0F50E613" w14:textId="77777777" w:rsidR="00796A6B" w:rsidRPr="00CB0FA9" w:rsidRDefault="00796A6B" w:rsidP="00796A6B">
      <w:pPr>
        <w:spacing w:line="278" w:lineRule="auto"/>
        <w:ind w:firstLine="0"/>
        <w:jc w:val="left"/>
        <w:rPr>
          <w:rFonts w:eastAsiaTheme="majorEastAsia" w:cstheme="majorBidi"/>
          <w:szCs w:val="32"/>
        </w:rPr>
      </w:pPr>
    </w:p>
    <w:p w14:paraId="2D972B03" w14:textId="77777777" w:rsidR="00796A6B" w:rsidRDefault="00796A6B" w:rsidP="00796A6B">
      <w:pPr>
        <w:pStyle w:val="Ttulo2"/>
      </w:pPr>
      <w:r>
        <w:lastRenderedPageBreak/>
        <w:t>Prueba Unitaria CU N°3.1.1</w:t>
      </w:r>
    </w:p>
    <w:p w14:paraId="1B59F034" w14:textId="77777777" w:rsidR="00796A6B" w:rsidRDefault="00796A6B" w:rsidP="00796A6B"/>
    <w:p w14:paraId="6460B3C2" w14:textId="77777777" w:rsidR="00796A6B" w:rsidRPr="006C0843" w:rsidRDefault="00796A6B" w:rsidP="00796A6B">
      <w:r w:rsidRPr="006C0843">
        <w:t xml:space="preserve">En la </w:t>
      </w:r>
      <w:r w:rsidRPr="006C0843">
        <w:rPr>
          <w:i/>
        </w:rPr>
        <w:t xml:space="preserve">Tabla </w:t>
      </w:r>
      <w:r>
        <w:rPr>
          <w:i/>
        </w:rPr>
        <w:t xml:space="preserve">7.20 </w:t>
      </w:r>
      <w:r w:rsidRPr="006C0843">
        <w:t>se puede visualizar el Caso de uso N°3.1.1, El sistema debe permitir al administrador asignar las fechas de vacaciones para los empleados, para eso se crea una pestaña especial con los datos de los empleados para la asignación de las vacaciones.</w:t>
      </w:r>
    </w:p>
    <w:p w14:paraId="6CDD1482" w14:textId="77777777" w:rsidR="00796A6B" w:rsidRPr="006C0843" w:rsidRDefault="00796A6B" w:rsidP="00796A6B"/>
    <w:p w14:paraId="7868A2CE" w14:textId="77777777" w:rsidR="00796A6B" w:rsidRPr="006C0843" w:rsidRDefault="00796A6B" w:rsidP="00796A6B">
      <w:pPr>
        <w:pStyle w:val="Descripcin"/>
      </w:pPr>
      <w:bookmarkStart w:id="790" w:name="_Toc209985103"/>
      <w:bookmarkStart w:id="791" w:name="_Toc210409377"/>
      <w:bookmarkStart w:id="792" w:name="_Toc210410157"/>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20</w:t>
      </w:r>
      <w:r>
        <w:rPr>
          <w:noProof/>
        </w:rPr>
        <w:fldChar w:fldCharType="end"/>
      </w:r>
      <w:r>
        <w:t xml:space="preserve"> </w:t>
      </w:r>
      <w:r w:rsidRPr="006C0843">
        <w:t>Caso de uso N °3.1.1, Asignando vacaciones</w:t>
      </w:r>
      <w:bookmarkEnd w:id="790"/>
      <w:bookmarkEnd w:id="791"/>
      <w:bookmarkEnd w:id="792"/>
    </w:p>
    <w:p w14:paraId="613AA21C" w14:textId="77777777" w:rsidR="00796A6B" w:rsidRPr="006C0843" w:rsidRDefault="00796A6B" w:rsidP="00796A6B">
      <w:pPr>
        <w:pStyle w:val="Sinespaciado"/>
      </w:pPr>
      <w:r w:rsidRPr="006C0843">
        <w:rPr>
          <w:noProof/>
        </w:rPr>
        <w:drawing>
          <wp:inline distT="0" distB="0" distL="0" distR="0" wp14:anchorId="67FA91BA" wp14:editId="12B56FC5">
            <wp:extent cx="4998755" cy="4209394"/>
            <wp:effectExtent l="0" t="0" r="0" b="1270"/>
            <wp:docPr id="1581882062" name="Imagen 22"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02451" cy="4212506"/>
                    </a:xfrm>
                    <a:prstGeom prst="rect">
                      <a:avLst/>
                    </a:prstGeom>
                    <a:noFill/>
                    <a:ln>
                      <a:noFill/>
                    </a:ln>
                  </pic:spPr>
                </pic:pic>
              </a:graphicData>
            </a:graphic>
          </wp:inline>
        </w:drawing>
      </w:r>
    </w:p>
    <w:p w14:paraId="2169EDF5" w14:textId="77777777" w:rsidR="00796A6B" w:rsidRPr="006C0843" w:rsidRDefault="00796A6B" w:rsidP="00796A6B"/>
    <w:p w14:paraId="77DA850D" w14:textId="77777777" w:rsidR="00796A6B" w:rsidRDefault="00796A6B" w:rsidP="00796A6B">
      <w:r w:rsidRPr="006C0843">
        <w:t>Fuente: Elaborado por el estudiante de acuerdo con el proyecto</w:t>
      </w:r>
    </w:p>
    <w:p w14:paraId="152F34A4" w14:textId="77777777" w:rsidR="00796A6B" w:rsidRPr="006C0843" w:rsidRDefault="00796A6B" w:rsidP="00796A6B"/>
    <w:p w14:paraId="4F03473A" w14:textId="77777777" w:rsidR="00796A6B" w:rsidRDefault="00796A6B" w:rsidP="00796A6B">
      <w:r w:rsidRPr="008C5944">
        <w:t>Casos de prueba:</w:t>
      </w:r>
    </w:p>
    <w:p w14:paraId="4A294563" w14:textId="60DD8248" w:rsidR="00D072F2" w:rsidRDefault="00D072F2" w:rsidP="00D072F2">
      <w:pPr>
        <w:numPr>
          <w:ilvl w:val="0"/>
          <w:numId w:val="263"/>
        </w:numPr>
        <w:tabs>
          <w:tab w:val="num" w:pos="720"/>
        </w:tabs>
        <w:rPr>
          <w:lang w:val="es-419"/>
        </w:rPr>
      </w:pPr>
      <w:r w:rsidRPr="00D072F2">
        <w:rPr>
          <w:lang w:val="es-419"/>
        </w:rPr>
        <w:lastRenderedPageBreak/>
        <w:t>Verificar la existencia de la opción de asignación de vacaciones en el menú desplegable</w:t>
      </w:r>
      <w:r>
        <w:rPr>
          <w:lang w:val="es-419"/>
        </w:rPr>
        <w:t>.</w:t>
      </w:r>
    </w:p>
    <w:p w14:paraId="0A7E6A33" w14:textId="77777777" w:rsidR="00D072F2" w:rsidRPr="00D072F2" w:rsidRDefault="00D072F2" w:rsidP="00D072F2">
      <w:pPr>
        <w:ind w:left="1440" w:firstLine="0"/>
        <w:rPr>
          <w:lang w:val="es-419"/>
        </w:rPr>
      </w:pPr>
    </w:p>
    <w:p w14:paraId="2C57CDFE" w14:textId="3E789ECE" w:rsidR="00D072F2" w:rsidRDefault="00D072F2" w:rsidP="00D072F2">
      <w:pPr>
        <w:numPr>
          <w:ilvl w:val="0"/>
          <w:numId w:val="263"/>
        </w:numPr>
        <w:tabs>
          <w:tab w:val="num" w:pos="720"/>
        </w:tabs>
        <w:rPr>
          <w:lang w:val="es-419"/>
        </w:rPr>
      </w:pPr>
      <w:r w:rsidRPr="00D072F2">
        <w:rPr>
          <w:lang w:val="es-419"/>
        </w:rPr>
        <w:t xml:space="preserve">Verificar </w:t>
      </w:r>
      <w:r w:rsidR="002A3CF1">
        <w:rPr>
          <w:lang w:val="es-419"/>
        </w:rPr>
        <w:t>la correcta selección de empleado para asignar vacaciones</w:t>
      </w:r>
    </w:p>
    <w:p w14:paraId="4A146A2D" w14:textId="77777777" w:rsidR="00D072F2" w:rsidRPr="00D072F2" w:rsidRDefault="00D072F2" w:rsidP="00D072F2">
      <w:pPr>
        <w:ind w:firstLine="0"/>
        <w:rPr>
          <w:lang w:val="es-419"/>
        </w:rPr>
      </w:pPr>
    </w:p>
    <w:p w14:paraId="3F8659BF" w14:textId="326B312D" w:rsidR="00D072F2" w:rsidRDefault="00D072F2" w:rsidP="00D072F2">
      <w:pPr>
        <w:numPr>
          <w:ilvl w:val="0"/>
          <w:numId w:val="263"/>
        </w:numPr>
        <w:tabs>
          <w:tab w:val="num" w:pos="720"/>
        </w:tabs>
        <w:rPr>
          <w:lang w:val="es-419"/>
        </w:rPr>
      </w:pPr>
      <w:r w:rsidRPr="00D072F2">
        <w:rPr>
          <w:lang w:val="es-419"/>
        </w:rPr>
        <w:t xml:space="preserve">Verificar </w:t>
      </w:r>
      <w:r w:rsidR="002A3CF1">
        <w:rPr>
          <w:lang w:val="es-419"/>
        </w:rPr>
        <w:t xml:space="preserve">el correcto registro de asignación de vacaciones al empleado </w:t>
      </w:r>
      <w:r w:rsidRPr="00D072F2">
        <w:rPr>
          <w:lang w:val="es-419"/>
        </w:rPr>
        <w:t>de la interfaz del sistema de asignación de vacaciones</w:t>
      </w:r>
      <w:r>
        <w:rPr>
          <w:lang w:val="es-419"/>
        </w:rPr>
        <w:t>.</w:t>
      </w:r>
    </w:p>
    <w:p w14:paraId="5D3969DE" w14:textId="77777777" w:rsidR="00796A6B" w:rsidRPr="00D072F2" w:rsidRDefault="00796A6B" w:rsidP="005B4DA7">
      <w:pPr>
        <w:ind w:firstLine="0"/>
        <w:rPr>
          <w:lang w:val="es-419"/>
        </w:rPr>
      </w:pPr>
    </w:p>
    <w:p w14:paraId="7E9F5DC9" w14:textId="77777777" w:rsidR="00796A6B" w:rsidRDefault="00796A6B" w:rsidP="00796A6B">
      <w:pPr>
        <w:ind w:left="720" w:firstLine="0"/>
      </w:pPr>
      <w:r w:rsidRPr="008C5944">
        <w:t>Resultados Esperados:</w:t>
      </w:r>
    </w:p>
    <w:p w14:paraId="44972F61" w14:textId="77777777" w:rsidR="005B4DA7" w:rsidRDefault="005B4DA7" w:rsidP="00796A6B">
      <w:pPr>
        <w:ind w:left="720" w:firstLine="0"/>
      </w:pPr>
    </w:p>
    <w:p w14:paraId="0F465F4E" w14:textId="55F52A47" w:rsidR="00D072F2" w:rsidRDefault="00D072F2" w:rsidP="00D072F2">
      <w:pPr>
        <w:numPr>
          <w:ilvl w:val="0"/>
          <w:numId w:val="264"/>
        </w:numPr>
        <w:tabs>
          <w:tab w:val="num" w:pos="720"/>
        </w:tabs>
        <w:rPr>
          <w:lang w:val="es-419"/>
        </w:rPr>
      </w:pPr>
      <w:r w:rsidRPr="00D072F2">
        <w:rPr>
          <w:lang w:val="es-419"/>
        </w:rPr>
        <w:t>El enlace o pestaña "Asignación de Vacaciones" para acceder a la interfaz es visible en el menú desplegable</w:t>
      </w:r>
      <w:r>
        <w:rPr>
          <w:lang w:val="es-419"/>
        </w:rPr>
        <w:t>.</w:t>
      </w:r>
    </w:p>
    <w:p w14:paraId="44CF4399" w14:textId="77777777" w:rsidR="00D072F2" w:rsidRPr="00D072F2" w:rsidRDefault="00D072F2" w:rsidP="00D072F2">
      <w:pPr>
        <w:ind w:left="1440" w:firstLine="0"/>
        <w:rPr>
          <w:lang w:val="es-419"/>
        </w:rPr>
      </w:pPr>
    </w:p>
    <w:p w14:paraId="19C2EFA8" w14:textId="27E03A0D" w:rsidR="00D072F2" w:rsidRDefault="002A3CF1" w:rsidP="00D072F2">
      <w:pPr>
        <w:numPr>
          <w:ilvl w:val="0"/>
          <w:numId w:val="264"/>
        </w:numPr>
        <w:tabs>
          <w:tab w:val="num" w:pos="720"/>
        </w:tabs>
        <w:rPr>
          <w:lang w:val="es-419"/>
        </w:rPr>
      </w:pPr>
      <w:r>
        <w:rPr>
          <w:lang w:val="es-419"/>
        </w:rPr>
        <w:t>Se selecciona al empleado para posteriormente asignar vacaciones al mismo</w:t>
      </w:r>
      <w:r w:rsidR="00D072F2">
        <w:rPr>
          <w:lang w:val="es-419"/>
        </w:rPr>
        <w:t>.</w:t>
      </w:r>
    </w:p>
    <w:p w14:paraId="5C599338" w14:textId="77777777" w:rsidR="00D072F2" w:rsidRPr="00D072F2" w:rsidRDefault="00D072F2" w:rsidP="00D072F2">
      <w:pPr>
        <w:ind w:firstLine="0"/>
        <w:rPr>
          <w:lang w:val="es-419"/>
        </w:rPr>
      </w:pPr>
    </w:p>
    <w:p w14:paraId="6670BBF9" w14:textId="4AA0D069" w:rsidR="00D072F2" w:rsidRDefault="00D072F2" w:rsidP="00D072F2">
      <w:pPr>
        <w:numPr>
          <w:ilvl w:val="0"/>
          <w:numId w:val="264"/>
        </w:numPr>
        <w:tabs>
          <w:tab w:val="num" w:pos="720"/>
        </w:tabs>
        <w:rPr>
          <w:lang w:val="es-419"/>
        </w:rPr>
      </w:pPr>
      <w:r w:rsidRPr="00D072F2">
        <w:rPr>
          <w:lang w:val="es-419"/>
        </w:rPr>
        <w:t xml:space="preserve">La interfaz del sistema de asignación de vacaciones carga completamente, mostrando el formulario de asignación </w:t>
      </w:r>
      <w:r w:rsidR="002A3CF1" w:rsidRPr="00D072F2">
        <w:rPr>
          <w:lang w:val="es-419"/>
        </w:rPr>
        <w:t>de</w:t>
      </w:r>
      <w:r w:rsidR="002A3CF1">
        <w:rPr>
          <w:lang w:val="es-419"/>
        </w:rPr>
        <w:t xml:space="preserve">l </w:t>
      </w:r>
      <w:r w:rsidR="002A3CF1" w:rsidRPr="00D072F2">
        <w:rPr>
          <w:lang w:val="es-419"/>
        </w:rPr>
        <w:t>empleado</w:t>
      </w:r>
      <w:r>
        <w:rPr>
          <w:lang w:val="es-419"/>
        </w:rPr>
        <w:t>.</w:t>
      </w:r>
    </w:p>
    <w:p w14:paraId="7F6F6727" w14:textId="77777777" w:rsidR="00796A6B" w:rsidRPr="00D072F2" w:rsidRDefault="00796A6B" w:rsidP="002A3CF1">
      <w:pPr>
        <w:ind w:firstLine="0"/>
        <w:rPr>
          <w:lang w:val="es-419"/>
        </w:rPr>
      </w:pPr>
    </w:p>
    <w:p w14:paraId="6FD54817" w14:textId="77777777" w:rsidR="00796A6B" w:rsidRDefault="00796A6B" w:rsidP="00796A6B">
      <w:pPr>
        <w:ind w:left="720" w:firstLine="0"/>
      </w:pPr>
      <w:r w:rsidRPr="008C5944">
        <w:t>Resultados obtenidos</w:t>
      </w:r>
      <w:r>
        <w:t>:</w:t>
      </w:r>
    </w:p>
    <w:p w14:paraId="05A401E4" w14:textId="77777777" w:rsidR="002A3CF1" w:rsidRDefault="002A3CF1" w:rsidP="00796A6B">
      <w:pPr>
        <w:ind w:left="720" w:firstLine="0"/>
      </w:pPr>
    </w:p>
    <w:p w14:paraId="428FFD97" w14:textId="2AABCFE6" w:rsidR="00D072F2" w:rsidRDefault="00D072F2" w:rsidP="00D072F2">
      <w:pPr>
        <w:numPr>
          <w:ilvl w:val="0"/>
          <w:numId w:val="265"/>
        </w:numPr>
        <w:tabs>
          <w:tab w:val="num" w:pos="720"/>
        </w:tabs>
        <w:rPr>
          <w:lang w:val="es-419"/>
        </w:rPr>
      </w:pPr>
      <w:r w:rsidRPr="00D072F2">
        <w:rPr>
          <w:lang w:val="es-419"/>
        </w:rPr>
        <w:t>El enlace es visible en el menú desplegable para usuarios con los permisos adecuados</w:t>
      </w:r>
      <w:r>
        <w:rPr>
          <w:lang w:val="es-419"/>
        </w:rPr>
        <w:t>.</w:t>
      </w:r>
    </w:p>
    <w:p w14:paraId="466A9DA5" w14:textId="77777777" w:rsidR="00D072F2" w:rsidRPr="00D072F2" w:rsidRDefault="00D072F2" w:rsidP="00D072F2">
      <w:pPr>
        <w:ind w:left="1440" w:firstLine="0"/>
        <w:rPr>
          <w:lang w:val="es-419"/>
        </w:rPr>
      </w:pPr>
    </w:p>
    <w:p w14:paraId="2900717C" w14:textId="33E50D76" w:rsidR="00D072F2" w:rsidRDefault="002A3CF1" w:rsidP="00D072F2">
      <w:pPr>
        <w:numPr>
          <w:ilvl w:val="0"/>
          <w:numId w:val="265"/>
        </w:numPr>
        <w:tabs>
          <w:tab w:val="num" w:pos="720"/>
        </w:tabs>
        <w:rPr>
          <w:lang w:val="es-419"/>
        </w:rPr>
      </w:pPr>
      <w:r>
        <w:rPr>
          <w:lang w:val="es-419"/>
        </w:rPr>
        <w:lastRenderedPageBreak/>
        <w:t>Se selecciona el empleado correctamente para rellenar la asignación de sus vacaciones.</w:t>
      </w:r>
    </w:p>
    <w:p w14:paraId="670D6C21" w14:textId="77777777" w:rsidR="00D072F2" w:rsidRPr="00D072F2" w:rsidRDefault="00D072F2" w:rsidP="00D072F2">
      <w:pPr>
        <w:ind w:firstLine="0"/>
        <w:rPr>
          <w:lang w:val="es-419"/>
        </w:rPr>
      </w:pPr>
    </w:p>
    <w:p w14:paraId="110E5D8B" w14:textId="609734E3" w:rsidR="00D072F2" w:rsidRDefault="00D072F2" w:rsidP="00D072F2">
      <w:pPr>
        <w:numPr>
          <w:ilvl w:val="0"/>
          <w:numId w:val="265"/>
        </w:numPr>
        <w:tabs>
          <w:tab w:val="num" w:pos="720"/>
        </w:tabs>
        <w:rPr>
          <w:lang w:val="es-419"/>
        </w:rPr>
      </w:pPr>
      <w:r w:rsidRPr="00D072F2">
        <w:rPr>
          <w:lang w:val="es-419"/>
        </w:rPr>
        <w:t xml:space="preserve">La interfaz tras el </w:t>
      </w:r>
      <w:r w:rsidR="00707664">
        <w:rPr>
          <w:lang w:val="es-419"/>
        </w:rPr>
        <w:t xml:space="preserve">registro </w:t>
      </w:r>
      <w:r w:rsidRPr="00D072F2">
        <w:rPr>
          <w:lang w:val="es-419"/>
        </w:rPr>
        <w:t xml:space="preserve">se muestra completamente y carga </w:t>
      </w:r>
      <w:r w:rsidR="00707664">
        <w:rPr>
          <w:lang w:val="es-419"/>
        </w:rPr>
        <w:t xml:space="preserve">el registro </w:t>
      </w:r>
      <w:r w:rsidRPr="00D072F2">
        <w:rPr>
          <w:lang w:val="es-419"/>
        </w:rPr>
        <w:t>sin errores</w:t>
      </w:r>
      <w:r>
        <w:rPr>
          <w:lang w:val="es-419"/>
        </w:rPr>
        <w:t>.</w:t>
      </w:r>
    </w:p>
    <w:p w14:paraId="555F92CC" w14:textId="77777777" w:rsidR="00796A6B" w:rsidRDefault="00796A6B" w:rsidP="005B4DA7">
      <w:pPr>
        <w:ind w:firstLine="0"/>
        <w:rPr>
          <w:lang w:val="es-419"/>
        </w:rPr>
      </w:pPr>
    </w:p>
    <w:p w14:paraId="410A7D9C" w14:textId="0F382AF6" w:rsidR="002A3CF1" w:rsidRDefault="002A3CF1" w:rsidP="002A3CF1">
      <w:r w:rsidRPr="002A3CF1">
        <w:rPr>
          <w:lang w:val="es-419"/>
        </w:rPr>
        <w:t xml:space="preserve">En la figura 7.20 </w:t>
      </w:r>
      <w:r w:rsidRPr="002A3CF1">
        <w:t>imagen muestra el módulo de Asignación de Nuevas Vacaciones. En la parte superior se registra un periodo de vacaciones para el empleado Vicente Ignacio Henríquez Cortés, con tipo de vacación Legales, duración de 23 días, desde el 02-10-2025 hasta el 25-10-2025, autorizado por INFORMATICA EUGCOM LTDA. Inicialmente, la tabla de “Vacaciones Asignadas” aparece vacía, pero tras registrar la información, se actualiza mostrando el detalle del empleado con las fechas y el tipo de vacación asignado.</w:t>
      </w:r>
    </w:p>
    <w:p w14:paraId="61173333" w14:textId="77777777" w:rsidR="002A3CF1" w:rsidRPr="002A3CF1" w:rsidRDefault="002A3CF1" w:rsidP="002A3CF1">
      <w:pPr>
        <w:rPr>
          <w:lang w:val="es-419"/>
        </w:rPr>
      </w:pPr>
    </w:p>
    <w:p w14:paraId="75A14AD0" w14:textId="24D84D43" w:rsidR="00267181" w:rsidRPr="008C5944" w:rsidRDefault="00267181" w:rsidP="00267181">
      <w:pPr>
        <w:pStyle w:val="Descripcin"/>
      </w:pPr>
      <w:bookmarkStart w:id="793" w:name="_Toc210409378"/>
      <w:bookmarkStart w:id="794" w:name="_Toc210410158"/>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20</w:t>
      </w:r>
      <w:r>
        <w:rPr>
          <w:noProof/>
        </w:rPr>
        <w:fldChar w:fldCharType="end"/>
      </w:r>
      <w:r>
        <w:t xml:space="preserve"> “Captura de pantalla de prueba 1-2-3 caso de uso N°3.1.1”</w:t>
      </w:r>
      <w:bookmarkEnd w:id="793"/>
      <w:bookmarkEnd w:id="794"/>
    </w:p>
    <w:p w14:paraId="1E81D3A6" w14:textId="77777777" w:rsidR="00267181" w:rsidRDefault="00267181" w:rsidP="00796A6B">
      <w:pPr>
        <w:ind w:left="720" w:firstLine="0"/>
      </w:pPr>
    </w:p>
    <w:p w14:paraId="1B9AA69F" w14:textId="77777777" w:rsidR="005B4DA7" w:rsidRDefault="00367E41" w:rsidP="005B4DA7">
      <w:pPr>
        <w:pStyle w:val="Sinespaciado"/>
      </w:pPr>
      <w:r w:rsidRPr="00367E41">
        <w:rPr>
          <w:noProof/>
        </w:rPr>
        <w:lastRenderedPageBreak/>
        <w:drawing>
          <wp:inline distT="0" distB="0" distL="0" distR="0" wp14:anchorId="580DBDF3" wp14:editId="551CC80D">
            <wp:extent cx="5411973" cy="4387588"/>
            <wp:effectExtent l="0" t="0" r="0" b="0"/>
            <wp:docPr id="10800711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7113" name="Imagen 1" descr="Interfaz de usuario gráfica&#10;&#10;El contenido generado por IA puede ser incorrecto."/>
                    <pic:cNvPicPr/>
                  </pic:nvPicPr>
                  <pic:blipFill>
                    <a:blip r:embed="rId134"/>
                    <a:stretch>
                      <a:fillRect/>
                    </a:stretch>
                  </pic:blipFill>
                  <pic:spPr>
                    <a:xfrm>
                      <a:off x="0" y="0"/>
                      <a:ext cx="5429032" cy="4401418"/>
                    </a:xfrm>
                    <a:prstGeom prst="rect">
                      <a:avLst/>
                    </a:prstGeom>
                  </pic:spPr>
                </pic:pic>
              </a:graphicData>
            </a:graphic>
          </wp:inline>
        </w:drawing>
      </w:r>
    </w:p>
    <w:p w14:paraId="17596B95" w14:textId="77777777" w:rsidR="005B4DA7" w:rsidRDefault="005B4DA7" w:rsidP="005B4DA7">
      <w:pPr>
        <w:pStyle w:val="Sinespaciado"/>
      </w:pPr>
    </w:p>
    <w:p w14:paraId="3119F296" w14:textId="1BDAFE5F" w:rsidR="002A3CF1" w:rsidRDefault="00796A6B" w:rsidP="005B4DA7">
      <w:r>
        <w:t>Fuente: Captura realizada al sistema web EugCOM</w:t>
      </w:r>
    </w:p>
    <w:p w14:paraId="3D73BB08" w14:textId="02C1B304" w:rsidR="00796A6B" w:rsidRPr="00367E41" w:rsidRDefault="002A3CF1" w:rsidP="002A3CF1">
      <w:pPr>
        <w:spacing w:line="278" w:lineRule="auto"/>
        <w:ind w:firstLine="0"/>
        <w:jc w:val="left"/>
      </w:pPr>
      <w:r>
        <w:br w:type="page"/>
      </w:r>
    </w:p>
    <w:p w14:paraId="4B7C2C59" w14:textId="77777777" w:rsidR="00796A6B" w:rsidRDefault="00796A6B" w:rsidP="00796A6B">
      <w:pPr>
        <w:pStyle w:val="Ttulo2"/>
      </w:pPr>
      <w:r>
        <w:lastRenderedPageBreak/>
        <w:t>Prueba Unitaria CU N°3.1.2</w:t>
      </w:r>
    </w:p>
    <w:p w14:paraId="75BE3396" w14:textId="77777777" w:rsidR="00796A6B" w:rsidRDefault="00796A6B" w:rsidP="00796A6B"/>
    <w:p w14:paraId="1CCDF8DB" w14:textId="77777777" w:rsidR="00796A6B" w:rsidRPr="006C0843" w:rsidRDefault="00796A6B" w:rsidP="00796A6B">
      <w:r w:rsidRPr="006C0843">
        <w:t xml:space="preserve">En la </w:t>
      </w:r>
      <w:r w:rsidRPr="006C0843">
        <w:rPr>
          <w:i/>
        </w:rPr>
        <w:t xml:space="preserve">Tabla </w:t>
      </w:r>
      <w:r>
        <w:rPr>
          <w:i/>
        </w:rPr>
        <w:t xml:space="preserve">7.21 </w:t>
      </w:r>
      <w:r w:rsidRPr="006C0843">
        <w:t>se puede visualizar el Caso de uso N°3.1.2, El sistema debe permitir al administrador editar las fechas de vacaciones para los empleados, para eso se crea una pestaña especial con los datos de los empleados para la asignación de las vacaciones.</w:t>
      </w:r>
    </w:p>
    <w:p w14:paraId="24D0AAAC" w14:textId="77777777" w:rsidR="00796A6B" w:rsidRPr="006C0843" w:rsidRDefault="00796A6B" w:rsidP="00796A6B"/>
    <w:p w14:paraId="74305C67" w14:textId="77777777" w:rsidR="00796A6B" w:rsidRPr="006C0843" w:rsidRDefault="00796A6B" w:rsidP="00796A6B">
      <w:pPr>
        <w:pStyle w:val="Descripcin"/>
      </w:pPr>
      <w:bookmarkStart w:id="795" w:name="_Toc209985104"/>
      <w:bookmarkStart w:id="796" w:name="_Toc210409379"/>
      <w:bookmarkStart w:id="797" w:name="_Toc210410159"/>
      <w:r w:rsidRPr="006C0843">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21</w:t>
      </w:r>
      <w:r>
        <w:rPr>
          <w:noProof/>
        </w:rPr>
        <w:fldChar w:fldCharType="end"/>
      </w:r>
      <w:r w:rsidRPr="006C0843">
        <w:t xml:space="preserve"> Caso de uso N °3.1.2, editando vacaciones</w:t>
      </w:r>
      <w:bookmarkEnd w:id="795"/>
      <w:bookmarkEnd w:id="796"/>
      <w:bookmarkEnd w:id="797"/>
    </w:p>
    <w:p w14:paraId="7E55C60A" w14:textId="77777777" w:rsidR="00796A6B" w:rsidRPr="006C0843" w:rsidRDefault="00796A6B" w:rsidP="00796A6B">
      <w:pPr>
        <w:pStyle w:val="Sinespaciado"/>
      </w:pPr>
      <w:r w:rsidRPr="006C0843">
        <w:rPr>
          <w:noProof/>
        </w:rPr>
        <w:drawing>
          <wp:inline distT="0" distB="0" distL="0" distR="0" wp14:anchorId="558D8FA3" wp14:editId="32CC4D76">
            <wp:extent cx="5971540" cy="5304790"/>
            <wp:effectExtent l="0" t="0" r="0" b="0"/>
            <wp:docPr id="954979932" name="Imagen 24"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10;&#10;El contenido generado por IA puede ser incorrec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71540" cy="5304790"/>
                    </a:xfrm>
                    <a:prstGeom prst="rect">
                      <a:avLst/>
                    </a:prstGeom>
                    <a:noFill/>
                    <a:ln>
                      <a:noFill/>
                    </a:ln>
                  </pic:spPr>
                </pic:pic>
              </a:graphicData>
            </a:graphic>
          </wp:inline>
        </w:drawing>
      </w:r>
    </w:p>
    <w:p w14:paraId="3B9B59C1" w14:textId="77777777" w:rsidR="00796A6B" w:rsidRPr="006C0843" w:rsidRDefault="00796A6B" w:rsidP="00796A6B"/>
    <w:p w14:paraId="51CF1F26" w14:textId="77777777" w:rsidR="00796A6B" w:rsidRDefault="00796A6B" w:rsidP="00796A6B">
      <w:r w:rsidRPr="006C0843">
        <w:t>Fuente: Elaborado por el estudiante de acuerdo con el proyecto</w:t>
      </w:r>
    </w:p>
    <w:p w14:paraId="11EACD13" w14:textId="77777777" w:rsidR="00796A6B" w:rsidRDefault="00796A6B" w:rsidP="00796A6B">
      <w:r w:rsidRPr="008C5944">
        <w:lastRenderedPageBreak/>
        <w:t>Casos de prueba:</w:t>
      </w:r>
    </w:p>
    <w:p w14:paraId="6BD23814" w14:textId="77777777" w:rsidR="002A3CF1" w:rsidRDefault="002A3CF1" w:rsidP="00796A6B"/>
    <w:p w14:paraId="54B9EB26" w14:textId="06067018" w:rsidR="00D072F2" w:rsidRDefault="00D072F2" w:rsidP="00D072F2">
      <w:pPr>
        <w:numPr>
          <w:ilvl w:val="0"/>
          <w:numId w:val="266"/>
        </w:numPr>
        <w:tabs>
          <w:tab w:val="num" w:pos="720"/>
        </w:tabs>
        <w:rPr>
          <w:lang w:val="es-419"/>
        </w:rPr>
      </w:pPr>
      <w:r w:rsidRPr="00D072F2">
        <w:rPr>
          <w:lang w:val="es-419"/>
        </w:rPr>
        <w:t>Verificar la existencia de la opción de edición de vacaciones en el listado</w:t>
      </w:r>
      <w:r>
        <w:rPr>
          <w:lang w:val="es-419"/>
        </w:rPr>
        <w:t>.</w:t>
      </w:r>
    </w:p>
    <w:p w14:paraId="64FD933E" w14:textId="77777777" w:rsidR="00D072F2" w:rsidRPr="00D072F2" w:rsidRDefault="00D072F2" w:rsidP="00D072F2">
      <w:pPr>
        <w:ind w:left="1440" w:firstLine="0"/>
        <w:rPr>
          <w:lang w:val="es-419"/>
        </w:rPr>
      </w:pPr>
    </w:p>
    <w:p w14:paraId="7B7EF79A" w14:textId="6F069BEB" w:rsidR="00D072F2" w:rsidRDefault="00D072F2" w:rsidP="00D072F2">
      <w:pPr>
        <w:numPr>
          <w:ilvl w:val="0"/>
          <w:numId w:val="266"/>
        </w:numPr>
        <w:tabs>
          <w:tab w:val="num" w:pos="720"/>
        </w:tabs>
        <w:rPr>
          <w:lang w:val="es-419"/>
        </w:rPr>
      </w:pPr>
      <w:r w:rsidRPr="00D072F2">
        <w:rPr>
          <w:lang w:val="es-419"/>
        </w:rPr>
        <w:t>Verificar la carga del formulario de edición con los datos actuales de vacaciones</w:t>
      </w:r>
      <w:r>
        <w:rPr>
          <w:lang w:val="es-419"/>
        </w:rPr>
        <w:t>.</w:t>
      </w:r>
    </w:p>
    <w:p w14:paraId="55080BCE" w14:textId="77777777" w:rsidR="00D072F2" w:rsidRPr="00D072F2" w:rsidRDefault="00D072F2" w:rsidP="00D072F2">
      <w:pPr>
        <w:ind w:firstLine="0"/>
        <w:rPr>
          <w:lang w:val="es-419"/>
        </w:rPr>
      </w:pPr>
    </w:p>
    <w:p w14:paraId="22DA3E09" w14:textId="7BACA175" w:rsidR="00D072F2" w:rsidRPr="005B4DA7" w:rsidRDefault="00D072F2" w:rsidP="005B4DA7">
      <w:pPr>
        <w:numPr>
          <w:ilvl w:val="0"/>
          <w:numId w:val="266"/>
        </w:numPr>
        <w:tabs>
          <w:tab w:val="num" w:pos="720"/>
        </w:tabs>
        <w:rPr>
          <w:lang w:val="es-419"/>
        </w:rPr>
      </w:pPr>
      <w:r w:rsidRPr="00D072F2">
        <w:rPr>
          <w:lang w:val="es-419"/>
        </w:rPr>
        <w:t>Verificar la actualización correcta de los datos de vacaciones en el sistema</w:t>
      </w:r>
      <w:r>
        <w:rPr>
          <w:lang w:val="es-419"/>
        </w:rPr>
        <w:t>.</w:t>
      </w:r>
    </w:p>
    <w:p w14:paraId="4E19BBA8" w14:textId="77777777" w:rsidR="00796A6B" w:rsidRPr="00D072F2" w:rsidRDefault="00796A6B" w:rsidP="00796A6B">
      <w:pPr>
        <w:rPr>
          <w:lang w:val="es-419"/>
        </w:rPr>
      </w:pPr>
    </w:p>
    <w:p w14:paraId="4C40F2B9" w14:textId="77777777" w:rsidR="00796A6B" w:rsidRDefault="00796A6B" w:rsidP="00796A6B">
      <w:pPr>
        <w:ind w:left="720" w:firstLine="0"/>
      </w:pPr>
      <w:r w:rsidRPr="008C5944">
        <w:t>Resultados Esperados:</w:t>
      </w:r>
    </w:p>
    <w:p w14:paraId="26B7A675" w14:textId="77777777" w:rsidR="005B4DA7" w:rsidRDefault="005B4DA7" w:rsidP="00796A6B">
      <w:pPr>
        <w:ind w:left="720" w:firstLine="0"/>
      </w:pPr>
    </w:p>
    <w:p w14:paraId="573EFEB0" w14:textId="6D42DD82" w:rsidR="00D072F2" w:rsidRDefault="00D072F2" w:rsidP="00D072F2">
      <w:pPr>
        <w:numPr>
          <w:ilvl w:val="0"/>
          <w:numId w:val="267"/>
        </w:numPr>
        <w:tabs>
          <w:tab w:val="num" w:pos="720"/>
        </w:tabs>
        <w:rPr>
          <w:lang w:val="es-419"/>
        </w:rPr>
      </w:pPr>
      <w:r w:rsidRPr="00D072F2">
        <w:rPr>
          <w:lang w:val="es-419"/>
        </w:rPr>
        <w:t>El botón o enlace "Editar" para modificar vacaciones existentes es visible junto a cada registro en el listado</w:t>
      </w:r>
      <w:r>
        <w:rPr>
          <w:lang w:val="es-419"/>
        </w:rPr>
        <w:t>.</w:t>
      </w:r>
    </w:p>
    <w:p w14:paraId="512AE943" w14:textId="77777777" w:rsidR="00D072F2" w:rsidRPr="00D072F2" w:rsidRDefault="00D072F2" w:rsidP="00D072F2">
      <w:pPr>
        <w:ind w:firstLine="0"/>
        <w:rPr>
          <w:lang w:val="es-419"/>
        </w:rPr>
      </w:pPr>
    </w:p>
    <w:p w14:paraId="26BD8253" w14:textId="764395B0" w:rsidR="00D072F2" w:rsidRDefault="00D072F2" w:rsidP="00D072F2">
      <w:pPr>
        <w:numPr>
          <w:ilvl w:val="0"/>
          <w:numId w:val="267"/>
        </w:numPr>
        <w:tabs>
          <w:tab w:val="num" w:pos="720"/>
        </w:tabs>
        <w:rPr>
          <w:lang w:val="es-419"/>
        </w:rPr>
      </w:pPr>
      <w:r w:rsidRPr="00D072F2">
        <w:rPr>
          <w:lang w:val="es-419"/>
        </w:rPr>
        <w:t>Al hacer clic en "Editar", el sistema carga el formulario con los datos actuales de las vacaciones seleccionadas</w:t>
      </w:r>
      <w:r>
        <w:rPr>
          <w:lang w:val="es-419"/>
        </w:rPr>
        <w:t>.</w:t>
      </w:r>
    </w:p>
    <w:p w14:paraId="3C634BCF" w14:textId="77777777" w:rsidR="00D072F2" w:rsidRPr="00D072F2" w:rsidRDefault="00D072F2" w:rsidP="00D072F2">
      <w:pPr>
        <w:ind w:firstLine="0"/>
        <w:rPr>
          <w:lang w:val="es-419"/>
        </w:rPr>
      </w:pPr>
    </w:p>
    <w:p w14:paraId="4F3D8291" w14:textId="279BB7C4" w:rsidR="00D072F2" w:rsidRDefault="00D072F2" w:rsidP="00D072F2">
      <w:pPr>
        <w:numPr>
          <w:ilvl w:val="0"/>
          <w:numId w:val="267"/>
        </w:numPr>
        <w:tabs>
          <w:tab w:val="num" w:pos="720"/>
        </w:tabs>
        <w:rPr>
          <w:lang w:val="es-419"/>
        </w:rPr>
      </w:pPr>
      <w:r w:rsidRPr="00D072F2">
        <w:rPr>
          <w:lang w:val="es-419"/>
        </w:rPr>
        <w:t>Al guardar los cambios, el sistema actualiza correctamente los datos de vacaciones en la base de datos</w:t>
      </w:r>
      <w:r>
        <w:rPr>
          <w:lang w:val="es-419"/>
        </w:rPr>
        <w:t>.</w:t>
      </w:r>
    </w:p>
    <w:p w14:paraId="55F0FEE6" w14:textId="77777777" w:rsidR="00D072F2" w:rsidRPr="00D072F2" w:rsidRDefault="00D072F2" w:rsidP="00D072F2">
      <w:pPr>
        <w:ind w:firstLine="0"/>
        <w:rPr>
          <w:lang w:val="es-419"/>
        </w:rPr>
      </w:pPr>
    </w:p>
    <w:p w14:paraId="01494D22" w14:textId="77777777" w:rsidR="00796A6B" w:rsidRPr="00D072F2" w:rsidRDefault="00796A6B" w:rsidP="00796A6B">
      <w:pPr>
        <w:ind w:left="720" w:firstLine="0"/>
        <w:rPr>
          <w:lang w:val="es-419"/>
        </w:rPr>
      </w:pPr>
    </w:p>
    <w:p w14:paraId="7420C845" w14:textId="77777777" w:rsidR="00796A6B" w:rsidRDefault="00796A6B" w:rsidP="00796A6B">
      <w:pPr>
        <w:ind w:left="720" w:firstLine="0"/>
      </w:pPr>
      <w:r w:rsidRPr="008C5944">
        <w:t>Resultados obtenidos</w:t>
      </w:r>
      <w:r>
        <w:t>:</w:t>
      </w:r>
    </w:p>
    <w:p w14:paraId="724DD78F" w14:textId="40D95056" w:rsidR="00D072F2" w:rsidRDefault="00D072F2" w:rsidP="00D072F2">
      <w:pPr>
        <w:numPr>
          <w:ilvl w:val="0"/>
          <w:numId w:val="268"/>
        </w:numPr>
        <w:tabs>
          <w:tab w:val="num" w:pos="720"/>
        </w:tabs>
        <w:rPr>
          <w:lang w:val="es-419"/>
        </w:rPr>
      </w:pPr>
      <w:r w:rsidRPr="00D072F2">
        <w:rPr>
          <w:lang w:val="es-419"/>
        </w:rPr>
        <w:t>El botón de edición está visible y accesible para cada registro de vacaciones en el listado</w:t>
      </w:r>
      <w:r>
        <w:rPr>
          <w:lang w:val="es-419"/>
        </w:rPr>
        <w:t>.</w:t>
      </w:r>
    </w:p>
    <w:p w14:paraId="4E950268" w14:textId="77777777" w:rsidR="00D072F2" w:rsidRPr="00D072F2" w:rsidRDefault="00D072F2" w:rsidP="00D072F2">
      <w:pPr>
        <w:rPr>
          <w:lang w:val="es-419"/>
        </w:rPr>
      </w:pPr>
    </w:p>
    <w:p w14:paraId="2F5380FC" w14:textId="458A2AD2" w:rsidR="00D072F2" w:rsidRDefault="00D072F2" w:rsidP="00D072F2">
      <w:pPr>
        <w:numPr>
          <w:ilvl w:val="0"/>
          <w:numId w:val="268"/>
        </w:numPr>
        <w:tabs>
          <w:tab w:val="num" w:pos="720"/>
        </w:tabs>
        <w:rPr>
          <w:lang w:val="es-419"/>
        </w:rPr>
      </w:pPr>
      <w:r w:rsidRPr="00D072F2">
        <w:rPr>
          <w:lang w:val="es-419"/>
        </w:rPr>
        <w:t>El formulario de edición se carga correctamente con todos los datos actuales de las vacaciones seleccionadas</w:t>
      </w:r>
      <w:r>
        <w:rPr>
          <w:lang w:val="es-419"/>
        </w:rPr>
        <w:t>.</w:t>
      </w:r>
    </w:p>
    <w:p w14:paraId="7D113BF6" w14:textId="77777777" w:rsidR="00D072F2" w:rsidRPr="00D072F2" w:rsidRDefault="00D072F2" w:rsidP="00D072F2">
      <w:pPr>
        <w:ind w:firstLine="0"/>
        <w:rPr>
          <w:lang w:val="es-419"/>
        </w:rPr>
      </w:pPr>
    </w:p>
    <w:p w14:paraId="31881D16" w14:textId="524CB869" w:rsidR="00D072F2" w:rsidRDefault="00D072F2" w:rsidP="00D072F2">
      <w:pPr>
        <w:numPr>
          <w:ilvl w:val="0"/>
          <w:numId w:val="268"/>
        </w:numPr>
        <w:tabs>
          <w:tab w:val="num" w:pos="720"/>
        </w:tabs>
        <w:rPr>
          <w:lang w:val="es-419"/>
        </w:rPr>
      </w:pPr>
      <w:r w:rsidRPr="00D072F2">
        <w:rPr>
          <w:lang w:val="es-419"/>
        </w:rPr>
        <w:t>Los cambios en los datos de vacaciones se guardan exitosamente y se reflejan en el listado actualizado</w:t>
      </w:r>
      <w:r>
        <w:rPr>
          <w:lang w:val="es-419"/>
        </w:rPr>
        <w:t>.</w:t>
      </w:r>
    </w:p>
    <w:p w14:paraId="3D094B3F" w14:textId="77777777" w:rsidR="00D072F2" w:rsidRPr="00D072F2" w:rsidRDefault="00D072F2" w:rsidP="00D072F2">
      <w:pPr>
        <w:ind w:firstLine="0"/>
        <w:rPr>
          <w:lang w:val="es-419"/>
        </w:rPr>
      </w:pPr>
    </w:p>
    <w:p w14:paraId="0A08B1EA" w14:textId="54D39FD6" w:rsidR="00796A6B" w:rsidRPr="00707664" w:rsidRDefault="00707664" w:rsidP="00707664">
      <w:pPr>
        <w:rPr>
          <w:lang w:val="es-419"/>
        </w:rPr>
      </w:pPr>
      <w:r w:rsidRPr="00707664">
        <w:rPr>
          <w:lang w:val="es-419"/>
        </w:rPr>
        <w:t xml:space="preserve">En la figura 7.21 </w:t>
      </w:r>
      <w:r w:rsidRPr="00707664">
        <w:t>muestra el proceso de edición de vacaciones asignadas. Inicialmente, al empleado Vicente Ignacio Henríquez Cortés se le habían registrado 23 días de vacaciones legales, desde el 02-10-2025 hasta el 25-10-2025. En el panel de edición de la ficha, se modifican los datos a 20 días, ajustando la fecha de término al 22-10-2025. Tras guardar los cambios, la tabla de “Vacaciones Asignadas” se actualiza reflejando las nuevas fechas y duración corregida.</w:t>
      </w:r>
    </w:p>
    <w:p w14:paraId="1EC5C3BF" w14:textId="79A5951F" w:rsidR="00267181" w:rsidRPr="008C5944" w:rsidRDefault="00267181" w:rsidP="00267181">
      <w:pPr>
        <w:pStyle w:val="Descripcin"/>
      </w:pPr>
      <w:bookmarkStart w:id="798" w:name="_Toc210409380"/>
      <w:bookmarkStart w:id="799" w:name="_Toc210410160"/>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21</w:t>
      </w:r>
      <w:r>
        <w:rPr>
          <w:noProof/>
        </w:rPr>
        <w:fldChar w:fldCharType="end"/>
      </w:r>
      <w:r>
        <w:t xml:space="preserve"> “Captura de pantalla de prueba 1-2-3 caso de uso N°3.1.2”</w:t>
      </w:r>
      <w:bookmarkEnd w:id="798"/>
      <w:bookmarkEnd w:id="799"/>
    </w:p>
    <w:p w14:paraId="19D51650" w14:textId="77777777" w:rsidR="00267181" w:rsidRDefault="00267181" w:rsidP="00796A6B">
      <w:pPr>
        <w:ind w:left="720" w:firstLine="0"/>
      </w:pPr>
    </w:p>
    <w:p w14:paraId="47E011A8" w14:textId="77777777" w:rsidR="005B4DA7" w:rsidRDefault="00367E41" w:rsidP="005B4DA7">
      <w:pPr>
        <w:pStyle w:val="Sinespaciado"/>
      </w:pPr>
      <w:r w:rsidRPr="00367E41">
        <w:rPr>
          <w:noProof/>
        </w:rPr>
        <w:drawing>
          <wp:inline distT="0" distB="0" distL="0" distR="0" wp14:anchorId="5B71F2FF" wp14:editId="2815C3B7">
            <wp:extent cx="5971540" cy="2933700"/>
            <wp:effectExtent l="0" t="0" r="0" b="0"/>
            <wp:docPr id="1670535442"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35442" name="Imagen 1" descr="Una captura de pantalla de una red social&#10;&#10;El contenido generado por IA puede ser incorrecto."/>
                    <pic:cNvPicPr/>
                  </pic:nvPicPr>
                  <pic:blipFill>
                    <a:blip r:embed="rId135"/>
                    <a:stretch>
                      <a:fillRect/>
                    </a:stretch>
                  </pic:blipFill>
                  <pic:spPr>
                    <a:xfrm>
                      <a:off x="0" y="0"/>
                      <a:ext cx="5971540" cy="2933700"/>
                    </a:xfrm>
                    <a:prstGeom prst="rect">
                      <a:avLst/>
                    </a:prstGeom>
                  </pic:spPr>
                </pic:pic>
              </a:graphicData>
            </a:graphic>
          </wp:inline>
        </w:drawing>
      </w:r>
    </w:p>
    <w:p w14:paraId="7AE4411C" w14:textId="77777777" w:rsidR="005B4DA7" w:rsidRDefault="005B4DA7" w:rsidP="005B4DA7"/>
    <w:p w14:paraId="24E6A085" w14:textId="780D14A8" w:rsidR="00796A6B" w:rsidRPr="00707664" w:rsidRDefault="00796A6B" w:rsidP="00707664">
      <w:r>
        <w:t>Fuente: Captura realizada al sistema web EugCOM</w:t>
      </w:r>
    </w:p>
    <w:p w14:paraId="3EA8CB75" w14:textId="77777777" w:rsidR="00796A6B" w:rsidRDefault="00796A6B" w:rsidP="00796A6B">
      <w:pPr>
        <w:pStyle w:val="Ttulo2"/>
      </w:pPr>
      <w:r>
        <w:lastRenderedPageBreak/>
        <w:t>Prueba Unitaria CU N°3.2</w:t>
      </w:r>
    </w:p>
    <w:p w14:paraId="6C9229BC" w14:textId="77777777" w:rsidR="00796A6B" w:rsidRDefault="00796A6B" w:rsidP="00796A6B"/>
    <w:p w14:paraId="3E57F028" w14:textId="77777777" w:rsidR="00796A6B" w:rsidRPr="00627D3D" w:rsidRDefault="00796A6B" w:rsidP="00796A6B">
      <w:r w:rsidRPr="00627D3D">
        <w:t xml:space="preserve">En la </w:t>
      </w:r>
      <w:r w:rsidRPr="00627D3D">
        <w:rPr>
          <w:i/>
        </w:rPr>
        <w:t xml:space="preserve">Tabla </w:t>
      </w:r>
      <w:r>
        <w:rPr>
          <w:i/>
        </w:rPr>
        <w:t xml:space="preserve">7.22 </w:t>
      </w:r>
      <w:r w:rsidRPr="00627D3D">
        <w:t>se puede visualizar el Caso de uso N°3.2, Este apartado permite que se cree una casilla de selección para posible asignación o edición.</w:t>
      </w:r>
    </w:p>
    <w:p w14:paraId="4EA506DF" w14:textId="77777777" w:rsidR="00796A6B" w:rsidRPr="00627D3D" w:rsidRDefault="00796A6B" w:rsidP="00796A6B"/>
    <w:p w14:paraId="2C0578C6" w14:textId="77777777" w:rsidR="00796A6B" w:rsidRPr="00627D3D" w:rsidRDefault="00796A6B" w:rsidP="00796A6B">
      <w:pPr>
        <w:pStyle w:val="Descripcin"/>
      </w:pPr>
      <w:bookmarkStart w:id="800" w:name="_Toc209985105"/>
      <w:bookmarkStart w:id="801" w:name="_Toc210409381"/>
      <w:bookmarkStart w:id="802" w:name="_Toc210410161"/>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22</w:t>
      </w:r>
      <w:r>
        <w:rPr>
          <w:noProof/>
        </w:rPr>
        <w:fldChar w:fldCharType="end"/>
      </w:r>
      <w:r>
        <w:t xml:space="preserve"> </w:t>
      </w:r>
      <w:r w:rsidRPr="00627D3D">
        <w:t>Caso de uso N °3.2, Visualizando lista de empleados para asignar vacaciones</w:t>
      </w:r>
      <w:bookmarkEnd w:id="800"/>
      <w:bookmarkEnd w:id="801"/>
      <w:bookmarkEnd w:id="802"/>
    </w:p>
    <w:p w14:paraId="68F6FCA6" w14:textId="77777777" w:rsidR="00796A6B" w:rsidRPr="00627D3D" w:rsidRDefault="00796A6B" w:rsidP="00796A6B">
      <w:pPr>
        <w:pStyle w:val="Sinespaciado"/>
      </w:pPr>
      <w:r w:rsidRPr="00627D3D">
        <w:rPr>
          <w:noProof/>
        </w:rPr>
        <w:drawing>
          <wp:inline distT="0" distB="0" distL="0" distR="0" wp14:anchorId="62C47B43" wp14:editId="26B9998D">
            <wp:extent cx="5202621" cy="3866559"/>
            <wp:effectExtent l="0" t="0" r="0" b="635"/>
            <wp:docPr id="487891031" name="Imagen 5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06372" cy="3869347"/>
                    </a:xfrm>
                    <a:prstGeom prst="rect">
                      <a:avLst/>
                    </a:prstGeom>
                    <a:noFill/>
                    <a:ln>
                      <a:noFill/>
                    </a:ln>
                  </pic:spPr>
                </pic:pic>
              </a:graphicData>
            </a:graphic>
          </wp:inline>
        </w:drawing>
      </w:r>
    </w:p>
    <w:p w14:paraId="66475966" w14:textId="77777777" w:rsidR="00796A6B" w:rsidRPr="00627D3D" w:rsidRDefault="00796A6B" w:rsidP="00796A6B"/>
    <w:p w14:paraId="5A3D89E0" w14:textId="77777777" w:rsidR="00796A6B" w:rsidRDefault="00796A6B" w:rsidP="00796A6B">
      <w:r w:rsidRPr="00627D3D">
        <w:t>Fuente: Elaborado por el estudiante de acuerdo con el proyecto</w:t>
      </w:r>
    </w:p>
    <w:p w14:paraId="05DF3ED4" w14:textId="77777777" w:rsidR="00796A6B" w:rsidRDefault="00796A6B" w:rsidP="00796A6B">
      <w:r w:rsidRPr="008C5944">
        <w:t>Casos de prueba:</w:t>
      </w:r>
    </w:p>
    <w:p w14:paraId="7C737935" w14:textId="77777777" w:rsidR="005B4DA7" w:rsidRDefault="005B4DA7" w:rsidP="00796A6B"/>
    <w:p w14:paraId="16F554ED" w14:textId="2253DBA0" w:rsidR="00D072F2" w:rsidRDefault="00D072F2" w:rsidP="00D072F2">
      <w:pPr>
        <w:numPr>
          <w:ilvl w:val="0"/>
          <w:numId w:val="269"/>
        </w:numPr>
        <w:tabs>
          <w:tab w:val="num" w:pos="720"/>
        </w:tabs>
        <w:rPr>
          <w:lang w:val="es-419"/>
        </w:rPr>
      </w:pPr>
      <w:r w:rsidRPr="00D072F2">
        <w:rPr>
          <w:lang w:val="es-419"/>
        </w:rPr>
        <w:t>Verificar la existencia de la opción de visualización de empleados para vacaciones</w:t>
      </w:r>
      <w:r>
        <w:rPr>
          <w:lang w:val="es-419"/>
        </w:rPr>
        <w:t>.</w:t>
      </w:r>
    </w:p>
    <w:p w14:paraId="2C821C69" w14:textId="77777777" w:rsidR="00D072F2" w:rsidRPr="00D072F2" w:rsidRDefault="00D072F2" w:rsidP="00D072F2">
      <w:pPr>
        <w:rPr>
          <w:lang w:val="es-419"/>
        </w:rPr>
      </w:pPr>
    </w:p>
    <w:p w14:paraId="5CC7CFF4" w14:textId="6EB19493" w:rsidR="00D072F2" w:rsidRDefault="00D072F2" w:rsidP="00D072F2">
      <w:pPr>
        <w:numPr>
          <w:ilvl w:val="0"/>
          <w:numId w:val="269"/>
        </w:numPr>
        <w:tabs>
          <w:tab w:val="num" w:pos="720"/>
        </w:tabs>
        <w:rPr>
          <w:lang w:val="es-419"/>
        </w:rPr>
      </w:pPr>
      <w:r w:rsidRPr="00D072F2">
        <w:rPr>
          <w:lang w:val="es-419"/>
        </w:rPr>
        <w:t>Verificar la carga correcta del listado de empleados</w:t>
      </w:r>
      <w:r>
        <w:rPr>
          <w:lang w:val="es-419"/>
        </w:rPr>
        <w:t>.</w:t>
      </w:r>
    </w:p>
    <w:p w14:paraId="70DEB6F0" w14:textId="77777777" w:rsidR="00D072F2" w:rsidRPr="00D072F2" w:rsidRDefault="00D072F2" w:rsidP="00D072F2">
      <w:pPr>
        <w:ind w:firstLine="0"/>
        <w:rPr>
          <w:lang w:val="es-419"/>
        </w:rPr>
      </w:pPr>
    </w:p>
    <w:p w14:paraId="7881A4E5" w14:textId="3E1168F1" w:rsidR="00D072F2" w:rsidRDefault="00D072F2" w:rsidP="00D072F2">
      <w:pPr>
        <w:numPr>
          <w:ilvl w:val="0"/>
          <w:numId w:val="269"/>
        </w:numPr>
        <w:tabs>
          <w:tab w:val="num" w:pos="720"/>
        </w:tabs>
        <w:rPr>
          <w:lang w:val="es-419"/>
        </w:rPr>
      </w:pPr>
      <w:r w:rsidRPr="00D072F2">
        <w:rPr>
          <w:lang w:val="es-419"/>
        </w:rPr>
        <w:t>Verificar la presencia de casillas de selección</w:t>
      </w:r>
      <w:r>
        <w:rPr>
          <w:lang w:val="es-419"/>
        </w:rPr>
        <w:t>.</w:t>
      </w:r>
    </w:p>
    <w:p w14:paraId="0ED4D98F" w14:textId="77777777" w:rsidR="00796A6B" w:rsidRPr="00D072F2" w:rsidRDefault="00796A6B" w:rsidP="005B4DA7">
      <w:pPr>
        <w:ind w:firstLine="0"/>
        <w:rPr>
          <w:lang w:val="es-419"/>
        </w:rPr>
      </w:pPr>
    </w:p>
    <w:p w14:paraId="16AAF2AE" w14:textId="77777777" w:rsidR="00796A6B" w:rsidRDefault="00796A6B" w:rsidP="00796A6B">
      <w:pPr>
        <w:ind w:left="720" w:firstLine="0"/>
      </w:pPr>
      <w:r w:rsidRPr="008C5944">
        <w:t>Resultados Esperados:</w:t>
      </w:r>
    </w:p>
    <w:p w14:paraId="4A3A16F0" w14:textId="77777777" w:rsidR="005B4DA7" w:rsidRDefault="005B4DA7" w:rsidP="00796A6B">
      <w:pPr>
        <w:ind w:left="720" w:firstLine="0"/>
      </w:pPr>
    </w:p>
    <w:p w14:paraId="56322DD6" w14:textId="28C4ABC7" w:rsidR="00D072F2" w:rsidRDefault="00D072F2" w:rsidP="00D072F2">
      <w:pPr>
        <w:numPr>
          <w:ilvl w:val="0"/>
          <w:numId w:val="270"/>
        </w:numPr>
        <w:tabs>
          <w:tab w:val="num" w:pos="720"/>
        </w:tabs>
        <w:rPr>
          <w:lang w:val="es-419"/>
        </w:rPr>
      </w:pPr>
      <w:r w:rsidRPr="00D072F2">
        <w:rPr>
          <w:lang w:val="es-419"/>
        </w:rPr>
        <w:t>La interfaz de vacaciones muestra claramente la lista de empleados disponibles</w:t>
      </w:r>
      <w:r>
        <w:rPr>
          <w:lang w:val="es-419"/>
        </w:rPr>
        <w:t>.</w:t>
      </w:r>
    </w:p>
    <w:p w14:paraId="50B4D91D" w14:textId="77777777" w:rsidR="00D072F2" w:rsidRPr="00D072F2" w:rsidRDefault="00D072F2" w:rsidP="00D072F2">
      <w:pPr>
        <w:ind w:left="1440" w:firstLine="0"/>
        <w:rPr>
          <w:lang w:val="es-419"/>
        </w:rPr>
      </w:pPr>
    </w:p>
    <w:p w14:paraId="5E154E52" w14:textId="44FA1336" w:rsidR="00D072F2" w:rsidRDefault="00D072F2" w:rsidP="00D072F2">
      <w:pPr>
        <w:numPr>
          <w:ilvl w:val="0"/>
          <w:numId w:val="270"/>
        </w:numPr>
        <w:tabs>
          <w:tab w:val="num" w:pos="720"/>
        </w:tabs>
        <w:rPr>
          <w:lang w:val="es-419"/>
        </w:rPr>
      </w:pPr>
      <w:r w:rsidRPr="00D072F2">
        <w:rPr>
          <w:lang w:val="es-419"/>
        </w:rPr>
        <w:t>El sistema carga completamente el listado de todos los empleados que pueden recibir asignación de vacaciones</w:t>
      </w:r>
      <w:r>
        <w:rPr>
          <w:lang w:val="es-419"/>
        </w:rPr>
        <w:t>.</w:t>
      </w:r>
    </w:p>
    <w:p w14:paraId="05AB91FA" w14:textId="77777777" w:rsidR="00D072F2" w:rsidRPr="00D072F2" w:rsidRDefault="00D072F2" w:rsidP="00D072F2">
      <w:pPr>
        <w:ind w:firstLine="0"/>
        <w:rPr>
          <w:lang w:val="es-419"/>
        </w:rPr>
      </w:pPr>
    </w:p>
    <w:p w14:paraId="726A88FC" w14:textId="009A6495" w:rsidR="00D072F2" w:rsidRPr="00D072F2" w:rsidRDefault="00D072F2" w:rsidP="00D072F2">
      <w:pPr>
        <w:numPr>
          <w:ilvl w:val="0"/>
          <w:numId w:val="270"/>
        </w:numPr>
        <w:tabs>
          <w:tab w:val="num" w:pos="720"/>
        </w:tabs>
        <w:rPr>
          <w:lang w:val="es-419"/>
        </w:rPr>
      </w:pPr>
      <w:r w:rsidRPr="00D072F2">
        <w:rPr>
          <w:lang w:val="es-419"/>
        </w:rPr>
        <w:t>Cada empleado en el listado muestra una casilla de selección</w:t>
      </w:r>
      <w:r>
        <w:rPr>
          <w:lang w:val="es-419"/>
        </w:rPr>
        <w:t>.</w:t>
      </w:r>
    </w:p>
    <w:p w14:paraId="5BC3483C" w14:textId="77777777" w:rsidR="00796A6B" w:rsidRPr="00D072F2" w:rsidRDefault="00796A6B" w:rsidP="00796A6B">
      <w:pPr>
        <w:ind w:left="720" w:firstLine="0"/>
        <w:rPr>
          <w:lang w:val="es-419"/>
        </w:rPr>
      </w:pPr>
    </w:p>
    <w:p w14:paraId="6DB712AA" w14:textId="77777777" w:rsidR="00796A6B" w:rsidRDefault="00796A6B" w:rsidP="00796A6B">
      <w:pPr>
        <w:ind w:left="720" w:firstLine="0"/>
      </w:pPr>
      <w:r w:rsidRPr="008C5944">
        <w:t>Resultados obtenidos</w:t>
      </w:r>
      <w:r>
        <w:t>:</w:t>
      </w:r>
    </w:p>
    <w:p w14:paraId="517D70A0" w14:textId="77777777" w:rsidR="005B4DA7" w:rsidRDefault="005B4DA7" w:rsidP="00796A6B">
      <w:pPr>
        <w:ind w:left="720" w:firstLine="0"/>
      </w:pPr>
    </w:p>
    <w:p w14:paraId="76451E5F" w14:textId="2D1F41AC" w:rsidR="00D072F2" w:rsidRDefault="00D072F2" w:rsidP="00D072F2">
      <w:pPr>
        <w:numPr>
          <w:ilvl w:val="0"/>
          <w:numId w:val="271"/>
        </w:numPr>
        <w:tabs>
          <w:tab w:val="num" w:pos="720"/>
        </w:tabs>
        <w:rPr>
          <w:lang w:val="es-419"/>
        </w:rPr>
      </w:pPr>
      <w:r w:rsidRPr="00D072F2">
        <w:rPr>
          <w:lang w:val="es-419"/>
        </w:rPr>
        <w:t>La lista de empleados para asignación de vacaciones se muestra correctamente en la interfaz</w:t>
      </w:r>
      <w:r>
        <w:rPr>
          <w:lang w:val="es-419"/>
        </w:rPr>
        <w:t>.</w:t>
      </w:r>
    </w:p>
    <w:p w14:paraId="32F29021" w14:textId="77777777" w:rsidR="00D072F2" w:rsidRPr="00D072F2" w:rsidRDefault="00D072F2" w:rsidP="00D072F2">
      <w:pPr>
        <w:ind w:left="1440" w:firstLine="0"/>
        <w:rPr>
          <w:lang w:val="es-419"/>
        </w:rPr>
      </w:pPr>
    </w:p>
    <w:p w14:paraId="54AB20D7" w14:textId="1E900487" w:rsidR="00D072F2" w:rsidRDefault="00D072F2" w:rsidP="00D072F2">
      <w:pPr>
        <w:numPr>
          <w:ilvl w:val="0"/>
          <w:numId w:val="271"/>
        </w:numPr>
        <w:tabs>
          <w:tab w:val="num" w:pos="720"/>
        </w:tabs>
        <w:rPr>
          <w:lang w:val="es-419"/>
        </w:rPr>
      </w:pPr>
      <w:r w:rsidRPr="00D072F2">
        <w:rPr>
          <w:lang w:val="es-419"/>
        </w:rPr>
        <w:t>El listado de empleados disponibles se carga completamente sin omisiones</w:t>
      </w:r>
      <w:r>
        <w:rPr>
          <w:lang w:val="es-419"/>
        </w:rPr>
        <w:t>.</w:t>
      </w:r>
    </w:p>
    <w:p w14:paraId="29274655" w14:textId="77777777" w:rsidR="00D072F2" w:rsidRPr="00D072F2" w:rsidRDefault="00D072F2" w:rsidP="00D072F2">
      <w:pPr>
        <w:ind w:firstLine="0"/>
        <w:rPr>
          <w:lang w:val="es-419"/>
        </w:rPr>
      </w:pPr>
    </w:p>
    <w:p w14:paraId="6A4EA738" w14:textId="38185D89" w:rsidR="00707664" w:rsidRPr="00707664" w:rsidRDefault="00D072F2" w:rsidP="00707664">
      <w:pPr>
        <w:numPr>
          <w:ilvl w:val="0"/>
          <w:numId w:val="271"/>
        </w:numPr>
        <w:tabs>
          <w:tab w:val="num" w:pos="720"/>
        </w:tabs>
        <w:rPr>
          <w:lang w:val="es-419"/>
        </w:rPr>
      </w:pPr>
      <w:r w:rsidRPr="00D072F2">
        <w:rPr>
          <w:lang w:val="es-419"/>
        </w:rPr>
        <w:t>Las casillas de selección están presentes y funcionan correctamente para cada empleado</w:t>
      </w:r>
      <w:r>
        <w:rPr>
          <w:lang w:val="es-419"/>
        </w:rPr>
        <w:t>.</w:t>
      </w:r>
    </w:p>
    <w:p w14:paraId="00C6EBBF" w14:textId="4CCD2AB0" w:rsidR="00707664" w:rsidRPr="00707664" w:rsidRDefault="00707664" w:rsidP="00707664">
      <w:pPr>
        <w:rPr>
          <w:lang w:val="es-419"/>
        </w:rPr>
      </w:pPr>
      <w:r w:rsidRPr="00707664">
        <w:rPr>
          <w:lang w:val="es-419"/>
        </w:rPr>
        <w:lastRenderedPageBreak/>
        <w:t xml:space="preserve">En la figura 7.22 </w:t>
      </w:r>
      <w:r w:rsidRPr="00707664">
        <w:t>imagen muestra la sección de Vacaciones Asignadas, donde aparece el registro de vacaciones de Vicente Ignacio Henríquez Cortés con tipo de vacación Legales, duración de 20 días y fecha de inicio 02-10-2025. Se observa que el registro ha sido seleccionado mediante la casilla de verificación, lo que permite habilitar acciones como Eliminar Vacaciones Seleccionadas o Imprimir Ficha</w:t>
      </w:r>
      <w:r w:rsidRPr="00707664">
        <w:t>.</w:t>
      </w:r>
    </w:p>
    <w:p w14:paraId="750B477E" w14:textId="77777777" w:rsidR="00796A6B" w:rsidRPr="00D072F2" w:rsidRDefault="00796A6B" w:rsidP="00796A6B">
      <w:pPr>
        <w:ind w:left="720" w:firstLine="0"/>
        <w:rPr>
          <w:lang w:val="es-419"/>
        </w:rPr>
      </w:pPr>
    </w:p>
    <w:p w14:paraId="2C11995B" w14:textId="069FEEB8" w:rsidR="00267181" w:rsidRPr="008C5944" w:rsidRDefault="00267181" w:rsidP="00267181">
      <w:pPr>
        <w:pStyle w:val="Descripcin"/>
      </w:pPr>
      <w:bookmarkStart w:id="803" w:name="_Toc210409382"/>
      <w:bookmarkStart w:id="804" w:name="_Toc210410162"/>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22</w:t>
      </w:r>
      <w:r>
        <w:rPr>
          <w:noProof/>
        </w:rPr>
        <w:fldChar w:fldCharType="end"/>
      </w:r>
      <w:r>
        <w:t xml:space="preserve"> “Captura de pantalla de prueba 1-2-3 caso de uso N°3.2”</w:t>
      </w:r>
      <w:bookmarkEnd w:id="803"/>
      <w:bookmarkEnd w:id="804"/>
    </w:p>
    <w:p w14:paraId="3FD01064" w14:textId="77777777" w:rsidR="00267181" w:rsidRDefault="00267181" w:rsidP="00796A6B">
      <w:pPr>
        <w:ind w:left="720" w:firstLine="0"/>
      </w:pPr>
    </w:p>
    <w:p w14:paraId="1598B1D6" w14:textId="77777777" w:rsidR="005B4DA7" w:rsidRDefault="00367E41" w:rsidP="005B4DA7">
      <w:pPr>
        <w:pStyle w:val="Sinespaciado"/>
      </w:pPr>
      <w:r w:rsidRPr="00367E41">
        <w:rPr>
          <w:noProof/>
        </w:rPr>
        <w:drawing>
          <wp:inline distT="0" distB="0" distL="0" distR="0" wp14:anchorId="52AD8EA6" wp14:editId="5594017C">
            <wp:extent cx="5971540" cy="2197100"/>
            <wp:effectExtent l="0" t="0" r="0" b="0"/>
            <wp:docPr id="207368385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83857" name="Imagen 1" descr="Interfaz de usuario gráfica&#10;&#10;El contenido generado por IA puede ser incorrecto."/>
                    <pic:cNvPicPr/>
                  </pic:nvPicPr>
                  <pic:blipFill>
                    <a:blip r:embed="rId136"/>
                    <a:stretch>
                      <a:fillRect/>
                    </a:stretch>
                  </pic:blipFill>
                  <pic:spPr>
                    <a:xfrm>
                      <a:off x="0" y="0"/>
                      <a:ext cx="5971540" cy="2197100"/>
                    </a:xfrm>
                    <a:prstGeom prst="rect">
                      <a:avLst/>
                    </a:prstGeom>
                  </pic:spPr>
                </pic:pic>
              </a:graphicData>
            </a:graphic>
          </wp:inline>
        </w:drawing>
      </w:r>
    </w:p>
    <w:p w14:paraId="08366AF0" w14:textId="77777777" w:rsidR="005B4DA7" w:rsidRDefault="005B4DA7" w:rsidP="005B4DA7"/>
    <w:p w14:paraId="64AC1665" w14:textId="2D3292CC" w:rsidR="00796A6B" w:rsidRDefault="00796A6B" w:rsidP="005B4DA7">
      <w:r>
        <w:t>Fuente: Captura realizada al sistema web EugCOM</w:t>
      </w:r>
    </w:p>
    <w:p w14:paraId="38E4053F" w14:textId="77777777" w:rsidR="00796A6B" w:rsidRPr="004B79BA" w:rsidRDefault="00796A6B" w:rsidP="00796A6B"/>
    <w:p w14:paraId="1EAA1296" w14:textId="77777777" w:rsidR="00796A6B" w:rsidRPr="00CB0FA9" w:rsidRDefault="00796A6B" w:rsidP="00796A6B">
      <w:pPr>
        <w:spacing w:line="278" w:lineRule="auto"/>
        <w:ind w:firstLine="0"/>
        <w:jc w:val="left"/>
        <w:rPr>
          <w:rFonts w:eastAsiaTheme="majorEastAsia" w:cstheme="majorBidi"/>
          <w:szCs w:val="32"/>
        </w:rPr>
      </w:pPr>
      <w:r>
        <w:br w:type="page"/>
      </w:r>
    </w:p>
    <w:p w14:paraId="7D97D004" w14:textId="77777777" w:rsidR="00796A6B" w:rsidRDefault="00796A6B" w:rsidP="00796A6B">
      <w:pPr>
        <w:pStyle w:val="Ttulo2"/>
      </w:pPr>
      <w:r>
        <w:lastRenderedPageBreak/>
        <w:t>Prueba Unitaria CU N°3.3</w:t>
      </w:r>
    </w:p>
    <w:p w14:paraId="44142D41" w14:textId="77777777" w:rsidR="00796A6B" w:rsidRDefault="00796A6B" w:rsidP="00796A6B"/>
    <w:p w14:paraId="5518DD92" w14:textId="77777777" w:rsidR="00796A6B" w:rsidRPr="00627D3D" w:rsidRDefault="00796A6B" w:rsidP="00796A6B">
      <w:r w:rsidRPr="00627D3D">
        <w:t xml:space="preserve">En la </w:t>
      </w:r>
      <w:r w:rsidRPr="00627D3D">
        <w:rPr>
          <w:i/>
        </w:rPr>
        <w:t xml:space="preserve">Tabla </w:t>
      </w:r>
      <w:r>
        <w:rPr>
          <w:i/>
        </w:rPr>
        <w:t>7.23</w:t>
      </w:r>
      <w:r w:rsidRPr="00627D3D">
        <w:t xml:space="preserve"> se puede visualizar el Caso de uso N°3.3, Acá se definen los días de las vacaciones que tendrá el empleado como pueden ser: día de inicio, días, el periodo, días usados, idas pendientes, quien autoriza y tipo de vacaciones.</w:t>
      </w:r>
    </w:p>
    <w:p w14:paraId="35F90467" w14:textId="77777777" w:rsidR="00796A6B" w:rsidRPr="00627D3D" w:rsidRDefault="00796A6B" w:rsidP="00796A6B"/>
    <w:p w14:paraId="2D2ABF82" w14:textId="77777777" w:rsidR="00796A6B" w:rsidRPr="00627D3D" w:rsidRDefault="00796A6B" w:rsidP="00796A6B">
      <w:pPr>
        <w:pStyle w:val="Descripcin"/>
      </w:pPr>
      <w:bookmarkStart w:id="805" w:name="_Toc209985106"/>
      <w:bookmarkStart w:id="806" w:name="_Toc210409383"/>
      <w:bookmarkStart w:id="807" w:name="_Toc210410163"/>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23</w:t>
      </w:r>
      <w:r>
        <w:rPr>
          <w:noProof/>
        </w:rPr>
        <w:fldChar w:fldCharType="end"/>
      </w:r>
      <w:r>
        <w:t xml:space="preserve"> </w:t>
      </w:r>
      <w:r w:rsidRPr="00627D3D">
        <w:t>Caso de uso N°3.3, Definiendo días a otorgar para vacaciones</w:t>
      </w:r>
      <w:bookmarkEnd w:id="805"/>
      <w:bookmarkEnd w:id="806"/>
      <w:bookmarkEnd w:id="807"/>
    </w:p>
    <w:p w14:paraId="5C019AC4" w14:textId="77777777" w:rsidR="00796A6B" w:rsidRPr="00627D3D" w:rsidRDefault="00796A6B" w:rsidP="00796A6B">
      <w:pPr>
        <w:pStyle w:val="Sinespaciado"/>
      </w:pPr>
      <w:r w:rsidRPr="00627D3D">
        <w:rPr>
          <w:noProof/>
        </w:rPr>
        <w:drawing>
          <wp:inline distT="0" distB="0" distL="0" distR="0" wp14:anchorId="39447264" wp14:editId="11E53AB3">
            <wp:extent cx="5971540" cy="4904740"/>
            <wp:effectExtent l="0" t="0" r="0" b="0"/>
            <wp:docPr id="909494381" name="Imagen 5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71540" cy="4904740"/>
                    </a:xfrm>
                    <a:prstGeom prst="rect">
                      <a:avLst/>
                    </a:prstGeom>
                    <a:noFill/>
                    <a:ln>
                      <a:noFill/>
                    </a:ln>
                  </pic:spPr>
                </pic:pic>
              </a:graphicData>
            </a:graphic>
          </wp:inline>
        </w:drawing>
      </w:r>
    </w:p>
    <w:p w14:paraId="449B486A" w14:textId="77777777" w:rsidR="00796A6B" w:rsidRPr="00627D3D" w:rsidRDefault="00796A6B" w:rsidP="00796A6B"/>
    <w:p w14:paraId="1435E3FA" w14:textId="77777777" w:rsidR="00796A6B" w:rsidRPr="00627D3D" w:rsidRDefault="00796A6B" w:rsidP="00796A6B">
      <w:r w:rsidRPr="00627D3D">
        <w:t>Fuente: Elaborado por el estudiante de acuerdo con el proyecto</w:t>
      </w:r>
    </w:p>
    <w:p w14:paraId="71C17A4C" w14:textId="77777777" w:rsidR="00796A6B" w:rsidRDefault="00796A6B" w:rsidP="00796A6B">
      <w:pPr>
        <w:spacing w:line="278" w:lineRule="auto"/>
        <w:ind w:firstLine="0"/>
        <w:jc w:val="left"/>
      </w:pPr>
    </w:p>
    <w:p w14:paraId="267DA854" w14:textId="77777777" w:rsidR="00796A6B" w:rsidRDefault="00796A6B" w:rsidP="00796A6B">
      <w:pPr>
        <w:spacing w:line="278" w:lineRule="auto"/>
        <w:ind w:firstLine="0"/>
        <w:jc w:val="left"/>
      </w:pPr>
    </w:p>
    <w:p w14:paraId="3DAF5597" w14:textId="77777777" w:rsidR="00796A6B" w:rsidRDefault="00796A6B" w:rsidP="00796A6B">
      <w:r w:rsidRPr="008C5944">
        <w:t>Casos de prueba:</w:t>
      </w:r>
    </w:p>
    <w:p w14:paraId="6A89C1BD" w14:textId="77777777" w:rsidR="005B4DA7" w:rsidRDefault="005B4DA7" w:rsidP="00796A6B"/>
    <w:p w14:paraId="139F37D2" w14:textId="7F0381BC" w:rsidR="00D072F2" w:rsidRDefault="00D072F2" w:rsidP="00D072F2">
      <w:pPr>
        <w:numPr>
          <w:ilvl w:val="0"/>
          <w:numId w:val="272"/>
        </w:numPr>
        <w:tabs>
          <w:tab w:val="num" w:pos="720"/>
        </w:tabs>
        <w:rPr>
          <w:lang w:val="es-419"/>
        </w:rPr>
      </w:pPr>
      <w:r w:rsidRPr="00D072F2">
        <w:rPr>
          <w:lang w:val="es-419"/>
        </w:rPr>
        <w:t>Verificar la existencia de los campos para definición de días de vacaciones</w:t>
      </w:r>
      <w:r>
        <w:rPr>
          <w:lang w:val="es-419"/>
        </w:rPr>
        <w:t>.</w:t>
      </w:r>
    </w:p>
    <w:p w14:paraId="21C5E5D7" w14:textId="77777777" w:rsidR="00D072F2" w:rsidRPr="00D072F2" w:rsidRDefault="00D072F2" w:rsidP="00D072F2">
      <w:pPr>
        <w:ind w:left="1440" w:firstLine="0"/>
        <w:rPr>
          <w:lang w:val="es-419"/>
        </w:rPr>
      </w:pPr>
    </w:p>
    <w:p w14:paraId="5E2D23D7" w14:textId="400F25CC" w:rsidR="00D072F2" w:rsidRDefault="00D072F2" w:rsidP="00D072F2">
      <w:pPr>
        <w:numPr>
          <w:ilvl w:val="0"/>
          <w:numId w:val="272"/>
        </w:numPr>
        <w:tabs>
          <w:tab w:val="num" w:pos="720"/>
        </w:tabs>
        <w:rPr>
          <w:lang w:val="es-419"/>
        </w:rPr>
      </w:pPr>
      <w:r w:rsidRPr="00D072F2">
        <w:rPr>
          <w:lang w:val="es-419"/>
        </w:rPr>
        <w:t>Verificar la funcionalidad de ingreso y validación de días a otorgar</w:t>
      </w:r>
      <w:r>
        <w:rPr>
          <w:lang w:val="es-419"/>
        </w:rPr>
        <w:t>.</w:t>
      </w:r>
    </w:p>
    <w:p w14:paraId="01CBDF6B" w14:textId="77777777" w:rsidR="00D072F2" w:rsidRPr="00D072F2" w:rsidRDefault="00D072F2" w:rsidP="00D072F2">
      <w:pPr>
        <w:ind w:firstLine="0"/>
        <w:rPr>
          <w:lang w:val="es-419"/>
        </w:rPr>
      </w:pPr>
    </w:p>
    <w:p w14:paraId="04C4E3EC" w14:textId="059211BC" w:rsidR="00D072F2" w:rsidRDefault="00D072F2" w:rsidP="00D072F2">
      <w:pPr>
        <w:numPr>
          <w:ilvl w:val="0"/>
          <w:numId w:val="272"/>
        </w:numPr>
        <w:tabs>
          <w:tab w:val="num" w:pos="720"/>
        </w:tabs>
        <w:rPr>
          <w:lang w:val="es-419"/>
        </w:rPr>
      </w:pPr>
      <w:r w:rsidRPr="00D072F2">
        <w:rPr>
          <w:lang w:val="es-419"/>
        </w:rPr>
        <w:t>Verificar el cálculo correcto de periodos y días de vacaciones</w:t>
      </w:r>
      <w:r>
        <w:rPr>
          <w:lang w:val="es-419"/>
        </w:rPr>
        <w:t>.</w:t>
      </w:r>
    </w:p>
    <w:p w14:paraId="2DAFC561" w14:textId="77777777" w:rsidR="00D072F2" w:rsidRDefault="00D072F2" w:rsidP="00D072F2">
      <w:pPr>
        <w:pStyle w:val="Prrafodelista"/>
        <w:rPr>
          <w:lang w:val="es-419"/>
        </w:rPr>
      </w:pPr>
    </w:p>
    <w:p w14:paraId="7059521B" w14:textId="77777777" w:rsidR="00D072F2" w:rsidRPr="00D072F2" w:rsidRDefault="00D072F2" w:rsidP="00D072F2">
      <w:pPr>
        <w:ind w:firstLine="0"/>
        <w:rPr>
          <w:lang w:val="es-419"/>
        </w:rPr>
      </w:pPr>
    </w:p>
    <w:p w14:paraId="535BD2C7" w14:textId="77777777" w:rsidR="00796A6B" w:rsidRPr="000C5C84" w:rsidRDefault="00796A6B" w:rsidP="00796A6B">
      <w:pPr>
        <w:rPr>
          <w:lang w:val="es-419"/>
        </w:rPr>
      </w:pPr>
    </w:p>
    <w:p w14:paraId="04B1F0AB" w14:textId="77777777" w:rsidR="00796A6B" w:rsidRDefault="00796A6B" w:rsidP="00796A6B">
      <w:pPr>
        <w:ind w:left="720" w:firstLine="0"/>
      </w:pPr>
      <w:r w:rsidRPr="008C5944">
        <w:t>Resultados Esperados:</w:t>
      </w:r>
    </w:p>
    <w:p w14:paraId="52A5EE4D" w14:textId="68C5AE1A" w:rsidR="00D072F2" w:rsidRDefault="00D072F2" w:rsidP="00D072F2">
      <w:pPr>
        <w:numPr>
          <w:ilvl w:val="0"/>
          <w:numId w:val="273"/>
        </w:numPr>
        <w:tabs>
          <w:tab w:val="num" w:pos="720"/>
        </w:tabs>
        <w:rPr>
          <w:lang w:val="es-419"/>
        </w:rPr>
      </w:pPr>
      <w:r w:rsidRPr="00D072F2">
        <w:rPr>
          <w:lang w:val="es-419"/>
        </w:rPr>
        <w:t>Los campos para definir días de vacaciones (inicio, término, días totales) son visibles en el formulario</w:t>
      </w:r>
      <w:r>
        <w:rPr>
          <w:lang w:val="es-419"/>
        </w:rPr>
        <w:t>.</w:t>
      </w:r>
    </w:p>
    <w:p w14:paraId="760442BA" w14:textId="77777777" w:rsidR="00D072F2" w:rsidRPr="00D072F2" w:rsidRDefault="00D072F2" w:rsidP="00D072F2">
      <w:pPr>
        <w:ind w:left="1440" w:firstLine="0"/>
        <w:rPr>
          <w:lang w:val="es-419"/>
        </w:rPr>
      </w:pPr>
    </w:p>
    <w:p w14:paraId="42B3ED12" w14:textId="1C80DAC0" w:rsidR="00D072F2" w:rsidRDefault="00D072F2" w:rsidP="00D072F2">
      <w:pPr>
        <w:numPr>
          <w:ilvl w:val="0"/>
          <w:numId w:val="273"/>
        </w:numPr>
        <w:tabs>
          <w:tab w:val="num" w:pos="720"/>
        </w:tabs>
        <w:rPr>
          <w:lang w:val="es-419"/>
        </w:rPr>
      </w:pPr>
      <w:r w:rsidRPr="00D072F2">
        <w:rPr>
          <w:lang w:val="es-419"/>
        </w:rPr>
        <w:t>El sistema valida correctamente los datos ingresados para los días de vacaciones</w:t>
      </w:r>
      <w:r>
        <w:rPr>
          <w:lang w:val="es-419"/>
        </w:rPr>
        <w:t>.</w:t>
      </w:r>
    </w:p>
    <w:p w14:paraId="4D897015" w14:textId="77777777" w:rsidR="00D072F2" w:rsidRPr="00D072F2" w:rsidRDefault="00D072F2" w:rsidP="00D072F2">
      <w:pPr>
        <w:ind w:firstLine="0"/>
        <w:rPr>
          <w:lang w:val="es-419"/>
        </w:rPr>
      </w:pPr>
    </w:p>
    <w:p w14:paraId="0B9A9100" w14:textId="36E03199" w:rsidR="00D072F2" w:rsidRDefault="00D072F2" w:rsidP="00D072F2">
      <w:pPr>
        <w:numPr>
          <w:ilvl w:val="0"/>
          <w:numId w:val="273"/>
        </w:numPr>
        <w:tabs>
          <w:tab w:val="num" w:pos="720"/>
        </w:tabs>
        <w:rPr>
          <w:lang w:val="es-419"/>
        </w:rPr>
      </w:pPr>
      <w:r w:rsidRPr="00D072F2">
        <w:rPr>
          <w:lang w:val="es-419"/>
        </w:rPr>
        <w:t>El sistema calcula automáticamente los periodos y días pendientes según la información ingresada</w:t>
      </w:r>
      <w:r>
        <w:rPr>
          <w:lang w:val="es-419"/>
        </w:rPr>
        <w:t>.</w:t>
      </w:r>
    </w:p>
    <w:p w14:paraId="6C4D6DC5" w14:textId="77777777" w:rsidR="00D072F2" w:rsidRPr="00D072F2" w:rsidRDefault="00D072F2" w:rsidP="00D072F2">
      <w:pPr>
        <w:ind w:firstLine="0"/>
        <w:rPr>
          <w:lang w:val="es-419"/>
        </w:rPr>
      </w:pPr>
    </w:p>
    <w:p w14:paraId="31088485" w14:textId="77777777" w:rsidR="00796A6B" w:rsidRPr="000C5C84" w:rsidRDefault="00796A6B" w:rsidP="00796A6B">
      <w:pPr>
        <w:ind w:left="720" w:firstLine="0"/>
        <w:rPr>
          <w:lang w:val="es-419"/>
        </w:rPr>
      </w:pPr>
    </w:p>
    <w:p w14:paraId="2ED0B676" w14:textId="77777777" w:rsidR="00796A6B" w:rsidRDefault="00796A6B" w:rsidP="00796A6B">
      <w:pPr>
        <w:ind w:left="720" w:firstLine="0"/>
      </w:pPr>
      <w:r w:rsidRPr="008C5944">
        <w:t>Resultados obtenidos</w:t>
      </w:r>
      <w:r>
        <w:t>:</w:t>
      </w:r>
    </w:p>
    <w:p w14:paraId="13C12F54" w14:textId="233995B2" w:rsidR="00D072F2" w:rsidRDefault="00D072F2" w:rsidP="00D072F2">
      <w:pPr>
        <w:numPr>
          <w:ilvl w:val="0"/>
          <w:numId w:val="274"/>
        </w:numPr>
        <w:tabs>
          <w:tab w:val="num" w:pos="720"/>
        </w:tabs>
        <w:rPr>
          <w:lang w:val="es-419"/>
        </w:rPr>
      </w:pPr>
      <w:r w:rsidRPr="00D072F2">
        <w:rPr>
          <w:lang w:val="es-419"/>
        </w:rPr>
        <w:lastRenderedPageBreak/>
        <w:t>Todos los campos necesarios para definir días de vacaciones están disponibles en el formulario</w:t>
      </w:r>
      <w:r>
        <w:rPr>
          <w:lang w:val="es-419"/>
        </w:rPr>
        <w:t>.</w:t>
      </w:r>
    </w:p>
    <w:p w14:paraId="2766CD49" w14:textId="77777777" w:rsidR="00D072F2" w:rsidRPr="00D072F2" w:rsidRDefault="00D072F2" w:rsidP="00D072F2">
      <w:pPr>
        <w:ind w:left="1800" w:firstLine="0"/>
        <w:rPr>
          <w:lang w:val="es-419"/>
        </w:rPr>
      </w:pPr>
    </w:p>
    <w:p w14:paraId="75416934" w14:textId="2DDE34AD" w:rsidR="00D072F2" w:rsidRDefault="00D072F2" w:rsidP="00D072F2">
      <w:pPr>
        <w:numPr>
          <w:ilvl w:val="0"/>
          <w:numId w:val="274"/>
        </w:numPr>
        <w:tabs>
          <w:tab w:val="num" w:pos="720"/>
        </w:tabs>
        <w:rPr>
          <w:lang w:val="es-419"/>
        </w:rPr>
      </w:pPr>
      <w:r w:rsidRPr="00D072F2">
        <w:rPr>
          <w:lang w:val="es-419"/>
        </w:rPr>
        <w:t>La validación de datos funciona correctamente, previniendo ingresos incorrectos</w:t>
      </w:r>
      <w:r>
        <w:rPr>
          <w:lang w:val="es-419"/>
        </w:rPr>
        <w:t>.</w:t>
      </w:r>
    </w:p>
    <w:p w14:paraId="10CD498B" w14:textId="77777777" w:rsidR="00D072F2" w:rsidRPr="00D072F2" w:rsidRDefault="00D072F2" w:rsidP="00D072F2">
      <w:pPr>
        <w:ind w:firstLine="0"/>
        <w:rPr>
          <w:lang w:val="es-419"/>
        </w:rPr>
      </w:pPr>
    </w:p>
    <w:p w14:paraId="696DD8DD" w14:textId="263E6C7C" w:rsidR="00D072F2" w:rsidRDefault="00D072F2" w:rsidP="00D072F2">
      <w:pPr>
        <w:numPr>
          <w:ilvl w:val="0"/>
          <w:numId w:val="274"/>
        </w:numPr>
        <w:tabs>
          <w:tab w:val="num" w:pos="720"/>
        </w:tabs>
        <w:rPr>
          <w:lang w:val="es-419"/>
        </w:rPr>
      </w:pPr>
      <w:r w:rsidRPr="00D072F2">
        <w:rPr>
          <w:lang w:val="es-419"/>
        </w:rPr>
        <w:t>Los cálculos de periodos y días se realizan automáticamente y de manera precisa</w:t>
      </w:r>
      <w:r>
        <w:rPr>
          <w:lang w:val="es-419"/>
        </w:rPr>
        <w:t>.</w:t>
      </w:r>
    </w:p>
    <w:p w14:paraId="502B3DF5" w14:textId="77777777" w:rsidR="00D072F2" w:rsidRPr="00D072F2" w:rsidRDefault="00D072F2" w:rsidP="00D072F2">
      <w:pPr>
        <w:ind w:firstLine="0"/>
        <w:rPr>
          <w:lang w:val="es-419"/>
        </w:rPr>
      </w:pPr>
    </w:p>
    <w:p w14:paraId="35B21350" w14:textId="699E7603" w:rsidR="00796A6B" w:rsidRDefault="00707664" w:rsidP="00414459">
      <w:r w:rsidRPr="00414459">
        <w:rPr>
          <w:lang w:val="es-419"/>
        </w:rPr>
        <w:t>En la figura 7.23</w:t>
      </w:r>
      <w:r w:rsidR="00414459" w:rsidRPr="00414459">
        <w:rPr>
          <w:lang w:val="es-419"/>
        </w:rPr>
        <w:t xml:space="preserve"> </w:t>
      </w:r>
      <w:r w:rsidR="00414459" w:rsidRPr="00414459">
        <w:t>imagen muestra el formulario de Asignar Nuevas Vacaciones, donde se está registrando un periodo de descanso para el empleado “prueba perez gonzales”. Se especifica que el tipo de vacación es Legales, con una duración de 20 días, desde el 02-10-2025 hasta el 22-10-2025, autorizado por la empresa INFORMATICA EUGCOM LTDA. El formulario ofrece las opciones de Registrar o Limpiar la información ingresada.</w:t>
      </w:r>
    </w:p>
    <w:p w14:paraId="340010CA" w14:textId="77777777" w:rsidR="00414459" w:rsidRPr="00414459" w:rsidRDefault="00414459" w:rsidP="00414459">
      <w:pPr>
        <w:rPr>
          <w:lang w:val="es-419"/>
        </w:rPr>
      </w:pPr>
    </w:p>
    <w:p w14:paraId="10AD6A61" w14:textId="6EE8BF9C" w:rsidR="00267181" w:rsidRPr="008C5944" w:rsidRDefault="00267181" w:rsidP="00267181">
      <w:pPr>
        <w:pStyle w:val="Descripcin"/>
      </w:pPr>
      <w:bookmarkStart w:id="808" w:name="_Toc210409384"/>
      <w:bookmarkStart w:id="809" w:name="_Toc210410164"/>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23</w:t>
      </w:r>
      <w:r>
        <w:rPr>
          <w:noProof/>
        </w:rPr>
        <w:fldChar w:fldCharType="end"/>
      </w:r>
      <w:r>
        <w:t xml:space="preserve"> “Captura de pantalla de prueba 1-2-3 caso de uso N°3.3”</w:t>
      </w:r>
      <w:bookmarkEnd w:id="808"/>
      <w:bookmarkEnd w:id="809"/>
    </w:p>
    <w:p w14:paraId="3D3E0E0A" w14:textId="77777777" w:rsidR="00267181" w:rsidRPr="000C5C84" w:rsidRDefault="00267181" w:rsidP="00796A6B">
      <w:pPr>
        <w:ind w:left="720" w:firstLine="0"/>
        <w:rPr>
          <w:lang w:val="es-419"/>
        </w:rPr>
      </w:pPr>
    </w:p>
    <w:p w14:paraId="6FC3B3D7" w14:textId="77777777" w:rsidR="005B4DA7" w:rsidRDefault="00841966" w:rsidP="00547FA9">
      <w:pPr>
        <w:pStyle w:val="Sinespaciado"/>
      </w:pPr>
      <w:r w:rsidRPr="00841966">
        <w:rPr>
          <w:noProof/>
        </w:rPr>
        <w:drawing>
          <wp:inline distT="0" distB="0" distL="0" distR="0" wp14:anchorId="2D5A43BA" wp14:editId="7DEE03D2">
            <wp:extent cx="5971540" cy="1078230"/>
            <wp:effectExtent l="0" t="0" r="0" b="7620"/>
            <wp:docPr id="1362821008" name="Imagen 1" descr="Interfaz de usuario gráfica, Texto,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21008" name="Imagen 1" descr="Interfaz de usuario gráfica, Texto, Aplicación, Teams&#10;&#10;El contenido generado por IA puede ser incorrecto."/>
                    <pic:cNvPicPr/>
                  </pic:nvPicPr>
                  <pic:blipFill>
                    <a:blip r:embed="rId137"/>
                    <a:stretch>
                      <a:fillRect/>
                    </a:stretch>
                  </pic:blipFill>
                  <pic:spPr>
                    <a:xfrm>
                      <a:off x="0" y="0"/>
                      <a:ext cx="5971540" cy="1078230"/>
                    </a:xfrm>
                    <a:prstGeom prst="rect">
                      <a:avLst/>
                    </a:prstGeom>
                  </pic:spPr>
                </pic:pic>
              </a:graphicData>
            </a:graphic>
          </wp:inline>
        </w:drawing>
      </w:r>
    </w:p>
    <w:p w14:paraId="3A243610" w14:textId="77777777" w:rsidR="00547FA9" w:rsidRDefault="00547FA9" w:rsidP="005B4DA7"/>
    <w:p w14:paraId="6DB4DC69" w14:textId="3E1B58A3" w:rsidR="00796A6B" w:rsidRDefault="00796A6B" w:rsidP="005B4DA7">
      <w:r>
        <w:t>Fuente: Captura realizada al sistema web EugCOM</w:t>
      </w:r>
    </w:p>
    <w:p w14:paraId="4E789E88" w14:textId="77777777" w:rsidR="00796A6B" w:rsidRPr="004B79BA" w:rsidRDefault="00796A6B" w:rsidP="00796A6B"/>
    <w:p w14:paraId="0466A0F3" w14:textId="77777777" w:rsidR="00796A6B" w:rsidRPr="00CB0FA9" w:rsidRDefault="00796A6B" w:rsidP="00796A6B">
      <w:pPr>
        <w:spacing w:line="278" w:lineRule="auto"/>
        <w:ind w:firstLine="0"/>
        <w:jc w:val="left"/>
        <w:rPr>
          <w:rFonts w:eastAsiaTheme="majorEastAsia" w:cstheme="majorBidi"/>
          <w:szCs w:val="32"/>
        </w:rPr>
      </w:pPr>
      <w:r>
        <w:br w:type="page"/>
      </w:r>
    </w:p>
    <w:p w14:paraId="70394013" w14:textId="77777777" w:rsidR="00796A6B" w:rsidRDefault="00796A6B" w:rsidP="00796A6B">
      <w:pPr>
        <w:pStyle w:val="Ttulo2"/>
      </w:pPr>
      <w:r>
        <w:lastRenderedPageBreak/>
        <w:t>Prueba Unitaria CU N°3.4</w:t>
      </w:r>
    </w:p>
    <w:p w14:paraId="5F5C02C6" w14:textId="77777777" w:rsidR="00796A6B" w:rsidRDefault="00796A6B" w:rsidP="00796A6B"/>
    <w:p w14:paraId="67E35918" w14:textId="3652539A" w:rsidR="00796A6B" w:rsidRPr="00627D3D" w:rsidRDefault="00796A6B" w:rsidP="00796A6B">
      <w:r w:rsidRPr="00627D3D">
        <w:t xml:space="preserve">En la </w:t>
      </w:r>
      <w:r w:rsidRPr="00627D3D">
        <w:rPr>
          <w:i/>
        </w:rPr>
        <w:t xml:space="preserve">Tabla </w:t>
      </w:r>
      <w:r w:rsidR="00267181">
        <w:rPr>
          <w:i/>
        </w:rPr>
        <w:t>7.24 se</w:t>
      </w:r>
      <w:r w:rsidRPr="00627D3D">
        <w:t xml:space="preserve"> puede visualizar el Caso de uso N°3.4. donde se permite visualizar una lista con los empleados además con sus respectivas características como nombre, días, fecha de inicio, fecha final y casilla de selección.</w:t>
      </w:r>
    </w:p>
    <w:p w14:paraId="17DDCE87" w14:textId="77777777" w:rsidR="00796A6B" w:rsidRPr="00627D3D" w:rsidRDefault="00796A6B" w:rsidP="00796A6B">
      <w:pPr>
        <w:spacing w:line="278" w:lineRule="auto"/>
        <w:ind w:firstLine="0"/>
        <w:jc w:val="left"/>
      </w:pPr>
    </w:p>
    <w:p w14:paraId="3348DE98" w14:textId="77777777" w:rsidR="00796A6B" w:rsidRPr="00627D3D" w:rsidRDefault="00796A6B" w:rsidP="00796A6B">
      <w:pPr>
        <w:pStyle w:val="Descripcin"/>
      </w:pPr>
      <w:bookmarkStart w:id="810" w:name="_Toc209985107"/>
      <w:bookmarkStart w:id="811" w:name="_Toc210409385"/>
      <w:bookmarkStart w:id="812" w:name="_Toc210410165"/>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24</w:t>
      </w:r>
      <w:r>
        <w:rPr>
          <w:noProof/>
        </w:rPr>
        <w:fldChar w:fldCharType="end"/>
      </w:r>
      <w:r w:rsidRPr="00627D3D">
        <w:t xml:space="preserve"> Caso de uso N°3.4, Visualizando listado de empleados de vacaciones</w:t>
      </w:r>
      <w:bookmarkEnd w:id="810"/>
      <w:bookmarkEnd w:id="811"/>
      <w:bookmarkEnd w:id="812"/>
    </w:p>
    <w:p w14:paraId="0D9046FC" w14:textId="77777777" w:rsidR="00796A6B" w:rsidRPr="00627D3D" w:rsidRDefault="00796A6B" w:rsidP="00796A6B">
      <w:pPr>
        <w:pStyle w:val="Sinespaciado"/>
      </w:pPr>
      <w:r w:rsidRPr="00627D3D">
        <w:rPr>
          <w:noProof/>
        </w:rPr>
        <w:drawing>
          <wp:inline distT="0" distB="0" distL="0" distR="0" wp14:anchorId="2209ACBC" wp14:editId="68347B9D">
            <wp:extent cx="5971540" cy="5038090"/>
            <wp:effectExtent l="0" t="0" r="0" b="0"/>
            <wp:docPr id="1702665371" name="Imagen 5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Tabla&#10;&#10;El contenido generado por IA puede ser incorrec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71540" cy="5038090"/>
                    </a:xfrm>
                    <a:prstGeom prst="rect">
                      <a:avLst/>
                    </a:prstGeom>
                    <a:noFill/>
                    <a:ln>
                      <a:noFill/>
                    </a:ln>
                  </pic:spPr>
                </pic:pic>
              </a:graphicData>
            </a:graphic>
          </wp:inline>
        </w:drawing>
      </w:r>
    </w:p>
    <w:p w14:paraId="72FFFC3F" w14:textId="77777777" w:rsidR="00796A6B" w:rsidRPr="00627D3D" w:rsidRDefault="00796A6B" w:rsidP="00796A6B">
      <w:pPr>
        <w:spacing w:line="278" w:lineRule="auto"/>
        <w:ind w:firstLine="0"/>
        <w:jc w:val="left"/>
      </w:pPr>
    </w:p>
    <w:p w14:paraId="617D00C2" w14:textId="77777777" w:rsidR="00796A6B" w:rsidRDefault="00796A6B" w:rsidP="00796A6B">
      <w:r w:rsidRPr="00627D3D">
        <w:t>Fuente: Elaborado por el estudiante de acuerdo con el proyecto</w:t>
      </w:r>
    </w:p>
    <w:p w14:paraId="139306B2" w14:textId="77777777" w:rsidR="00796A6B" w:rsidRPr="00627D3D" w:rsidRDefault="00796A6B" w:rsidP="00796A6B"/>
    <w:p w14:paraId="0A748394" w14:textId="77777777" w:rsidR="00796A6B" w:rsidRDefault="00796A6B" w:rsidP="00796A6B">
      <w:r w:rsidRPr="008C5944">
        <w:lastRenderedPageBreak/>
        <w:t>Casos de prueba:</w:t>
      </w:r>
    </w:p>
    <w:p w14:paraId="28C2E789" w14:textId="335AD1D5" w:rsidR="00D072F2" w:rsidRDefault="00D072F2" w:rsidP="00D072F2">
      <w:pPr>
        <w:numPr>
          <w:ilvl w:val="0"/>
          <w:numId w:val="275"/>
        </w:numPr>
        <w:tabs>
          <w:tab w:val="num" w:pos="720"/>
        </w:tabs>
        <w:rPr>
          <w:lang w:val="es-419"/>
        </w:rPr>
      </w:pPr>
      <w:r w:rsidRPr="00D072F2">
        <w:rPr>
          <w:lang w:val="es-419"/>
        </w:rPr>
        <w:t>Verificar la existencia de la opción de visualización de empleados en vacaciones</w:t>
      </w:r>
      <w:r w:rsidR="00850344">
        <w:rPr>
          <w:lang w:val="es-419"/>
        </w:rPr>
        <w:t>.</w:t>
      </w:r>
    </w:p>
    <w:p w14:paraId="695DAC1D" w14:textId="77777777" w:rsidR="00850344" w:rsidRPr="00D072F2" w:rsidRDefault="00850344" w:rsidP="00850344">
      <w:pPr>
        <w:ind w:left="1440" w:firstLine="0"/>
        <w:rPr>
          <w:lang w:val="es-419"/>
        </w:rPr>
      </w:pPr>
    </w:p>
    <w:p w14:paraId="58394BEF" w14:textId="49A0C620" w:rsidR="00D072F2" w:rsidRDefault="00D072F2" w:rsidP="00D072F2">
      <w:pPr>
        <w:numPr>
          <w:ilvl w:val="0"/>
          <w:numId w:val="275"/>
        </w:numPr>
        <w:tabs>
          <w:tab w:val="num" w:pos="720"/>
        </w:tabs>
        <w:rPr>
          <w:lang w:val="es-419"/>
        </w:rPr>
      </w:pPr>
      <w:r w:rsidRPr="00D072F2">
        <w:rPr>
          <w:lang w:val="es-419"/>
        </w:rPr>
        <w:t>Verificar la carga correcta del listado de empleados actualmente en vacaciones</w:t>
      </w:r>
      <w:r w:rsidR="00850344">
        <w:rPr>
          <w:lang w:val="es-419"/>
        </w:rPr>
        <w:t>.</w:t>
      </w:r>
    </w:p>
    <w:p w14:paraId="4C8B7597" w14:textId="77777777" w:rsidR="00850344" w:rsidRPr="00D072F2" w:rsidRDefault="00850344" w:rsidP="00850344">
      <w:pPr>
        <w:ind w:firstLine="0"/>
        <w:rPr>
          <w:lang w:val="es-419"/>
        </w:rPr>
      </w:pPr>
    </w:p>
    <w:p w14:paraId="2922EF82" w14:textId="13D5FB0C" w:rsidR="00D072F2" w:rsidRPr="00D072F2" w:rsidRDefault="00D072F2" w:rsidP="00D072F2">
      <w:pPr>
        <w:numPr>
          <w:ilvl w:val="0"/>
          <w:numId w:val="275"/>
        </w:numPr>
        <w:tabs>
          <w:tab w:val="num" w:pos="720"/>
        </w:tabs>
        <w:rPr>
          <w:lang w:val="es-419"/>
        </w:rPr>
      </w:pPr>
      <w:r w:rsidRPr="00D072F2">
        <w:rPr>
          <w:lang w:val="es-419"/>
        </w:rPr>
        <w:t>Verificar la completitud de la información mostrada para cada empleado</w:t>
      </w:r>
      <w:r w:rsidR="00850344">
        <w:rPr>
          <w:lang w:val="es-419"/>
        </w:rPr>
        <w:t>.</w:t>
      </w:r>
    </w:p>
    <w:p w14:paraId="1E963710" w14:textId="77777777" w:rsidR="00796A6B" w:rsidRPr="000C5C84" w:rsidRDefault="00796A6B" w:rsidP="00796A6B">
      <w:pPr>
        <w:rPr>
          <w:lang w:val="es-419"/>
        </w:rPr>
      </w:pPr>
    </w:p>
    <w:p w14:paraId="03CB2287" w14:textId="77777777" w:rsidR="00796A6B" w:rsidRDefault="00796A6B" w:rsidP="00796A6B">
      <w:pPr>
        <w:ind w:left="720" w:firstLine="0"/>
      </w:pPr>
      <w:r w:rsidRPr="008C5944">
        <w:t>Resultados Esperados:</w:t>
      </w:r>
    </w:p>
    <w:p w14:paraId="41B3D6AD" w14:textId="130CBD39" w:rsidR="00850344" w:rsidRDefault="00850344" w:rsidP="00850344">
      <w:pPr>
        <w:numPr>
          <w:ilvl w:val="0"/>
          <w:numId w:val="276"/>
        </w:numPr>
        <w:tabs>
          <w:tab w:val="num" w:pos="720"/>
        </w:tabs>
        <w:rPr>
          <w:lang w:val="es-419"/>
        </w:rPr>
      </w:pPr>
      <w:r w:rsidRPr="00850344">
        <w:rPr>
          <w:lang w:val="es-419"/>
        </w:rPr>
        <w:t>La interfaz de vacaciones incluye una sección específica para visualizar empleados en periodo de vacaciones</w:t>
      </w:r>
      <w:r>
        <w:rPr>
          <w:lang w:val="es-419"/>
        </w:rPr>
        <w:t>.</w:t>
      </w:r>
    </w:p>
    <w:p w14:paraId="7C573BE7" w14:textId="77777777" w:rsidR="00850344" w:rsidRPr="00850344" w:rsidRDefault="00850344" w:rsidP="00850344">
      <w:pPr>
        <w:ind w:left="1440" w:firstLine="0"/>
        <w:rPr>
          <w:lang w:val="es-419"/>
        </w:rPr>
      </w:pPr>
    </w:p>
    <w:p w14:paraId="2B3F85AA" w14:textId="39A1FCB6" w:rsidR="00850344" w:rsidRDefault="00850344" w:rsidP="00850344">
      <w:pPr>
        <w:numPr>
          <w:ilvl w:val="0"/>
          <w:numId w:val="276"/>
        </w:numPr>
        <w:tabs>
          <w:tab w:val="num" w:pos="720"/>
        </w:tabs>
        <w:rPr>
          <w:lang w:val="es-419"/>
        </w:rPr>
      </w:pPr>
      <w:r w:rsidRPr="00850344">
        <w:rPr>
          <w:lang w:val="es-419"/>
        </w:rPr>
        <w:t>El sistema carga completamente el listado de todos los empleados que se encuentran actualmente en vacaciones</w:t>
      </w:r>
      <w:r>
        <w:rPr>
          <w:lang w:val="es-419"/>
        </w:rPr>
        <w:t>.</w:t>
      </w:r>
    </w:p>
    <w:p w14:paraId="48A52729" w14:textId="77777777" w:rsidR="00850344" w:rsidRPr="00850344" w:rsidRDefault="00850344" w:rsidP="00850344">
      <w:pPr>
        <w:ind w:firstLine="0"/>
        <w:rPr>
          <w:lang w:val="es-419"/>
        </w:rPr>
      </w:pPr>
    </w:p>
    <w:p w14:paraId="3EF79AEE" w14:textId="50B04032" w:rsidR="00850344" w:rsidRPr="00850344" w:rsidRDefault="00850344" w:rsidP="00850344">
      <w:pPr>
        <w:numPr>
          <w:ilvl w:val="0"/>
          <w:numId w:val="276"/>
        </w:numPr>
        <w:tabs>
          <w:tab w:val="num" w:pos="720"/>
        </w:tabs>
        <w:rPr>
          <w:lang w:val="es-419"/>
        </w:rPr>
      </w:pPr>
      <w:r w:rsidRPr="00850344">
        <w:rPr>
          <w:lang w:val="es-419"/>
        </w:rPr>
        <w:t>Para cada empleado, se muestra información completa incluyendo fechas, días y tipo de vacaciones</w:t>
      </w:r>
      <w:r>
        <w:rPr>
          <w:lang w:val="es-419"/>
        </w:rPr>
        <w:t>.</w:t>
      </w:r>
    </w:p>
    <w:p w14:paraId="77E97D38" w14:textId="77777777" w:rsidR="00796A6B" w:rsidRPr="000C5C84" w:rsidRDefault="00796A6B" w:rsidP="00796A6B">
      <w:pPr>
        <w:ind w:left="720" w:firstLine="0"/>
        <w:rPr>
          <w:lang w:val="es-419"/>
        </w:rPr>
      </w:pPr>
    </w:p>
    <w:p w14:paraId="5375BDBC" w14:textId="77777777" w:rsidR="00796A6B" w:rsidRDefault="00796A6B" w:rsidP="00796A6B">
      <w:pPr>
        <w:ind w:left="720" w:firstLine="0"/>
      </w:pPr>
      <w:r w:rsidRPr="008C5944">
        <w:t>Resultados obtenidos</w:t>
      </w:r>
      <w:r>
        <w:t>:</w:t>
      </w:r>
    </w:p>
    <w:p w14:paraId="5FD9A5B2" w14:textId="3BCE6093" w:rsidR="00850344" w:rsidRDefault="00850344" w:rsidP="00850344">
      <w:pPr>
        <w:numPr>
          <w:ilvl w:val="0"/>
          <w:numId w:val="277"/>
        </w:numPr>
        <w:tabs>
          <w:tab w:val="num" w:pos="720"/>
        </w:tabs>
        <w:rPr>
          <w:lang w:val="es-419"/>
        </w:rPr>
      </w:pPr>
      <w:r w:rsidRPr="00850344">
        <w:rPr>
          <w:lang w:val="es-419"/>
        </w:rPr>
        <w:t>La sección de visualización de empleados en vacaciones está disponible y accesible</w:t>
      </w:r>
      <w:r>
        <w:rPr>
          <w:lang w:val="es-419"/>
        </w:rPr>
        <w:t>.</w:t>
      </w:r>
    </w:p>
    <w:p w14:paraId="13485945" w14:textId="77777777" w:rsidR="00850344" w:rsidRPr="00850344" w:rsidRDefault="00850344" w:rsidP="00850344">
      <w:pPr>
        <w:ind w:left="1440" w:firstLine="0"/>
        <w:rPr>
          <w:lang w:val="es-419"/>
        </w:rPr>
      </w:pPr>
    </w:p>
    <w:p w14:paraId="38E33303" w14:textId="6E64E56B" w:rsidR="00850344" w:rsidRPr="00850344" w:rsidRDefault="00850344" w:rsidP="00850344">
      <w:pPr>
        <w:numPr>
          <w:ilvl w:val="0"/>
          <w:numId w:val="277"/>
        </w:numPr>
        <w:tabs>
          <w:tab w:val="num" w:pos="720"/>
        </w:tabs>
        <w:rPr>
          <w:lang w:val="es-419"/>
        </w:rPr>
      </w:pPr>
      <w:r w:rsidRPr="00850344">
        <w:rPr>
          <w:lang w:val="es-419"/>
        </w:rPr>
        <w:t>El listado de empleados en vacaciones se carga correctamente con todos los registros actuales</w:t>
      </w:r>
      <w:r>
        <w:rPr>
          <w:lang w:val="es-419"/>
        </w:rPr>
        <w:t>.</w:t>
      </w:r>
    </w:p>
    <w:p w14:paraId="04793497" w14:textId="77777777" w:rsidR="00850344" w:rsidRPr="00850344" w:rsidRDefault="00850344" w:rsidP="00850344">
      <w:pPr>
        <w:ind w:left="1800" w:firstLine="0"/>
        <w:rPr>
          <w:lang w:val="es-419"/>
        </w:rPr>
      </w:pPr>
    </w:p>
    <w:p w14:paraId="6192075A" w14:textId="7F28CFBB" w:rsidR="00850344" w:rsidRDefault="00850344" w:rsidP="00850344">
      <w:pPr>
        <w:numPr>
          <w:ilvl w:val="0"/>
          <w:numId w:val="277"/>
        </w:numPr>
        <w:tabs>
          <w:tab w:val="num" w:pos="720"/>
        </w:tabs>
        <w:rPr>
          <w:lang w:val="es-419"/>
        </w:rPr>
      </w:pPr>
      <w:r w:rsidRPr="00850344">
        <w:rPr>
          <w:lang w:val="es-419"/>
        </w:rPr>
        <w:t>La información mostrada para cada empleado es completa y actualizada</w:t>
      </w:r>
      <w:r>
        <w:rPr>
          <w:lang w:val="es-419"/>
        </w:rPr>
        <w:t>.</w:t>
      </w:r>
    </w:p>
    <w:p w14:paraId="76847F03" w14:textId="77777777" w:rsidR="00850344" w:rsidRPr="00850344" w:rsidRDefault="00850344" w:rsidP="00850344">
      <w:pPr>
        <w:ind w:left="1440" w:firstLine="0"/>
        <w:rPr>
          <w:lang w:val="es-419"/>
        </w:rPr>
      </w:pPr>
    </w:p>
    <w:p w14:paraId="4A22EF23" w14:textId="03842843" w:rsidR="00796A6B" w:rsidRPr="00414459" w:rsidRDefault="00414459" w:rsidP="00414459">
      <w:pPr>
        <w:rPr>
          <w:lang w:val="es-419"/>
        </w:rPr>
      </w:pPr>
      <w:r w:rsidRPr="00414459">
        <w:rPr>
          <w:lang w:val="es-419"/>
        </w:rPr>
        <w:t xml:space="preserve">En la figura 7.24 </w:t>
      </w:r>
      <w:r w:rsidRPr="00414459">
        <w:t>muestra la sección de Vacaciones Asignadas, donde aparecen dos registros. El primero corresponde al empleado “prueba perez gonzales”, con tipo de vacación prueba, duración de 22 días, desde el 02-10-2025 hasta el 22-10-2025. El segundo corresponde a Vicente Ignacio Henríquez Cortés, con tipo de vacación Legales, duración de 20 días, también entre el 02-10-2025 y el 22-10-2025. Ambos registros permiten acciones adicionales mediante el ícono disponible en la columna de acción.</w:t>
      </w:r>
    </w:p>
    <w:p w14:paraId="0AD4B453" w14:textId="36FED5BC" w:rsidR="00267181" w:rsidRPr="008C5944" w:rsidRDefault="00267181" w:rsidP="00267181">
      <w:pPr>
        <w:pStyle w:val="Descripcin"/>
      </w:pPr>
      <w:bookmarkStart w:id="813" w:name="_Toc210409386"/>
      <w:bookmarkStart w:id="814" w:name="_Toc210410166"/>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24</w:t>
      </w:r>
      <w:r>
        <w:rPr>
          <w:noProof/>
        </w:rPr>
        <w:fldChar w:fldCharType="end"/>
      </w:r>
      <w:r>
        <w:t xml:space="preserve"> “Captura de pantalla de prueba 1-2-3 caso de uso N°3.4”</w:t>
      </w:r>
      <w:bookmarkEnd w:id="813"/>
      <w:bookmarkEnd w:id="814"/>
    </w:p>
    <w:p w14:paraId="3092CD24" w14:textId="77777777" w:rsidR="00267181" w:rsidRPr="000C5C84" w:rsidRDefault="00267181" w:rsidP="00796A6B">
      <w:pPr>
        <w:ind w:left="720" w:firstLine="0"/>
        <w:rPr>
          <w:lang w:val="es-419"/>
        </w:rPr>
      </w:pPr>
    </w:p>
    <w:p w14:paraId="5F47C1FC" w14:textId="77777777" w:rsidR="00547FA9" w:rsidRDefault="00444001" w:rsidP="00547FA9">
      <w:pPr>
        <w:pStyle w:val="Sinespaciado"/>
      </w:pPr>
      <w:r w:rsidRPr="00444001">
        <w:rPr>
          <w:noProof/>
        </w:rPr>
        <w:drawing>
          <wp:inline distT="0" distB="0" distL="0" distR="0" wp14:anchorId="7E841AF4" wp14:editId="403A97AE">
            <wp:extent cx="5971540" cy="1311275"/>
            <wp:effectExtent l="0" t="0" r="0" b="3175"/>
            <wp:docPr id="178022902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29024" name="Imagen 1" descr="Interfaz de usuario gráfica, Aplicación&#10;&#10;El contenido generado por IA puede ser incorrecto."/>
                    <pic:cNvPicPr/>
                  </pic:nvPicPr>
                  <pic:blipFill>
                    <a:blip r:embed="rId138"/>
                    <a:stretch>
                      <a:fillRect/>
                    </a:stretch>
                  </pic:blipFill>
                  <pic:spPr>
                    <a:xfrm>
                      <a:off x="0" y="0"/>
                      <a:ext cx="5971540" cy="1311275"/>
                    </a:xfrm>
                    <a:prstGeom prst="rect">
                      <a:avLst/>
                    </a:prstGeom>
                  </pic:spPr>
                </pic:pic>
              </a:graphicData>
            </a:graphic>
          </wp:inline>
        </w:drawing>
      </w:r>
    </w:p>
    <w:p w14:paraId="09E11913" w14:textId="77777777" w:rsidR="00547FA9" w:rsidRDefault="00547FA9" w:rsidP="00796A6B"/>
    <w:p w14:paraId="70F77A53" w14:textId="3D65EA7A" w:rsidR="00796A6B" w:rsidRDefault="00796A6B" w:rsidP="00547FA9">
      <w:r>
        <w:t>Fuente: Captura realizada al sistema web EugCOM</w:t>
      </w:r>
    </w:p>
    <w:p w14:paraId="611CB71D" w14:textId="77777777" w:rsidR="00796A6B" w:rsidRPr="004B79BA" w:rsidRDefault="00796A6B" w:rsidP="00796A6B"/>
    <w:p w14:paraId="25A9C235" w14:textId="77777777" w:rsidR="00796A6B" w:rsidRPr="00CB0FA9" w:rsidRDefault="00796A6B" w:rsidP="00796A6B">
      <w:pPr>
        <w:spacing w:line="278" w:lineRule="auto"/>
        <w:ind w:firstLine="0"/>
        <w:jc w:val="left"/>
        <w:rPr>
          <w:rFonts w:eastAsiaTheme="majorEastAsia" w:cstheme="majorBidi"/>
          <w:szCs w:val="32"/>
        </w:rPr>
      </w:pPr>
      <w:r>
        <w:br w:type="page"/>
      </w:r>
    </w:p>
    <w:p w14:paraId="7C8C2997" w14:textId="77777777" w:rsidR="00796A6B" w:rsidRDefault="00796A6B" w:rsidP="00796A6B">
      <w:pPr>
        <w:pStyle w:val="Ttulo2"/>
      </w:pPr>
      <w:r>
        <w:lastRenderedPageBreak/>
        <w:t>Prueba Unitaria CU N°3.5</w:t>
      </w:r>
    </w:p>
    <w:p w14:paraId="28248ADB" w14:textId="77777777" w:rsidR="00796A6B" w:rsidRPr="004B79BA" w:rsidRDefault="00796A6B" w:rsidP="00796A6B"/>
    <w:p w14:paraId="1CEFB6EC" w14:textId="77777777" w:rsidR="00796A6B" w:rsidRPr="00627D3D" w:rsidRDefault="00796A6B" w:rsidP="00796A6B">
      <w:r w:rsidRPr="00627D3D">
        <w:t xml:space="preserve">En la </w:t>
      </w:r>
      <w:r w:rsidRPr="00627D3D">
        <w:rPr>
          <w:i/>
        </w:rPr>
        <w:t xml:space="preserve">Tabla </w:t>
      </w:r>
      <w:r>
        <w:rPr>
          <w:i/>
        </w:rPr>
        <w:t xml:space="preserve">7.25 </w:t>
      </w:r>
      <w:r w:rsidRPr="00627D3D">
        <w:t>se puede visualizar el Caso de uso N°3.5, por este lado se guardan los registros de las vacaciones de los empleados.</w:t>
      </w:r>
    </w:p>
    <w:p w14:paraId="33493A86" w14:textId="77777777" w:rsidR="00796A6B" w:rsidRPr="00627D3D" w:rsidRDefault="00796A6B" w:rsidP="00796A6B">
      <w:pPr>
        <w:spacing w:line="278" w:lineRule="auto"/>
        <w:ind w:firstLine="0"/>
        <w:jc w:val="left"/>
      </w:pPr>
    </w:p>
    <w:p w14:paraId="1B5708C3" w14:textId="77777777" w:rsidR="00796A6B" w:rsidRPr="00627D3D" w:rsidRDefault="00796A6B" w:rsidP="00796A6B">
      <w:pPr>
        <w:pStyle w:val="Descripcin"/>
      </w:pPr>
      <w:bookmarkStart w:id="815" w:name="_Toc209985108"/>
      <w:bookmarkStart w:id="816" w:name="_Toc210409387"/>
      <w:bookmarkStart w:id="817" w:name="_Toc210410167"/>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25</w:t>
      </w:r>
      <w:r>
        <w:rPr>
          <w:noProof/>
        </w:rPr>
        <w:fldChar w:fldCharType="end"/>
      </w:r>
      <w:r w:rsidRPr="00627D3D">
        <w:t xml:space="preserve"> Caso de uso N°3.5, Guardando cambios de vacaciones</w:t>
      </w:r>
      <w:bookmarkEnd w:id="815"/>
      <w:bookmarkEnd w:id="816"/>
      <w:bookmarkEnd w:id="817"/>
    </w:p>
    <w:p w14:paraId="74F7F1C2" w14:textId="77777777" w:rsidR="00796A6B" w:rsidRPr="00627D3D" w:rsidRDefault="00796A6B" w:rsidP="00796A6B">
      <w:pPr>
        <w:pStyle w:val="Sinespaciado"/>
      </w:pPr>
      <w:r w:rsidRPr="00627D3D">
        <w:rPr>
          <w:noProof/>
        </w:rPr>
        <w:drawing>
          <wp:inline distT="0" distB="0" distL="0" distR="0" wp14:anchorId="407735A3" wp14:editId="385194DE">
            <wp:extent cx="5971540" cy="5247640"/>
            <wp:effectExtent l="0" t="0" r="0" b="0"/>
            <wp:docPr id="1805611429" name="Imagen 56"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10;&#10;El contenido generado por IA puede ser incorrect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71540" cy="5247640"/>
                    </a:xfrm>
                    <a:prstGeom prst="rect">
                      <a:avLst/>
                    </a:prstGeom>
                    <a:noFill/>
                    <a:ln>
                      <a:noFill/>
                    </a:ln>
                  </pic:spPr>
                </pic:pic>
              </a:graphicData>
            </a:graphic>
          </wp:inline>
        </w:drawing>
      </w:r>
    </w:p>
    <w:p w14:paraId="6702A645" w14:textId="77777777" w:rsidR="00796A6B" w:rsidRPr="00627D3D" w:rsidRDefault="00796A6B" w:rsidP="00796A6B">
      <w:pPr>
        <w:spacing w:line="278" w:lineRule="auto"/>
        <w:ind w:firstLine="0"/>
        <w:jc w:val="left"/>
      </w:pPr>
    </w:p>
    <w:p w14:paraId="6BB19C93" w14:textId="77777777" w:rsidR="00796A6B" w:rsidRDefault="00796A6B" w:rsidP="00796A6B">
      <w:r w:rsidRPr="00627D3D">
        <w:t>Fuente: Elaborado por el estudiante de acuerdo con el proyecto</w:t>
      </w:r>
    </w:p>
    <w:p w14:paraId="17D0A8BE" w14:textId="77777777" w:rsidR="00796A6B" w:rsidRPr="00627D3D" w:rsidRDefault="00796A6B" w:rsidP="00796A6B"/>
    <w:p w14:paraId="3AE645E2" w14:textId="77777777" w:rsidR="00796A6B" w:rsidRDefault="00796A6B" w:rsidP="00796A6B">
      <w:r w:rsidRPr="008C5944">
        <w:lastRenderedPageBreak/>
        <w:t>Casos de prueba:</w:t>
      </w:r>
    </w:p>
    <w:p w14:paraId="4BD4489C" w14:textId="77777777" w:rsidR="00547FA9" w:rsidRDefault="00547FA9" w:rsidP="00796A6B"/>
    <w:p w14:paraId="7AB94FE7" w14:textId="32795379" w:rsidR="00850344" w:rsidRDefault="00850344" w:rsidP="00850344">
      <w:pPr>
        <w:numPr>
          <w:ilvl w:val="0"/>
          <w:numId w:val="278"/>
        </w:numPr>
        <w:tabs>
          <w:tab w:val="num" w:pos="720"/>
        </w:tabs>
        <w:rPr>
          <w:lang w:val="es-419"/>
        </w:rPr>
      </w:pPr>
      <w:r w:rsidRPr="00850344">
        <w:rPr>
          <w:lang w:val="es-419"/>
        </w:rPr>
        <w:t>Verificar la existencia del botón de guardado en el formulario de vacaciones</w:t>
      </w:r>
      <w:r>
        <w:rPr>
          <w:lang w:val="es-419"/>
        </w:rPr>
        <w:t>.</w:t>
      </w:r>
    </w:p>
    <w:p w14:paraId="302C12CA" w14:textId="77777777" w:rsidR="00850344" w:rsidRPr="00850344" w:rsidRDefault="00850344" w:rsidP="00850344">
      <w:pPr>
        <w:ind w:left="1440" w:firstLine="0"/>
        <w:rPr>
          <w:lang w:val="es-419"/>
        </w:rPr>
      </w:pPr>
    </w:p>
    <w:p w14:paraId="323B4283" w14:textId="25D9A3D4" w:rsidR="00850344" w:rsidRDefault="00850344" w:rsidP="00850344">
      <w:pPr>
        <w:numPr>
          <w:ilvl w:val="0"/>
          <w:numId w:val="278"/>
        </w:numPr>
        <w:tabs>
          <w:tab w:val="num" w:pos="720"/>
        </w:tabs>
        <w:rPr>
          <w:lang w:val="es-419"/>
        </w:rPr>
      </w:pPr>
      <w:r w:rsidRPr="00850344">
        <w:rPr>
          <w:lang w:val="es-419"/>
        </w:rPr>
        <w:t>Verificar la funcionalidad de guardado de cambios realizados</w:t>
      </w:r>
      <w:r>
        <w:rPr>
          <w:lang w:val="es-419"/>
        </w:rPr>
        <w:t>.</w:t>
      </w:r>
    </w:p>
    <w:p w14:paraId="1A62B781" w14:textId="77777777" w:rsidR="00850344" w:rsidRPr="00850344" w:rsidRDefault="00850344" w:rsidP="00850344">
      <w:pPr>
        <w:ind w:firstLine="0"/>
        <w:rPr>
          <w:lang w:val="es-419"/>
        </w:rPr>
      </w:pPr>
    </w:p>
    <w:p w14:paraId="26735D27" w14:textId="5880D2AA" w:rsidR="00850344" w:rsidRPr="00850344" w:rsidRDefault="00850344" w:rsidP="00850344">
      <w:pPr>
        <w:numPr>
          <w:ilvl w:val="0"/>
          <w:numId w:val="278"/>
        </w:numPr>
        <w:tabs>
          <w:tab w:val="num" w:pos="720"/>
        </w:tabs>
        <w:rPr>
          <w:lang w:val="es-419"/>
        </w:rPr>
      </w:pPr>
      <w:r w:rsidRPr="00850344">
        <w:rPr>
          <w:lang w:val="es-419"/>
        </w:rPr>
        <w:t>Verificar la actualización inmediata de la información en el sistema</w:t>
      </w:r>
      <w:r>
        <w:rPr>
          <w:lang w:val="es-419"/>
        </w:rPr>
        <w:t>.</w:t>
      </w:r>
    </w:p>
    <w:p w14:paraId="2727D8CF" w14:textId="77777777" w:rsidR="00796A6B" w:rsidRPr="000C5C84" w:rsidRDefault="00796A6B" w:rsidP="00796A6B">
      <w:pPr>
        <w:rPr>
          <w:lang w:val="es-419"/>
        </w:rPr>
      </w:pPr>
    </w:p>
    <w:p w14:paraId="3EB531CD" w14:textId="77777777" w:rsidR="00796A6B" w:rsidRDefault="00796A6B" w:rsidP="00796A6B">
      <w:pPr>
        <w:ind w:left="720" w:firstLine="0"/>
      </w:pPr>
      <w:r w:rsidRPr="008C5944">
        <w:t>Resultados Esperados:</w:t>
      </w:r>
    </w:p>
    <w:p w14:paraId="4E5E5CA1" w14:textId="77777777" w:rsidR="00547FA9" w:rsidRDefault="00547FA9" w:rsidP="00796A6B">
      <w:pPr>
        <w:ind w:left="720" w:firstLine="0"/>
      </w:pPr>
    </w:p>
    <w:p w14:paraId="6BB2B787" w14:textId="287A4A99" w:rsidR="00850344" w:rsidRDefault="00850344" w:rsidP="00850344">
      <w:pPr>
        <w:numPr>
          <w:ilvl w:val="0"/>
          <w:numId w:val="279"/>
        </w:numPr>
        <w:tabs>
          <w:tab w:val="num" w:pos="720"/>
        </w:tabs>
        <w:rPr>
          <w:lang w:val="es-419"/>
        </w:rPr>
      </w:pPr>
      <w:r w:rsidRPr="00850344">
        <w:rPr>
          <w:lang w:val="es-419"/>
        </w:rPr>
        <w:t>El botón "Guardar" o "Actualizar" es visible y accesible en el formulario de vacaciones</w:t>
      </w:r>
      <w:r>
        <w:rPr>
          <w:lang w:val="es-419"/>
        </w:rPr>
        <w:t>.</w:t>
      </w:r>
    </w:p>
    <w:p w14:paraId="0B46FD30" w14:textId="77777777" w:rsidR="00850344" w:rsidRPr="00850344" w:rsidRDefault="00850344" w:rsidP="00850344">
      <w:pPr>
        <w:ind w:left="1440" w:firstLine="0"/>
        <w:rPr>
          <w:lang w:val="es-419"/>
        </w:rPr>
      </w:pPr>
    </w:p>
    <w:p w14:paraId="42379906" w14:textId="3D6BDA80" w:rsidR="00850344" w:rsidRDefault="00850344" w:rsidP="00850344">
      <w:pPr>
        <w:numPr>
          <w:ilvl w:val="0"/>
          <w:numId w:val="279"/>
        </w:numPr>
        <w:tabs>
          <w:tab w:val="num" w:pos="720"/>
        </w:tabs>
        <w:rPr>
          <w:lang w:val="es-419"/>
        </w:rPr>
      </w:pPr>
      <w:r w:rsidRPr="00850344">
        <w:rPr>
          <w:lang w:val="es-419"/>
        </w:rPr>
        <w:t>Al hacer clic en "Guardar", el sistema procesa y almacena correctamente todos los cambios realizados</w:t>
      </w:r>
      <w:r>
        <w:rPr>
          <w:lang w:val="es-419"/>
        </w:rPr>
        <w:t>.</w:t>
      </w:r>
    </w:p>
    <w:p w14:paraId="384A793C" w14:textId="77777777" w:rsidR="00850344" w:rsidRPr="00850344" w:rsidRDefault="00850344" w:rsidP="00850344">
      <w:pPr>
        <w:ind w:firstLine="0"/>
        <w:rPr>
          <w:lang w:val="es-419"/>
        </w:rPr>
      </w:pPr>
    </w:p>
    <w:p w14:paraId="69F65E9B" w14:textId="2100C69A" w:rsidR="00850344" w:rsidRPr="00850344" w:rsidRDefault="00850344" w:rsidP="00850344">
      <w:pPr>
        <w:numPr>
          <w:ilvl w:val="0"/>
          <w:numId w:val="279"/>
        </w:numPr>
        <w:tabs>
          <w:tab w:val="num" w:pos="720"/>
        </w:tabs>
        <w:rPr>
          <w:lang w:val="es-419"/>
        </w:rPr>
      </w:pPr>
      <w:r w:rsidRPr="00850344">
        <w:rPr>
          <w:lang w:val="es-419"/>
        </w:rPr>
        <w:t>Los cambios guardados se reflejan inmediatamente en el listado y en la base de datos</w:t>
      </w:r>
      <w:r>
        <w:rPr>
          <w:lang w:val="es-419"/>
        </w:rPr>
        <w:t>.</w:t>
      </w:r>
    </w:p>
    <w:p w14:paraId="4063458C" w14:textId="77777777" w:rsidR="00796A6B" w:rsidRPr="000C5C84" w:rsidRDefault="00796A6B" w:rsidP="00796A6B">
      <w:pPr>
        <w:ind w:left="720" w:firstLine="0"/>
        <w:rPr>
          <w:lang w:val="es-419"/>
        </w:rPr>
      </w:pPr>
    </w:p>
    <w:p w14:paraId="3B6FDCA2" w14:textId="77777777" w:rsidR="00796A6B" w:rsidRDefault="00796A6B" w:rsidP="00796A6B">
      <w:pPr>
        <w:ind w:left="720" w:firstLine="0"/>
      </w:pPr>
      <w:r w:rsidRPr="008C5944">
        <w:t>Resultados obtenidos</w:t>
      </w:r>
      <w:r>
        <w:t>:</w:t>
      </w:r>
    </w:p>
    <w:p w14:paraId="6A5ECA4E" w14:textId="77777777" w:rsidR="00547FA9" w:rsidRDefault="00547FA9" w:rsidP="00796A6B">
      <w:pPr>
        <w:ind w:left="720" w:firstLine="0"/>
      </w:pPr>
    </w:p>
    <w:p w14:paraId="72320FAE" w14:textId="28DF56A2" w:rsidR="00850344" w:rsidRDefault="00850344" w:rsidP="00850344">
      <w:pPr>
        <w:numPr>
          <w:ilvl w:val="0"/>
          <w:numId w:val="280"/>
        </w:numPr>
        <w:tabs>
          <w:tab w:val="num" w:pos="720"/>
        </w:tabs>
        <w:rPr>
          <w:lang w:val="es-419"/>
        </w:rPr>
      </w:pPr>
      <w:r w:rsidRPr="00850344">
        <w:rPr>
          <w:lang w:val="es-419"/>
        </w:rPr>
        <w:t>El botón de guardado está disponible y funciona correctamente en el formulario</w:t>
      </w:r>
      <w:r>
        <w:rPr>
          <w:lang w:val="es-419"/>
        </w:rPr>
        <w:t>.</w:t>
      </w:r>
    </w:p>
    <w:p w14:paraId="1BEC589E" w14:textId="77777777" w:rsidR="00850344" w:rsidRPr="00850344" w:rsidRDefault="00850344" w:rsidP="00850344">
      <w:pPr>
        <w:ind w:left="1440" w:firstLine="0"/>
        <w:rPr>
          <w:lang w:val="es-419"/>
        </w:rPr>
      </w:pPr>
    </w:p>
    <w:p w14:paraId="0590739C" w14:textId="55105D5E" w:rsidR="00850344" w:rsidRDefault="00850344" w:rsidP="00850344">
      <w:pPr>
        <w:numPr>
          <w:ilvl w:val="0"/>
          <w:numId w:val="280"/>
        </w:numPr>
        <w:tabs>
          <w:tab w:val="num" w:pos="720"/>
        </w:tabs>
        <w:rPr>
          <w:lang w:val="es-419"/>
        </w:rPr>
      </w:pPr>
      <w:r w:rsidRPr="00850344">
        <w:rPr>
          <w:lang w:val="es-419"/>
        </w:rPr>
        <w:lastRenderedPageBreak/>
        <w:t>Los cambios realizados en las vacaciones se guardan exitosamente en el sistema</w:t>
      </w:r>
      <w:r>
        <w:rPr>
          <w:lang w:val="es-419"/>
        </w:rPr>
        <w:t>.</w:t>
      </w:r>
    </w:p>
    <w:p w14:paraId="38E88630" w14:textId="77777777" w:rsidR="00850344" w:rsidRPr="00850344" w:rsidRDefault="00850344" w:rsidP="00850344">
      <w:pPr>
        <w:ind w:firstLine="0"/>
        <w:rPr>
          <w:lang w:val="es-419"/>
        </w:rPr>
      </w:pPr>
    </w:p>
    <w:p w14:paraId="11AFE2A5" w14:textId="40245795" w:rsidR="00850344" w:rsidRPr="00850344" w:rsidRDefault="00850344" w:rsidP="00850344">
      <w:pPr>
        <w:numPr>
          <w:ilvl w:val="0"/>
          <w:numId w:val="280"/>
        </w:numPr>
        <w:tabs>
          <w:tab w:val="num" w:pos="720"/>
        </w:tabs>
        <w:rPr>
          <w:lang w:val="es-419"/>
        </w:rPr>
      </w:pPr>
      <w:r w:rsidRPr="00850344">
        <w:rPr>
          <w:lang w:val="es-419"/>
        </w:rPr>
        <w:t>La información actualizada se muestra correctamente en la interfaz tras el guardado</w:t>
      </w:r>
      <w:r>
        <w:rPr>
          <w:lang w:val="es-419"/>
        </w:rPr>
        <w:t>.</w:t>
      </w:r>
    </w:p>
    <w:p w14:paraId="61F40F2F" w14:textId="77777777" w:rsidR="00796A6B" w:rsidRDefault="00796A6B" w:rsidP="00796A6B">
      <w:pPr>
        <w:ind w:left="720" w:firstLine="0"/>
        <w:rPr>
          <w:lang w:val="es-419"/>
        </w:rPr>
      </w:pPr>
    </w:p>
    <w:p w14:paraId="403DF64A" w14:textId="4F00DF6B" w:rsidR="00414459" w:rsidRPr="00414459" w:rsidRDefault="00414459" w:rsidP="00414459">
      <w:pPr>
        <w:rPr>
          <w:lang w:val="es-419"/>
        </w:rPr>
      </w:pPr>
      <w:r w:rsidRPr="00414459">
        <w:rPr>
          <w:lang w:val="es-419"/>
        </w:rPr>
        <w:t xml:space="preserve">En la figura 7.25 </w:t>
      </w:r>
      <w:r w:rsidRPr="00414459">
        <w:t>magen muestra el proceso de edición de vacaciones en el sistema. Inicialmente, al empleado Vicente Ignacio Henríquez Cortés se le habían asignado 23 días de vacaciones legales entre el 02-10-2025 y el 25-10-2025. En la ventana lateral de edición se modifican los datos a 20 días, ajustando la fecha de término al 22-10-2025. Tras guardar los cambios, la tabla de Vacaciones Asignadas se actualiza, reflejando la nueva duración y las fechas corregidas.</w:t>
      </w:r>
    </w:p>
    <w:p w14:paraId="1D902EBA" w14:textId="5D3DA80A" w:rsidR="00267181" w:rsidRPr="008C5944" w:rsidRDefault="00267181" w:rsidP="00267181">
      <w:pPr>
        <w:pStyle w:val="Descripcin"/>
      </w:pPr>
      <w:bookmarkStart w:id="818" w:name="_Toc210409388"/>
      <w:bookmarkStart w:id="819" w:name="_Toc210410168"/>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25</w:t>
      </w:r>
      <w:r>
        <w:rPr>
          <w:noProof/>
        </w:rPr>
        <w:fldChar w:fldCharType="end"/>
      </w:r>
      <w:r>
        <w:t xml:space="preserve"> “Captura de pantalla de prueba 1-2-3 caso de uso N°3.5”</w:t>
      </w:r>
      <w:bookmarkEnd w:id="818"/>
      <w:bookmarkEnd w:id="819"/>
    </w:p>
    <w:p w14:paraId="283BEA17" w14:textId="77777777" w:rsidR="00267181" w:rsidRPr="000C5C84" w:rsidRDefault="00267181" w:rsidP="00796A6B">
      <w:pPr>
        <w:ind w:left="720" w:firstLine="0"/>
        <w:rPr>
          <w:lang w:val="es-419"/>
        </w:rPr>
      </w:pPr>
    </w:p>
    <w:p w14:paraId="6B3E66B1" w14:textId="77777777" w:rsidR="00547FA9" w:rsidRDefault="00444001" w:rsidP="001914B2">
      <w:pPr>
        <w:pStyle w:val="Sinespaciado"/>
      </w:pPr>
      <w:r w:rsidRPr="00367E41">
        <w:rPr>
          <w:noProof/>
        </w:rPr>
        <w:drawing>
          <wp:inline distT="0" distB="0" distL="0" distR="0" wp14:anchorId="23CD443C" wp14:editId="574F9491">
            <wp:extent cx="5971540" cy="2933700"/>
            <wp:effectExtent l="0" t="0" r="0" b="0"/>
            <wp:docPr id="1825117797"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35442" name="Imagen 1" descr="Una captura de pantalla de una red social&#10;&#10;El contenido generado por IA puede ser incorrecto."/>
                    <pic:cNvPicPr/>
                  </pic:nvPicPr>
                  <pic:blipFill>
                    <a:blip r:embed="rId135"/>
                    <a:stretch>
                      <a:fillRect/>
                    </a:stretch>
                  </pic:blipFill>
                  <pic:spPr>
                    <a:xfrm>
                      <a:off x="0" y="0"/>
                      <a:ext cx="5971540" cy="2933700"/>
                    </a:xfrm>
                    <a:prstGeom prst="rect">
                      <a:avLst/>
                    </a:prstGeom>
                  </pic:spPr>
                </pic:pic>
              </a:graphicData>
            </a:graphic>
          </wp:inline>
        </w:drawing>
      </w:r>
    </w:p>
    <w:p w14:paraId="0739FBB8" w14:textId="77777777" w:rsidR="001914B2" w:rsidRDefault="001914B2" w:rsidP="001914B2">
      <w:pPr>
        <w:pStyle w:val="Sinespaciado"/>
      </w:pPr>
    </w:p>
    <w:p w14:paraId="3192140A" w14:textId="27BF26C0" w:rsidR="00796A6B" w:rsidRPr="004B79BA" w:rsidRDefault="00796A6B" w:rsidP="00547FA9">
      <w:r>
        <w:t xml:space="preserve">Fuente: Captura realizada al sistema web EugCOM </w:t>
      </w:r>
      <w:r>
        <w:br w:type="page"/>
      </w:r>
    </w:p>
    <w:p w14:paraId="4C178665" w14:textId="77777777" w:rsidR="00796A6B" w:rsidRDefault="00796A6B" w:rsidP="00796A6B">
      <w:pPr>
        <w:pStyle w:val="Ttulo2"/>
      </w:pPr>
      <w:r>
        <w:lastRenderedPageBreak/>
        <w:t>Prueba Unitaria CU N°3.6</w:t>
      </w:r>
    </w:p>
    <w:p w14:paraId="3D8BA476" w14:textId="77777777" w:rsidR="00796A6B" w:rsidRDefault="00796A6B" w:rsidP="00796A6B">
      <w:pPr>
        <w:spacing w:line="278" w:lineRule="auto"/>
        <w:ind w:firstLine="0"/>
        <w:jc w:val="left"/>
      </w:pPr>
    </w:p>
    <w:p w14:paraId="31311F8E" w14:textId="77777777" w:rsidR="00796A6B" w:rsidRPr="00627D3D" w:rsidRDefault="00796A6B" w:rsidP="00796A6B">
      <w:r w:rsidRPr="00627D3D">
        <w:t xml:space="preserve">En la </w:t>
      </w:r>
      <w:r w:rsidRPr="00627D3D">
        <w:rPr>
          <w:i/>
        </w:rPr>
        <w:t xml:space="preserve">Tabla </w:t>
      </w:r>
      <w:r>
        <w:rPr>
          <w:i/>
        </w:rPr>
        <w:t>7.26 se</w:t>
      </w:r>
      <w:r w:rsidRPr="00627D3D">
        <w:t xml:space="preserve"> puede visualizar el Caso de uso N°3.6. Este caso de uso es para imprimir un listado completo con todos los empleados de vacaciones.</w:t>
      </w:r>
    </w:p>
    <w:p w14:paraId="44945883" w14:textId="77777777" w:rsidR="00796A6B" w:rsidRPr="00627D3D" w:rsidRDefault="00796A6B" w:rsidP="00796A6B">
      <w:pPr>
        <w:spacing w:line="278" w:lineRule="auto"/>
        <w:ind w:firstLine="0"/>
        <w:jc w:val="left"/>
      </w:pPr>
    </w:p>
    <w:p w14:paraId="0A146FD6" w14:textId="77777777" w:rsidR="00796A6B" w:rsidRPr="00627D3D" w:rsidRDefault="00796A6B" w:rsidP="00796A6B">
      <w:pPr>
        <w:pStyle w:val="Descripcin"/>
      </w:pPr>
      <w:bookmarkStart w:id="820" w:name="_Toc209985109"/>
      <w:bookmarkStart w:id="821" w:name="_Toc210409389"/>
      <w:bookmarkStart w:id="822" w:name="_Toc210410169"/>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26</w:t>
      </w:r>
      <w:r>
        <w:rPr>
          <w:noProof/>
        </w:rPr>
        <w:fldChar w:fldCharType="end"/>
      </w:r>
      <w:r>
        <w:t xml:space="preserve"> </w:t>
      </w:r>
      <w:r w:rsidRPr="00627D3D">
        <w:t xml:space="preserve"> Caso de uso N°3.6, Imprimiendo vacaciones de empleado</w:t>
      </w:r>
      <w:bookmarkEnd w:id="820"/>
      <w:bookmarkEnd w:id="821"/>
      <w:bookmarkEnd w:id="822"/>
    </w:p>
    <w:p w14:paraId="4D131AD7" w14:textId="77777777" w:rsidR="00796A6B" w:rsidRPr="00627D3D" w:rsidRDefault="00796A6B" w:rsidP="00796A6B">
      <w:pPr>
        <w:pStyle w:val="Sinespaciado"/>
      </w:pPr>
      <w:r w:rsidRPr="00627D3D">
        <w:rPr>
          <w:noProof/>
        </w:rPr>
        <w:drawing>
          <wp:inline distT="0" distB="0" distL="0" distR="0" wp14:anchorId="2CC8DCA5" wp14:editId="30C5712C">
            <wp:extent cx="5971540" cy="4237990"/>
            <wp:effectExtent l="0" t="0" r="0" b="0"/>
            <wp:docPr id="1267507059" name="Imagen 5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71540" cy="4237990"/>
                    </a:xfrm>
                    <a:prstGeom prst="rect">
                      <a:avLst/>
                    </a:prstGeom>
                    <a:noFill/>
                    <a:ln>
                      <a:noFill/>
                    </a:ln>
                  </pic:spPr>
                </pic:pic>
              </a:graphicData>
            </a:graphic>
          </wp:inline>
        </w:drawing>
      </w:r>
    </w:p>
    <w:p w14:paraId="70F9897D" w14:textId="77777777" w:rsidR="00796A6B" w:rsidRPr="00627D3D" w:rsidRDefault="00796A6B" w:rsidP="00796A6B">
      <w:pPr>
        <w:spacing w:line="278" w:lineRule="auto"/>
        <w:ind w:firstLine="0"/>
        <w:jc w:val="left"/>
      </w:pPr>
    </w:p>
    <w:p w14:paraId="301C6304" w14:textId="77777777" w:rsidR="00796A6B" w:rsidRDefault="00796A6B" w:rsidP="00796A6B">
      <w:r w:rsidRPr="00627D3D">
        <w:t>Fuente: Elaborado por el estudiante de acuerdo con el proyecto</w:t>
      </w:r>
    </w:p>
    <w:p w14:paraId="4C0F6BCA" w14:textId="77777777" w:rsidR="00796A6B" w:rsidRDefault="00796A6B" w:rsidP="00796A6B">
      <w:pPr>
        <w:spacing w:line="278" w:lineRule="auto"/>
        <w:ind w:firstLine="0"/>
        <w:jc w:val="left"/>
      </w:pPr>
    </w:p>
    <w:p w14:paraId="06A70E56" w14:textId="77777777" w:rsidR="00796A6B" w:rsidRDefault="00796A6B" w:rsidP="00796A6B">
      <w:pPr>
        <w:spacing w:line="278" w:lineRule="auto"/>
        <w:ind w:firstLine="0"/>
        <w:jc w:val="left"/>
      </w:pPr>
    </w:p>
    <w:p w14:paraId="51DDA693" w14:textId="77777777" w:rsidR="00796A6B" w:rsidRDefault="00796A6B" w:rsidP="00796A6B">
      <w:pPr>
        <w:spacing w:line="278" w:lineRule="auto"/>
        <w:ind w:firstLine="0"/>
        <w:jc w:val="left"/>
      </w:pPr>
    </w:p>
    <w:p w14:paraId="3F4C2B1F" w14:textId="77777777" w:rsidR="00796A6B" w:rsidRPr="00627D3D" w:rsidRDefault="00796A6B" w:rsidP="00796A6B">
      <w:pPr>
        <w:spacing w:line="278" w:lineRule="auto"/>
        <w:ind w:firstLine="0"/>
        <w:jc w:val="left"/>
      </w:pPr>
    </w:p>
    <w:p w14:paraId="681F164E" w14:textId="77777777" w:rsidR="00796A6B" w:rsidRDefault="00796A6B" w:rsidP="00796A6B">
      <w:r w:rsidRPr="008C5944">
        <w:lastRenderedPageBreak/>
        <w:t>Casos de prueba:</w:t>
      </w:r>
    </w:p>
    <w:p w14:paraId="0CC97BF4" w14:textId="66383526" w:rsidR="00850344" w:rsidRDefault="00850344" w:rsidP="00850344">
      <w:pPr>
        <w:numPr>
          <w:ilvl w:val="0"/>
          <w:numId w:val="281"/>
        </w:numPr>
        <w:tabs>
          <w:tab w:val="num" w:pos="720"/>
        </w:tabs>
        <w:rPr>
          <w:lang w:val="es-419"/>
        </w:rPr>
      </w:pPr>
      <w:r w:rsidRPr="00850344">
        <w:rPr>
          <w:lang w:val="es-419"/>
        </w:rPr>
        <w:t>Verificar la existencia de la opción de impresión para vacaciones</w:t>
      </w:r>
      <w:r>
        <w:rPr>
          <w:lang w:val="es-419"/>
        </w:rPr>
        <w:t>.</w:t>
      </w:r>
    </w:p>
    <w:p w14:paraId="7E8FDE8F" w14:textId="77777777" w:rsidR="00850344" w:rsidRPr="00850344" w:rsidRDefault="00850344" w:rsidP="00850344">
      <w:pPr>
        <w:ind w:left="1440" w:firstLine="0"/>
        <w:rPr>
          <w:lang w:val="es-419"/>
        </w:rPr>
      </w:pPr>
    </w:p>
    <w:p w14:paraId="28A4EFD2" w14:textId="7059FFC5" w:rsidR="00850344" w:rsidRDefault="00850344" w:rsidP="00850344">
      <w:pPr>
        <w:numPr>
          <w:ilvl w:val="0"/>
          <w:numId w:val="281"/>
        </w:numPr>
        <w:tabs>
          <w:tab w:val="num" w:pos="720"/>
        </w:tabs>
        <w:rPr>
          <w:lang w:val="es-419"/>
        </w:rPr>
      </w:pPr>
      <w:r w:rsidRPr="00850344">
        <w:rPr>
          <w:lang w:val="es-419"/>
        </w:rPr>
        <w:t>Verificar la generación correcta del documento PDF de vacaciones</w:t>
      </w:r>
      <w:r>
        <w:rPr>
          <w:lang w:val="es-419"/>
        </w:rPr>
        <w:t>.</w:t>
      </w:r>
    </w:p>
    <w:p w14:paraId="2EBA882E" w14:textId="77777777" w:rsidR="00850344" w:rsidRPr="00850344" w:rsidRDefault="00850344" w:rsidP="00850344">
      <w:pPr>
        <w:ind w:firstLine="0"/>
        <w:rPr>
          <w:lang w:val="es-419"/>
        </w:rPr>
      </w:pPr>
    </w:p>
    <w:p w14:paraId="5A911D42" w14:textId="3F085944" w:rsidR="00850344" w:rsidRDefault="00850344" w:rsidP="00850344">
      <w:pPr>
        <w:numPr>
          <w:ilvl w:val="0"/>
          <w:numId w:val="281"/>
        </w:numPr>
        <w:tabs>
          <w:tab w:val="num" w:pos="720"/>
        </w:tabs>
        <w:rPr>
          <w:lang w:val="es-419"/>
        </w:rPr>
      </w:pPr>
      <w:r w:rsidRPr="00850344">
        <w:rPr>
          <w:lang w:val="es-419"/>
        </w:rPr>
        <w:t>Verificar la completitud de la información en el PDF generado</w:t>
      </w:r>
      <w:r>
        <w:rPr>
          <w:lang w:val="es-419"/>
        </w:rPr>
        <w:t>.</w:t>
      </w:r>
    </w:p>
    <w:p w14:paraId="35C0D98D" w14:textId="77777777" w:rsidR="00796A6B" w:rsidRPr="000C5C84" w:rsidRDefault="00796A6B" w:rsidP="00796A6B">
      <w:pPr>
        <w:rPr>
          <w:lang w:val="es-419"/>
        </w:rPr>
      </w:pPr>
    </w:p>
    <w:p w14:paraId="4266BCCE" w14:textId="77777777" w:rsidR="00796A6B" w:rsidRDefault="00796A6B" w:rsidP="00796A6B">
      <w:pPr>
        <w:ind w:left="720" w:firstLine="0"/>
      </w:pPr>
      <w:r w:rsidRPr="008C5944">
        <w:t>Resultados Esperados:</w:t>
      </w:r>
    </w:p>
    <w:p w14:paraId="6F6DD1F2" w14:textId="77777777" w:rsidR="00547FA9" w:rsidRDefault="00547FA9" w:rsidP="00796A6B">
      <w:pPr>
        <w:ind w:left="720" w:firstLine="0"/>
      </w:pPr>
    </w:p>
    <w:p w14:paraId="52EFBAC8" w14:textId="5493E244" w:rsidR="00850344" w:rsidRDefault="00850344" w:rsidP="00850344">
      <w:pPr>
        <w:numPr>
          <w:ilvl w:val="0"/>
          <w:numId w:val="282"/>
        </w:numPr>
        <w:tabs>
          <w:tab w:val="num" w:pos="720"/>
        </w:tabs>
        <w:rPr>
          <w:lang w:val="es-419"/>
        </w:rPr>
      </w:pPr>
      <w:r w:rsidRPr="00850344">
        <w:rPr>
          <w:lang w:val="es-419"/>
        </w:rPr>
        <w:t>El botón o enlace "Imprimir" es visible junto a cada registro de vacaciones para generar reporte</w:t>
      </w:r>
      <w:r>
        <w:rPr>
          <w:lang w:val="es-419"/>
        </w:rPr>
        <w:t>.</w:t>
      </w:r>
    </w:p>
    <w:p w14:paraId="1628A9AC" w14:textId="77777777" w:rsidR="00850344" w:rsidRPr="00850344" w:rsidRDefault="00850344" w:rsidP="00850344">
      <w:pPr>
        <w:rPr>
          <w:lang w:val="es-419"/>
        </w:rPr>
      </w:pPr>
    </w:p>
    <w:p w14:paraId="51DD7BA6" w14:textId="3101FA03" w:rsidR="00850344" w:rsidRDefault="00850344" w:rsidP="00850344">
      <w:pPr>
        <w:numPr>
          <w:ilvl w:val="0"/>
          <w:numId w:val="282"/>
        </w:numPr>
        <w:tabs>
          <w:tab w:val="num" w:pos="720"/>
        </w:tabs>
        <w:rPr>
          <w:lang w:val="es-419"/>
        </w:rPr>
      </w:pPr>
      <w:r w:rsidRPr="00850344">
        <w:rPr>
          <w:lang w:val="es-419"/>
        </w:rPr>
        <w:t>Al hacer clic en "Imprimir", el sistema genera correctamente un documento PDF con la información de vacaciones</w:t>
      </w:r>
      <w:r>
        <w:rPr>
          <w:lang w:val="es-419"/>
        </w:rPr>
        <w:t>.</w:t>
      </w:r>
    </w:p>
    <w:p w14:paraId="5ABD8C8D" w14:textId="77777777" w:rsidR="00850344" w:rsidRPr="00850344" w:rsidRDefault="00850344" w:rsidP="00850344">
      <w:pPr>
        <w:ind w:firstLine="0"/>
        <w:rPr>
          <w:lang w:val="es-419"/>
        </w:rPr>
      </w:pPr>
    </w:p>
    <w:p w14:paraId="38DD65D9" w14:textId="262003BE" w:rsidR="00850344" w:rsidRDefault="00850344" w:rsidP="00850344">
      <w:pPr>
        <w:numPr>
          <w:ilvl w:val="0"/>
          <w:numId w:val="282"/>
        </w:numPr>
        <w:tabs>
          <w:tab w:val="num" w:pos="720"/>
        </w:tabs>
        <w:rPr>
          <w:lang w:val="es-419"/>
        </w:rPr>
      </w:pPr>
      <w:r w:rsidRPr="00850344">
        <w:rPr>
          <w:lang w:val="es-419"/>
        </w:rPr>
        <w:t>El PDF generado contiene toda la información completa de las vacaciones del empleado</w:t>
      </w:r>
      <w:r>
        <w:rPr>
          <w:lang w:val="es-419"/>
        </w:rPr>
        <w:t>.</w:t>
      </w:r>
    </w:p>
    <w:p w14:paraId="168265EE" w14:textId="77777777" w:rsidR="00796A6B" w:rsidRPr="000C5C84" w:rsidRDefault="00796A6B" w:rsidP="00796A6B">
      <w:pPr>
        <w:ind w:left="720" w:firstLine="0"/>
        <w:rPr>
          <w:lang w:val="es-419"/>
        </w:rPr>
      </w:pPr>
    </w:p>
    <w:p w14:paraId="238D28DD" w14:textId="77777777" w:rsidR="00796A6B" w:rsidRDefault="00796A6B" w:rsidP="00796A6B">
      <w:pPr>
        <w:ind w:left="720" w:firstLine="0"/>
      </w:pPr>
      <w:r w:rsidRPr="008C5944">
        <w:t>Resultados obtenidos</w:t>
      </w:r>
      <w:r>
        <w:t>:</w:t>
      </w:r>
    </w:p>
    <w:p w14:paraId="510DC088" w14:textId="77777777" w:rsidR="00547FA9" w:rsidRDefault="00547FA9" w:rsidP="00796A6B">
      <w:pPr>
        <w:ind w:left="720" w:firstLine="0"/>
      </w:pPr>
    </w:p>
    <w:p w14:paraId="15F6B277" w14:textId="716D07EC" w:rsidR="00850344" w:rsidRDefault="00850344" w:rsidP="00850344">
      <w:pPr>
        <w:numPr>
          <w:ilvl w:val="0"/>
          <w:numId w:val="283"/>
        </w:numPr>
        <w:tabs>
          <w:tab w:val="num" w:pos="720"/>
        </w:tabs>
        <w:rPr>
          <w:lang w:val="es-419"/>
        </w:rPr>
      </w:pPr>
      <w:r w:rsidRPr="00850344">
        <w:rPr>
          <w:lang w:val="es-419"/>
        </w:rPr>
        <w:t>La opción de impresión está disponible para cada registro de vacaciones</w:t>
      </w:r>
      <w:r>
        <w:rPr>
          <w:lang w:val="es-419"/>
        </w:rPr>
        <w:t>.</w:t>
      </w:r>
    </w:p>
    <w:p w14:paraId="6FB20CCB" w14:textId="77777777" w:rsidR="00850344" w:rsidRPr="00850344" w:rsidRDefault="00850344" w:rsidP="00850344">
      <w:pPr>
        <w:ind w:firstLine="0"/>
        <w:rPr>
          <w:lang w:val="es-419"/>
        </w:rPr>
      </w:pPr>
    </w:p>
    <w:p w14:paraId="34292E23" w14:textId="1CA1BDC3" w:rsidR="00850344" w:rsidRDefault="00850344" w:rsidP="00850344">
      <w:pPr>
        <w:numPr>
          <w:ilvl w:val="0"/>
          <w:numId w:val="283"/>
        </w:numPr>
        <w:tabs>
          <w:tab w:val="num" w:pos="720"/>
        </w:tabs>
        <w:rPr>
          <w:lang w:val="es-419"/>
        </w:rPr>
      </w:pPr>
      <w:r w:rsidRPr="00850344">
        <w:rPr>
          <w:lang w:val="es-419"/>
        </w:rPr>
        <w:lastRenderedPageBreak/>
        <w:t>El sistema genera exitosamente el documento PDF con la información de vacaciones</w:t>
      </w:r>
      <w:r>
        <w:rPr>
          <w:lang w:val="es-419"/>
        </w:rPr>
        <w:t>.</w:t>
      </w:r>
    </w:p>
    <w:p w14:paraId="19609069" w14:textId="77777777" w:rsidR="00850344" w:rsidRPr="00850344" w:rsidRDefault="00850344" w:rsidP="00850344">
      <w:pPr>
        <w:ind w:firstLine="0"/>
        <w:rPr>
          <w:lang w:val="es-419"/>
        </w:rPr>
      </w:pPr>
    </w:p>
    <w:p w14:paraId="2ADBC351" w14:textId="5595371A" w:rsidR="00850344" w:rsidRDefault="00850344" w:rsidP="00850344">
      <w:pPr>
        <w:numPr>
          <w:ilvl w:val="0"/>
          <w:numId w:val="283"/>
        </w:numPr>
        <w:tabs>
          <w:tab w:val="num" w:pos="720"/>
        </w:tabs>
        <w:rPr>
          <w:lang w:val="es-419"/>
        </w:rPr>
      </w:pPr>
      <w:r w:rsidRPr="00850344">
        <w:rPr>
          <w:lang w:val="es-419"/>
        </w:rPr>
        <w:t>El PDF contiene todos los datos relevantes de las vacaciones de manera completa y organizada</w:t>
      </w:r>
      <w:r>
        <w:rPr>
          <w:lang w:val="es-419"/>
        </w:rPr>
        <w:t>.</w:t>
      </w:r>
    </w:p>
    <w:p w14:paraId="54B42CE0" w14:textId="77777777" w:rsidR="00850344" w:rsidRPr="00850344" w:rsidRDefault="00850344" w:rsidP="00850344">
      <w:pPr>
        <w:ind w:firstLine="0"/>
        <w:rPr>
          <w:lang w:val="es-419"/>
        </w:rPr>
      </w:pPr>
    </w:p>
    <w:p w14:paraId="32E6062E" w14:textId="68BC27F1" w:rsidR="00796A6B" w:rsidRPr="00414459" w:rsidRDefault="00414459" w:rsidP="00414459">
      <w:pPr>
        <w:rPr>
          <w:lang w:val="es-419"/>
        </w:rPr>
      </w:pPr>
      <w:r w:rsidRPr="00414459">
        <w:rPr>
          <w:lang w:val="es-419"/>
        </w:rPr>
        <w:t xml:space="preserve">En la figura 7.26 </w:t>
      </w:r>
      <w:r w:rsidRPr="00414459">
        <w:t>muestra el módulo de Asignar Nuevas Vacaciones, donde en la sección de Vacaciones Asignadas aparecen seleccionados dos empleados: prueba perez gonzales con 22 días de vacaciones tipo “prueba”, y Vicente Ignacio Henríquez Cortés con 20 días de vacaciones legales, ambos con inicio el 02-10-2025 y término el 22-10-2025. Al marcar ambos registros y usar la opción Imprimir Fichas (2), el sistema genera un archivo en formato PDF llamado “Fichas-Vacaciones.pdf”, cuya descarga finalizada se muestra en la parte superior derecha.</w:t>
      </w:r>
    </w:p>
    <w:p w14:paraId="597DB7DA" w14:textId="5651D1EE" w:rsidR="00267181" w:rsidRPr="008C5944" w:rsidRDefault="00267181" w:rsidP="00267181">
      <w:pPr>
        <w:pStyle w:val="Descripcin"/>
      </w:pPr>
      <w:bookmarkStart w:id="823" w:name="_Toc210409390"/>
      <w:bookmarkStart w:id="824" w:name="_Toc210410170"/>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26</w:t>
      </w:r>
      <w:r>
        <w:rPr>
          <w:noProof/>
        </w:rPr>
        <w:fldChar w:fldCharType="end"/>
      </w:r>
      <w:r>
        <w:t xml:space="preserve"> “Captura de pantalla de prueba 1-2-3 caso de uso N°3.6”</w:t>
      </w:r>
      <w:bookmarkEnd w:id="823"/>
      <w:bookmarkEnd w:id="824"/>
    </w:p>
    <w:p w14:paraId="10319715" w14:textId="77777777" w:rsidR="00267181" w:rsidRPr="000C5C84" w:rsidRDefault="00267181" w:rsidP="00796A6B">
      <w:pPr>
        <w:ind w:left="720" w:firstLine="0"/>
        <w:rPr>
          <w:lang w:val="es-419"/>
        </w:rPr>
      </w:pPr>
    </w:p>
    <w:p w14:paraId="479E6B5F" w14:textId="77777777" w:rsidR="00547FA9" w:rsidRDefault="00444001" w:rsidP="001914B2">
      <w:pPr>
        <w:pStyle w:val="Sinespaciado"/>
      </w:pPr>
      <w:r w:rsidRPr="00444001">
        <w:rPr>
          <w:noProof/>
        </w:rPr>
        <w:drawing>
          <wp:inline distT="0" distB="0" distL="0" distR="0" wp14:anchorId="5E00C044" wp14:editId="14ABDD66">
            <wp:extent cx="5971540" cy="2844165"/>
            <wp:effectExtent l="0" t="0" r="0" b="0"/>
            <wp:docPr id="192023480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34801" name="Imagen 1" descr="Interfaz de usuario gráfica, Aplicación&#10;&#10;El contenido generado por IA puede ser incorrecto."/>
                    <pic:cNvPicPr/>
                  </pic:nvPicPr>
                  <pic:blipFill>
                    <a:blip r:embed="rId139"/>
                    <a:stretch>
                      <a:fillRect/>
                    </a:stretch>
                  </pic:blipFill>
                  <pic:spPr>
                    <a:xfrm>
                      <a:off x="0" y="0"/>
                      <a:ext cx="5971540" cy="2844165"/>
                    </a:xfrm>
                    <a:prstGeom prst="rect">
                      <a:avLst/>
                    </a:prstGeom>
                  </pic:spPr>
                </pic:pic>
              </a:graphicData>
            </a:graphic>
          </wp:inline>
        </w:drawing>
      </w:r>
    </w:p>
    <w:p w14:paraId="78001480" w14:textId="77777777" w:rsidR="001914B2" w:rsidRDefault="001914B2" w:rsidP="001914B2">
      <w:pPr>
        <w:pStyle w:val="Sinespaciado"/>
      </w:pPr>
    </w:p>
    <w:p w14:paraId="20C48355" w14:textId="631C16AA" w:rsidR="00796A6B" w:rsidRDefault="00796A6B" w:rsidP="00547FA9">
      <w:r>
        <w:t>Fuente: Captura realizada al sistema web EugCOM</w:t>
      </w:r>
    </w:p>
    <w:p w14:paraId="2DEF05DC" w14:textId="77777777" w:rsidR="00796A6B" w:rsidRPr="00CB0FA9" w:rsidRDefault="00796A6B" w:rsidP="00796A6B">
      <w:pPr>
        <w:spacing w:line="278" w:lineRule="auto"/>
        <w:ind w:firstLine="0"/>
        <w:jc w:val="left"/>
      </w:pPr>
      <w:r>
        <w:br w:type="page"/>
      </w:r>
    </w:p>
    <w:p w14:paraId="45C08251" w14:textId="77777777" w:rsidR="00796A6B" w:rsidRDefault="00796A6B" w:rsidP="00796A6B">
      <w:pPr>
        <w:pStyle w:val="Ttulo2"/>
      </w:pPr>
      <w:r>
        <w:lastRenderedPageBreak/>
        <w:t>Prueba Unitaria CU N°3.7</w:t>
      </w:r>
    </w:p>
    <w:p w14:paraId="05543C84" w14:textId="77777777" w:rsidR="00796A6B" w:rsidRDefault="00796A6B" w:rsidP="00796A6B">
      <w:pPr>
        <w:spacing w:line="278" w:lineRule="auto"/>
        <w:ind w:firstLine="0"/>
        <w:jc w:val="left"/>
      </w:pPr>
    </w:p>
    <w:p w14:paraId="0BA23453" w14:textId="77777777" w:rsidR="00796A6B" w:rsidRPr="00627D3D" w:rsidRDefault="00796A6B" w:rsidP="00796A6B">
      <w:r w:rsidRPr="00627D3D">
        <w:t xml:space="preserve">En la </w:t>
      </w:r>
      <w:r w:rsidRPr="00627D3D">
        <w:rPr>
          <w:i/>
        </w:rPr>
        <w:t xml:space="preserve">Tabla </w:t>
      </w:r>
      <w:r>
        <w:rPr>
          <w:i/>
        </w:rPr>
        <w:t xml:space="preserve">7.27 </w:t>
      </w:r>
      <w:r w:rsidRPr="00627D3D">
        <w:t>se puede visualizar el Caso de uso N°3.7, Para este caso de uso, se agrega la opción de eliminar las vacaciones, en caso de que sea requerido.</w:t>
      </w:r>
    </w:p>
    <w:p w14:paraId="68BE199C" w14:textId="77777777" w:rsidR="00796A6B" w:rsidRPr="00627D3D" w:rsidRDefault="00796A6B" w:rsidP="00796A6B">
      <w:pPr>
        <w:spacing w:line="278" w:lineRule="auto"/>
        <w:ind w:firstLine="0"/>
        <w:jc w:val="left"/>
      </w:pPr>
    </w:p>
    <w:p w14:paraId="5FE95E1F" w14:textId="77777777" w:rsidR="00796A6B" w:rsidRPr="00627D3D" w:rsidRDefault="00796A6B" w:rsidP="00796A6B">
      <w:pPr>
        <w:pStyle w:val="Descripcin"/>
      </w:pPr>
      <w:bookmarkStart w:id="825" w:name="_Toc209985110"/>
      <w:bookmarkStart w:id="826" w:name="_Toc210409391"/>
      <w:bookmarkStart w:id="827" w:name="_Toc210410171"/>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27</w:t>
      </w:r>
      <w:r>
        <w:rPr>
          <w:noProof/>
        </w:rPr>
        <w:fldChar w:fldCharType="end"/>
      </w:r>
      <w:r w:rsidRPr="00627D3D">
        <w:t xml:space="preserve"> Caso de uso N°3.7, Eliminando vacaciones asignadas</w:t>
      </w:r>
      <w:bookmarkEnd w:id="825"/>
      <w:bookmarkEnd w:id="826"/>
      <w:bookmarkEnd w:id="827"/>
    </w:p>
    <w:p w14:paraId="16CCAD0C" w14:textId="77777777" w:rsidR="00796A6B" w:rsidRDefault="00796A6B" w:rsidP="00796A6B">
      <w:pPr>
        <w:pStyle w:val="Sinespaciado"/>
      </w:pPr>
      <w:r w:rsidRPr="00627D3D">
        <w:rPr>
          <w:noProof/>
        </w:rPr>
        <w:drawing>
          <wp:inline distT="0" distB="0" distL="0" distR="0" wp14:anchorId="2193668C" wp14:editId="2ED1E03A">
            <wp:extent cx="5971540" cy="4476115"/>
            <wp:effectExtent l="0" t="0" r="0" b="635"/>
            <wp:docPr id="1023872935" name="Imagen 6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71540" cy="4476115"/>
                    </a:xfrm>
                    <a:prstGeom prst="rect">
                      <a:avLst/>
                    </a:prstGeom>
                    <a:noFill/>
                    <a:ln>
                      <a:noFill/>
                    </a:ln>
                  </pic:spPr>
                </pic:pic>
              </a:graphicData>
            </a:graphic>
          </wp:inline>
        </w:drawing>
      </w:r>
    </w:p>
    <w:p w14:paraId="45175A69" w14:textId="77777777" w:rsidR="00796A6B" w:rsidRDefault="00796A6B" w:rsidP="00796A6B">
      <w:pPr>
        <w:pStyle w:val="Sinespaciado"/>
      </w:pPr>
    </w:p>
    <w:p w14:paraId="2BF438B3" w14:textId="77777777" w:rsidR="00796A6B" w:rsidRDefault="00796A6B" w:rsidP="00796A6B">
      <w:r w:rsidRPr="00627D3D">
        <w:t>Fuente: Elaborado por el estudiante de acuerdo con el proyecto</w:t>
      </w:r>
    </w:p>
    <w:p w14:paraId="532FFA9A" w14:textId="77777777" w:rsidR="00796A6B" w:rsidRPr="00627D3D" w:rsidRDefault="00796A6B" w:rsidP="00796A6B">
      <w:pPr>
        <w:pStyle w:val="Sinespaciado"/>
      </w:pPr>
    </w:p>
    <w:p w14:paraId="72ADBC09" w14:textId="77777777" w:rsidR="00796A6B" w:rsidRDefault="00796A6B" w:rsidP="00796A6B">
      <w:r w:rsidRPr="008C5944">
        <w:t>Casos de prueba:</w:t>
      </w:r>
    </w:p>
    <w:p w14:paraId="6B41EAD7" w14:textId="77777777" w:rsidR="00547FA9" w:rsidRDefault="00547FA9" w:rsidP="00796A6B"/>
    <w:p w14:paraId="3D16E229" w14:textId="15906011" w:rsidR="00850344" w:rsidRDefault="00850344" w:rsidP="00850344">
      <w:pPr>
        <w:numPr>
          <w:ilvl w:val="0"/>
          <w:numId w:val="284"/>
        </w:numPr>
        <w:tabs>
          <w:tab w:val="num" w:pos="720"/>
        </w:tabs>
        <w:rPr>
          <w:lang w:val="es-419"/>
        </w:rPr>
      </w:pPr>
      <w:r w:rsidRPr="00850344">
        <w:rPr>
          <w:lang w:val="es-419"/>
        </w:rPr>
        <w:t>Verificar la existencia de la opción de eliminación de vacaciones</w:t>
      </w:r>
      <w:r>
        <w:rPr>
          <w:lang w:val="es-419"/>
        </w:rPr>
        <w:t>.</w:t>
      </w:r>
    </w:p>
    <w:p w14:paraId="56EC2ADC" w14:textId="77777777" w:rsidR="00850344" w:rsidRPr="00850344" w:rsidRDefault="00850344" w:rsidP="00850344">
      <w:pPr>
        <w:rPr>
          <w:lang w:val="es-419"/>
        </w:rPr>
      </w:pPr>
    </w:p>
    <w:p w14:paraId="31EF2446" w14:textId="3D350F1E" w:rsidR="00850344" w:rsidRDefault="00850344" w:rsidP="00850344">
      <w:pPr>
        <w:numPr>
          <w:ilvl w:val="0"/>
          <w:numId w:val="284"/>
        </w:numPr>
        <w:tabs>
          <w:tab w:val="num" w:pos="720"/>
        </w:tabs>
        <w:rPr>
          <w:lang w:val="es-419"/>
        </w:rPr>
      </w:pPr>
      <w:r w:rsidRPr="00850344">
        <w:rPr>
          <w:lang w:val="es-419"/>
        </w:rPr>
        <w:t>Verificar la solicitud de confirmación antes de la eliminación</w:t>
      </w:r>
      <w:r>
        <w:rPr>
          <w:lang w:val="es-419"/>
        </w:rPr>
        <w:t>.</w:t>
      </w:r>
    </w:p>
    <w:p w14:paraId="6C8762C1" w14:textId="77777777" w:rsidR="00850344" w:rsidRPr="00850344" w:rsidRDefault="00850344" w:rsidP="00850344">
      <w:pPr>
        <w:ind w:firstLine="0"/>
        <w:rPr>
          <w:lang w:val="es-419"/>
        </w:rPr>
      </w:pPr>
    </w:p>
    <w:p w14:paraId="3E4F620E" w14:textId="7A88BD2A" w:rsidR="00850344" w:rsidRDefault="00850344" w:rsidP="00850344">
      <w:pPr>
        <w:numPr>
          <w:ilvl w:val="0"/>
          <w:numId w:val="284"/>
        </w:numPr>
        <w:tabs>
          <w:tab w:val="num" w:pos="720"/>
        </w:tabs>
        <w:rPr>
          <w:lang w:val="es-419"/>
        </w:rPr>
      </w:pPr>
      <w:r w:rsidRPr="00850344">
        <w:rPr>
          <w:lang w:val="es-419"/>
        </w:rPr>
        <w:t>Verificar la eliminación correcta del registro de vacaciones</w:t>
      </w:r>
      <w:r>
        <w:rPr>
          <w:lang w:val="es-419"/>
        </w:rPr>
        <w:t>.</w:t>
      </w:r>
    </w:p>
    <w:p w14:paraId="128DB059" w14:textId="77777777" w:rsidR="00796A6B" w:rsidRPr="000C5C84" w:rsidRDefault="00796A6B" w:rsidP="00796A6B">
      <w:pPr>
        <w:rPr>
          <w:lang w:val="es-419"/>
        </w:rPr>
      </w:pPr>
    </w:p>
    <w:p w14:paraId="60B30CC3" w14:textId="77777777" w:rsidR="00796A6B" w:rsidRDefault="00796A6B" w:rsidP="00796A6B">
      <w:pPr>
        <w:ind w:left="720" w:firstLine="0"/>
      </w:pPr>
      <w:r w:rsidRPr="008C5944">
        <w:t>Resultados Esperados:</w:t>
      </w:r>
    </w:p>
    <w:p w14:paraId="24B538C4" w14:textId="77777777" w:rsidR="00547FA9" w:rsidRDefault="00547FA9" w:rsidP="00796A6B">
      <w:pPr>
        <w:ind w:left="720" w:firstLine="0"/>
      </w:pPr>
    </w:p>
    <w:p w14:paraId="56228B68" w14:textId="3466472F" w:rsidR="00850344" w:rsidRDefault="00850344" w:rsidP="00850344">
      <w:pPr>
        <w:numPr>
          <w:ilvl w:val="0"/>
          <w:numId w:val="285"/>
        </w:numPr>
        <w:tabs>
          <w:tab w:val="num" w:pos="720"/>
        </w:tabs>
        <w:rPr>
          <w:lang w:val="es-419"/>
        </w:rPr>
      </w:pPr>
      <w:r w:rsidRPr="00850344">
        <w:rPr>
          <w:lang w:val="es-419"/>
        </w:rPr>
        <w:t>El botón o enlace "Eliminar" es visible junto a cada registro de vacaciones en el listado</w:t>
      </w:r>
      <w:r>
        <w:rPr>
          <w:lang w:val="es-419"/>
        </w:rPr>
        <w:t>.</w:t>
      </w:r>
    </w:p>
    <w:p w14:paraId="04C997E2" w14:textId="77777777" w:rsidR="00850344" w:rsidRPr="00850344" w:rsidRDefault="00850344" w:rsidP="00850344">
      <w:pPr>
        <w:ind w:left="1440" w:firstLine="0"/>
        <w:rPr>
          <w:lang w:val="es-419"/>
        </w:rPr>
      </w:pPr>
    </w:p>
    <w:p w14:paraId="064AE8A1" w14:textId="44D46576" w:rsidR="00850344" w:rsidRDefault="00850344" w:rsidP="00850344">
      <w:pPr>
        <w:numPr>
          <w:ilvl w:val="0"/>
          <w:numId w:val="285"/>
        </w:numPr>
        <w:tabs>
          <w:tab w:val="num" w:pos="720"/>
        </w:tabs>
        <w:rPr>
          <w:lang w:val="es-419"/>
        </w:rPr>
      </w:pPr>
      <w:r w:rsidRPr="00850344">
        <w:rPr>
          <w:lang w:val="es-419"/>
        </w:rPr>
        <w:t>Al hacer clic en "Eliminar", el sistema solicita confirmación antes de proceder con la eliminación</w:t>
      </w:r>
      <w:r>
        <w:rPr>
          <w:lang w:val="es-419"/>
        </w:rPr>
        <w:t>.</w:t>
      </w:r>
    </w:p>
    <w:p w14:paraId="2F11C577" w14:textId="77777777" w:rsidR="00850344" w:rsidRPr="00850344" w:rsidRDefault="00850344" w:rsidP="00850344">
      <w:pPr>
        <w:ind w:firstLine="0"/>
        <w:rPr>
          <w:lang w:val="es-419"/>
        </w:rPr>
      </w:pPr>
    </w:p>
    <w:p w14:paraId="02CB25C9" w14:textId="10409379" w:rsidR="00850344" w:rsidRDefault="00850344" w:rsidP="00850344">
      <w:pPr>
        <w:numPr>
          <w:ilvl w:val="0"/>
          <w:numId w:val="285"/>
        </w:numPr>
        <w:tabs>
          <w:tab w:val="num" w:pos="720"/>
        </w:tabs>
        <w:rPr>
          <w:lang w:val="es-419"/>
        </w:rPr>
      </w:pPr>
      <w:r w:rsidRPr="00850344">
        <w:rPr>
          <w:lang w:val="es-419"/>
        </w:rPr>
        <w:t>Tras confirmar, el sistema elimina correctamente el registro de vacaciones de la base de datos</w:t>
      </w:r>
      <w:r>
        <w:rPr>
          <w:lang w:val="es-419"/>
        </w:rPr>
        <w:t>.</w:t>
      </w:r>
    </w:p>
    <w:p w14:paraId="2B49620D" w14:textId="77777777" w:rsidR="00796A6B" w:rsidRPr="000C5C84" w:rsidRDefault="00796A6B" w:rsidP="00796A6B">
      <w:pPr>
        <w:ind w:left="720" w:firstLine="0"/>
        <w:rPr>
          <w:lang w:val="es-419"/>
        </w:rPr>
      </w:pPr>
    </w:p>
    <w:p w14:paraId="39435CF9" w14:textId="77777777" w:rsidR="00796A6B" w:rsidRDefault="00796A6B" w:rsidP="00796A6B">
      <w:pPr>
        <w:ind w:left="720" w:firstLine="0"/>
      </w:pPr>
      <w:r w:rsidRPr="008C5944">
        <w:t>Resultados obtenidos</w:t>
      </w:r>
      <w:r>
        <w:t>:</w:t>
      </w:r>
    </w:p>
    <w:p w14:paraId="1E12777F" w14:textId="77777777" w:rsidR="00547FA9" w:rsidRDefault="00547FA9" w:rsidP="00796A6B">
      <w:pPr>
        <w:ind w:left="720" w:firstLine="0"/>
      </w:pPr>
    </w:p>
    <w:p w14:paraId="7625AA78" w14:textId="24CAA797" w:rsidR="00850344" w:rsidRDefault="00850344" w:rsidP="00850344">
      <w:pPr>
        <w:numPr>
          <w:ilvl w:val="0"/>
          <w:numId w:val="286"/>
        </w:numPr>
        <w:tabs>
          <w:tab w:val="num" w:pos="720"/>
        </w:tabs>
        <w:rPr>
          <w:lang w:val="es-419"/>
        </w:rPr>
      </w:pPr>
      <w:r w:rsidRPr="00850344">
        <w:rPr>
          <w:lang w:val="es-419"/>
        </w:rPr>
        <w:t>La opción de eliminación está disponible para cada registro de vacaciones</w:t>
      </w:r>
      <w:r>
        <w:rPr>
          <w:lang w:val="es-419"/>
        </w:rPr>
        <w:t>.</w:t>
      </w:r>
    </w:p>
    <w:p w14:paraId="542D33BB" w14:textId="77777777" w:rsidR="00850344" w:rsidRPr="00850344" w:rsidRDefault="00850344" w:rsidP="00850344">
      <w:pPr>
        <w:ind w:firstLine="0"/>
        <w:rPr>
          <w:lang w:val="es-419"/>
        </w:rPr>
      </w:pPr>
    </w:p>
    <w:p w14:paraId="1E09BBC6" w14:textId="238D1CCD" w:rsidR="00850344" w:rsidRDefault="00850344" w:rsidP="00850344">
      <w:pPr>
        <w:numPr>
          <w:ilvl w:val="0"/>
          <w:numId w:val="286"/>
        </w:numPr>
        <w:tabs>
          <w:tab w:val="num" w:pos="720"/>
        </w:tabs>
        <w:rPr>
          <w:lang w:val="es-419"/>
        </w:rPr>
      </w:pPr>
      <w:r w:rsidRPr="00850344">
        <w:rPr>
          <w:lang w:val="es-419"/>
        </w:rPr>
        <w:t>El sistema solicita correctamente confirmación antes de eliminar cualquier registro</w:t>
      </w:r>
      <w:r w:rsidR="00516C1B">
        <w:rPr>
          <w:lang w:val="es-419"/>
        </w:rPr>
        <w:t>.</w:t>
      </w:r>
    </w:p>
    <w:p w14:paraId="6BCDE337" w14:textId="77777777" w:rsidR="00516C1B" w:rsidRPr="00850344" w:rsidRDefault="00516C1B" w:rsidP="00516C1B">
      <w:pPr>
        <w:ind w:firstLine="0"/>
        <w:rPr>
          <w:lang w:val="es-419"/>
        </w:rPr>
      </w:pPr>
    </w:p>
    <w:p w14:paraId="76757045" w14:textId="1B601C46" w:rsidR="00850344" w:rsidRPr="00850344" w:rsidRDefault="00850344" w:rsidP="00850344">
      <w:pPr>
        <w:numPr>
          <w:ilvl w:val="0"/>
          <w:numId w:val="286"/>
        </w:numPr>
        <w:tabs>
          <w:tab w:val="num" w:pos="720"/>
        </w:tabs>
        <w:rPr>
          <w:lang w:val="es-419"/>
        </w:rPr>
      </w:pPr>
      <w:r w:rsidRPr="00850344">
        <w:rPr>
          <w:lang w:val="es-419"/>
        </w:rPr>
        <w:lastRenderedPageBreak/>
        <w:t>La eliminación de registros de vacaciones se realiza exitosamente y se refleja en el listado</w:t>
      </w:r>
      <w:r w:rsidR="00516C1B">
        <w:rPr>
          <w:lang w:val="es-419"/>
        </w:rPr>
        <w:t>.</w:t>
      </w:r>
    </w:p>
    <w:p w14:paraId="48334B07" w14:textId="77777777" w:rsidR="00796A6B" w:rsidRDefault="00796A6B" w:rsidP="00796A6B">
      <w:pPr>
        <w:ind w:left="720" w:firstLine="0"/>
        <w:rPr>
          <w:lang w:val="es-419"/>
        </w:rPr>
      </w:pPr>
    </w:p>
    <w:p w14:paraId="465A693F" w14:textId="4E3424DE" w:rsidR="00414459" w:rsidRPr="00414459" w:rsidRDefault="00414459" w:rsidP="00414459">
      <w:pPr>
        <w:rPr>
          <w:lang w:val="es-419"/>
        </w:rPr>
      </w:pPr>
      <w:r w:rsidRPr="00414459">
        <w:rPr>
          <w:lang w:val="es-419"/>
        </w:rPr>
        <w:t xml:space="preserve">En la figura 7.27 </w:t>
      </w:r>
      <w:r w:rsidRPr="00414459">
        <w:t>muestra la sección de Vacaciones Asignadas, donde inicialmente aparecen dos empleados registrados: prueba perez gonzales y Vicente Ignacio Henríquez Cortés. Se selecciona el primer registro y se utiliza la opción Eliminar Vacaciones Seleccionadas, tras lo cual la tabla se actualiza quedando únicamente el registro de Vicente Ignacio Henríquez Cortés, con sus vacaciones legales de 20 días entre el 02-10-2025 y el 22-10-2025.</w:t>
      </w:r>
    </w:p>
    <w:p w14:paraId="470CA785" w14:textId="7B596D1A" w:rsidR="00267181" w:rsidRPr="008C5944" w:rsidRDefault="00267181" w:rsidP="00267181">
      <w:pPr>
        <w:pStyle w:val="Descripcin"/>
      </w:pPr>
      <w:bookmarkStart w:id="828" w:name="_Toc210409392"/>
      <w:bookmarkStart w:id="829" w:name="_Toc210410172"/>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27</w:t>
      </w:r>
      <w:r>
        <w:rPr>
          <w:noProof/>
        </w:rPr>
        <w:fldChar w:fldCharType="end"/>
      </w:r>
      <w:r>
        <w:t xml:space="preserve"> “Captura de pantalla de prueba 1-2-3 caso de uso N°3.7”</w:t>
      </w:r>
      <w:bookmarkEnd w:id="828"/>
      <w:bookmarkEnd w:id="829"/>
    </w:p>
    <w:p w14:paraId="6A9A932A" w14:textId="77777777" w:rsidR="00267181" w:rsidRPr="000C5C84" w:rsidRDefault="00267181" w:rsidP="00796A6B">
      <w:pPr>
        <w:ind w:left="720" w:firstLine="0"/>
        <w:rPr>
          <w:lang w:val="es-419"/>
        </w:rPr>
      </w:pPr>
    </w:p>
    <w:p w14:paraId="33F58921" w14:textId="77777777" w:rsidR="00547FA9" w:rsidRDefault="00444001" w:rsidP="001914B2">
      <w:pPr>
        <w:pStyle w:val="Sinespaciado"/>
      </w:pPr>
      <w:r w:rsidRPr="00444001">
        <w:rPr>
          <w:noProof/>
        </w:rPr>
        <w:drawing>
          <wp:inline distT="0" distB="0" distL="0" distR="0" wp14:anchorId="4C5FD65E" wp14:editId="6009D3C3">
            <wp:extent cx="5971540" cy="4267835"/>
            <wp:effectExtent l="0" t="0" r="0" b="0"/>
            <wp:docPr id="2123325424"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25424" name="Imagen 1" descr="Una captura de pantalla de una red social&#10;&#10;El contenido generado por IA puede ser incorrecto."/>
                    <pic:cNvPicPr/>
                  </pic:nvPicPr>
                  <pic:blipFill>
                    <a:blip r:embed="rId140"/>
                    <a:stretch>
                      <a:fillRect/>
                    </a:stretch>
                  </pic:blipFill>
                  <pic:spPr>
                    <a:xfrm>
                      <a:off x="0" y="0"/>
                      <a:ext cx="5971540" cy="4267835"/>
                    </a:xfrm>
                    <a:prstGeom prst="rect">
                      <a:avLst/>
                    </a:prstGeom>
                  </pic:spPr>
                </pic:pic>
              </a:graphicData>
            </a:graphic>
          </wp:inline>
        </w:drawing>
      </w:r>
    </w:p>
    <w:p w14:paraId="6D6B34EA" w14:textId="77777777" w:rsidR="001914B2" w:rsidRDefault="001914B2" w:rsidP="001914B2">
      <w:pPr>
        <w:pStyle w:val="Sinespaciado"/>
      </w:pPr>
    </w:p>
    <w:p w14:paraId="052CF88B" w14:textId="457EFE7B" w:rsidR="00796A6B" w:rsidRDefault="00796A6B" w:rsidP="00547FA9">
      <w:r>
        <w:t>Fuente: Captura realizada al sistema web EugCOM</w:t>
      </w:r>
    </w:p>
    <w:p w14:paraId="29479123" w14:textId="77777777" w:rsidR="00796A6B" w:rsidRPr="00CB0FA9" w:rsidRDefault="00796A6B" w:rsidP="00796A6B">
      <w:pPr>
        <w:spacing w:line="278" w:lineRule="auto"/>
        <w:ind w:firstLine="0"/>
        <w:jc w:val="left"/>
      </w:pPr>
      <w:r>
        <w:br w:type="page"/>
      </w:r>
    </w:p>
    <w:p w14:paraId="3997BEBC" w14:textId="77777777" w:rsidR="00796A6B" w:rsidRDefault="00796A6B" w:rsidP="00796A6B">
      <w:pPr>
        <w:pStyle w:val="Ttulo2"/>
      </w:pPr>
      <w:r>
        <w:lastRenderedPageBreak/>
        <w:t>Prueba Unitaria CU N°4.1.1</w:t>
      </w:r>
    </w:p>
    <w:p w14:paraId="0D7D1608" w14:textId="77777777" w:rsidR="00796A6B" w:rsidRDefault="00796A6B" w:rsidP="00796A6B">
      <w:pPr>
        <w:spacing w:line="278" w:lineRule="auto"/>
        <w:ind w:firstLine="0"/>
        <w:jc w:val="left"/>
      </w:pPr>
    </w:p>
    <w:p w14:paraId="12C2DB52" w14:textId="77777777" w:rsidR="00796A6B" w:rsidRPr="006C0843" w:rsidRDefault="00796A6B" w:rsidP="00796A6B">
      <w:r w:rsidRPr="006C0843">
        <w:t xml:space="preserve">En la </w:t>
      </w:r>
      <w:r w:rsidRPr="006C0843">
        <w:rPr>
          <w:i/>
        </w:rPr>
        <w:t xml:space="preserve">Tabla </w:t>
      </w:r>
      <w:r>
        <w:rPr>
          <w:i/>
        </w:rPr>
        <w:t xml:space="preserve">7.28 </w:t>
      </w:r>
      <w:r w:rsidRPr="006C0843">
        <w:t>se puede visualizar el Caso de uso N°4.1.1 el sistema despliega una pestaña que permite al usuario crear los turnos.</w:t>
      </w:r>
    </w:p>
    <w:p w14:paraId="586484EC" w14:textId="77777777" w:rsidR="00796A6B" w:rsidRPr="006C0843" w:rsidRDefault="00796A6B" w:rsidP="00796A6B"/>
    <w:p w14:paraId="234C2B0D" w14:textId="59EEEFA5" w:rsidR="00796A6B" w:rsidRPr="006C0843" w:rsidRDefault="00796A6B" w:rsidP="00796A6B">
      <w:pPr>
        <w:pStyle w:val="Descripcin"/>
      </w:pPr>
      <w:bookmarkStart w:id="830" w:name="_Toc209985111"/>
      <w:bookmarkStart w:id="831" w:name="_Toc210409393"/>
      <w:bookmarkStart w:id="832" w:name="_Toc210410173"/>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28</w:t>
      </w:r>
      <w:r>
        <w:rPr>
          <w:noProof/>
        </w:rPr>
        <w:fldChar w:fldCharType="end"/>
      </w:r>
      <w:r>
        <w:t xml:space="preserve"> </w:t>
      </w:r>
      <w:r w:rsidRPr="006C0843">
        <w:t>Caso de uso N°</w:t>
      </w:r>
      <w:r>
        <w:t>4.1.</w:t>
      </w:r>
      <w:r w:rsidR="00564CBC">
        <w:t>1</w:t>
      </w:r>
      <w:r w:rsidRPr="006C0843">
        <w:t xml:space="preserve">, Creando turnos con campos </w:t>
      </w:r>
      <w:r w:rsidRPr="00564CBC">
        <w:t>obligatorios</w:t>
      </w:r>
      <w:bookmarkEnd w:id="830"/>
      <w:bookmarkEnd w:id="831"/>
      <w:bookmarkEnd w:id="832"/>
    </w:p>
    <w:p w14:paraId="3C1C58FB" w14:textId="77777777" w:rsidR="00796A6B" w:rsidRPr="006C0843" w:rsidRDefault="00796A6B" w:rsidP="00796A6B">
      <w:pPr>
        <w:pStyle w:val="Sinespaciado"/>
      </w:pPr>
      <w:r>
        <w:rPr>
          <w:noProof/>
        </w:rPr>
        <w:drawing>
          <wp:inline distT="0" distB="0" distL="0" distR="0" wp14:anchorId="4493E2F8" wp14:editId="78770C06">
            <wp:extent cx="5971540" cy="5017770"/>
            <wp:effectExtent l="0" t="0" r="0" b="0"/>
            <wp:docPr id="85306038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95859" name="Imagen 1" descr="Tabla&#10;&#10;El contenido generado por IA puede ser incorrecto."/>
                    <pic:cNvPicPr/>
                  </pic:nvPicPr>
                  <pic:blipFill>
                    <a:blip r:embed="rId44"/>
                    <a:stretch>
                      <a:fillRect/>
                    </a:stretch>
                  </pic:blipFill>
                  <pic:spPr>
                    <a:xfrm>
                      <a:off x="0" y="0"/>
                      <a:ext cx="5971540" cy="5017770"/>
                    </a:xfrm>
                    <a:prstGeom prst="rect">
                      <a:avLst/>
                    </a:prstGeom>
                  </pic:spPr>
                </pic:pic>
              </a:graphicData>
            </a:graphic>
          </wp:inline>
        </w:drawing>
      </w:r>
    </w:p>
    <w:p w14:paraId="268E650F" w14:textId="77777777" w:rsidR="00796A6B" w:rsidRPr="006C0843" w:rsidRDefault="00796A6B" w:rsidP="00796A6B"/>
    <w:p w14:paraId="3FC7BC0D" w14:textId="77777777" w:rsidR="00796A6B" w:rsidRDefault="00796A6B" w:rsidP="00796A6B">
      <w:r w:rsidRPr="006C0843">
        <w:t>Fuente: Elaborado por el estudiante de acuerdo con el proyecto</w:t>
      </w:r>
    </w:p>
    <w:p w14:paraId="6B787898" w14:textId="77777777" w:rsidR="00796A6B" w:rsidRPr="006C0843" w:rsidRDefault="00796A6B" w:rsidP="00796A6B">
      <w:pPr>
        <w:ind w:firstLine="0"/>
      </w:pPr>
    </w:p>
    <w:p w14:paraId="07B742F4" w14:textId="77777777" w:rsidR="00796A6B" w:rsidRDefault="00796A6B" w:rsidP="00796A6B">
      <w:r w:rsidRPr="008C5944">
        <w:lastRenderedPageBreak/>
        <w:t>Casos de prueba:</w:t>
      </w:r>
    </w:p>
    <w:p w14:paraId="1A8AA3F2" w14:textId="77777777" w:rsidR="00547FA9" w:rsidRDefault="00547FA9" w:rsidP="00796A6B"/>
    <w:p w14:paraId="589389D1" w14:textId="36A9EFEA" w:rsidR="00516C1B" w:rsidRDefault="00516C1B" w:rsidP="00516C1B">
      <w:pPr>
        <w:numPr>
          <w:ilvl w:val="0"/>
          <w:numId w:val="287"/>
        </w:numPr>
        <w:tabs>
          <w:tab w:val="num" w:pos="720"/>
        </w:tabs>
        <w:rPr>
          <w:lang w:val="es-419"/>
        </w:rPr>
      </w:pPr>
      <w:r w:rsidRPr="00516C1B">
        <w:rPr>
          <w:lang w:val="es-419"/>
        </w:rPr>
        <w:t>Verificar la existencia de la opción de creación de turnos en el menú desplegable</w:t>
      </w:r>
      <w:r>
        <w:rPr>
          <w:lang w:val="es-419"/>
        </w:rPr>
        <w:t>.</w:t>
      </w:r>
    </w:p>
    <w:p w14:paraId="46CFC66E" w14:textId="77777777" w:rsidR="00516C1B" w:rsidRPr="00516C1B" w:rsidRDefault="00516C1B" w:rsidP="00516C1B">
      <w:pPr>
        <w:ind w:left="1440" w:firstLine="0"/>
        <w:rPr>
          <w:lang w:val="es-419"/>
        </w:rPr>
      </w:pPr>
    </w:p>
    <w:p w14:paraId="2F1AE9DF" w14:textId="2BFC502A" w:rsidR="00516C1B" w:rsidRDefault="00516C1B" w:rsidP="00516C1B">
      <w:pPr>
        <w:numPr>
          <w:ilvl w:val="0"/>
          <w:numId w:val="287"/>
        </w:numPr>
        <w:tabs>
          <w:tab w:val="num" w:pos="720"/>
        </w:tabs>
        <w:rPr>
          <w:lang w:val="es-419"/>
        </w:rPr>
      </w:pPr>
      <w:r w:rsidRPr="00516C1B">
        <w:rPr>
          <w:lang w:val="es-419"/>
        </w:rPr>
        <w:t>Verificar la redirección a la interfaz de "Creación de Turnos"</w:t>
      </w:r>
      <w:r>
        <w:rPr>
          <w:lang w:val="es-419"/>
        </w:rPr>
        <w:t>.</w:t>
      </w:r>
    </w:p>
    <w:p w14:paraId="474961CA" w14:textId="77777777" w:rsidR="00516C1B" w:rsidRPr="00516C1B" w:rsidRDefault="00516C1B" w:rsidP="00516C1B">
      <w:pPr>
        <w:ind w:firstLine="0"/>
        <w:rPr>
          <w:lang w:val="es-419"/>
        </w:rPr>
      </w:pPr>
    </w:p>
    <w:p w14:paraId="586D10C0" w14:textId="5C0FA6F6" w:rsidR="00516C1B" w:rsidRPr="00547FA9" w:rsidRDefault="00516C1B" w:rsidP="00547FA9">
      <w:pPr>
        <w:numPr>
          <w:ilvl w:val="0"/>
          <w:numId w:val="287"/>
        </w:numPr>
        <w:tabs>
          <w:tab w:val="num" w:pos="720"/>
        </w:tabs>
        <w:rPr>
          <w:lang w:val="es-419"/>
        </w:rPr>
      </w:pPr>
      <w:r w:rsidRPr="00516C1B">
        <w:rPr>
          <w:lang w:val="es-419"/>
        </w:rPr>
        <w:t>Verificar la correcta carga de la interfaz del sistema de creación de turnos</w:t>
      </w:r>
      <w:r>
        <w:rPr>
          <w:lang w:val="es-419"/>
        </w:rPr>
        <w:t>.</w:t>
      </w:r>
    </w:p>
    <w:p w14:paraId="247A49DB" w14:textId="77777777" w:rsidR="00796A6B" w:rsidRPr="000C5C84" w:rsidRDefault="00796A6B" w:rsidP="00796A6B">
      <w:pPr>
        <w:rPr>
          <w:lang w:val="es-419"/>
        </w:rPr>
      </w:pPr>
    </w:p>
    <w:p w14:paraId="027022EA" w14:textId="77777777" w:rsidR="00796A6B" w:rsidRDefault="00796A6B" w:rsidP="00796A6B">
      <w:pPr>
        <w:ind w:left="720" w:firstLine="0"/>
      </w:pPr>
      <w:r w:rsidRPr="008C5944">
        <w:t>Resultados Esperados:</w:t>
      </w:r>
    </w:p>
    <w:p w14:paraId="102AD124" w14:textId="77777777" w:rsidR="00547FA9" w:rsidRDefault="00547FA9" w:rsidP="00796A6B">
      <w:pPr>
        <w:ind w:left="720" w:firstLine="0"/>
      </w:pPr>
    </w:p>
    <w:p w14:paraId="7C197412" w14:textId="322D3603" w:rsidR="00516C1B" w:rsidRDefault="00516C1B" w:rsidP="00516C1B">
      <w:pPr>
        <w:numPr>
          <w:ilvl w:val="0"/>
          <w:numId w:val="288"/>
        </w:numPr>
        <w:tabs>
          <w:tab w:val="num" w:pos="720"/>
        </w:tabs>
        <w:rPr>
          <w:lang w:val="es-419"/>
        </w:rPr>
      </w:pPr>
      <w:r w:rsidRPr="00516C1B">
        <w:rPr>
          <w:lang w:val="es-419"/>
        </w:rPr>
        <w:t>El enlace o pestaña "Creación de Turnos" para acceder a la interfaz es visible en el menú desplegable</w:t>
      </w:r>
      <w:r>
        <w:rPr>
          <w:lang w:val="es-419"/>
        </w:rPr>
        <w:t>.</w:t>
      </w:r>
    </w:p>
    <w:p w14:paraId="772C2F54" w14:textId="77777777" w:rsidR="00516C1B" w:rsidRPr="00516C1B" w:rsidRDefault="00516C1B" w:rsidP="00516C1B">
      <w:pPr>
        <w:ind w:left="1440" w:firstLine="0"/>
        <w:rPr>
          <w:lang w:val="es-419"/>
        </w:rPr>
      </w:pPr>
    </w:p>
    <w:p w14:paraId="7786C594" w14:textId="7520B448" w:rsidR="00516C1B" w:rsidRDefault="00516C1B" w:rsidP="00516C1B">
      <w:pPr>
        <w:numPr>
          <w:ilvl w:val="0"/>
          <w:numId w:val="288"/>
        </w:numPr>
        <w:tabs>
          <w:tab w:val="num" w:pos="720"/>
        </w:tabs>
        <w:rPr>
          <w:lang w:val="es-419"/>
        </w:rPr>
      </w:pPr>
      <w:r w:rsidRPr="00516C1B">
        <w:rPr>
          <w:lang w:val="es-419"/>
        </w:rPr>
        <w:t>Al hacer clic en el enlace "Creación de Turnos", el sistema redirige correctamente a la interfaz del sistema</w:t>
      </w:r>
      <w:r>
        <w:rPr>
          <w:lang w:val="es-419"/>
        </w:rPr>
        <w:t>.</w:t>
      </w:r>
    </w:p>
    <w:p w14:paraId="5ED6F900" w14:textId="77777777" w:rsidR="00516C1B" w:rsidRPr="00516C1B" w:rsidRDefault="00516C1B" w:rsidP="00516C1B">
      <w:pPr>
        <w:ind w:firstLine="0"/>
        <w:rPr>
          <w:lang w:val="es-419"/>
        </w:rPr>
      </w:pPr>
    </w:p>
    <w:p w14:paraId="0856C677" w14:textId="4C2505D7" w:rsidR="00516C1B" w:rsidRDefault="00516C1B" w:rsidP="00516C1B">
      <w:pPr>
        <w:numPr>
          <w:ilvl w:val="0"/>
          <w:numId w:val="288"/>
        </w:numPr>
        <w:tabs>
          <w:tab w:val="num" w:pos="720"/>
        </w:tabs>
        <w:rPr>
          <w:lang w:val="es-419"/>
        </w:rPr>
      </w:pPr>
      <w:r w:rsidRPr="00516C1B">
        <w:rPr>
          <w:lang w:val="es-419"/>
        </w:rPr>
        <w:t>La interfaz del sistema de creación de turnos carga completamente, mostrando el formulario con todos los campos obligatorios</w:t>
      </w:r>
      <w:r>
        <w:rPr>
          <w:lang w:val="es-419"/>
        </w:rPr>
        <w:t>.</w:t>
      </w:r>
    </w:p>
    <w:p w14:paraId="6B7FE5D9" w14:textId="77777777" w:rsidR="00796A6B" w:rsidRPr="000C5C84" w:rsidRDefault="00796A6B" w:rsidP="00796A6B">
      <w:pPr>
        <w:ind w:left="720" w:firstLine="0"/>
        <w:rPr>
          <w:lang w:val="es-419"/>
        </w:rPr>
      </w:pPr>
    </w:p>
    <w:p w14:paraId="24A19CB6" w14:textId="77777777" w:rsidR="00796A6B" w:rsidRDefault="00796A6B" w:rsidP="00796A6B">
      <w:pPr>
        <w:ind w:left="720" w:firstLine="0"/>
      </w:pPr>
      <w:r w:rsidRPr="008C5944">
        <w:t>Resultados obtenidos</w:t>
      </w:r>
      <w:r>
        <w:t>:</w:t>
      </w:r>
    </w:p>
    <w:p w14:paraId="5DB7042E" w14:textId="77777777" w:rsidR="00547FA9" w:rsidRDefault="00547FA9" w:rsidP="00796A6B">
      <w:pPr>
        <w:ind w:left="720" w:firstLine="0"/>
      </w:pPr>
    </w:p>
    <w:p w14:paraId="5B87F568" w14:textId="63723C19" w:rsidR="00516C1B" w:rsidRDefault="00516C1B" w:rsidP="00516C1B">
      <w:pPr>
        <w:numPr>
          <w:ilvl w:val="0"/>
          <w:numId w:val="289"/>
        </w:numPr>
        <w:tabs>
          <w:tab w:val="num" w:pos="720"/>
        </w:tabs>
        <w:rPr>
          <w:lang w:val="es-419"/>
        </w:rPr>
      </w:pPr>
      <w:r w:rsidRPr="00516C1B">
        <w:rPr>
          <w:lang w:val="es-419"/>
        </w:rPr>
        <w:t>El enlace es visible en el menú desplegable para usuarios con los permisos adecuados</w:t>
      </w:r>
      <w:r>
        <w:rPr>
          <w:lang w:val="es-419"/>
        </w:rPr>
        <w:t>.</w:t>
      </w:r>
    </w:p>
    <w:p w14:paraId="16629C4C" w14:textId="77777777" w:rsidR="00516C1B" w:rsidRPr="00516C1B" w:rsidRDefault="00516C1B" w:rsidP="00516C1B">
      <w:pPr>
        <w:ind w:left="1440" w:firstLine="0"/>
        <w:rPr>
          <w:lang w:val="es-419"/>
        </w:rPr>
      </w:pPr>
    </w:p>
    <w:p w14:paraId="09DE72B9" w14:textId="6012C628" w:rsidR="00516C1B" w:rsidRDefault="00516C1B" w:rsidP="00516C1B">
      <w:pPr>
        <w:numPr>
          <w:ilvl w:val="0"/>
          <w:numId w:val="289"/>
        </w:numPr>
        <w:tabs>
          <w:tab w:val="num" w:pos="720"/>
        </w:tabs>
        <w:rPr>
          <w:lang w:val="es-419"/>
        </w:rPr>
      </w:pPr>
      <w:r w:rsidRPr="00516C1B">
        <w:rPr>
          <w:lang w:val="es-419"/>
        </w:rPr>
        <w:t>El sistema redirige correctamente a la interfaz de creación de turnos tras hacer clic en el enlace</w:t>
      </w:r>
      <w:r>
        <w:rPr>
          <w:lang w:val="es-419"/>
        </w:rPr>
        <w:t>.</w:t>
      </w:r>
    </w:p>
    <w:p w14:paraId="4347ECAA" w14:textId="77777777" w:rsidR="00516C1B" w:rsidRPr="00516C1B" w:rsidRDefault="00516C1B" w:rsidP="00516C1B">
      <w:pPr>
        <w:ind w:firstLine="0"/>
        <w:rPr>
          <w:lang w:val="es-419"/>
        </w:rPr>
      </w:pPr>
    </w:p>
    <w:p w14:paraId="35E3D1D0" w14:textId="29A5EBCA" w:rsidR="00516C1B" w:rsidRDefault="00516C1B" w:rsidP="00516C1B">
      <w:pPr>
        <w:numPr>
          <w:ilvl w:val="0"/>
          <w:numId w:val="289"/>
        </w:numPr>
        <w:tabs>
          <w:tab w:val="num" w:pos="720"/>
        </w:tabs>
        <w:rPr>
          <w:lang w:val="es-419"/>
        </w:rPr>
      </w:pPr>
      <w:r w:rsidRPr="00516C1B">
        <w:rPr>
          <w:lang w:val="es-419"/>
        </w:rPr>
        <w:t>La interfaz tras el redireccionamiento se muestra completamente y carga el formulario con campos obligatorios sin errores</w:t>
      </w:r>
      <w:r>
        <w:rPr>
          <w:lang w:val="es-419"/>
        </w:rPr>
        <w:t>.</w:t>
      </w:r>
    </w:p>
    <w:p w14:paraId="64EABBBA" w14:textId="77777777" w:rsidR="00516C1B" w:rsidRPr="00516C1B" w:rsidRDefault="00516C1B" w:rsidP="00516C1B">
      <w:pPr>
        <w:ind w:firstLine="0"/>
        <w:rPr>
          <w:lang w:val="es-419"/>
        </w:rPr>
      </w:pPr>
    </w:p>
    <w:p w14:paraId="79278086" w14:textId="3CFB32CE" w:rsidR="00796A6B" w:rsidRPr="00414459" w:rsidRDefault="00414459" w:rsidP="00414459">
      <w:pPr>
        <w:rPr>
          <w:lang w:val="es-419"/>
        </w:rPr>
      </w:pPr>
      <w:r w:rsidRPr="00414459">
        <w:rPr>
          <w:lang w:val="es-419"/>
        </w:rPr>
        <w:t xml:space="preserve">En la figura 7.28 </w:t>
      </w:r>
      <w:r w:rsidRPr="00414459">
        <w:t>muestra el formulario de Creación de Turnos y Jornadas, en el que se deben completar de manera obligatoria todos los campos solicitados: Nombre de la Jornada, Día de Entrada, Hora de Inicio, Inicio y Fin de Colación, Día de Salida, Hora de Fin y Tolerancia de Atraso. Esto indica que para poder crear una jornada correctamente, es necesario ingresar toda la información requerida antes de hacer clic en el botón Crear Jornada.</w:t>
      </w:r>
    </w:p>
    <w:p w14:paraId="2DC834B9" w14:textId="5F5B36A9" w:rsidR="00267181" w:rsidRPr="008C5944" w:rsidRDefault="00267181" w:rsidP="00267181">
      <w:pPr>
        <w:pStyle w:val="Descripcin"/>
      </w:pPr>
      <w:bookmarkStart w:id="833" w:name="_Toc210409394"/>
      <w:bookmarkStart w:id="834" w:name="_Toc210410174"/>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28</w:t>
      </w:r>
      <w:r>
        <w:rPr>
          <w:noProof/>
        </w:rPr>
        <w:fldChar w:fldCharType="end"/>
      </w:r>
      <w:r>
        <w:t xml:space="preserve"> “Captura de pantalla de prueba 1-2-3 caso de uso N°4.1.1”</w:t>
      </w:r>
      <w:bookmarkEnd w:id="833"/>
      <w:bookmarkEnd w:id="834"/>
    </w:p>
    <w:p w14:paraId="43A86219" w14:textId="77777777" w:rsidR="00267181" w:rsidRPr="000C5C84" w:rsidRDefault="00267181" w:rsidP="00796A6B">
      <w:pPr>
        <w:ind w:left="720" w:firstLine="0"/>
        <w:rPr>
          <w:lang w:val="es-419"/>
        </w:rPr>
      </w:pPr>
    </w:p>
    <w:p w14:paraId="0DCF00E8" w14:textId="77777777" w:rsidR="00547FA9" w:rsidRDefault="00444001" w:rsidP="001914B2">
      <w:pPr>
        <w:pStyle w:val="Sinespaciado"/>
      </w:pPr>
      <w:r w:rsidRPr="00444001">
        <w:rPr>
          <w:noProof/>
        </w:rPr>
        <w:drawing>
          <wp:inline distT="0" distB="0" distL="0" distR="0" wp14:anchorId="3B97221A" wp14:editId="76CA6861">
            <wp:extent cx="5971540" cy="3368675"/>
            <wp:effectExtent l="0" t="0" r="0" b="3175"/>
            <wp:docPr id="57322985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29858" name="Imagen 1" descr="Interfaz de usuario gráfica, Texto, Aplicación, Correo electrónico&#10;&#10;El contenido generado por IA puede ser incorrecto."/>
                    <pic:cNvPicPr/>
                  </pic:nvPicPr>
                  <pic:blipFill>
                    <a:blip r:embed="rId141"/>
                    <a:stretch>
                      <a:fillRect/>
                    </a:stretch>
                  </pic:blipFill>
                  <pic:spPr>
                    <a:xfrm>
                      <a:off x="0" y="0"/>
                      <a:ext cx="5971540" cy="3368675"/>
                    </a:xfrm>
                    <a:prstGeom prst="rect">
                      <a:avLst/>
                    </a:prstGeom>
                  </pic:spPr>
                </pic:pic>
              </a:graphicData>
            </a:graphic>
          </wp:inline>
        </w:drawing>
      </w:r>
    </w:p>
    <w:p w14:paraId="7141C908" w14:textId="77777777" w:rsidR="001914B2" w:rsidRDefault="001914B2" w:rsidP="001914B2">
      <w:pPr>
        <w:pStyle w:val="Sinespaciado"/>
      </w:pPr>
    </w:p>
    <w:p w14:paraId="74D30704" w14:textId="5128303A" w:rsidR="00796A6B" w:rsidRDefault="00796A6B" w:rsidP="00547FA9">
      <w:r>
        <w:lastRenderedPageBreak/>
        <w:t>Fuente: Captura realizada al sistema web EugCOM</w:t>
      </w:r>
    </w:p>
    <w:p w14:paraId="63BD2062" w14:textId="77777777" w:rsidR="00547FA9" w:rsidRPr="00444001" w:rsidRDefault="00547FA9" w:rsidP="00547FA9"/>
    <w:p w14:paraId="5EC10782" w14:textId="77777777" w:rsidR="00796A6B" w:rsidRDefault="00796A6B" w:rsidP="00796A6B">
      <w:pPr>
        <w:pStyle w:val="Ttulo2"/>
      </w:pPr>
      <w:r>
        <w:t>Prueba Unitaria CU N°4.1.2</w:t>
      </w:r>
    </w:p>
    <w:p w14:paraId="2E49E52A" w14:textId="77777777" w:rsidR="00796A6B" w:rsidRDefault="00796A6B" w:rsidP="00796A6B">
      <w:pPr>
        <w:spacing w:line="278" w:lineRule="auto"/>
        <w:ind w:firstLine="0"/>
        <w:jc w:val="left"/>
      </w:pPr>
    </w:p>
    <w:p w14:paraId="63E9350D" w14:textId="77777777" w:rsidR="00796A6B" w:rsidRPr="00627D3D" w:rsidRDefault="00796A6B" w:rsidP="00796A6B">
      <w:r w:rsidRPr="00627D3D">
        <w:t xml:space="preserve">En la </w:t>
      </w:r>
      <w:r w:rsidRPr="00627D3D">
        <w:rPr>
          <w:i/>
        </w:rPr>
        <w:t xml:space="preserve">Tabla </w:t>
      </w:r>
      <w:r>
        <w:rPr>
          <w:i/>
        </w:rPr>
        <w:t xml:space="preserve">7.29 </w:t>
      </w:r>
      <w:r w:rsidRPr="00627D3D">
        <w:t>se puede visualizar el Caso de uso N°4.1.2 el sistema despliega una pestaña que permite al usuario seleccionar un turno para luego editarlo.</w:t>
      </w:r>
    </w:p>
    <w:p w14:paraId="04A527CA" w14:textId="77777777" w:rsidR="00796A6B" w:rsidRPr="00627D3D" w:rsidRDefault="00796A6B" w:rsidP="00796A6B">
      <w:pPr>
        <w:spacing w:line="278" w:lineRule="auto"/>
        <w:ind w:firstLine="0"/>
        <w:jc w:val="left"/>
      </w:pPr>
    </w:p>
    <w:p w14:paraId="4EF431B8" w14:textId="77777777" w:rsidR="00796A6B" w:rsidRPr="00627D3D" w:rsidRDefault="00796A6B" w:rsidP="00796A6B">
      <w:pPr>
        <w:pStyle w:val="Descripcin"/>
      </w:pPr>
      <w:bookmarkStart w:id="835" w:name="_Toc209985112"/>
      <w:bookmarkStart w:id="836" w:name="_Toc210409395"/>
      <w:bookmarkStart w:id="837" w:name="_Toc210410175"/>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29</w:t>
      </w:r>
      <w:r>
        <w:rPr>
          <w:noProof/>
        </w:rPr>
        <w:fldChar w:fldCharType="end"/>
      </w:r>
      <w:r>
        <w:t xml:space="preserve"> </w:t>
      </w:r>
      <w:r w:rsidRPr="00627D3D">
        <w:t>Caso de uso N°4.1.2, editando turnos con campos obligatorios</w:t>
      </w:r>
      <w:bookmarkEnd w:id="835"/>
      <w:bookmarkEnd w:id="836"/>
      <w:bookmarkEnd w:id="837"/>
    </w:p>
    <w:p w14:paraId="092448AC" w14:textId="77777777" w:rsidR="00796A6B" w:rsidRPr="00627D3D" w:rsidRDefault="00796A6B" w:rsidP="00796A6B">
      <w:pPr>
        <w:pStyle w:val="Sinespaciado"/>
      </w:pPr>
      <w:r w:rsidRPr="00627D3D">
        <w:rPr>
          <w:noProof/>
        </w:rPr>
        <w:drawing>
          <wp:inline distT="0" distB="0" distL="0" distR="0" wp14:anchorId="0A152A69" wp14:editId="6908A4BB">
            <wp:extent cx="5971540" cy="4438015"/>
            <wp:effectExtent l="0" t="0" r="0" b="635"/>
            <wp:docPr id="709739223" name="Imagen 62" descr="Interfaz de usuario gráfica, Texto, Tabla,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 Correo electrónico&#10;&#10;El contenido generado por IA puede ser incorrect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71540" cy="4438015"/>
                    </a:xfrm>
                    <a:prstGeom prst="rect">
                      <a:avLst/>
                    </a:prstGeom>
                    <a:noFill/>
                    <a:ln>
                      <a:noFill/>
                    </a:ln>
                  </pic:spPr>
                </pic:pic>
              </a:graphicData>
            </a:graphic>
          </wp:inline>
        </w:drawing>
      </w:r>
    </w:p>
    <w:p w14:paraId="5004A661" w14:textId="77777777" w:rsidR="00796A6B" w:rsidRPr="00627D3D" w:rsidRDefault="00796A6B" w:rsidP="00796A6B">
      <w:pPr>
        <w:spacing w:line="278" w:lineRule="auto"/>
        <w:ind w:firstLine="0"/>
        <w:jc w:val="left"/>
      </w:pPr>
    </w:p>
    <w:p w14:paraId="5D6FC468" w14:textId="77777777" w:rsidR="00796A6B" w:rsidRDefault="00796A6B" w:rsidP="00796A6B">
      <w:r w:rsidRPr="00627D3D">
        <w:t>Fuente: Elaborado por el estudiante de acuerdo con el proyecto</w:t>
      </w:r>
    </w:p>
    <w:p w14:paraId="5C53118C" w14:textId="77777777" w:rsidR="00547FA9" w:rsidRDefault="00547FA9" w:rsidP="00796A6B"/>
    <w:p w14:paraId="23CEBC93" w14:textId="77777777" w:rsidR="00796A6B" w:rsidRDefault="00796A6B" w:rsidP="00796A6B">
      <w:r w:rsidRPr="008C5944">
        <w:lastRenderedPageBreak/>
        <w:t>Casos de prueba:</w:t>
      </w:r>
    </w:p>
    <w:p w14:paraId="7D02326F" w14:textId="77777777" w:rsidR="00547FA9" w:rsidRDefault="00547FA9" w:rsidP="00796A6B"/>
    <w:p w14:paraId="28C4EFF0" w14:textId="43A4E7AC" w:rsidR="00516C1B" w:rsidRDefault="00516C1B" w:rsidP="00516C1B">
      <w:pPr>
        <w:numPr>
          <w:ilvl w:val="0"/>
          <w:numId w:val="290"/>
        </w:numPr>
        <w:tabs>
          <w:tab w:val="num" w:pos="720"/>
        </w:tabs>
        <w:rPr>
          <w:lang w:val="es-419"/>
        </w:rPr>
      </w:pPr>
      <w:r w:rsidRPr="00516C1B">
        <w:rPr>
          <w:lang w:val="es-419"/>
        </w:rPr>
        <w:t>Verificar la existencia de la opción de edición de turnos en el listado</w:t>
      </w:r>
      <w:r>
        <w:rPr>
          <w:lang w:val="es-419"/>
        </w:rPr>
        <w:t>.</w:t>
      </w:r>
    </w:p>
    <w:p w14:paraId="6608A4AD" w14:textId="77777777" w:rsidR="00516C1B" w:rsidRPr="00516C1B" w:rsidRDefault="00516C1B" w:rsidP="00516C1B">
      <w:pPr>
        <w:rPr>
          <w:lang w:val="es-419"/>
        </w:rPr>
      </w:pPr>
    </w:p>
    <w:p w14:paraId="2635957E" w14:textId="74A2755C" w:rsidR="00516C1B" w:rsidRDefault="00516C1B" w:rsidP="00516C1B">
      <w:pPr>
        <w:numPr>
          <w:ilvl w:val="0"/>
          <w:numId w:val="290"/>
        </w:numPr>
        <w:tabs>
          <w:tab w:val="num" w:pos="720"/>
        </w:tabs>
        <w:rPr>
          <w:lang w:val="es-419"/>
        </w:rPr>
      </w:pPr>
      <w:r w:rsidRPr="00516C1B">
        <w:rPr>
          <w:lang w:val="es-419"/>
        </w:rPr>
        <w:t>Verificar la carga del formulario de edición con validación de campos obligatorios</w:t>
      </w:r>
      <w:r>
        <w:rPr>
          <w:lang w:val="es-419"/>
        </w:rPr>
        <w:t>.</w:t>
      </w:r>
    </w:p>
    <w:p w14:paraId="1DB94F69" w14:textId="77777777" w:rsidR="00547FA9" w:rsidRPr="00547FA9" w:rsidRDefault="00547FA9" w:rsidP="00547FA9">
      <w:pPr>
        <w:ind w:firstLine="0"/>
        <w:rPr>
          <w:lang w:val="es-419"/>
        </w:rPr>
      </w:pPr>
    </w:p>
    <w:p w14:paraId="05E93B0D" w14:textId="77777777" w:rsidR="00796A6B" w:rsidRDefault="00796A6B" w:rsidP="00796A6B">
      <w:pPr>
        <w:ind w:left="720" w:firstLine="0"/>
      </w:pPr>
      <w:r w:rsidRPr="008C5944">
        <w:t>Resultados Esperados:</w:t>
      </w:r>
    </w:p>
    <w:p w14:paraId="2C95C3F0" w14:textId="77777777" w:rsidR="00547FA9" w:rsidRDefault="00547FA9" w:rsidP="00796A6B">
      <w:pPr>
        <w:ind w:left="720" w:firstLine="0"/>
      </w:pPr>
    </w:p>
    <w:p w14:paraId="64D12AEB" w14:textId="1FB527E5" w:rsidR="00516C1B" w:rsidRDefault="00516C1B" w:rsidP="00516C1B">
      <w:pPr>
        <w:numPr>
          <w:ilvl w:val="0"/>
          <w:numId w:val="291"/>
        </w:numPr>
        <w:tabs>
          <w:tab w:val="num" w:pos="720"/>
        </w:tabs>
        <w:rPr>
          <w:lang w:val="es-419"/>
        </w:rPr>
      </w:pPr>
      <w:r w:rsidRPr="00516C1B">
        <w:rPr>
          <w:lang w:val="es-419"/>
        </w:rPr>
        <w:t>El botón o enlace "Editar" para modificar turnos existentes es visible junto a cada turno en el listado</w:t>
      </w:r>
      <w:r>
        <w:rPr>
          <w:lang w:val="es-419"/>
        </w:rPr>
        <w:t>.</w:t>
      </w:r>
    </w:p>
    <w:p w14:paraId="35771B27" w14:textId="77777777" w:rsidR="00516C1B" w:rsidRPr="00516C1B" w:rsidRDefault="00516C1B" w:rsidP="00516C1B">
      <w:pPr>
        <w:ind w:left="1440" w:firstLine="0"/>
        <w:rPr>
          <w:lang w:val="es-419"/>
        </w:rPr>
      </w:pPr>
    </w:p>
    <w:p w14:paraId="47686904" w14:textId="355969EE" w:rsidR="00516C1B" w:rsidRDefault="00516C1B" w:rsidP="00516C1B">
      <w:pPr>
        <w:numPr>
          <w:ilvl w:val="0"/>
          <w:numId w:val="291"/>
        </w:numPr>
        <w:tabs>
          <w:tab w:val="num" w:pos="720"/>
        </w:tabs>
        <w:rPr>
          <w:lang w:val="es-419"/>
        </w:rPr>
      </w:pPr>
      <w:r w:rsidRPr="00516C1B">
        <w:rPr>
          <w:lang w:val="es-419"/>
        </w:rPr>
        <w:t>Al hacer clic en "Editar", el sistema carga el formulario con los datos actuales y valida los campos obligatorios</w:t>
      </w:r>
      <w:r>
        <w:rPr>
          <w:lang w:val="es-419"/>
        </w:rPr>
        <w:t>.</w:t>
      </w:r>
    </w:p>
    <w:p w14:paraId="26289BA0" w14:textId="77777777" w:rsidR="00796A6B" w:rsidRPr="000C5C84" w:rsidRDefault="00796A6B" w:rsidP="00414459">
      <w:pPr>
        <w:ind w:firstLine="0"/>
        <w:rPr>
          <w:lang w:val="es-419"/>
        </w:rPr>
      </w:pPr>
    </w:p>
    <w:p w14:paraId="7EE71B18" w14:textId="77777777" w:rsidR="00796A6B" w:rsidRDefault="00796A6B" w:rsidP="00796A6B">
      <w:pPr>
        <w:ind w:left="720" w:firstLine="0"/>
      </w:pPr>
      <w:r w:rsidRPr="008C5944">
        <w:t>Resultados obtenidos</w:t>
      </w:r>
      <w:r>
        <w:t>:</w:t>
      </w:r>
    </w:p>
    <w:p w14:paraId="465AB462" w14:textId="77777777" w:rsidR="00547FA9" w:rsidRDefault="00547FA9" w:rsidP="00796A6B">
      <w:pPr>
        <w:ind w:left="720" w:firstLine="0"/>
      </w:pPr>
    </w:p>
    <w:p w14:paraId="3BB736C5" w14:textId="21104B04" w:rsidR="00516C1B" w:rsidRDefault="00516C1B" w:rsidP="00516C1B">
      <w:pPr>
        <w:numPr>
          <w:ilvl w:val="0"/>
          <w:numId w:val="292"/>
        </w:numPr>
        <w:tabs>
          <w:tab w:val="num" w:pos="720"/>
        </w:tabs>
        <w:rPr>
          <w:lang w:val="es-419"/>
        </w:rPr>
      </w:pPr>
      <w:r w:rsidRPr="00516C1B">
        <w:rPr>
          <w:lang w:val="es-419"/>
        </w:rPr>
        <w:t>El botón de edición está visible y accesible para cada turno en el listado</w:t>
      </w:r>
      <w:r>
        <w:rPr>
          <w:lang w:val="es-419"/>
        </w:rPr>
        <w:t>.</w:t>
      </w:r>
    </w:p>
    <w:p w14:paraId="5D9EB6CA" w14:textId="77777777" w:rsidR="00516C1B" w:rsidRPr="00516C1B" w:rsidRDefault="00516C1B" w:rsidP="00516C1B">
      <w:pPr>
        <w:ind w:left="1440" w:firstLine="0"/>
        <w:rPr>
          <w:lang w:val="es-419"/>
        </w:rPr>
      </w:pPr>
    </w:p>
    <w:p w14:paraId="7EBD099E" w14:textId="2CD75C05" w:rsidR="00516C1B" w:rsidRDefault="00516C1B" w:rsidP="00516C1B">
      <w:pPr>
        <w:numPr>
          <w:ilvl w:val="0"/>
          <w:numId w:val="292"/>
        </w:numPr>
        <w:tabs>
          <w:tab w:val="num" w:pos="720"/>
        </w:tabs>
        <w:rPr>
          <w:lang w:val="es-419"/>
        </w:rPr>
      </w:pPr>
      <w:r w:rsidRPr="00516C1B">
        <w:rPr>
          <w:lang w:val="es-419"/>
        </w:rPr>
        <w:t>El formulario de edición se carga correctamente con validación activa para campos obligatorios</w:t>
      </w:r>
      <w:r>
        <w:rPr>
          <w:lang w:val="es-419"/>
        </w:rPr>
        <w:t>.</w:t>
      </w:r>
    </w:p>
    <w:p w14:paraId="4899B4B1" w14:textId="77777777" w:rsidR="00516C1B" w:rsidRPr="00516C1B" w:rsidRDefault="00516C1B" w:rsidP="00516C1B">
      <w:pPr>
        <w:ind w:firstLine="0"/>
        <w:rPr>
          <w:lang w:val="es-419"/>
        </w:rPr>
      </w:pPr>
    </w:p>
    <w:p w14:paraId="72C7667F" w14:textId="3FDB89E5" w:rsidR="00796A6B" w:rsidRPr="00414459" w:rsidRDefault="00414459" w:rsidP="00414459">
      <w:pPr>
        <w:rPr>
          <w:lang w:val="es-419"/>
        </w:rPr>
      </w:pPr>
      <w:r w:rsidRPr="00414459">
        <w:rPr>
          <w:lang w:val="es-419"/>
        </w:rPr>
        <w:t xml:space="preserve">En la figura 7.29 </w:t>
      </w:r>
      <w:r w:rsidRPr="00414459">
        <w:t xml:space="preserve">muestra el formulario de Editar Jornada, donde se pueden modificar los datos de un turno previamente creado. En este caso, la jornada llamada “JORNADA1” tiene </w:t>
      </w:r>
      <w:r w:rsidRPr="00414459">
        <w:lastRenderedPageBreak/>
        <w:t xml:space="preserve">configurado como día de entrada </w:t>
      </w:r>
      <w:r>
        <w:t>l</w:t>
      </w:r>
      <w:r w:rsidRPr="00414459">
        <w:t xml:space="preserve">unes a las 08:30, con horario de colación entre 14:30 y 15:30, hora de fin a las 18:15, y día de salida </w:t>
      </w:r>
      <w:r w:rsidRPr="00414459">
        <w:t>viernes</w:t>
      </w:r>
      <w:r w:rsidRPr="00414459">
        <w:t>. El formulario permite guardar los cambios realizados con el botón Guardar Cambios o cerrar la edición sin modificar con el botón Cerrar.</w:t>
      </w:r>
    </w:p>
    <w:p w14:paraId="334058BE" w14:textId="6C4D4FA5" w:rsidR="00267181" w:rsidRPr="008C5944" w:rsidRDefault="00267181" w:rsidP="00267181">
      <w:pPr>
        <w:pStyle w:val="Descripcin"/>
      </w:pPr>
      <w:bookmarkStart w:id="838" w:name="_Toc210409396"/>
      <w:bookmarkStart w:id="839" w:name="_Toc210410176"/>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29</w:t>
      </w:r>
      <w:r>
        <w:rPr>
          <w:noProof/>
        </w:rPr>
        <w:fldChar w:fldCharType="end"/>
      </w:r>
      <w:r>
        <w:t xml:space="preserve"> “Captura de pantalla de prueba 1-2-3 caso de uso N°4.1.2”</w:t>
      </w:r>
      <w:bookmarkEnd w:id="838"/>
      <w:bookmarkEnd w:id="839"/>
    </w:p>
    <w:p w14:paraId="141636C8" w14:textId="77777777" w:rsidR="00267181" w:rsidRPr="000C5C84" w:rsidRDefault="00267181" w:rsidP="00796A6B">
      <w:pPr>
        <w:ind w:left="720" w:firstLine="0"/>
        <w:rPr>
          <w:lang w:val="es-419"/>
        </w:rPr>
      </w:pPr>
    </w:p>
    <w:p w14:paraId="56B406D1" w14:textId="77777777" w:rsidR="00444001" w:rsidRDefault="00444001" w:rsidP="00547FA9">
      <w:pPr>
        <w:pStyle w:val="Sinespaciado"/>
      </w:pPr>
      <w:r w:rsidRPr="00444001">
        <w:rPr>
          <w:noProof/>
        </w:rPr>
        <w:drawing>
          <wp:inline distT="0" distB="0" distL="0" distR="0" wp14:anchorId="25197062" wp14:editId="527FA248">
            <wp:extent cx="2991845" cy="4591050"/>
            <wp:effectExtent l="0" t="0" r="0" b="0"/>
            <wp:docPr id="135096563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65635" name="Imagen 1" descr="Interfaz de usuario gráfica, Aplicación&#10;&#10;El contenido generado por IA puede ser incorrecto."/>
                    <pic:cNvPicPr/>
                  </pic:nvPicPr>
                  <pic:blipFill>
                    <a:blip r:embed="rId142"/>
                    <a:stretch>
                      <a:fillRect/>
                    </a:stretch>
                  </pic:blipFill>
                  <pic:spPr>
                    <a:xfrm>
                      <a:off x="0" y="0"/>
                      <a:ext cx="2996346" cy="4597956"/>
                    </a:xfrm>
                    <a:prstGeom prst="rect">
                      <a:avLst/>
                    </a:prstGeom>
                  </pic:spPr>
                </pic:pic>
              </a:graphicData>
            </a:graphic>
          </wp:inline>
        </w:drawing>
      </w:r>
    </w:p>
    <w:p w14:paraId="44ECD67D" w14:textId="77777777" w:rsidR="00547FA9" w:rsidRDefault="00547FA9" w:rsidP="00547FA9"/>
    <w:p w14:paraId="713C7C8C" w14:textId="48EFE0CA" w:rsidR="00796A6B" w:rsidRDefault="00796A6B" w:rsidP="00547FA9">
      <w:r>
        <w:t>Fuente: Captura realizada al sistema web EugCOM</w:t>
      </w:r>
    </w:p>
    <w:p w14:paraId="4F143991" w14:textId="55F13CB3" w:rsidR="00414459" w:rsidRPr="00547FA9" w:rsidRDefault="00414459" w:rsidP="00414459">
      <w:pPr>
        <w:spacing w:line="278" w:lineRule="auto"/>
        <w:ind w:firstLine="0"/>
        <w:jc w:val="left"/>
      </w:pPr>
      <w:r>
        <w:br w:type="page"/>
      </w:r>
    </w:p>
    <w:p w14:paraId="3882F9BA" w14:textId="77777777" w:rsidR="00796A6B" w:rsidRDefault="00796A6B" w:rsidP="00796A6B">
      <w:pPr>
        <w:pStyle w:val="Ttulo2"/>
      </w:pPr>
      <w:r>
        <w:lastRenderedPageBreak/>
        <w:t>Prueba Unitaria CU N°4.2</w:t>
      </w:r>
    </w:p>
    <w:p w14:paraId="13B31995" w14:textId="77777777" w:rsidR="00796A6B" w:rsidRDefault="00796A6B" w:rsidP="00796A6B">
      <w:pPr>
        <w:spacing w:line="278" w:lineRule="auto"/>
        <w:ind w:firstLine="0"/>
        <w:jc w:val="left"/>
      </w:pPr>
    </w:p>
    <w:p w14:paraId="58E927C5" w14:textId="77777777" w:rsidR="00796A6B" w:rsidRPr="006C0843" w:rsidRDefault="00796A6B" w:rsidP="00796A6B">
      <w:r w:rsidRPr="006C0843">
        <w:t xml:space="preserve">En la </w:t>
      </w:r>
      <w:r w:rsidRPr="006C0843">
        <w:rPr>
          <w:i/>
        </w:rPr>
        <w:t xml:space="preserve">Tabla </w:t>
      </w:r>
      <w:r>
        <w:rPr>
          <w:i/>
        </w:rPr>
        <w:t>7.30</w:t>
      </w:r>
      <w:r w:rsidRPr="006C0843">
        <w:t xml:space="preserve"> se puede visualizar el Caso de uso N°4.2, El sistema permite la creación de nuevos turnos, presentando el formulario con sus respectivas características listas para ser definidas.</w:t>
      </w:r>
    </w:p>
    <w:p w14:paraId="03A784B7" w14:textId="77777777" w:rsidR="00796A6B" w:rsidRPr="006C0843" w:rsidRDefault="00796A6B" w:rsidP="00796A6B"/>
    <w:p w14:paraId="4C9B1348" w14:textId="77777777" w:rsidR="00796A6B" w:rsidRPr="006C0843" w:rsidRDefault="00796A6B" w:rsidP="00796A6B">
      <w:pPr>
        <w:pStyle w:val="Descripcin"/>
      </w:pPr>
      <w:bookmarkStart w:id="840" w:name="_Toc209985113"/>
      <w:bookmarkStart w:id="841" w:name="_Toc210409397"/>
      <w:bookmarkStart w:id="842" w:name="_Toc210410177"/>
      <w:r w:rsidRPr="006C0843">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30</w:t>
      </w:r>
      <w:r>
        <w:rPr>
          <w:noProof/>
        </w:rPr>
        <w:fldChar w:fldCharType="end"/>
      </w:r>
      <w:r w:rsidRPr="006C0843">
        <w:t xml:space="preserve"> Caso de uso N°4.2, Generando nuevo turno</w:t>
      </w:r>
      <w:bookmarkEnd w:id="840"/>
      <w:bookmarkEnd w:id="841"/>
      <w:bookmarkEnd w:id="842"/>
    </w:p>
    <w:p w14:paraId="743F90D6" w14:textId="77777777" w:rsidR="00796A6B" w:rsidRPr="006C0843" w:rsidRDefault="00796A6B" w:rsidP="00796A6B">
      <w:pPr>
        <w:pStyle w:val="Sinespaciado"/>
      </w:pPr>
      <w:r w:rsidRPr="006C0843">
        <w:rPr>
          <w:noProof/>
        </w:rPr>
        <w:drawing>
          <wp:inline distT="0" distB="0" distL="0" distR="0" wp14:anchorId="0BA488AE" wp14:editId="421C4085">
            <wp:extent cx="5971540" cy="4885690"/>
            <wp:effectExtent l="0" t="0" r="0" b="0"/>
            <wp:docPr id="1868209143" name="Imagen 28"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71540" cy="4885690"/>
                    </a:xfrm>
                    <a:prstGeom prst="rect">
                      <a:avLst/>
                    </a:prstGeom>
                    <a:noFill/>
                    <a:ln>
                      <a:noFill/>
                    </a:ln>
                  </pic:spPr>
                </pic:pic>
              </a:graphicData>
            </a:graphic>
          </wp:inline>
        </w:drawing>
      </w:r>
    </w:p>
    <w:p w14:paraId="45A46039" w14:textId="77777777" w:rsidR="00796A6B" w:rsidRPr="006C0843" w:rsidRDefault="00796A6B" w:rsidP="00796A6B"/>
    <w:p w14:paraId="4E0C358F" w14:textId="77777777" w:rsidR="00796A6B" w:rsidRDefault="00796A6B" w:rsidP="00796A6B">
      <w:r w:rsidRPr="006C0843">
        <w:t>Fuente: Elaborado por el estudiante de acuerdo con el proyecto</w:t>
      </w:r>
    </w:p>
    <w:p w14:paraId="456F9A65" w14:textId="77777777" w:rsidR="00796A6B" w:rsidRDefault="00796A6B" w:rsidP="00796A6B"/>
    <w:p w14:paraId="658300A9" w14:textId="77777777" w:rsidR="00796A6B" w:rsidRDefault="00796A6B" w:rsidP="00796A6B"/>
    <w:p w14:paraId="6DBD49C7" w14:textId="77777777" w:rsidR="00796A6B" w:rsidRDefault="00796A6B" w:rsidP="00796A6B">
      <w:pPr>
        <w:spacing w:line="278" w:lineRule="auto"/>
        <w:ind w:firstLine="0"/>
        <w:jc w:val="left"/>
      </w:pPr>
    </w:p>
    <w:p w14:paraId="11C45733" w14:textId="77777777" w:rsidR="00796A6B" w:rsidRDefault="00796A6B" w:rsidP="00796A6B">
      <w:r w:rsidRPr="008C5944">
        <w:t>Casos de prueba:</w:t>
      </w:r>
    </w:p>
    <w:p w14:paraId="0B870124" w14:textId="7E476595" w:rsidR="00516C1B" w:rsidRDefault="00516C1B" w:rsidP="00516C1B">
      <w:pPr>
        <w:numPr>
          <w:ilvl w:val="0"/>
          <w:numId w:val="293"/>
        </w:numPr>
        <w:tabs>
          <w:tab w:val="num" w:pos="720"/>
        </w:tabs>
        <w:rPr>
          <w:lang w:val="es-419"/>
        </w:rPr>
      </w:pPr>
      <w:r w:rsidRPr="00516C1B">
        <w:rPr>
          <w:lang w:val="es-419"/>
        </w:rPr>
        <w:t>Verificar la existencia del formulario para generar nuevos turnos en la interfaz</w:t>
      </w:r>
      <w:r>
        <w:rPr>
          <w:lang w:val="es-419"/>
        </w:rPr>
        <w:t>.</w:t>
      </w:r>
    </w:p>
    <w:p w14:paraId="6C093F6B" w14:textId="77777777" w:rsidR="00516C1B" w:rsidRPr="00516C1B" w:rsidRDefault="00516C1B" w:rsidP="00516C1B">
      <w:pPr>
        <w:ind w:left="1440" w:firstLine="0"/>
        <w:rPr>
          <w:lang w:val="es-419"/>
        </w:rPr>
      </w:pPr>
    </w:p>
    <w:p w14:paraId="55438789" w14:textId="39D2E781" w:rsidR="00516C1B" w:rsidRDefault="00516C1B" w:rsidP="00516C1B">
      <w:pPr>
        <w:numPr>
          <w:ilvl w:val="0"/>
          <w:numId w:val="293"/>
        </w:numPr>
        <w:tabs>
          <w:tab w:val="num" w:pos="720"/>
        </w:tabs>
        <w:rPr>
          <w:lang w:val="es-419"/>
        </w:rPr>
      </w:pPr>
      <w:r w:rsidRPr="00516C1B">
        <w:rPr>
          <w:lang w:val="es-419"/>
        </w:rPr>
        <w:t>Verificar la funcionalidad de creación de nuevos turnos en el sistema</w:t>
      </w:r>
      <w:r>
        <w:rPr>
          <w:lang w:val="es-419"/>
        </w:rPr>
        <w:t>.</w:t>
      </w:r>
    </w:p>
    <w:p w14:paraId="2F257334" w14:textId="77777777" w:rsidR="00516C1B" w:rsidRPr="00516C1B" w:rsidRDefault="00516C1B" w:rsidP="00516C1B">
      <w:pPr>
        <w:ind w:firstLine="0"/>
        <w:rPr>
          <w:lang w:val="es-419"/>
        </w:rPr>
      </w:pPr>
    </w:p>
    <w:p w14:paraId="1AB37B39" w14:textId="78ADBDD8" w:rsidR="00516C1B" w:rsidRDefault="00516C1B" w:rsidP="00516C1B">
      <w:pPr>
        <w:numPr>
          <w:ilvl w:val="0"/>
          <w:numId w:val="293"/>
        </w:numPr>
        <w:tabs>
          <w:tab w:val="num" w:pos="720"/>
        </w:tabs>
        <w:rPr>
          <w:lang w:val="es-419"/>
        </w:rPr>
      </w:pPr>
      <w:r w:rsidRPr="00516C1B">
        <w:rPr>
          <w:lang w:val="es-419"/>
        </w:rPr>
        <w:t>Verificar la correcta visualización del nuevo turno en el listado después de su creación</w:t>
      </w:r>
      <w:r>
        <w:rPr>
          <w:lang w:val="es-419"/>
        </w:rPr>
        <w:t>.</w:t>
      </w:r>
    </w:p>
    <w:p w14:paraId="3E8DE2F9" w14:textId="77777777" w:rsidR="00516C1B" w:rsidRPr="00516C1B" w:rsidRDefault="00516C1B" w:rsidP="00516C1B">
      <w:pPr>
        <w:ind w:firstLine="0"/>
        <w:rPr>
          <w:lang w:val="es-419"/>
        </w:rPr>
      </w:pPr>
    </w:p>
    <w:p w14:paraId="20FCC91C" w14:textId="77777777" w:rsidR="00796A6B" w:rsidRPr="000C5C84" w:rsidRDefault="00796A6B" w:rsidP="00796A6B">
      <w:pPr>
        <w:rPr>
          <w:lang w:val="es-419"/>
        </w:rPr>
      </w:pPr>
    </w:p>
    <w:p w14:paraId="1CBC0553" w14:textId="77777777" w:rsidR="00796A6B" w:rsidRDefault="00796A6B" w:rsidP="00796A6B">
      <w:pPr>
        <w:ind w:left="720" w:firstLine="0"/>
      </w:pPr>
      <w:r w:rsidRPr="008C5944">
        <w:t>Resultados Esperados:</w:t>
      </w:r>
    </w:p>
    <w:p w14:paraId="2FC5F352" w14:textId="3A5E3374" w:rsidR="00516C1B" w:rsidRDefault="00516C1B" w:rsidP="00516C1B">
      <w:pPr>
        <w:numPr>
          <w:ilvl w:val="0"/>
          <w:numId w:val="294"/>
        </w:numPr>
        <w:tabs>
          <w:tab w:val="num" w:pos="720"/>
        </w:tabs>
        <w:rPr>
          <w:lang w:val="es-419"/>
        </w:rPr>
      </w:pPr>
      <w:r w:rsidRPr="00516C1B">
        <w:rPr>
          <w:lang w:val="es-419"/>
        </w:rPr>
        <w:t>El formulario para generar nuevos turnos está completamente accesible y visible en la interfaz de creación de turnos</w:t>
      </w:r>
      <w:r>
        <w:rPr>
          <w:lang w:val="es-419"/>
        </w:rPr>
        <w:t>.</w:t>
      </w:r>
    </w:p>
    <w:p w14:paraId="5D311881" w14:textId="77777777" w:rsidR="00516C1B" w:rsidRPr="00516C1B" w:rsidRDefault="00516C1B" w:rsidP="00516C1B">
      <w:pPr>
        <w:ind w:left="1440" w:firstLine="0"/>
        <w:rPr>
          <w:lang w:val="es-419"/>
        </w:rPr>
      </w:pPr>
    </w:p>
    <w:p w14:paraId="58146070" w14:textId="3F85E62E" w:rsidR="00516C1B" w:rsidRDefault="00516C1B" w:rsidP="00516C1B">
      <w:pPr>
        <w:numPr>
          <w:ilvl w:val="0"/>
          <w:numId w:val="294"/>
        </w:numPr>
        <w:tabs>
          <w:tab w:val="num" w:pos="720"/>
        </w:tabs>
        <w:rPr>
          <w:lang w:val="es-419"/>
        </w:rPr>
      </w:pPr>
      <w:r w:rsidRPr="00516C1B">
        <w:rPr>
          <w:lang w:val="es-419"/>
        </w:rPr>
        <w:t>Al completar y enviar el formulario, el sistema procesa correctamente la creación del nuevo turno en la base de datos</w:t>
      </w:r>
      <w:r>
        <w:rPr>
          <w:lang w:val="es-419"/>
        </w:rPr>
        <w:t>.</w:t>
      </w:r>
    </w:p>
    <w:p w14:paraId="31A8AEF8" w14:textId="77777777" w:rsidR="00516C1B" w:rsidRPr="00516C1B" w:rsidRDefault="00516C1B" w:rsidP="00516C1B">
      <w:pPr>
        <w:ind w:firstLine="0"/>
        <w:rPr>
          <w:lang w:val="es-419"/>
        </w:rPr>
      </w:pPr>
    </w:p>
    <w:p w14:paraId="20C485C0" w14:textId="3E923012" w:rsidR="00516C1B" w:rsidRDefault="00516C1B" w:rsidP="00516C1B">
      <w:pPr>
        <w:numPr>
          <w:ilvl w:val="0"/>
          <w:numId w:val="294"/>
        </w:numPr>
        <w:tabs>
          <w:tab w:val="num" w:pos="720"/>
        </w:tabs>
        <w:rPr>
          <w:lang w:val="es-419"/>
        </w:rPr>
      </w:pPr>
      <w:r w:rsidRPr="00516C1B">
        <w:rPr>
          <w:lang w:val="es-419"/>
        </w:rPr>
        <w:t>Después de la creación exitosa, el nuevo turno aparece inmediatamente en el listado general de turnos del sistema</w:t>
      </w:r>
      <w:r>
        <w:rPr>
          <w:lang w:val="es-419"/>
        </w:rPr>
        <w:t>.</w:t>
      </w:r>
    </w:p>
    <w:p w14:paraId="194B8EBF" w14:textId="77777777" w:rsidR="00516C1B" w:rsidRDefault="00516C1B" w:rsidP="00516C1B">
      <w:pPr>
        <w:ind w:firstLine="0"/>
        <w:rPr>
          <w:lang w:val="es-419"/>
        </w:rPr>
      </w:pPr>
    </w:p>
    <w:p w14:paraId="3D34433E" w14:textId="77777777" w:rsidR="00516C1B" w:rsidRPr="00516C1B" w:rsidRDefault="00516C1B" w:rsidP="00516C1B">
      <w:pPr>
        <w:ind w:firstLine="0"/>
        <w:rPr>
          <w:lang w:val="es-419"/>
        </w:rPr>
      </w:pPr>
    </w:p>
    <w:p w14:paraId="20960975" w14:textId="77777777" w:rsidR="00796A6B" w:rsidRPr="000C5C84" w:rsidRDefault="00796A6B" w:rsidP="00796A6B">
      <w:pPr>
        <w:ind w:left="720" w:firstLine="0"/>
        <w:rPr>
          <w:lang w:val="es-419"/>
        </w:rPr>
      </w:pPr>
    </w:p>
    <w:p w14:paraId="36F58D45" w14:textId="77777777" w:rsidR="00796A6B" w:rsidRDefault="00796A6B" w:rsidP="00796A6B">
      <w:pPr>
        <w:ind w:left="720" w:firstLine="0"/>
      </w:pPr>
      <w:r w:rsidRPr="008C5944">
        <w:lastRenderedPageBreak/>
        <w:t>Resultados obtenidos</w:t>
      </w:r>
      <w:r>
        <w:t>:</w:t>
      </w:r>
    </w:p>
    <w:p w14:paraId="1EEFF15F" w14:textId="194FA15E" w:rsidR="00516C1B" w:rsidRDefault="00516C1B" w:rsidP="00516C1B">
      <w:pPr>
        <w:numPr>
          <w:ilvl w:val="0"/>
          <w:numId w:val="295"/>
        </w:numPr>
        <w:tabs>
          <w:tab w:val="num" w:pos="720"/>
        </w:tabs>
        <w:rPr>
          <w:lang w:val="es-419"/>
        </w:rPr>
      </w:pPr>
      <w:r w:rsidRPr="00516C1B">
        <w:rPr>
          <w:lang w:val="es-419"/>
        </w:rPr>
        <w:t>El formulario de generación de nuevos turnos está disponible y completamente funcional en la interfaz</w:t>
      </w:r>
      <w:r>
        <w:rPr>
          <w:lang w:val="es-419"/>
        </w:rPr>
        <w:t>.</w:t>
      </w:r>
    </w:p>
    <w:p w14:paraId="375A2B50" w14:textId="77777777" w:rsidR="00516C1B" w:rsidRPr="00516C1B" w:rsidRDefault="00516C1B" w:rsidP="00516C1B">
      <w:pPr>
        <w:ind w:left="1800" w:firstLine="0"/>
        <w:rPr>
          <w:lang w:val="es-419"/>
        </w:rPr>
      </w:pPr>
    </w:p>
    <w:p w14:paraId="760B8933" w14:textId="193C7441" w:rsidR="00516C1B" w:rsidRDefault="00516C1B" w:rsidP="00516C1B">
      <w:pPr>
        <w:numPr>
          <w:ilvl w:val="0"/>
          <w:numId w:val="295"/>
        </w:numPr>
        <w:tabs>
          <w:tab w:val="num" w:pos="720"/>
        </w:tabs>
        <w:rPr>
          <w:lang w:val="es-419"/>
        </w:rPr>
      </w:pPr>
      <w:r w:rsidRPr="00516C1B">
        <w:rPr>
          <w:lang w:val="es-419"/>
        </w:rPr>
        <w:t>La creación de nuevos turnos se procesa correctamente y se almacena en la base de datos sin errores</w:t>
      </w:r>
      <w:r>
        <w:rPr>
          <w:lang w:val="es-419"/>
        </w:rPr>
        <w:t>.</w:t>
      </w:r>
    </w:p>
    <w:p w14:paraId="49A490A6" w14:textId="77777777" w:rsidR="00516C1B" w:rsidRPr="00516C1B" w:rsidRDefault="00516C1B" w:rsidP="00516C1B">
      <w:pPr>
        <w:ind w:firstLine="0"/>
        <w:rPr>
          <w:lang w:val="es-419"/>
        </w:rPr>
      </w:pPr>
    </w:p>
    <w:p w14:paraId="339B5281" w14:textId="54ADFF2B" w:rsidR="00516C1B" w:rsidRDefault="00516C1B" w:rsidP="00516C1B">
      <w:pPr>
        <w:numPr>
          <w:ilvl w:val="0"/>
          <w:numId w:val="295"/>
        </w:numPr>
        <w:tabs>
          <w:tab w:val="num" w:pos="720"/>
        </w:tabs>
        <w:rPr>
          <w:lang w:val="es-419"/>
        </w:rPr>
      </w:pPr>
      <w:r w:rsidRPr="00516C1B">
        <w:rPr>
          <w:lang w:val="es-419"/>
        </w:rPr>
        <w:t>El turno recién creado se visualiza correctamente en el listado general inmediatamente después de su creación</w:t>
      </w:r>
      <w:r>
        <w:rPr>
          <w:lang w:val="es-419"/>
        </w:rPr>
        <w:t>.</w:t>
      </w:r>
    </w:p>
    <w:p w14:paraId="29919122" w14:textId="77777777" w:rsidR="00796A6B" w:rsidRDefault="00796A6B" w:rsidP="00796A6B">
      <w:pPr>
        <w:ind w:left="720" w:firstLine="0"/>
        <w:rPr>
          <w:lang w:val="es-419"/>
        </w:rPr>
      </w:pPr>
    </w:p>
    <w:p w14:paraId="5F982248" w14:textId="5A631759" w:rsidR="00414459" w:rsidRPr="00414459" w:rsidRDefault="00414459" w:rsidP="00414459">
      <w:pPr>
        <w:rPr>
          <w:lang w:val="es-419"/>
        </w:rPr>
      </w:pPr>
      <w:r w:rsidRPr="00414459">
        <w:rPr>
          <w:lang w:val="es-419"/>
        </w:rPr>
        <w:t xml:space="preserve">En la figura 7.30 </w:t>
      </w:r>
      <w:r w:rsidRPr="00414459">
        <w:t xml:space="preserve">muestra el proceso de creación de un nuevo turno o jornada. En el formulario superior se está registrando el turno llamado “Turno noche”, configurado con día de entrada </w:t>
      </w:r>
      <w:r w:rsidRPr="00414459">
        <w:t>lunes</w:t>
      </w:r>
      <w:r w:rsidRPr="00414459">
        <w:t xml:space="preserve">, hora de inicio 23:00, colación entre las 02:00 y 03:00, día de salida </w:t>
      </w:r>
      <w:r>
        <w:t>v</w:t>
      </w:r>
      <w:r w:rsidRPr="00414459">
        <w:t>iernes, hora de término 08:00, y una tolerancia de atraso de 15 minutos. En la parte inferior, en el Listado de Jornadas, se visualiza la tabla actualizada donde el nuevo turno ya aparece registrado junto con las demás jornadas existentes.</w:t>
      </w:r>
    </w:p>
    <w:p w14:paraId="16F010A1" w14:textId="6F521B64" w:rsidR="00267181" w:rsidRPr="008C5944" w:rsidRDefault="00267181" w:rsidP="00267181">
      <w:pPr>
        <w:pStyle w:val="Descripcin"/>
      </w:pPr>
      <w:bookmarkStart w:id="843" w:name="_Toc210409398"/>
      <w:bookmarkStart w:id="844" w:name="_Toc210410178"/>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30</w:t>
      </w:r>
      <w:r>
        <w:rPr>
          <w:noProof/>
        </w:rPr>
        <w:fldChar w:fldCharType="end"/>
      </w:r>
      <w:r>
        <w:t xml:space="preserve"> “Captura de pantalla de prueba 1-2-3 caso de uso N°4.2”</w:t>
      </w:r>
      <w:bookmarkEnd w:id="843"/>
      <w:bookmarkEnd w:id="844"/>
    </w:p>
    <w:p w14:paraId="694F0141" w14:textId="77777777" w:rsidR="00267181" w:rsidRPr="000C5C84" w:rsidRDefault="00267181" w:rsidP="00796A6B">
      <w:pPr>
        <w:ind w:left="720" w:firstLine="0"/>
        <w:rPr>
          <w:lang w:val="es-419"/>
        </w:rPr>
      </w:pPr>
    </w:p>
    <w:p w14:paraId="78A52E40" w14:textId="77777777" w:rsidR="00F75603" w:rsidRDefault="00F75603" w:rsidP="00547FA9">
      <w:pPr>
        <w:pStyle w:val="Sinespaciado"/>
      </w:pPr>
      <w:r w:rsidRPr="00F75603">
        <w:rPr>
          <w:noProof/>
        </w:rPr>
        <w:lastRenderedPageBreak/>
        <w:drawing>
          <wp:inline distT="0" distB="0" distL="0" distR="0" wp14:anchorId="6D1200D2" wp14:editId="5DE62B54">
            <wp:extent cx="3971925" cy="3499721"/>
            <wp:effectExtent l="0" t="0" r="0" b="5715"/>
            <wp:docPr id="621158877"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58877" name="Imagen 1" descr="Interfaz de usuario gráfica, Aplicación, Tabla&#10;&#10;El contenido generado por IA puede ser incorrecto."/>
                    <pic:cNvPicPr/>
                  </pic:nvPicPr>
                  <pic:blipFill>
                    <a:blip r:embed="rId143"/>
                    <a:stretch>
                      <a:fillRect/>
                    </a:stretch>
                  </pic:blipFill>
                  <pic:spPr>
                    <a:xfrm>
                      <a:off x="0" y="0"/>
                      <a:ext cx="3980001" cy="3506836"/>
                    </a:xfrm>
                    <a:prstGeom prst="rect">
                      <a:avLst/>
                    </a:prstGeom>
                  </pic:spPr>
                </pic:pic>
              </a:graphicData>
            </a:graphic>
          </wp:inline>
        </w:drawing>
      </w:r>
    </w:p>
    <w:p w14:paraId="7266F8B2" w14:textId="77777777" w:rsidR="00547FA9" w:rsidRDefault="00547FA9" w:rsidP="00547FA9">
      <w:pPr>
        <w:pStyle w:val="Sinespaciado"/>
      </w:pPr>
    </w:p>
    <w:p w14:paraId="656BFE62" w14:textId="2B5E6DD1" w:rsidR="00414459" w:rsidRDefault="00796A6B" w:rsidP="00547FA9">
      <w:r>
        <w:t>Fuente: Captura realizada al sistema web EugCOM</w:t>
      </w:r>
    </w:p>
    <w:p w14:paraId="2095BC1D" w14:textId="1D293C6A" w:rsidR="00796A6B" w:rsidRPr="00F75603" w:rsidRDefault="00414459" w:rsidP="00414459">
      <w:pPr>
        <w:spacing w:line="278" w:lineRule="auto"/>
        <w:ind w:firstLine="0"/>
        <w:jc w:val="left"/>
      </w:pPr>
      <w:r>
        <w:br w:type="page"/>
      </w:r>
    </w:p>
    <w:p w14:paraId="7B0AE11F" w14:textId="77777777" w:rsidR="00796A6B" w:rsidRDefault="00796A6B" w:rsidP="00796A6B">
      <w:pPr>
        <w:pStyle w:val="Ttulo2"/>
      </w:pPr>
      <w:r>
        <w:lastRenderedPageBreak/>
        <w:t>Prueba Unitaria CU N°4.3</w:t>
      </w:r>
    </w:p>
    <w:p w14:paraId="6B6B5533" w14:textId="77777777" w:rsidR="00796A6B" w:rsidRDefault="00796A6B" w:rsidP="00796A6B">
      <w:pPr>
        <w:spacing w:line="278" w:lineRule="auto"/>
        <w:ind w:firstLine="0"/>
        <w:jc w:val="left"/>
      </w:pPr>
    </w:p>
    <w:p w14:paraId="0FB077F2" w14:textId="77777777" w:rsidR="00796A6B" w:rsidRPr="006C0843" w:rsidRDefault="00796A6B" w:rsidP="00796A6B">
      <w:r w:rsidRPr="006C0843">
        <w:t xml:space="preserve">En la </w:t>
      </w:r>
      <w:r w:rsidRPr="006C0843">
        <w:rPr>
          <w:i/>
        </w:rPr>
        <w:t xml:space="preserve">Tabla </w:t>
      </w:r>
      <w:r>
        <w:rPr>
          <w:i/>
        </w:rPr>
        <w:t>7.31</w:t>
      </w:r>
      <w:r w:rsidRPr="006C0843">
        <w:t xml:space="preserve"> se puede visualizar el Caso de uso N°4.3, se agrega la opción de guardar los cambios de los turnos.</w:t>
      </w:r>
    </w:p>
    <w:p w14:paraId="7FF64079" w14:textId="77777777" w:rsidR="00796A6B" w:rsidRPr="006C0843" w:rsidRDefault="00796A6B" w:rsidP="00796A6B"/>
    <w:p w14:paraId="25145FB0" w14:textId="77777777" w:rsidR="00796A6B" w:rsidRPr="006C0843" w:rsidRDefault="00796A6B" w:rsidP="00796A6B">
      <w:pPr>
        <w:pStyle w:val="Descripcin"/>
      </w:pPr>
      <w:bookmarkStart w:id="845" w:name="_Toc209985114"/>
      <w:bookmarkStart w:id="846" w:name="_Toc210409399"/>
      <w:bookmarkStart w:id="847" w:name="_Toc210410179"/>
      <w:r w:rsidRPr="006C0843">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31</w:t>
      </w:r>
      <w:r>
        <w:rPr>
          <w:noProof/>
        </w:rPr>
        <w:fldChar w:fldCharType="end"/>
      </w:r>
      <w:r w:rsidRPr="006C0843">
        <w:t xml:space="preserve"> Caso de uso N°4.3, Guardando cambios en los turnos</w:t>
      </w:r>
      <w:bookmarkEnd w:id="845"/>
      <w:bookmarkEnd w:id="846"/>
      <w:bookmarkEnd w:id="847"/>
    </w:p>
    <w:p w14:paraId="19A7B4FD" w14:textId="77777777" w:rsidR="00796A6B" w:rsidRPr="006C0843" w:rsidRDefault="00796A6B" w:rsidP="00796A6B">
      <w:pPr>
        <w:pStyle w:val="Sinespaciado"/>
      </w:pPr>
      <w:r w:rsidRPr="006C0843">
        <w:rPr>
          <w:noProof/>
        </w:rPr>
        <w:drawing>
          <wp:inline distT="0" distB="0" distL="0" distR="0" wp14:anchorId="50E408D4" wp14:editId="5733970A">
            <wp:extent cx="5971540" cy="5019040"/>
            <wp:effectExtent l="0" t="0" r="0" b="0"/>
            <wp:docPr id="1556669681" name="Imagen 3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descr="Tabla&#10;&#10;El contenido generado por IA puede ser incorrecto."/>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71540" cy="5019040"/>
                    </a:xfrm>
                    <a:prstGeom prst="rect">
                      <a:avLst/>
                    </a:prstGeom>
                    <a:noFill/>
                    <a:ln>
                      <a:noFill/>
                    </a:ln>
                  </pic:spPr>
                </pic:pic>
              </a:graphicData>
            </a:graphic>
          </wp:inline>
        </w:drawing>
      </w:r>
    </w:p>
    <w:p w14:paraId="51D6FD6A" w14:textId="77777777" w:rsidR="00796A6B" w:rsidRPr="006C0843" w:rsidRDefault="00796A6B" w:rsidP="00796A6B"/>
    <w:p w14:paraId="3FC4AB7E" w14:textId="77777777" w:rsidR="00796A6B" w:rsidRDefault="00796A6B" w:rsidP="00796A6B">
      <w:pPr>
        <w:tabs>
          <w:tab w:val="left" w:pos="7275"/>
        </w:tabs>
      </w:pPr>
      <w:r w:rsidRPr="006C0843">
        <w:t>Fuente: Elaborado por el estudiante de acuerdo con el proyecto</w:t>
      </w:r>
      <w:r>
        <w:tab/>
      </w:r>
    </w:p>
    <w:p w14:paraId="76F3CE65" w14:textId="77777777" w:rsidR="00796A6B" w:rsidRPr="006C0843" w:rsidRDefault="00796A6B" w:rsidP="00796A6B">
      <w:pPr>
        <w:tabs>
          <w:tab w:val="left" w:pos="7275"/>
        </w:tabs>
      </w:pPr>
    </w:p>
    <w:p w14:paraId="0241FFCB" w14:textId="77777777" w:rsidR="00796A6B" w:rsidRDefault="00796A6B" w:rsidP="00796A6B">
      <w:r w:rsidRPr="008C5944">
        <w:lastRenderedPageBreak/>
        <w:t>Casos de prueba:</w:t>
      </w:r>
    </w:p>
    <w:p w14:paraId="63CFCE21" w14:textId="77777777" w:rsidR="00547FA9" w:rsidRDefault="00547FA9" w:rsidP="00796A6B"/>
    <w:p w14:paraId="0FDE1B31" w14:textId="197FE393" w:rsidR="00516C1B" w:rsidRDefault="00516C1B" w:rsidP="00516C1B">
      <w:pPr>
        <w:numPr>
          <w:ilvl w:val="0"/>
          <w:numId w:val="296"/>
        </w:numPr>
        <w:tabs>
          <w:tab w:val="num" w:pos="720"/>
        </w:tabs>
        <w:rPr>
          <w:lang w:val="es-419"/>
        </w:rPr>
      </w:pPr>
      <w:r w:rsidRPr="00516C1B">
        <w:rPr>
          <w:lang w:val="es-419"/>
        </w:rPr>
        <w:t>Verificar la existencia del botón de guardado en el formulario de edición de turnos</w:t>
      </w:r>
      <w:r>
        <w:rPr>
          <w:lang w:val="es-419"/>
        </w:rPr>
        <w:t>.</w:t>
      </w:r>
    </w:p>
    <w:p w14:paraId="6C682AE6" w14:textId="77777777" w:rsidR="00516C1B" w:rsidRPr="00516C1B" w:rsidRDefault="00516C1B" w:rsidP="00516C1B">
      <w:pPr>
        <w:ind w:left="1440" w:firstLine="0"/>
        <w:rPr>
          <w:lang w:val="es-419"/>
        </w:rPr>
      </w:pPr>
    </w:p>
    <w:p w14:paraId="56C5ED89" w14:textId="7342A3CD" w:rsidR="00516C1B" w:rsidRDefault="00516C1B" w:rsidP="00516C1B">
      <w:pPr>
        <w:numPr>
          <w:ilvl w:val="0"/>
          <w:numId w:val="296"/>
        </w:numPr>
        <w:tabs>
          <w:tab w:val="num" w:pos="720"/>
        </w:tabs>
        <w:rPr>
          <w:lang w:val="es-419"/>
        </w:rPr>
      </w:pPr>
      <w:r w:rsidRPr="00516C1B">
        <w:rPr>
          <w:lang w:val="es-419"/>
        </w:rPr>
        <w:t>Verificar la funcionalidad de guardado de modificaciones realizadas a un turno existente</w:t>
      </w:r>
      <w:r>
        <w:rPr>
          <w:lang w:val="es-419"/>
        </w:rPr>
        <w:t>.</w:t>
      </w:r>
    </w:p>
    <w:p w14:paraId="43892E0C" w14:textId="77777777" w:rsidR="00516C1B" w:rsidRPr="00516C1B" w:rsidRDefault="00516C1B" w:rsidP="00516C1B">
      <w:pPr>
        <w:ind w:firstLine="0"/>
        <w:rPr>
          <w:lang w:val="es-419"/>
        </w:rPr>
      </w:pPr>
    </w:p>
    <w:p w14:paraId="02367D3C" w14:textId="3A938F43" w:rsidR="00516C1B" w:rsidRDefault="00516C1B" w:rsidP="00516C1B">
      <w:pPr>
        <w:numPr>
          <w:ilvl w:val="0"/>
          <w:numId w:val="296"/>
        </w:numPr>
        <w:tabs>
          <w:tab w:val="num" w:pos="720"/>
        </w:tabs>
        <w:rPr>
          <w:lang w:val="es-419"/>
        </w:rPr>
      </w:pPr>
      <w:r w:rsidRPr="00516C1B">
        <w:rPr>
          <w:lang w:val="es-419"/>
        </w:rPr>
        <w:t>Verificar la actualización inmediata de la información en el listado de turnos después del guardado</w:t>
      </w:r>
      <w:r>
        <w:rPr>
          <w:lang w:val="es-419"/>
        </w:rPr>
        <w:t>.</w:t>
      </w:r>
    </w:p>
    <w:p w14:paraId="1C5B9504" w14:textId="77777777" w:rsidR="00547FA9" w:rsidRPr="000C5C84" w:rsidRDefault="00547FA9" w:rsidP="00796A6B">
      <w:pPr>
        <w:rPr>
          <w:lang w:val="es-419"/>
        </w:rPr>
      </w:pPr>
    </w:p>
    <w:p w14:paraId="01AF6C35" w14:textId="77777777" w:rsidR="00796A6B" w:rsidRDefault="00796A6B" w:rsidP="00796A6B">
      <w:pPr>
        <w:ind w:left="720" w:firstLine="0"/>
      </w:pPr>
      <w:r w:rsidRPr="008C5944">
        <w:t>Resultados Esperados:</w:t>
      </w:r>
    </w:p>
    <w:p w14:paraId="73671E71" w14:textId="77777777" w:rsidR="00547FA9" w:rsidRDefault="00547FA9" w:rsidP="00796A6B">
      <w:pPr>
        <w:ind w:left="720" w:firstLine="0"/>
      </w:pPr>
    </w:p>
    <w:p w14:paraId="645D3A5F" w14:textId="30289B1E" w:rsidR="00516C1B" w:rsidRDefault="00516C1B" w:rsidP="00516C1B">
      <w:pPr>
        <w:numPr>
          <w:ilvl w:val="0"/>
          <w:numId w:val="297"/>
        </w:numPr>
        <w:tabs>
          <w:tab w:val="num" w:pos="720"/>
        </w:tabs>
        <w:rPr>
          <w:lang w:val="es-419"/>
        </w:rPr>
      </w:pPr>
      <w:r w:rsidRPr="00516C1B">
        <w:rPr>
          <w:lang w:val="es-419"/>
        </w:rPr>
        <w:t>El botón "Guardar Cambios" es visible y accesible en el formulario de edición de turnos</w:t>
      </w:r>
      <w:r>
        <w:rPr>
          <w:lang w:val="es-419"/>
        </w:rPr>
        <w:t>.</w:t>
      </w:r>
    </w:p>
    <w:p w14:paraId="7024EE5E" w14:textId="77777777" w:rsidR="00516C1B" w:rsidRPr="00516C1B" w:rsidRDefault="00516C1B" w:rsidP="00516C1B">
      <w:pPr>
        <w:ind w:left="1440" w:firstLine="0"/>
        <w:rPr>
          <w:lang w:val="es-419"/>
        </w:rPr>
      </w:pPr>
    </w:p>
    <w:p w14:paraId="679543B3" w14:textId="53D98382" w:rsidR="00516C1B" w:rsidRDefault="00516C1B" w:rsidP="00516C1B">
      <w:pPr>
        <w:numPr>
          <w:ilvl w:val="0"/>
          <w:numId w:val="297"/>
        </w:numPr>
        <w:tabs>
          <w:tab w:val="num" w:pos="720"/>
        </w:tabs>
        <w:rPr>
          <w:lang w:val="es-419"/>
        </w:rPr>
      </w:pPr>
      <w:r w:rsidRPr="00516C1B">
        <w:rPr>
          <w:lang w:val="es-419"/>
        </w:rPr>
        <w:t>Al hacer clic en "Guardar Cambios", el sistema procesa y almacena correctamente todas las modificaciones realizadas al turno</w:t>
      </w:r>
      <w:r>
        <w:rPr>
          <w:lang w:val="es-419"/>
        </w:rPr>
        <w:t>.</w:t>
      </w:r>
    </w:p>
    <w:p w14:paraId="6CF6424F" w14:textId="77777777" w:rsidR="00516C1B" w:rsidRPr="00516C1B" w:rsidRDefault="00516C1B" w:rsidP="00516C1B">
      <w:pPr>
        <w:ind w:firstLine="0"/>
        <w:rPr>
          <w:lang w:val="es-419"/>
        </w:rPr>
      </w:pPr>
    </w:p>
    <w:p w14:paraId="64530729" w14:textId="39D124E9" w:rsidR="00516C1B" w:rsidRDefault="00516C1B" w:rsidP="00516C1B">
      <w:pPr>
        <w:numPr>
          <w:ilvl w:val="0"/>
          <w:numId w:val="297"/>
        </w:numPr>
        <w:tabs>
          <w:tab w:val="num" w:pos="720"/>
        </w:tabs>
        <w:rPr>
          <w:lang w:val="es-419"/>
        </w:rPr>
      </w:pPr>
      <w:r w:rsidRPr="00516C1B">
        <w:rPr>
          <w:lang w:val="es-419"/>
        </w:rPr>
        <w:t>Los cambios guardados se reflejan inmediatamente en el listado general de turnos del sistema</w:t>
      </w:r>
      <w:r>
        <w:rPr>
          <w:lang w:val="es-419"/>
        </w:rPr>
        <w:t>.</w:t>
      </w:r>
    </w:p>
    <w:p w14:paraId="6DFBBE25" w14:textId="77777777" w:rsidR="00796A6B" w:rsidRPr="000C5C84" w:rsidRDefault="00796A6B" w:rsidP="00796A6B">
      <w:pPr>
        <w:ind w:left="720" w:firstLine="0"/>
        <w:rPr>
          <w:lang w:val="es-419"/>
        </w:rPr>
      </w:pPr>
    </w:p>
    <w:p w14:paraId="6DBA935E" w14:textId="77777777" w:rsidR="00796A6B" w:rsidRDefault="00796A6B" w:rsidP="00796A6B">
      <w:pPr>
        <w:ind w:left="720" w:firstLine="0"/>
      </w:pPr>
      <w:r w:rsidRPr="008C5944">
        <w:t>Resultados obtenidos</w:t>
      </w:r>
      <w:r>
        <w:t>:</w:t>
      </w:r>
    </w:p>
    <w:p w14:paraId="03F4CE44" w14:textId="77777777" w:rsidR="00547FA9" w:rsidRDefault="00547FA9" w:rsidP="00796A6B">
      <w:pPr>
        <w:ind w:left="720" w:firstLine="0"/>
      </w:pPr>
    </w:p>
    <w:p w14:paraId="1A91A086" w14:textId="2AD1CB60" w:rsidR="00516C1B" w:rsidRDefault="00516C1B" w:rsidP="00516C1B">
      <w:pPr>
        <w:numPr>
          <w:ilvl w:val="0"/>
          <w:numId w:val="298"/>
        </w:numPr>
        <w:tabs>
          <w:tab w:val="num" w:pos="720"/>
        </w:tabs>
        <w:rPr>
          <w:lang w:val="es-419"/>
        </w:rPr>
      </w:pPr>
      <w:r w:rsidRPr="00516C1B">
        <w:rPr>
          <w:lang w:val="es-419"/>
        </w:rPr>
        <w:lastRenderedPageBreak/>
        <w:t>El botón de guardado de cambios está disponible y funciona correctamente en el formulario de edición</w:t>
      </w:r>
      <w:r>
        <w:rPr>
          <w:lang w:val="es-419"/>
        </w:rPr>
        <w:t>.</w:t>
      </w:r>
    </w:p>
    <w:p w14:paraId="7242330B" w14:textId="77777777" w:rsidR="00516C1B" w:rsidRPr="00516C1B" w:rsidRDefault="00516C1B" w:rsidP="00516C1B">
      <w:pPr>
        <w:ind w:left="1440" w:firstLine="0"/>
        <w:rPr>
          <w:lang w:val="es-419"/>
        </w:rPr>
      </w:pPr>
    </w:p>
    <w:p w14:paraId="5FC7F9D6" w14:textId="70AD1897" w:rsidR="00516C1B" w:rsidRDefault="00516C1B" w:rsidP="00516C1B">
      <w:pPr>
        <w:numPr>
          <w:ilvl w:val="0"/>
          <w:numId w:val="298"/>
        </w:numPr>
        <w:tabs>
          <w:tab w:val="num" w:pos="720"/>
        </w:tabs>
        <w:rPr>
          <w:lang w:val="es-419"/>
        </w:rPr>
      </w:pPr>
      <w:r w:rsidRPr="00516C1B">
        <w:rPr>
          <w:lang w:val="es-419"/>
        </w:rPr>
        <w:t>Las modificaciones realizadas a los turnos existentes se guardan exitosamente en el sistema</w:t>
      </w:r>
      <w:r>
        <w:rPr>
          <w:lang w:val="es-419"/>
        </w:rPr>
        <w:t>.</w:t>
      </w:r>
    </w:p>
    <w:p w14:paraId="6A94F10F" w14:textId="77777777" w:rsidR="00516C1B" w:rsidRPr="00516C1B" w:rsidRDefault="00516C1B" w:rsidP="00516C1B">
      <w:pPr>
        <w:ind w:firstLine="0"/>
        <w:rPr>
          <w:lang w:val="es-419"/>
        </w:rPr>
      </w:pPr>
    </w:p>
    <w:p w14:paraId="15C879AF" w14:textId="2244C9C1" w:rsidR="00516C1B" w:rsidRDefault="00516C1B" w:rsidP="00516C1B">
      <w:pPr>
        <w:numPr>
          <w:ilvl w:val="0"/>
          <w:numId w:val="298"/>
        </w:numPr>
        <w:tabs>
          <w:tab w:val="num" w:pos="720"/>
        </w:tabs>
        <w:rPr>
          <w:lang w:val="es-419"/>
        </w:rPr>
      </w:pPr>
      <w:r w:rsidRPr="00516C1B">
        <w:rPr>
          <w:lang w:val="es-419"/>
        </w:rPr>
        <w:t>La información actualizada del turno se muestra correctamente en el listado general tras el guardado</w:t>
      </w:r>
      <w:r>
        <w:rPr>
          <w:lang w:val="es-419"/>
        </w:rPr>
        <w:t>.</w:t>
      </w:r>
    </w:p>
    <w:p w14:paraId="504E2EFD" w14:textId="77777777" w:rsidR="00516C1B" w:rsidRPr="00516C1B" w:rsidRDefault="00516C1B" w:rsidP="00516C1B">
      <w:pPr>
        <w:ind w:firstLine="0"/>
        <w:rPr>
          <w:lang w:val="es-419"/>
        </w:rPr>
      </w:pPr>
    </w:p>
    <w:p w14:paraId="43E8DB3C" w14:textId="6496CE7D" w:rsidR="00796A6B" w:rsidRDefault="00414459" w:rsidP="00414459">
      <w:r w:rsidRPr="00414459">
        <w:rPr>
          <w:lang w:val="es-419"/>
        </w:rPr>
        <w:t xml:space="preserve">En la figura 7.31 </w:t>
      </w:r>
      <w:r w:rsidRPr="00414459">
        <w:t>muestra</w:t>
      </w:r>
      <w:r w:rsidRPr="00414459">
        <w:t xml:space="preserve"> la sección de Listado de Jornadas mientras se editan y guardan cambios en un turno existente. A la izquierda se observa el formulario con los datos del “Turno noche”, donde se actualiza la Hora de Fin a las 12:00. En la tabla de la derecha, ya aparece reflejada la modificación, mostrando en la fila correspondiente al turno la nueva hora de término registrada.</w:t>
      </w:r>
    </w:p>
    <w:p w14:paraId="2B0846F2" w14:textId="77777777" w:rsidR="00414459" w:rsidRPr="00414459" w:rsidRDefault="00414459" w:rsidP="00414459">
      <w:pPr>
        <w:rPr>
          <w:lang w:val="es-419"/>
        </w:rPr>
      </w:pPr>
    </w:p>
    <w:p w14:paraId="313DE412" w14:textId="41A924F0" w:rsidR="00267181" w:rsidRPr="008C5944" w:rsidRDefault="00267181" w:rsidP="00267181">
      <w:pPr>
        <w:pStyle w:val="Descripcin"/>
      </w:pPr>
      <w:bookmarkStart w:id="848" w:name="_Toc210409400"/>
      <w:bookmarkStart w:id="849" w:name="_Toc210410180"/>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31</w:t>
      </w:r>
      <w:r>
        <w:rPr>
          <w:noProof/>
        </w:rPr>
        <w:fldChar w:fldCharType="end"/>
      </w:r>
      <w:r>
        <w:t xml:space="preserve"> “Captura de pantalla de prueba 1-2-3 caso de uso N°4.3”</w:t>
      </w:r>
      <w:bookmarkEnd w:id="848"/>
      <w:bookmarkEnd w:id="849"/>
    </w:p>
    <w:p w14:paraId="21FAE55D" w14:textId="77777777" w:rsidR="00267181" w:rsidRPr="000C5C84" w:rsidRDefault="00267181" w:rsidP="00796A6B">
      <w:pPr>
        <w:ind w:left="720" w:firstLine="0"/>
        <w:rPr>
          <w:lang w:val="es-419"/>
        </w:rPr>
      </w:pPr>
    </w:p>
    <w:p w14:paraId="110F67AA" w14:textId="77777777" w:rsidR="00547FA9" w:rsidRDefault="00F75603" w:rsidP="00547FA9">
      <w:pPr>
        <w:pStyle w:val="Sinespaciado"/>
      </w:pPr>
      <w:r w:rsidRPr="00F75603">
        <w:rPr>
          <w:noProof/>
        </w:rPr>
        <w:drawing>
          <wp:inline distT="0" distB="0" distL="0" distR="0" wp14:anchorId="41002018" wp14:editId="0227D6E2">
            <wp:extent cx="6586940" cy="1352550"/>
            <wp:effectExtent l="0" t="0" r="4445" b="0"/>
            <wp:docPr id="452355298"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55298" name="Imagen 1" descr="Captura de pantalla de computadora&#10;&#10;El contenido generado por IA puede ser incorrecto."/>
                    <pic:cNvPicPr/>
                  </pic:nvPicPr>
                  <pic:blipFill>
                    <a:blip r:embed="rId144"/>
                    <a:stretch>
                      <a:fillRect/>
                    </a:stretch>
                  </pic:blipFill>
                  <pic:spPr>
                    <a:xfrm>
                      <a:off x="0" y="0"/>
                      <a:ext cx="6590548" cy="1353291"/>
                    </a:xfrm>
                    <a:prstGeom prst="rect">
                      <a:avLst/>
                    </a:prstGeom>
                  </pic:spPr>
                </pic:pic>
              </a:graphicData>
            </a:graphic>
          </wp:inline>
        </w:drawing>
      </w:r>
    </w:p>
    <w:p w14:paraId="7186350C" w14:textId="77777777" w:rsidR="00547FA9" w:rsidRDefault="00547FA9" w:rsidP="00F75603">
      <w:pPr>
        <w:ind w:firstLine="0"/>
      </w:pPr>
    </w:p>
    <w:p w14:paraId="50A3CB56" w14:textId="559934AA" w:rsidR="00796A6B" w:rsidRDefault="00796A6B" w:rsidP="00547FA9">
      <w:r>
        <w:t>Fuente: Captura realizada al sistema web EugCOM</w:t>
      </w:r>
    </w:p>
    <w:p w14:paraId="36BC708B" w14:textId="77777777" w:rsidR="00796A6B" w:rsidRPr="00CB0FA9" w:rsidRDefault="00796A6B" w:rsidP="00796A6B">
      <w:pPr>
        <w:spacing w:line="278" w:lineRule="auto"/>
        <w:ind w:firstLine="0"/>
        <w:jc w:val="left"/>
        <w:rPr>
          <w:rFonts w:eastAsiaTheme="majorEastAsia" w:cstheme="majorBidi"/>
          <w:szCs w:val="32"/>
        </w:rPr>
      </w:pPr>
      <w:r>
        <w:br w:type="page"/>
      </w:r>
    </w:p>
    <w:p w14:paraId="76365737" w14:textId="77777777" w:rsidR="00796A6B" w:rsidRDefault="00796A6B" w:rsidP="00796A6B">
      <w:pPr>
        <w:pStyle w:val="Ttulo2"/>
      </w:pPr>
      <w:r>
        <w:lastRenderedPageBreak/>
        <w:t>Prueba Unitaria CU N°4.4</w:t>
      </w:r>
    </w:p>
    <w:p w14:paraId="1DBCC734" w14:textId="77777777" w:rsidR="00796A6B" w:rsidRDefault="00796A6B" w:rsidP="00796A6B">
      <w:pPr>
        <w:spacing w:line="278" w:lineRule="auto"/>
        <w:ind w:firstLine="0"/>
        <w:jc w:val="left"/>
      </w:pPr>
    </w:p>
    <w:p w14:paraId="6E32D0DB" w14:textId="77777777" w:rsidR="00796A6B" w:rsidRPr="006C0843" w:rsidRDefault="00796A6B" w:rsidP="00796A6B">
      <w:r w:rsidRPr="006C0843">
        <w:t xml:space="preserve">En la </w:t>
      </w:r>
      <w:r w:rsidRPr="006C0843">
        <w:rPr>
          <w:i/>
        </w:rPr>
        <w:t xml:space="preserve">Tabla </w:t>
      </w:r>
      <w:r>
        <w:rPr>
          <w:i/>
        </w:rPr>
        <w:t xml:space="preserve">7.32 </w:t>
      </w:r>
      <w:r w:rsidRPr="006C0843">
        <w:t>se puede visualizar el Caso de uso N°4.4, el sistema debe permitir al administrador eliminar cualquier tipo de turno.</w:t>
      </w:r>
    </w:p>
    <w:p w14:paraId="2E835FE4" w14:textId="77777777" w:rsidR="00796A6B" w:rsidRPr="006C0843" w:rsidRDefault="00796A6B" w:rsidP="00796A6B">
      <w:pPr>
        <w:spacing w:line="278" w:lineRule="auto"/>
        <w:ind w:firstLine="0"/>
        <w:jc w:val="left"/>
      </w:pPr>
    </w:p>
    <w:p w14:paraId="01026AE6" w14:textId="77777777" w:rsidR="00796A6B" w:rsidRPr="006C0843" w:rsidRDefault="00796A6B" w:rsidP="00796A6B">
      <w:pPr>
        <w:pStyle w:val="Descripcin"/>
      </w:pPr>
      <w:bookmarkStart w:id="850" w:name="_Toc209985115"/>
      <w:bookmarkStart w:id="851" w:name="_Toc210409401"/>
      <w:bookmarkStart w:id="852" w:name="_Toc210410181"/>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32</w:t>
      </w:r>
      <w:r>
        <w:rPr>
          <w:noProof/>
        </w:rPr>
        <w:fldChar w:fldCharType="end"/>
      </w:r>
      <w:r>
        <w:t xml:space="preserve"> </w:t>
      </w:r>
      <w:r w:rsidRPr="006C0843">
        <w:t>Caso de uso N°4.4, Eliminando turnos</w:t>
      </w:r>
      <w:bookmarkEnd w:id="850"/>
      <w:bookmarkEnd w:id="851"/>
      <w:bookmarkEnd w:id="852"/>
    </w:p>
    <w:p w14:paraId="54CBAE74" w14:textId="77777777" w:rsidR="00796A6B" w:rsidRPr="006C0843" w:rsidRDefault="00796A6B" w:rsidP="00796A6B">
      <w:pPr>
        <w:pStyle w:val="Sinespaciado"/>
      </w:pPr>
      <w:r w:rsidRPr="006C0843">
        <w:rPr>
          <w:noProof/>
        </w:rPr>
        <w:drawing>
          <wp:inline distT="0" distB="0" distL="0" distR="0" wp14:anchorId="7136354B" wp14:editId="47A77635">
            <wp:extent cx="5517932" cy="4329734"/>
            <wp:effectExtent l="0" t="0" r="6985" b="0"/>
            <wp:docPr id="1017771638" name="Imagen 3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9.png" descr="Tabla&#10;&#10;El contenido generado por IA puede ser incorrecto."/>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19699" cy="4331121"/>
                    </a:xfrm>
                    <a:prstGeom prst="rect">
                      <a:avLst/>
                    </a:prstGeom>
                    <a:noFill/>
                    <a:ln>
                      <a:noFill/>
                    </a:ln>
                  </pic:spPr>
                </pic:pic>
              </a:graphicData>
            </a:graphic>
          </wp:inline>
        </w:drawing>
      </w:r>
    </w:p>
    <w:p w14:paraId="24F07B20" w14:textId="77777777" w:rsidR="00796A6B" w:rsidRPr="006C0843" w:rsidRDefault="00796A6B" w:rsidP="00796A6B">
      <w:pPr>
        <w:spacing w:line="278" w:lineRule="auto"/>
        <w:ind w:firstLine="0"/>
        <w:jc w:val="left"/>
      </w:pPr>
    </w:p>
    <w:p w14:paraId="38B0378B" w14:textId="77777777" w:rsidR="00796A6B" w:rsidRDefault="00796A6B" w:rsidP="00796A6B">
      <w:r w:rsidRPr="006C0843">
        <w:t>Fuente: Elaborado por el estudiante de acuerdo con el proyecto</w:t>
      </w:r>
    </w:p>
    <w:p w14:paraId="5B4F9CD2" w14:textId="77777777" w:rsidR="00796A6B" w:rsidRDefault="00796A6B" w:rsidP="00796A6B"/>
    <w:p w14:paraId="18400F84" w14:textId="77777777" w:rsidR="00796A6B" w:rsidRDefault="00796A6B" w:rsidP="00796A6B">
      <w:pPr>
        <w:spacing w:line="278" w:lineRule="auto"/>
        <w:ind w:firstLine="0"/>
        <w:jc w:val="left"/>
      </w:pPr>
    </w:p>
    <w:p w14:paraId="6C9FEBA7" w14:textId="77777777" w:rsidR="00796A6B" w:rsidRDefault="00796A6B" w:rsidP="00796A6B">
      <w:pPr>
        <w:spacing w:line="278" w:lineRule="auto"/>
        <w:ind w:firstLine="0"/>
        <w:jc w:val="left"/>
      </w:pPr>
    </w:p>
    <w:p w14:paraId="4E20686B" w14:textId="77777777" w:rsidR="00796A6B" w:rsidRPr="006C0843" w:rsidRDefault="00796A6B" w:rsidP="00796A6B">
      <w:pPr>
        <w:spacing w:line="278" w:lineRule="auto"/>
        <w:ind w:firstLine="0"/>
        <w:jc w:val="left"/>
      </w:pPr>
    </w:p>
    <w:p w14:paraId="4C52A95C" w14:textId="77777777" w:rsidR="00796A6B" w:rsidRPr="00627D3D" w:rsidRDefault="00796A6B" w:rsidP="00796A6B">
      <w:pPr>
        <w:spacing w:line="278" w:lineRule="auto"/>
        <w:ind w:firstLine="0"/>
        <w:jc w:val="left"/>
      </w:pPr>
    </w:p>
    <w:p w14:paraId="1A381C1F" w14:textId="77777777" w:rsidR="00796A6B" w:rsidRDefault="00796A6B" w:rsidP="00796A6B">
      <w:r w:rsidRPr="008C5944">
        <w:t>Casos de prueba:</w:t>
      </w:r>
    </w:p>
    <w:p w14:paraId="6F9C6184" w14:textId="77777777" w:rsidR="00547FA9" w:rsidRDefault="00547FA9" w:rsidP="00796A6B"/>
    <w:p w14:paraId="56778BE4" w14:textId="61F801C0" w:rsidR="00516C1B" w:rsidRDefault="00516C1B" w:rsidP="00516C1B">
      <w:pPr>
        <w:numPr>
          <w:ilvl w:val="0"/>
          <w:numId w:val="299"/>
        </w:numPr>
        <w:tabs>
          <w:tab w:val="num" w:pos="720"/>
        </w:tabs>
        <w:rPr>
          <w:lang w:val="es-419"/>
        </w:rPr>
      </w:pPr>
      <w:r w:rsidRPr="00516C1B">
        <w:rPr>
          <w:lang w:val="es-419"/>
        </w:rPr>
        <w:t>Verificar la existencia de la opción de eliminación de turnos en el listado</w:t>
      </w:r>
      <w:r>
        <w:rPr>
          <w:lang w:val="es-419"/>
        </w:rPr>
        <w:t>.</w:t>
      </w:r>
    </w:p>
    <w:p w14:paraId="6B9C8FA7" w14:textId="77777777" w:rsidR="00516C1B" w:rsidRPr="00516C1B" w:rsidRDefault="00516C1B" w:rsidP="00516C1B">
      <w:pPr>
        <w:ind w:left="1440" w:firstLine="0"/>
        <w:rPr>
          <w:lang w:val="es-419"/>
        </w:rPr>
      </w:pPr>
    </w:p>
    <w:p w14:paraId="433E8637" w14:textId="703FEBDC" w:rsidR="00516C1B" w:rsidRDefault="00516C1B" w:rsidP="00516C1B">
      <w:pPr>
        <w:numPr>
          <w:ilvl w:val="0"/>
          <w:numId w:val="299"/>
        </w:numPr>
        <w:tabs>
          <w:tab w:val="num" w:pos="720"/>
        </w:tabs>
        <w:rPr>
          <w:lang w:val="es-419"/>
        </w:rPr>
      </w:pPr>
      <w:r w:rsidRPr="00516C1B">
        <w:rPr>
          <w:lang w:val="es-419"/>
        </w:rPr>
        <w:t>Verificar la solicitud de confirmación antes de proceder con la eliminación del turno</w:t>
      </w:r>
      <w:r>
        <w:rPr>
          <w:lang w:val="es-419"/>
        </w:rPr>
        <w:t>.</w:t>
      </w:r>
    </w:p>
    <w:p w14:paraId="71F05EA6" w14:textId="77777777" w:rsidR="00516C1B" w:rsidRPr="00516C1B" w:rsidRDefault="00516C1B" w:rsidP="00516C1B">
      <w:pPr>
        <w:ind w:firstLine="0"/>
        <w:rPr>
          <w:lang w:val="es-419"/>
        </w:rPr>
      </w:pPr>
    </w:p>
    <w:p w14:paraId="61CAB2EC" w14:textId="7B48D677" w:rsidR="00796A6B" w:rsidRDefault="00516C1B" w:rsidP="00547FA9">
      <w:pPr>
        <w:numPr>
          <w:ilvl w:val="0"/>
          <w:numId w:val="299"/>
        </w:numPr>
        <w:tabs>
          <w:tab w:val="num" w:pos="720"/>
        </w:tabs>
        <w:rPr>
          <w:lang w:val="es-419"/>
        </w:rPr>
      </w:pPr>
      <w:r w:rsidRPr="00516C1B">
        <w:rPr>
          <w:lang w:val="es-419"/>
        </w:rPr>
        <w:t>Verificar la eliminación correcta del turno y su desaparición del listado</w:t>
      </w:r>
      <w:r>
        <w:rPr>
          <w:lang w:val="es-419"/>
        </w:rPr>
        <w:t>.</w:t>
      </w:r>
    </w:p>
    <w:p w14:paraId="45F47172" w14:textId="77777777" w:rsidR="00547FA9" w:rsidRPr="00547FA9" w:rsidRDefault="00547FA9" w:rsidP="00547FA9">
      <w:pPr>
        <w:ind w:firstLine="0"/>
        <w:rPr>
          <w:lang w:val="es-419"/>
        </w:rPr>
      </w:pPr>
    </w:p>
    <w:p w14:paraId="383EE52C" w14:textId="77777777" w:rsidR="00796A6B" w:rsidRDefault="00796A6B" w:rsidP="00796A6B">
      <w:pPr>
        <w:ind w:left="720" w:firstLine="0"/>
      </w:pPr>
      <w:r w:rsidRPr="008C5944">
        <w:t>Resultados Esperados:</w:t>
      </w:r>
    </w:p>
    <w:p w14:paraId="050E0E67" w14:textId="77777777" w:rsidR="00547FA9" w:rsidRDefault="00547FA9" w:rsidP="00796A6B">
      <w:pPr>
        <w:ind w:left="720" w:firstLine="0"/>
      </w:pPr>
    </w:p>
    <w:p w14:paraId="624D0D34" w14:textId="10554894" w:rsidR="00516C1B" w:rsidRDefault="00516C1B" w:rsidP="00516C1B">
      <w:pPr>
        <w:numPr>
          <w:ilvl w:val="0"/>
          <w:numId w:val="300"/>
        </w:numPr>
        <w:tabs>
          <w:tab w:val="num" w:pos="720"/>
        </w:tabs>
        <w:rPr>
          <w:lang w:val="es-419"/>
        </w:rPr>
      </w:pPr>
      <w:r w:rsidRPr="00516C1B">
        <w:rPr>
          <w:lang w:val="es-419"/>
        </w:rPr>
        <w:t>El botón o enlace "Eliminar" es visible junto a cada turno en el listado general de turnos</w:t>
      </w:r>
      <w:r>
        <w:rPr>
          <w:lang w:val="es-419"/>
        </w:rPr>
        <w:t>.</w:t>
      </w:r>
    </w:p>
    <w:p w14:paraId="23AD3390" w14:textId="77777777" w:rsidR="00516C1B" w:rsidRPr="00516C1B" w:rsidRDefault="00516C1B" w:rsidP="00516C1B">
      <w:pPr>
        <w:ind w:left="1440" w:firstLine="0"/>
        <w:rPr>
          <w:lang w:val="es-419"/>
        </w:rPr>
      </w:pPr>
    </w:p>
    <w:p w14:paraId="41007A0E" w14:textId="469FD814" w:rsidR="00516C1B" w:rsidRDefault="00516C1B" w:rsidP="00516C1B">
      <w:pPr>
        <w:numPr>
          <w:ilvl w:val="0"/>
          <w:numId w:val="300"/>
        </w:numPr>
        <w:tabs>
          <w:tab w:val="num" w:pos="720"/>
        </w:tabs>
        <w:rPr>
          <w:lang w:val="es-419"/>
        </w:rPr>
      </w:pPr>
      <w:r w:rsidRPr="00516C1B">
        <w:rPr>
          <w:lang w:val="es-419"/>
        </w:rPr>
        <w:t>Al hacer clic en "Eliminar", el sistema solicita confirmación del usuario antes de proceder con la eliminación permanente</w:t>
      </w:r>
      <w:r>
        <w:rPr>
          <w:lang w:val="es-419"/>
        </w:rPr>
        <w:t>.</w:t>
      </w:r>
    </w:p>
    <w:p w14:paraId="69CA55EA" w14:textId="77777777" w:rsidR="00516C1B" w:rsidRPr="00516C1B" w:rsidRDefault="00516C1B" w:rsidP="00516C1B">
      <w:pPr>
        <w:ind w:firstLine="0"/>
        <w:rPr>
          <w:lang w:val="es-419"/>
        </w:rPr>
      </w:pPr>
    </w:p>
    <w:p w14:paraId="4A572FB8" w14:textId="792A993C" w:rsidR="00516C1B" w:rsidRDefault="00516C1B" w:rsidP="00516C1B">
      <w:pPr>
        <w:numPr>
          <w:ilvl w:val="0"/>
          <w:numId w:val="300"/>
        </w:numPr>
        <w:tabs>
          <w:tab w:val="num" w:pos="720"/>
        </w:tabs>
        <w:rPr>
          <w:lang w:val="es-419"/>
        </w:rPr>
      </w:pPr>
      <w:r w:rsidRPr="00516C1B">
        <w:rPr>
          <w:lang w:val="es-419"/>
        </w:rPr>
        <w:t>Tras confirmar la eliminación, el sistema elimina correctamente el turno de la base de datos y este desaparece del listado</w:t>
      </w:r>
      <w:r>
        <w:rPr>
          <w:lang w:val="es-419"/>
        </w:rPr>
        <w:t>.</w:t>
      </w:r>
    </w:p>
    <w:p w14:paraId="1717F3C2" w14:textId="77777777" w:rsidR="00516C1B" w:rsidRDefault="00516C1B" w:rsidP="00516C1B">
      <w:pPr>
        <w:pStyle w:val="Prrafodelista"/>
        <w:rPr>
          <w:lang w:val="es-419"/>
        </w:rPr>
      </w:pPr>
    </w:p>
    <w:p w14:paraId="71BDBD66" w14:textId="77777777" w:rsidR="00516C1B" w:rsidRPr="00516C1B" w:rsidRDefault="00516C1B" w:rsidP="00516C1B">
      <w:pPr>
        <w:ind w:firstLine="0"/>
        <w:rPr>
          <w:lang w:val="es-419"/>
        </w:rPr>
      </w:pPr>
    </w:p>
    <w:p w14:paraId="5A74FE6C" w14:textId="77777777" w:rsidR="00796A6B" w:rsidRPr="00A07FC8" w:rsidRDefault="00796A6B" w:rsidP="00796A6B">
      <w:pPr>
        <w:ind w:left="720" w:firstLine="0"/>
        <w:rPr>
          <w:lang w:val="es-419"/>
        </w:rPr>
      </w:pPr>
    </w:p>
    <w:p w14:paraId="555149AD" w14:textId="77777777" w:rsidR="00796A6B" w:rsidRDefault="00796A6B" w:rsidP="00796A6B">
      <w:pPr>
        <w:ind w:left="720" w:firstLine="0"/>
      </w:pPr>
      <w:r w:rsidRPr="008C5944">
        <w:lastRenderedPageBreak/>
        <w:t>Resultados obtenidos</w:t>
      </w:r>
      <w:r>
        <w:t>:</w:t>
      </w:r>
    </w:p>
    <w:p w14:paraId="6CCF6F7B" w14:textId="77777777" w:rsidR="00547FA9" w:rsidRDefault="00547FA9" w:rsidP="00796A6B">
      <w:pPr>
        <w:ind w:left="720" w:firstLine="0"/>
      </w:pPr>
    </w:p>
    <w:p w14:paraId="72D940E0" w14:textId="37C42356" w:rsidR="00516C1B" w:rsidRDefault="00516C1B" w:rsidP="00516C1B">
      <w:pPr>
        <w:numPr>
          <w:ilvl w:val="0"/>
          <w:numId w:val="301"/>
        </w:numPr>
        <w:tabs>
          <w:tab w:val="num" w:pos="720"/>
        </w:tabs>
        <w:rPr>
          <w:lang w:val="es-419"/>
        </w:rPr>
      </w:pPr>
      <w:r w:rsidRPr="00516C1B">
        <w:rPr>
          <w:lang w:val="es-419"/>
        </w:rPr>
        <w:t>La opción de eliminación está disponible para cada turno en el listado general</w:t>
      </w:r>
      <w:r>
        <w:rPr>
          <w:lang w:val="es-419"/>
        </w:rPr>
        <w:t>.</w:t>
      </w:r>
    </w:p>
    <w:p w14:paraId="75A7E554" w14:textId="77777777" w:rsidR="00516C1B" w:rsidRPr="00516C1B" w:rsidRDefault="00516C1B" w:rsidP="00516C1B">
      <w:pPr>
        <w:ind w:left="1440" w:firstLine="0"/>
        <w:rPr>
          <w:lang w:val="es-419"/>
        </w:rPr>
      </w:pPr>
    </w:p>
    <w:p w14:paraId="139ABB8D" w14:textId="4515C3F9" w:rsidR="00516C1B" w:rsidRDefault="00516C1B" w:rsidP="00516C1B">
      <w:pPr>
        <w:numPr>
          <w:ilvl w:val="0"/>
          <w:numId w:val="301"/>
        </w:numPr>
        <w:tabs>
          <w:tab w:val="num" w:pos="720"/>
        </w:tabs>
        <w:rPr>
          <w:lang w:val="es-419"/>
        </w:rPr>
      </w:pPr>
      <w:r w:rsidRPr="00516C1B">
        <w:rPr>
          <w:lang w:val="es-419"/>
        </w:rPr>
        <w:t>El sistema solicita correctamente confirmación antes de eliminar cualquier turno del sistema</w:t>
      </w:r>
      <w:r>
        <w:rPr>
          <w:lang w:val="es-419"/>
        </w:rPr>
        <w:t>.</w:t>
      </w:r>
    </w:p>
    <w:p w14:paraId="38EB65AE" w14:textId="77777777" w:rsidR="00516C1B" w:rsidRPr="00516C1B" w:rsidRDefault="00516C1B" w:rsidP="00516C1B">
      <w:pPr>
        <w:ind w:firstLine="0"/>
        <w:rPr>
          <w:lang w:val="es-419"/>
        </w:rPr>
      </w:pPr>
    </w:p>
    <w:p w14:paraId="3219D289" w14:textId="1559A3AC" w:rsidR="00516C1B" w:rsidRDefault="00516C1B" w:rsidP="00516C1B">
      <w:pPr>
        <w:numPr>
          <w:ilvl w:val="0"/>
          <w:numId w:val="301"/>
        </w:numPr>
        <w:tabs>
          <w:tab w:val="num" w:pos="720"/>
        </w:tabs>
        <w:rPr>
          <w:lang w:val="es-419"/>
        </w:rPr>
      </w:pPr>
      <w:r w:rsidRPr="00516C1B">
        <w:rPr>
          <w:lang w:val="es-419"/>
        </w:rPr>
        <w:t>La eliminación de turnos se realiza exitosamente y los turnos eliminados ya no aparecen en el listado general</w:t>
      </w:r>
      <w:r>
        <w:rPr>
          <w:lang w:val="es-419"/>
        </w:rPr>
        <w:t>.</w:t>
      </w:r>
    </w:p>
    <w:p w14:paraId="5529EFA4" w14:textId="77777777" w:rsidR="00796A6B" w:rsidRDefault="00796A6B" w:rsidP="00796A6B">
      <w:pPr>
        <w:ind w:left="720" w:firstLine="0"/>
        <w:rPr>
          <w:lang w:val="es-419"/>
        </w:rPr>
      </w:pPr>
    </w:p>
    <w:p w14:paraId="56D168A4" w14:textId="5A0BB2D2" w:rsidR="00414459" w:rsidRPr="00414459" w:rsidRDefault="00414459" w:rsidP="00414459">
      <w:pPr>
        <w:rPr>
          <w:lang w:val="es-419"/>
        </w:rPr>
      </w:pPr>
      <w:r w:rsidRPr="00414459">
        <w:rPr>
          <w:lang w:val="es-419"/>
        </w:rPr>
        <w:t xml:space="preserve">En la figura 7.32 </w:t>
      </w:r>
      <w:r w:rsidRPr="00414459">
        <w:t>muestra la sección de Listado de Jornadas, donde se visualizan varios turnos creados. En la columna de acciones se selecciona el ícono de eliminación (basurero rojo) para el turno “5”, lo que despliega una ventana de confirmación en la parte inferior. Allí, el sistema solicita validar la acción con el mensaje “¿Está seguro de que desea eliminar este turno?”, dando la opción de Cancelar o confirmar con el botón Eliminar en color rojo.</w:t>
      </w:r>
    </w:p>
    <w:p w14:paraId="39A149B4" w14:textId="291D02FE" w:rsidR="00267181" w:rsidRPr="008C5944" w:rsidRDefault="00267181" w:rsidP="00267181">
      <w:pPr>
        <w:pStyle w:val="Descripcin"/>
      </w:pPr>
      <w:bookmarkStart w:id="853" w:name="_Toc210409402"/>
      <w:bookmarkStart w:id="854" w:name="_Toc210410182"/>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32</w:t>
      </w:r>
      <w:r>
        <w:rPr>
          <w:noProof/>
        </w:rPr>
        <w:fldChar w:fldCharType="end"/>
      </w:r>
      <w:r>
        <w:t xml:space="preserve"> “Captura de pantalla de prueba 1-2-3 caso de uso N°4.4”</w:t>
      </w:r>
      <w:bookmarkEnd w:id="853"/>
      <w:bookmarkEnd w:id="854"/>
    </w:p>
    <w:p w14:paraId="0DE231E8" w14:textId="77777777" w:rsidR="00267181" w:rsidRPr="00A07FC8" w:rsidRDefault="00267181" w:rsidP="00796A6B">
      <w:pPr>
        <w:ind w:left="720" w:firstLine="0"/>
        <w:rPr>
          <w:lang w:val="es-419"/>
        </w:rPr>
      </w:pPr>
    </w:p>
    <w:p w14:paraId="63C8B530" w14:textId="43F2A80C" w:rsidR="00547FA9" w:rsidRDefault="00F75603" w:rsidP="00414459">
      <w:pPr>
        <w:pStyle w:val="Sinespaciado"/>
      </w:pPr>
      <w:r w:rsidRPr="00F75603">
        <w:rPr>
          <w:noProof/>
        </w:rPr>
        <w:drawing>
          <wp:inline distT="0" distB="0" distL="0" distR="0" wp14:anchorId="6AAF79D1" wp14:editId="2497274B">
            <wp:extent cx="4629150" cy="1902559"/>
            <wp:effectExtent l="0" t="0" r="0" b="2540"/>
            <wp:docPr id="20817820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8201" name="Imagen 1" descr="Captura de pantalla de un celular&#10;&#10;El contenido generado por IA puede ser incorrecto."/>
                    <pic:cNvPicPr/>
                  </pic:nvPicPr>
                  <pic:blipFill>
                    <a:blip r:embed="rId145"/>
                    <a:stretch>
                      <a:fillRect/>
                    </a:stretch>
                  </pic:blipFill>
                  <pic:spPr>
                    <a:xfrm>
                      <a:off x="0" y="0"/>
                      <a:ext cx="4646674" cy="1909761"/>
                    </a:xfrm>
                    <a:prstGeom prst="rect">
                      <a:avLst/>
                    </a:prstGeom>
                  </pic:spPr>
                </pic:pic>
              </a:graphicData>
            </a:graphic>
          </wp:inline>
        </w:drawing>
      </w:r>
    </w:p>
    <w:p w14:paraId="6C4C75DE" w14:textId="77777777" w:rsidR="00414459" w:rsidRDefault="00414459" w:rsidP="00547FA9"/>
    <w:p w14:paraId="6919E480" w14:textId="1C860480" w:rsidR="00796A6B" w:rsidRPr="00414459" w:rsidRDefault="00796A6B" w:rsidP="00414459">
      <w:r>
        <w:t>Fuente: Captura realizada al sistema web EugCOM</w:t>
      </w:r>
    </w:p>
    <w:p w14:paraId="215FE5EF" w14:textId="77777777" w:rsidR="00796A6B" w:rsidRDefault="00796A6B" w:rsidP="00796A6B">
      <w:pPr>
        <w:pStyle w:val="Ttulo2"/>
      </w:pPr>
      <w:r>
        <w:lastRenderedPageBreak/>
        <w:t>Prueba Unitaria CU N°4.6</w:t>
      </w:r>
    </w:p>
    <w:p w14:paraId="7704B6B8" w14:textId="77777777" w:rsidR="00796A6B" w:rsidRDefault="00796A6B" w:rsidP="00796A6B">
      <w:pPr>
        <w:spacing w:line="278" w:lineRule="auto"/>
        <w:ind w:firstLine="0"/>
        <w:jc w:val="left"/>
      </w:pPr>
    </w:p>
    <w:p w14:paraId="0AE2BA31" w14:textId="77777777" w:rsidR="00796A6B" w:rsidRPr="00627D3D" w:rsidRDefault="00796A6B" w:rsidP="00796A6B">
      <w:r w:rsidRPr="00627D3D">
        <w:t xml:space="preserve">En la </w:t>
      </w:r>
      <w:r w:rsidRPr="00627D3D">
        <w:rPr>
          <w:i/>
        </w:rPr>
        <w:t xml:space="preserve">Tabla </w:t>
      </w:r>
      <w:r>
        <w:rPr>
          <w:i/>
        </w:rPr>
        <w:t xml:space="preserve">7.33 </w:t>
      </w:r>
      <w:r w:rsidRPr="00627D3D">
        <w:t>se puede visualizar el Caso de uso N°4.6 el sistema permite definir los horarios de trabajo y estimar la hora de salida exacta según su hora de ingreso de los trabajadores.</w:t>
      </w:r>
    </w:p>
    <w:p w14:paraId="370D9B54" w14:textId="77777777" w:rsidR="00796A6B" w:rsidRPr="00627D3D" w:rsidRDefault="00796A6B" w:rsidP="00796A6B">
      <w:pPr>
        <w:spacing w:line="278" w:lineRule="auto"/>
        <w:ind w:firstLine="0"/>
        <w:jc w:val="left"/>
      </w:pPr>
    </w:p>
    <w:p w14:paraId="200CC1D4" w14:textId="77777777" w:rsidR="00796A6B" w:rsidRPr="00627D3D" w:rsidRDefault="00796A6B" w:rsidP="00796A6B">
      <w:pPr>
        <w:pStyle w:val="Descripcin"/>
      </w:pPr>
      <w:bookmarkStart w:id="855" w:name="_Toc209985116"/>
      <w:bookmarkStart w:id="856" w:name="_Toc210409403"/>
      <w:bookmarkStart w:id="857" w:name="_Toc210410183"/>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33</w:t>
      </w:r>
      <w:r>
        <w:rPr>
          <w:noProof/>
        </w:rPr>
        <w:fldChar w:fldCharType="end"/>
      </w:r>
      <w:r w:rsidRPr="00627D3D">
        <w:t xml:space="preserve"> Caso de uso N°4.6, Definiendo horario de trabajo</w:t>
      </w:r>
      <w:bookmarkEnd w:id="855"/>
      <w:bookmarkEnd w:id="856"/>
      <w:bookmarkEnd w:id="857"/>
    </w:p>
    <w:p w14:paraId="2474B377" w14:textId="77777777" w:rsidR="00796A6B" w:rsidRPr="00627D3D" w:rsidRDefault="00796A6B" w:rsidP="00796A6B">
      <w:pPr>
        <w:pStyle w:val="Sinespaciado"/>
      </w:pPr>
      <w:r w:rsidRPr="00B45140">
        <w:rPr>
          <w:noProof/>
        </w:rPr>
        <w:drawing>
          <wp:inline distT="0" distB="0" distL="0" distR="0" wp14:anchorId="7E6EA1BF" wp14:editId="75401C10">
            <wp:extent cx="5128828" cy="5423338"/>
            <wp:effectExtent l="0" t="0" r="0" b="6350"/>
            <wp:docPr id="978122047" name="Imagen 3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131043" cy="5425680"/>
                    </a:xfrm>
                    <a:prstGeom prst="rect">
                      <a:avLst/>
                    </a:prstGeom>
                    <a:noFill/>
                    <a:ln>
                      <a:noFill/>
                    </a:ln>
                  </pic:spPr>
                </pic:pic>
              </a:graphicData>
            </a:graphic>
          </wp:inline>
        </w:drawing>
      </w:r>
    </w:p>
    <w:p w14:paraId="2C15A0B7" w14:textId="77777777" w:rsidR="00796A6B" w:rsidRPr="00627D3D" w:rsidRDefault="00796A6B" w:rsidP="00796A6B">
      <w:pPr>
        <w:spacing w:line="278" w:lineRule="auto"/>
        <w:ind w:firstLine="0"/>
        <w:jc w:val="left"/>
      </w:pPr>
    </w:p>
    <w:p w14:paraId="54C36711" w14:textId="77777777" w:rsidR="00796A6B" w:rsidRPr="00627D3D" w:rsidRDefault="00796A6B" w:rsidP="00796A6B">
      <w:r w:rsidRPr="00627D3D">
        <w:t>Fuente: Elaborado por el estudiante de acuerdo con el proyecto</w:t>
      </w:r>
    </w:p>
    <w:p w14:paraId="6755E82A" w14:textId="77777777" w:rsidR="00796A6B" w:rsidRDefault="00796A6B" w:rsidP="00796A6B">
      <w:r w:rsidRPr="008C5944">
        <w:lastRenderedPageBreak/>
        <w:t>Casos de prueba:</w:t>
      </w:r>
    </w:p>
    <w:p w14:paraId="7FCAA856" w14:textId="77777777" w:rsidR="00547FA9" w:rsidRDefault="00547FA9" w:rsidP="00796A6B"/>
    <w:p w14:paraId="16DBA957" w14:textId="0D4B48F0" w:rsidR="00516C1B" w:rsidRDefault="00516C1B" w:rsidP="00516C1B">
      <w:pPr>
        <w:numPr>
          <w:ilvl w:val="0"/>
          <w:numId w:val="302"/>
        </w:numPr>
        <w:tabs>
          <w:tab w:val="num" w:pos="720"/>
        </w:tabs>
        <w:rPr>
          <w:lang w:val="es-419"/>
        </w:rPr>
      </w:pPr>
      <w:r w:rsidRPr="00516C1B">
        <w:rPr>
          <w:lang w:val="es-419"/>
        </w:rPr>
        <w:t>Verificar la existencia de la opción para definir horarios de trabajo en la interfaz de turnos</w:t>
      </w:r>
      <w:r>
        <w:rPr>
          <w:lang w:val="es-419"/>
        </w:rPr>
        <w:t>.</w:t>
      </w:r>
    </w:p>
    <w:p w14:paraId="6FDB065E" w14:textId="77777777" w:rsidR="00516C1B" w:rsidRPr="00516C1B" w:rsidRDefault="00516C1B" w:rsidP="00516C1B">
      <w:pPr>
        <w:ind w:left="1440" w:firstLine="0"/>
        <w:rPr>
          <w:lang w:val="es-419"/>
        </w:rPr>
      </w:pPr>
    </w:p>
    <w:p w14:paraId="03FC3903" w14:textId="409046AC" w:rsidR="00516C1B" w:rsidRDefault="00516C1B" w:rsidP="00516C1B">
      <w:pPr>
        <w:numPr>
          <w:ilvl w:val="0"/>
          <w:numId w:val="302"/>
        </w:numPr>
        <w:tabs>
          <w:tab w:val="num" w:pos="720"/>
        </w:tabs>
        <w:rPr>
          <w:lang w:val="es-419"/>
        </w:rPr>
      </w:pPr>
      <w:r w:rsidRPr="00516C1B">
        <w:rPr>
          <w:lang w:val="es-419"/>
        </w:rPr>
        <w:t>Verificar la funcionalidad de configuración de horarios específicos para cada turno</w:t>
      </w:r>
      <w:r>
        <w:rPr>
          <w:lang w:val="es-419"/>
        </w:rPr>
        <w:t>.</w:t>
      </w:r>
    </w:p>
    <w:p w14:paraId="25433BE4" w14:textId="77777777" w:rsidR="00516C1B" w:rsidRPr="00516C1B" w:rsidRDefault="00516C1B" w:rsidP="00516C1B">
      <w:pPr>
        <w:ind w:firstLine="0"/>
        <w:rPr>
          <w:lang w:val="es-419"/>
        </w:rPr>
      </w:pPr>
    </w:p>
    <w:p w14:paraId="7E23E9B9" w14:textId="5DF4C6C2" w:rsidR="00516C1B" w:rsidRDefault="00516C1B" w:rsidP="00516C1B">
      <w:pPr>
        <w:numPr>
          <w:ilvl w:val="0"/>
          <w:numId w:val="302"/>
        </w:numPr>
        <w:tabs>
          <w:tab w:val="num" w:pos="720"/>
        </w:tabs>
        <w:rPr>
          <w:lang w:val="es-419"/>
        </w:rPr>
      </w:pPr>
      <w:r w:rsidRPr="00516C1B">
        <w:rPr>
          <w:lang w:val="es-419"/>
        </w:rPr>
        <w:t>Verificar el guardado correcto de la configuración de horarios en el sistema</w:t>
      </w:r>
      <w:r>
        <w:rPr>
          <w:lang w:val="es-419"/>
        </w:rPr>
        <w:t>.</w:t>
      </w:r>
    </w:p>
    <w:p w14:paraId="07208410" w14:textId="77777777" w:rsidR="00796A6B" w:rsidRPr="00A07FC8" w:rsidRDefault="00796A6B" w:rsidP="00796A6B">
      <w:pPr>
        <w:rPr>
          <w:lang w:val="es-419"/>
        </w:rPr>
      </w:pPr>
    </w:p>
    <w:p w14:paraId="057707AC" w14:textId="77777777" w:rsidR="00796A6B" w:rsidRDefault="00796A6B" w:rsidP="00796A6B">
      <w:pPr>
        <w:ind w:left="720" w:firstLine="0"/>
      </w:pPr>
      <w:r w:rsidRPr="008C5944">
        <w:t>Resultados Esperados:</w:t>
      </w:r>
    </w:p>
    <w:p w14:paraId="1660518B" w14:textId="77777777" w:rsidR="00547FA9" w:rsidRDefault="00547FA9" w:rsidP="00796A6B">
      <w:pPr>
        <w:ind w:left="720" w:firstLine="0"/>
      </w:pPr>
    </w:p>
    <w:p w14:paraId="27A9691B" w14:textId="4C58EF51" w:rsidR="00516C1B" w:rsidRDefault="00516C1B" w:rsidP="00516C1B">
      <w:pPr>
        <w:numPr>
          <w:ilvl w:val="0"/>
          <w:numId w:val="303"/>
        </w:numPr>
        <w:tabs>
          <w:tab w:val="num" w:pos="720"/>
        </w:tabs>
        <w:rPr>
          <w:lang w:val="es-419"/>
        </w:rPr>
      </w:pPr>
      <w:r w:rsidRPr="00516C1B">
        <w:rPr>
          <w:lang w:val="es-419"/>
        </w:rPr>
        <w:t>La sección para definir horarios de trabajo está visible y accesible en la interfaz de gestión de turnos</w:t>
      </w:r>
      <w:r>
        <w:rPr>
          <w:lang w:val="es-419"/>
        </w:rPr>
        <w:t>.</w:t>
      </w:r>
    </w:p>
    <w:p w14:paraId="1701EFB8" w14:textId="77777777" w:rsidR="00516C1B" w:rsidRPr="00516C1B" w:rsidRDefault="00516C1B" w:rsidP="00516C1B">
      <w:pPr>
        <w:ind w:left="1440" w:firstLine="0"/>
        <w:rPr>
          <w:lang w:val="es-419"/>
        </w:rPr>
      </w:pPr>
    </w:p>
    <w:p w14:paraId="2931F479" w14:textId="0398A7E5" w:rsidR="00516C1B" w:rsidRDefault="00516C1B" w:rsidP="00516C1B">
      <w:pPr>
        <w:numPr>
          <w:ilvl w:val="0"/>
          <w:numId w:val="303"/>
        </w:numPr>
        <w:tabs>
          <w:tab w:val="num" w:pos="720"/>
        </w:tabs>
        <w:rPr>
          <w:lang w:val="es-419"/>
        </w:rPr>
      </w:pPr>
      <w:r w:rsidRPr="00516C1B">
        <w:rPr>
          <w:lang w:val="es-419"/>
        </w:rPr>
        <w:t>El sistema permite configurar correctamente los horarios específicos incluyendo entrada, salida y colaciones</w:t>
      </w:r>
      <w:r>
        <w:rPr>
          <w:lang w:val="es-419"/>
        </w:rPr>
        <w:t>.</w:t>
      </w:r>
    </w:p>
    <w:p w14:paraId="433B6345" w14:textId="7224C847" w:rsidR="00516C1B" w:rsidRPr="00516C1B" w:rsidRDefault="00516C1B" w:rsidP="00516C1B">
      <w:pPr>
        <w:ind w:firstLine="0"/>
        <w:rPr>
          <w:lang w:val="es-419"/>
        </w:rPr>
      </w:pPr>
    </w:p>
    <w:p w14:paraId="74137AD2" w14:textId="7AF495E9" w:rsidR="00516C1B" w:rsidRPr="00547FA9" w:rsidRDefault="00516C1B" w:rsidP="00547FA9">
      <w:pPr>
        <w:numPr>
          <w:ilvl w:val="0"/>
          <w:numId w:val="303"/>
        </w:numPr>
        <w:tabs>
          <w:tab w:val="num" w:pos="720"/>
        </w:tabs>
        <w:rPr>
          <w:lang w:val="es-419"/>
        </w:rPr>
      </w:pPr>
      <w:r w:rsidRPr="00516C1B">
        <w:rPr>
          <w:lang w:val="es-419"/>
        </w:rPr>
        <w:t>La configuración de horarios se guarda correctamente en el sistema y se aplica a los turnos correspondientes</w:t>
      </w:r>
      <w:r>
        <w:rPr>
          <w:lang w:val="es-419"/>
        </w:rPr>
        <w:t>.</w:t>
      </w:r>
    </w:p>
    <w:p w14:paraId="49FFD570" w14:textId="77777777" w:rsidR="00796A6B" w:rsidRPr="00A07FC8" w:rsidRDefault="00796A6B" w:rsidP="00796A6B">
      <w:pPr>
        <w:ind w:left="720" w:firstLine="0"/>
        <w:rPr>
          <w:lang w:val="es-419"/>
        </w:rPr>
      </w:pPr>
    </w:p>
    <w:p w14:paraId="76AC0087" w14:textId="77777777" w:rsidR="00796A6B" w:rsidRDefault="00796A6B" w:rsidP="00796A6B">
      <w:pPr>
        <w:ind w:left="720" w:firstLine="0"/>
      </w:pPr>
      <w:r w:rsidRPr="008C5944">
        <w:t>Resultados obtenidos</w:t>
      </w:r>
      <w:r>
        <w:t>:</w:t>
      </w:r>
    </w:p>
    <w:p w14:paraId="5EEB3A8C" w14:textId="77777777" w:rsidR="00547FA9" w:rsidRDefault="00547FA9" w:rsidP="00796A6B">
      <w:pPr>
        <w:ind w:left="720" w:firstLine="0"/>
      </w:pPr>
    </w:p>
    <w:p w14:paraId="7FE9E0FC" w14:textId="2CD1864A" w:rsidR="00516C1B" w:rsidRDefault="00516C1B" w:rsidP="00516C1B">
      <w:pPr>
        <w:numPr>
          <w:ilvl w:val="0"/>
          <w:numId w:val="304"/>
        </w:numPr>
        <w:tabs>
          <w:tab w:val="num" w:pos="720"/>
        </w:tabs>
        <w:rPr>
          <w:lang w:val="es-419"/>
        </w:rPr>
      </w:pPr>
      <w:r w:rsidRPr="00516C1B">
        <w:rPr>
          <w:lang w:val="es-419"/>
        </w:rPr>
        <w:lastRenderedPageBreak/>
        <w:t>La funcionalidad de definición de horarios de trabajo está disponible en la interfaz de turnos</w:t>
      </w:r>
      <w:r>
        <w:rPr>
          <w:lang w:val="es-419"/>
        </w:rPr>
        <w:t>.</w:t>
      </w:r>
    </w:p>
    <w:p w14:paraId="561128BF" w14:textId="77777777" w:rsidR="00516C1B" w:rsidRPr="00516C1B" w:rsidRDefault="00516C1B" w:rsidP="00516C1B">
      <w:pPr>
        <w:ind w:left="1440" w:firstLine="0"/>
        <w:rPr>
          <w:lang w:val="es-419"/>
        </w:rPr>
      </w:pPr>
    </w:p>
    <w:p w14:paraId="4A690F25" w14:textId="6B551082" w:rsidR="00516C1B" w:rsidRDefault="00516C1B" w:rsidP="00516C1B">
      <w:pPr>
        <w:numPr>
          <w:ilvl w:val="0"/>
          <w:numId w:val="304"/>
        </w:numPr>
        <w:tabs>
          <w:tab w:val="num" w:pos="720"/>
        </w:tabs>
        <w:rPr>
          <w:lang w:val="es-419"/>
        </w:rPr>
      </w:pPr>
      <w:r w:rsidRPr="00516C1B">
        <w:rPr>
          <w:lang w:val="es-419"/>
        </w:rPr>
        <w:t>La configuración de horarios específicos para cada turno funciona correctamente</w:t>
      </w:r>
      <w:r>
        <w:rPr>
          <w:lang w:val="es-419"/>
        </w:rPr>
        <w:t>.</w:t>
      </w:r>
    </w:p>
    <w:p w14:paraId="49DCB742" w14:textId="77777777" w:rsidR="00516C1B" w:rsidRPr="00516C1B" w:rsidRDefault="00516C1B" w:rsidP="00516C1B">
      <w:pPr>
        <w:ind w:firstLine="0"/>
        <w:rPr>
          <w:lang w:val="es-419"/>
        </w:rPr>
      </w:pPr>
    </w:p>
    <w:p w14:paraId="3B76D1FD" w14:textId="4D31181B" w:rsidR="00516C1B" w:rsidRDefault="00516C1B" w:rsidP="00516C1B">
      <w:pPr>
        <w:numPr>
          <w:ilvl w:val="0"/>
          <w:numId w:val="304"/>
        </w:numPr>
        <w:tabs>
          <w:tab w:val="num" w:pos="720"/>
        </w:tabs>
        <w:rPr>
          <w:lang w:val="es-419"/>
        </w:rPr>
      </w:pPr>
      <w:r w:rsidRPr="00516C1B">
        <w:rPr>
          <w:lang w:val="es-419"/>
        </w:rPr>
        <w:t>Los horarios definidos se guardan exitosamente y se aplican a los turnos designados</w:t>
      </w:r>
      <w:r>
        <w:rPr>
          <w:lang w:val="es-419"/>
        </w:rPr>
        <w:t>.</w:t>
      </w:r>
    </w:p>
    <w:p w14:paraId="350C1528" w14:textId="77777777" w:rsidR="00516C1B" w:rsidRDefault="00516C1B" w:rsidP="00516C1B">
      <w:pPr>
        <w:ind w:firstLine="0"/>
        <w:rPr>
          <w:lang w:val="es-419"/>
        </w:rPr>
      </w:pPr>
    </w:p>
    <w:p w14:paraId="0ADAD34F" w14:textId="60551FCD" w:rsidR="00414459" w:rsidRPr="00414459" w:rsidRDefault="00414459" w:rsidP="00414459">
      <w:pPr>
        <w:rPr>
          <w:lang w:val="es-419"/>
        </w:rPr>
      </w:pPr>
      <w:r w:rsidRPr="00414459">
        <w:rPr>
          <w:lang w:val="es-419"/>
        </w:rPr>
        <w:t xml:space="preserve">En la figura 7.33 </w:t>
      </w:r>
      <w:r w:rsidRPr="00414459">
        <w:t>muestra el formulario de Creación de Turnos y Jornadas, donde se están definiendo los horarios de trabajo. El sistema solicita ingresar datos obligatorios como: Día de Entrada, Hora de Inicio, Inicio y Fin de Colación, Día de Salida y Hora de Fin, además de la tolerancia de atraso. Una vez completados los campos, se puede registrar la jornada presionando el botón Crear Jornada.</w:t>
      </w:r>
    </w:p>
    <w:p w14:paraId="228C9DE3" w14:textId="77777777" w:rsidR="00267181" w:rsidRDefault="00267181" w:rsidP="00267181">
      <w:pPr>
        <w:ind w:firstLine="0"/>
        <w:rPr>
          <w:lang w:val="es-419"/>
        </w:rPr>
      </w:pPr>
    </w:p>
    <w:p w14:paraId="022A1B1C" w14:textId="7666E9E6" w:rsidR="00267181" w:rsidRPr="00414459" w:rsidRDefault="00267181" w:rsidP="00414459">
      <w:pPr>
        <w:pStyle w:val="Descripcin"/>
      </w:pPr>
      <w:bookmarkStart w:id="858" w:name="_Toc210409404"/>
      <w:bookmarkStart w:id="859" w:name="_Toc210410184"/>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33</w:t>
      </w:r>
      <w:r>
        <w:rPr>
          <w:noProof/>
        </w:rPr>
        <w:fldChar w:fldCharType="end"/>
      </w:r>
      <w:r>
        <w:t xml:space="preserve"> “Captura de pantalla de prueba 1-2-3 caso de uso N°4.6”</w:t>
      </w:r>
      <w:bookmarkEnd w:id="858"/>
      <w:bookmarkEnd w:id="859"/>
    </w:p>
    <w:p w14:paraId="7371C6ED" w14:textId="77777777" w:rsidR="00547FA9" w:rsidRDefault="00841966" w:rsidP="001914B2">
      <w:pPr>
        <w:pStyle w:val="Sinespaciado"/>
      </w:pPr>
      <w:r w:rsidRPr="00841966">
        <w:rPr>
          <w:noProof/>
        </w:rPr>
        <w:drawing>
          <wp:inline distT="0" distB="0" distL="0" distR="0" wp14:anchorId="35A053B9" wp14:editId="418A6C3B">
            <wp:extent cx="5133975" cy="2154807"/>
            <wp:effectExtent l="0" t="0" r="0" b="0"/>
            <wp:docPr id="195048335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83355" name="Imagen 1" descr="Interfaz de usuario gráfica, Texto, Aplicación, Correo electrónico&#10;&#10;El contenido generado por IA puede ser incorrecto."/>
                    <pic:cNvPicPr/>
                  </pic:nvPicPr>
                  <pic:blipFill>
                    <a:blip r:embed="rId146"/>
                    <a:stretch>
                      <a:fillRect/>
                    </a:stretch>
                  </pic:blipFill>
                  <pic:spPr>
                    <a:xfrm>
                      <a:off x="0" y="0"/>
                      <a:ext cx="5135636" cy="2155504"/>
                    </a:xfrm>
                    <a:prstGeom prst="rect">
                      <a:avLst/>
                    </a:prstGeom>
                  </pic:spPr>
                </pic:pic>
              </a:graphicData>
            </a:graphic>
          </wp:inline>
        </w:drawing>
      </w:r>
    </w:p>
    <w:p w14:paraId="1633599D" w14:textId="77777777" w:rsidR="001914B2" w:rsidRDefault="001914B2" w:rsidP="001914B2">
      <w:pPr>
        <w:pStyle w:val="Sinespaciado"/>
      </w:pPr>
    </w:p>
    <w:p w14:paraId="40A3B8FD" w14:textId="0131ED85" w:rsidR="00796A6B" w:rsidRDefault="00796A6B" w:rsidP="00547FA9">
      <w:r>
        <w:t>Fuente: Captura realizada al sistema web EugCOM</w:t>
      </w:r>
    </w:p>
    <w:p w14:paraId="63FCA171" w14:textId="77777777" w:rsidR="00796A6B" w:rsidRPr="00CB0FA9" w:rsidRDefault="00796A6B" w:rsidP="00796A6B">
      <w:pPr>
        <w:spacing w:line="278" w:lineRule="auto"/>
        <w:ind w:firstLine="0"/>
        <w:jc w:val="left"/>
        <w:rPr>
          <w:rFonts w:eastAsiaTheme="majorEastAsia" w:cstheme="majorBidi"/>
          <w:szCs w:val="32"/>
        </w:rPr>
      </w:pPr>
      <w:r>
        <w:br w:type="page"/>
      </w:r>
    </w:p>
    <w:p w14:paraId="6DCA5C97" w14:textId="77777777" w:rsidR="00796A6B" w:rsidRDefault="00796A6B" w:rsidP="00796A6B">
      <w:pPr>
        <w:pStyle w:val="Ttulo2"/>
      </w:pPr>
      <w:r>
        <w:lastRenderedPageBreak/>
        <w:t>Prueba Unitaria CU N°4.7</w:t>
      </w:r>
    </w:p>
    <w:p w14:paraId="074F0651" w14:textId="77777777" w:rsidR="00796A6B" w:rsidRDefault="00796A6B" w:rsidP="00796A6B">
      <w:pPr>
        <w:spacing w:line="278" w:lineRule="auto"/>
        <w:ind w:firstLine="0"/>
        <w:jc w:val="left"/>
      </w:pPr>
    </w:p>
    <w:p w14:paraId="7DB215D5" w14:textId="5AD02705" w:rsidR="00796A6B" w:rsidRPr="00627D3D" w:rsidRDefault="00796A6B" w:rsidP="00796A6B">
      <w:r w:rsidRPr="00627D3D">
        <w:t xml:space="preserve">En la </w:t>
      </w:r>
      <w:r w:rsidRPr="00627D3D">
        <w:rPr>
          <w:i/>
        </w:rPr>
        <w:t xml:space="preserve">Tabla </w:t>
      </w:r>
      <w:r w:rsidR="00267181">
        <w:rPr>
          <w:i/>
        </w:rPr>
        <w:t xml:space="preserve">7.34 </w:t>
      </w:r>
      <w:r w:rsidR="00267181" w:rsidRPr="00627D3D">
        <w:t>se</w:t>
      </w:r>
      <w:r w:rsidRPr="00627D3D">
        <w:t xml:space="preserve"> puede visualizar el Caso de uso N°4.7 para este apartado el sistema muestra una lista de resumen de los turnos con los datos del horario ya ingresados.</w:t>
      </w:r>
    </w:p>
    <w:p w14:paraId="33FC865D" w14:textId="77777777" w:rsidR="00796A6B" w:rsidRPr="00627D3D" w:rsidRDefault="00796A6B" w:rsidP="00796A6B">
      <w:pPr>
        <w:spacing w:line="278" w:lineRule="auto"/>
        <w:ind w:firstLine="0"/>
        <w:jc w:val="left"/>
      </w:pPr>
    </w:p>
    <w:p w14:paraId="79BB6C88" w14:textId="77777777" w:rsidR="00796A6B" w:rsidRPr="00627D3D" w:rsidRDefault="00796A6B" w:rsidP="00796A6B">
      <w:pPr>
        <w:pStyle w:val="Descripcin"/>
      </w:pPr>
      <w:bookmarkStart w:id="860" w:name="_Toc209985117"/>
      <w:bookmarkStart w:id="861" w:name="_Toc210409405"/>
      <w:bookmarkStart w:id="862" w:name="_Toc210410185"/>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34</w:t>
      </w:r>
      <w:r>
        <w:rPr>
          <w:noProof/>
        </w:rPr>
        <w:fldChar w:fldCharType="end"/>
      </w:r>
      <w:r w:rsidRPr="00627D3D">
        <w:t xml:space="preserve"> Caso de uso N°4.7, generando un resumen de registro de horario</w:t>
      </w:r>
      <w:bookmarkEnd w:id="860"/>
      <w:bookmarkEnd w:id="861"/>
      <w:bookmarkEnd w:id="862"/>
    </w:p>
    <w:p w14:paraId="263F99F0" w14:textId="77777777" w:rsidR="00796A6B" w:rsidRDefault="00796A6B" w:rsidP="00796A6B">
      <w:pPr>
        <w:pStyle w:val="Sinespaciado"/>
      </w:pPr>
      <w:r w:rsidRPr="00627D3D">
        <w:rPr>
          <w:noProof/>
        </w:rPr>
        <w:drawing>
          <wp:inline distT="0" distB="0" distL="0" distR="0" wp14:anchorId="37817F6F" wp14:editId="7E029545">
            <wp:extent cx="5186856" cy="4624266"/>
            <wp:effectExtent l="0" t="0" r="0" b="5080"/>
            <wp:docPr id="635195513" name="Imagen 3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png" descr="Tabla&#10;&#10;El contenido generado por IA puede ser incorrect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191522" cy="4628426"/>
                    </a:xfrm>
                    <a:prstGeom prst="rect">
                      <a:avLst/>
                    </a:prstGeom>
                    <a:noFill/>
                    <a:ln>
                      <a:noFill/>
                    </a:ln>
                  </pic:spPr>
                </pic:pic>
              </a:graphicData>
            </a:graphic>
          </wp:inline>
        </w:drawing>
      </w:r>
    </w:p>
    <w:p w14:paraId="710161D4" w14:textId="77777777" w:rsidR="00796A6B" w:rsidRPr="00627D3D" w:rsidRDefault="00796A6B" w:rsidP="00796A6B">
      <w:pPr>
        <w:spacing w:line="278" w:lineRule="auto"/>
        <w:ind w:firstLine="0"/>
        <w:jc w:val="left"/>
      </w:pPr>
    </w:p>
    <w:p w14:paraId="5D12F375" w14:textId="77777777" w:rsidR="00796A6B" w:rsidRPr="00627D3D" w:rsidRDefault="00796A6B" w:rsidP="00796A6B">
      <w:r w:rsidRPr="00627D3D">
        <w:t>Fuente: Elaborado por el estudiante de acuerdo con el proyecto</w:t>
      </w:r>
    </w:p>
    <w:p w14:paraId="3B12A9A5" w14:textId="77777777" w:rsidR="00796A6B" w:rsidRDefault="00796A6B" w:rsidP="00796A6B">
      <w:pPr>
        <w:pStyle w:val="Sinespaciado"/>
      </w:pPr>
    </w:p>
    <w:p w14:paraId="09E512B8" w14:textId="77777777" w:rsidR="00516C1B" w:rsidRDefault="00516C1B" w:rsidP="00796A6B">
      <w:pPr>
        <w:pStyle w:val="Sinespaciado"/>
      </w:pPr>
    </w:p>
    <w:p w14:paraId="4706CBA6" w14:textId="77777777" w:rsidR="00516C1B" w:rsidRDefault="00516C1B" w:rsidP="00796A6B">
      <w:pPr>
        <w:pStyle w:val="Sinespaciado"/>
      </w:pPr>
    </w:p>
    <w:p w14:paraId="4C136F15" w14:textId="77777777" w:rsidR="00516C1B" w:rsidRDefault="00516C1B" w:rsidP="00796A6B">
      <w:pPr>
        <w:pStyle w:val="Sinespaciado"/>
      </w:pPr>
    </w:p>
    <w:p w14:paraId="354853E7" w14:textId="77777777" w:rsidR="00516C1B" w:rsidRPr="00627D3D" w:rsidRDefault="00516C1B" w:rsidP="00796A6B">
      <w:pPr>
        <w:pStyle w:val="Sinespaciado"/>
      </w:pPr>
    </w:p>
    <w:p w14:paraId="5602E61F" w14:textId="77777777" w:rsidR="00796A6B" w:rsidRDefault="00796A6B" w:rsidP="00796A6B">
      <w:r w:rsidRPr="008C5944">
        <w:lastRenderedPageBreak/>
        <w:t>Casos de prueba:</w:t>
      </w:r>
    </w:p>
    <w:p w14:paraId="365C3374" w14:textId="77777777" w:rsidR="00547FA9" w:rsidRDefault="00547FA9" w:rsidP="00796A6B"/>
    <w:p w14:paraId="098AF66F" w14:textId="70A1F1D4" w:rsidR="00516C1B" w:rsidRDefault="00516C1B" w:rsidP="00516C1B">
      <w:pPr>
        <w:numPr>
          <w:ilvl w:val="0"/>
          <w:numId w:val="305"/>
        </w:numPr>
        <w:tabs>
          <w:tab w:val="num" w:pos="720"/>
        </w:tabs>
        <w:rPr>
          <w:lang w:val="es-419"/>
        </w:rPr>
      </w:pPr>
      <w:r w:rsidRPr="00516C1B">
        <w:rPr>
          <w:lang w:val="es-419"/>
        </w:rPr>
        <w:t>Verificar la existencia de la opción de generación de resumen de horarios en el menú</w:t>
      </w:r>
      <w:r>
        <w:rPr>
          <w:lang w:val="es-419"/>
        </w:rPr>
        <w:t>.</w:t>
      </w:r>
    </w:p>
    <w:p w14:paraId="6B87AD3A" w14:textId="77777777" w:rsidR="00516C1B" w:rsidRPr="00516C1B" w:rsidRDefault="00516C1B" w:rsidP="00516C1B">
      <w:pPr>
        <w:ind w:left="1440" w:firstLine="0"/>
        <w:rPr>
          <w:lang w:val="es-419"/>
        </w:rPr>
      </w:pPr>
    </w:p>
    <w:p w14:paraId="331CBE84" w14:textId="4F0D6BA0" w:rsidR="00516C1B" w:rsidRDefault="00516C1B" w:rsidP="00516C1B">
      <w:pPr>
        <w:numPr>
          <w:ilvl w:val="0"/>
          <w:numId w:val="305"/>
        </w:numPr>
        <w:tabs>
          <w:tab w:val="num" w:pos="720"/>
        </w:tabs>
        <w:rPr>
          <w:lang w:val="es-419"/>
        </w:rPr>
      </w:pPr>
      <w:r w:rsidRPr="00516C1B">
        <w:rPr>
          <w:lang w:val="es-419"/>
        </w:rPr>
        <w:t>Verificar la correcta generación del resumen de registros de horario de jornada</w:t>
      </w:r>
      <w:r>
        <w:rPr>
          <w:lang w:val="es-419"/>
        </w:rPr>
        <w:t>.</w:t>
      </w:r>
    </w:p>
    <w:p w14:paraId="404C5E4C" w14:textId="77777777" w:rsidR="00516C1B" w:rsidRPr="00516C1B" w:rsidRDefault="00516C1B" w:rsidP="00516C1B">
      <w:pPr>
        <w:ind w:firstLine="0"/>
        <w:rPr>
          <w:lang w:val="es-419"/>
        </w:rPr>
      </w:pPr>
    </w:p>
    <w:p w14:paraId="70C59EA6" w14:textId="0864E656" w:rsidR="00516C1B" w:rsidRDefault="00516C1B" w:rsidP="00516C1B">
      <w:pPr>
        <w:numPr>
          <w:ilvl w:val="0"/>
          <w:numId w:val="305"/>
        </w:numPr>
        <w:tabs>
          <w:tab w:val="num" w:pos="720"/>
        </w:tabs>
        <w:rPr>
          <w:lang w:val="es-419"/>
        </w:rPr>
      </w:pPr>
      <w:r w:rsidRPr="00516C1B">
        <w:rPr>
          <w:lang w:val="es-419"/>
        </w:rPr>
        <w:t>Verificar la completitud de la información mostrada en el resumen generado</w:t>
      </w:r>
      <w:r>
        <w:rPr>
          <w:lang w:val="es-419"/>
        </w:rPr>
        <w:t>.</w:t>
      </w:r>
    </w:p>
    <w:p w14:paraId="55686719" w14:textId="77777777" w:rsidR="00796A6B" w:rsidRPr="00A07FC8" w:rsidRDefault="00796A6B" w:rsidP="00547FA9">
      <w:pPr>
        <w:ind w:firstLine="0"/>
        <w:rPr>
          <w:lang w:val="es-419"/>
        </w:rPr>
      </w:pPr>
    </w:p>
    <w:p w14:paraId="21481276" w14:textId="77777777" w:rsidR="00796A6B" w:rsidRDefault="00796A6B" w:rsidP="00796A6B">
      <w:pPr>
        <w:ind w:left="720" w:firstLine="0"/>
      </w:pPr>
      <w:r w:rsidRPr="008C5944">
        <w:t>Resultados Esperados:</w:t>
      </w:r>
    </w:p>
    <w:p w14:paraId="3B1295DD" w14:textId="77777777" w:rsidR="00547FA9" w:rsidRDefault="00547FA9" w:rsidP="00796A6B">
      <w:pPr>
        <w:ind w:left="720" w:firstLine="0"/>
      </w:pPr>
    </w:p>
    <w:p w14:paraId="674D0F78" w14:textId="5057DA92" w:rsidR="00516C1B" w:rsidRDefault="00516C1B" w:rsidP="00516C1B">
      <w:pPr>
        <w:numPr>
          <w:ilvl w:val="0"/>
          <w:numId w:val="306"/>
        </w:numPr>
        <w:tabs>
          <w:tab w:val="clear" w:pos="720"/>
          <w:tab w:val="num" w:pos="1440"/>
        </w:tabs>
        <w:ind w:left="1440"/>
        <w:rPr>
          <w:lang w:val="es-419"/>
        </w:rPr>
      </w:pPr>
      <w:r w:rsidRPr="00516C1B">
        <w:rPr>
          <w:lang w:val="es-419"/>
        </w:rPr>
        <w:t>El enlace o pestaña "Resumen de Horarios" para acceder al resumen es visible en el menú desplegable</w:t>
      </w:r>
      <w:r>
        <w:rPr>
          <w:lang w:val="es-419"/>
        </w:rPr>
        <w:t>.</w:t>
      </w:r>
    </w:p>
    <w:p w14:paraId="365CB983" w14:textId="77777777" w:rsidR="00516C1B" w:rsidRPr="00516C1B" w:rsidRDefault="00516C1B" w:rsidP="00516C1B">
      <w:pPr>
        <w:ind w:left="1080" w:firstLine="0"/>
        <w:rPr>
          <w:lang w:val="es-419"/>
        </w:rPr>
      </w:pPr>
    </w:p>
    <w:p w14:paraId="12574F2E" w14:textId="1E45B47A" w:rsidR="00516C1B" w:rsidRDefault="00516C1B" w:rsidP="00516C1B">
      <w:pPr>
        <w:numPr>
          <w:ilvl w:val="0"/>
          <w:numId w:val="306"/>
        </w:numPr>
        <w:tabs>
          <w:tab w:val="clear" w:pos="720"/>
          <w:tab w:val="num" w:pos="1440"/>
        </w:tabs>
        <w:ind w:left="1440"/>
        <w:rPr>
          <w:lang w:val="es-419"/>
        </w:rPr>
      </w:pPr>
      <w:r w:rsidRPr="00516C1B">
        <w:rPr>
          <w:lang w:val="es-419"/>
        </w:rPr>
        <w:t>Al acceder a la opción, el sistema genera correctamente un resumen completo de los registros de horario de la jornada</w:t>
      </w:r>
      <w:r>
        <w:rPr>
          <w:lang w:val="es-419"/>
        </w:rPr>
        <w:t>.</w:t>
      </w:r>
    </w:p>
    <w:p w14:paraId="18B99F57" w14:textId="77777777" w:rsidR="00516C1B" w:rsidRPr="00516C1B" w:rsidRDefault="00516C1B" w:rsidP="00516C1B">
      <w:pPr>
        <w:ind w:firstLine="0"/>
        <w:rPr>
          <w:lang w:val="es-419"/>
        </w:rPr>
      </w:pPr>
    </w:p>
    <w:p w14:paraId="3A85505B" w14:textId="5BE5E84C" w:rsidR="00516C1B" w:rsidRDefault="00516C1B" w:rsidP="00516C1B">
      <w:pPr>
        <w:numPr>
          <w:ilvl w:val="0"/>
          <w:numId w:val="306"/>
        </w:numPr>
        <w:tabs>
          <w:tab w:val="clear" w:pos="720"/>
          <w:tab w:val="num" w:pos="1440"/>
        </w:tabs>
        <w:ind w:left="1440"/>
        <w:rPr>
          <w:lang w:val="es-419"/>
        </w:rPr>
      </w:pPr>
      <w:r w:rsidRPr="00516C1B">
        <w:rPr>
          <w:lang w:val="es-419"/>
        </w:rPr>
        <w:t>El resumen generado contiene información completa y organizada de todos los registros de horario del sistema</w:t>
      </w:r>
      <w:r>
        <w:rPr>
          <w:lang w:val="es-419"/>
        </w:rPr>
        <w:t>.</w:t>
      </w:r>
    </w:p>
    <w:p w14:paraId="5F16ABF4" w14:textId="77777777" w:rsidR="00796A6B" w:rsidRPr="00A07FC8" w:rsidRDefault="00796A6B" w:rsidP="00547FA9">
      <w:pPr>
        <w:ind w:left="1080" w:firstLine="0"/>
        <w:rPr>
          <w:lang w:val="es-419"/>
        </w:rPr>
      </w:pPr>
    </w:p>
    <w:p w14:paraId="03CF9A58" w14:textId="77777777" w:rsidR="00796A6B" w:rsidRDefault="00796A6B" w:rsidP="00796A6B">
      <w:pPr>
        <w:ind w:left="720" w:firstLine="0"/>
      </w:pPr>
      <w:r w:rsidRPr="008C5944">
        <w:t>Resultados obtenidos</w:t>
      </w:r>
      <w:r>
        <w:t>:</w:t>
      </w:r>
    </w:p>
    <w:p w14:paraId="0E8F1BF1" w14:textId="77777777" w:rsidR="00547FA9" w:rsidRDefault="00547FA9" w:rsidP="00796A6B">
      <w:pPr>
        <w:ind w:left="720" w:firstLine="0"/>
      </w:pPr>
    </w:p>
    <w:p w14:paraId="6D2216B7" w14:textId="40745C18" w:rsidR="00516C1B" w:rsidRDefault="00516C1B" w:rsidP="00516C1B">
      <w:pPr>
        <w:numPr>
          <w:ilvl w:val="0"/>
          <w:numId w:val="307"/>
        </w:numPr>
        <w:tabs>
          <w:tab w:val="num" w:pos="720"/>
        </w:tabs>
        <w:rPr>
          <w:lang w:val="es-419"/>
        </w:rPr>
      </w:pPr>
      <w:r w:rsidRPr="00516C1B">
        <w:rPr>
          <w:lang w:val="es-419"/>
        </w:rPr>
        <w:t>La opción de generación de resumen de horarios está disponible en el menú del sistema</w:t>
      </w:r>
      <w:r>
        <w:rPr>
          <w:lang w:val="es-419"/>
        </w:rPr>
        <w:t>.</w:t>
      </w:r>
    </w:p>
    <w:p w14:paraId="073ED1E9" w14:textId="77777777" w:rsidR="00516C1B" w:rsidRPr="00516C1B" w:rsidRDefault="00516C1B" w:rsidP="00516C1B">
      <w:pPr>
        <w:ind w:firstLine="0"/>
        <w:rPr>
          <w:lang w:val="es-419"/>
        </w:rPr>
      </w:pPr>
    </w:p>
    <w:p w14:paraId="4FCE588D" w14:textId="1007928B" w:rsidR="00516C1B" w:rsidRDefault="00516C1B" w:rsidP="00516C1B">
      <w:pPr>
        <w:numPr>
          <w:ilvl w:val="0"/>
          <w:numId w:val="307"/>
        </w:numPr>
        <w:tabs>
          <w:tab w:val="num" w:pos="720"/>
        </w:tabs>
        <w:rPr>
          <w:lang w:val="es-419"/>
        </w:rPr>
      </w:pPr>
      <w:r w:rsidRPr="00516C1B">
        <w:rPr>
          <w:lang w:val="es-419"/>
        </w:rPr>
        <w:t>El sistema genera exitosamente el resumen de registros de horario de jornada</w:t>
      </w:r>
      <w:r>
        <w:rPr>
          <w:lang w:val="es-419"/>
        </w:rPr>
        <w:t>.</w:t>
      </w:r>
    </w:p>
    <w:p w14:paraId="09D29E65" w14:textId="77777777" w:rsidR="00516C1B" w:rsidRPr="00516C1B" w:rsidRDefault="00516C1B" w:rsidP="00516C1B">
      <w:pPr>
        <w:ind w:firstLine="0"/>
        <w:rPr>
          <w:lang w:val="es-419"/>
        </w:rPr>
      </w:pPr>
    </w:p>
    <w:p w14:paraId="3A27EC9E" w14:textId="2B09A58A" w:rsidR="00516C1B" w:rsidRDefault="00516C1B" w:rsidP="00516C1B">
      <w:pPr>
        <w:numPr>
          <w:ilvl w:val="0"/>
          <w:numId w:val="307"/>
        </w:numPr>
        <w:tabs>
          <w:tab w:val="num" w:pos="720"/>
        </w:tabs>
        <w:rPr>
          <w:lang w:val="es-419"/>
        </w:rPr>
      </w:pPr>
      <w:r w:rsidRPr="00516C1B">
        <w:rPr>
          <w:lang w:val="es-419"/>
        </w:rPr>
        <w:t>El resumen contiene toda la información relevante de manera completa y organizada</w:t>
      </w:r>
      <w:r>
        <w:rPr>
          <w:lang w:val="es-419"/>
        </w:rPr>
        <w:t>.</w:t>
      </w:r>
    </w:p>
    <w:p w14:paraId="71BFDD4E" w14:textId="77777777" w:rsidR="00516C1B" w:rsidRDefault="00516C1B" w:rsidP="00516C1B">
      <w:pPr>
        <w:ind w:firstLine="0"/>
        <w:rPr>
          <w:lang w:val="es-419"/>
        </w:rPr>
      </w:pPr>
    </w:p>
    <w:p w14:paraId="52E4C2A7" w14:textId="6C9B7477" w:rsidR="00414459" w:rsidRPr="00414459" w:rsidRDefault="00414459" w:rsidP="00414459">
      <w:pPr>
        <w:rPr>
          <w:lang w:val="es-419"/>
        </w:rPr>
      </w:pPr>
      <w:r w:rsidRPr="00414459">
        <w:rPr>
          <w:lang w:val="es-419"/>
        </w:rPr>
        <w:t xml:space="preserve">En la figura 7.34 </w:t>
      </w:r>
      <w:r w:rsidRPr="00414459">
        <w:t>muestra el Listado de Jornadas, que corresponde a un resumen de los turnos registrados en el sistema. Cada jornada incluye su nombre, día de inicio, hora de inicio, horarios de colación (entrada y salida), hora de fin, día de término y tolerancia de atraso. En la tabla se visualizan cuatro jornadas: jornada3, JORNADA1, jornada2 y Turno noche, todas con sus configuraciones horarias detalladas y con opciones para editar o eliminar en la columna de acciones.</w:t>
      </w:r>
    </w:p>
    <w:p w14:paraId="05515338" w14:textId="77777777" w:rsidR="00796A6B" w:rsidRDefault="00796A6B" w:rsidP="00796A6B">
      <w:pPr>
        <w:ind w:left="720" w:firstLine="0"/>
        <w:rPr>
          <w:lang w:val="es-419"/>
        </w:rPr>
      </w:pPr>
    </w:p>
    <w:p w14:paraId="2EF8AB70" w14:textId="5EBE6882" w:rsidR="00267181" w:rsidRPr="008C5944" w:rsidRDefault="00267181" w:rsidP="00267181">
      <w:pPr>
        <w:pStyle w:val="Descripcin"/>
      </w:pPr>
      <w:bookmarkStart w:id="863" w:name="_Toc210409406"/>
      <w:bookmarkStart w:id="864" w:name="_Toc210410186"/>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34</w:t>
      </w:r>
      <w:r>
        <w:rPr>
          <w:noProof/>
        </w:rPr>
        <w:fldChar w:fldCharType="end"/>
      </w:r>
      <w:r>
        <w:t xml:space="preserve"> “Captura de pantalla de prueba 1-2-3 caso de uso N°4.7”</w:t>
      </w:r>
      <w:bookmarkEnd w:id="863"/>
      <w:bookmarkEnd w:id="864"/>
    </w:p>
    <w:p w14:paraId="775FBD93" w14:textId="77777777" w:rsidR="00267181" w:rsidRPr="00A07FC8" w:rsidRDefault="00267181" w:rsidP="00796A6B">
      <w:pPr>
        <w:ind w:left="720" w:firstLine="0"/>
        <w:rPr>
          <w:lang w:val="es-419"/>
        </w:rPr>
      </w:pPr>
    </w:p>
    <w:p w14:paraId="786DD7EE" w14:textId="77777777" w:rsidR="00547FA9" w:rsidRDefault="00A97BD9" w:rsidP="00547FA9">
      <w:pPr>
        <w:pStyle w:val="Sinespaciado"/>
      </w:pPr>
      <w:r w:rsidRPr="00A97BD9">
        <w:rPr>
          <w:noProof/>
        </w:rPr>
        <w:drawing>
          <wp:inline distT="0" distB="0" distL="0" distR="0" wp14:anchorId="5BFDDD96" wp14:editId="09F27BD3">
            <wp:extent cx="5971540" cy="1303655"/>
            <wp:effectExtent l="0" t="0" r="0" b="0"/>
            <wp:docPr id="69880740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07407" name="Imagen 1" descr="Captura de pantalla de un celular&#10;&#10;El contenido generado por IA puede ser incorrecto."/>
                    <pic:cNvPicPr/>
                  </pic:nvPicPr>
                  <pic:blipFill>
                    <a:blip r:embed="rId147"/>
                    <a:stretch>
                      <a:fillRect/>
                    </a:stretch>
                  </pic:blipFill>
                  <pic:spPr>
                    <a:xfrm>
                      <a:off x="0" y="0"/>
                      <a:ext cx="5971540" cy="1303655"/>
                    </a:xfrm>
                    <a:prstGeom prst="rect">
                      <a:avLst/>
                    </a:prstGeom>
                  </pic:spPr>
                </pic:pic>
              </a:graphicData>
            </a:graphic>
          </wp:inline>
        </w:drawing>
      </w:r>
    </w:p>
    <w:p w14:paraId="533848A2" w14:textId="77777777" w:rsidR="00547FA9" w:rsidRDefault="00547FA9" w:rsidP="00547FA9"/>
    <w:p w14:paraId="3735B1E7" w14:textId="60E884B7" w:rsidR="00796A6B" w:rsidRDefault="00796A6B" w:rsidP="00547FA9">
      <w:r>
        <w:t>Fuente: Captura realizada al sistema web EugCOM</w:t>
      </w:r>
    </w:p>
    <w:p w14:paraId="21F6B566" w14:textId="77777777" w:rsidR="00796A6B" w:rsidRPr="00CB0FA9" w:rsidRDefault="00796A6B" w:rsidP="00796A6B">
      <w:pPr>
        <w:spacing w:line="278" w:lineRule="auto"/>
        <w:ind w:firstLine="0"/>
        <w:jc w:val="left"/>
        <w:rPr>
          <w:rFonts w:eastAsiaTheme="majorEastAsia" w:cstheme="majorBidi"/>
          <w:szCs w:val="32"/>
        </w:rPr>
      </w:pPr>
      <w:r>
        <w:br w:type="page"/>
      </w:r>
    </w:p>
    <w:p w14:paraId="1099D2AA" w14:textId="77777777" w:rsidR="00796A6B" w:rsidRDefault="00796A6B" w:rsidP="00796A6B">
      <w:pPr>
        <w:pStyle w:val="Ttulo2"/>
      </w:pPr>
      <w:r>
        <w:lastRenderedPageBreak/>
        <w:t>Prueba Unitaria CU N°5.1</w:t>
      </w:r>
    </w:p>
    <w:p w14:paraId="7833779B" w14:textId="77777777" w:rsidR="00796A6B" w:rsidRDefault="00796A6B" w:rsidP="00796A6B">
      <w:pPr>
        <w:spacing w:line="278" w:lineRule="auto"/>
        <w:ind w:firstLine="0"/>
        <w:jc w:val="left"/>
      </w:pPr>
    </w:p>
    <w:p w14:paraId="698069D2" w14:textId="77777777" w:rsidR="00796A6B" w:rsidRPr="00627D3D" w:rsidRDefault="00796A6B" w:rsidP="00796A6B">
      <w:r w:rsidRPr="00627D3D">
        <w:t xml:space="preserve">En la </w:t>
      </w:r>
      <w:r w:rsidRPr="00627D3D">
        <w:rPr>
          <w:i/>
        </w:rPr>
        <w:t xml:space="preserve">Tabla </w:t>
      </w:r>
      <w:r>
        <w:rPr>
          <w:i/>
        </w:rPr>
        <w:t xml:space="preserve">7.35 </w:t>
      </w:r>
      <w:r w:rsidRPr="00627D3D">
        <w:t>se puede visualizar el Caso de uso N°5.1, se crea una pestaña que muestre el reporte de asistencia de todos los empleados, esta búsqueda puede ser de asistencia general o filtrada por empleado.</w:t>
      </w:r>
    </w:p>
    <w:p w14:paraId="7E688882" w14:textId="77777777" w:rsidR="00796A6B" w:rsidRPr="00627D3D" w:rsidRDefault="00796A6B" w:rsidP="00796A6B">
      <w:pPr>
        <w:spacing w:line="278" w:lineRule="auto"/>
        <w:ind w:firstLine="0"/>
        <w:jc w:val="left"/>
      </w:pPr>
    </w:p>
    <w:p w14:paraId="0B49E0A9" w14:textId="77777777" w:rsidR="00796A6B" w:rsidRPr="00627D3D" w:rsidRDefault="00796A6B" w:rsidP="00796A6B">
      <w:pPr>
        <w:pStyle w:val="Descripcin"/>
      </w:pPr>
      <w:bookmarkStart w:id="865" w:name="_Toc209985118"/>
      <w:bookmarkStart w:id="866" w:name="_Toc210409407"/>
      <w:bookmarkStart w:id="867" w:name="_Toc210410187"/>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35</w:t>
      </w:r>
      <w:r>
        <w:rPr>
          <w:noProof/>
        </w:rPr>
        <w:fldChar w:fldCharType="end"/>
      </w:r>
      <w:r>
        <w:t xml:space="preserve"> </w:t>
      </w:r>
      <w:r w:rsidRPr="00627D3D">
        <w:t>Caso de uso N°5.1, revisando informes de asistencia</w:t>
      </w:r>
      <w:bookmarkEnd w:id="865"/>
      <w:bookmarkEnd w:id="866"/>
      <w:bookmarkEnd w:id="867"/>
    </w:p>
    <w:p w14:paraId="2C3C6992" w14:textId="77777777" w:rsidR="00796A6B" w:rsidRPr="00627D3D" w:rsidRDefault="00796A6B" w:rsidP="00796A6B">
      <w:pPr>
        <w:pStyle w:val="Sinespaciado"/>
      </w:pPr>
      <w:r w:rsidRPr="00B45140">
        <w:rPr>
          <w:noProof/>
        </w:rPr>
        <w:drawing>
          <wp:inline distT="0" distB="0" distL="0" distR="0" wp14:anchorId="44257100" wp14:editId="6B6CED6E">
            <wp:extent cx="5971540" cy="5476240"/>
            <wp:effectExtent l="0" t="0" r="0" b="0"/>
            <wp:docPr id="1933230254" name="Imagen 38"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71540" cy="5476240"/>
                    </a:xfrm>
                    <a:prstGeom prst="rect">
                      <a:avLst/>
                    </a:prstGeom>
                    <a:noFill/>
                    <a:ln>
                      <a:noFill/>
                    </a:ln>
                  </pic:spPr>
                </pic:pic>
              </a:graphicData>
            </a:graphic>
          </wp:inline>
        </w:drawing>
      </w:r>
    </w:p>
    <w:p w14:paraId="24AAC608" w14:textId="77777777" w:rsidR="00796A6B" w:rsidRPr="00627D3D" w:rsidRDefault="00796A6B" w:rsidP="00796A6B">
      <w:pPr>
        <w:spacing w:line="278" w:lineRule="auto"/>
        <w:ind w:firstLine="0"/>
        <w:jc w:val="left"/>
      </w:pPr>
    </w:p>
    <w:p w14:paraId="2D064D0B" w14:textId="31474BC4" w:rsidR="00796A6B" w:rsidRDefault="00796A6B" w:rsidP="00547FA9">
      <w:r w:rsidRPr="00627D3D">
        <w:t>Fuente: Elaborado por el estudiante de acuerdo con el proyecto</w:t>
      </w:r>
    </w:p>
    <w:p w14:paraId="65C65E15" w14:textId="77777777" w:rsidR="00796A6B" w:rsidRDefault="00796A6B" w:rsidP="00796A6B">
      <w:r w:rsidRPr="008C5944">
        <w:lastRenderedPageBreak/>
        <w:t>Casos de prueba:</w:t>
      </w:r>
    </w:p>
    <w:p w14:paraId="01CD425E" w14:textId="77777777" w:rsidR="00547FA9" w:rsidRDefault="00547FA9" w:rsidP="00796A6B"/>
    <w:p w14:paraId="78145C9A" w14:textId="22D97890" w:rsidR="00516C1B" w:rsidRDefault="00516C1B" w:rsidP="00516C1B">
      <w:pPr>
        <w:numPr>
          <w:ilvl w:val="0"/>
          <w:numId w:val="308"/>
        </w:numPr>
        <w:tabs>
          <w:tab w:val="num" w:pos="720"/>
        </w:tabs>
        <w:rPr>
          <w:lang w:val="es-419"/>
        </w:rPr>
      </w:pPr>
      <w:r w:rsidRPr="00516C1B">
        <w:rPr>
          <w:lang w:val="es-419"/>
        </w:rPr>
        <w:t>Verificar la existencia de la opción de informes de asistencia en el menú desplegable</w:t>
      </w:r>
      <w:r>
        <w:rPr>
          <w:lang w:val="es-419"/>
        </w:rPr>
        <w:t>.</w:t>
      </w:r>
    </w:p>
    <w:p w14:paraId="002112D1" w14:textId="77777777" w:rsidR="00516C1B" w:rsidRPr="00516C1B" w:rsidRDefault="00516C1B" w:rsidP="00516C1B">
      <w:pPr>
        <w:ind w:firstLine="0"/>
        <w:rPr>
          <w:lang w:val="es-419"/>
        </w:rPr>
      </w:pPr>
    </w:p>
    <w:p w14:paraId="40317EF3" w14:textId="0FDB8E5B" w:rsidR="00516C1B" w:rsidRDefault="00516C1B" w:rsidP="00516C1B">
      <w:pPr>
        <w:numPr>
          <w:ilvl w:val="0"/>
          <w:numId w:val="308"/>
        </w:numPr>
        <w:tabs>
          <w:tab w:val="num" w:pos="720"/>
        </w:tabs>
        <w:rPr>
          <w:lang w:val="es-419"/>
        </w:rPr>
      </w:pPr>
      <w:r w:rsidRPr="00516C1B">
        <w:rPr>
          <w:lang w:val="es-419"/>
        </w:rPr>
        <w:t>Verificar la redirección a la interfaz de "Informes de Asistencia"</w:t>
      </w:r>
      <w:r>
        <w:rPr>
          <w:lang w:val="es-419"/>
        </w:rPr>
        <w:t>.</w:t>
      </w:r>
    </w:p>
    <w:p w14:paraId="5B1673A4" w14:textId="77777777" w:rsidR="00516C1B" w:rsidRPr="00516C1B" w:rsidRDefault="00516C1B" w:rsidP="00516C1B">
      <w:pPr>
        <w:ind w:firstLine="0"/>
        <w:rPr>
          <w:lang w:val="es-419"/>
        </w:rPr>
      </w:pPr>
    </w:p>
    <w:p w14:paraId="45E0059F" w14:textId="6E19941F" w:rsidR="00516C1B" w:rsidRDefault="00516C1B" w:rsidP="00516C1B">
      <w:pPr>
        <w:numPr>
          <w:ilvl w:val="0"/>
          <w:numId w:val="308"/>
        </w:numPr>
        <w:tabs>
          <w:tab w:val="num" w:pos="720"/>
        </w:tabs>
        <w:rPr>
          <w:lang w:val="es-419"/>
        </w:rPr>
      </w:pPr>
      <w:r w:rsidRPr="00516C1B">
        <w:rPr>
          <w:lang w:val="es-419"/>
        </w:rPr>
        <w:t>Verificar la correcta carga de la interfaz del sistema de informes de asistencia</w:t>
      </w:r>
      <w:r>
        <w:rPr>
          <w:lang w:val="es-419"/>
        </w:rPr>
        <w:t>.</w:t>
      </w:r>
    </w:p>
    <w:p w14:paraId="696EB8AD" w14:textId="77777777" w:rsidR="00796A6B" w:rsidRPr="00A07FC8" w:rsidRDefault="00796A6B" w:rsidP="00547FA9">
      <w:pPr>
        <w:ind w:firstLine="0"/>
        <w:rPr>
          <w:lang w:val="es-419"/>
        </w:rPr>
      </w:pPr>
    </w:p>
    <w:p w14:paraId="57AFAD85" w14:textId="77777777" w:rsidR="00796A6B" w:rsidRDefault="00796A6B" w:rsidP="00796A6B">
      <w:pPr>
        <w:ind w:left="720" w:firstLine="0"/>
      </w:pPr>
      <w:r w:rsidRPr="008C5944">
        <w:t>Resultados Esperados:</w:t>
      </w:r>
    </w:p>
    <w:p w14:paraId="20285C56" w14:textId="77777777" w:rsidR="00547FA9" w:rsidRDefault="00547FA9" w:rsidP="00796A6B">
      <w:pPr>
        <w:ind w:left="720" w:firstLine="0"/>
      </w:pPr>
    </w:p>
    <w:p w14:paraId="77E3A0B1" w14:textId="33E9BE42" w:rsidR="00516C1B" w:rsidRDefault="00516C1B" w:rsidP="00516C1B">
      <w:pPr>
        <w:numPr>
          <w:ilvl w:val="0"/>
          <w:numId w:val="309"/>
        </w:numPr>
        <w:tabs>
          <w:tab w:val="num" w:pos="720"/>
        </w:tabs>
        <w:rPr>
          <w:lang w:val="es-419"/>
        </w:rPr>
      </w:pPr>
      <w:r w:rsidRPr="00516C1B">
        <w:rPr>
          <w:lang w:val="es-419"/>
        </w:rPr>
        <w:t>El enlace o pestaña "Informes de Asistencia" para acceder a la interfaz es visible en el menú desplegable</w:t>
      </w:r>
      <w:r>
        <w:rPr>
          <w:lang w:val="es-419"/>
        </w:rPr>
        <w:t>.</w:t>
      </w:r>
    </w:p>
    <w:p w14:paraId="67CD6BA8" w14:textId="77777777" w:rsidR="00516C1B" w:rsidRPr="00516C1B" w:rsidRDefault="00516C1B" w:rsidP="00516C1B">
      <w:pPr>
        <w:ind w:left="1440" w:firstLine="0"/>
        <w:rPr>
          <w:lang w:val="es-419"/>
        </w:rPr>
      </w:pPr>
    </w:p>
    <w:p w14:paraId="7298A779" w14:textId="445AB547" w:rsidR="00516C1B" w:rsidRDefault="00516C1B" w:rsidP="00516C1B">
      <w:pPr>
        <w:numPr>
          <w:ilvl w:val="0"/>
          <w:numId w:val="309"/>
        </w:numPr>
        <w:tabs>
          <w:tab w:val="num" w:pos="720"/>
        </w:tabs>
        <w:rPr>
          <w:lang w:val="es-419"/>
        </w:rPr>
      </w:pPr>
      <w:r w:rsidRPr="00516C1B">
        <w:rPr>
          <w:lang w:val="es-419"/>
        </w:rPr>
        <w:t>Al hacer clic en el enlace "Informes de Asistencia", el sistema redirige correctamente a la interfaz del sistema</w:t>
      </w:r>
      <w:r>
        <w:rPr>
          <w:lang w:val="es-419"/>
        </w:rPr>
        <w:t>.</w:t>
      </w:r>
    </w:p>
    <w:p w14:paraId="1E7085E1" w14:textId="77777777" w:rsidR="00516C1B" w:rsidRPr="00516C1B" w:rsidRDefault="00516C1B" w:rsidP="00516C1B">
      <w:pPr>
        <w:ind w:firstLine="0"/>
        <w:rPr>
          <w:lang w:val="es-419"/>
        </w:rPr>
      </w:pPr>
    </w:p>
    <w:p w14:paraId="655DD2DA" w14:textId="16B2E9BC" w:rsidR="00516C1B" w:rsidRDefault="00516C1B" w:rsidP="00516C1B">
      <w:pPr>
        <w:numPr>
          <w:ilvl w:val="0"/>
          <w:numId w:val="309"/>
        </w:numPr>
        <w:tabs>
          <w:tab w:val="num" w:pos="720"/>
        </w:tabs>
        <w:rPr>
          <w:lang w:val="es-419"/>
        </w:rPr>
      </w:pPr>
      <w:r w:rsidRPr="00516C1B">
        <w:rPr>
          <w:lang w:val="es-419"/>
        </w:rPr>
        <w:t>La interfaz del sistema de informes de asistencia carga completamente, mostrando los filtros y el listado de informes</w:t>
      </w:r>
      <w:r>
        <w:rPr>
          <w:lang w:val="es-419"/>
        </w:rPr>
        <w:t>.</w:t>
      </w:r>
    </w:p>
    <w:p w14:paraId="2DF43F99" w14:textId="77777777" w:rsidR="00796A6B" w:rsidRPr="00A07FC8" w:rsidRDefault="00796A6B" w:rsidP="00547FA9">
      <w:pPr>
        <w:rPr>
          <w:lang w:val="es-419"/>
        </w:rPr>
      </w:pPr>
    </w:p>
    <w:p w14:paraId="0E389D2A" w14:textId="77777777" w:rsidR="00796A6B" w:rsidRDefault="00796A6B" w:rsidP="00796A6B">
      <w:pPr>
        <w:ind w:left="720" w:firstLine="0"/>
      </w:pPr>
      <w:r w:rsidRPr="008C5944">
        <w:t>Resultados obtenidos</w:t>
      </w:r>
      <w:r>
        <w:t>:</w:t>
      </w:r>
    </w:p>
    <w:p w14:paraId="70933028" w14:textId="77777777" w:rsidR="00547FA9" w:rsidRDefault="00547FA9" w:rsidP="00796A6B">
      <w:pPr>
        <w:ind w:left="720" w:firstLine="0"/>
      </w:pPr>
    </w:p>
    <w:p w14:paraId="67299C76" w14:textId="704D35BF" w:rsidR="00516C1B" w:rsidRDefault="00516C1B" w:rsidP="00516C1B">
      <w:pPr>
        <w:numPr>
          <w:ilvl w:val="0"/>
          <w:numId w:val="310"/>
        </w:numPr>
        <w:tabs>
          <w:tab w:val="num" w:pos="720"/>
        </w:tabs>
        <w:rPr>
          <w:lang w:val="es-419"/>
        </w:rPr>
      </w:pPr>
      <w:r w:rsidRPr="00516C1B">
        <w:rPr>
          <w:lang w:val="es-419"/>
        </w:rPr>
        <w:t>El enlace es visible en el menú desplegable para usuarios con los permisos adecuados</w:t>
      </w:r>
      <w:r>
        <w:rPr>
          <w:lang w:val="es-419"/>
        </w:rPr>
        <w:t>.</w:t>
      </w:r>
    </w:p>
    <w:p w14:paraId="5C4E8D30" w14:textId="77777777" w:rsidR="00516C1B" w:rsidRPr="00516C1B" w:rsidRDefault="00516C1B" w:rsidP="00516C1B">
      <w:pPr>
        <w:ind w:left="1440" w:firstLine="0"/>
        <w:rPr>
          <w:lang w:val="es-419"/>
        </w:rPr>
      </w:pPr>
    </w:p>
    <w:p w14:paraId="42644078" w14:textId="4C8B5296" w:rsidR="00516C1B" w:rsidRDefault="00516C1B" w:rsidP="00516C1B">
      <w:pPr>
        <w:numPr>
          <w:ilvl w:val="0"/>
          <w:numId w:val="310"/>
        </w:numPr>
        <w:tabs>
          <w:tab w:val="num" w:pos="720"/>
        </w:tabs>
        <w:rPr>
          <w:lang w:val="es-419"/>
        </w:rPr>
      </w:pPr>
      <w:r w:rsidRPr="00516C1B">
        <w:rPr>
          <w:lang w:val="es-419"/>
        </w:rPr>
        <w:t>El sistema redirige correctamente a la interfaz de informes de asistencia tras hacer clic en el enlace</w:t>
      </w:r>
      <w:r>
        <w:rPr>
          <w:lang w:val="es-419"/>
        </w:rPr>
        <w:t>.</w:t>
      </w:r>
    </w:p>
    <w:p w14:paraId="5B1794BC" w14:textId="77777777" w:rsidR="00516C1B" w:rsidRPr="00516C1B" w:rsidRDefault="00516C1B" w:rsidP="00516C1B">
      <w:pPr>
        <w:ind w:firstLine="0"/>
        <w:rPr>
          <w:lang w:val="es-419"/>
        </w:rPr>
      </w:pPr>
    </w:p>
    <w:p w14:paraId="1B0A2120" w14:textId="6CE04D23" w:rsidR="00516C1B" w:rsidRDefault="00516C1B" w:rsidP="00516C1B">
      <w:pPr>
        <w:numPr>
          <w:ilvl w:val="0"/>
          <w:numId w:val="310"/>
        </w:numPr>
        <w:tabs>
          <w:tab w:val="num" w:pos="720"/>
        </w:tabs>
        <w:rPr>
          <w:lang w:val="es-419"/>
        </w:rPr>
      </w:pPr>
      <w:r w:rsidRPr="00516C1B">
        <w:rPr>
          <w:lang w:val="es-419"/>
        </w:rPr>
        <w:t>La interfaz tras el redireccionamiento se muestra completamente y carga todos los componentes necesarios sin errores</w:t>
      </w:r>
      <w:r>
        <w:rPr>
          <w:lang w:val="es-419"/>
        </w:rPr>
        <w:t>.</w:t>
      </w:r>
    </w:p>
    <w:p w14:paraId="2E44C0C2" w14:textId="77777777" w:rsidR="00516C1B" w:rsidRDefault="00516C1B" w:rsidP="00516C1B">
      <w:pPr>
        <w:ind w:firstLine="0"/>
        <w:rPr>
          <w:lang w:val="es-419"/>
        </w:rPr>
      </w:pPr>
    </w:p>
    <w:p w14:paraId="37E85095" w14:textId="663857EF" w:rsidR="00105BCE" w:rsidRPr="00105BCE" w:rsidRDefault="00105BCE" w:rsidP="00105BCE">
      <w:pPr>
        <w:rPr>
          <w:lang w:val="es-419"/>
        </w:rPr>
      </w:pPr>
      <w:r w:rsidRPr="00105BCE">
        <w:rPr>
          <w:lang w:val="es-419"/>
        </w:rPr>
        <w:t xml:space="preserve">En la figura 7.35 </w:t>
      </w:r>
      <w:r w:rsidRPr="00105BCE">
        <w:t xml:space="preserve">muestra el módulo de Informe de Asistencia. En la tabla central aparecen los registros con ID de usuario, nombre, fecha y hora de marcación. En este ejemplo se listan tres registros: uno del usuario </w:t>
      </w:r>
      <w:r w:rsidRPr="00105BCE">
        <w:rPr>
          <w:i/>
          <w:iCs/>
        </w:rPr>
        <w:t>prueba</w:t>
      </w:r>
      <w:r w:rsidRPr="00105BCE">
        <w:t xml:space="preserve"> y dos del usuario </w:t>
      </w:r>
      <w:r w:rsidRPr="00105BCE">
        <w:rPr>
          <w:i/>
          <w:iCs/>
        </w:rPr>
        <w:t>Vicente Ignacio</w:t>
      </w:r>
      <w:r w:rsidRPr="00105BCE">
        <w:t>. Además, el sistema permite imprimir la selección o exportar los datos a un archivo CSV para su análisis externo.</w:t>
      </w:r>
    </w:p>
    <w:p w14:paraId="1773FC8F" w14:textId="77777777" w:rsidR="00796A6B" w:rsidRDefault="00796A6B" w:rsidP="00796A6B">
      <w:pPr>
        <w:ind w:left="720" w:firstLine="0"/>
        <w:rPr>
          <w:lang w:val="es-419"/>
        </w:rPr>
      </w:pPr>
    </w:p>
    <w:p w14:paraId="0B3F83D3" w14:textId="16E0E028" w:rsidR="00267181" w:rsidRPr="008C5944" w:rsidRDefault="00267181" w:rsidP="00267181">
      <w:pPr>
        <w:pStyle w:val="Descripcin"/>
      </w:pPr>
      <w:bookmarkStart w:id="868" w:name="_Toc210409408"/>
      <w:bookmarkStart w:id="869" w:name="_Toc210410188"/>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35</w:t>
      </w:r>
      <w:r>
        <w:rPr>
          <w:noProof/>
        </w:rPr>
        <w:fldChar w:fldCharType="end"/>
      </w:r>
      <w:r>
        <w:t xml:space="preserve"> “Captura de pantalla de prueba 1-2-3 caso de uso N°5.1”</w:t>
      </w:r>
      <w:bookmarkEnd w:id="868"/>
      <w:bookmarkEnd w:id="869"/>
    </w:p>
    <w:p w14:paraId="0B3F0215" w14:textId="77777777" w:rsidR="00267181" w:rsidRPr="00A07FC8" w:rsidRDefault="00267181" w:rsidP="00796A6B">
      <w:pPr>
        <w:ind w:left="720" w:firstLine="0"/>
        <w:rPr>
          <w:lang w:val="es-419"/>
        </w:rPr>
      </w:pPr>
    </w:p>
    <w:p w14:paraId="2122CFB4" w14:textId="77777777" w:rsidR="00547FA9" w:rsidRDefault="0026413C" w:rsidP="00547FA9">
      <w:pPr>
        <w:pStyle w:val="Sinespaciado"/>
      </w:pPr>
      <w:r w:rsidRPr="0026413C">
        <w:rPr>
          <w:noProof/>
        </w:rPr>
        <w:drawing>
          <wp:inline distT="0" distB="0" distL="0" distR="0" wp14:anchorId="6CC2C047" wp14:editId="54FBF29F">
            <wp:extent cx="5971540" cy="2096770"/>
            <wp:effectExtent l="0" t="0" r="0" b="0"/>
            <wp:docPr id="34667938"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7938" name="Imagen 1" descr="Una captura de pantalla de una red social&#10;&#10;El contenido generado por IA puede ser incorrecto."/>
                    <pic:cNvPicPr/>
                  </pic:nvPicPr>
                  <pic:blipFill>
                    <a:blip r:embed="rId148"/>
                    <a:stretch>
                      <a:fillRect/>
                    </a:stretch>
                  </pic:blipFill>
                  <pic:spPr>
                    <a:xfrm>
                      <a:off x="0" y="0"/>
                      <a:ext cx="5971540" cy="2096770"/>
                    </a:xfrm>
                    <a:prstGeom prst="rect">
                      <a:avLst/>
                    </a:prstGeom>
                  </pic:spPr>
                </pic:pic>
              </a:graphicData>
            </a:graphic>
          </wp:inline>
        </w:drawing>
      </w:r>
    </w:p>
    <w:p w14:paraId="00921010" w14:textId="77777777" w:rsidR="00547FA9" w:rsidRDefault="00547FA9" w:rsidP="0026413C">
      <w:pPr>
        <w:ind w:firstLine="0"/>
      </w:pPr>
    </w:p>
    <w:p w14:paraId="1A969175" w14:textId="13B77862" w:rsidR="00796A6B" w:rsidRDefault="00796A6B" w:rsidP="001914B2">
      <w:r>
        <w:t>Fuente: Captura realizada al sistema web EugCOM</w:t>
      </w:r>
    </w:p>
    <w:p w14:paraId="1D56ECE1" w14:textId="77777777" w:rsidR="00796A6B" w:rsidRPr="00CB0FA9" w:rsidRDefault="00796A6B" w:rsidP="00796A6B">
      <w:pPr>
        <w:spacing w:line="278" w:lineRule="auto"/>
        <w:ind w:firstLine="0"/>
        <w:jc w:val="left"/>
        <w:rPr>
          <w:rFonts w:eastAsiaTheme="majorEastAsia" w:cstheme="majorBidi"/>
          <w:szCs w:val="32"/>
        </w:rPr>
      </w:pPr>
      <w:r>
        <w:br w:type="page"/>
      </w:r>
    </w:p>
    <w:p w14:paraId="2ACA3022" w14:textId="77777777" w:rsidR="00796A6B" w:rsidRDefault="00796A6B" w:rsidP="00796A6B">
      <w:pPr>
        <w:pStyle w:val="Ttulo2"/>
      </w:pPr>
      <w:r>
        <w:lastRenderedPageBreak/>
        <w:t>Prueba Unitaria CU N°5.2</w:t>
      </w:r>
    </w:p>
    <w:p w14:paraId="29A54B44" w14:textId="77777777" w:rsidR="00796A6B" w:rsidRDefault="00796A6B" w:rsidP="00796A6B">
      <w:pPr>
        <w:spacing w:line="278" w:lineRule="auto"/>
        <w:ind w:firstLine="0"/>
        <w:jc w:val="left"/>
      </w:pPr>
    </w:p>
    <w:p w14:paraId="45452B0C" w14:textId="77777777" w:rsidR="00796A6B" w:rsidRPr="00627D3D" w:rsidRDefault="00796A6B" w:rsidP="00796A6B">
      <w:r w:rsidRPr="00627D3D">
        <w:t xml:space="preserve">En la </w:t>
      </w:r>
      <w:r w:rsidRPr="00627D3D">
        <w:rPr>
          <w:i/>
        </w:rPr>
        <w:t xml:space="preserve">Tabla </w:t>
      </w:r>
      <w:r>
        <w:rPr>
          <w:i/>
        </w:rPr>
        <w:t>7.36</w:t>
      </w:r>
      <w:r w:rsidRPr="00627D3D">
        <w:t xml:space="preserve"> se puede visualizar el Caso de uso N°5.2, el sistema permite al usuario filtrar informes de asistencia por fecha, para obtener la asistencia total de un mes en específico. </w:t>
      </w:r>
    </w:p>
    <w:p w14:paraId="09913FCF" w14:textId="77777777" w:rsidR="00796A6B" w:rsidRPr="00627D3D" w:rsidRDefault="00796A6B" w:rsidP="00796A6B">
      <w:pPr>
        <w:tabs>
          <w:tab w:val="left" w:pos="7125"/>
        </w:tabs>
        <w:spacing w:line="278" w:lineRule="auto"/>
        <w:ind w:firstLine="0"/>
        <w:jc w:val="left"/>
      </w:pPr>
    </w:p>
    <w:p w14:paraId="24499083" w14:textId="77777777" w:rsidR="00796A6B" w:rsidRPr="00627D3D" w:rsidRDefault="00796A6B" w:rsidP="00796A6B">
      <w:pPr>
        <w:pStyle w:val="Descripcin"/>
      </w:pPr>
      <w:bookmarkStart w:id="870" w:name="_Toc209985119"/>
      <w:bookmarkStart w:id="871" w:name="_Toc210409409"/>
      <w:bookmarkStart w:id="872" w:name="_Toc210410189"/>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36</w:t>
      </w:r>
      <w:r>
        <w:rPr>
          <w:noProof/>
        </w:rPr>
        <w:fldChar w:fldCharType="end"/>
      </w:r>
      <w:r w:rsidRPr="00627D3D">
        <w:t xml:space="preserve"> Caso de uso N°5.2, Filtrando informes por fechas específica</w:t>
      </w:r>
      <w:bookmarkEnd w:id="870"/>
      <w:bookmarkEnd w:id="871"/>
      <w:bookmarkEnd w:id="872"/>
    </w:p>
    <w:p w14:paraId="3539C0CA" w14:textId="77777777" w:rsidR="00796A6B" w:rsidRPr="00627D3D" w:rsidRDefault="00796A6B" w:rsidP="00796A6B">
      <w:pPr>
        <w:pStyle w:val="Sinespaciado"/>
      </w:pPr>
      <w:r w:rsidRPr="00627D3D">
        <w:rPr>
          <w:noProof/>
        </w:rPr>
        <w:drawing>
          <wp:inline distT="0" distB="0" distL="0" distR="0" wp14:anchorId="4CDD8C65" wp14:editId="6A5FED35">
            <wp:extent cx="5971540" cy="5676265"/>
            <wp:effectExtent l="0" t="0" r="0" b="635"/>
            <wp:docPr id="716678675" name="Imagen 8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71540" cy="5676265"/>
                    </a:xfrm>
                    <a:prstGeom prst="rect">
                      <a:avLst/>
                    </a:prstGeom>
                    <a:noFill/>
                    <a:ln>
                      <a:noFill/>
                    </a:ln>
                  </pic:spPr>
                </pic:pic>
              </a:graphicData>
            </a:graphic>
          </wp:inline>
        </w:drawing>
      </w:r>
    </w:p>
    <w:p w14:paraId="03A5DF00" w14:textId="77777777" w:rsidR="00796A6B" w:rsidRPr="00627D3D" w:rsidRDefault="00796A6B" w:rsidP="00796A6B">
      <w:pPr>
        <w:tabs>
          <w:tab w:val="left" w:pos="7125"/>
        </w:tabs>
        <w:spacing w:line="278" w:lineRule="auto"/>
        <w:ind w:firstLine="0"/>
        <w:jc w:val="left"/>
      </w:pPr>
    </w:p>
    <w:p w14:paraId="0D68BFC5" w14:textId="77777777" w:rsidR="00796A6B" w:rsidRPr="00627D3D" w:rsidRDefault="00796A6B" w:rsidP="00796A6B">
      <w:r w:rsidRPr="00627D3D">
        <w:t>Fuente: Elaborado por el estudiante de acuerdo con el proyecto</w:t>
      </w:r>
    </w:p>
    <w:p w14:paraId="0691A7F6" w14:textId="77777777" w:rsidR="00796A6B" w:rsidRDefault="00796A6B" w:rsidP="00796A6B">
      <w:r w:rsidRPr="008C5944">
        <w:lastRenderedPageBreak/>
        <w:t>Casos de prueba:</w:t>
      </w:r>
    </w:p>
    <w:p w14:paraId="0AEA6FF6" w14:textId="77777777" w:rsidR="00547FA9" w:rsidRDefault="00547FA9" w:rsidP="00796A6B"/>
    <w:p w14:paraId="4FAE5D16" w14:textId="5D12CF0E" w:rsidR="00516C1B" w:rsidRDefault="00516C1B" w:rsidP="00516C1B">
      <w:pPr>
        <w:numPr>
          <w:ilvl w:val="0"/>
          <w:numId w:val="311"/>
        </w:numPr>
        <w:tabs>
          <w:tab w:val="num" w:pos="720"/>
        </w:tabs>
        <w:rPr>
          <w:lang w:val="es-419"/>
        </w:rPr>
      </w:pPr>
      <w:r w:rsidRPr="00516C1B">
        <w:rPr>
          <w:lang w:val="es-419"/>
        </w:rPr>
        <w:t>Verificar la existencia de los filtros por fecha en la interfaz de informes de asistencia</w:t>
      </w:r>
      <w:r>
        <w:rPr>
          <w:lang w:val="es-419"/>
        </w:rPr>
        <w:t>.</w:t>
      </w:r>
    </w:p>
    <w:p w14:paraId="12328377" w14:textId="77777777" w:rsidR="00516C1B" w:rsidRPr="00516C1B" w:rsidRDefault="00516C1B" w:rsidP="00516C1B">
      <w:pPr>
        <w:ind w:left="1800" w:firstLine="0"/>
        <w:rPr>
          <w:lang w:val="es-419"/>
        </w:rPr>
      </w:pPr>
    </w:p>
    <w:p w14:paraId="6F35F473" w14:textId="36EA391C" w:rsidR="00516C1B" w:rsidRDefault="00516C1B" w:rsidP="00516C1B">
      <w:pPr>
        <w:numPr>
          <w:ilvl w:val="0"/>
          <w:numId w:val="311"/>
        </w:numPr>
        <w:tabs>
          <w:tab w:val="num" w:pos="720"/>
        </w:tabs>
        <w:rPr>
          <w:lang w:val="es-419"/>
        </w:rPr>
      </w:pPr>
      <w:r w:rsidRPr="00516C1B">
        <w:rPr>
          <w:lang w:val="es-419"/>
        </w:rPr>
        <w:t>Verificar la funcionalidad de filtrado de informes por rangos de fecha específicos</w:t>
      </w:r>
      <w:r>
        <w:rPr>
          <w:lang w:val="es-419"/>
        </w:rPr>
        <w:t>.</w:t>
      </w:r>
    </w:p>
    <w:p w14:paraId="05594BED" w14:textId="77777777" w:rsidR="00516C1B" w:rsidRPr="00516C1B" w:rsidRDefault="00516C1B" w:rsidP="00516C1B">
      <w:pPr>
        <w:ind w:firstLine="0"/>
        <w:rPr>
          <w:lang w:val="es-419"/>
        </w:rPr>
      </w:pPr>
    </w:p>
    <w:p w14:paraId="03EFC95B" w14:textId="3857368F" w:rsidR="00516C1B" w:rsidRDefault="00516C1B" w:rsidP="00516C1B">
      <w:pPr>
        <w:numPr>
          <w:ilvl w:val="0"/>
          <w:numId w:val="311"/>
        </w:numPr>
        <w:tabs>
          <w:tab w:val="num" w:pos="720"/>
        </w:tabs>
        <w:rPr>
          <w:lang w:val="es-419"/>
        </w:rPr>
      </w:pPr>
      <w:r w:rsidRPr="00516C1B">
        <w:rPr>
          <w:lang w:val="es-419"/>
        </w:rPr>
        <w:t>Verificar la correcta aplicación del filtro y actualización del listado de informes</w:t>
      </w:r>
      <w:r>
        <w:rPr>
          <w:lang w:val="es-419"/>
        </w:rPr>
        <w:t>.</w:t>
      </w:r>
    </w:p>
    <w:p w14:paraId="3FC2E459" w14:textId="77777777" w:rsidR="00796A6B" w:rsidRPr="00A07FC8" w:rsidRDefault="00796A6B" w:rsidP="00796A6B">
      <w:pPr>
        <w:rPr>
          <w:lang w:val="es-419"/>
        </w:rPr>
      </w:pPr>
    </w:p>
    <w:p w14:paraId="32BF0D50" w14:textId="77777777" w:rsidR="00796A6B" w:rsidRDefault="00796A6B" w:rsidP="00796A6B">
      <w:pPr>
        <w:ind w:left="720" w:firstLine="0"/>
      </w:pPr>
      <w:r w:rsidRPr="008C5944">
        <w:t>Resultados Esperados:</w:t>
      </w:r>
    </w:p>
    <w:p w14:paraId="4D03191E" w14:textId="77777777" w:rsidR="00547FA9" w:rsidRDefault="00547FA9" w:rsidP="00796A6B">
      <w:pPr>
        <w:ind w:left="720" w:firstLine="0"/>
      </w:pPr>
    </w:p>
    <w:p w14:paraId="2E8B2797" w14:textId="70DAFD2F" w:rsidR="00516C1B" w:rsidRDefault="00516C1B" w:rsidP="00516C1B">
      <w:pPr>
        <w:numPr>
          <w:ilvl w:val="0"/>
          <w:numId w:val="312"/>
        </w:numPr>
        <w:tabs>
          <w:tab w:val="num" w:pos="720"/>
        </w:tabs>
        <w:rPr>
          <w:lang w:val="es-419"/>
        </w:rPr>
      </w:pPr>
      <w:r w:rsidRPr="00516C1B">
        <w:rPr>
          <w:lang w:val="es-419"/>
        </w:rPr>
        <w:t>Los controles de filtrado por fecha (desde/hasta) son visibles y accesibles en la interfaz de informes</w:t>
      </w:r>
      <w:r>
        <w:rPr>
          <w:lang w:val="es-419"/>
        </w:rPr>
        <w:t>.</w:t>
      </w:r>
    </w:p>
    <w:p w14:paraId="75ACE5B2" w14:textId="77777777" w:rsidR="00516C1B" w:rsidRPr="00516C1B" w:rsidRDefault="00516C1B" w:rsidP="00516C1B">
      <w:pPr>
        <w:ind w:left="1440" w:firstLine="0"/>
        <w:rPr>
          <w:lang w:val="es-419"/>
        </w:rPr>
      </w:pPr>
    </w:p>
    <w:p w14:paraId="2B7A9D27" w14:textId="04F4C1C6" w:rsidR="00516C1B" w:rsidRDefault="00516C1B" w:rsidP="00516C1B">
      <w:pPr>
        <w:numPr>
          <w:ilvl w:val="0"/>
          <w:numId w:val="312"/>
        </w:numPr>
        <w:tabs>
          <w:tab w:val="num" w:pos="720"/>
        </w:tabs>
        <w:rPr>
          <w:lang w:val="es-419"/>
        </w:rPr>
      </w:pPr>
      <w:r w:rsidRPr="00516C1B">
        <w:rPr>
          <w:lang w:val="es-419"/>
        </w:rPr>
        <w:t>Al aplicar un filtro por fecha, el sistema muestra correctamente solo los informes dentro del rango especificado</w:t>
      </w:r>
      <w:r>
        <w:rPr>
          <w:lang w:val="es-419"/>
        </w:rPr>
        <w:t>.</w:t>
      </w:r>
    </w:p>
    <w:p w14:paraId="5760892E" w14:textId="77777777" w:rsidR="00516C1B" w:rsidRPr="00516C1B" w:rsidRDefault="00516C1B" w:rsidP="00516C1B">
      <w:pPr>
        <w:ind w:firstLine="0"/>
        <w:rPr>
          <w:lang w:val="es-419"/>
        </w:rPr>
      </w:pPr>
    </w:p>
    <w:p w14:paraId="19EBBE15" w14:textId="76A64790" w:rsidR="00516C1B" w:rsidRDefault="00516C1B" w:rsidP="00516C1B">
      <w:pPr>
        <w:numPr>
          <w:ilvl w:val="0"/>
          <w:numId w:val="312"/>
        </w:numPr>
        <w:tabs>
          <w:tab w:val="num" w:pos="720"/>
        </w:tabs>
        <w:rPr>
          <w:lang w:val="es-419"/>
        </w:rPr>
      </w:pPr>
      <w:r w:rsidRPr="00516C1B">
        <w:rPr>
          <w:lang w:val="es-419"/>
        </w:rPr>
        <w:t>El listado de informes se actualiza inmediatamente mostrando únicamente los registros que cumplen con el criterio de fecha</w:t>
      </w:r>
      <w:r>
        <w:rPr>
          <w:lang w:val="es-419"/>
        </w:rPr>
        <w:t>.</w:t>
      </w:r>
    </w:p>
    <w:p w14:paraId="4D1B0DA3" w14:textId="77777777" w:rsidR="00796A6B" w:rsidRPr="00A07FC8" w:rsidRDefault="00796A6B" w:rsidP="00796A6B">
      <w:pPr>
        <w:ind w:left="720" w:firstLine="0"/>
        <w:rPr>
          <w:lang w:val="es-419"/>
        </w:rPr>
      </w:pPr>
    </w:p>
    <w:p w14:paraId="21E70454" w14:textId="77777777" w:rsidR="00796A6B" w:rsidRDefault="00796A6B" w:rsidP="00796A6B">
      <w:pPr>
        <w:ind w:left="720" w:firstLine="0"/>
      </w:pPr>
      <w:r w:rsidRPr="008C5944">
        <w:t>Resultados obtenidos</w:t>
      </w:r>
      <w:r>
        <w:t>:</w:t>
      </w:r>
    </w:p>
    <w:p w14:paraId="6AF3E2A2" w14:textId="77777777" w:rsidR="00547FA9" w:rsidRDefault="00547FA9" w:rsidP="00796A6B">
      <w:pPr>
        <w:ind w:left="720" w:firstLine="0"/>
      </w:pPr>
    </w:p>
    <w:p w14:paraId="04598DD8" w14:textId="4C59E4B0" w:rsidR="00516C1B" w:rsidRDefault="00516C1B" w:rsidP="00516C1B">
      <w:pPr>
        <w:numPr>
          <w:ilvl w:val="0"/>
          <w:numId w:val="313"/>
        </w:numPr>
        <w:tabs>
          <w:tab w:val="num" w:pos="720"/>
        </w:tabs>
        <w:rPr>
          <w:lang w:val="es-419"/>
        </w:rPr>
      </w:pPr>
      <w:r w:rsidRPr="00516C1B">
        <w:rPr>
          <w:lang w:val="es-419"/>
        </w:rPr>
        <w:t>Los filtros por fecha están disponibles y funcionan correctamente en la interfaz</w:t>
      </w:r>
      <w:r>
        <w:rPr>
          <w:lang w:val="es-419"/>
        </w:rPr>
        <w:t>.</w:t>
      </w:r>
    </w:p>
    <w:p w14:paraId="36977F2A" w14:textId="77777777" w:rsidR="00516C1B" w:rsidRPr="00516C1B" w:rsidRDefault="00516C1B" w:rsidP="00516C1B">
      <w:pPr>
        <w:ind w:left="1440" w:firstLine="0"/>
        <w:rPr>
          <w:lang w:val="es-419"/>
        </w:rPr>
      </w:pPr>
    </w:p>
    <w:p w14:paraId="7AA35A87" w14:textId="6CF640FA" w:rsidR="00516C1B" w:rsidRDefault="00516C1B" w:rsidP="00516C1B">
      <w:pPr>
        <w:numPr>
          <w:ilvl w:val="0"/>
          <w:numId w:val="313"/>
        </w:numPr>
        <w:tabs>
          <w:tab w:val="num" w:pos="720"/>
        </w:tabs>
        <w:rPr>
          <w:lang w:val="es-419"/>
        </w:rPr>
      </w:pPr>
      <w:r w:rsidRPr="00516C1B">
        <w:rPr>
          <w:lang w:val="es-419"/>
        </w:rPr>
        <w:t>El filtrado de informes por rangos de fecha específicos se ejecuta correctamente</w:t>
      </w:r>
      <w:r>
        <w:rPr>
          <w:lang w:val="es-419"/>
        </w:rPr>
        <w:t>.</w:t>
      </w:r>
    </w:p>
    <w:p w14:paraId="11F351F8" w14:textId="77777777" w:rsidR="00516C1B" w:rsidRPr="00516C1B" w:rsidRDefault="00516C1B" w:rsidP="00516C1B">
      <w:pPr>
        <w:ind w:firstLine="0"/>
        <w:rPr>
          <w:lang w:val="es-419"/>
        </w:rPr>
      </w:pPr>
    </w:p>
    <w:p w14:paraId="67D4DCAF" w14:textId="0C9DB7F3" w:rsidR="00516C1B" w:rsidRDefault="00516C1B" w:rsidP="00516C1B">
      <w:pPr>
        <w:numPr>
          <w:ilvl w:val="0"/>
          <w:numId w:val="313"/>
        </w:numPr>
        <w:tabs>
          <w:tab w:val="num" w:pos="720"/>
        </w:tabs>
        <w:rPr>
          <w:lang w:val="es-419"/>
        </w:rPr>
      </w:pPr>
      <w:r w:rsidRPr="00516C1B">
        <w:rPr>
          <w:lang w:val="es-419"/>
        </w:rPr>
        <w:t>El listado se actualiza apropiadamente mostrando solo los informes del periodo seleccionado</w:t>
      </w:r>
      <w:r>
        <w:rPr>
          <w:lang w:val="es-419"/>
        </w:rPr>
        <w:t>.</w:t>
      </w:r>
    </w:p>
    <w:p w14:paraId="255EEB62" w14:textId="77777777" w:rsidR="00516C1B" w:rsidRPr="00516C1B" w:rsidRDefault="00516C1B" w:rsidP="00516C1B">
      <w:pPr>
        <w:ind w:firstLine="0"/>
        <w:rPr>
          <w:lang w:val="es-419"/>
        </w:rPr>
      </w:pPr>
    </w:p>
    <w:p w14:paraId="1180F02A" w14:textId="51A4E341" w:rsidR="00796A6B" w:rsidRPr="00105BCE" w:rsidRDefault="00105BCE" w:rsidP="00105BCE">
      <w:pPr>
        <w:rPr>
          <w:lang w:val="es-419"/>
        </w:rPr>
      </w:pPr>
      <w:r w:rsidRPr="00105BCE">
        <w:rPr>
          <w:lang w:val="es-419"/>
        </w:rPr>
        <w:t xml:space="preserve">En la figura 7.36 </w:t>
      </w:r>
      <w:r w:rsidRPr="00105BCE">
        <w:t xml:space="preserve">muestra el módulo de Informe de Asistencia aplicando un filtro de fechas desde el 01-10-2025 hasta el 02-10-2025. En la tabla de resultados se visualizan los registros de asistencia correspondientes a esa búsqueda, mostrando el ID de usuario, nombre del usuario, fecha y hora de marcación. En este caso aparecen dos registros: uno del usuario </w:t>
      </w:r>
      <w:r w:rsidRPr="00105BCE">
        <w:rPr>
          <w:i/>
          <w:iCs/>
        </w:rPr>
        <w:t>prueba</w:t>
      </w:r>
      <w:r w:rsidRPr="00105BCE">
        <w:t xml:space="preserve"> y otro del usuario </w:t>
      </w:r>
      <w:r w:rsidRPr="00105BCE">
        <w:rPr>
          <w:i/>
          <w:iCs/>
        </w:rPr>
        <w:t>Vicente Ignacio</w:t>
      </w:r>
      <w:r w:rsidRPr="00105BCE">
        <w:t>, ambos con fecha 02-10-2025.</w:t>
      </w:r>
    </w:p>
    <w:p w14:paraId="74A58628" w14:textId="25E89B38" w:rsidR="00267181" w:rsidRPr="008C5944" w:rsidRDefault="00267181" w:rsidP="00267181">
      <w:pPr>
        <w:pStyle w:val="Descripcin"/>
      </w:pPr>
      <w:bookmarkStart w:id="873" w:name="_Toc210409410"/>
      <w:bookmarkStart w:id="874" w:name="_Toc210410190"/>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36</w:t>
      </w:r>
      <w:r>
        <w:rPr>
          <w:noProof/>
        </w:rPr>
        <w:fldChar w:fldCharType="end"/>
      </w:r>
      <w:r>
        <w:t xml:space="preserve"> “Captura de pantalla de prueba 1-2-3 caso de uso N°5.2”</w:t>
      </w:r>
      <w:bookmarkEnd w:id="873"/>
      <w:bookmarkEnd w:id="874"/>
    </w:p>
    <w:p w14:paraId="19051FE6" w14:textId="77777777" w:rsidR="00267181" w:rsidRPr="00A07FC8" w:rsidRDefault="00267181" w:rsidP="00796A6B">
      <w:pPr>
        <w:ind w:left="720" w:firstLine="0"/>
        <w:rPr>
          <w:lang w:val="es-419"/>
        </w:rPr>
      </w:pPr>
    </w:p>
    <w:p w14:paraId="21FC2FFB" w14:textId="77777777" w:rsidR="00547FA9" w:rsidRDefault="0026413C" w:rsidP="00547FA9">
      <w:pPr>
        <w:pStyle w:val="Sinespaciado"/>
      </w:pPr>
      <w:r w:rsidRPr="0026413C">
        <w:rPr>
          <w:noProof/>
        </w:rPr>
        <w:drawing>
          <wp:inline distT="0" distB="0" distL="0" distR="0" wp14:anchorId="6350FED3" wp14:editId="3725E259">
            <wp:extent cx="5971540" cy="1572260"/>
            <wp:effectExtent l="0" t="0" r="0" b="8890"/>
            <wp:docPr id="203060721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07219" name="Imagen 1" descr="Interfaz de usuario gráfica, Aplicación&#10;&#10;El contenido generado por IA puede ser incorrecto."/>
                    <pic:cNvPicPr/>
                  </pic:nvPicPr>
                  <pic:blipFill>
                    <a:blip r:embed="rId149"/>
                    <a:stretch>
                      <a:fillRect/>
                    </a:stretch>
                  </pic:blipFill>
                  <pic:spPr>
                    <a:xfrm>
                      <a:off x="0" y="0"/>
                      <a:ext cx="5971540" cy="1572260"/>
                    </a:xfrm>
                    <a:prstGeom prst="rect">
                      <a:avLst/>
                    </a:prstGeom>
                  </pic:spPr>
                </pic:pic>
              </a:graphicData>
            </a:graphic>
          </wp:inline>
        </w:drawing>
      </w:r>
    </w:p>
    <w:p w14:paraId="2E2E37D6" w14:textId="77777777" w:rsidR="00547FA9" w:rsidRDefault="00547FA9" w:rsidP="0026413C">
      <w:pPr>
        <w:ind w:firstLine="0"/>
      </w:pPr>
    </w:p>
    <w:p w14:paraId="4252326B" w14:textId="649473E0" w:rsidR="00796A6B" w:rsidRDefault="00796A6B" w:rsidP="001914B2">
      <w:r>
        <w:t>Fuente: Captura realizada al sistema web EugCOM</w:t>
      </w:r>
    </w:p>
    <w:p w14:paraId="6665012B" w14:textId="77777777" w:rsidR="00796A6B" w:rsidRPr="00CB0FA9" w:rsidRDefault="00796A6B" w:rsidP="00796A6B">
      <w:pPr>
        <w:spacing w:line="278" w:lineRule="auto"/>
        <w:ind w:firstLine="0"/>
        <w:jc w:val="left"/>
        <w:rPr>
          <w:rFonts w:eastAsiaTheme="majorEastAsia" w:cstheme="majorBidi"/>
          <w:szCs w:val="32"/>
        </w:rPr>
      </w:pPr>
      <w:r>
        <w:br w:type="page"/>
      </w:r>
    </w:p>
    <w:p w14:paraId="4BEAC7B4" w14:textId="77777777" w:rsidR="00796A6B" w:rsidRDefault="00796A6B" w:rsidP="00796A6B">
      <w:pPr>
        <w:pStyle w:val="Ttulo2"/>
      </w:pPr>
      <w:r>
        <w:lastRenderedPageBreak/>
        <w:t>Prueba Unitaria CU N°5.3</w:t>
      </w:r>
    </w:p>
    <w:p w14:paraId="08FC329D" w14:textId="77777777" w:rsidR="00796A6B" w:rsidRDefault="00796A6B" w:rsidP="00796A6B">
      <w:pPr>
        <w:spacing w:line="278" w:lineRule="auto"/>
        <w:ind w:firstLine="0"/>
        <w:jc w:val="left"/>
      </w:pPr>
    </w:p>
    <w:p w14:paraId="4E2E6BEE" w14:textId="77777777" w:rsidR="00796A6B" w:rsidRPr="00627D3D" w:rsidRDefault="00796A6B" w:rsidP="00796A6B">
      <w:r w:rsidRPr="00627D3D">
        <w:t xml:space="preserve">En la </w:t>
      </w:r>
      <w:r w:rsidRPr="00627D3D">
        <w:rPr>
          <w:i/>
        </w:rPr>
        <w:t xml:space="preserve">Tabla </w:t>
      </w:r>
      <w:r>
        <w:rPr>
          <w:i/>
        </w:rPr>
        <w:t xml:space="preserve">7.37 </w:t>
      </w:r>
      <w:r w:rsidRPr="00627D3D">
        <w:t>se puede visualizar el Caso de uso N°5.3, se crean casillas de filtrado para la búsqueda de la asistencia.</w:t>
      </w:r>
    </w:p>
    <w:p w14:paraId="65EF5A75" w14:textId="77777777" w:rsidR="00796A6B" w:rsidRPr="00627D3D" w:rsidRDefault="00796A6B" w:rsidP="00796A6B">
      <w:pPr>
        <w:spacing w:line="278" w:lineRule="auto"/>
        <w:ind w:firstLine="0"/>
        <w:jc w:val="left"/>
      </w:pPr>
    </w:p>
    <w:p w14:paraId="2A6E21E8" w14:textId="77777777" w:rsidR="00796A6B" w:rsidRPr="00627D3D" w:rsidRDefault="00796A6B" w:rsidP="00796A6B">
      <w:pPr>
        <w:pStyle w:val="Descripcin"/>
      </w:pPr>
      <w:bookmarkStart w:id="875" w:name="_Toc209985120"/>
      <w:bookmarkStart w:id="876" w:name="_Toc210409411"/>
      <w:bookmarkStart w:id="877" w:name="_Toc210410191"/>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37</w:t>
      </w:r>
      <w:r>
        <w:rPr>
          <w:noProof/>
        </w:rPr>
        <w:fldChar w:fldCharType="end"/>
      </w:r>
      <w:r w:rsidRPr="00627D3D">
        <w:t xml:space="preserve"> Caso de uso N°5.3, creando casilla para filtro de búsqueda</w:t>
      </w:r>
      <w:bookmarkEnd w:id="875"/>
      <w:bookmarkEnd w:id="876"/>
      <w:bookmarkEnd w:id="877"/>
    </w:p>
    <w:p w14:paraId="5E178E3B" w14:textId="77777777" w:rsidR="00796A6B" w:rsidRPr="00627D3D" w:rsidRDefault="00796A6B" w:rsidP="00796A6B">
      <w:pPr>
        <w:pStyle w:val="Sinespaciado"/>
      </w:pPr>
      <w:r w:rsidRPr="00627D3D">
        <w:rPr>
          <w:noProof/>
        </w:rPr>
        <w:drawing>
          <wp:inline distT="0" distB="0" distL="0" distR="0" wp14:anchorId="7D1C0761" wp14:editId="3754217B">
            <wp:extent cx="5971540" cy="4447540"/>
            <wp:effectExtent l="0" t="0" r="0" b="0"/>
            <wp:docPr id="441763191" name="Imagen 8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8.png" descr="Tabla&#10;&#10;El contenido generado por IA puede ser incorrecto."/>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71540" cy="4447540"/>
                    </a:xfrm>
                    <a:prstGeom prst="rect">
                      <a:avLst/>
                    </a:prstGeom>
                    <a:noFill/>
                    <a:ln>
                      <a:noFill/>
                    </a:ln>
                  </pic:spPr>
                </pic:pic>
              </a:graphicData>
            </a:graphic>
          </wp:inline>
        </w:drawing>
      </w:r>
    </w:p>
    <w:p w14:paraId="48B85C2D" w14:textId="77777777" w:rsidR="00796A6B" w:rsidRPr="00627D3D" w:rsidRDefault="00796A6B" w:rsidP="00796A6B">
      <w:pPr>
        <w:spacing w:line="278" w:lineRule="auto"/>
        <w:ind w:firstLine="0"/>
        <w:jc w:val="left"/>
      </w:pPr>
    </w:p>
    <w:p w14:paraId="63B51605" w14:textId="77777777" w:rsidR="00796A6B" w:rsidRDefault="00796A6B" w:rsidP="00796A6B">
      <w:r w:rsidRPr="00627D3D">
        <w:t>Fuente: Elaborado por el estudiante de acuerdo con el proyecto</w:t>
      </w:r>
    </w:p>
    <w:p w14:paraId="0A0C3BBD" w14:textId="77777777" w:rsidR="00547FA9" w:rsidRDefault="00547FA9" w:rsidP="00796A6B"/>
    <w:p w14:paraId="21E49D4E" w14:textId="77777777" w:rsidR="00547FA9" w:rsidRDefault="00547FA9" w:rsidP="00796A6B"/>
    <w:p w14:paraId="351A9855" w14:textId="77777777" w:rsidR="00796A6B" w:rsidRDefault="00796A6B" w:rsidP="00796A6B">
      <w:r w:rsidRPr="008C5944">
        <w:t>Casos de prueba:</w:t>
      </w:r>
    </w:p>
    <w:p w14:paraId="00E05636" w14:textId="4B0EBFD7" w:rsidR="00516C1B" w:rsidRDefault="00516C1B" w:rsidP="00516C1B">
      <w:pPr>
        <w:numPr>
          <w:ilvl w:val="0"/>
          <w:numId w:val="314"/>
        </w:numPr>
        <w:tabs>
          <w:tab w:val="num" w:pos="720"/>
        </w:tabs>
        <w:rPr>
          <w:lang w:val="es-419"/>
        </w:rPr>
      </w:pPr>
      <w:r w:rsidRPr="00516C1B">
        <w:rPr>
          <w:lang w:val="es-419"/>
        </w:rPr>
        <w:lastRenderedPageBreak/>
        <w:t>Verificar la existencia de casillas de filtro de búsqueda en la interfaz de informes</w:t>
      </w:r>
      <w:r>
        <w:rPr>
          <w:lang w:val="es-419"/>
        </w:rPr>
        <w:t>.</w:t>
      </w:r>
    </w:p>
    <w:p w14:paraId="002E3CC0" w14:textId="77777777" w:rsidR="00516C1B" w:rsidRPr="00516C1B" w:rsidRDefault="00516C1B" w:rsidP="00516C1B">
      <w:pPr>
        <w:ind w:firstLine="0"/>
        <w:rPr>
          <w:lang w:val="es-419"/>
        </w:rPr>
      </w:pPr>
    </w:p>
    <w:p w14:paraId="39580D71" w14:textId="619BC460" w:rsidR="00516C1B" w:rsidRDefault="00516C1B" w:rsidP="00516C1B">
      <w:pPr>
        <w:numPr>
          <w:ilvl w:val="0"/>
          <w:numId w:val="314"/>
        </w:numPr>
        <w:tabs>
          <w:tab w:val="num" w:pos="720"/>
        </w:tabs>
        <w:rPr>
          <w:lang w:val="es-419"/>
        </w:rPr>
      </w:pPr>
      <w:r w:rsidRPr="00516C1B">
        <w:rPr>
          <w:lang w:val="es-419"/>
        </w:rPr>
        <w:t>Verificar la funcionalidad de las casillas de filtro para refinar búsquedas</w:t>
      </w:r>
      <w:r>
        <w:rPr>
          <w:lang w:val="es-419"/>
        </w:rPr>
        <w:t>.</w:t>
      </w:r>
    </w:p>
    <w:p w14:paraId="72B6493F" w14:textId="77777777" w:rsidR="00796A6B" w:rsidRPr="00A07FC8" w:rsidRDefault="00796A6B" w:rsidP="00105BCE">
      <w:pPr>
        <w:ind w:firstLine="0"/>
        <w:rPr>
          <w:lang w:val="es-419"/>
        </w:rPr>
      </w:pPr>
    </w:p>
    <w:p w14:paraId="5624F590" w14:textId="77777777" w:rsidR="00796A6B" w:rsidRDefault="00796A6B" w:rsidP="00796A6B">
      <w:pPr>
        <w:ind w:left="720" w:firstLine="0"/>
      </w:pPr>
      <w:r w:rsidRPr="008C5944">
        <w:t>Resultados Esperados:</w:t>
      </w:r>
    </w:p>
    <w:p w14:paraId="1D0BFC2B" w14:textId="77777777" w:rsidR="00547FA9" w:rsidRDefault="00547FA9" w:rsidP="00796A6B">
      <w:pPr>
        <w:ind w:left="720" w:firstLine="0"/>
      </w:pPr>
    </w:p>
    <w:p w14:paraId="2D59EC38" w14:textId="51E9449E" w:rsidR="0036467F" w:rsidRDefault="0036467F" w:rsidP="0036467F">
      <w:pPr>
        <w:numPr>
          <w:ilvl w:val="0"/>
          <w:numId w:val="315"/>
        </w:numPr>
        <w:tabs>
          <w:tab w:val="num" w:pos="720"/>
        </w:tabs>
        <w:rPr>
          <w:lang w:val="es-419"/>
        </w:rPr>
      </w:pPr>
      <w:r w:rsidRPr="0036467F">
        <w:rPr>
          <w:lang w:val="es-419"/>
        </w:rPr>
        <w:t>Las casillas de filtro de búsqueda son visibles y accesibles en la interfaz de informes de asistencia</w:t>
      </w:r>
      <w:r>
        <w:rPr>
          <w:lang w:val="es-419"/>
        </w:rPr>
        <w:t>.</w:t>
      </w:r>
    </w:p>
    <w:p w14:paraId="2A79B9E6" w14:textId="77777777" w:rsidR="0036467F" w:rsidRPr="0036467F" w:rsidRDefault="0036467F" w:rsidP="0036467F">
      <w:pPr>
        <w:ind w:left="1440" w:firstLine="0"/>
        <w:rPr>
          <w:lang w:val="es-419"/>
        </w:rPr>
      </w:pPr>
    </w:p>
    <w:p w14:paraId="6DC7F144" w14:textId="1ADD6C9F" w:rsidR="0036467F" w:rsidRDefault="0036467F" w:rsidP="0036467F">
      <w:pPr>
        <w:numPr>
          <w:ilvl w:val="0"/>
          <w:numId w:val="315"/>
        </w:numPr>
        <w:tabs>
          <w:tab w:val="num" w:pos="720"/>
        </w:tabs>
        <w:rPr>
          <w:lang w:val="es-419"/>
        </w:rPr>
      </w:pPr>
      <w:r w:rsidRPr="0036467F">
        <w:rPr>
          <w:lang w:val="es-419"/>
        </w:rPr>
        <w:t>Las casillas de filtro permiten refinar correctamente las búsquedas según los criterios seleccionados</w:t>
      </w:r>
      <w:r>
        <w:rPr>
          <w:lang w:val="es-419"/>
        </w:rPr>
        <w:t>.</w:t>
      </w:r>
    </w:p>
    <w:p w14:paraId="09B858CA" w14:textId="77777777" w:rsidR="0036467F" w:rsidRPr="0036467F" w:rsidRDefault="0036467F" w:rsidP="0036467F">
      <w:pPr>
        <w:ind w:firstLine="0"/>
        <w:rPr>
          <w:lang w:val="es-419"/>
        </w:rPr>
      </w:pPr>
    </w:p>
    <w:p w14:paraId="1B7E94E5" w14:textId="77777777" w:rsidR="00796A6B" w:rsidRPr="00A07FC8" w:rsidRDefault="00796A6B" w:rsidP="00105BCE">
      <w:pPr>
        <w:rPr>
          <w:lang w:val="es-419"/>
        </w:rPr>
      </w:pPr>
    </w:p>
    <w:p w14:paraId="6222D7F3" w14:textId="77777777" w:rsidR="00796A6B" w:rsidRDefault="00796A6B" w:rsidP="00796A6B">
      <w:pPr>
        <w:ind w:left="720" w:firstLine="0"/>
      </w:pPr>
      <w:r w:rsidRPr="008C5944">
        <w:t>Resultados obtenidos</w:t>
      </w:r>
      <w:r>
        <w:t>:</w:t>
      </w:r>
    </w:p>
    <w:p w14:paraId="74457A42" w14:textId="77777777" w:rsidR="00547FA9" w:rsidRDefault="00547FA9" w:rsidP="00796A6B">
      <w:pPr>
        <w:ind w:left="720" w:firstLine="0"/>
      </w:pPr>
    </w:p>
    <w:p w14:paraId="0687BC3A" w14:textId="727E03FB" w:rsidR="0036467F" w:rsidRDefault="0036467F" w:rsidP="0036467F">
      <w:pPr>
        <w:numPr>
          <w:ilvl w:val="0"/>
          <w:numId w:val="316"/>
        </w:numPr>
        <w:tabs>
          <w:tab w:val="num" w:pos="720"/>
        </w:tabs>
        <w:rPr>
          <w:lang w:val="es-419"/>
        </w:rPr>
      </w:pPr>
      <w:r w:rsidRPr="0036467F">
        <w:rPr>
          <w:lang w:val="es-419"/>
        </w:rPr>
        <w:t>Las casillas de filtro de búsqueda están disponibles en la interfaz de informes</w:t>
      </w:r>
      <w:r>
        <w:rPr>
          <w:lang w:val="es-419"/>
        </w:rPr>
        <w:t>.</w:t>
      </w:r>
    </w:p>
    <w:p w14:paraId="26705444" w14:textId="77777777" w:rsidR="0036467F" w:rsidRPr="0036467F" w:rsidRDefault="0036467F" w:rsidP="0036467F">
      <w:pPr>
        <w:ind w:left="1440" w:firstLine="0"/>
        <w:rPr>
          <w:lang w:val="es-419"/>
        </w:rPr>
      </w:pPr>
    </w:p>
    <w:p w14:paraId="204CACCD" w14:textId="3E5D8D92" w:rsidR="0036467F" w:rsidRDefault="0036467F" w:rsidP="0036467F">
      <w:pPr>
        <w:numPr>
          <w:ilvl w:val="0"/>
          <w:numId w:val="316"/>
        </w:numPr>
        <w:tabs>
          <w:tab w:val="num" w:pos="720"/>
        </w:tabs>
        <w:rPr>
          <w:lang w:val="es-419"/>
        </w:rPr>
      </w:pPr>
      <w:r w:rsidRPr="0036467F">
        <w:rPr>
          <w:lang w:val="es-419"/>
        </w:rPr>
        <w:t>La funcionalidad de filtrado mediante casillas opera correctamente</w:t>
      </w:r>
      <w:r>
        <w:rPr>
          <w:lang w:val="es-419"/>
        </w:rPr>
        <w:t>.</w:t>
      </w:r>
    </w:p>
    <w:p w14:paraId="56A7B66E" w14:textId="77777777" w:rsidR="0036467F" w:rsidRPr="0036467F" w:rsidRDefault="0036467F" w:rsidP="0036467F">
      <w:pPr>
        <w:ind w:firstLine="0"/>
        <w:rPr>
          <w:lang w:val="es-419"/>
        </w:rPr>
      </w:pPr>
    </w:p>
    <w:p w14:paraId="388E0300" w14:textId="2CC470C6" w:rsidR="0036467F" w:rsidRDefault="0036467F" w:rsidP="00105BCE">
      <w:pPr>
        <w:rPr>
          <w:lang w:val="es-419"/>
        </w:rPr>
      </w:pPr>
    </w:p>
    <w:p w14:paraId="58F5E1A0" w14:textId="77777777" w:rsidR="0036467F" w:rsidRPr="0036467F" w:rsidRDefault="0036467F" w:rsidP="0036467F">
      <w:pPr>
        <w:ind w:firstLine="0"/>
        <w:rPr>
          <w:lang w:val="es-419"/>
        </w:rPr>
      </w:pPr>
    </w:p>
    <w:p w14:paraId="78856E85" w14:textId="166F8DF0" w:rsidR="00796A6B" w:rsidRPr="00105BCE" w:rsidRDefault="00105BCE" w:rsidP="00105BCE">
      <w:pPr>
        <w:rPr>
          <w:lang w:val="es-419"/>
        </w:rPr>
      </w:pPr>
      <w:r w:rsidRPr="00105BCE">
        <w:rPr>
          <w:lang w:val="es-419"/>
        </w:rPr>
        <w:lastRenderedPageBreak/>
        <w:t xml:space="preserve">En la figura 7.37 </w:t>
      </w:r>
      <w:r w:rsidRPr="00105BCE">
        <w:t>muestra la sección de Informe de Asistencia, específicamente las casillas de filtro. El formulario permite filtrar los registros ingresando un nombre de empleado y/o seleccionando un rango de fechas con los campos Desde y Hasta. Una vez definidos los criterios, se debe presionar el botón Filtrar para mostrar en la tabla únicamente los resultados que cumplan con esas condiciones.</w:t>
      </w:r>
    </w:p>
    <w:p w14:paraId="71EB45F1" w14:textId="05078699" w:rsidR="00267181" w:rsidRPr="008C5944" w:rsidRDefault="00267181" w:rsidP="00267181">
      <w:pPr>
        <w:pStyle w:val="Descripcin"/>
      </w:pPr>
      <w:bookmarkStart w:id="878" w:name="_Toc210409412"/>
      <w:bookmarkStart w:id="879" w:name="_Toc210410192"/>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37</w:t>
      </w:r>
      <w:r>
        <w:rPr>
          <w:noProof/>
        </w:rPr>
        <w:fldChar w:fldCharType="end"/>
      </w:r>
      <w:r>
        <w:t xml:space="preserve"> “Captura de pantalla de prueba 1-2 caso de uso N°5.3”</w:t>
      </w:r>
      <w:bookmarkEnd w:id="878"/>
      <w:bookmarkEnd w:id="879"/>
    </w:p>
    <w:p w14:paraId="3110F09B" w14:textId="77777777" w:rsidR="00267181" w:rsidRPr="00A07FC8" w:rsidRDefault="00267181" w:rsidP="00796A6B">
      <w:pPr>
        <w:ind w:left="720" w:firstLine="0"/>
        <w:rPr>
          <w:lang w:val="es-419"/>
        </w:rPr>
      </w:pPr>
    </w:p>
    <w:p w14:paraId="3875F7CC" w14:textId="77777777" w:rsidR="00547FA9" w:rsidRDefault="0026413C" w:rsidP="00547FA9">
      <w:pPr>
        <w:pStyle w:val="Sinespaciado"/>
      </w:pPr>
      <w:r w:rsidRPr="0026413C">
        <w:rPr>
          <w:noProof/>
        </w:rPr>
        <w:drawing>
          <wp:inline distT="0" distB="0" distL="0" distR="0" wp14:anchorId="269442FB" wp14:editId="4C0E3302">
            <wp:extent cx="5971540" cy="618490"/>
            <wp:effectExtent l="0" t="0" r="0" b="0"/>
            <wp:docPr id="1416998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98438" name=""/>
                    <pic:cNvPicPr/>
                  </pic:nvPicPr>
                  <pic:blipFill>
                    <a:blip r:embed="rId150"/>
                    <a:stretch>
                      <a:fillRect/>
                    </a:stretch>
                  </pic:blipFill>
                  <pic:spPr>
                    <a:xfrm>
                      <a:off x="0" y="0"/>
                      <a:ext cx="5971540" cy="618490"/>
                    </a:xfrm>
                    <a:prstGeom prst="rect">
                      <a:avLst/>
                    </a:prstGeom>
                  </pic:spPr>
                </pic:pic>
              </a:graphicData>
            </a:graphic>
          </wp:inline>
        </w:drawing>
      </w:r>
    </w:p>
    <w:p w14:paraId="7A7B8369" w14:textId="77777777" w:rsidR="00547FA9" w:rsidRDefault="00547FA9" w:rsidP="00547FA9"/>
    <w:p w14:paraId="0F394A7F" w14:textId="78D0B9F9" w:rsidR="00796A6B" w:rsidRDefault="00796A6B" w:rsidP="00547FA9">
      <w:r>
        <w:t>Fuente: Captura realizada al sistema web EugCOM</w:t>
      </w:r>
    </w:p>
    <w:p w14:paraId="23EBA615" w14:textId="77777777" w:rsidR="00796A6B" w:rsidRPr="00CB0FA9" w:rsidRDefault="00796A6B" w:rsidP="00796A6B">
      <w:pPr>
        <w:spacing w:line="278" w:lineRule="auto"/>
        <w:ind w:firstLine="0"/>
        <w:jc w:val="left"/>
        <w:rPr>
          <w:rFonts w:eastAsiaTheme="majorEastAsia" w:cstheme="majorBidi"/>
          <w:szCs w:val="32"/>
        </w:rPr>
      </w:pPr>
      <w:r>
        <w:br w:type="page"/>
      </w:r>
    </w:p>
    <w:p w14:paraId="224F3318" w14:textId="77777777" w:rsidR="00796A6B" w:rsidRDefault="00796A6B" w:rsidP="00796A6B">
      <w:pPr>
        <w:pStyle w:val="Ttulo2"/>
      </w:pPr>
      <w:r>
        <w:lastRenderedPageBreak/>
        <w:t>Prueba Unitaria CU N°5.4</w:t>
      </w:r>
    </w:p>
    <w:p w14:paraId="5367F3CA" w14:textId="77777777" w:rsidR="00796A6B" w:rsidRDefault="00796A6B" w:rsidP="00796A6B">
      <w:pPr>
        <w:spacing w:line="278" w:lineRule="auto"/>
        <w:ind w:firstLine="0"/>
        <w:jc w:val="left"/>
      </w:pPr>
    </w:p>
    <w:p w14:paraId="56005E94" w14:textId="77777777" w:rsidR="00796A6B" w:rsidRPr="00627D3D" w:rsidRDefault="00796A6B" w:rsidP="00796A6B">
      <w:r w:rsidRPr="00627D3D">
        <w:t xml:space="preserve">En la </w:t>
      </w:r>
      <w:r w:rsidRPr="00627D3D">
        <w:rPr>
          <w:i/>
        </w:rPr>
        <w:t xml:space="preserve">Tabla </w:t>
      </w:r>
      <w:r>
        <w:rPr>
          <w:i/>
        </w:rPr>
        <w:t xml:space="preserve">7.38 </w:t>
      </w:r>
      <w:r w:rsidRPr="00627D3D">
        <w:t>se puede visualizar el Caso de uso N°5.4 Se crea una barra de búsqueda que permite buscar al usuario cualquier tipo de información deseada.</w:t>
      </w:r>
    </w:p>
    <w:p w14:paraId="67393791" w14:textId="77777777" w:rsidR="00796A6B" w:rsidRPr="00627D3D" w:rsidRDefault="00796A6B" w:rsidP="00796A6B">
      <w:pPr>
        <w:spacing w:line="278" w:lineRule="auto"/>
        <w:ind w:firstLine="0"/>
        <w:jc w:val="left"/>
      </w:pPr>
    </w:p>
    <w:p w14:paraId="1915B3C8" w14:textId="77777777" w:rsidR="00796A6B" w:rsidRPr="00627D3D" w:rsidRDefault="00796A6B" w:rsidP="00796A6B">
      <w:pPr>
        <w:pStyle w:val="Descripcin"/>
      </w:pPr>
      <w:bookmarkStart w:id="880" w:name="_Toc209985121"/>
      <w:bookmarkStart w:id="881" w:name="_Toc210409413"/>
      <w:bookmarkStart w:id="882" w:name="_Toc210410193"/>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38</w:t>
      </w:r>
      <w:r>
        <w:rPr>
          <w:noProof/>
        </w:rPr>
        <w:fldChar w:fldCharType="end"/>
      </w:r>
      <w:r>
        <w:t xml:space="preserve"> </w:t>
      </w:r>
      <w:r w:rsidRPr="00627D3D">
        <w:t>Caso de uso N°5.4, filtrando informe de asistencia</w:t>
      </w:r>
      <w:bookmarkEnd w:id="880"/>
      <w:bookmarkEnd w:id="881"/>
      <w:bookmarkEnd w:id="882"/>
    </w:p>
    <w:p w14:paraId="709ECE07" w14:textId="77777777" w:rsidR="00796A6B" w:rsidRPr="00627D3D" w:rsidRDefault="00796A6B" w:rsidP="00796A6B">
      <w:pPr>
        <w:pStyle w:val="Sinespaciado"/>
      </w:pPr>
      <w:r w:rsidRPr="00627D3D">
        <w:rPr>
          <w:noProof/>
        </w:rPr>
        <w:drawing>
          <wp:inline distT="0" distB="0" distL="0" distR="0" wp14:anchorId="31952E4C" wp14:editId="431DDF71">
            <wp:extent cx="5971540" cy="5085715"/>
            <wp:effectExtent l="0" t="0" r="0" b="635"/>
            <wp:docPr id="44854041" name="Imagen 8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descr="Tabla&#10;&#10;El contenido generado por IA puede ser incorrecto."/>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71540" cy="5085715"/>
                    </a:xfrm>
                    <a:prstGeom prst="rect">
                      <a:avLst/>
                    </a:prstGeom>
                    <a:noFill/>
                    <a:ln>
                      <a:noFill/>
                    </a:ln>
                  </pic:spPr>
                </pic:pic>
              </a:graphicData>
            </a:graphic>
          </wp:inline>
        </w:drawing>
      </w:r>
    </w:p>
    <w:p w14:paraId="1752E299" w14:textId="77777777" w:rsidR="00796A6B" w:rsidRPr="00627D3D" w:rsidRDefault="00796A6B" w:rsidP="00796A6B">
      <w:pPr>
        <w:spacing w:line="278" w:lineRule="auto"/>
        <w:ind w:firstLine="0"/>
        <w:jc w:val="left"/>
      </w:pPr>
    </w:p>
    <w:p w14:paraId="61CBCB64" w14:textId="77777777" w:rsidR="00796A6B" w:rsidRDefault="00796A6B" w:rsidP="00796A6B">
      <w:r w:rsidRPr="00627D3D">
        <w:t>Fuente: Elaborado por el estudiante de acuerdo con el proyecto</w:t>
      </w:r>
    </w:p>
    <w:p w14:paraId="6246A3ED" w14:textId="77777777" w:rsidR="00796A6B" w:rsidRDefault="00796A6B" w:rsidP="00796A6B"/>
    <w:p w14:paraId="4B0BAAD1" w14:textId="77777777" w:rsidR="00796A6B" w:rsidRDefault="00796A6B" w:rsidP="00796A6B">
      <w:r w:rsidRPr="008C5944">
        <w:lastRenderedPageBreak/>
        <w:t>Casos de prueba:</w:t>
      </w:r>
    </w:p>
    <w:p w14:paraId="734521A1" w14:textId="77777777" w:rsidR="00547FA9" w:rsidRDefault="00547FA9" w:rsidP="00796A6B"/>
    <w:p w14:paraId="4886145A" w14:textId="53FF304A" w:rsidR="0036467F" w:rsidRDefault="0036467F" w:rsidP="0036467F">
      <w:pPr>
        <w:numPr>
          <w:ilvl w:val="0"/>
          <w:numId w:val="317"/>
        </w:numPr>
        <w:tabs>
          <w:tab w:val="num" w:pos="720"/>
        </w:tabs>
        <w:rPr>
          <w:lang w:val="es-419"/>
        </w:rPr>
      </w:pPr>
      <w:r w:rsidRPr="0036467F">
        <w:rPr>
          <w:lang w:val="es-419"/>
        </w:rPr>
        <w:t>Verificar la existencia de la funcionalidad de filtrado avanzado en informes de asistencia</w:t>
      </w:r>
      <w:r>
        <w:rPr>
          <w:lang w:val="es-419"/>
        </w:rPr>
        <w:t>.</w:t>
      </w:r>
    </w:p>
    <w:p w14:paraId="28DD3B2D" w14:textId="77777777" w:rsidR="0036467F" w:rsidRPr="0036467F" w:rsidRDefault="0036467F" w:rsidP="0036467F">
      <w:pPr>
        <w:ind w:left="1440" w:firstLine="0"/>
        <w:rPr>
          <w:lang w:val="es-419"/>
        </w:rPr>
      </w:pPr>
    </w:p>
    <w:p w14:paraId="5AC79BBB" w14:textId="4A33F4E7" w:rsidR="0036467F" w:rsidRDefault="0036467F" w:rsidP="0036467F">
      <w:pPr>
        <w:numPr>
          <w:ilvl w:val="0"/>
          <w:numId w:val="317"/>
        </w:numPr>
        <w:tabs>
          <w:tab w:val="num" w:pos="720"/>
        </w:tabs>
        <w:rPr>
          <w:lang w:val="es-419"/>
        </w:rPr>
      </w:pPr>
      <w:r w:rsidRPr="0036467F">
        <w:rPr>
          <w:lang w:val="es-419"/>
        </w:rPr>
        <w:t>Verificar la aplicación correcta de múltiples criterios de filtrado simultáneos</w:t>
      </w:r>
      <w:r>
        <w:rPr>
          <w:lang w:val="es-419"/>
        </w:rPr>
        <w:t>.</w:t>
      </w:r>
    </w:p>
    <w:p w14:paraId="33AFB43E" w14:textId="77777777" w:rsidR="0036467F" w:rsidRPr="0036467F" w:rsidRDefault="0036467F" w:rsidP="0036467F">
      <w:pPr>
        <w:ind w:firstLine="0"/>
        <w:rPr>
          <w:lang w:val="es-419"/>
        </w:rPr>
      </w:pPr>
    </w:p>
    <w:p w14:paraId="5CEA761D" w14:textId="75804560" w:rsidR="0036467F" w:rsidRPr="00547FA9" w:rsidRDefault="0036467F" w:rsidP="00547FA9">
      <w:pPr>
        <w:numPr>
          <w:ilvl w:val="0"/>
          <w:numId w:val="317"/>
        </w:numPr>
        <w:tabs>
          <w:tab w:val="num" w:pos="720"/>
        </w:tabs>
        <w:rPr>
          <w:lang w:val="es-419"/>
        </w:rPr>
      </w:pPr>
      <w:r w:rsidRPr="0036467F">
        <w:rPr>
          <w:lang w:val="es-419"/>
        </w:rPr>
        <w:t>Verificar la generación de informes filtrados con información precisa y relevante</w:t>
      </w:r>
      <w:r>
        <w:rPr>
          <w:lang w:val="es-419"/>
        </w:rPr>
        <w:t>.</w:t>
      </w:r>
    </w:p>
    <w:p w14:paraId="332B1E62" w14:textId="77777777" w:rsidR="00796A6B" w:rsidRPr="00A07FC8" w:rsidRDefault="00796A6B" w:rsidP="00796A6B">
      <w:pPr>
        <w:rPr>
          <w:lang w:val="es-419"/>
        </w:rPr>
      </w:pPr>
    </w:p>
    <w:p w14:paraId="183967E0" w14:textId="77777777" w:rsidR="00796A6B" w:rsidRDefault="00796A6B" w:rsidP="00796A6B">
      <w:pPr>
        <w:ind w:left="720" w:firstLine="0"/>
      </w:pPr>
      <w:r w:rsidRPr="008C5944">
        <w:t>Resultados Esperados:</w:t>
      </w:r>
    </w:p>
    <w:p w14:paraId="22B79041" w14:textId="77777777" w:rsidR="00547FA9" w:rsidRDefault="00547FA9" w:rsidP="00796A6B">
      <w:pPr>
        <w:ind w:left="720" w:firstLine="0"/>
      </w:pPr>
    </w:p>
    <w:p w14:paraId="6E8D7E11" w14:textId="390EF412" w:rsidR="0036467F" w:rsidRDefault="0036467F" w:rsidP="0036467F">
      <w:pPr>
        <w:numPr>
          <w:ilvl w:val="0"/>
          <w:numId w:val="318"/>
        </w:numPr>
        <w:tabs>
          <w:tab w:val="num" w:pos="720"/>
        </w:tabs>
        <w:rPr>
          <w:lang w:val="es-419"/>
        </w:rPr>
      </w:pPr>
      <w:r w:rsidRPr="0036467F">
        <w:rPr>
          <w:lang w:val="es-419"/>
        </w:rPr>
        <w:t>La funcionalidad de filtrado avanzado está disponible en la interfaz de informes de asistencia</w:t>
      </w:r>
      <w:r>
        <w:rPr>
          <w:lang w:val="es-419"/>
        </w:rPr>
        <w:t>.</w:t>
      </w:r>
    </w:p>
    <w:p w14:paraId="1EEF877E" w14:textId="77777777" w:rsidR="0036467F" w:rsidRPr="0036467F" w:rsidRDefault="0036467F" w:rsidP="0036467F">
      <w:pPr>
        <w:rPr>
          <w:lang w:val="es-419"/>
        </w:rPr>
      </w:pPr>
    </w:p>
    <w:p w14:paraId="452A3216" w14:textId="662DBC32" w:rsidR="0036467F" w:rsidRDefault="0036467F" w:rsidP="0036467F">
      <w:pPr>
        <w:numPr>
          <w:ilvl w:val="0"/>
          <w:numId w:val="318"/>
        </w:numPr>
        <w:tabs>
          <w:tab w:val="num" w:pos="720"/>
        </w:tabs>
        <w:rPr>
          <w:lang w:val="es-419"/>
        </w:rPr>
      </w:pPr>
      <w:r w:rsidRPr="0036467F">
        <w:rPr>
          <w:lang w:val="es-419"/>
        </w:rPr>
        <w:t>El sistema aplica correctamente múltiples criterios de filtrado de manera simultánea</w:t>
      </w:r>
      <w:r>
        <w:rPr>
          <w:lang w:val="es-419"/>
        </w:rPr>
        <w:t>.</w:t>
      </w:r>
    </w:p>
    <w:p w14:paraId="3B4EE857" w14:textId="77777777" w:rsidR="0036467F" w:rsidRPr="0036467F" w:rsidRDefault="0036467F" w:rsidP="0036467F">
      <w:pPr>
        <w:ind w:firstLine="0"/>
        <w:rPr>
          <w:lang w:val="es-419"/>
        </w:rPr>
      </w:pPr>
    </w:p>
    <w:p w14:paraId="4EF7A81C" w14:textId="0FCAC99D" w:rsidR="0036467F" w:rsidRPr="00547FA9" w:rsidRDefault="0036467F" w:rsidP="00547FA9">
      <w:pPr>
        <w:numPr>
          <w:ilvl w:val="0"/>
          <w:numId w:val="318"/>
        </w:numPr>
        <w:tabs>
          <w:tab w:val="num" w:pos="720"/>
        </w:tabs>
        <w:rPr>
          <w:lang w:val="es-419"/>
        </w:rPr>
      </w:pPr>
      <w:r w:rsidRPr="0036467F">
        <w:rPr>
          <w:lang w:val="es-419"/>
        </w:rPr>
        <w:t>Los informes generados después del filtrado contienen información precisa que cumple con todos los criterios aplicados</w:t>
      </w:r>
      <w:r w:rsidR="00547FA9">
        <w:rPr>
          <w:lang w:val="es-419"/>
        </w:rPr>
        <w:t>.</w:t>
      </w:r>
    </w:p>
    <w:p w14:paraId="2439C8AF" w14:textId="77777777" w:rsidR="00796A6B" w:rsidRPr="00A07FC8" w:rsidRDefault="00796A6B" w:rsidP="00796A6B">
      <w:pPr>
        <w:ind w:left="720" w:firstLine="0"/>
        <w:rPr>
          <w:lang w:val="es-419"/>
        </w:rPr>
      </w:pPr>
    </w:p>
    <w:p w14:paraId="57D4B711" w14:textId="77777777" w:rsidR="00796A6B" w:rsidRDefault="00796A6B" w:rsidP="00796A6B">
      <w:pPr>
        <w:ind w:left="720" w:firstLine="0"/>
      </w:pPr>
      <w:r w:rsidRPr="008C5944">
        <w:t>Resultados obtenidos</w:t>
      </w:r>
      <w:r>
        <w:t>:</w:t>
      </w:r>
    </w:p>
    <w:p w14:paraId="6AB91F50" w14:textId="77777777" w:rsidR="00547FA9" w:rsidRDefault="00547FA9" w:rsidP="00796A6B">
      <w:pPr>
        <w:ind w:left="720" w:firstLine="0"/>
      </w:pPr>
    </w:p>
    <w:p w14:paraId="37476547" w14:textId="5CB49DA2" w:rsidR="0036467F" w:rsidRDefault="0036467F" w:rsidP="0036467F">
      <w:pPr>
        <w:numPr>
          <w:ilvl w:val="0"/>
          <w:numId w:val="319"/>
        </w:numPr>
        <w:tabs>
          <w:tab w:val="num" w:pos="720"/>
        </w:tabs>
        <w:rPr>
          <w:lang w:val="es-419"/>
        </w:rPr>
      </w:pPr>
      <w:r w:rsidRPr="0036467F">
        <w:rPr>
          <w:lang w:val="es-419"/>
        </w:rPr>
        <w:t>La funcionalidad de filtrado avanzado está operativa en el sistema de informes</w:t>
      </w:r>
      <w:r>
        <w:rPr>
          <w:lang w:val="es-419"/>
        </w:rPr>
        <w:t>.</w:t>
      </w:r>
    </w:p>
    <w:p w14:paraId="40F687A2" w14:textId="77777777" w:rsidR="0036467F" w:rsidRPr="0036467F" w:rsidRDefault="0036467F" w:rsidP="0036467F">
      <w:pPr>
        <w:rPr>
          <w:lang w:val="es-419"/>
        </w:rPr>
      </w:pPr>
    </w:p>
    <w:p w14:paraId="490535AD" w14:textId="4CBE35CE" w:rsidR="0036467F" w:rsidRDefault="0036467F" w:rsidP="0036467F">
      <w:pPr>
        <w:numPr>
          <w:ilvl w:val="0"/>
          <w:numId w:val="319"/>
        </w:numPr>
        <w:tabs>
          <w:tab w:val="num" w:pos="720"/>
        </w:tabs>
        <w:rPr>
          <w:lang w:val="es-419"/>
        </w:rPr>
      </w:pPr>
      <w:r w:rsidRPr="0036467F">
        <w:rPr>
          <w:lang w:val="es-419"/>
        </w:rPr>
        <w:t>La aplicación de múltiples criterios de filtrado simultáneos funciona correctamente</w:t>
      </w:r>
      <w:r>
        <w:rPr>
          <w:lang w:val="es-419"/>
        </w:rPr>
        <w:t>.</w:t>
      </w:r>
    </w:p>
    <w:p w14:paraId="32975F16" w14:textId="77777777" w:rsidR="0036467F" w:rsidRPr="0036467F" w:rsidRDefault="0036467F" w:rsidP="0036467F">
      <w:pPr>
        <w:ind w:firstLine="0"/>
        <w:rPr>
          <w:lang w:val="es-419"/>
        </w:rPr>
      </w:pPr>
    </w:p>
    <w:p w14:paraId="67E9025D" w14:textId="309BC404" w:rsidR="0036467F" w:rsidRDefault="0036467F" w:rsidP="0036467F">
      <w:pPr>
        <w:numPr>
          <w:ilvl w:val="0"/>
          <w:numId w:val="319"/>
        </w:numPr>
        <w:tabs>
          <w:tab w:val="num" w:pos="720"/>
        </w:tabs>
        <w:rPr>
          <w:lang w:val="es-419"/>
        </w:rPr>
      </w:pPr>
      <w:r w:rsidRPr="0036467F">
        <w:rPr>
          <w:lang w:val="es-419"/>
        </w:rPr>
        <w:t>Los informes filtrados generados contienen información precisa y relevante según los criterios especificados</w:t>
      </w:r>
      <w:r>
        <w:rPr>
          <w:lang w:val="es-419"/>
        </w:rPr>
        <w:t>.</w:t>
      </w:r>
    </w:p>
    <w:p w14:paraId="54D1311F" w14:textId="77777777" w:rsidR="0036467F" w:rsidRPr="0036467F" w:rsidRDefault="0036467F" w:rsidP="0036467F">
      <w:pPr>
        <w:ind w:firstLine="0"/>
        <w:rPr>
          <w:lang w:val="es-419"/>
        </w:rPr>
      </w:pPr>
    </w:p>
    <w:p w14:paraId="7E382AD5" w14:textId="0DD5BC83" w:rsidR="00796A6B" w:rsidRDefault="00105BCE" w:rsidP="00105BCE">
      <w:r w:rsidRPr="00105BCE">
        <w:rPr>
          <w:lang w:val="es-419"/>
        </w:rPr>
        <w:t xml:space="preserve">En la figura 7.38 </w:t>
      </w:r>
      <w:r w:rsidRPr="00105BCE">
        <w:t>muestra el Informe de Asistencia aplicando un filtro por nombre y rango de fechas. En el campo Nombre se ha ingresado “vicente” y se ha definido el rango del 01-10-2025 al 10-10-2025. Como resultado, la tabla despliega únicamente los registros correspondientes al usuario Vicente Ignacio, mostrando dos asistencias con fechas 02-10-2025 y 03-10-2025, junto con la hora exacta de marcación.</w:t>
      </w:r>
    </w:p>
    <w:p w14:paraId="30748966" w14:textId="77777777" w:rsidR="00105BCE" w:rsidRPr="00105BCE" w:rsidRDefault="00105BCE" w:rsidP="00105BCE">
      <w:pPr>
        <w:rPr>
          <w:lang w:val="es-419"/>
        </w:rPr>
      </w:pPr>
    </w:p>
    <w:p w14:paraId="7151B07C" w14:textId="46155535" w:rsidR="00267181" w:rsidRPr="008C5944" w:rsidRDefault="00267181" w:rsidP="00267181">
      <w:pPr>
        <w:pStyle w:val="Descripcin"/>
      </w:pPr>
      <w:bookmarkStart w:id="883" w:name="_Toc210409414"/>
      <w:bookmarkStart w:id="884" w:name="_Toc210410194"/>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38</w:t>
      </w:r>
      <w:r>
        <w:rPr>
          <w:noProof/>
        </w:rPr>
        <w:fldChar w:fldCharType="end"/>
      </w:r>
      <w:r>
        <w:t xml:space="preserve"> “Captura de pantalla de prueba 1-2-3 caso de uso N°5.4”</w:t>
      </w:r>
      <w:bookmarkEnd w:id="883"/>
      <w:bookmarkEnd w:id="884"/>
    </w:p>
    <w:p w14:paraId="1E95BBC8" w14:textId="77777777" w:rsidR="00267181" w:rsidRPr="00A07FC8" w:rsidRDefault="00267181" w:rsidP="00796A6B">
      <w:pPr>
        <w:ind w:left="720" w:firstLine="0"/>
        <w:rPr>
          <w:lang w:val="es-419"/>
        </w:rPr>
      </w:pPr>
    </w:p>
    <w:p w14:paraId="3E20E2F7" w14:textId="77777777" w:rsidR="00547FA9" w:rsidRDefault="0026413C" w:rsidP="00547FA9">
      <w:pPr>
        <w:pStyle w:val="Sinespaciado"/>
      </w:pPr>
      <w:r w:rsidRPr="0026413C">
        <w:rPr>
          <w:noProof/>
        </w:rPr>
        <w:drawing>
          <wp:inline distT="0" distB="0" distL="0" distR="0" wp14:anchorId="74FF06F9" wp14:editId="22F880F7">
            <wp:extent cx="5971540" cy="1367790"/>
            <wp:effectExtent l="0" t="0" r="0" b="3810"/>
            <wp:docPr id="123193849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38499" name="Imagen 1" descr="Interfaz de usuario gráfica&#10;&#10;El contenido generado por IA puede ser incorrecto."/>
                    <pic:cNvPicPr/>
                  </pic:nvPicPr>
                  <pic:blipFill>
                    <a:blip r:embed="rId151"/>
                    <a:stretch>
                      <a:fillRect/>
                    </a:stretch>
                  </pic:blipFill>
                  <pic:spPr>
                    <a:xfrm>
                      <a:off x="0" y="0"/>
                      <a:ext cx="5971540" cy="1367790"/>
                    </a:xfrm>
                    <a:prstGeom prst="rect">
                      <a:avLst/>
                    </a:prstGeom>
                  </pic:spPr>
                </pic:pic>
              </a:graphicData>
            </a:graphic>
          </wp:inline>
        </w:drawing>
      </w:r>
    </w:p>
    <w:p w14:paraId="49157BF4" w14:textId="77777777" w:rsidR="00547FA9" w:rsidRDefault="00547FA9" w:rsidP="0026413C">
      <w:pPr>
        <w:ind w:firstLine="0"/>
      </w:pPr>
    </w:p>
    <w:p w14:paraId="0B40CC96" w14:textId="0A7BC3DC" w:rsidR="00796A6B" w:rsidRDefault="00796A6B" w:rsidP="00547FA9">
      <w:r>
        <w:t>Fuente: Captura realizada al sistema web EugCOM</w:t>
      </w:r>
    </w:p>
    <w:p w14:paraId="4FF55F52" w14:textId="77777777" w:rsidR="00796A6B" w:rsidRPr="00CB0FA9" w:rsidRDefault="00796A6B" w:rsidP="00796A6B">
      <w:pPr>
        <w:spacing w:line="278" w:lineRule="auto"/>
        <w:ind w:firstLine="0"/>
        <w:jc w:val="left"/>
        <w:rPr>
          <w:rFonts w:eastAsiaTheme="majorEastAsia" w:cstheme="majorBidi"/>
          <w:szCs w:val="32"/>
        </w:rPr>
      </w:pPr>
      <w:r>
        <w:br w:type="page"/>
      </w:r>
    </w:p>
    <w:p w14:paraId="1356BBE9" w14:textId="77777777" w:rsidR="00796A6B" w:rsidRDefault="00796A6B" w:rsidP="00796A6B">
      <w:pPr>
        <w:pStyle w:val="Ttulo2"/>
      </w:pPr>
      <w:r>
        <w:lastRenderedPageBreak/>
        <w:t>Prueba Unitaria CU N°5.5</w:t>
      </w:r>
    </w:p>
    <w:p w14:paraId="01739B70" w14:textId="77777777" w:rsidR="00796A6B" w:rsidRDefault="00796A6B" w:rsidP="00796A6B">
      <w:pPr>
        <w:spacing w:line="278" w:lineRule="auto"/>
        <w:ind w:firstLine="0"/>
        <w:jc w:val="left"/>
      </w:pPr>
    </w:p>
    <w:p w14:paraId="4B1EB73B" w14:textId="77777777" w:rsidR="00796A6B" w:rsidRDefault="00796A6B" w:rsidP="00796A6B"/>
    <w:p w14:paraId="74683E54" w14:textId="77777777" w:rsidR="00796A6B" w:rsidRPr="00627D3D" w:rsidRDefault="00796A6B" w:rsidP="00796A6B">
      <w:r w:rsidRPr="00627D3D">
        <w:t xml:space="preserve">En la </w:t>
      </w:r>
      <w:r w:rsidRPr="00627D3D">
        <w:rPr>
          <w:i/>
        </w:rPr>
        <w:t xml:space="preserve">Tabla </w:t>
      </w:r>
      <w:r>
        <w:rPr>
          <w:i/>
        </w:rPr>
        <w:t xml:space="preserve">7.39 </w:t>
      </w:r>
      <w:r w:rsidRPr="00627D3D">
        <w:t>se puede visualizar el Caso de uso N°5.5, el sistema permite al usuario crear un nuevo informe de asistencia, para prevenir casos en los que exista un marcaje incorrecto y sea necesario crear uno desde 0 de un día en específico.</w:t>
      </w:r>
    </w:p>
    <w:p w14:paraId="5E2C1766" w14:textId="77777777" w:rsidR="00796A6B" w:rsidRPr="00627D3D" w:rsidRDefault="00796A6B" w:rsidP="00796A6B">
      <w:pPr>
        <w:spacing w:line="278" w:lineRule="auto"/>
        <w:ind w:firstLine="0"/>
        <w:jc w:val="left"/>
      </w:pPr>
    </w:p>
    <w:p w14:paraId="5C8A79B2" w14:textId="77777777" w:rsidR="00796A6B" w:rsidRPr="00627D3D" w:rsidRDefault="00796A6B" w:rsidP="00796A6B">
      <w:pPr>
        <w:pStyle w:val="Descripcin"/>
      </w:pPr>
      <w:bookmarkStart w:id="885" w:name="_Toc209985122"/>
      <w:bookmarkStart w:id="886" w:name="_Toc210409415"/>
      <w:bookmarkStart w:id="887" w:name="_Toc210410195"/>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39</w:t>
      </w:r>
      <w:r>
        <w:rPr>
          <w:noProof/>
        </w:rPr>
        <w:fldChar w:fldCharType="end"/>
      </w:r>
      <w:r w:rsidRPr="00627D3D">
        <w:t xml:space="preserve"> Caso de uso N°5.5, Generando nuevo informe de asistencia</w:t>
      </w:r>
      <w:bookmarkEnd w:id="885"/>
      <w:bookmarkEnd w:id="886"/>
      <w:bookmarkEnd w:id="887"/>
    </w:p>
    <w:p w14:paraId="476B931B" w14:textId="77777777" w:rsidR="00796A6B" w:rsidRPr="00627D3D" w:rsidRDefault="00796A6B" w:rsidP="00796A6B">
      <w:pPr>
        <w:pStyle w:val="Sinespaciado"/>
      </w:pPr>
      <w:r w:rsidRPr="00627D3D">
        <w:rPr>
          <w:noProof/>
        </w:rPr>
        <w:drawing>
          <wp:inline distT="0" distB="0" distL="0" distR="0" wp14:anchorId="6C11D6FA" wp14:editId="0371285D">
            <wp:extent cx="5971540" cy="4180840"/>
            <wp:effectExtent l="0" t="0" r="0" b="0"/>
            <wp:docPr id="1704877909" name="Imagen 64"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71540" cy="4180840"/>
                    </a:xfrm>
                    <a:prstGeom prst="rect">
                      <a:avLst/>
                    </a:prstGeom>
                    <a:noFill/>
                    <a:ln>
                      <a:noFill/>
                    </a:ln>
                  </pic:spPr>
                </pic:pic>
              </a:graphicData>
            </a:graphic>
          </wp:inline>
        </w:drawing>
      </w:r>
    </w:p>
    <w:p w14:paraId="04F74CCD" w14:textId="77777777" w:rsidR="00796A6B" w:rsidRPr="00627D3D" w:rsidRDefault="00796A6B" w:rsidP="00796A6B">
      <w:pPr>
        <w:spacing w:line="278" w:lineRule="auto"/>
        <w:ind w:firstLine="0"/>
        <w:jc w:val="left"/>
      </w:pPr>
    </w:p>
    <w:p w14:paraId="1E4A0DB8" w14:textId="77777777" w:rsidR="00796A6B" w:rsidRDefault="00796A6B" w:rsidP="00796A6B">
      <w:r w:rsidRPr="00627D3D">
        <w:t>Fuente: Elaborado por el estudiante de acuerdo con el proyecto</w:t>
      </w:r>
    </w:p>
    <w:p w14:paraId="2DA447BE" w14:textId="77777777" w:rsidR="00547FA9" w:rsidRDefault="00547FA9" w:rsidP="00796A6B"/>
    <w:p w14:paraId="19FD1CFE" w14:textId="77777777" w:rsidR="00796A6B" w:rsidRDefault="00796A6B" w:rsidP="00796A6B">
      <w:r w:rsidRPr="008C5944">
        <w:t>Casos de prueba:</w:t>
      </w:r>
    </w:p>
    <w:p w14:paraId="3A330F6B" w14:textId="51ED71B3" w:rsidR="0036467F" w:rsidRDefault="0036467F" w:rsidP="0036467F">
      <w:pPr>
        <w:numPr>
          <w:ilvl w:val="0"/>
          <w:numId w:val="320"/>
        </w:numPr>
        <w:tabs>
          <w:tab w:val="num" w:pos="720"/>
        </w:tabs>
        <w:rPr>
          <w:lang w:val="es-419"/>
        </w:rPr>
      </w:pPr>
      <w:r w:rsidRPr="0036467F">
        <w:rPr>
          <w:lang w:val="es-419"/>
        </w:rPr>
        <w:lastRenderedPageBreak/>
        <w:t>Verificar la existencia de la opción para generar nuevos informes de asistencia</w:t>
      </w:r>
      <w:r>
        <w:rPr>
          <w:lang w:val="es-419"/>
        </w:rPr>
        <w:t>.</w:t>
      </w:r>
    </w:p>
    <w:p w14:paraId="4EA920E7" w14:textId="77777777" w:rsidR="0036467F" w:rsidRPr="0036467F" w:rsidRDefault="0036467F" w:rsidP="0036467F">
      <w:pPr>
        <w:rPr>
          <w:lang w:val="es-419"/>
        </w:rPr>
      </w:pPr>
    </w:p>
    <w:p w14:paraId="53E35CFA" w14:textId="49600E51" w:rsidR="0036467F" w:rsidRDefault="0036467F" w:rsidP="0036467F">
      <w:pPr>
        <w:numPr>
          <w:ilvl w:val="0"/>
          <w:numId w:val="320"/>
        </w:numPr>
        <w:tabs>
          <w:tab w:val="num" w:pos="720"/>
        </w:tabs>
        <w:rPr>
          <w:lang w:val="es-419"/>
        </w:rPr>
      </w:pPr>
      <w:r w:rsidRPr="0036467F">
        <w:rPr>
          <w:lang w:val="es-419"/>
        </w:rPr>
        <w:t>Verificar la funcionalidad de creación de informes de asistencia personalizados</w:t>
      </w:r>
      <w:r>
        <w:rPr>
          <w:lang w:val="es-419"/>
        </w:rPr>
        <w:t>.</w:t>
      </w:r>
    </w:p>
    <w:p w14:paraId="20E74FF9" w14:textId="77777777" w:rsidR="0036467F" w:rsidRPr="0036467F" w:rsidRDefault="0036467F" w:rsidP="0036467F">
      <w:pPr>
        <w:ind w:firstLine="0"/>
        <w:rPr>
          <w:lang w:val="es-419"/>
        </w:rPr>
      </w:pPr>
    </w:p>
    <w:p w14:paraId="5472CC3E" w14:textId="776CC196" w:rsidR="0036467F" w:rsidRDefault="0036467F" w:rsidP="0036467F">
      <w:pPr>
        <w:numPr>
          <w:ilvl w:val="0"/>
          <w:numId w:val="320"/>
        </w:numPr>
        <w:tabs>
          <w:tab w:val="num" w:pos="720"/>
        </w:tabs>
        <w:rPr>
          <w:lang w:val="es-419"/>
        </w:rPr>
      </w:pPr>
      <w:r w:rsidRPr="0036467F">
        <w:rPr>
          <w:lang w:val="es-419"/>
        </w:rPr>
        <w:t>Verificar el guardado correcto del nuevo informe en el sistema</w:t>
      </w:r>
      <w:r>
        <w:rPr>
          <w:lang w:val="es-419"/>
        </w:rPr>
        <w:t>.</w:t>
      </w:r>
    </w:p>
    <w:p w14:paraId="26A7E4C4" w14:textId="77777777" w:rsidR="00796A6B" w:rsidRPr="00A07FC8" w:rsidRDefault="00796A6B" w:rsidP="00796A6B">
      <w:pPr>
        <w:rPr>
          <w:lang w:val="es-419"/>
        </w:rPr>
      </w:pPr>
    </w:p>
    <w:p w14:paraId="12000ADF" w14:textId="77777777" w:rsidR="00796A6B" w:rsidRDefault="00796A6B" w:rsidP="00796A6B">
      <w:pPr>
        <w:ind w:left="720" w:firstLine="0"/>
      </w:pPr>
      <w:r w:rsidRPr="008C5944">
        <w:t>Resultados Esperados:</w:t>
      </w:r>
    </w:p>
    <w:p w14:paraId="31F48245" w14:textId="77777777" w:rsidR="00547FA9" w:rsidRDefault="00547FA9" w:rsidP="00796A6B">
      <w:pPr>
        <w:ind w:left="720" w:firstLine="0"/>
      </w:pPr>
    </w:p>
    <w:p w14:paraId="4492D8AF" w14:textId="5BBF865C" w:rsidR="0036467F" w:rsidRDefault="0036467F" w:rsidP="0036467F">
      <w:pPr>
        <w:numPr>
          <w:ilvl w:val="0"/>
          <w:numId w:val="321"/>
        </w:numPr>
        <w:tabs>
          <w:tab w:val="num" w:pos="720"/>
        </w:tabs>
        <w:rPr>
          <w:lang w:val="es-419"/>
        </w:rPr>
      </w:pPr>
      <w:r w:rsidRPr="0036467F">
        <w:rPr>
          <w:lang w:val="es-419"/>
        </w:rPr>
        <w:t>El botón o enlace</w:t>
      </w:r>
      <w:r w:rsidR="00547FA9">
        <w:rPr>
          <w:lang w:val="es-419"/>
        </w:rPr>
        <w:t xml:space="preserve"> para</w:t>
      </w:r>
      <w:r w:rsidRPr="0036467F">
        <w:rPr>
          <w:lang w:val="es-419"/>
        </w:rPr>
        <w:t xml:space="preserve"> </w:t>
      </w:r>
      <w:r w:rsidR="00547FA9">
        <w:rPr>
          <w:lang w:val="es-419"/>
        </w:rPr>
        <w:t>g</w:t>
      </w:r>
      <w:r w:rsidRPr="0036467F">
        <w:rPr>
          <w:lang w:val="es-419"/>
        </w:rPr>
        <w:t xml:space="preserve">enerar </w:t>
      </w:r>
      <w:r w:rsidR="00547FA9">
        <w:rPr>
          <w:lang w:val="es-419"/>
        </w:rPr>
        <w:t>n</w:t>
      </w:r>
      <w:r w:rsidRPr="0036467F">
        <w:rPr>
          <w:lang w:val="es-419"/>
        </w:rPr>
        <w:t xml:space="preserve">uevo </w:t>
      </w:r>
      <w:r w:rsidR="00547FA9">
        <w:rPr>
          <w:lang w:val="es-419"/>
        </w:rPr>
        <w:t>i</w:t>
      </w:r>
      <w:r w:rsidRPr="0036467F">
        <w:rPr>
          <w:lang w:val="es-419"/>
        </w:rPr>
        <w:t>nforme es visible y accesible en la interfaz de informes</w:t>
      </w:r>
      <w:r>
        <w:rPr>
          <w:lang w:val="es-419"/>
        </w:rPr>
        <w:t>.</w:t>
      </w:r>
    </w:p>
    <w:p w14:paraId="1D1C76E1" w14:textId="77777777" w:rsidR="0036467F" w:rsidRPr="0036467F" w:rsidRDefault="0036467F" w:rsidP="0036467F">
      <w:pPr>
        <w:ind w:left="1440" w:firstLine="0"/>
        <w:rPr>
          <w:lang w:val="es-419"/>
        </w:rPr>
      </w:pPr>
    </w:p>
    <w:p w14:paraId="508F7B3A" w14:textId="680964A3" w:rsidR="0036467F" w:rsidRDefault="0036467F" w:rsidP="0036467F">
      <w:pPr>
        <w:numPr>
          <w:ilvl w:val="0"/>
          <w:numId w:val="321"/>
        </w:numPr>
        <w:tabs>
          <w:tab w:val="num" w:pos="720"/>
        </w:tabs>
        <w:rPr>
          <w:lang w:val="es-419"/>
        </w:rPr>
      </w:pPr>
      <w:r w:rsidRPr="0036467F">
        <w:rPr>
          <w:lang w:val="es-419"/>
        </w:rPr>
        <w:t>El sistema permite crear correctamente informes de asistencia personalizados con parámetros específicos</w:t>
      </w:r>
      <w:r>
        <w:rPr>
          <w:lang w:val="es-419"/>
        </w:rPr>
        <w:t>.</w:t>
      </w:r>
    </w:p>
    <w:p w14:paraId="3BE1080A" w14:textId="77777777" w:rsidR="0036467F" w:rsidRPr="0036467F" w:rsidRDefault="0036467F" w:rsidP="0036467F">
      <w:pPr>
        <w:ind w:firstLine="0"/>
        <w:rPr>
          <w:lang w:val="es-419"/>
        </w:rPr>
      </w:pPr>
    </w:p>
    <w:p w14:paraId="2B774F1E" w14:textId="30B21EA7" w:rsidR="0036467F" w:rsidRDefault="0036467F" w:rsidP="0036467F">
      <w:pPr>
        <w:numPr>
          <w:ilvl w:val="0"/>
          <w:numId w:val="321"/>
        </w:numPr>
        <w:tabs>
          <w:tab w:val="num" w:pos="720"/>
        </w:tabs>
        <w:rPr>
          <w:lang w:val="es-419"/>
        </w:rPr>
      </w:pPr>
      <w:r w:rsidRPr="0036467F">
        <w:rPr>
          <w:lang w:val="es-419"/>
        </w:rPr>
        <w:t>Los nuevos informes generados se guardan correctamente en el sistema y están disponibles para consulta futura</w:t>
      </w:r>
      <w:r>
        <w:rPr>
          <w:lang w:val="es-419"/>
        </w:rPr>
        <w:t>.</w:t>
      </w:r>
    </w:p>
    <w:p w14:paraId="4645FC0D" w14:textId="77777777" w:rsidR="00796A6B" w:rsidRPr="00A07FC8" w:rsidRDefault="00796A6B" w:rsidP="00547FA9">
      <w:pPr>
        <w:ind w:firstLine="0"/>
        <w:rPr>
          <w:lang w:val="es-419"/>
        </w:rPr>
      </w:pPr>
    </w:p>
    <w:p w14:paraId="05E367C7" w14:textId="514A08C1" w:rsidR="00796A6B" w:rsidRDefault="00796A6B" w:rsidP="00796A6B">
      <w:pPr>
        <w:ind w:left="720" w:firstLine="0"/>
      </w:pPr>
      <w:r w:rsidRPr="008C5944">
        <w:t>Resultados obtenidos</w:t>
      </w:r>
      <w:r>
        <w:t>:</w:t>
      </w:r>
    </w:p>
    <w:p w14:paraId="1E56CA51" w14:textId="77777777" w:rsidR="00547FA9" w:rsidRDefault="00547FA9" w:rsidP="00796A6B">
      <w:pPr>
        <w:ind w:left="720" w:firstLine="0"/>
      </w:pPr>
    </w:p>
    <w:p w14:paraId="5F42086A" w14:textId="05A9E5D4" w:rsidR="0036467F" w:rsidRDefault="0036467F" w:rsidP="0036467F">
      <w:pPr>
        <w:numPr>
          <w:ilvl w:val="0"/>
          <w:numId w:val="322"/>
        </w:numPr>
        <w:tabs>
          <w:tab w:val="num" w:pos="720"/>
        </w:tabs>
        <w:rPr>
          <w:lang w:val="es-419"/>
        </w:rPr>
      </w:pPr>
      <w:r w:rsidRPr="0036467F">
        <w:rPr>
          <w:lang w:val="es-419"/>
        </w:rPr>
        <w:t>La opción para generar nuevos informes de asistencia está disponible en la interfaz</w:t>
      </w:r>
      <w:r>
        <w:rPr>
          <w:lang w:val="es-419"/>
        </w:rPr>
        <w:t>.</w:t>
      </w:r>
    </w:p>
    <w:p w14:paraId="503F506D" w14:textId="77777777" w:rsidR="0036467F" w:rsidRPr="0036467F" w:rsidRDefault="0036467F" w:rsidP="0036467F">
      <w:pPr>
        <w:ind w:left="1440" w:firstLine="0"/>
        <w:rPr>
          <w:lang w:val="es-419"/>
        </w:rPr>
      </w:pPr>
    </w:p>
    <w:p w14:paraId="0349C266" w14:textId="27FD4C07" w:rsidR="0036467F" w:rsidRDefault="0036467F" w:rsidP="0036467F">
      <w:pPr>
        <w:numPr>
          <w:ilvl w:val="0"/>
          <w:numId w:val="322"/>
        </w:numPr>
        <w:tabs>
          <w:tab w:val="num" w:pos="720"/>
        </w:tabs>
        <w:rPr>
          <w:lang w:val="es-419"/>
        </w:rPr>
      </w:pPr>
      <w:r w:rsidRPr="0036467F">
        <w:rPr>
          <w:lang w:val="es-419"/>
        </w:rPr>
        <w:t>La creación de informes de asistencia personalizados funciona correctamente</w:t>
      </w:r>
      <w:r>
        <w:rPr>
          <w:lang w:val="es-419"/>
        </w:rPr>
        <w:t>.</w:t>
      </w:r>
    </w:p>
    <w:p w14:paraId="16468972" w14:textId="77777777" w:rsidR="0036467F" w:rsidRPr="0036467F" w:rsidRDefault="0036467F" w:rsidP="0036467F">
      <w:pPr>
        <w:ind w:firstLine="0"/>
        <w:rPr>
          <w:lang w:val="es-419"/>
        </w:rPr>
      </w:pPr>
    </w:p>
    <w:p w14:paraId="3FB36825" w14:textId="2A287F21" w:rsidR="0036467F" w:rsidRDefault="0036467F" w:rsidP="0036467F">
      <w:pPr>
        <w:numPr>
          <w:ilvl w:val="0"/>
          <w:numId w:val="322"/>
        </w:numPr>
        <w:tabs>
          <w:tab w:val="num" w:pos="720"/>
        </w:tabs>
        <w:rPr>
          <w:lang w:val="es-419"/>
        </w:rPr>
      </w:pPr>
      <w:r w:rsidRPr="0036467F">
        <w:rPr>
          <w:lang w:val="es-419"/>
        </w:rPr>
        <w:t>Los nuevos informes se guardan exitosamente en el sistema y permanecen disponibles para acceso posterior</w:t>
      </w:r>
      <w:r>
        <w:rPr>
          <w:lang w:val="es-419"/>
        </w:rPr>
        <w:t>.</w:t>
      </w:r>
    </w:p>
    <w:p w14:paraId="51E75422" w14:textId="77777777" w:rsidR="0036467F" w:rsidRPr="0036467F" w:rsidRDefault="0036467F" w:rsidP="0036467F">
      <w:pPr>
        <w:ind w:firstLine="0"/>
        <w:rPr>
          <w:lang w:val="es-419"/>
        </w:rPr>
      </w:pPr>
    </w:p>
    <w:p w14:paraId="031C61CF" w14:textId="5AAAA906" w:rsidR="00796A6B" w:rsidRPr="00105BCE" w:rsidRDefault="00105BCE" w:rsidP="00105BCE">
      <w:pPr>
        <w:rPr>
          <w:lang w:val="es-419"/>
        </w:rPr>
      </w:pPr>
      <w:r w:rsidRPr="00105BCE">
        <w:rPr>
          <w:lang w:val="es-419"/>
        </w:rPr>
        <w:t xml:space="preserve">En la figura 7.39 </w:t>
      </w:r>
      <w:r w:rsidRPr="00105BCE">
        <w:t>muestra</w:t>
      </w:r>
      <w:r w:rsidRPr="00105BCE">
        <w:t xml:space="preserve"> el proceso de generación de un informe de asistencia. En la tabla principal se seleccionan los registros de los usuarios prueba y Vicente Ignacio, correspondientes al 02-10-2025, y se utiliza la opción Imprimir Selección. En la parte inferior se observa la vista previa del informe generado con los datos seleccionados, listo para ser exportado o impreso en PDF mediante la opción de impresión del sistema.</w:t>
      </w:r>
    </w:p>
    <w:p w14:paraId="08BD3C3A" w14:textId="5E391E76" w:rsidR="00267181" w:rsidRPr="008C5944" w:rsidRDefault="00267181" w:rsidP="00267181">
      <w:pPr>
        <w:pStyle w:val="Descripcin"/>
      </w:pPr>
      <w:bookmarkStart w:id="888" w:name="_Toc210409416"/>
      <w:bookmarkStart w:id="889" w:name="_Toc210410196"/>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39</w:t>
      </w:r>
      <w:r>
        <w:rPr>
          <w:noProof/>
        </w:rPr>
        <w:fldChar w:fldCharType="end"/>
      </w:r>
      <w:r>
        <w:t xml:space="preserve"> “Captura de pantalla de prueba 1-2-3 caso de uso N°5.5”</w:t>
      </w:r>
      <w:bookmarkEnd w:id="888"/>
      <w:bookmarkEnd w:id="889"/>
    </w:p>
    <w:p w14:paraId="431B489B" w14:textId="77777777" w:rsidR="00267181" w:rsidRPr="00A07FC8" w:rsidRDefault="00267181" w:rsidP="00796A6B">
      <w:pPr>
        <w:ind w:left="720" w:firstLine="0"/>
        <w:rPr>
          <w:lang w:val="es-419"/>
        </w:rPr>
      </w:pPr>
    </w:p>
    <w:p w14:paraId="20A3F5C1" w14:textId="77777777" w:rsidR="00547FA9" w:rsidRDefault="00F26507" w:rsidP="00547FA9">
      <w:pPr>
        <w:pStyle w:val="Sinespaciado"/>
      </w:pPr>
      <w:r w:rsidRPr="00F26507">
        <w:rPr>
          <w:noProof/>
        </w:rPr>
        <w:drawing>
          <wp:inline distT="0" distB="0" distL="0" distR="0" wp14:anchorId="069349CB" wp14:editId="3F3EE566">
            <wp:extent cx="5971540" cy="2943225"/>
            <wp:effectExtent l="0" t="0" r="0" b="9525"/>
            <wp:docPr id="178409430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94301" name="Imagen 1" descr="Captura de pantalla de un celular&#10;&#10;El contenido generado por IA puede ser incorrecto."/>
                    <pic:cNvPicPr/>
                  </pic:nvPicPr>
                  <pic:blipFill>
                    <a:blip r:embed="rId152"/>
                    <a:stretch>
                      <a:fillRect/>
                    </a:stretch>
                  </pic:blipFill>
                  <pic:spPr>
                    <a:xfrm>
                      <a:off x="0" y="0"/>
                      <a:ext cx="5971540" cy="2943225"/>
                    </a:xfrm>
                    <a:prstGeom prst="rect">
                      <a:avLst/>
                    </a:prstGeom>
                  </pic:spPr>
                </pic:pic>
              </a:graphicData>
            </a:graphic>
          </wp:inline>
        </w:drawing>
      </w:r>
    </w:p>
    <w:p w14:paraId="09F4022E" w14:textId="77777777" w:rsidR="00547FA9" w:rsidRDefault="00547FA9" w:rsidP="00AB50E0">
      <w:pPr>
        <w:ind w:firstLine="0"/>
      </w:pPr>
    </w:p>
    <w:p w14:paraId="394F55C4" w14:textId="1CC6994E" w:rsidR="00796A6B" w:rsidRDefault="00796A6B" w:rsidP="00547FA9">
      <w:r>
        <w:t>Fuente: Captura realizada al sistema web EugCOM</w:t>
      </w:r>
    </w:p>
    <w:p w14:paraId="339A1C97" w14:textId="77777777" w:rsidR="00796A6B" w:rsidRPr="00CB0FA9" w:rsidRDefault="00796A6B" w:rsidP="00796A6B">
      <w:pPr>
        <w:spacing w:line="278" w:lineRule="auto"/>
        <w:ind w:firstLine="0"/>
        <w:jc w:val="left"/>
        <w:rPr>
          <w:rFonts w:eastAsiaTheme="majorEastAsia" w:cstheme="majorBidi"/>
          <w:szCs w:val="32"/>
        </w:rPr>
      </w:pPr>
      <w:r>
        <w:br w:type="page"/>
      </w:r>
    </w:p>
    <w:p w14:paraId="3A47A546" w14:textId="77777777" w:rsidR="00796A6B" w:rsidRDefault="00796A6B" w:rsidP="00796A6B">
      <w:pPr>
        <w:pStyle w:val="Ttulo2"/>
      </w:pPr>
      <w:r>
        <w:lastRenderedPageBreak/>
        <w:t>Prueba Unitaria CU N°5.8</w:t>
      </w:r>
    </w:p>
    <w:p w14:paraId="699C2ECA" w14:textId="77777777" w:rsidR="00796A6B" w:rsidRDefault="00796A6B" w:rsidP="00796A6B">
      <w:pPr>
        <w:spacing w:line="278" w:lineRule="auto"/>
        <w:ind w:firstLine="0"/>
        <w:jc w:val="left"/>
      </w:pPr>
    </w:p>
    <w:p w14:paraId="27BBFCB6" w14:textId="77777777" w:rsidR="00796A6B" w:rsidRPr="00627D3D" w:rsidRDefault="00796A6B" w:rsidP="00796A6B">
      <w:r w:rsidRPr="00627D3D">
        <w:t xml:space="preserve">En la </w:t>
      </w:r>
      <w:r w:rsidRPr="00627D3D">
        <w:rPr>
          <w:i/>
        </w:rPr>
        <w:t xml:space="preserve">Tabla </w:t>
      </w:r>
      <w:r>
        <w:rPr>
          <w:i/>
        </w:rPr>
        <w:t xml:space="preserve">7.40 </w:t>
      </w:r>
      <w:r w:rsidRPr="00627D3D">
        <w:t>se puede visualizar el Caso de uso N°5.8, el sistema permite cambiar el nombre de los archivos que serán exportados.</w:t>
      </w:r>
    </w:p>
    <w:p w14:paraId="71DA9939" w14:textId="77777777" w:rsidR="00796A6B" w:rsidRPr="00627D3D" w:rsidRDefault="00796A6B" w:rsidP="00796A6B">
      <w:pPr>
        <w:spacing w:line="278" w:lineRule="auto"/>
        <w:ind w:firstLine="0"/>
        <w:jc w:val="left"/>
      </w:pPr>
    </w:p>
    <w:p w14:paraId="6A350801" w14:textId="77777777" w:rsidR="00796A6B" w:rsidRPr="00627D3D" w:rsidRDefault="00796A6B" w:rsidP="00796A6B">
      <w:pPr>
        <w:pStyle w:val="Descripcin"/>
      </w:pPr>
      <w:bookmarkStart w:id="890" w:name="_Toc209985123"/>
      <w:bookmarkStart w:id="891" w:name="_Toc210409417"/>
      <w:bookmarkStart w:id="892" w:name="_Toc210410197"/>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40</w:t>
      </w:r>
      <w:r>
        <w:rPr>
          <w:noProof/>
        </w:rPr>
        <w:fldChar w:fldCharType="end"/>
      </w:r>
      <w:r w:rsidRPr="00627D3D">
        <w:t xml:space="preserve"> Caso de uso N°5.8, exportando informe de asistencia</w:t>
      </w:r>
      <w:bookmarkEnd w:id="890"/>
      <w:bookmarkEnd w:id="891"/>
      <w:bookmarkEnd w:id="892"/>
    </w:p>
    <w:p w14:paraId="0F810893" w14:textId="77777777" w:rsidR="00796A6B" w:rsidRPr="00627D3D" w:rsidRDefault="00796A6B" w:rsidP="00796A6B">
      <w:pPr>
        <w:pStyle w:val="Sinespaciado"/>
      </w:pPr>
      <w:r w:rsidRPr="00627D3D">
        <w:rPr>
          <w:noProof/>
        </w:rPr>
        <w:drawing>
          <wp:inline distT="0" distB="0" distL="0" distR="0" wp14:anchorId="27262EDC" wp14:editId="7EE074CD">
            <wp:extent cx="5971540" cy="4647565"/>
            <wp:effectExtent l="0" t="0" r="0" b="635"/>
            <wp:docPr id="1421092405" name="Imagen 9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71540" cy="4647565"/>
                    </a:xfrm>
                    <a:prstGeom prst="rect">
                      <a:avLst/>
                    </a:prstGeom>
                    <a:noFill/>
                    <a:ln>
                      <a:noFill/>
                    </a:ln>
                  </pic:spPr>
                </pic:pic>
              </a:graphicData>
            </a:graphic>
          </wp:inline>
        </w:drawing>
      </w:r>
    </w:p>
    <w:p w14:paraId="6432ACB1" w14:textId="77777777" w:rsidR="00796A6B" w:rsidRPr="00627D3D" w:rsidRDefault="00796A6B" w:rsidP="00796A6B">
      <w:pPr>
        <w:spacing w:line="278" w:lineRule="auto"/>
        <w:ind w:firstLine="0"/>
        <w:jc w:val="left"/>
      </w:pPr>
    </w:p>
    <w:p w14:paraId="0717F279" w14:textId="77777777" w:rsidR="00796A6B" w:rsidRDefault="00796A6B" w:rsidP="00796A6B">
      <w:r w:rsidRPr="00627D3D">
        <w:t>Fuente: Elaborado por el estudiante de acuerdo con el proyecto</w:t>
      </w:r>
    </w:p>
    <w:p w14:paraId="3AF047A2" w14:textId="77777777" w:rsidR="001914B2" w:rsidRPr="00627D3D" w:rsidRDefault="001914B2" w:rsidP="00796A6B"/>
    <w:p w14:paraId="3CBDBC36" w14:textId="77777777" w:rsidR="00796A6B" w:rsidRDefault="00796A6B" w:rsidP="00796A6B">
      <w:r w:rsidRPr="008C5944">
        <w:t>Casos de prueba:</w:t>
      </w:r>
    </w:p>
    <w:p w14:paraId="1E03BC26" w14:textId="77777777" w:rsidR="001914B2" w:rsidRDefault="001914B2" w:rsidP="00796A6B"/>
    <w:p w14:paraId="57C19F9D" w14:textId="13187E9C" w:rsidR="0036467F" w:rsidRDefault="0036467F" w:rsidP="0036467F">
      <w:pPr>
        <w:numPr>
          <w:ilvl w:val="0"/>
          <w:numId w:val="323"/>
        </w:numPr>
        <w:tabs>
          <w:tab w:val="num" w:pos="720"/>
        </w:tabs>
        <w:rPr>
          <w:lang w:val="es-419"/>
        </w:rPr>
      </w:pPr>
      <w:r w:rsidRPr="0036467F">
        <w:rPr>
          <w:lang w:val="es-419"/>
        </w:rPr>
        <w:lastRenderedPageBreak/>
        <w:t>Verificar la existencia de la opción de exportación de informes de asistencia</w:t>
      </w:r>
      <w:r>
        <w:rPr>
          <w:lang w:val="es-419"/>
        </w:rPr>
        <w:t>.</w:t>
      </w:r>
    </w:p>
    <w:p w14:paraId="68BCC616" w14:textId="77777777" w:rsidR="0036467F" w:rsidRPr="0036467F" w:rsidRDefault="0036467F" w:rsidP="0036467F">
      <w:pPr>
        <w:ind w:left="1440" w:firstLine="0"/>
        <w:rPr>
          <w:lang w:val="es-419"/>
        </w:rPr>
      </w:pPr>
    </w:p>
    <w:p w14:paraId="3A153A94" w14:textId="2D081BB3" w:rsidR="0036467F" w:rsidRDefault="0036467F" w:rsidP="0036467F">
      <w:pPr>
        <w:numPr>
          <w:ilvl w:val="0"/>
          <w:numId w:val="323"/>
        </w:numPr>
        <w:tabs>
          <w:tab w:val="num" w:pos="720"/>
        </w:tabs>
        <w:rPr>
          <w:lang w:val="es-419"/>
        </w:rPr>
      </w:pPr>
      <w:r w:rsidRPr="0036467F">
        <w:rPr>
          <w:lang w:val="es-419"/>
        </w:rPr>
        <w:t>Verificar la funcionalidad de exportación de informes a formatos externos</w:t>
      </w:r>
      <w:r>
        <w:rPr>
          <w:lang w:val="es-419"/>
        </w:rPr>
        <w:t>.</w:t>
      </w:r>
    </w:p>
    <w:p w14:paraId="579CCEA1" w14:textId="77777777" w:rsidR="0036467F" w:rsidRPr="0036467F" w:rsidRDefault="0036467F" w:rsidP="0036467F">
      <w:pPr>
        <w:ind w:firstLine="0"/>
        <w:rPr>
          <w:lang w:val="es-419"/>
        </w:rPr>
      </w:pPr>
    </w:p>
    <w:p w14:paraId="26E5D844" w14:textId="6C711484" w:rsidR="0036467F" w:rsidRPr="00547FA9" w:rsidRDefault="0036467F" w:rsidP="00547FA9">
      <w:pPr>
        <w:numPr>
          <w:ilvl w:val="0"/>
          <w:numId w:val="323"/>
        </w:numPr>
        <w:tabs>
          <w:tab w:val="num" w:pos="720"/>
        </w:tabs>
        <w:rPr>
          <w:lang w:val="es-419"/>
        </w:rPr>
      </w:pPr>
      <w:r w:rsidRPr="0036467F">
        <w:rPr>
          <w:lang w:val="es-419"/>
        </w:rPr>
        <w:t>Verificar la correcta generación del archivo exportado con toda la información</w:t>
      </w:r>
      <w:r>
        <w:rPr>
          <w:lang w:val="es-419"/>
        </w:rPr>
        <w:t>.</w:t>
      </w:r>
    </w:p>
    <w:p w14:paraId="7F9F1473" w14:textId="77777777" w:rsidR="00796A6B" w:rsidRPr="00A07FC8" w:rsidRDefault="00796A6B" w:rsidP="00796A6B">
      <w:pPr>
        <w:rPr>
          <w:lang w:val="es-419"/>
        </w:rPr>
      </w:pPr>
    </w:p>
    <w:p w14:paraId="14E075CB" w14:textId="77777777" w:rsidR="00796A6B" w:rsidRDefault="00796A6B" w:rsidP="00796A6B">
      <w:pPr>
        <w:ind w:left="720" w:firstLine="0"/>
      </w:pPr>
      <w:r w:rsidRPr="008C5944">
        <w:t>Resultados Esperados:</w:t>
      </w:r>
    </w:p>
    <w:p w14:paraId="5B80E298" w14:textId="77777777" w:rsidR="00547FA9" w:rsidRDefault="00547FA9" w:rsidP="00796A6B">
      <w:pPr>
        <w:ind w:left="720" w:firstLine="0"/>
      </w:pPr>
    </w:p>
    <w:p w14:paraId="30AA2DD0" w14:textId="7B23642F" w:rsidR="0036467F" w:rsidRDefault="0036467F" w:rsidP="0036467F">
      <w:pPr>
        <w:numPr>
          <w:ilvl w:val="0"/>
          <w:numId w:val="324"/>
        </w:numPr>
        <w:tabs>
          <w:tab w:val="num" w:pos="720"/>
        </w:tabs>
        <w:rPr>
          <w:lang w:val="es-419"/>
        </w:rPr>
      </w:pPr>
      <w:r w:rsidRPr="0036467F">
        <w:rPr>
          <w:lang w:val="es-419"/>
        </w:rPr>
        <w:t xml:space="preserve">El botón o enlace </w:t>
      </w:r>
      <w:r w:rsidR="001914B2">
        <w:rPr>
          <w:lang w:val="es-419"/>
        </w:rPr>
        <w:t>para e</w:t>
      </w:r>
      <w:r w:rsidRPr="0036467F">
        <w:rPr>
          <w:lang w:val="es-419"/>
        </w:rPr>
        <w:t xml:space="preserve">xportar </w:t>
      </w:r>
      <w:r w:rsidR="001914B2">
        <w:rPr>
          <w:lang w:val="es-419"/>
        </w:rPr>
        <w:t>el i</w:t>
      </w:r>
      <w:r w:rsidRPr="0036467F">
        <w:rPr>
          <w:lang w:val="es-419"/>
        </w:rPr>
        <w:t>nforme es visible y accesible en la interfaz de informes de asistencia</w:t>
      </w:r>
      <w:r>
        <w:rPr>
          <w:lang w:val="es-419"/>
        </w:rPr>
        <w:t>.</w:t>
      </w:r>
    </w:p>
    <w:p w14:paraId="709AE970" w14:textId="77777777" w:rsidR="0036467F" w:rsidRPr="0036467F" w:rsidRDefault="0036467F" w:rsidP="0036467F">
      <w:pPr>
        <w:ind w:left="1440" w:firstLine="0"/>
        <w:rPr>
          <w:lang w:val="es-419"/>
        </w:rPr>
      </w:pPr>
    </w:p>
    <w:p w14:paraId="0BAC532A" w14:textId="01FA6341" w:rsidR="0036467F" w:rsidRDefault="0036467F" w:rsidP="0036467F">
      <w:pPr>
        <w:numPr>
          <w:ilvl w:val="0"/>
          <w:numId w:val="324"/>
        </w:numPr>
        <w:tabs>
          <w:tab w:val="num" w:pos="720"/>
        </w:tabs>
        <w:rPr>
          <w:lang w:val="es-419"/>
        </w:rPr>
      </w:pPr>
      <w:r w:rsidRPr="0036467F">
        <w:rPr>
          <w:lang w:val="es-419"/>
        </w:rPr>
        <w:t>Al seleccionar exportar, el sistema genera correctamente un archivo en formato externo con el informe completo</w:t>
      </w:r>
      <w:r>
        <w:rPr>
          <w:lang w:val="es-419"/>
        </w:rPr>
        <w:t>.</w:t>
      </w:r>
    </w:p>
    <w:p w14:paraId="0CA64C4B" w14:textId="77777777" w:rsidR="0036467F" w:rsidRPr="0036467F" w:rsidRDefault="0036467F" w:rsidP="0036467F">
      <w:pPr>
        <w:ind w:firstLine="0"/>
        <w:rPr>
          <w:lang w:val="es-419"/>
        </w:rPr>
      </w:pPr>
    </w:p>
    <w:p w14:paraId="6CFF3A7C" w14:textId="6808F3CF" w:rsidR="0036467F" w:rsidRDefault="0036467F" w:rsidP="0036467F">
      <w:pPr>
        <w:numPr>
          <w:ilvl w:val="0"/>
          <w:numId w:val="324"/>
        </w:numPr>
        <w:tabs>
          <w:tab w:val="num" w:pos="720"/>
        </w:tabs>
        <w:rPr>
          <w:lang w:val="es-419"/>
        </w:rPr>
      </w:pPr>
      <w:r w:rsidRPr="0036467F">
        <w:rPr>
          <w:lang w:val="es-419"/>
        </w:rPr>
        <w:t>El archivo exportado contiene toda la información del informe de manera completa y en el formato seleccionado</w:t>
      </w:r>
      <w:r>
        <w:rPr>
          <w:lang w:val="es-419"/>
        </w:rPr>
        <w:t>.</w:t>
      </w:r>
    </w:p>
    <w:p w14:paraId="01D4C4A4" w14:textId="77777777" w:rsidR="00796A6B" w:rsidRPr="00A07FC8" w:rsidRDefault="00796A6B" w:rsidP="00796A6B">
      <w:pPr>
        <w:ind w:left="720" w:firstLine="0"/>
        <w:rPr>
          <w:lang w:val="es-419"/>
        </w:rPr>
      </w:pPr>
    </w:p>
    <w:p w14:paraId="5A8888C4" w14:textId="77777777" w:rsidR="00796A6B" w:rsidRDefault="00796A6B" w:rsidP="00796A6B">
      <w:pPr>
        <w:ind w:left="720" w:firstLine="0"/>
      </w:pPr>
      <w:r w:rsidRPr="008C5944">
        <w:t>Resultados obtenidos</w:t>
      </w:r>
      <w:r>
        <w:t>:</w:t>
      </w:r>
    </w:p>
    <w:p w14:paraId="442295F2" w14:textId="77777777" w:rsidR="001914B2" w:rsidRDefault="001914B2" w:rsidP="00796A6B">
      <w:pPr>
        <w:ind w:left="720" w:firstLine="0"/>
      </w:pPr>
    </w:p>
    <w:p w14:paraId="3DAFE826" w14:textId="26676F93" w:rsidR="0036467F" w:rsidRDefault="0036467F" w:rsidP="0036467F">
      <w:pPr>
        <w:numPr>
          <w:ilvl w:val="0"/>
          <w:numId w:val="325"/>
        </w:numPr>
        <w:tabs>
          <w:tab w:val="num" w:pos="720"/>
        </w:tabs>
        <w:rPr>
          <w:lang w:val="es-419"/>
        </w:rPr>
      </w:pPr>
      <w:r w:rsidRPr="0036467F">
        <w:rPr>
          <w:lang w:val="es-419"/>
        </w:rPr>
        <w:t>La opción de exportación de informes está disponible y funciona correctamente</w:t>
      </w:r>
      <w:r>
        <w:rPr>
          <w:lang w:val="es-419"/>
        </w:rPr>
        <w:t>.</w:t>
      </w:r>
    </w:p>
    <w:p w14:paraId="7454B99D" w14:textId="77777777" w:rsidR="0036467F" w:rsidRPr="0036467F" w:rsidRDefault="0036467F" w:rsidP="0036467F">
      <w:pPr>
        <w:ind w:left="1440" w:firstLine="0"/>
        <w:rPr>
          <w:lang w:val="es-419"/>
        </w:rPr>
      </w:pPr>
    </w:p>
    <w:p w14:paraId="2069DF56" w14:textId="7161B019" w:rsidR="0036467F" w:rsidRDefault="0036467F" w:rsidP="0036467F">
      <w:pPr>
        <w:numPr>
          <w:ilvl w:val="0"/>
          <w:numId w:val="325"/>
        </w:numPr>
        <w:tabs>
          <w:tab w:val="num" w:pos="720"/>
        </w:tabs>
        <w:rPr>
          <w:lang w:val="es-419"/>
        </w:rPr>
      </w:pPr>
      <w:r w:rsidRPr="0036467F">
        <w:rPr>
          <w:lang w:val="es-419"/>
        </w:rPr>
        <w:t>La exportación de informes a formatos externos se ejecuta sin errores</w:t>
      </w:r>
      <w:r>
        <w:rPr>
          <w:lang w:val="es-419"/>
        </w:rPr>
        <w:t>.</w:t>
      </w:r>
    </w:p>
    <w:p w14:paraId="5D813F6D" w14:textId="77777777" w:rsidR="0036467F" w:rsidRPr="0036467F" w:rsidRDefault="0036467F" w:rsidP="0036467F">
      <w:pPr>
        <w:ind w:firstLine="0"/>
        <w:rPr>
          <w:lang w:val="es-419"/>
        </w:rPr>
      </w:pPr>
    </w:p>
    <w:p w14:paraId="7AE67B74" w14:textId="3455C4C8" w:rsidR="0036467F" w:rsidRPr="0036467F" w:rsidRDefault="0036467F" w:rsidP="0036467F">
      <w:pPr>
        <w:numPr>
          <w:ilvl w:val="0"/>
          <w:numId w:val="325"/>
        </w:numPr>
        <w:tabs>
          <w:tab w:val="num" w:pos="720"/>
        </w:tabs>
        <w:rPr>
          <w:lang w:val="es-419"/>
        </w:rPr>
      </w:pPr>
      <w:r w:rsidRPr="0036467F">
        <w:rPr>
          <w:lang w:val="es-419"/>
        </w:rPr>
        <w:lastRenderedPageBreak/>
        <w:t>Los archivos exportados contienen toda la información del informe de manera completa y accesible</w:t>
      </w:r>
      <w:r>
        <w:rPr>
          <w:lang w:val="es-419"/>
        </w:rPr>
        <w:t>.</w:t>
      </w:r>
    </w:p>
    <w:p w14:paraId="276E5817" w14:textId="77777777" w:rsidR="00796A6B" w:rsidRDefault="00796A6B" w:rsidP="00796A6B">
      <w:pPr>
        <w:ind w:left="720" w:firstLine="0"/>
        <w:rPr>
          <w:lang w:val="es-419"/>
        </w:rPr>
      </w:pPr>
    </w:p>
    <w:p w14:paraId="1D1D8688" w14:textId="049A05CB" w:rsidR="00105BCE" w:rsidRPr="00105BCE" w:rsidRDefault="00105BCE" w:rsidP="00105BCE">
      <w:pPr>
        <w:rPr>
          <w:lang w:val="es-419"/>
        </w:rPr>
      </w:pPr>
      <w:r w:rsidRPr="00105BCE">
        <w:t xml:space="preserve">En la figura 7.40 </w:t>
      </w:r>
      <w:r w:rsidRPr="00105BCE">
        <w:t>muestra el proceso de exportación del Informe de Asistencia. En la parte superior, se seleccionan dos registros de asistencia y se asigna el nombre “informereprueba” al archivo antes de pulsar el botón Exportar a CSV. Como resultado, el sistema genera y descarga el archivo informereprueba.csv, tal como se visualiza en la notificación de descarga finalizada. En la parte inferior se confirma que los registros seleccionados corresponden a los empleados listados en la tabla.</w:t>
      </w:r>
    </w:p>
    <w:p w14:paraId="629F52AF" w14:textId="7D2DEDE4" w:rsidR="00267181" w:rsidRPr="008C5944" w:rsidRDefault="00267181" w:rsidP="00267181">
      <w:pPr>
        <w:pStyle w:val="Descripcin"/>
      </w:pPr>
      <w:bookmarkStart w:id="893" w:name="_Toc210409418"/>
      <w:bookmarkStart w:id="894" w:name="_Toc210410198"/>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40</w:t>
      </w:r>
      <w:r>
        <w:rPr>
          <w:noProof/>
        </w:rPr>
        <w:fldChar w:fldCharType="end"/>
      </w:r>
      <w:r>
        <w:t xml:space="preserve"> “Captura de pantalla de prueba 1-2-3 caso de uso N°5.8”</w:t>
      </w:r>
      <w:bookmarkEnd w:id="893"/>
      <w:bookmarkEnd w:id="894"/>
    </w:p>
    <w:p w14:paraId="3A01657E" w14:textId="77777777" w:rsidR="00267181" w:rsidRDefault="00267181" w:rsidP="00796A6B">
      <w:pPr>
        <w:ind w:left="720" w:firstLine="0"/>
      </w:pPr>
    </w:p>
    <w:p w14:paraId="55FDFFC8" w14:textId="77777777" w:rsidR="001914B2" w:rsidRDefault="00F26507" w:rsidP="001914B2">
      <w:pPr>
        <w:pStyle w:val="Sinespaciado"/>
      </w:pPr>
      <w:r w:rsidRPr="00AB50E0">
        <w:rPr>
          <w:noProof/>
        </w:rPr>
        <w:drawing>
          <wp:inline distT="0" distB="0" distL="0" distR="0" wp14:anchorId="41925810" wp14:editId="2B04B073">
            <wp:extent cx="5971540" cy="3460115"/>
            <wp:effectExtent l="0" t="0" r="0" b="6985"/>
            <wp:docPr id="994793880"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79250" name="Imagen 1" descr="Captura de pantalla de computadora&#10;&#10;El contenido generado por IA puede ser incorrecto."/>
                    <pic:cNvPicPr/>
                  </pic:nvPicPr>
                  <pic:blipFill>
                    <a:blip r:embed="rId153"/>
                    <a:stretch>
                      <a:fillRect/>
                    </a:stretch>
                  </pic:blipFill>
                  <pic:spPr>
                    <a:xfrm>
                      <a:off x="0" y="0"/>
                      <a:ext cx="5971540" cy="3460115"/>
                    </a:xfrm>
                    <a:prstGeom prst="rect">
                      <a:avLst/>
                    </a:prstGeom>
                  </pic:spPr>
                </pic:pic>
              </a:graphicData>
            </a:graphic>
          </wp:inline>
        </w:drawing>
      </w:r>
    </w:p>
    <w:p w14:paraId="65BE1CEC" w14:textId="77777777" w:rsidR="001914B2" w:rsidRDefault="001914B2" w:rsidP="00F26507">
      <w:pPr>
        <w:ind w:firstLine="0"/>
      </w:pPr>
    </w:p>
    <w:p w14:paraId="6C200F28" w14:textId="5E545E9A" w:rsidR="00796A6B" w:rsidRDefault="00796A6B" w:rsidP="001914B2">
      <w:r>
        <w:t>Fuente: Captura realizada al sistema web EugCOM</w:t>
      </w:r>
    </w:p>
    <w:p w14:paraId="24F270C3" w14:textId="77777777" w:rsidR="00796A6B" w:rsidRPr="00CB0FA9" w:rsidRDefault="00796A6B" w:rsidP="00796A6B">
      <w:pPr>
        <w:spacing w:line="278" w:lineRule="auto"/>
        <w:ind w:firstLine="0"/>
        <w:jc w:val="left"/>
        <w:rPr>
          <w:rFonts w:eastAsiaTheme="majorEastAsia" w:cstheme="majorBidi"/>
          <w:szCs w:val="32"/>
        </w:rPr>
      </w:pPr>
      <w:r>
        <w:br w:type="page"/>
      </w:r>
    </w:p>
    <w:p w14:paraId="03DCACCE" w14:textId="77777777" w:rsidR="00796A6B" w:rsidRDefault="00796A6B" w:rsidP="00796A6B">
      <w:pPr>
        <w:pStyle w:val="Ttulo2"/>
      </w:pPr>
      <w:r>
        <w:lastRenderedPageBreak/>
        <w:t>Prueba Unitaria CU N°6.1</w:t>
      </w:r>
    </w:p>
    <w:p w14:paraId="43DE04A5" w14:textId="77777777" w:rsidR="00796A6B" w:rsidRDefault="00796A6B" w:rsidP="00796A6B">
      <w:pPr>
        <w:spacing w:line="278" w:lineRule="auto"/>
        <w:ind w:firstLine="0"/>
        <w:jc w:val="left"/>
      </w:pPr>
    </w:p>
    <w:p w14:paraId="3765156B" w14:textId="77777777" w:rsidR="00796A6B" w:rsidRPr="00627D3D" w:rsidRDefault="00796A6B" w:rsidP="00796A6B">
      <w:r w:rsidRPr="00627D3D">
        <w:t xml:space="preserve">En la </w:t>
      </w:r>
      <w:r w:rsidRPr="00627D3D">
        <w:rPr>
          <w:i/>
        </w:rPr>
        <w:t xml:space="preserve">Tabla </w:t>
      </w:r>
      <w:r>
        <w:rPr>
          <w:i/>
        </w:rPr>
        <w:t xml:space="preserve">7.41 </w:t>
      </w:r>
      <w:r w:rsidRPr="00627D3D">
        <w:t>se puede visualizar el Caso de uso N°6.1, este caso permite al administrador revisar el sistema para otorgar permisos de ausencia a un empleado.</w:t>
      </w:r>
    </w:p>
    <w:p w14:paraId="3BF37DCB" w14:textId="77777777" w:rsidR="00796A6B" w:rsidRPr="00627D3D" w:rsidRDefault="00796A6B" w:rsidP="00796A6B">
      <w:pPr>
        <w:spacing w:line="278" w:lineRule="auto"/>
        <w:ind w:firstLine="0"/>
        <w:jc w:val="left"/>
      </w:pPr>
    </w:p>
    <w:p w14:paraId="072D9902" w14:textId="77777777" w:rsidR="00796A6B" w:rsidRPr="00627D3D" w:rsidRDefault="00796A6B" w:rsidP="00796A6B">
      <w:pPr>
        <w:pStyle w:val="Descripcin"/>
      </w:pPr>
      <w:bookmarkStart w:id="895" w:name="_Toc209985124"/>
      <w:bookmarkStart w:id="896" w:name="_Toc210409419"/>
      <w:bookmarkStart w:id="897" w:name="_Toc210410199"/>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41</w:t>
      </w:r>
      <w:r>
        <w:rPr>
          <w:noProof/>
        </w:rPr>
        <w:fldChar w:fldCharType="end"/>
      </w:r>
      <w:r>
        <w:t xml:space="preserve"> </w:t>
      </w:r>
      <w:r w:rsidRPr="00627D3D">
        <w:t>Caso de uso N°6.1, ingresando permisos de ausencia</w:t>
      </w:r>
      <w:bookmarkEnd w:id="895"/>
      <w:bookmarkEnd w:id="896"/>
      <w:bookmarkEnd w:id="897"/>
    </w:p>
    <w:p w14:paraId="7B53A768" w14:textId="77777777" w:rsidR="00796A6B" w:rsidRPr="00627D3D" w:rsidRDefault="00796A6B" w:rsidP="00796A6B">
      <w:pPr>
        <w:pStyle w:val="Sinespaciado"/>
      </w:pPr>
      <w:r>
        <w:rPr>
          <w:noProof/>
        </w:rPr>
        <w:drawing>
          <wp:inline distT="0" distB="0" distL="0" distR="0" wp14:anchorId="03EDD63C" wp14:editId="564075B7">
            <wp:extent cx="5791200" cy="4276725"/>
            <wp:effectExtent l="0" t="0" r="0" b="9525"/>
            <wp:docPr id="141224707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28446" name="Imagen 1" descr="Tabla&#10;&#10;El contenido generado por IA puede ser incorrecto."/>
                    <pic:cNvPicPr/>
                  </pic:nvPicPr>
                  <pic:blipFill>
                    <a:blip r:embed="rId57"/>
                    <a:stretch>
                      <a:fillRect/>
                    </a:stretch>
                  </pic:blipFill>
                  <pic:spPr>
                    <a:xfrm>
                      <a:off x="0" y="0"/>
                      <a:ext cx="5791200" cy="4276725"/>
                    </a:xfrm>
                    <a:prstGeom prst="rect">
                      <a:avLst/>
                    </a:prstGeom>
                  </pic:spPr>
                </pic:pic>
              </a:graphicData>
            </a:graphic>
          </wp:inline>
        </w:drawing>
      </w:r>
    </w:p>
    <w:p w14:paraId="534A3E23" w14:textId="77777777" w:rsidR="00796A6B" w:rsidRPr="00627D3D" w:rsidRDefault="00796A6B" w:rsidP="00796A6B">
      <w:pPr>
        <w:spacing w:line="278" w:lineRule="auto"/>
        <w:ind w:firstLine="0"/>
        <w:jc w:val="left"/>
      </w:pPr>
    </w:p>
    <w:p w14:paraId="623E9A35" w14:textId="77777777" w:rsidR="00796A6B" w:rsidRDefault="00796A6B" w:rsidP="00796A6B">
      <w:r w:rsidRPr="00627D3D">
        <w:t>Fuente: Elaborado por el estudiante de acuerdo con el proyecto</w:t>
      </w:r>
    </w:p>
    <w:p w14:paraId="16AEC6C3" w14:textId="77777777" w:rsidR="00796A6B" w:rsidRDefault="00796A6B" w:rsidP="00796A6B">
      <w:pPr>
        <w:spacing w:line="278" w:lineRule="auto"/>
        <w:ind w:firstLine="0"/>
        <w:jc w:val="left"/>
      </w:pPr>
    </w:p>
    <w:p w14:paraId="4A0BE2B5" w14:textId="77777777" w:rsidR="00796A6B" w:rsidRDefault="00796A6B" w:rsidP="00796A6B">
      <w:pPr>
        <w:spacing w:line="278" w:lineRule="auto"/>
        <w:ind w:firstLine="0"/>
        <w:jc w:val="left"/>
      </w:pPr>
    </w:p>
    <w:p w14:paraId="391DDDE5" w14:textId="77777777" w:rsidR="00796A6B" w:rsidRPr="00627D3D" w:rsidRDefault="00796A6B" w:rsidP="00796A6B">
      <w:pPr>
        <w:spacing w:line="278" w:lineRule="auto"/>
        <w:ind w:firstLine="0"/>
        <w:jc w:val="left"/>
      </w:pPr>
    </w:p>
    <w:p w14:paraId="49D65B27" w14:textId="77777777" w:rsidR="00796A6B" w:rsidRDefault="00796A6B" w:rsidP="00796A6B">
      <w:pPr>
        <w:spacing w:line="278" w:lineRule="auto"/>
        <w:jc w:val="left"/>
      </w:pPr>
      <w:r w:rsidRPr="008C5944">
        <w:t>Casos de prueba:</w:t>
      </w:r>
    </w:p>
    <w:p w14:paraId="1068C625" w14:textId="77777777" w:rsidR="001914B2" w:rsidRDefault="001914B2" w:rsidP="00796A6B">
      <w:pPr>
        <w:spacing w:line="278" w:lineRule="auto"/>
        <w:jc w:val="left"/>
      </w:pPr>
    </w:p>
    <w:p w14:paraId="0E60BE0F" w14:textId="198E35A5" w:rsidR="0036467F" w:rsidRDefault="0036467F" w:rsidP="0036467F">
      <w:pPr>
        <w:numPr>
          <w:ilvl w:val="0"/>
          <w:numId w:val="326"/>
        </w:numPr>
        <w:tabs>
          <w:tab w:val="num" w:pos="720"/>
        </w:tabs>
        <w:spacing w:line="278" w:lineRule="auto"/>
        <w:jc w:val="left"/>
        <w:rPr>
          <w:lang w:val="es-419"/>
        </w:rPr>
      </w:pPr>
      <w:r w:rsidRPr="0036467F">
        <w:rPr>
          <w:lang w:val="es-419"/>
        </w:rPr>
        <w:t>Verificar la existencia de la opción de ingreso de permisos de ausencia en el menú</w:t>
      </w:r>
      <w:r>
        <w:rPr>
          <w:lang w:val="es-419"/>
        </w:rPr>
        <w:t>.</w:t>
      </w:r>
    </w:p>
    <w:p w14:paraId="2326FCF2" w14:textId="77777777" w:rsidR="0036467F" w:rsidRPr="0036467F" w:rsidRDefault="0036467F" w:rsidP="0036467F">
      <w:pPr>
        <w:spacing w:line="278" w:lineRule="auto"/>
        <w:ind w:left="1440" w:firstLine="0"/>
        <w:jc w:val="left"/>
        <w:rPr>
          <w:lang w:val="es-419"/>
        </w:rPr>
      </w:pPr>
    </w:p>
    <w:p w14:paraId="30680AE9" w14:textId="1D44A4E5" w:rsidR="0036467F" w:rsidRDefault="0036467F" w:rsidP="0036467F">
      <w:pPr>
        <w:numPr>
          <w:ilvl w:val="0"/>
          <w:numId w:val="326"/>
        </w:numPr>
        <w:tabs>
          <w:tab w:val="num" w:pos="720"/>
        </w:tabs>
        <w:spacing w:line="278" w:lineRule="auto"/>
        <w:jc w:val="left"/>
        <w:rPr>
          <w:lang w:val="es-419"/>
        </w:rPr>
      </w:pPr>
      <w:r w:rsidRPr="0036467F">
        <w:rPr>
          <w:lang w:val="es-419"/>
        </w:rPr>
        <w:t xml:space="preserve">Verificar </w:t>
      </w:r>
      <w:r w:rsidR="001914B2">
        <w:rPr>
          <w:lang w:val="es-419"/>
        </w:rPr>
        <w:t>el ingreso de todos los campos de ingreso de permiso para la generación de un nuevo permiso</w:t>
      </w:r>
    </w:p>
    <w:p w14:paraId="2451D72D" w14:textId="77777777" w:rsidR="0036467F" w:rsidRPr="0036467F" w:rsidRDefault="0036467F" w:rsidP="0036467F">
      <w:pPr>
        <w:spacing w:line="278" w:lineRule="auto"/>
        <w:ind w:firstLine="0"/>
        <w:jc w:val="left"/>
        <w:rPr>
          <w:lang w:val="es-419"/>
        </w:rPr>
      </w:pPr>
    </w:p>
    <w:p w14:paraId="22774EBC" w14:textId="5F2C7F2A" w:rsidR="0036467F" w:rsidRDefault="0036467F" w:rsidP="0036467F">
      <w:pPr>
        <w:numPr>
          <w:ilvl w:val="0"/>
          <w:numId w:val="326"/>
        </w:numPr>
        <w:tabs>
          <w:tab w:val="num" w:pos="720"/>
        </w:tabs>
        <w:spacing w:line="278" w:lineRule="auto"/>
        <w:jc w:val="left"/>
        <w:rPr>
          <w:lang w:val="es-419"/>
        </w:rPr>
      </w:pPr>
      <w:r w:rsidRPr="0036467F">
        <w:rPr>
          <w:lang w:val="es-419"/>
        </w:rPr>
        <w:t xml:space="preserve">Verificar la correcta </w:t>
      </w:r>
      <w:r w:rsidR="001914B2">
        <w:rPr>
          <w:lang w:val="es-419"/>
        </w:rPr>
        <w:t>creación en el</w:t>
      </w:r>
      <w:r w:rsidRPr="0036467F">
        <w:rPr>
          <w:lang w:val="es-419"/>
        </w:rPr>
        <w:t xml:space="preserve"> sistema de</w:t>
      </w:r>
      <w:r w:rsidR="001914B2">
        <w:rPr>
          <w:lang w:val="es-419"/>
        </w:rPr>
        <w:t xml:space="preserve">l nuevo </w:t>
      </w:r>
      <w:r w:rsidRPr="0036467F">
        <w:rPr>
          <w:lang w:val="es-419"/>
        </w:rPr>
        <w:t>ingreso de</w:t>
      </w:r>
      <w:r w:rsidR="001914B2">
        <w:rPr>
          <w:lang w:val="es-419"/>
        </w:rPr>
        <w:t xml:space="preserve"> un</w:t>
      </w:r>
      <w:r w:rsidRPr="0036467F">
        <w:rPr>
          <w:lang w:val="es-419"/>
        </w:rPr>
        <w:t xml:space="preserve"> permiso</w:t>
      </w:r>
      <w:r w:rsidR="001914B2">
        <w:rPr>
          <w:lang w:val="es-419"/>
        </w:rPr>
        <w:t xml:space="preserve"> en permisos aprobados</w:t>
      </w:r>
      <w:r>
        <w:rPr>
          <w:lang w:val="es-419"/>
        </w:rPr>
        <w:t>.</w:t>
      </w:r>
    </w:p>
    <w:p w14:paraId="5D80F2B9" w14:textId="77777777" w:rsidR="00796A6B" w:rsidRPr="00A07FC8" w:rsidRDefault="00796A6B" w:rsidP="00796A6B">
      <w:pPr>
        <w:spacing w:line="278" w:lineRule="auto"/>
        <w:jc w:val="left"/>
        <w:rPr>
          <w:lang w:val="es-419"/>
        </w:rPr>
      </w:pPr>
    </w:p>
    <w:p w14:paraId="36EC7B79" w14:textId="77777777" w:rsidR="00796A6B" w:rsidRDefault="00796A6B" w:rsidP="00796A6B">
      <w:pPr>
        <w:ind w:left="720" w:firstLine="0"/>
      </w:pPr>
      <w:r w:rsidRPr="008C5944">
        <w:t>Resultados Esperados:</w:t>
      </w:r>
    </w:p>
    <w:p w14:paraId="1BB28DD7" w14:textId="77777777" w:rsidR="001914B2" w:rsidRDefault="001914B2" w:rsidP="00796A6B">
      <w:pPr>
        <w:ind w:left="720" w:firstLine="0"/>
      </w:pPr>
    </w:p>
    <w:p w14:paraId="2B368704" w14:textId="67992289" w:rsidR="0036467F" w:rsidRDefault="0036467F" w:rsidP="0036467F">
      <w:pPr>
        <w:numPr>
          <w:ilvl w:val="0"/>
          <w:numId w:val="327"/>
        </w:numPr>
        <w:tabs>
          <w:tab w:val="num" w:pos="720"/>
        </w:tabs>
        <w:rPr>
          <w:lang w:val="es-419"/>
        </w:rPr>
      </w:pPr>
      <w:r w:rsidRPr="0036467F">
        <w:rPr>
          <w:lang w:val="es-419"/>
        </w:rPr>
        <w:t>El enlace o pestaña "Ingreso de Permisos de Ausencia" para acceder a la interfaz es visible en el menú desplegable</w:t>
      </w:r>
      <w:r>
        <w:rPr>
          <w:lang w:val="es-419"/>
        </w:rPr>
        <w:t>.</w:t>
      </w:r>
    </w:p>
    <w:p w14:paraId="2EF75639" w14:textId="77777777" w:rsidR="0036467F" w:rsidRPr="0036467F" w:rsidRDefault="0036467F" w:rsidP="0036467F">
      <w:pPr>
        <w:ind w:left="1440" w:firstLine="0"/>
        <w:rPr>
          <w:lang w:val="es-419"/>
        </w:rPr>
      </w:pPr>
    </w:p>
    <w:p w14:paraId="65E66D5B" w14:textId="070D02EA" w:rsidR="0036467F" w:rsidRDefault="001914B2" w:rsidP="0036467F">
      <w:pPr>
        <w:numPr>
          <w:ilvl w:val="0"/>
          <w:numId w:val="327"/>
        </w:numPr>
        <w:tabs>
          <w:tab w:val="num" w:pos="720"/>
        </w:tabs>
        <w:rPr>
          <w:lang w:val="es-419"/>
        </w:rPr>
      </w:pPr>
      <w:r>
        <w:rPr>
          <w:lang w:val="es-419"/>
        </w:rPr>
        <w:t>El sistema permite visualizar en pantalla todos los campos rellenados por el usuario para la creación del permiso</w:t>
      </w:r>
      <w:r w:rsidR="0036467F">
        <w:rPr>
          <w:lang w:val="es-419"/>
        </w:rPr>
        <w:t>.</w:t>
      </w:r>
    </w:p>
    <w:p w14:paraId="0A1F96CB" w14:textId="77777777" w:rsidR="0036467F" w:rsidRPr="0036467F" w:rsidRDefault="0036467F" w:rsidP="0036467F">
      <w:pPr>
        <w:ind w:firstLine="0"/>
        <w:rPr>
          <w:lang w:val="es-419"/>
        </w:rPr>
      </w:pPr>
    </w:p>
    <w:p w14:paraId="53FE3225" w14:textId="1C19B5AE" w:rsidR="0036467F" w:rsidRDefault="0036467F" w:rsidP="0036467F">
      <w:pPr>
        <w:numPr>
          <w:ilvl w:val="0"/>
          <w:numId w:val="327"/>
        </w:numPr>
        <w:tabs>
          <w:tab w:val="num" w:pos="720"/>
        </w:tabs>
        <w:rPr>
          <w:lang w:val="es-419"/>
        </w:rPr>
      </w:pPr>
      <w:r w:rsidRPr="0036467F">
        <w:rPr>
          <w:lang w:val="es-419"/>
        </w:rPr>
        <w:t>La interfaz del sistema de permisos</w:t>
      </w:r>
      <w:r w:rsidR="001914B2">
        <w:rPr>
          <w:lang w:val="es-419"/>
        </w:rPr>
        <w:t xml:space="preserve"> aprobados</w:t>
      </w:r>
      <w:r w:rsidRPr="0036467F">
        <w:rPr>
          <w:lang w:val="es-419"/>
        </w:rPr>
        <w:t xml:space="preserve"> carga completamente, mostrando el </w:t>
      </w:r>
      <w:r w:rsidR="001914B2">
        <w:rPr>
          <w:lang w:val="es-419"/>
        </w:rPr>
        <w:t>nuevo permiso creado</w:t>
      </w:r>
      <w:r>
        <w:rPr>
          <w:lang w:val="es-419"/>
        </w:rPr>
        <w:t>.</w:t>
      </w:r>
    </w:p>
    <w:p w14:paraId="5A048EBF" w14:textId="77777777" w:rsidR="00796A6B" w:rsidRPr="00A07FC8" w:rsidRDefault="00796A6B" w:rsidP="00796A6B">
      <w:pPr>
        <w:ind w:left="720" w:firstLine="0"/>
        <w:rPr>
          <w:lang w:val="es-419"/>
        </w:rPr>
      </w:pPr>
    </w:p>
    <w:p w14:paraId="6B4F6666" w14:textId="3ACB9D53" w:rsidR="001914B2" w:rsidRDefault="00796A6B" w:rsidP="001914B2">
      <w:pPr>
        <w:ind w:left="720" w:firstLine="0"/>
      </w:pPr>
      <w:r w:rsidRPr="008C5944">
        <w:t>Resultados obtenidos</w:t>
      </w:r>
      <w:r>
        <w:t>:</w:t>
      </w:r>
    </w:p>
    <w:p w14:paraId="518188A8" w14:textId="77777777" w:rsidR="001914B2" w:rsidRDefault="001914B2" w:rsidP="001914B2">
      <w:pPr>
        <w:ind w:left="720" w:firstLine="0"/>
      </w:pPr>
    </w:p>
    <w:p w14:paraId="4AAAE447" w14:textId="4AC87541" w:rsidR="0036467F" w:rsidRDefault="0036467F" w:rsidP="0036467F">
      <w:pPr>
        <w:numPr>
          <w:ilvl w:val="0"/>
          <w:numId w:val="328"/>
        </w:numPr>
        <w:tabs>
          <w:tab w:val="num" w:pos="720"/>
        </w:tabs>
        <w:rPr>
          <w:lang w:val="es-419"/>
        </w:rPr>
      </w:pPr>
      <w:r w:rsidRPr="0036467F">
        <w:rPr>
          <w:lang w:val="es-419"/>
        </w:rPr>
        <w:t>El enlace es visible en el menú desplegable para usuarios con los permisos adecuados</w:t>
      </w:r>
      <w:r>
        <w:rPr>
          <w:lang w:val="es-419"/>
        </w:rPr>
        <w:t>.</w:t>
      </w:r>
    </w:p>
    <w:p w14:paraId="5078C9AB" w14:textId="77777777" w:rsidR="0036467F" w:rsidRPr="0036467F" w:rsidRDefault="0036467F" w:rsidP="0036467F">
      <w:pPr>
        <w:ind w:firstLine="0"/>
        <w:rPr>
          <w:lang w:val="es-419"/>
        </w:rPr>
      </w:pPr>
    </w:p>
    <w:p w14:paraId="107E8918" w14:textId="0184F0F9" w:rsidR="0036467F" w:rsidRDefault="0036467F" w:rsidP="0036467F">
      <w:pPr>
        <w:numPr>
          <w:ilvl w:val="0"/>
          <w:numId w:val="328"/>
        </w:numPr>
        <w:tabs>
          <w:tab w:val="num" w:pos="720"/>
        </w:tabs>
        <w:rPr>
          <w:lang w:val="es-419"/>
        </w:rPr>
      </w:pPr>
      <w:r w:rsidRPr="0036467F">
        <w:rPr>
          <w:lang w:val="es-419"/>
        </w:rPr>
        <w:lastRenderedPageBreak/>
        <w:t xml:space="preserve">El sistema </w:t>
      </w:r>
      <w:r w:rsidR="001914B2">
        <w:rPr>
          <w:lang w:val="es-419"/>
        </w:rPr>
        <w:t>visualiza</w:t>
      </w:r>
      <w:r w:rsidRPr="0036467F">
        <w:rPr>
          <w:lang w:val="es-419"/>
        </w:rPr>
        <w:t xml:space="preserve"> correctamente </w:t>
      </w:r>
      <w:r w:rsidR="001914B2">
        <w:rPr>
          <w:lang w:val="es-419"/>
        </w:rPr>
        <w:t>el formulario rellenado por el usuario para la creación del permiso</w:t>
      </w:r>
      <w:r>
        <w:rPr>
          <w:lang w:val="es-419"/>
        </w:rPr>
        <w:t>.</w:t>
      </w:r>
    </w:p>
    <w:p w14:paraId="2A940AD1" w14:textId="77777777" w:rsidR="0036467F" w:rsidRPr="0036467F" w:rsidRDefault="0036467F" w:rsidP="0036467F">
      <w:pPr>
        <w:ind w:firstLine="0"/>
        <w:rPr>
          <w:lang w:val="es-419"/>
        </w:rPr>
      </w:pPr>
    </w:p>
    <w:p w14:paraId="2A840001" w14:textId="6BA1D740" w:rsidR="0036467F" w:rsidRPr="001914B2" w:rsidRDefault="0036467F" w:rsidP="001914B2">
      <w:pPr>
        <w:numPr>
          <w:ilvl w:val="0"/>
          <w:numId w:val="328"/>
        </w:numPr>
        <w:tabs>
          <w:tab w:val="num" w:pos="720"/>
        </w:tabs>
        <w:rPr>
          <w:lang w:val="es-419"/>
        </w:rPr>
      </w:pPr>
      <w:r w:rsidRPr="0036467F">
        <w:rPr>
          <w:lang w:val="es-419"/>
        </w:rPr>
        <w:t xml:space="preserve">La interfaz tras </w:t>
      </w:r>
      <w:r w:rsidR="001914B2">
        <w:rPr>
          <w:lang w:val="es-419"/>
        </w:rPr>
        <w:t>el nuevo permiso creado se visualiza en la interfaz de permisos aprobados correctamente</w:t>
      </w:r>
      <w:r>
        <w:rPr>
          <w:lang w:val="es-419"/>
        </w:rPr>
        <w:t>.</w:t>
      </w:r>
    </w:p>
    <w:p w14:paraId="59F10F3F" w14:textId="77777777" w:rsidR="00105BCE" w:rsidRDefault="00105BCE" w:rsidP="00105BCE">
      <w:pPr>
        <w:tabs>
          <w:tab w:val="left" w:pos="3135"/>
        </w:tabs>
        <w:ind w:left="720" w:firstLine="0"/>
        <w:rPr>
          <w:lang w:val="es-419"/>
        </w:rPr>
      </w:pPr>
    </w:p>
    <w:p w14:paraId="4D52BD8D" w14:textId="64D59924" w:rsidR="00796A6B" w:rsidRPr="00105BCE" w:rsidRDefault="00105BCE" w:rsidP="00105BCE">
      <w:pPr>
        <w:rPr>
          <w:lang w:val="es-419"/>
        </w:rPr>
      </w:pPr>
      <w:r w:rsidRPr="00105BCE">
        <w:rPr>
          <w:lang w:val="es-419"/>
        </w:rPr>
        <w:t xml:space="preserve">En la figura 7.41 </w:t>
      </w:r>
      <w:r w:rsidRPr="00105BCE">
        <w:t>muestra el módulo de Ingreso de Permisos de Personal. En el formulario superior se registran los datos de un permiso para el empleado prueba perez, con motivo ENFERMEDAD EN EL DÍA, duración de 8 horas, fecha de inicio y término el 02-10-2025, estado Activo y con opción de goce de sueldo. En la parte inferior, en la tabla de Permisos Aprobados, ya aparece reflejado el nuevo registro con el detalle del motivo, horas, fechas y condición de goce de sueldo.</w:t>
      </w:r>
      <w:r w:rsidRPr="00105BCE">
        <w:rPr>
          <w:lang w:val="es-419"/>
        </w:rPr>
        <w:tab/>
      </w:r>
    </w:p>
    <w:p w14:paraId="1CE038D9" w14:textId="7438A1B1" w:rsidR="00267181" w:rsidRPr="008C5944" w:rsidRDefault="00267181" w:rsidP="00267181">
      <w:pPr>
        <w:pStyle w:val="Descripcin"/>
      </w:pPr>
      <w:bookmarkStart w:id="898" w:name="_Toc210409420"/>
      <w:bookmarkStart w:id="899" w:name="_Toc210410200"/>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41</w:t>
      </w:r>
      <w:r>
        <w:rPr>
          <w:noProof/>
        </w:rPr>
        <w:fldChar w:fldCharType="end"/>
      </w:r>
      <w:r>
        <w:t xml:space="preserve"> “Captura de pantalla de prueba 1-2-3 caso de uso N°6.1”</w:t>
      </w:r>
      <w:bookmarkEnd w:id="898"/>
      <w:bookmarkEnd w:id="899"/>
    </w:p>
    <w:p w14:paraId="4FF8F51D" w14:textId="77777777" w:rsidR="00267181" w:rsidRPr="00A07FC8" w:rsidRDefault="00267181" w:rsidP="00796A6B">
      <w:pPr>
        <w:ind w:left="720" w:firstLine="0"/>
        <w:rPr>
          <w:lang w:val="es-419"/>
        </w:rPr>
      </w:pPr>
    </w:p>
    <w:p w14:paraId="3F995C1C" w14:textId="77777777" w:rsidR="001914B2" w:rsidRDefault="002A28A4" w:rsidP="001914B2">
      <w:pPr>
        <w:pStyle w:val="Sinespaciado"/>
      </w:pPr>
      <w:r w:rsidRPr="001914B2">
        <w:rPr>
          <w:noProof/>
        </w:rPr>
        <w:lastRenderedPageBreak/>
        <w:drawing>
          <wp:inline distT="0" distB="0" distL="0" distR="0" wp14:anchorId="3990F65D" wp14:editId="5D0912CE">
            <wp:extent cx="5971540" cy="4580255"/>
            <wp:effectExtent l="0" t="0" r="0" b="0"/>
            <wp:docPr id="31280071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00713" name="Imagen 1" descr="Interfaz de usuario gráfica&#10;&#10;El contenido generado por IA puede ser incorrecto."/>
                    <pic:cNvPicPr/>
                  </pic:nvPicPr>
                  <pic:blipFill>
                    <a:blip r:embed="rId154"/>
                    <a:stretch>
                      <a:fillRect/>
                    </a:stretch>
                  </pic:blipFill>
                  <pic:spPr>
                    <a:xfrm>
                      <a:off x="0" y="0"/>
                      <a:ext cx="5971540" cy="4580255"/>
                    </a:xfrm>
                    <a:prstGeom prst="rect">
                      <a:avLst/>
                    </a:prstGeom>
                  </pic:spPr>
                </pic:pic>
              </a:graphicData>
            </a:graphic>
          </wp:inline>
        </w:drawing>
      </w:r>
    </w:p>
    <w:p w14:paraId="45B7AD1D" w14:textId="77777777" w:rsidR="001914B2" w:rsidRDefault="001914B2" w:rsidP="001914B2">
      <w:pPr>
        <w:pStyle w:val="Sinespaciado"/>
      </w:pPr>
    </w:p>
    <w:p w14:paraId="38215E49" w14:textId="08DC61AB" w:rsidR="00105BCE" w:rsidRDefault="00796A6B" w:rsidP="001914B2">
      <w:r>
        <w:t>Fuente: Captura realizada al sistema web EugCOM</w:t>
      </w:r>
    </w:p>
    <w:p w14:paraId="29ADBA9A" w14:textId="2EB0FEA5" w:rsidR="00796A6B" w:rsidRPr="002A28A4" w:rsidRDefault="00105BCE" w:rsidP="00105BCE">
      <w:pPr>
        <w:spacing w:line="278" w:lineRule="auto"/>
        <w:ind w:firstLine="0"/>
        <w:jc w:val="left"/>
      </w:pPr>
      <w:r>
        <w:br w:type="page"/>
      </w:r>
    </w:p>
    <w:p w14:paraId="732AE498" w14:textId="77777777" w:rsidR="00796A6B" w:rsidRDefault="00796A6B" w:rsidP="00796A6B">
      <w:pPr>
        <w:pStyle w:val="Ttulo2"/>
      </w:pPr>
      <w:r>
        <w:lastRenderedPageBreak/>
        <w:t>Prueba Unitaria CU N°6.2</w:t>
      </w:r>
    </w:p>
    <w:p w14:paraId="4F907F66" w14:textId="77777777" w:rsidR="00796A6B" w:rsidRDefault="00796A6B" w:rsidP="00796A6B">
      <w:pPr>
        <w:spacing w:line="278" w:lineRule="auto"/>
        <w:ind w:firstLine="0"/>
        <w:jc w:val="left"/>
      </w:pPr>
    </w:p>
    <w:p w14:paraId="75744059" w14:textId="77777777" w:rsidR="00796A6B" w:rsidRPr="00627D3D" w:rsidRDefault="00796A6B" w:rsidP="00796A6B">
      <w:r w:rsidRPr="00627D3D">
        <w:t xml:space="preserve">En la </w:t>
      </w:r>
      <w:r w:rsidRPr="00627D3D">
        <w:rPr>
          <w:i/>
        </w:rPr>
        <w:t xml:space="preserve">Tabla </w:t>
      </w:r>
      <w:r>
        <w:rPr>
          <w:i/>
        </w:rPr>
        <w:t>7.42</w:t>
      </w:r>
      <w:r w:rsidRPr="00627D3D">
        <w:t xml:space="preserve"> se puede visualizar el Caso de uso N°6.2 El sistema permite filtrar por datos específicos de los empleados, para buscar con mayor facilidad los archivos de este. </w:t>
      </w:r>
    </w:p>
    <w:p w14:paraId="07D57D70" w14:textId="77777777" w:rsidR="00796A6B" w:rsidRPr="00627D3D" w:rsidRDefault="00796A6B" w:rsidP="00796A6B">
      <w:pPr>
        <w:spacing w:line="278" w:lineRule="auto"/>
        <w:ind w:firstLine="0"/>
        <w:jc w:val="left"/>
      </w:pPr>
    </w:p>
    <w:p w14:paraId="2439E2C4" w14:textId="77777777" w:rsidR="00796A6B" w:rsidRPr="00627D3D" w:rsidRDefault="00796A6B" w:rsidP="00796A6B">
      <w:pPr>
        <w:pStyle w:val="Descripcin"/>
      </w:pPr>
      <w:bookmarkStart w:id="900" w:name="_Toc209985125"/>
      <w:bookmarkStart w:id="901" w:name="_Toc210409421"/>
      <w:bookmarkStart w:id="902" w:name="_Toc210410201"/>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42</w:t>
      </w:r>
      <w:r>
        <w:rPr>
          <w:noProof/>
        </w:rPr>
        <w:fldChar w:fldCharType="end"/>
      </w:r>
      <w:r w:rsidRPr="00627D3D">
        <w:t xml:space="preserve"> Caso de uso N°6.2, Filtrando búsqueda de permiso</w:t>
      </w:r>
      <w:bookmarkEnd w:id="900"/>
      <w:bookmarkEnd w:id="901"/>
      <w:bookmarkEnd w:id="902"/>
    </w:p>
    <w:p w14:paraId="5BBD5211" w14:textId="77777777" w:rsidR="00796A6B" w:rsidRPr="00627D3D" w:rsidRDefault="00796A6B" w:rsidP="00796A6B">
      <w:pPr>
        <w:pStyle w:val="Sinespaciado"/>
      </w:pPr>
      <w:r w:rsidRPr="00627D3D">
        <w:rPr>
          <w:noProof/>
        </w:rPr>
        <w:drawing>
          <wp:inline distT="0" distB="0" distL="0" distR="0" wp14:anchorId="01F0D6FC" wp14:editId="0F742B6F">
            <wp:extent cx="5971540" cy="4666615"/>
            <wp:effectExtent l="0" t="0" r="0" b="635"/>
            <wp:docPr id="1735149238" name="Imagen 66"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71540" cy="4666615"/>
                    </a:xfrm>
                    <a:prstGeom prst="rect">
                      <a:avLst/>
                    </a:prstGeom>
                    <a:noFill/>
                    <a:ln>
                      <a:noFill/>
                    </a:ln>
                  </pic:spPr>
                </pic:pic>
              </a:graphicData>
            </a:graphic>
          </wp:inline>
        </w:drawing>
      </w:r>
    </w:p>
    <w:p w14:paraId="0902405A" w14:textId="77777777" w:rsidR="00796A6B" w:rsidRPr="00627D3D" w:rsidRDefault="00796A6B" w:rsidP="00796A6B">
      <w:pPr>
        <w:spacing w:line="278" w:lineRule="auto"/>
        <w:ind w:firstLine="0"/>
        <w:jc w:val="left"/>
      </w:pPr>
    </w:p>
    <w:p w14:paraId="366B7EEF" w14:textId="77777777" w:rsidR="00796A6B" w:rsidRDefault="00796A6B" w:rsidP="00796A6B">
      <w:r w:rsidRPr="00627D3D">
        <w:t>Fuente: Elaborado por el estudiante de acuerdo con el proyecto</w:t>
      </w:r>
    </w:p>
    <w:p w14:paraId="4B0397E2" w14:textId="77777777" w:rsidR="00796A6B" w:rsidRPr="00627D3D" w:rsidRDefault="00796A6B" w:rsidP="00796A6B"/>
    <w:p w14:paraId="63E68467" w14:textId="77777777" w:rsidR="00796A6B" w:rsidRDefault="00796A6B" w:rsidP="00796A6B">
      <w:r w:rsidRPr="008C5944">
        <w:t>Casos de prueba:</w:t>
      </w:r>
    </w:p>
    <w:p w14:paraId="23C49C41" w14:textId="77777777" w:rsidR="001914B2" w:rsidRDefault="001914B2" w:rsidP="00796A6B"/>
    <w:p w14:paraId="5C8CB72C" w14:textId="4FCA83E0" w:rsidR="0036467F" w:rsidRDefault="0036467F" w:rsidP="0036467F">
      <w:pPr>
        <w:numPr>
          <w:ilvl w:val="0"/>
          <w:numId w:val="329"/>
        </w:numPr>
        <w:tabs>
          <w:tab w:val="num" w:pos="720"/>
        </w:tabs>
        <w:rPr>
          <w:lang w:val="es-419"/>
        </w:rPr>
      </w:pPr>
      <w:r w:rsidRPr="0036467F">
        <w:rPr>
          <w:lang w:val="es-419"/>
        </w:rPr>
        <w:t>Verificar la existencia de la funcionalidad de filtrado en la búsqueda de permisos</w:t>
      </w:r>
      <w:r>
        <w:rPr>
          <w:lang w:val="es-419"/>
        </w:rPr>
        <w:t>.</w:t>
      </w:r>
    </w:p>
    <w:p w14:paraId="46F00E1B" w14:textId="77777777" w:rsidR="0036467F" w:rsidRPr="0036467F" w:rsidRDefault="0036467F" w:rsidP="0036467F">
      <w:pPr>
        <w:ind w:left="1440" w:firstLine="0"/>
        <w:rPr>
          <w:lang w:val="es-419"/>
        </w:rPr>
      </w:pPr>
    </w:p>
    <w:p w14:paraId="1D5BEABA" w14:textId="0259FFC6" w:rsidR="0036467F" w:rsidRDefault="0036467F" w:rsidP="0036467F">
      <w:pPr>
        <w:numPr>
          <w:ilvl w:val="0"/>
          <w:numId w:val="329"/>
        </w:numPr>
        <w:tabs>
          <w:tab w:val="num" w:pos="720"/>
        </w:tabs>
        <w:rPr>
          <w:lang w:val="es-419"/>
        </w:rPr>
      </w:pPr>
      <w:r w:rsidRPr="0036467F">
        <w:rPr>
          <w:lang w:val="es-419"/>
        </w:rPr>
        <w:t>Verificar la aplicación correcta de filtros específicos en la búsqueda de permisos</w:t>
      </w:r>
      <w:r>
        <w:rPr>
          <w:lang w:val="es-419"/>
        </w:rPr>
        <w:t>.</w:t>
      </w:r>
    </w:p>
    <w:p w14:paraId="4D3F7033" w14:textId="77777777" w:rsidR="0036467F" w:rsidRPr="0036467F" w:rsidRDefault="0036467F" w:rsidP="0036467F">
      <w:pPr>
        <w:ind w:firstLine="0"/>
        <w:rPr>
          <w:lang w:val="es-419"/>
        </w:rPr>
      </w:pPr>
    </w:p>
    <w:p w14:paraId="6A48AFF1" w14:textId="07CB48D1" w:rsidR="0036467F" w:rsidRDefault="0036467F" w:rsidP="0036467F">
      <w:pPr>
        <w:numPr>
          <w:ilvl w:val="0"/>
          <w:numId w:val="329"/>
        </w:numPr>
        <w:tabs>
          <w:tab w:val="num" w:pos="720"/>
        </w:tabs>
        <w:rPr>
          <w:lang w:val="es-419"/>
        </w:rPr>
      </w:pPr>
      <w:r w:rsidRPr="0036467F">
        <w:rPr>
          <w:lang w:val="es-419"/>
        </w:rPr>
        <w:t>Verificar la precisión de los resultados obtenidos después del filtrado</w:t>
      </w:r>
      <w:r>
        <w:rPr>
          <w:lang w:val="es-419"/>
        </w:rPr>
        <w:t>.</w:t>
      </w:r>
    </w:p>
    <w:p w14:paraId="5D6E06DD" w14:textId="77777777" w:rsidR="00796A6B" w:rsidRPr="00A07FC8" w:rsidRDefault="00796A6B" w:rsidP="00796A6B">
      <w:pPr>
        <w:rPr>
          <w:lang w:val="es-419"/>
        </w:rPr>
      </w:pPr>
    </w:p>
    <w:p w14:paraId="610A4644" w14:textId="77777777" w:rsidR="00796A6B" w:rsidRDefault="00796A6B" w:rsidP="00796A6B">
      <w:pPr>
        <w:ind w:left="720" w:firstLine="0"/>
      </w:pPr>
      <w:r w:rsidRPr="008C5944">
        <w:t>Resultados Esperados:</w:t>
      </w:r>
    </w:p>
    <w:p w14:paraId="6A116FCC" w14:textId="77777777" w:rsidR="001914B2" w:rsidRDefault="001914B2" w:rsidP="00796A6B">
      <w:pPr>
        <w:ind w:left="720" w:firstLine="0"/>
      </w:pPr>
    </w:p>
    <w:p w14:paraId="7EE13193" w14:textId="54336FE3" w:rsidR="0036467F" w:rsidRDefault="0036467F" w:rsidP="0036467F">
      <w:pPr>
        <w:numPr>
          <w:ilvl w:val="0"/>
          <w:numId w:val="330"/>
        </w:numPr>
        <w:tabs>
          <w:tab w:val="num" w:pos="720"/>
        </w:tabs>
        <w:rPr>
          <w:lang w:val="es-419"/>
        </w:rPr>
      </w:pPr>
      <w:r w:rsidRPr="0036467F">
        <w:rPr>
          <w:lang w:val="es-419"/>
        </w:rPr>
        <w:t>La funcionalidad de filtrado está disponible y accesible en la interfaz de búsqueda de permisos</w:t>
      </w:r>
      <w:r>
        <w:rPr>
          <w:lang w:val="es-419"/>
        </w:rPr>
        <w:t>.</w:t>
      </w:r>
    </w:p>
    <w:p w14:paraId="56684F02" w14:textId="77777777" w:rsidR="0036467F" w:rsidRPr="0036467F" w:rsidRDefault="0036467F" w:rsidP="0036467F">
      <w:pPr>
        <w:ind w:left="1440" w:firstLine="0"/>
        <w:rPr>
          <w:lang w:val="es-419"/>
        </w:rPr>
      </w:pPr>
    </w:p>
    <w:p w14:paraId="2037DD3A" w14:textId="7AABD91D" w:rsidR="0036467F" w:rsidRDefault="0036467F" w:rsidP="0036467F">
      <w:pPr>
        <w:numPr>
          <w:ilvl w:val="0"/>
          <w:numId w:val="330"/>
        </w:numPr>
        <w:tabs>
          <w:tab w:val="num" w:pos="720"/>
        </w:tabs>
        <w:rPr>
          <w:lang w:val="es-419"/>
        </w:rPr>
      </w:pPr>
      <w:r w:rsidRPr="0036467F">
        <w:rPr>
          <w:lang w:val="es-419"/>
        </w:rPr>
        <w:t>El sistema aplica correctamente los filtros específicos seleccionados en la búsqueda de permisos</w:t>
      </w:r>
      <w:r>
        <w:rPr>
          <w:lang w:val="es-419"/>
        </w:rPr>
        <w:t>.</w:t>
      </w:r>
    </w:p>
    <w:p w14:paraId="18EAF161" w14:textId="77777777" w:rsidR="0036467F" w:rsidRPr="0036467F" w:rsidRDefault="0036467F" w:rsidP="0036467F">
      <w:pPr>
        <w:ind w:firstLine="0"/>
        <w:rPr>
          <w:lang w:val="es-419"/>
        </w:rPr>
      </w:pPr>
    </w:p>
    <w:p w14:paraId="1A2EB830" w14:textId="560538DD" w:rsidR="0036467F" w:rsidRDefault="0036467F" w:rsidP="0036467F">
      <w:pPr>
        <w:numPr>
          <w:ilvl w:val="0"/>
          <w:numId w:val="330"/>
        </w:numPr>
        <w:tabs>
          <w:tab w:val="num" w:pos="720"/>
        </w:tabs>
        <w:rPr>
          <w:lang w:val="es-419"/>
        </w:rPr>
      </w:pPr>
      <w:r w:rsidRPr="0036467F">
        <w:rPr>
          <w:lang w:val="es-419"/>
        </w:rPr>
        <w:t>Los resultados mostrados después del filtrado corresponden precisamente a los criterios aplicados</w:t>
      </w:r>
      <w:r>
        <w:rPr>
          <w:lang w:val="es-419"/>
        </w:rPr>
        <w:t>.</w:t>
      </w:r>
    </w:p>
    <w:p w14:paraId="5E7D381F" w14:textId="77777777" w:rsidR="00796A6B" w:rsidRPr="00A07FC8" w:rsidRDefault="00796A6B" w:rsidP="00796A6B">
      <w:pPr>
        <w:ind w:left="720" w:firstLine="0"/>
        <w:rPr>
          <w:lang w:val="es-419"/>
        </w:rPr>
      </w:pPr>
    </w:p>
    <w:p w14:paraId="04DEDF7F" w14:textId="77777777" w:rsidR="00796A6B" w:rsidRDefault="00796A6B" w:rsidP="00796A6B">
      <w:pPr>
        <w:ind w:left="720" w:firstLine="0"/>
      </w:pPr>
      <w:r w:rsidRPr="008C5944">
        <w:t>Resultados obtenidos</w:t>
      </w:r>
      <w:r>
        <w:t>:</w:t>
      </w:r>
    </w:p>
    <w:p w14:paraId="679292DF" w14:textId="77777777" w:rsidR="001914B2" w:rsidRDefault="001914B2" w:rsidP="00796A6B">
      <w:pPr>
        <w:ind w:left="720" w:firstLine="0"/>
      </w:pPr>
    </w:p>
    <w:p w14:paraId="5AF5687E" w14:textId="1AD01F10" w:rsidR="0036467F" w:rsidRDefault="0036467F" w:rsidP="0036467F">
      <w:pPr>
        <w:numPr>
          <w:ilvl w:val="0"/>
          <w:numId w:val="331"/>
        </w:numPr>
        <w:tabs>
          <w:tab w:val="num" w:pos="720"/>
        </w:tabs>
        <w:rPr>
          <w:lang w:val="es-419"/>
        </w:rPr>
      </w:pPr>
      <w:r w:rsidRPr="0036467F">
        <w:rPr>
          <w:lang w:val="es-419"/>
        </w:rPr>
        <w:t>La funcionalidad de filtrado está operativa en la búsqueda de permisos</w:t>
      </w:r>
      <w:r>
        <w:rPr>
          <w:lang w:val="es-419"/>
        </w:rPr>
        <w:t>.</w:t>
      </w:r>
    </w:p>
    <w:p w14:paraId="036FCABB" w14:textId="77777777" w:rsidR="0036467F" w:rsidRPr="0036467F" w:rsidRDefault="0036467F" w:rsidP="0036467F">
      <w:pPr>
        <w:rPr>
          <w:lang w:val="es-419"/>
        </w:rPr>
      </w:pPr>
    </w:p>
    <w:p w14:paraId="13B6990C" w14:textId="72C114AA" w:rsidR="0036467F" w:rsidRDefault="0036467F" w:rsidP="0036467F">
      <w:pPr>
        <w:numPr>
          <w:ilvl w:val="0"/>
          <w:numId w:val="331"/>
        </w:numPr>
        <w:tabs>
          <w:tab w:val="num" w:pos="720"/>
        </w:tabs>
        <w:rPr>
          <w:lang w:val="es-419"/>
        </w:rPr>
      </w:pPr>
      <w:r w:rsidRPr="0036467F">
        <w:rPr>
          <w:lang w:val="es-419"/>
        </w:rPr>
        <w:lastRenderedPageBreak/>
        <w:t>La aplicación de filtros específicos en la búsqueda de permisos funciona correctamente</w:t>
      </w:r>
      <w:r>
        <w:rPr>
          <w:lang w:val="es-419"/>
        </w:rPr>
        <w:t>.</w:t>
      </w:r>
    </w:p>
    <w:p w14:paraId="3C455D28" w14:textId="77777777" w:rsidR="0036467F" w:rsidRPr="0036467F" w:rsidRDefault="0036467F" w:rsidP="0036467F">
      <w:pPr>
        <w:ind w:firstLine="0"/>
        <w:rPr>
          <w:lang w:val="es-419"/>
        </w:rPr>
      </w:pPr>
    </w:p>
    <w:p w14:paraId="5F1A0AB8" w14:textId="271A1715" w:rsidR="0036467F" w:rsidRDefault="0036467F" w:rsidP="0036467F">
      <w:pPr>
        <w:numPr>
          <w:ilvl w:val="0"/>
          <w:numId w:val="331"/>
        </w:numPr>
        <w:tabs>
          <w:tab w:val="num" w:pos="720"/>
        </w:tabs>
        <w:rPr>
          <w:lang w:val="es-419"/>
        </w:rPr>
      </w:pPr>
      <w:r w:rsidRPr="0036467F">
        <w:rPr>
          <w:lang w:val="es-419"/>
        </w:rPr>
        <w:t>Los resultados filtrados son precisos y corresponden exactamente a los criterios de búsqueda aplicados</w:t>
      </w:r>
      <w:r>
        <w:rPr>
          <w:lang w:val="es-419"/>
        </w:rPr>
        <w:t>.</w:t>
      </w:r>
    </w:p>
    <w:p w14:paraId="3E18B5D8" w14:textId="77777777" w:rsidR="00105BCE" w:rsidRDefault="00105BCE" w:rsidP="00105BCE">
      <w:pPr>
        <w:pStyle w:val="Prrafodelista"/>
        <w:rPr>
          <w:lang w:val="es-419"/>
        </w:rPr>
      </w:pPr>
    </w:p>
    <w:p w14:paraId="4CFA4D06" w14:textId="77777777" w:rsidR="00105BCE" w:rsidRDefault="00105BCE" w:rsidP="00105BCE">
      <w:r w:rsidRPr="00105BCE">
        <w:rPr>
          <w:lang w:val="es-419"/>
        </w:rPr>
        <w:t xml:space="preserve">En la figura 7.42 </w:t>
      </w:r>
      <w:r w:rsidRPr="00105BCE">
        <w:t>muestra el módulo de búsqueda y filtrado de permisos de personal. En la parte superior se observa el formulario con campos para filtrar por Nombre, Apellido o RUT, junto con los botones Buscar y Limpiar. En los distintos ejemplos de la imagen, se aplican filtros específicos:</w:t>
      </w:r>
    </w:p>
    <w:p w14:paraId="0D346319" w14:textId="77777777" w:rsidR="00105BCE" w:rsidRPr="00105BCE" w:rsidRDefault="00105BCE" w:rsidP="00105BCE"/>
    <w:p w14:paraId="3969C8E7" w14:textId="77777777" w:rsidR="00105BCE" w:rsidRDefault="00105BCE" w:rsidP="00105BCE">
      <w:pPr>
        <w:pStyle w:val="Prrafodelista"/>
        <w:numPr>
          <w:ilvl w:val="0"/>
          <w:numId w:val="368"/>
        </w:numPr>
      </w:pPr>
      <w:r w:rsidRPr="00105BCE">
        <w:t>Por nombre “vicente”, mostrando el permiso de Vicente Ignacio Henríquez.</w:t>
      </w:r>
    </w:p>
    <w:p w14:paraId="4B17CF69" w14:textId="77777777" w:rsidR="00105BCE" w:rsidRPr="00105BCE" w:rsidRDefault="00105BCE" w:rsidP="00105BCE">
      <w:pPr>
        <w:pStyle w:val="Prrafodelista"/>
        <w:ind w:left="1440" w:firstLine="0"/>
      </w:pPr>
    </w:p>
    <w:p w14:paraId="5F089076" w14:textId="236F750E" w:rsidR="00105BCE" w:rsidRDefault="00105BCE" w:rsidP="00105BCE">
      <w:pPr>
        <w:pStyle w:val="Prrafodelista"/>
        <w:numPr>
          <w:ilvl w:val="0"/>
          <w:numId w:val="368"/>
        </w:numPr>
      </w:pPr>
      <w:r w:rsidRPr="00105BCE">
        <w:t>Por apellido “perez”, listando el permiso del usuario prueba perez.</w:t>
      </w:r>
    </w:p>
    <w:p w14:paraId="356AD8B6" w14:textId="77777777" w:rsidR="00105BCE" w:rsidRPr="00105BCE" w:rsidRDefault="00105BCE" w:rsidP="00105BCE">
      <w:pPr>
        <w:pStyle w:val="Prrafodelista"/>
        <w:ind w:left="1440" w:firstLine="0"/>
      </w:pPr>
    </w:p>
    <w:p w14:paraId="6D7A339E" w14:textId="77777777" w:rsidR="00105BCE" w:rsidRDefault="00105BCE" w:rsidP="00105BCE">
      <w:pPr>
        <w:pStyle w:val="Prrafodelista"/>
        <w:numPr>
          <w:ilvl w:val="0"/>
          <w:numId w:val="368"/>
        </w:numPr>
      </w:pPr>
      <w:r w:rsidRPr="00105BCE">
        <w:t>Por RUT (214...), devolviendo nuevamente el registro de Vicente Ignacio.</w:t>
      </w:r>
    </w:p>
    <w:p w14:paraId="0BADDC75" w14:textId="77777777" w:rsidR="00105BCE" w:rsidRPr="00105BCE" w:rsidRDefault="00105BCE" w:rsidP="00105BCE">
      <w:pPr>
        <w:ind w:firstLine="0"/>
      </w:pPr>
    </w:p>
    <w:p w14:paraId="041B2BB0" w14:textId="77777777" w:rsidR="00105BCE" w:rsidRPr="00105BCE" w:rsidRDefault="00105BCE" w:rsidP="00105BCE">
      <w:r w:rsidRPr="00105BCE">
        <w:t>En cada caso, la tabla de resultados se actualiza mostrando únicamente los permisos que cumplen con el criterio de búsqueda aplicado.</w:t>
      </w:r>
    </w:p>
    <w:p w14:paraId="7CAAC371" w14:textId="2167B902" w:rsidR="00105BCE" w:rsidRDefault="00105BCE" w:rsidP="00105BCE">
      <w:pPr>
        <w:ind w:firstLine="0"/>
        <w:rPr>
          <w:lang w:val="es-419"/>
        </w:rPr>
      </w:pPr>
    </w:p>
    <w:p w14:paraId="096E7A33" w14:textId="77777777" w:rsidR="00796A6B" w:rsidRDefault="00796A6B" w:rsidP="00796A6B">
      <w:pPr>
        <w:ind w:left="720" w:firstLine="0"/>
        <w:rPr>
          <w:lang w:val="es-419"/>
        </w:rPr>
      </w:pPr>
    </w:p>
    <w:p w14:paraId="057E1D2C" w14:textId="77777777" w:rsidR="00105BCE" w:rsidRDefault="00105BCE" w:rsidP="00796A6B">
      <w:pPr>
        <w:ind w:left="720" w:firstLine="0"/>
        <w:rPr>
          <w:lang w:val="es-419"/>
        </w:rPr>
      </w:pPr>
    </w:p>
    <w:p w14:paraId="5B4934B4" w14:textId="77777777" w:rsidR="00105BCE" w:rsidRDefault="00105BCE" w:rsidP="00796A6B">
      <w:pPr>
        <w:ind w:left="720" w:firstLine="0"/>
        <w:rPr>
          <w:lang w:val="es-419"/>
        </w:rPr>
      </w:pPr>
    </w:p>
    <w:p w14:paraId="6821688F" w14:textId="77777777" w:rsidR="00105BCE" w:rsidRDefault="00105BCE" w:rsidP="00796A6B">
      <w:pPr>
        <w:ind w:left="720" w:firstLine="0"/>
        <w:rPr>
          <w:lang w:val="es-419"/>
        </w:rPr>
      </w:pPr>
    </w:p>
    <w:p w14:paraId="11C9A2F2" w14:textId="77777777" w:rsidR="00105BCE" w:rsidRDefault="00105BCE" w:rsidP="00796A6B">
      <w:pPr>
        <w:ind w:left="720" w:firstLine="0"/>
        <w:rPr>
          <w:lang w:val="es-419"/>
        </w:rPr>
      </w:pPr>
    </w:p>
    <w:p w14:paraId="3CE89921" w14:textId="413CF2A4" w:rsidR="00267181" w:rsidRPr="008C5944" w:rsidRDefault="00267181" w:rsidP="00267181">
      <w:pPr>
        <w:pStyle w:val="Descripcin"/>
      </w:pPr>
      <w:bookmarkStart w:id="903" w:name="_Toc210409422"/>
      <w:bookmarkStart w:id="904" w:name="_Toc210410202"/>
      <w:r>
        <w:lastRenderedPageBreak/>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42</w:t>
      </w:r>
      <w:r>
        <w:rPr>
          <w:noProof/>
        </w:rPr>
        <w:fldChar w:fldCharType="end"/>
      </w:r>
      <w:r>
        <w:t xml:space="preserve"> “Captura de pantalla de prueba 1-2-3 caso de uso N°6.2”</w:t>
      </w:r>
      <w:bookmarkEnd w:id="903"/>
      <w:bookmarkEnd w:id="904"/>
    </w:p>
    <w:p w14:paraId="31419B1E" w14:textId="77777777" w:rsidR="00267181" w:rsidRPr="00A07FC8" w:rsidRDefault="00267181" w:rsidP="00796A6B">
      <w:pPr>
        <w:ind w:left="720" w:firstLine="0"/>
        <w:rPr>
          <w:lang w:val="es-419"/>
        </w:rPr>
      </w:pPr>
    </w:p>
    <w:p w14:paraId="39F89E37" w14:textId="77777777" w:rsidR="001914B2" w:rsidRDefault="00646A4F" w:rsidP="001914B2">
      <w:pPr>
        <w:pStyle w:val="Sinespaciado"/>
      </w:pPr>
      <w:r w:rsidRPr="00646A4F">
        <w:rPr>
          <w:noProof/>
        </w:rPr>
        <w:drawing>
          <wp:inline distT="0" distB="0" distL="0" distR="0" wp14:anchorId="73F8D0C2" wp14:editId="6E2811D7">
            <wp:extent cx="5639918" cy="4619767"/>
            <wp:effectExtent l="0" t="0" r="0" b="0"/>
            <wp:docPr id="1680199001"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99001" name="Imagen 1" descr="Captura de pantalla de computadora&#10;&#10;El contenido generado por IA puede ser incorrecto."/>
                    <pic:cNvPicPr/>
                  </pic:nvPicPr>
                  <pic:blipFill>
                    <a:blip r:embed="rId155"/>
                    <a:stretch>
                      <a:fillRect/>
                    </a:stretch>
                  </pic:blipFill>
                  <pic:spPr>
                    <a:xfrm>
                      <a:off x="0" y="0"/>
                      <a:ext cx="5642476" cy="4621862"/>
                    </a:xfrm>
                    <a:prstGeom prst="rect">
                      <a:avLst/>
                    </a:prstGeom>
                  </pic:spPr>
                </pic:pic>
              </a:graphicData>
            </a:graphic>
          </wp:inline>
        </w:drawing>
      </w:r>
    </w:p>
    <w:p w14:paraId="01F96D99" w14:textId="77777777" w:rsidR="001914B2" w:rsidRDefault="001914B2" w:rsidP="001914B2"/>
    <w:p w14:paraId="0AA81164" w14:textId="68DAE07B" w:rsidR="00105BCE" w:rsidRDefault="00796A6B" w:rsidP="001914B2">
      <w:r>
        <w:t>Fuente: Captura realizada al sistema web EugCOM</w:t>
      </w:r>
    </w:p>
    <w:p w14:paraId="064D91B1" w14:textId="2872EB4E" w:rsidR="00796A6B" w:rsidRPr="00646A4F" w:rsidRDefault="00105BCE" w:rsidP="00105BCE">
      <w:pPr>
        <w:spacing w:line="278" w:lineRule="auto"/>
        <w:ind w:firstLine="0"/>
        <w:jc w:val="left"/>
      </w:pPr>
      <w:r>
        <w:br w:type="page"/>
      </w:r>
    </w:p>
    <w:p w14:paraId="6CAFEFAF" w14:textId="77777777" w:rsidR="00796A6B" w:rsidRDefault="00796A6B" w:rsidP="00796A6B">
      <w:pPr>
        <w:pStyle w:val="Ttulo2"/>
      </w:pPr>
      <w:r>
        <w:lastRenderedPageBreak/>
        <w:t>Prueba Unitaria CU N°6.3</w:t>
      </w:r>
    </w:p>
    <w:p w14:paraId="348AFBEB" w14:textId="77777777" w:rsidR="00796A6B" w:rsidRDefault="00796A6B" w:rsidP="00796A6B">
      <w:pPr>
        <w:spacing w:line="278" w:lineRule="auto"/>
        <w:ind w:firstLine="0"/>
        <w:jc w:val="left"/>
      </w:pPr>
    </w:p>
    <w:p w14:paraId="52EF3D36" w14:textId="77777777" w:rsidR="00796A6B" w:rsidRPr="00627D3D" w:rsidRDefault="00796A6B" w:rsidP="00796A6B">
      <w:r w:rsidRPr="00627D3D">
        <w:t xml:space="preserve">En la </w:t>
      </w:r>
      <w:r w:rsidRPr="00627D3D">
        <w:rPr>
          <w:i/>
        </w:rPr>
        <w:t xml:space="preserve">Tabla </w:t>
      </w:r>
      <w:r>
        <w:rPr>
          <w:i/>
        </w:rPr>
        <w:t>7.43</w:t>
      </w:r>
      <w:r w:rsidRPr="00627D3D">
        <w:t xml:space="preserve"> se puede visualizar el Caso de uso N°6.3 el Sistema permite visualizar casillas de selección, para que permita al usuario utilizar estas casillas en casos de sean muchos datos y seleccionarlos todos de forma global.</w:t>
      </w:r>
    </w:p>
    <w:p w14:paraId="3F0C2E76" w14:textId="77777777" w:rsidR="00796A6B" w:rsidRPr="00627D3D" w:rsidRDefault="00796A6B" w:rsidP="00796A6B">
      <w:pPr>
        <w:spacing w:line="278" w:lineRule="auto"/>
        <w:ind w:firstLine="0"/>
        <w:jc w:val="left"/>
      </w:pPr>
    </w:p>
    <w:p w14:paraId="515F49A5" w14:textId="77777777" w:rsidR="00796A6B" w:rsidRPr="00627D3D" w:rsidRDefault="00796A6B" w:rsidP="00796A6B">
      <w:pPr>
        <w:pStyle w:val="Descripcin"/>
      </w:pPr>
      <w:bookmarkStart w:id="905" w:name="_Toc209985126"/>
      <w:bookmarkStart w:id="906" w:name="_Toc210409423"/>
      <w:bookmarkStart w:id="907" w:name="_Toc210410203"/>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43</w:t>
      </w:r>
      <w:r>
        <w:rPr>
          <w:noProof/>
        </w:rPr>
        <w:fldChar w:fldCharType="end"/>
      </w:r>
      <w:r w:rsidRPr="00627D3D">
        <w:t xml:space="preserve"> Caso de uso N°6.3, Visualizando casillas de filtración</w:t>
      </w:r>
      <w:bookmarkEnd w:id="905"/>
      <w:bookmarkEnd w:id="906"/>
      <w:bookmarkEnd w:id="907"/>
    </w:p>
    <w:p w14:paraId="4F99248B" w14:textId="77777777" w:rsidR="00796A6B" w:rsidRPr="00627D3D" w:rsidRDefault="00796A6B" w:rsidP="00796A6B">
      <w:pPr>
        <w:pStyle w:val="Sinespaciado"/>
      </w:pPr>
      <w:r w:rsidRPr="00627D3D">
        <w:rPr>
          <w:noProof/>
        </w:rPr>
        <w:drawing>
          <wp:inline distT="0" distB="0" distL="0" distR="0" wp14:anchorId="76B30968" wp14:editId="4D7CC195">
            <wp:extent cx="5971540" cy="4485640"/>
            <wp:effectExtent l="0" t="0" r="0" b="0"/>
            <wp:docPr id="744753112" name="Imagen 6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71540" cy="4485640"/>
                    </a:xfrm>
                    <a:prstGeom prst="rect">
                      <a:avLst/>
                    </a:prstGeom>
                    <a:noFill/>
                    <a:ln>
                      <a:noFill/>
                    </a:ln>
                  </pic:spPr>
                </pic:pic>
              </a:graphicData>
            </a:graphic>
          </wp:inline>
        </w:drawing>
      </w:r>
    </w:p>
    <w:p w14:paraId="411BCE06" w14:textId="77777777" w:rsidR="00796A6B" w:rsidRPr="00627D3D" w:rsidRDefault="00796A6B" w:rsidP="00796A6B">
      <w:pPr>
        <w:spacing w:line="278" w:lineRule="auto"/>
        <w:ind w:firstLine="0"/>
        <w:jc w:val="left"/>
      </w:pPr>
    </w:p>
    <w:p w14:paraId="62BB9ABD" w14:textId="77777777" w:rsidR="00796A6B" w:rsidRDefault="00796A6B" w:rsidP="00796A6B">
      <w:r w:rsidRPr="00627D3D">
        <w:t>Fuente: Elaborado por el estudiante de acuerdo con el proyecto</w:t>
      </w:r>
    </w:p>
    <w:p w14:paraId="522C2757" w14:textId="77777777" w:rsidR="00796A6B" w:rsidRDefault="00796A6B" w:rsidP="00796A6B"/>
    <w:p w14:paraId="02EE16EA" w14:textId="77777777" w:rsidR="00796A6B" w:rsidRDefault="00796A6B" w:rsidP="00796A6B"/>
    <w:p w14:paraId="02F1CE7A" w14:textId="77777777" w:rsidR="00796A6B" w:rsidRDefault="00796A6B" w:rsidP="00796A6B">
      <w:r w:rsidRPr="008C5944">
        <w:lastRenderedPageBreak/>
        <w:t>Casos de prueba:</w:t>
      </w:r>
    </w:p>
    <w:p w14:paraId="45C3284C" w14:textId="77777777" w:rsidR="001914B2" w:rsidRDefault="001914B2" w:rsidP="00796A6B"/>
    <w:p w14:paraId="01BAB6CE" w14:textId="31908011" w:rsidR="0036467F" w:rsidRDefault="0036467F" w:rsidP="0036467F">
      <w:pPr>
        <w:numPr>
          <w:ilvl w:val="0"/>
          <w:numId w:val="332"/>
        </w:numPr>
        <w:tabs>
          <w:tab w:val="num" w:pos="720"/>
        </w:tabs>
        <w:rPr>
          <w:lang w:val="es-419"/>
        </w:rPr>
      </w:pPr>
      <w:r w:rsidRPr="0036467F">
        <w:rPr>
          <w:lang w:val="es-419"/>
        </w:rPr>
        <w:t>Verificar la existencia de casillas de filtración en la interfaz de permisos</w:t>
      </w:r>
      <w:r>
        <w:rPr>
          <w:lang w:val="es-419"/>
        </w:rPr>
        <w:t>.</w:t>
      </w:r>
    </w:p>
    <w:p w14:paraId="51C9789B" w14:textId="77777777" w:rsidR="0036467F" w:rsidRPr="0036467F" w:rsidRDefault="0036467F" w:rsidP="0036467F">
      <w:pPr>
        <w:ind w:left="1440" w:firstLine="0"/>
        <w:rPr>
          <w:lang w:val="es-419"/>
        </w:rPr>
      </w:pPr>
    </w:p>
    <w:p w14:paraId="7303B3D5" w14:textId="3924C194" w:rsidR="0036467F" w:rsidRDefault="0036467F" w:rsidP="0036467F">
      <w:pPr>
        <w:numPr>
          <w:ilvl w:val="0"/>
          <w:numId w:val="332"/>
        </w:numPr>
        <w:tabs>
          <w:tab w:val="num" w:pos="720"/>
        </w:tabs>
        <w:rPr>
          <w:lang w:val="es-419"/>
        </w:rPr>
      </w:pPr>
      <w:r w:rsidRPr="0036467F">
        <w:rPr>
          <w:lang w:val="es-419"/>
        </w:rPr>
        <w:t>Verificar la funcionalidad de selección múltiple mediante casillas de filtración</w:t>
      </w:r>
      <w:r>
        <w:rPr>
          <w:lang w:val="es-419"/>
        </w:rPr>
        <w:t>.</w:t>
      </w:r>
    </w:p>
    <w:p w14:paraId="27BC1171" w14:textId="77777777" w:rsidR="0036467F" w:rsidRPr="0036467F" w:rsidRDefault="0036467F" w:rsidP="0036467F">
      <w:pPr>
        <w:ind w:firstLine="0"/>
        <w:rPr>
          <w:lang w:val="es-419"/>
        </w:rPr>
      </w:pPr>
    </w:p>
    <w:p w14:paraId="7016D8A8" w14:textId="17F8BF42" w:rsidR="0036467F" w:rsidRDefault="0036467F" w:rsidP="0036467F">
      <w:pPr>
        <w:numPr>
          <w:ilvl w:val="0"/>
          <w:numId w:val="332"/>
        </w:numPr>
        <w:tabs>
          <w:tab w:val="num" w:pos="720"/>
        </w:tabs>
        <w:rPr>
          <w:lang w:val="es-419"/>
        </w:rPr>
      </w:pPr>
      <w:r w:rsidRPr="0036467F">
        <w:rPr>
          <w:lang w:val="es-419"/>
        </w:rPr>
        <w:t>Verificar la efectividad del filtrado mediante las casillas de selección</w:t>
      </w:r>
      <w:r>
        <w:rPr>
          <w:lang w:val="es-419"/>
        </w:rPr>
        <w:t>.</w:t>
      </w:r>
    </w:p>
    <w:p w14:paraId="568758C7" w14:textId="77777777" w:rsidR="00796A6B" w:rsidRPr="00005208" w:rsidRDefault="00796A6B" w:rsidP="00796A6B">
      <w:pPr>
        <w:rPr>
          <w:lang w:val="es-419"/>
        </w:rPr>
      </w:pPr>
    </w:p>
    <w:p w14:paraId="2165B2D2" w14:textId="77777777" w:rsidR="00796A6B" w:rsidRDefault="00796A6B" w:rsidP="00796A6B">
      <w:pPr>
        <w:ind w:left="720" w:firstLine="0"/>
      </w:pPr>
      <w:r w:rsidRPr="008C5944">
        <w:t>Resultados Esperados:</w:t>
      </w:r>
    </w:p>
    <w:p w14:paraId="3E130614" w14:textId="77777777" w:rsidR="001914B2" w:rsidRDefault="001914B2" w:rsidP="00796A6B">
      <w:pPr>
        <w:ind w:left="720" w:firstLine="0"/>
      </w:pPr>
    </w:p>
    <w:p w14:paraId="07260E4A" w14:textId="292F3B42" w:rsidR="0036467F" w:rsidRDefault="0036467F" w:rsidP="0036467F">
      <w:pPr>
        <w:numPr>
          <w:ilvl w:val="0"/>
          <w:numId w:val="333"/>
        </w:numPr>
        <w:tabs>
          <w:tab w:val="num" w:pos="720"/>
        </w:tabs>
        <w:rPr>
          <w:lang w:val="es-419"/>
        </w:rPr>
      </w:pPr>
      <w:r w:rsidRPr="0036467F">
        <w:rPr>
          <w:lang w:val="es-419"/>
        </w:rPr>
        <w:t>Las casillas de filtración son visibles y accesibles en la interfaz de gestión de permisos</w:t>
      </w:r>
      <w:r>
        <w:rPr>
          <w:lang w:val="es-419"/>
        </w:rPr>
        <w:t>.</w:t>
      </w:r>
    </w:p>
    <w:p w14:paraId="07B7896E" w14:textId="77777777" w:rsidR="0036467F" w:rsidRPr="0036467F" w:rsidRDefault="0036467F" w:rsidP="0036467F">
      <w:pPr>
        <w:ind w:left="1440" w:firstLine="0"/>
        <w:rPr>
          <w:lang w:val="es-419"/>
        </w:rPr>
      </w:pPr>
    </w:p>
    <w:p w14:paraId="59FED917" w14:textId="271FF33D" w:rsidR="0036467F" w:rsidRDefault="0036467F" w:rsidP="0036467F">
      <w:pPr>
        <w:numPr>
          <w:ilvl w:val="0"/>
          <w:numId w:val="333"/>
        </w:numPr>
        <w:tabs>
          <w:tab w:val="num" w:pos="720"/>
        </w:tabs>
        <w:rPr>
          <w:lang w:val="es-419"/>
        </w:rPr>
      </w:pPr>
      <w:r w:rsidRPr="0036467F">
        <w:rPr>
          <w:lang w:val="es-419"/>
        </w:rPr>
        <w:t>Las casillas permiten la selección múltiple para filtrar permisos según diversos criterios</w:t>
      </w:r>
      <w:r>
        <w:rPr>
          <w:lang w:val="es-419"/>
        </w:rPr>
        <w:t>.</w:t>
      </w:r>
    </w:p>
    <w:p w14:paraId="508B8A8F" w14:textId="77777777" w:rsidR="0036467F" w:rsidRPr="0036467F" w:rsidRDefault="0036467F" w:rsidP="0036467F">
      <w:pPr>
        <w:ind w:firstLine="0"/>
        <w:rPr>
          <w:lang w:val="es-419"/>
        </w:rPr>
      </w:pPr>
    </w:p>
    <w:p w14:paraId="20DB27A4" w14:textId="48B6783B" w:rsidR="0036467F" w:rsidRDefault="0036467F" w:rsidP="0036467F">
      <w:pPr>
        <w:numPr>
          <w:ilvl w:val="0"/>
          <w:numId w:val="333"/>
        </w:numPr>
        <w:tabs>
          <w:tab w:val="num" w:pos="720"/>
        </w:tabs>
        <w:rPr>
          <w:lang w:val="es-419"/>
        </w:rPr>
      </w:pPr>
      <w:r w:rsidRPr="0036467F">
        <w:rPr>
          <w:lang w:val="es-419"/>
        </w:rPr>
        <w:t>El sistema filtra efectivamente los permisos basándose en las casillas de selección marcadas</w:t>
      </w:r>
      <w:r>
        <w:rPr>
          <w:lang w:val="es-419"/>
        </w:rPr>
        <w:t>.</w:t>
      </w:r>
    </w:p>
    <w:p w14:paraId="21BDE0C8" w14:textId="77777777" w:rsidR="00796A6B" w:rsidRPr="00005208" w:rsidRDefault="00796A6B" w:rsidP="00796A6B">
      <w:pPr>
        <w:ind w:left="720" w:firstLine="0"/>
        <w:rPr>
          <w:lang w:val="es-419"/>
        </w:rPr>
      </w:pPr>
    </w:p>
    <w:p w14:paraId="0C651A26" w14:textId="77777777" w:rsidR="00796A6B" w:rsidRDefault="00796A6B" w:rsidP="00796A6B">
      <w:pPr>
        <w:ind w:left="720" w:firstLine="0"/>
      </w:pPr>
      <w:r w:rsidRPr="008C5944">
        <w:t>Resultados obtenidos</w:t>
      </w:r>
      <w:r>
        <w:t>:</w:t>
      </w:r>
    </w:p>
    <w:p w14:paraId="0E4952C2" w14:textId="77777777" w:rsidR="001914B2" w:rsidRDefault="001914B2" w:rsidP="00796A6B">
      <w:pPr>
        <w:ind w:left="720" w:firstLine="0"/>
      </w:pPr>
    </w:p>
    <w:p w14:paraId="3589587A" w14:textId="28F83342" w:rsidR="001914B2" w:rsidRDefault="0036467F" w:rsidP="001914B2">
      <w:pPr>
        <w:numPr>
          <w:ilvl w:val="0"/>
          <w:numId w:val="334"/>
        </w:numPr>
        <w:tabs>
          <w:tab w:val="num" w:pos="720"/>
        </w:tabs>
        <w:rPr>
          <w:lang w:val="es-419"/>
        </w:rPr>
      </w:pPr>
      <w:r w:rsidRPr="0036467F">
        <w:rPr>
          <w:lang w:val="es-419"/>
        </w:rPr>
        <w:t>Las casillas de filtración están disponibles en la interfaz de permisos</w:t>
      </w:r>
      <w:r>
        <w:rPr>
          <w:lang w:val="es-419"/>
        </w:rPr>
        <w:t>.</w:t>
      </w:r>
    </w:p>
    <w:p w14:paraId="459133CA" w14:textId="77777777" w:rsidR="001914B2" w:rsidRPr="001914B2" w:rsidRDefault="001914B2" w:rsidP="001914B2">
      <w:pPr>
        <w:ind w:left="1440" w:firstLine="0"/>
        <w:rPr>
          <w:lang w:val="es-419"/>
        </w:rPr>
      </w:pPr>
    </w:p>
    <w:p w14:paraId="34CFA6F1" w14:textId="1C6AE903" w:rsidR="0036467F" w:rsidRDefault="0036467F" w:rsidP="0036467F">
      <w:pPr>
        <w:numPr>
          <w:ilvl w:val="0"/>
          <w:numId w:val="334"/>
        </w:numPr>
        <w:tabs>
          <w:tab w:val="num" w:pos="720"/>
        </w:tabs>
        <w:rPr>
          <w:lang w:val="es-419"/>
        </w:rPr>
      </w:pPr>
      <w:r w:rsidRPr="0036467F">
        <w:rPr>
          <w:lang w:val="es-419"/>
        </w:rPr>
        <w:lastRenderedPageBreak/>
        <w:t>La selección múltiple mediante casillas de filtración funciona correctamente</w:t>
      </w:r>
      <w:r>
        <w:rPr>
          <w:lang w:val="es-419"/>
        </w:rPr>
        <w:t>.</w:t>
      </w:r>
    </w:p>
    <w:p w14:paraId="77412E52" w14:textId="77777777" w:rsidR="0036467F" w:rsidRPr="0036467F" w:rsidRDefault="0036467F" w:rsidP="0036467F">
      <w:pPr>
        <w:ind w:firstLine="0"/>
        <w:rPr>
          <w:lang w:val="es-419"/>
        </w:rPr>
      </w:pPr>
    </w:p>
    <w:p w14:paraId="1D4430B6" w14:textId="443F48EB" w:rsidR="0036467F" w:rsidRDefault="0036467F" w:rsidP="0036467F">
      <w:pPr>
        <w:numPr>
          <w:ilvl w:val="0"/>
          <w:numId w:val="334"/>
        </w:numPr>
        <w:tabs>
          <w:tab w:val="num" w:pos="720"/>
        </w:tabs>
        <w:rPr>
          <w:lang w:val="es-419"/>
        </w:rPr>
      </w:pPr>
      <w:r w:rsidRPr="0036467F">
        <w:rPr>
          <w:lang w:val="es-419"/>
        </w:rPr>
        <w:t>El filtrado de permisos mediante casillas de selección es efectivo y preciso</w:t>
      </w:r>
      <w:r>
        <w:rPr>
          <w:lang w:val="es-419"/>
        </w:rPr>
        <w:t>.</w:t>
      </w:r>
    </w:p>
    <w:p w14:paraId="2486B72E" w14:textId="77777777" w:rsidR="0036467F" w:rsidRPr="0036467F" w:rsidRDefault="0036467F" w:rsidP="0036467F">
      <w:pPr>
        <w:rPr>
          <w:lang w:val="es-419"/>
        </w:rPr>
      </w:pPr>
    </w:p>
    <w:p w14:paraId="03723689" w14:textId="7D933BE2" w:rsidR="00796A6B" w:rsidRPr="00105BCE" w:rsidRDefault="00105BCE" w:rsidP="00105BCE">
      <w:pPr>
        <w:rPr>
          <w:lang w:val="es-419"/>
        </w:rPr>
      </w:pPr>
      <w:r w:rsidRPr="00105BCE">
        <w:rPr>
          <w:lang w:val="es-419"/>
        </w:rPr>
        <w:t xml:space="preserve">En la figura 7.43 </w:t>
      </w:r>
      <w:r w:rsidRPr="00105BCE">
        <w:t>muestra la tabla de permisos registrados, en la que aparecen los datos de los empleados con sus respectivos permisos (ID de permiso, RUT, nombre, apellido y descripción). A la izquierda de cada fila se encuentran las casillas de selección, que permiten marcar uno o varios registros para realizar acciones posteriores, como eliminarlos o gestionarlos en conjunto.</w:t>
      </w:r>
    </w:p>
    <w:p w14:paraId="48556D59" w14:textId="40F5C3D4" w:rsidR="00267181" w:rsidRPr="008C5944" w:rsidRDefault="00267181" w:rsidP="00267181">
      <w:pPr>
        <w:pStyle w:val="Descripcin"/>
      </w:pPr>
      <w:bookmarkStart w:id="908" w:name="_Toc210409424"/>
      <w:bookmarkStart w:id="909" w:name="_Toc210410204"/>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43</w:t>
      </w:r>
      <w:r>
        <w:rPr>
          <w:noProof/>
        </w:rPr>
        <w:fldChar w:fldCharType="end"/>
      </w:r>
      <w:r>
        <w:t xml:space="preserve"> “Captura de pantalla de prueba 1-2-3 caso de uso N°6.3”</w:t>
      </w:r>
      <w:bookmarkEnd w:id="908"/>
      <w:bookmarkEnd w:id="909"/>
    </w:p>
    <w:p w14:paraId="1D1EF97A" w14:textId="77777777" w:rsidR="00267181" w:rsidRPr="00005208" w:rsidRDefault="00267181" w:rsidP="00796A6B">
      <w:pPr>
        <w:ind w:left="720" w:firstLine="0"/>
        <w:rPr>
          <w:lang w:val="es-419"/>
        </w:rPr>
      </w:pPr>
    </w:p>
    <w:p w14:paraId="1FE28FA9" w14:textId="77777777" w:rsidR="001914B2" w:rsidRDefault="00ED1117" w:rsidP="001914B2">
      <w:pPr>
        <w:pStyle w:val="Sinespaciado"/>
      </w:pPr>
      <w:r w:rsidRPr="00ED1117">
        <w:rPr>
          <w:noProof/>
        </w:rPr>
        <w:drawing>
          <wp:inline distT="0" distB="0" distL="0" distR="0" wp14:anchorId="2AB33490" wp14:editId="333613CD">
            <wp:extent cx="5971540" cy="575310"/>
            <wp:effectExtent l="0" t="0" r="0" b="0"/>
            <wp:docPr id="1022520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20157" name=""/>
                    <pic:cNvPicPr/>
                  </pic:nvPicPr>
                  <pic:blipFill>
                    <a:blip r:embed="rId156"/>
                    <a:stretch>
                      <a:fillRect/>
                    </a:stretch>
                  </pic:blipFill>
                  <pic:spPr>
                    <a:xfrm>
                      <a:off x="0" y="0"/>
                      <a:ext cx="5971540" cy="575310"/>
                    </a:xfrm>
                    <a:prstGeom prst="rect">
                      <a:avLst/>
                    </a:prstGeom>
                  </pic:spPr>
                </pic:pic>
              </a:graphicData>
            </a:graphic>
          </wp:inline>
        </w:drawing>
      </w:r>
    </w:p>
    <w:p w14:paraId="6382A1F9" w14:textId="77777777" w:rsidR="001914B2" w:rsidRDefault="001914B2" w:rsidP="001914B2"/>
    <w:p w14:paraId="37A59E57" w14:textId="24A18546" w:rsidR="00796A6B" w:rsidRPr="002A28A4" w:rsidRDefault="00796A6B" w:rsidP="001914B2">
      <w:pPr>
        <w:rPr>
          <w:u w:val="single"/>
        </w:rPr>
      </w:pPr>
      <w:r>
        <w:t>Fuente: Captura realizada al sistema web EugCOM</w:t>
      </w:r>
    </w:p>
    <w:p w14:paraId="67B84B04" w14:textId="77777777" w:rsidR="00796A6B" w:rsidRPr="00CB0FA9" w:rsidRDefault="00796A6B" w:rsidP="00796A6B">
      <w:pPr>
        <w:spacing w:line="278" w:lineRule="auto"/>
        <w:ind w:firstLine="0"/>
        <w:jc w:val="left"/>
        <w:rPr>
          <w:rFonts w:eastAsiaTheme="majorEastAsia" w:cstheme="majorBidi"/>
          <w:szCs w:val="32"/>
        </w:rPr>
      </w:pPr>
      <w:r>
        <w:br w:type="page"/>
      </w:r>
    </w:p>
    <w:p w14:paraId="2422C95F" w14:textId="77777777" w:rsidR="00796A6B" w:rsidRDefault="00796A6B" w:rsidP="00796A6B">
      <w:pPr>
        <w:pStyle w:val="Ttulo2"/>
      </w:pPr>
      <w:r>
        <w:lastRenderedPageBreak/>
        <w:t>Prueba Unitaria CU N°6.4</w:t>
      </w:r>
    </w:p>
    <w:p w14:paraId="65941115" w14:textId="77777777" w:rsidR="00796A6B" w:rsidRDefault="00796A6B" w:rsidP="00796A6B">
      <w:pPr>
        <w:spacing w:line="278" w:lineRule="auto"/>
        <w:ind w:firstLine="0"/>
        <w:jc w:val="left"/>
      </w:pPr>
    </w:p>
    <w:p w14:paraId="7C604F15" w14:textId="77777777" w:rsidR="00796A6B" w:rsidRPr="00627D3D" w:rsidRDefault="00796A6B" w:rsidP="00796A6B">
      <w:r w:rsidRPr="00627D3D">
        <w:t xml:space="preserve">En la </w:t>
      </w:r>
      <w:r w:rsidRPr="00627D3D">
        <w:rPr>
          <w:i/>
        </w:rPr>
        <w:t xml:space="preserve">Tabla </w:t>
      </w:r>
      <w:r>
        <w:rPr>
          <w:i/>
        </w:rPr>
        <w:t>7.44 se</w:t>
      </w:r>
      <w:r w:rsidRPr="00627D3D">
        <w:t xml:space="preserve"> puede visualizar el Caso de uso N°6.4, el sistema permite a los usuarios crear los permisos para los empleados que lo requieran y debido al motivo, cantidad de permisos que tenga, se les permite agregar el goce de sueldo o no.</w:t>
      </w:r>
    </w:p>
    <w:p w14:paraId="15C6CD85" w14:textId="77777777" w:rsidR="00796A6B" w:rsidRPr="00627D3D" w:rsidRDefault="00796A6B" w:rsidP="00796A6B">
      <w:pPr>
        <w:spacing w:line="278" w:lineRule="auto"/>
        <w:ind w:firstLine="0"/>
        <w:jc w:val="left"/>
        <w:rPr>
          <w:i/>
        </w:rPr>
      </w:pPr>
    </w:p>
    <w:p w14:paraId="06C72895" w14:textId="77777777" w:rsidR="00796A6B" w:rsidRPr="00627D3D" w:rsidRDefault="00796A6B" w:rsidP="00796A6B">
      <w:pPr>
        <w:pStyle w:val="Descripcin"/>
      </w:pPr>
      <w:bookmarkStart w:id="910" w:name="_Toc209985127"/>
      <w:bookmarkStart w:id="911" w:name="_Toc210409425"/>
      <w:bookmarkStart w:id="912" w:name="_Toc210410205"/>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44</w:t>
      </w:r>
      <w:r>
        <w:rPr>
          <w:noProof/>
        </w:rPr>
        <w:fldChar w:fldCharType="end"/>
      </w:r>
      <w:r w:rsidRPr="00627D3D">
        <w:t xml:space="preserve"> Caso de uso N°6.4, registrando motivo de permisos</w:t>
      </w:r>
      <w:bookmarkEnd w:id="910"/>
      <w:bookmarkEnd w:id="911"/>
      <w:bookmarkEnd w:id="912"/>
    </w:p>
    <w:p w14:paraId="216C97A0" w14:textId="77777777" w:rsidR="00796A6B" w:rsidRPr="00627D3D" w:rsidRDefault="00796A6B" w:rsidP="00796A6B">
      <w:pPr>
        <w:pStyle w:val="Sinespaciado"/>
      </w:pPr>
      <w:r>
        <w:rPr>
          <w:noProof/>
        </w:rPr>
        <w:drawing>
          <wp:inline distT="0" distB="0" distL="0" distR="0" wp14:anchorId="461B530F" wp14:editId="214E4FCD">
            <wp:extent cx="4776952" cy="5185877"/>
            <wp:effectExtent l="0" t="0" r="5080" b="0"/>
            <wp:docPr id="95252830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53791" name="Imagen 1" descr="Interfaz de usuario gráfica, Texto&#10;&#10;El contenido generado por IA puede ser incorrecto."/>
                    <pic:cNvPicPr>
                      <a:picLocks noChangeAspect="1"/>
                    </pic:cNvPicPr>
                  </pic:nvPicPr>
                  <pic:blipFill>
                    <a:blip r:embed="rId60"/>
                    <a:stretch>
                      <a:fillRect/>
                    </a:stretch>
                  </pic:blipFill>
                  <pic:spPr>
                    <a:xfrm>
                      <a:off x="0" y="0"/>
                      <a:ext cx="4786323" cy="5196050"/>
                    </a:xfrm>
                    <a:prstGeom prst="rect">
                      <a:avLst/>
                    </a:prstGeom>
                  </pic:spPr>
                </pic:pic>
              </a:graphicData>
            </a:graphic>
          </wp:inline>
        </w:drawing>
      </w:r>
    </w:p>
    <w:p w14:paraId="5E019124" w14:textId="77777777" w:rsidR="00796A6B" w:rsidRPr="00627D3D" w:rsidRDefault="00796A6B" w:rsidP="00796A6B">
      <w:pPr>
        <w:spacing w:line="278" w:lineRule="auto"/>
        <w:ind w:firstLine="0"/>
        <w:jc w:val="left"/>
      </w:pPr>
    </w:p>
    <w:p w14:paraId="7D29FEDF" w14:textId="77777777" w:rsidR="00796A6B" w:rsidRPr="00A21AEF" w:rsidRDefault="00796A6B" w:rsidP="00796A6B">
      <w:r w:rsidRPr="00627D3D">
        <w:t>Fuente: Elaborado por el estudiante de acuerdo con el proyecto</w:t>
      </w:r>
    </w:p>
    <w:p w14:paraId="4F23A753" w14:textId="77777777" w:rsidR="00796A6B" w:rsidRDefault="00796A6B" w:rsidP="00796A6B">
      <w:r w:rsidRPr="008C5944">
        <w:lastRenderedPageBreak/>
        <w:t>Casos de prueba:</w:t>
      </w:r>
    </w:p>
    <w:p w14:paraId="2305DD3C" w14:textId="77777777" w:rsidR="001914B2" w:rsidRDefault="001914B2" w:rsidP="00796A6B"/>
    <w:p w14:paraId="43B87D65" w14:textId="4CC2955D" w:rsidR="0036467F" w:rsidRDefault="0036467F" w:rsidP="0036467F">
      <w:pPr>
        <w:numPr>
          <w:ilvl w:val="0"/>
          <w:numId w:val="335"/>
        </w:numPr>
        <w:tabs>
          <w:tab w:val="num" w:pos="720"/>
        </w:tabs>
        <w:rPr>
          <w:lang w:val="es-419"/>
        </w:rPr>
      </w:pPr>
      <w:r w:rsidRPr="0036467F">
        <w:rPr>
          <w:lang w:val="es-419"/>
        </w:rPr>
        <w:t>Verificar la existencia de la opción para registrar nuevos motivos de permisos</w:t>
      </w:r>
      <w:r>
        <w:rPr>
          <w:lang w:val="es-419"/>
        </w:rPr>
        <w:t>.</w:t>
      </w:r>
    </w:p>
    <w:p w14:paraId="03A38324" w14:textId="77777777" w:rsidR="0036467F" w:rsidRPr="0036467F" w:rsidRDefault="0036467F" w:rsidP="0036467F">
      <w:pPr>
        <w:ind w:left="1440" w:firstLine="0"/>
        <w:rPr>
          <w:lang w:val="es-419"/>
        </w:rPr>
      </w:pPr>
    </w:p>
    <w:p w14:paraId="17AF6409" w14:textId="32EAA48A" w:rsidR="0036467F" w:rsidRDefault="0036467F" w:rsidP="0036467F">
      <w:pPr>
        <w:numPr>
          <w:ilvl w:val="0"/>
          <w:numId w:val="335"/>
        </w:numPr>
        <w:tabs>
          <w:tab w:val="num" w:pos="720"/>
        </w:tabs>
        <w:rPr>
          <w:lang w:val="es-419"/>
        </w:rPr>
      </w:pPr>
      <w:r w:rsidRPr="0036467F">
        <w:rPr>
          <w:lang w:val="es-419"/>
        </w:rPr>
        <w:t>Verificar la funcionalidad de registro de motivos de permisos en el sistema</w:t>
      </w:r>
      <w:r>
        <w:rPr>
          <w:lang w:val="es-419"/>
        </w:rPr>
        <w:t>.</w:t>
      </w:r>
    </w:p>
    <w:p w14:paraId="02376B71" w14:textId="77777777" w:rsidR="0036467F" w:rsidRPr="0036467F" w:rsidRDefault="0036467F" w:rsidP="0036467F">
      <w:pPr>
        <w:ind w:firstLine="0"/>
        <w:rPr>
          <w:lang w:val="es-419"/>
        </w:rPr>
      </w:pPr>
    </w:p>
    <w:p w14:paraId="0D484F1D" w14:textId="7C29BA50" w:rsidR="0036467F" w:rsidRPr="001914B2" w:rsidRDefault="0036467F" w:rsidP="001914B2">
      <w:pPr>
        <w:numPr>
          <w:ilvl w:val="0"/>
          <w:numId w:val="335"/>
        </w:numPr>
        <w:tabs>
          <w:tab w:val="num" w:pos="720"/>
        </w:tabs>
        <w:rPr>
          <w:lang w:val="es-419"/>
        </w:rPr>
      </w:pPr>
      <w:r w:rsidRPr="0036467F">
        <w:rPr>
          <w:lang w:val="es-419"/>
        </w:rPr>
        <w:t>Verificar el guardado correcto de los motivos de permisos registrados</w:t>
      </w:r>
      <w:r>
        <w:rPr>
          <w:lang w:val="es-419"/>
        </w:rPr>
        <w:t>.</w:t>
      </w:r>
    </w:p>
    <w:p w14:paraId="1B826119" w14:textId="77777777" w:rsidR="00796A6B" w:rsidRPr="00005208" w:rsidRDefault="00796A6B" w:rsidP="00796A6B">
      <w:pPr>
        <w:rPr>
          <w:lang w:val="es-419"/>
        </w:rPr>
      </w:pPr>
    </w:p>
    <w:p w14:paraId="73D3C0A3" w14:textId="77777777" w:rsidR="00796A6B" w:rsidRDefault="00796A6B" w:rsidP="00796A6B">
      <w:pPr>
        <w:ind w:left="720" w:firstLine="0"/>
      </w:pPr>
      <w:r w:rsidRPr="008C5944">
        <w:t>Resultados Esperados:</w:t>
      </w:r>
    </w:p>
    <w:p w14:paraId="376C90DE" w14:textId="77777777" w:rsidR="001914B2" w:rsidRDefault="001914B2" w:rsidP="00796A6B">
      <w:pPr>
        <w:ind w:left="720" w:firstLine="0"/>
      </w:pPr>
    </w:p>
    <w:p w14:paraId="69E06855" w14:textId="258123BB" w:rsidR="0036467F" w:rsidRDefault="0036467F" w:rsidP="0036467F">
      <w:pPr>
        <w:numPr>
          <w:ilvl w:val="0"/>
          <w:numId w:val="336"/>
        </w:numPr>
        <w:tabs>
          <w:tab w:val="num" w:pos="720"/>
        </w:tabs>
        <w:rPr>
          <w:lang w:val="es-419"/>
        </w:rPr>
      </w:pPr>
      <w:r w:rsidRPr="0036467F">
        <w:rPr>
          <w:lang w:val="es-419"/>
        </w:rPr>
        <w:t>La opción para registrar nuevos motivos de permisos es visible y accesible en la interfaz correspondiente</w:t>
      </w:r>
      <w:r>
        <w:rPr>
          <w:lang w:val="es-419"/>
        </w:rPr>
        <w:t>.</w:t>
      </w:r>
    </w:p>
    <w:p w14:paraId="6D877C0F" w14:textId="77777777" w:rsidR="0036467F" w:rsidRPr="0036467F" w:rsidRDefault="0036467F" w:rsidP="0036467F">
      <w:pPr>
        <w:ind w:left="1440" w:firstLine="0"/>
        <w:rPr>
          <w:lang w:val="es-419"/>
        </w:rPr>
      </w:pPr>
    </w:p>
    <w:p w14:paraId="610F62D6" w14:textId="01AF49C8" w:rsidR="0036467F" w:rsidRDefault="0036467F" w:rsidP="0036467F">
      <w:pPr>
        <w:numPr>
          <w:ilvl w:val="0"/>
          <w:numId w:val="336"/>
        </w:numPr>
        <w:tabs>
          <w:tab w:val="num" w:pos="720"/>
        </w:tabs>
        <w:rPr>
          <w:lang w:val="es-419"/>
        </w:rPr>
      </w:pPr>
      <w:r w:rsidRPr="0036467F">
        <w:rPr>
          <w:lang w:val="es-419"/>
        </w:rPr>
        <w:t>El sistema permite registrar correctamente nuevos motivos de permisos con sus descripciones completas</w:t>
      </w:r>
      <w:r>
        <w:rPr>
          <w:lang w:val="es-419"/>
        </w:rPr>
        <w:t>.</w:t>
      </w:r>
    </w:p>
    <w:p w14:paraId="030FA67A" w14:textId="77777777" w:rsidR="0036467F" w:rsidRPr="0036467F" w:rsidRDefault="0036467F" w:rsidP="0036467F">
      <w:pPr>
        <w:ind w:firstLine="0"/>
        <w:rPr>
          <w:lang w:val="es-419"/>
        </w:rPr>
      </w:pPr>
    </w:p>
    <w:p w14:paraId="264FA368" w14:textId="5C975384" w:rsidR="0036467F" w:rsidRDefault="0036467F" w:rsidP="0036467F">
      <w:pPr>
        <w:numPr>
          <w:ilvl w:val="0"/>
          <w:numId w:val="336"/>
        </w:numPr>
        <w:tabs>
          <w:tab w:val="num" w:pos="720"/>
        </w:tabs>
        <w:rPr>
          <w:lang w:val="es-419"/>
        </w:rPr>
      </w:pPr>
      <w:r w:rsidRPr="0036467F">
        <w:rPr>
          <w:lang w:val="es-419"/>
        </w:rPr>
        <w:t>Los motivos de permisos registrados se guardan correctamente en el sistema y están disponibles para su uso</w:t>
      </w:r>
      <w:r>
        <w:rPr>
          <w:lang w:val="es-419"/>
        </w:rPr>
        <w:t>.</w:t>
      </w:r>
    </w:p>
    <w:p w14:paraId="40F5CF5B" w14:textId="77777777" w:rsidR="00796A6B" w:rsidRPr="00005208" w:rsidRDefault="00796A6B" w:rsidP="00796A6B">
      <w:pPr>
        <w:ind w:left="720" w:firstLine="0"/>
        <w:rPr>
          <w:lang w:val="es-419"/>
        </w:rPr>
      </w:pPr>
    </w:p>
    <w:p w14:paraId="3120B777" w14:textId="77777777" w:rsidR="00796A6B" w:rsidRDefault="00796A6B" w:rsidP="00796A6B">
      <w:pPr>
        <w:ind w:left="720" w:firstLine="0"/>
      </w:pPr>
      <w:r w:rsidRPr="008C5944">
        <w:t>Resultados obtenidos</w:t>
      </w:r>
      <w:r>
        <w:t>:</w:t>
      </w:r>
    </w:p>
    <w:p w14:paraId="6D8E26D4" w14:textId="77777777" w:rsidR="001914B2" w:rsidRDefault="001914B2" w:rsidP="00796A6B">
      <w:pPr>
        <w:ind w:left="720" w:firstLine="0"/>
      </w:pPr>
    </w:p>
    <w:p w14:paraId="15D13041" w14:textId="559F57CE" w:rsidR="0036467F" w:rsidRDefault="0036467F" w:rsidP="0036467F">
      <w:pPr>
        <w:numPr>
          <w:ilvl w:val="0"/>
          <w:numId w:val="337"/>
        </w:numPr>
        <w:tabs>
          <w:tab w:val="num" w:pos="720"/>
        </w:tabs>
        <w:rPr>
          <w:lang w:val="es-419"/>
        </w:rPr>
      </w:pPr>
      <w:r w:rsidRPr="0036467F">
        <w:rPr>
          <w:lang w:val="es-419"/>
        </w:rPr>
        <w:t>La opción de registro de motivos de permisos está disponible en la interfaz</w:t>
      </w:r>
      <w:r>
        <w:rPr>
          <w:lang w:val="es-419"/>
        </w:rPr>
        <w:t>.</w:t>
      </w:r>
    </w:p>
    <w:p w14:paraId="3E611D80" w14:textId="77777777" w:rsidR="0036467F" w:rsidRPr="0036467F" w:rsidRDefault="0036467F" w:rsidP="0036467F">
      <w:pPr>
        <w:rPr>
          <w:lang w:val="es-419"/>
        </w:rPr>
      </w:pPr>
    </w:p>
    <w:p w14:paraId="1534EF54" w14:textId="2EB59DEE" w:rsidR="0036467F" w:rsidRDefault="0036467F" w:rsidP="0036467F">
      <w:pPr>
        <w:numPr>
          <w:ilvl w:val="0"/>
          <w:numId w:val="337"/>
        </w:numPr>
        <w:tabs>
          <w:tab w:val="num" w:pos="720"/>
        </w:tabs>
        <w:rPr>
          <w:lang w:val="es-419"/>
        </w:rPr>
      </w:pPr>
      <w:r w:rsidRPr="0036467F">
        <w:rPr>
          <w:lang w:val="es-419"/>
        </w:rPr>
        <w:lastRenderedPageBreak/>
        <w:t>El registro de nuevos motivos de permisos funciona correctamente</w:t>
      </w:r>
      <w:r>
        <w:rPr>
          <w:lang w:val="es-419"/>
        </w:rPr>
        <w:t>.</w:t>
      </w:r>
    </w:p>
    <w:p w14:paraId="0FCF62D1" w14:textId="77777777" w:rsidR="0036467F" w:rsidRPr="0036467F" w:rsidRDefault="0036467F" w:rsidP="0036467F">
      <w:pPr>
        <w:ind w:firstLine="0"/>
        <w:rPr>
          <w:lang w:val="es-419"/>
        </w:rPr>
      </w:pPr>
    </w:p>
    <w:p w14:paraId="2ACE2875" w14:textId="27F74DB8" w:rsidR="0036467F" w:rsidRDefault="0036467F" w:rsidP="0036467F">
      <w:pPr>
        <w:numPr>
          <w:ilvl w:val="0"/>
          <w:numId w:val="337"/>
        </w:numPr>
        <w:tabs>
          <w:tab w:val="num" w:pos="720"/>
        </w:tabs>
        <w:rPr>
          <w:lang w:val="es-419"/>
        </w:rPr>
      </w:pPr>
      <w:r w:rsidRPr="0036467F">
        <w:rPr>
          <w:lang w:val="es-419"/>
        </w:rPr>
        <w:t>Los motivos de permisos registrados se guardan exitosamente en el sistema y permanecen disponibles</w:t>
      </w:r>
      <w:r>
        <w:rPr>
          <w:lang w:val="es-419"/>
        </w:rPr>
        <w:t>.</w:t>
      </w:r>
    </w:p>
    <w:p w14:paraId="5D7603B0" w14:textId="77777777" w:rsidR="0036467F" w:rsidRPr="0036467F" w:rsidRDefault="0036467F" w:rsidP="0036467F">
      <w:pPr>
        <w:ind w:firstLine="0"/>
        <w:rPr>
          <w:lang w:val="es-419"/>
        </w:rPr>
      </w:pPr>
    </w:p>
    <w:p w14:paraId="7FFE6BBC" w14:textId="3DB40CA1" w:rsidR="00796A6B" w:rsidRPr="00105BCE" w:rsidRDefault="00105BCE" w:rsidP="00105BCE">
      <w:pPr>
        <w:rPr>
          <w:lang w:val="es-419"/>
        </w:rPr>
      </w:pPr>
      <w:r w:rsidRPr="00105BCE">
        <w:rPr>
          <w:lang w:val="es-419"/>
        </w:rPr>
        <w:t xml:space="preserve">En la figura 7.44 </w:t>
      </w:r>
      <w:r w:rsidRPr="00105BCE">
        <w:t>el módulo Motivos de Permisos se registran las diferentes causas por las que un empleado puede solicitar un permiso, completando el formulario con la descripción y estado correspondiente; al presionar Registrar, el sistema confirma el ingreso y muestra el nuevo motivo en la tabla con su ID, nombre, fecha de creación, estado y la opción de cambiarlo posteriormente, permitiendo mantener un historial claro y gestionado de todos los motivos de permisos.</w:t>
      </w:r>
    </w:p>
    <w:p w14:paraId="7EC0441C" w14:textId="2747B4D1" w:rsidR="00267181" w:rsidRPr="00105BCE" w:rsidRDefault="00267181" w:rsidP="00105BCE">
      <w:pPr>
        <w:pStyle w:val="Descripcin"/>
      </w:pPr>
      <w:bookmarkStart w:id="913" w:name="_Toc210409426"/>
      <w:bookmarkStart w:id="914" w:name="_Toc210410206"/>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44</w:t>
      </w:r>
      <w:r>
        <w:rPr>
          <w:noProof/>
        </w:rPr>
        <w:fldChar w:fldCharType="end"/>
      </w:r>
      <w:r>
        <w:t xml:space="preserve"> “Captura de pantalla de prueba 1-2-3 caso de uso N°6.4”</w:t>
      </w:r>
      <w:bookmarkEnd w:id="913"/>
      <w:bookmarkEnd w:id="914"/>
    </w:p>
    <w:p w14:paraId="2AC30613" w14:textId="77777777" w:rsidR="001914B2" w:rsidRDefault="002A28A4" w:rsidP="001914B2">
      <w:pPr>
        <w:pStyle w:val="Sinespaciado"/>
      </w:pPr>
      <w:r w:rsidRPr="002A28A4">
        <w:rPr>
          <w:noProof/>
        </w:rPr>
        <w:drawing>
          <wp:inline distT="0" distB="0" distL="0" distR="0" wp14:anchorId="3CB37740" wp14:editId="20E03997">
            <wp:extent cx="4698113" cy="4200525"/>
            <wp:effectExtent l="0" t="0" r="7620" b="0"/>
            <wp:docPr id="1028833725"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33725" name="Imagen 1" descr="Captura de pantalla de computadora&#10;&#10;El contenido generado por IA puede ser incorrecto."/>
                    <pic:cNvPicPr/>
                  </pic:nvPicPr>
                  <pic:blipFill>
                    <a:blip r:embed="rId157"/>
                    <a:stretch>
                      <a:fillRect/>
                    </a:stretch>
                  </pic:blipFill>
                  <pic:spPr>
                    <a:xfrm>
                      <a:off x="0" y="0"/>
                      <a:ext cx="4706425" cy="4207956"/>
                    </a:xfrm>
                    <a:prstGeom prst="rect">
                      <a:avLst/>
                    </a:prstGeom>
                  </pic:spPr>
                </pic:pic>
              </a:graphicData>
            </a:graphic>
          </wp:inline>
        </w:drawing>
      </w:r>
    </w:p>
    <w:p w14:paraId="484D5EF1" w14:textId="77777777" w:rsidR="001914B2" w:rsidRDefault="001914B2" w:rsidP="001914B2">
      <w:pPr>
        <w:pStyle w:val="Sinespaciado"/>
      </w:pPr>
    </w:p>
    <w:p w14:paraId="5E18AE60" w14:textId="1832406A" w:rsidR="00796A6B" w:rsidRPr="00105BCE" w:rsidRDefault="00796A6B" w:rsidP="00105BCE">
      <w:r>
        <w:t>Fuente: Captura realizada al sistema web EugCOM</w:t>
      </w:r>
    </w:p>
    <w:p w14:paraId="73E6878B" w14:textId="77777777" w:rsidR="00796A6B" w:rsidRDefault="00796A6B" w:rsidP="00796A6B">
      <w:pPr>
        <w:pStyle w:val="Ttulo2"/>
      </w:pPr>
      <w:r>
        <w:lastRenderedPageBreak/>
        <w:t>Prueba Unitaria CU N°6.6</w:t>
      </w:r>
    </w:p>
    <w:p w14:paraId="6DEAC432" w14:textId="77777777" w:rsidR="00796A6B" w:rsidRDefault="00796A6B" w:rsidP="00796A6B">
      <w:pPr>
        <w:spacing w:line="278" w:lineRule="auto"/>
        <w:ind w:firstLine="0"/>
        <w:jc w:val="left"/>
      </w:pPr>
    </w:p>
    <w:p w14:paraId="6275B729" w14:textId="77777777" w:rsidR="00796A6B" w:rsidRPr="00627D3D" w:rsidRDefault="00796A6B" w:rsidP="00796A6B">
      <w:r w:rsidRPr="00627D3D">
        <w:t xml:space="preserve">En la </w:t>
      </w:r>
      <w:r w:rsidRPr="00627D3D">
        <w:rPr>
          <w:i/>
        </w:rPr>
        <w:t xml:space="preserve">Tabla </w:t>
      </w:r>
      <w:r>
        <w:rPr>
          <w:i/>
        </w:rPr>
        <w:t>7.45</w:t>
      </w:r>
      <w:r w:rsidRPr="00627D3D">
        <w:t xml:space="preserve"> se puede visualizar el Caso de uso N°6.6, consiste en que al usuario le permite seleccionar los permisos aprobados de los empleados.</w:t>
      </w:r>
    </w:p>
    <w:p w14:paraId="5900899E" w14:textId="77777777" w:rsidR="00796A6B" w:rsidRPr="00627D3D" w:rsidRDefault="00796A6B" w:rsidP="00796A6B">
      <w:pPr>
        <w:spacing w:line="278" w:lineRule="auto"/>
        <w:ind w:firstLine="0"/>
        <w:jc w:val="left"/>
      </w:pPr>
    </w:p>
    <w:p w14:paraId="04AC578E" w14:textId="77777777" w:rsidR="00796A6B" w:rsidRPr="00627D3D" w:rsidRDefault="00796A6B" w:rsidP="00796A6B">
      <w:pPr>
        <w:pStyle w:val="Descripcin"/>
      </w:pPr>
      <w:bookmarkStart w:id="915" w:name="_Toc209985128"/>
      <w:bookmarkStart w:id="916" w:name="_Toc210409427"/>
      <w:bookmarkStart w:id="917" w:name="_Toc210410207"/>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45</w:t>
      </w:r>
      <w:r>
        <w:rPr>
          <w:noProof/>
        </w:rPr>
        <w:fldChar w:fldCharType="end"/>
      </w:r>
      <w:r w:rsidRPr="00627D3D">
        <w:t xml:space="preserve"> Caso de uso N°6.6 Seleccionando permisos aprobados</w:t>
      </w:r>
      <w:bookmarkEnd w:id="915"/>
      <w:bookmarkEnd w:id="916"/>
      <w:bookmarkEnd w:id="917"/>
    </w:p>
    <w:p w14:paraId="62A79E4D" w14:textId="77777777" w:rsidR="00796A6B" w:rsidRPr="00627D3D" w:rsidRDefault="00796A6B" w:rsidP="00796A6B">
      <w:pPr>
        <w:pStyle w:val="Sinespaciado"/>
      </w:pPr>
      <w:r w:rsidRPr="00627D3D">
        <w:rPr>
          <w:noProof/>
        </w:rPr>
        <w:drawing>
          <wp:inline distT="0" distB="0" distL="0" distR="0" wp14:anchorId="54582DC9" wp14:editId="55E14857">
            <wp:extent cx="5164550" cy="4035972"/>
            <wp:effectExtent l="0" t="0" r="0" b="3175"/>
            <wp:docPr id="805751664" name="Imagen 7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1.png" descr="Tabla&#10;&#10;El contenido generado por IA puede ser incorrecto."/>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167921" cy="4038606"/>
                    </a:xfrm>
                    <a:prstGeom prst="rect">
                      <a:avLst/>
                    </a:prstGeom>
                    <a:noFill/>
                    <a:ln>
                      <a:noFill/>
                    </a:ln>
                  </pic:spPr>
                </pic:pic>
              </a:graphicData>
            </a:graphic>
          </wp:inline>
        </w:drawing>
      </w:r>
    </w:p>
    <w:p w14:paraId="5370E742" w14:textId="77777777" w:rsidR="00796A6B" w:rsidRPr="00627D3D" w:rsidRDefault="00796A6B" w:rsidP="00796A6B">
      <w:pPr>
        <w:spacing w:line="278" w:lineRule="auto"/>
        <w:ind w:firstLine="0"/>
        <w:jc w:val="left"/>
      </w:pPr>
    </w:p>
    <w:p w14:paraId="2D64AF69" w14:textId="77777777" w:rsidR="00796A6B" w:rsidRDefault="00796A6B" w:rsidP="00796A6B">
      <w:r w:rsidRPr="00627D3D">
        <w:t>Fuente: Elaborado por el estudiante de acuerdo con el proyecto</w:t>
      </w:r>
    </w:p>
    <w:p w14:paraId="238F1549" w14:textId="77777777" w:rsidR="001914B2" w:rsidRPr="00627D3D" w:rsidRDefault="001914B2" w:rsidP="00796A6B"/>
    <w:p w14:paraId="0AAA2038" w14:textId="77777777" w:rsidR="00796A6B" w:rsidRDefault="00796A6B" w:rsidP="00796A6B">
      <w:r w:rsidRPr="008C5944">
        <w:t>Casos de prueba:</w:t>
      </w:r>
    </w:p>
    <w:p w14:paraId="2F4C4B5E" w14:textId="77777777" w:rsidR="001914B2" w:rsidRDefault="001914B2" w:rsidP="00796A6B"/>
    <w:p w14:paraId="03743C3A" w14:textId="726B4FC7" w:rsidR="0036467F" w:rsidRDefault="0036467F" w:rsidP="0036467F">
      <w:pPr>
        <w:numPr>
          <w:ilvl w:val="0"/>
          <w:numId w:val="338"/>
        </w:numPr>
        <w:tabs>
          <w:tab w:val="num" w:pos="720"/>
        </w:tabs>
        <w:rPr>
          <w:lang w:val="es-419"/>
        </w:rPr>
      </w:pPr>
      <w:r w:rsidRPr="0036467F">
        <w:rPr>
          <w:lang w:val="es-419"/>
        </w:rPr>
        <w:t>Verificar la existencia de la opción para seleccionar permisos aprobados</w:t>
      </w:r>
      <w:r>
        <w:rPr>
          <w:lang w:val="es-419"/>
        </w:rPr>
        <w:t>.</w:t>
      </w:r>
    </w:p>
    <w:p w14:paraId="52B0CA70" w14:textId="77777777" w:rsidR="0036467F" w:rsidRPr="0036467F" w:rsidRDefault="0036467F" w:rsidP="0036467F">
      <w:pPr>
        <w:ind w:left="1440" w:firstLine="0"/>
        <w:rPr>
          <w:lang w:val="es-419"/>
        </w:rPr>
      </w:pPr>
    </w:p>
    <w:p w14:paraId="1D373113" w14:textId="63531323" w:rsidR="0036467F" w:rsidRDefault="0036467F" w:rsidP="0036467F">
      <w:pPr>
        <w:numPr>
          <w:ilvl w:val="0"/>
          <w:numId w:val="338"/>
        </w:numPr>
        <w:tabs>
          <w:tab w:val="num" w:pos="720"/>
        </w:tabs>
        <w:rPr>
          <w:lang w:val="es-419"/>
        </w:rPr>
      </w:pPr>
      <w:r w:rsidRPr="0036467F">
        <w:rPr>
          <w:lang w:val="es-419"/>
        </w:rPr>
        <w:t>Verificar la funcionalidad de identificación y selección de permisos con estado aprobado</w:t>
      </w:r>
      <w:r>
        <w:rPr>
          <w:lang w:val="es-419"/>
        </w:rPr>
        <w:t>.</w:t>
      </w:r>
    </w:p>
    <w:p w14:paraId="1FB66E8D" w14:textId="77777777" w:rsidR="0036467F" w:rsidRPr="0036467F" w:rsidRDefault="0036467F" w:rsidP="0036467F">
      <w:pPr>
        <w:ind w:firstLine="0"/>
        <w:rPr>
          <w:lang w:val="es-419"/>
        </w:rPr>
      </w:pPr>
    </w:p>
    <w:p w14:paraId="69625BA0" w14:textId="26D15EDE" w:rsidR="0036467F" w:rsidRDefault="0036467F" w:rsidP="0036467F">
      <w:pPr>
        <w:numPr>
          <w:ilvl w:val="0"/>
          <w:numId w:val="338"/>
        </w:numPr>
        <w:tabs>
          <w:tab w:val="num" w:pos="720"/>
        </w:tabs>
        <w:rPr>
          <w:lang w:val="es-419"/>
        </w:rPr>
      </w:pPr>
      <w:r w:rsidRPr="0036467F">
        <w:rPr>
          <w:lang w:val="es-419"/>
        </w:rPr>
        <w:t>Verificar la correcta visualización de los permisos aprobados seleccionados</w:t>
      </w:r>
      <w:r>
        <w:rPr>
          <w:lang w:val="es-419"/>
        </w:rPr>
        <w:t>.</w:t>
      </w:r>
    </w:p>
    <w:p w14:paraId="01BABA57" w14:textId="77777777" w:rsidR="00796A6B" w:rsidRPr="00005208" w:rsidRDefault="00796A6B" w:rsidP="00796A6B">
      <w:pPr>
        <w:rPr>
          <w:lang w:val="es-419"/>
        </w:rPr>
      </w:pPr>
    </w:p>
    <w:p w14:paraId="738B421E" w14:textId="77777777" w:rsidR="00796A6B" w:rsidRDefault="00796A6B" w:rsidP="00796A6B">
      <w:pPr>
        <w:ind w:left="720" w:firstLine="0"/>
      </w:pPr>
      <w:r w:rsidRPr="008C5944">
        <w:t>Resultados Esperados:</w:t>
      </w:r>
    </w:p>
    <w:p w14:paraId="5E3FD724" w14:textId="77777777" w:rsidR="001914B2" w:rsidRDefault="001914B2" w:rsidP="00796A6B">
      <w:pPr>
        <w:ind w:left="720" w:firstLine="0"/>
      </w:pPr>
    </w:p>
    <w:p w14:paraId="74C7E7FF" w14:textId="5DB38147" w:rsidR="0036467F" w:rsidRDefault="0036467F" w:rsidP="0036467F">
      <w:pPr>
        <w:numPr>
          <w:ilvl w:val="0"/>
          <w:numId w:val="339"/>
        </w:numPr>
        <w:tabs>
          <w:tab w:val="num" w:pos="720"/>
        </w:tabs>
        <w:rPr>
          <w:lang w:val="es-419"/>
        </w:rPr>
      </w:pPr>
      <w:r w:rsidRPr="0036467F">
        <w:rPr>
          <w:lang w:val="es-419"/>
        </w:rPr>
        <w:t>La opción para seleccionar y visualizar permisos aprobados es visible y accesible en la interfaz</w:t>
      </w:r>
      <w:r>
        <w:rPr>
          <w:lang w:val="es-419"/>
        </w:rPr>
        <w:t>.</w:t>
      </w:r>
    </w:p>
    <w:p w14:paraId="49A1C568" w14:textId="77777777" w:rsidR="0036467F" w:rsidRPr="0036467F" w:rsidRDefault="0036467F" w:rsidP="0036467F">
      <w:pPr>
        <w:ind w:left="1440" w:firstLine="0"/>
        <w:rPr>
          <w:lang w:val="es-419"/>
        </w:rPr>
      </w:pPr>
    </w:p>
    <w:p w14:paraId="341C1FBE" w14:textId="5E1F06B0" w:rsidR="0036467F" w:rsidRDefault="0036467F" w:rsidP="0036467F">
      <w:pPr>
        <w:numPr>
          <w:ilvl w:val="0"/>
          <w:numId w:val="339"/>
        </w:numPr>
        <w:tabs>
          <w:tab w:val="num" w:pos="720"/>
        </w:tabs>
        <w:rPr>
          <w:lang w:val="es-419"/>
        </w:rPr>
      </w:pPr>
      <w:r w:rsidRPr="0036467F">
        <w:rPr>
          <w:lang w:val="es-419"/>
        </w:rPr>
        <w:t>El sistema identifica y permite seleccionar correctamente los permisos que tienen estado de aprobado</w:t>
      </w:r>
      <w:r>
        <w:rPr>
          <w:lang w:val="es-419"/>
        </w:rPr>
        <w:t>.</w:t>
      </w:r>
    </w:p>
    <w:p w14:paraId="1589EDDC" w14:textId="77777777" w:rsidR="0036467F" w:rsidRPr="0036467F" w:rsidRDefault="0036467F" w:rsidP="0036467F">
      <w:pPr>
        <w:ind w:firstLine="0"/>
        <w:rPr>
          <w:lang w:val="es-419"/>
        </w:rPr>
      </w:pPr>
    </w:p>
    <w:p w14:paraId="35FA8A79" w14:textId="5527EE65" w:rsidR="0036467F" w:rsidRDefault="0036467F" w:rsidP="0036467F">
      <w:pPr>
        <w:numPr>
          <w:ilvl w:val="0"/>
          <w:numId w:val="339"/>
        </w:numPr>
        <w:tabs>
          <w:tab w:val="num" w:pos="720"/>
        </w:tabs>
        <w:rPr>
          <w:lang w:val="es-419"/>
        </w:rPr>
      </w:pPr>
      <w:r w:rsidRPr="0036467F">
        <w:rPr>
          <w:lang w:val="es-419"/>
        </w:rPr>
        <w:t>Los permisos aprobados seleccionados se visualizan correctamente con toda su información relevante</w:t>
      </w:r>
      <w:r>
        <w:rPr>
          <w:lang w:val="es-419"/>
        </w:rPr>
        <w:t>.</w:t>
      </w:r>
    </w:p>
    <w:p w14:paraId="2AC0C371" w14:textId="77777777" w:rsidR="00796A6B" w:rsidRPr="00005208" w:rsidRDefault="00796A6B" w:rsidP="00796A6B">
      <w:pPr>
        <w:ind w:left="720" w:firstLine="0"/>
        <w:rPr>
          <w:lang w:val="es-419"/>
        </w:rPr>
      </w:pPr>
    </w:p>
    <w:p w14:paraId="40168EE2" w14:textId="77777777" w:rsidR="00796A6B" w:rsidRDefault="00796A6B" w:rsidP="00796A6B">
      <w:pPr>
        <w:ind w:left="720" w:firstLine="0"/>
      </w:pPr>
      <w:r w:rsidRPr="008C5944">
        <w:t>Resultados obtenidos</w:t>
      </w:r>
      <w:r>
        <w:t>:</w:t>
      </w:r>
    </w:p>
    <w:p w14:paraId="345D55D3" w14:textId="77777777" w:rsidR="001914B2" w:rsidRDefault="001914B2" w:rsidP="00796A6B">
      <w:pPr>
        <w:ind w:left="720" w:firstLine="0"/>
      </w:pPr>
    </w:p>
    <w:p w14:paraId="5C37D7D1" w14:textId="2BC683FF" w:rsidR="0036467F" w:rsidRDefault="0036467F" w:rsidP="0036467F">
      <w:pPr>
        <w:numPr>
          <w:ilvl w:val="0"/>
          <w:numId w:val="340"/>
        </w:numPr>
        <w:tabs>
          <w:tab w:val="num" w:pos="720"/>
        </w:tabs>
        <w:rPr>
          <w:lang w:val="es-419"/>
        </w:rPr>
      </w:pPr>
      <w:r w:rsidRPr="0036467F">
        <w:rPr>
          <w:lang w:val="es-419"/>
        </w:rPr>
        <w:t>La funcionalidad de selección de permisos aprobados está disponible en el sistema</w:t>
      </w:r>
      <w:r>
        <w:rPr>
          <w:lang w:val="es-419"/>
        </w:rPr>
        <w:t>.</w:t>
      </w:r>
    </w:p>
    <w:p w14:paraId="37F6BD8A" w14:textId="77777777" w:rsidR="0036467F" w:rsidRPr="0036467F" w:rsidRDefault="0036467F" w:rsidP="0036467F">
      <w:pPr>
        <w:ind w:left="1440" w:firstLine="0"/>
        <w:rPr>
          <w:lang w:val="es-419"/>
        </w:rPr>
      </w:pPr>
    </w:p>
    <w:p w14:paraId="655F5094" w14:textId="0FD22C7B" w:rsidR="0036467F" w:rsidRDefault="0036467F" w:rsidP="0036467F">
      <w:pPr>
        <w:numPr>
          <w:ilvl w:val="0"/>
          <w:numId w:val="340"/>
        </w:numPr>
        <w:tabs>
          <w:tab w:val="num" w:pos="720"/>
        </w:tabs>
        <w:rPr>
          <w:lang w:val="es-419"/>
        </w:rPr>
      </w:pPr>
      <w:r w:rsidRPr="0036467F">
        <w:rPr>
          <w:lang w:val="es-419"/>
        </w:rPr>
        <w:t>La identificación y selección de permisos con estado aprobado funciona correctamente</w:t>
      </w:r>
      <w:r>
        <w:rPr>
          <w:lang w:val="es-419"/>
        </w:rPr>
        <w:t>.</w:t>
      </w:r>
    </w:p>
    <w:p w14:paraId="7E4B03EF" w14:textId="77777777" w:rsidR="0036467F" w:rsidRPr="0036467F" w:rsidRDefault="0036467F" w:rsidP="0036467F">
      <w:pPr>
        <w:ind w:firstLine="0"/>
        <w:rPr>
          <w:lang w:val="es-419"/>
        </w:rPr>
      </w:pPr>
    </w:p>
    <w:p w14:paraId="03A4174D" w14:textId="01AC1622" w:rsidR="0036467F" w:rsidRPr="001914B2" w:rsidRDefault="0036467F" w:rsidP="001914B2">
      <w:pPr>
        <w:numPr>
          <w:ilvl w:val="0"/>
          <w:numId w:val="340"/>
        </w:numPr>
        <w:tabs>
          <w:tab w:val="num" w:pos="720"/>
        </w:tabs>
        <w:rPr>
          <w:lang w:val="es-419"/>
        </w:rPr>
      </w:pPr>
      <w:r w:rsidRPr="0036467F">
        <w:rPr>
          <w:lang w:val="es-419"/>
        </w:rPr>
        <w:t>Los permisos aprobados seleccionados se visualizan de manera completa y organizada en la interfaz</w:t>
      </w:r>
      <w:r>
        <w:rPr>
          <w:lang w:val="es-419"/>
        </w:rPr>
        <w:t>.</w:t>
      </w:r>
    </w:p>
    <w:p w14:paraId="7B029B13" w14:textId="77777777" w:rsidR="00796A6B" w:rsidRDefault="00796A6B" w:rsidP="00796A6B">
      <w:pPr>
        <w:ind w:left="720" w:firstLine="0"/>
        <w:rPr>
          <w:lang w:val="es-419"/>
        </w:rPr>
      </w:pPr>
    </w:p>
    <w:p w14:paraId="700481DA" w14:textId="50785033" w:rsidR="006E2B8E" w:rsidRPr="006E2B8E" w:rsidRDefault="006E2B8E" w:rsidP="006E2B8E">
      <w:pPr>
        <w:rPr>
          <w:lang w:val="es-419"/>
        </w:rPr>
      </w:pPr>
      <w:r w:rsidRPr="006E2B8E">
        <w:rPr>
          <w:lang w:val="es-419"/>
        </w:rPr>
        <w:t xml:space="preserve">En la figura 7.45 </w:t>
      </w:r>
      <w:r w:rsidRPr="006E2B8E">
        <w:t>muestra</w:t>
      </w:r>
      <w:r w:rsidRPr="006E2B8E">
        <w:t xml:space="preserve"> </w:t>
      </w:r>
      <w:r w:rsidRPr="006E2B8E">
        <w:t>la</w:t>
      </w:r>
      <w:r w:rsidRPr="006E2B8E">
        <w:t xml:space="preserve"> sección de Permisos Aprobados, el sistema permite seleccionar mediante casillas los permisos registrados, identificados por su ID, RUT, nombre, apellido y descripción del permiso, lo que facilita al usuario la gestión posterior de estas solicitudes, ya sea para visualización, control o eliminación de los registros seleccionados.</w:t>
      </w:r>
    </w:p>
    <w:p w14:paraId="23562515" w14:textId="240BE951" w:rsidR="00267181" w:rsidRPr="008C5944" w:rsidRDefault="00267181" w:rsidP="00267181">
      <w:pPr>
        <w:pStyle w:val="Descripcin"/>
      </w:pPr>
      <w:bookmarkStart w:id="918" w:name="_Toc210409428"/>
      <w:bookmarkStart w:id="919" w:name="_Toc210410208"/>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45</w:t>
      </w:r>
      <w:r>
        <w:rPr>
          <w:noProof/>
        </w:rPr>
        <w:fldChar w:fldCharType="end"/>
      </w:r>
      <w:r>
        <w:t xml:space="preserve"> “Captura de pantalla de prueba 1-2-3 caso de uso N°6.6”</w:t>
      </w:r>
      <w:bookmarkEnd w:id="918"/>
      <w:bookmarkEnd w:id="919"/>
    </w:p>
    <w:p w14:paraId="56A56D12" w14:textId="77777777" w:rsidR="00267181" w:rsidRPr="00005208" w:rsidRDefault="00267181" w:rsidP="00796A6B">
      <w:pPr>
        <w:ind w:left="720" w:firstLine="0"/>
        <w:rPr>
          <w:lang w:val="es-419"/>
        </w:rPr>
      </w:pPr>
    </w:p>
    <w:p w14:paraId="4F8EB330" w14:textId="77777777" w:rsidR="001914B2" w:rsidRDefault="00ED1117" w:rsidP="001914B2">
      <w:pPr>
        <w:pStyle w:val="Sinespaciado"/>
      </w:pPr>
      <w:r w:rsidRPr="00ED1117">
        <w:rPr>
          <w:noProof/>
        </w:rPr>
        <w:drawing>
          <wp:inline distT="0" distB="0" distL="0" distR="0" wp14:anchorId="3544143E" wp14:editId="7A4F1A3E">
            <wp:extent cx="5971540" cy="575310"/>
            <wp:effectExtent l="0" t="0" r="0" b="0"/>
            <wp:docPr id="217465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65290" name=""/>
                    <pic:cNvPicPr/>
                  </pic:nvPicPr>
                  <pic:blipFill>
                    <a:blip r:embed="rId156"/>
                    <a:stretch>
                      <a:fillRect/>
                    </a:stretch>
                  </pic:blipFill>
                  <pic:spPr>
                    <a:xfrm>
                      <a:off x="0" y="0"/>
                      <a:ext cx="5971540" cy="575310"/>
                    </a:xfrm>
                    <a:prstGeom prst="rect">
                      <a:avLst/>
                    </a:prstGeom>
                  </pic:spPr>
                </pic:pic>
              </a:graphicData>
            </a:graphic>
          </wp:inline>
        </w:drawing>
      </w:r>
    </w:p>
    <w:p w14:paraId="04FB04DC" w14:textId="77777777" w:rsidR="001914B2" w:rsidRDefault="001914B2" w:rsidP="001914B2"/>
    <w:p w14:paraId="6DFF8286" w14:textId="39D6EAD0" w:rsidR="00796A6B" w:rsidRDefault="00796A6B" w:rsidP="001914B2">
      <w:r>
        <w:t>Fuente: Captura realizada al sistema web EugCOM</w:t>
      </w:r>
    </w:p>
    <w:p w14:paraId="7E3F316F" w14:textId="77777777" w:rsidR="00796A6B" w:rsidRPr="00CB0FA9" w:rsidRDefault="00796A6B" w:rsidP="00796A6B">
      <w:pPr>
        <w:spacing w:line="278" w:lineRule="auto"/>
        <w:ind w:firstLine="0"/>
        <w:jc w:val="left"/>
        <w:rPr>
          <w:rFonts w:eastAsiaTheme="majorEastAsia" w:cstheme="majorBidi"/>
          <w:szCs w:val="32"/>
        </w:rPr>
      </w:pPr>
      <w:r>
        <w:br w:type="page"/>
      </w:r>
    </w:p>
    <w:p w14:paraId="5C77BC97" w14:textId="34C2E887" w:rsidR="2D0D16DC" w:rsidRDefault="2D0D16DC" w:rsidP="003E56C8">
      <w:pPr>
        <w:pStyle w:val="Ttulo1"/>
      </w:pPr>
      <w:bookmarkStart w:id="920" w:name="_Toc210409429"/>
      <w:bookmarkStart w:id="921" w:name="_Toc210410209"/>
      <w:r>
        <w:lastRenderedPageBreak/>
        <w:t xml:space="preserve">SPRINT </w:t>
      </w:r>
      <w:r w:rsidRPr="003E56C8">
        <w:t>REVIEW</w:t>
      </w:r>
      <w:bookmarkEnd w:id="689"/>
      <w:bookmarkEnd w:id="690"/>
      <w:bookmarkEnd w:id="691"/>
      <w:bookmarkEnd w:id="692"/>
      <w:bookmarkEnd w:id="693"/>
      <w:bookmarkEnd w:id="694"/>
      <w:bookmarkEnd w:id="920"/>
      <w:bookmarkEnd w:id="921"/>
      <w:r w:rsidR="002548F6">
        <w:t xml:space="preserve"> </w:t>
      </w:r>
    </w:p>
    <w:p w14:paraId="2A9D3416" w14:textId="77777777" w:rsidR="00204078" w:rsidRPr="00204078" w:rsidRDefault="00204078" w:rsidP="00204078"/>
    <w:p w14:paraId="0027D902" w14:textId="05F24279" w:rsidR="001E4AC1" w:rsidRDefault="001E4AC1" w:rsidP="001E4AC1">
      <w:pPr>
        <w:pStyle w:val="Ttulo2"/>
      </w:pPr>
      <w:bookmarkStart w:id="922" w:name="_Toc208864135"/>
      <w:r>
        <w:t>Backlog Review</w:t>
      </w:r>
      <w:bookmarkEnd w:id="922"/>
    </w:p>
    <w:p w14:paraId="60768050" w14:textId="77777777" w:rsidR="00204078" w:rsidRDefault="00204078" w:rsidP="00E97AE6">
      <w:pPr>
        <w:ind w:firstLine="0"/>
      </w:pPr>
    </w:p>
    <w:p w14:paraId="1CC4D125" w14:textId="1E96C3E5" w:rsidR="00E97AE6" w:rsidRDefault="00E97AE6" w:rsidP="005C6C51">
      <w:r>
        <w:t xml:space="preserve">En la tabla </w:t>
      </w:r>
      <w:r w:rsidR="001C2692">
        <w:t>8</w:t>
      </w:r>
      <w:r>
        <w:t xml:space="preserve">.1 se aprecia el sprint backlog review con las respectivas horas efectivas del proyecto </w:t>
      </w:r>
      <w:r w:rsidR="004C53EA">
        <w:t>y tareas</w:t>
      </w:r>
      <w:r w:rsidR="000D7281">
        <w:t xml:space="preserve"> del incremento </w:t>
      </w:r>
      <w:r w:rsidR="004B79BA">
        <w:t>2</w:t>
      </w:r>
      <w:r w:rsidR="004C53EA">
        <w:t xml:space="preserve"> </w:t>
      </w:r>
      <w:r w:rsidR="00903273">
        <w:t xml:space="preserve">con sus respectivas horas estimadas, donde cada tarea se encuentra </w:t>
      </w:r>
      <w:r w:rsidR="00DC03C6">
        <w:t>completada por parte de los responsables</w:t>
      </w:r>
      <w:r w:rsidR="005C6C51">
        <w:t>.</w:t>
      </w:r>
    </w:p>
    <w:p w14:paraId="71D581B9" w14:textId="77777777" w:rsidR="00204078" w:rsidRPr="00204078" w:rsidRDefault="00204078" w:rsidP="00DC03C6">
      <w:pPr>
        <w:ind w:firstLine="0"/>
      </w:pPr>
    </w:p>
    <w:p w14:paraId="738169C3" w14:textId="784016F1" w:rsidR="00204078" w:rsidRDefault="00204078" w:rsidP="00204078">
      <w:pPr>
        <w:pStyle w:val="Descripcin"/>
      </w:pPr>
      <w:bookmarkStart w:id="923" w:name="_Toc200854101"/>
      <w:bookmarkStart w:id="924" w:name="_Toc201172385"/>
      <w:bookmarkStart w:id="925" w:name="_Toc201199655"/>
      <w:bookmarkStart w:id="926" w:name="_Toc201199744"/>
      <w:bookmarkStart w:id="927" w:name="_Toc207209061"/>
      <w:bookmarkStart w:id="928" w:name="_Toc207894793"/>
      <w:bookmarkStart w:id="929" w:name="_Toc208864225"/>
      <w:bookmarkStart w:id="930" w:name="_Toc209985130"/>
      <w:bookmarkStart w:id="931" w:name="_Toc210409430"/>
      <w:bookmarkStart w:id="932" w:name="_Toc210410210"/>
      <w:r>
        <w:t xml:space="preserve">Tabla </w:t>
      </w:r>
      <w:r w:rsidR="003917AA">
        <w:fldChar w:fldCharType="begin"/>
      </w:r>
      <w:r w:rsidR="003917AA">
        <w:instrText xml:space="preserve"> STYLEREF 1 \s </w:instrText>
      </w:r>
      <w:r w:rsidR="003917AA">
        <w:fldChar w:fldCharType="separate"/>
      </w:r>
      <w:r w:rsidR="003917AA">
        <w:rPr>
          <w:noProof/>
        </w:rPr>
        <w:t>8</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1</w:t>
      </w:r>
      <w:r w:rsidR="003917AA">
        <w:rPr>
          <w:noProof/>
        </w:rPr>
        <w:fldChar w:fldCharType="end"/>
      </w:r>
      <w:r>
        <w:t xml:space="preserve"> Sprint Backlog Review</w:t>
      </w:r>
      <w:bookmarkEnd w:id="923"/>
      <w:bookmarkEnd w:id="924"/>
      <w:bookmarkEnd w:id="925"/>
      <w:bookmarkEnd w:id="926"/>
      <w:bookmarkEnd w:id="927"/>
      <w:bookmarkEnd w:id="928"/>
      <w:bookmarkEnd w:id="929"/>
      <w:bookmarkEnd w:id="930"/>
      <w:bookmarkEnd w:id="931"/>
      <w:bookmarkEnd w:id="932"/>
    </w:p>
    <w:p w14:paraId="62F26C4F" w14:textId="3B7E557F" w:rsidR="00204078" w:rsidRDefault="00F529AF" w:rsidP="00F529AF">
      <w:pPr>
        <w:pStyle w:val="Sinespaciado"/>
      </w:pPr>
      <w:r w:rsidRPr="00F529AF">
        <w:rPr>
          <w:noProof/>
        </w:rPr>
        <w:drawing>
          <wp:inline distT="0" distB="0" distL="0" distR="0" wp14:anchorId="78A2B928" wp14:editId="015169E9">
            <wp:extent cx="5971540" cy="2694940"/>
            <wp:effectExtent l="0" t="0" r="0" b="0"/>
            <wp:docPr id="163407787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77874" name="Imagen 1" descr="Tabla&#10;&#10;El contenido generado por IA puede ser incorrecto."/>
                    <pic:cNvPicPr/>
                  </pic:nvPicPr>
                  <pic:blipFill>
                    <a:blip r:embed="rId158"/>
                    <a:stretch>
                      <a:fillRect/>
                    </a:stretch>
                  </pic:blipFill>
                  <pic:spPr>
                    <a:xfrm>
                      <a:off x="0" y="0"/>
                      <a:ext cx="5971540" cy="2694940"/>
                    </a:xfrm>
                    <a:prstGeom prst="rect">
                      <a:avLst/>
                    </a:prstGeom>
                  </pic:spPr>
                </pic:pic>
              </a:graphicData>
            </a:graphic>
          </wp:inline>
        </w:drawing>
      </w:r>
    </w:p>
    <w:p w14:paraId="7E9CD8DB" w14:textId="5B7B69DF" w:rsidR="00F529AF" w:rsidRDefault="00F529AF" w:rsidP="00F529AF">
      <w:pPr>
        <w:pStyle w:val="Sinespaciado"/>
      </w:pPr>
      <w:r>
        <w:rPr>
          <w:noProof/>
        </w:rPr>
        <w:drawing>
          <wp:inline distT="0" distB="0" distL="0" distR="0" wp14:anchorId="28997BC3" wp14:editId="03D5741A">
            <wp:extent cx="5971540" cy="2146935"/>
            <wp:effectExtent l="0" t="0" r="0" b="5715"/>
            <wp:docPr id="107523652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36523" name="Imagen 1" descr="Tabla&#10;&#10;El contenido generado por IA puede ser incorrecto."/>
                    <pic:cNvPicPr/>
                  </pic:nvPicPr>
                  <pic:blipFill>
                    <a:blip r:embed="rId159"/>
                    <a:stretch>
                      <a:fillRect/>
                    </a:stretch>
                  </pic:blipFill>
                  <pic:spPr>
                    <a:xfrm>
                      <a:off x="0" y="0"/>
                      <a:ext cx="5971540" cy="2146935"/>
                    </a:xfrm>
                    <a:prstGeom prst="rect">
                      <a:avLst/>
                    </a:prstGeom>
                  </pic:spPr>
                </pic:pic>
              </a:graphicData>
            </a:graphic>
          </wp:inline>
        </w:drawing>
      </w:r>
    </w:p>
    <w:p w14:paraId="0E8A3E50" w14:textId="23E4BFC9" w:rsidR="00F529AF" w:rsidRDefault="00F529AF" w:rsidP="00F529AF">
      <w:pPr>
        <w:pStyle w:val="Sinespaciado"/>
      </w:pPr>
      <w:r>
        <w:rPr>
          <w:noProof/>
        </w:rPr>
        <w:lastRenderedPageBreak/>
        <w:drawing>
          <wp:inline distT="0" distB="0" distL="0" distR="0" wp14:anchorId="199E4169" wp14:editId="0C7D2080">
            <wp:extent cx="5971540" cy="757555"/>
            <wp:effectExtent l="0" t="0" r="0" b="4445"/>
            <wp:docPr id="32577936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79361" name="Imagen 1" descr="Tabla&#10;&#10;El contenido generado por IA puede ser incorrecto."/>
                    <pic:cNvPicPr/>
                  </pic:nvPicPr>
                  <pic:blipFill>
                    <a:blip r:embed="rId160"/>
                    <a:stretch>
                      <a:fillRect/>
                    </a:stretch>
                  </pic:blipFill>
                  <pic:spPr>
                    <a:xfrm>
                      <a:off x="0" y="0"/>
                      <a:ext cx="5971540" cy="757555"/>
                    </a:xfrm>
                    <a:prstGeom prst="rect">
                      <a:avLst/>
                    </a:prstGeom>
                  </pic:spPr>
                </pic:pic>
              </a:graphicData>
            </a:graphic>
          </wp:inline>
        </w:drawing>
      </w:r>
    </w:p>
    <w:p w14:paraId="080B84E3" w14:textId="61681271" w:rsidR="00F529AF" w:rsidRDefault="00F529AF" w:rsidP="00F529AF">
      <w:pPr>
        <w:pStyle w:val="Sinespaciado"/>
      </w:pPr>
    </w:p>
    <w:p w14:paraId="042136D5" w14:textId="709857C2" w:rsidR="00F529AF" w:rsidRDefault="00F529AF" w:rsidP="00F529AF">
      <w:pPr>
        <w:pStyle w:val="Sinespaciado"/>
      </w:pPr>
    </w:p>
    <w:p w14:paraId="594EE3F3" w14:textId="23AED121" w:rsidR="006E5486" w:rsidRDefault="00204078" w:rsidP="00DC03C6">
      <w:r>
        <w:t>Fuente: Elaborado por el estudiante de acuerdo con el proyecto</w:t>
      </w:r>
    </w:p>
    <w:p w14:paraId="240680B2" w14:textId="77777777" w:rsidR="001C2692" w:rsidRPr="006E5486" w:rsidRDefault="001C2692" w:rsidP="00DC03C6"/>
    <w:p w14:paraId="79F95F41" w14:textId="0C006A0C" w:rsidR="5E1CFFAF" w:rsidRDefault="6BDFA699" w:rsidP="00E10416">
      <w:pPr>
        <w:pStyle w:val="Ttulo2"/>
      </w:pPr>
      <w:bookmarkStart w:id="933" w:name="_Toc208864136"/>
      <w:r>
        <w:t>Tabla</w:t>
      </w:r>
      <w:r w:rsidR="369ED8CA">
        <w:t xml:space="preserve"> de </w:t>
      </w:r>
      <w:r w:rsidR="5E1CFFAF">
        <w:t>esfuerzo</w:t>
      </w:r>
      <w:bookmarkEnd w:id="933"/>
    </w:p>
    <w:p w14:paraId="0CBC358A" w14:textId="77777777" w:rsidR="00E10416" w:rsidRPr="00E10416" w:rsidRDefault="00E10416" w:rsidP="00E10416"/>
    <w:p w14:paraId="0707503F" w14:textId="695DF43B" w:rsidR="00654EAD" w:rsidRDefault="00B13178" w:rsidP="00654EAD">
      <w:r>
        <w:t xml:space="preserve">En la tabla </w:t>
      </w:r>
      <w:r w:rsidR="001C2692">
        <w:t>8</w:t>
      </w:r>
      <w:r>
        <w:t>.</w:t>
      </w:r>
      <w:r w:rsidR="00204078">
        <w:t>2</w:t>
      </w:r>
      <w:r>
        <w:t xml:space="preserve"> se r</w:t>
      </w:r>
      <w:r w:rsidR="369ED8CA">
        <w:t>epresentan las horas trabajadas (</w:t>
      </w:r>
      <w:r w:rsidR="00267181">
        <w:t>231</w:t>
      </w:r>
      <w:r w:rsidR="369ED8CA">
        <w:t xml:space="preserve"> horas) por cantidad de Tareas (</w:t>
      </w:r>
      <w:r w:rsidR="00267181">
        <w:t>87</w:t>
      </w:r>
      <w:r w:rsidR="00F37E28">
        <w:t xml:space="preserve"> </w:t>
      </w:r>
      <w:r w:rsidR="369ED8CA">
        <w:t>Tareas), como van generando una tabla de esfuerzo que muestra como por cantidad de horas invertidas en un día para ir resolviendo las tareas programadas.</w:t>
      </w:r>
    </w:p>
    <w:p w14:paraId="6A1ADAA0" w14:textId="77777777" w:rsidR="00E10416" w:rsidRDefault="00E10416" w:rsidP="00654EAD"/>
    <w:p w14:paraId="6BA50CB6" w14:textId="669EE075" w:rsidR="00B13178" w:rsidRPr="00B13178" w:rsidRDefault="00B13178" w:rsidP="00B13178">
      <w:pPr>
        <w:pStyle w:val="Descripcin"/>
      </w:pPr>
      <w:bookmarkStart w:id="934" w:name="_Toc200854102"/>
      <w:bookmarkStart w:id="935" w:name="_Toc201172386"/>
      <w:bookmarkStart w:id="936" w:name="_Toc201199656"/>
      <w:bookmarkStart w:id="937" w:name="_Toc201199745"/>
      <w:bookmarkStart w:id="938" w:name="_Toc207209062"/>
      <w:bookmarkStart w:id="939" w:name="_Toc207894794"/>
      <w:bookmarkStart w:id="940" w:name="_Toc208864226"/>
      <w:bookmarkStart w:id="941" w:name="_Toc209985131"/>
      <w:bookmarkStart w:id="942" w:name="_Toc210409431"/>
      <w:bookmarkStart w:id="943" w:name="_Toc210410211"/>
      <w:r>
        <w:t xml:space="preserve">Tabla </w:t>
      </w:r>
      <w:r w:rsidR="003917AA">
        <w:fldChar w:fldCharType="begin"/>
      </w:r>
      <w:r w:rsidR="003917AA">
        <w:instrText xml:space="preserve"> STYLEREF 1 \s </w:instrText>
      </w:r>
      <w:r w:rsidR="003917AA">
        <w:fldChar w:fldCharType="separate"/>
      </w:r>
      <w:r w:rsidR="003917AA">
        <w:rPr>
          <w:noProof/>
        </w:rPr>
        <w:t>8</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2</w:t>
      </w:r>
      <w:r w:rsidR="003917AA">
        <w:rPr>
          <w:noProof/>
        </w:rPr>
        <w:fldChar w:fldCharType="end"/>
      </w:r>
      <w:r>
        <w:t xml:space="preserve"> Tabla de esfuerzo</w:t>
      </w:r>
      <w:bookmarkEnd w:id="934"/>
      <w:bookmarkEnd w:id="935"/>
      <w:bookmarkEnd w:id="936"/>
      <w:bookmarkEnd w:id="937"/>
      <w:bookmarkEnd w:id="938"/>
      <w:bookmarkEnd w:id="939"/>
      <w:bookmarkEnd w:id="940"/>
      <w:bookmarkEnd w:id="941"/>
      <w:bookmarkEnd w:id="942"/>
      <w:bookmarkEnd w:id="943"/>
    </w:p>
    <w:p w14:paraId="484E738F" w14:textId="08BEE81A" w:rsidR="369ED8CA" w:rsidRDefault="00B7001B" w:rsidP="00B7001B">
      <w:pPr>
        <w:pStyle w:val="Sinespaciado"/>
      </w:pPr>
      <w:r>
        <w:t xml:space="preserve">  </w:t>
      </w:r>
      <w:r>
        <w:rPr>
          <w:noProof/>
        </w:rPr>
        <w:drawing>
          <wp:inline distT="0" distB="0" distL="0" distR="0" wp14:anchorId="1EDAD6A9" wp14:editId="05646D50">
            <wp:extent cx="5971540" cy="2098040"/>
            <wp:effectExtent l="0" t="0" r="0" b="0"/>
            <wp:docPr id="1889206112" name="Imagen 1" descr="Imagen que contiene biombo, edificio, jaula, torr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06112" name="Imagen 1" descr="Imagen que contiene biombo, edificio, jaula, torre&#10;&#10;El contenido generado por IA puede ser incorrecto."/>
                    <pic:cNvPicPr/>
                  </pic:nvPicPr>
                  <pic:blipFill>
                    <a:blip r:embed="rId161"/>
                    <a:stretch>
                      <a:fillRect/>
                    </a:stretch>
                  </pic:blipFill>
                  <pic:spPr>
                    <a:xfrm>
                      <a:off x="0" y="0"/>
                      <a:ext cx="5971540" cy="2098040"/>
                    </a:xfrm>
                    <a:prstGeom prst="rect">
                      <a:avLst/>
                    </a:prstGeom>
                  </pic:spPr>
                </pic:pic>
              </a:graphicData>
            </a:graphic>
          </wp:inline>
        </w:drawing>
      </w:r>
    </w:p>
    <w:p w14:paraId="47DF8416" w14:textId="4147ABE0" w:rsidR="00B7001B" w:rsidRDefault="00B7001B" w:rsidP="001914B2">
      <w:pPr>
        <w:pStyle w:val="Sinespaciado"/>
      </w:pPr>
      <w:r w:rsidRPr="001914B2">
        <w:rPr>
          <w:noProof/>
        </w:rPr>
        <w:lastRenderedPageBreak/>
        <w:drawing>
          <wp:inline distT="0" distB="0" distL="0" distR="0" wp14:anchorId="75997AC7" wp14:editId="367AF7F7">
            <wp:extent cx="5971540" cy="2324100"/>
            <wp:effectExtent l="0" t="0" r="0" b="0"/>
            <wp:docPr id="32646842" name="Imagen 1" descr="Imagen que contiene edificio, biomb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6842" name="Imagen 1" descr="Imagen que contiene edificio, biombo&#10;&#10;El contenido generado por IA puede ser incorrecto."/>
                    <pic:cNvPicPr/>
                  </pic:nvPicPr>
                  <pic:blipFill>
                    <a:blip r:embed="rId162"/>
                    <a:stretch>
                      <a:fillRect/>
                    </a:stretch>
                  </pic:blipFill>
                  <pic:spPr>
                    <a:xfrm>
                      <a:off x="0" y="0"/>
                      <a:ext cx="5971540" cy="2324100"/>
                    </a:xfrm>
                    <a:prstGeom prst="rect">
                      <a:avLst/>
                    </a:prstGeom>
                  </pic:spPr>
                </pic:pic>
              </a:graphicData>
            </a:graphic>
          </wp:inline>
        </w:drawing>
      </w:r>
    </w:p>
    <w:p w14:paraId="08C0923D" w14:textId="06DDF73F" w:rsidR="00B7001B" w:rsidRDefault="00B7001B" w:rsidP="001914B2">
      <w:pPr>
        <w:pStyle w:val="Sinespaciado"/>
      </w:pPr>
      <w:r w:rsidRPr="001914B2">
        <w:rPr>
          <w:noProof/>
        </w:rPr>
        <w:drawing>
          <wp:inline distT="0" distB="0" distL="0" distR="0" wp14:anchorId="0C62D793" wp14:editId="5EF5C586">
            <wp:extent cx="5971540" cy="1355090"/>
            <wp:effectExtent l="0" t="0" r="0" b="0"/>
            <wp:docPr id="1723115785" name="Imagen 1" descr="Imagen que contiene 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15785" name="Imagen 1" descr="Imagen que contiene Patrón de fondo&#10;&#10;El contenido generado por IA puede ser incorrecto."/>
                    <pic:cNvPicPr/>
                  </pic:nvPicPr>
                  <pic:blipFill>
                    <a:blip r:embed="rId163"/>
                    <a:stretch>
                      <a:fillRect/>
                    </a:stretch>
                  </pic:blipFill>
                  <pic:spPr>
                    <a:xfrm>
                      <a:off x="0" y="0"/>
                      <a:ext cx="5971540" cy="1355090"/>
                    </a:xfrm>
                    <a:prstGeom prst="rect">
                      <a:avLst/>
                    </a:prstGeom>
                  </pic:spPr>
                </pic:pic>
              </a:graphicData>
            </a:graphic>
          </wp:inline>
        </w:drawing>
      </w:r>
    </w:p>
    <w:p w14:paraId="6424DD9B" w14:textId="77777777" w:rsidR="00E10416" w:rsidRDefault="00E10416" w:rsidP="369ED8CA">
      <w:pPr>
        <w:ind w:firstLine="0"/>
      </w:pPr>
    </w:p>
    <w:p w14:paraId="03302DF0" w14:textId="77777777" w:rsidR="2DF506A1" w:rsidRDefault="2DF506A1">
      <w:r>
        <w:t>Fuente: Elaborado por el estudiante de acuerdo con el proyecto</w:t>
      </w:r>
    </w:p>
    <w:p w14:paraId="387B346D" w14:textId="77777777" w:rsidR="00E10416" w:rsidRDefault="00E10416"/>
    <w:p w14:paraId="742F1C8D" w14:textId="77777777" w:rsidR="00E10416" w:rsidRDefault="00E10416"/>
    <w:p w14:paraId="782977D9" w14:textId="4C545607" w:rsidR="5D97A888" w:rsidRDefault="5D97A888" w:rsidP="5D97A888">
      <w:pPr>
        <w:spacing w:line="278" w:lineRule="auto"/>
        <w:ind w:firstLine="0"/>
        <w:jc w:val="center"/>
      </w:pPr>
    </w:p>
    <w:p w14:paraId="1ABD4F8D" w14:textId="1869C952" w:rsidR="006863DF" w:rsidRDefault="369ED8CA" w:rsidP="00E10416">
      <w:pPr>
        <w:pStyle w:val="Ttulo2"/>
      </w:pPr>
      <w:bookmarkStart w:id="944" w:name="_Toc208864137"/>
      <w:r>
        <w:t>Gráfico</w:t>
      </w:r>
      <w:r w:rsidR="00837999">
        <w:t>s</w:t>
      </w:r>
      <w:r w:rsidR="003C14BD">
        <w:t xml:space="preserve"> de </w:t>
      </w:r>
      <w:r w:rsidR="006863DF">
        <w:t>seguimiento</w:t>
      </w:r>
      <w:bookmarkEnd w:id="944"/>
    </w:p>
    <w:p w14:paraId="253312BD" w14:textId="77777777" w:rsidR="006863DF" w:rsidRDefault="006863DF" w:rsidP="006863DF"/>
    <w:p w14:paraId="64DC147C" w14:textId="5C3DB62F" w:rsidR="00837999" w:rsidRDefault="00837999" w:rsidP="006863DF">
      <w:r>
        <w:t xml:space="preserve">Los siguientes gráficos nos ayudan para el </w:t>
      </w:r>
      <w:r w:rsidR="00A54DDE">
        <w:t>seguimiento ágil</w:t>
      </w:r>
      <w:r w:rsidR="008F3720">
        <w:t xml:space="preserve"> del proyecto, estos gráficos son fundamentales porque permiten visualizar el avance real </w:t>
      </w:r>
      <w:r w:rsidR="00A54DDE">
        <w:t>del</w:t>
      </w:r>
      <w:r w:rsidR="008F3720">
        <w:t xml:space="preserve"> equipo en comparación con lo planificado</w:t>
      </w:r>
      <w:r w:rsidR="001D769F">
        <w:t xml:space="preserve">, facilitando </w:t>
      </w:r>
      <w:r w:rsidR="001367E8">
        <w:t>la toma de decisiones y posibles mejoras continuas del proceso de desarrollo</w:t>
      </w:r>
      <w:r w:rsidR="00EE7F5A">
        <w:t xml:space="preserve">, a </w:t>
      </w:r>
      <w:r w:rsidR="00A54DDE">
        <w:t>continuación,</w:t>
      </w:r>
      <w:r w:rsidR="00EE7F5A">
        <w:t xml:space="preserve"> los gráficos</w:t>
      </w:r>
      <w:r w:rsidR="00A54DDE">
        <w:t>.</w:t>
      </w:r>
    </w:p>
    <w:p w14:paraId="128F737F" w14:textId="77777777" w:rsidR="00A54DDE" w:rsidRPr="006863DF" w:rsidRDefault="00A54DDE" w:rsidP="006863DF"/>
    <w:p w14:paraId="037509A6" w14:textId="098FF5C7" w:rsidR="369ED8CA" w:rsidRDefault="369ED8CA" w:rsidP="006863DF">
      <w:pPr>
        <w:pStyle w:val="Ttulo3"/>
      </w:pPr>
      <w:r>
        <w:lastRenderedPageBreak/>
        <w:t xml:space="preserve"> </w:t>
      </w:r>
      <w:bookmarkStart w:id="945" w:name="_Toc208864138"/>
      <w:r w:rsidR="008112F2">
        <w:t>Burn down chart</w:t>
      </w:r>
      <w:bookmarkEnd w:id="945"/>
    </w:p>
    <w:p w14:paraId="2411FB06" w14:textId="77777777" w:rsidR="00E10416" w:rsidRPr="00E10416" w:rsidRDefault="00E10416" w:rsidP="00E10416"/>
    <w:p w14:paraId="0D8A352D" w14:textId="54220D2D" w:rsidR="00C765B9" w:rsidRDefault="369ED8CA" w:rsidP="00C765B9">
      <w:r>
        <w:t>E</w:t>
      </w:r>
      <w:r w:rsidR="004B4CE2">
        <w:t xml:space="preserve">n la figura </w:t>
      </w:r>
      <w:r w:rsidR="001C2692">
        <w:t>8</w:t>
      </w:r>
      <w:r w:rsidR="004B4CE2">
        <w:t xml:space="preserve">.1 se observa un </w:t>
      </w:r>
      <w:r>
        <w:t xml:space="preserve">gráfico </w:t>
      </w:r>
      <w:r w:rsidR="004B4CE2">
        <w:t>que d</w:t>
      </w:r>
      <w:r>
        <w:t>emuestra más explícitamente como la cantidad de horas (Línea Naranja) van disminuyendo, así mismo como las tareas programadas (Línea Azul) van disminuyendo con relación al tiempo invertido</w:t>
      </w:r>
      <w:r w:rsidR="10EC8A9C">
        <w:t>.</w:t>
      </w:r>
    </w:p>
    <w:p w14:paraId="3426EB99" w14:textId="77777777" w:rsidR="00E10416" w:rsidRDefault="00E10416"/>
    <w:p w14:paraId="75AF3BB1" w14:textId="1E1E96AD" w:rsidR="00A54DDE" w:rsidRPr="00A54DDE" w:rsidRDefault="00A54DDE" w:rsidP="00A54DDE">
      <w:pPr>
        <w:pStyle w:val="Descripcin"/>
      </w:pPr>
      <w:bookmarkStart w:id="946" w:name="_Toc200854241"/>
      <w:bookmarkStart w:id="947" w:name="_Toc201172461"/>
      <w:bookmarkStart w:id="948" w:name="_Toc201199657"/>
      <w:bookmarkStart w:id="949" w:name="_Toc201199746"/>
      <w:bookmarkStart w:id="950" w:name="_Toc207209063"/>
      <w:bookmarkStart w:id="951" w:name="_Toc207894795"/>
      <w:bookmarkStart w:id="952" w:name="_Toc208864227"/>
      <w:bookmarkStart w:id="953" w:name="_Toc208864332"/>
      <w:bookmarkStart w:id="954" w:name="_Toc210409432"/>
      <w:bookmarkStart w:id="955" w:name="_Toc210410212"/>
      <w:r>
        <w:t xml:space="preserve">Figura </w:t>
      </w:r>
      <w:r w:rsidR="00267181">
        <w:fldChar w:fldCharType="begin"/>
      </w:r>
      <w:r w:rsidR="00267181">
        <w:instrText xml:space="preserve"> STYLEREF 1 \s </w:instrText>
      </w:r>
      <w:r w:rsidR="00267181">
        <w:fldChar w:fldCharType="separate"/>
      </w:r>
      <w:r w:rsidR="00267181">
        <w:rPr>
          <w:noProof/>
        </w:rPr>
        <w:t>8</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1</w:t>
      </w:r>
      <w:r w:rsidR="00267181">
        <w:rPr>
          <w:noProof/>
        </w:rPr>
        <w:fldChar w:fldCharType="end"/>
      </w:r>
      <w:r w:rsidR="00E7787A">
        <w:t xml:space="preserve"> Gr</w:t>
      </w:r>
      <w:r w:rsidR="00776A16">
        <w:t>á</w:t>
      </w:r>
      <w:r w:rsidR="00E7787A">
        <w:t>fica</w:t>
      </w:r>
      <w:r>
        <w:t xml:space="preserve"> </w:t>
      </w:r>
      <w:r w:rsidR="00EB0C64">
        <w:t xml:space="preserve">Burn-Down </w:t>
      </w:r>
      <w:r w:rsidR="00E7787A">
        <w:t>del esfuerzo del equipo</w:t>
      </w:r>
      <w:bookmarkEnd w:id="946"/>
      <w:bookmarkEnd w:id="947"/>
      <w:bookmarkEnd w:id="948"/>
      <w:bookmarkEnd w:id="949"/>
      <w:bookmarkEnd w:id="950"/>
      <w:bookmarkEnd w:id="951"/>
      <w:bookmarkEnd w:id="952"/>
      <w:bookmarkEnd w:id="953"/>
      <w:bookmarkEnd w:id="954"/>
      <w:bookmarkEnd w:id="955"/>
    </w:p>
    <w:p w14:paraId="17361F2C" w14:textId="6B9294B9" w:rsidR="00EE0C58" w:rsidRPr="00EE0C58" w:rsidRDefault="006D6C98" w:rsidP="00EE0C58">
      <w:pPr>
        <w:pStyle w:val="Sinespaciado"/>
        <w:rPr>
          <w:noProof/>
        </w:rPr>
      </w:pPr>
      <w:r>
        <w:rPr>
          <w:noProof/>
        </w:rPr>
        <w:drawing>
          <wp:inline distT="0" distB="0" distL="0" distR="0" wp14:anchorId="7160704B" wp14:editId="7EB06F5F">
            <wp:extent cx="5971540" cy="2968625"/>
            <wp:effectExtent l="0" t="0" r="0" b="3175"/>
            <wp:docPr id="1550915221"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15221" name="Imagen 1" descr="Gráfico, Gráfico de líneas&#10;&#10;El contenido generado por IA puede ser incorrecto."/>
                    <pic:cNvPicPr/>
                  </pic:nvPicPr>
                  <pic:blipFill>
                    <a:blip r:embed="rId164"/>
                    <a:stretch>
                      <a:fillRect/>
                    </a:stretch>
                  </pic:blipFill>
                  <pic:spPr>
                    <a:xfrm>
                      <a:off x="0" y="0"/>
                      <a:ext cx="5971540" cy="2968625"/>
                    </a:xfrm>
                    <a:prstGeom prst="rect">
                      <a:avLst/>
                    </a:prstGeom>
                  </pic:spPr>
                </pic:pic>
              </a:graphicData>
            </a:graphic>
          </wp:inline>
        </w:drawing>
      </w:r>
    </w:p>
    <w:p w14:paraId="4573038E" w14:textId="59C862D6" w:rsidR="00BA12BB" w:rsidRPr="00BA12BB" w:rsidRDefault="00BA12BB" w:rsidP="00BA12BB">
      <w:pPr>
        <w:pStyle w:val="Sinespaciado"/>
        <w:rPr>
          <w:noProof/>
        </w:rPr>
      </w:pPr>
    </w:p>
    <w:p w14:paraId="02993479" w14:textId="64360D95" w:rsidR="000B5ADE" w:rsidRPr="000B5ADE" w:rsidRDefault="000B5ADE" w:rsidP="000B5ADE">
      <w:pPr>
        <w:pStyle w:val="Sinespaciado"/>
        <w:rPr>
          <w:noProof/>
        </w:rPr>
      </w:pPr>
    </w:p>
    <w:p w14:paraId="44AA9E06" w14:textId="23E3F62E" w:rsidR="00E10416" w:rsidRDefault="00E10416" w:rsidP="00A54DDE">
      <w:pPr>
        <w:pStyle w:val="Sinespaciado"/>
      </w:pPr>
    </w:p>
    <w:p w14:paraId="68A01435" w14:textId="05EBB948" w:rsidR="00E10416" w:rsidRDefault="5F5EA842" w:rsidP="000629CB">
      <w:r>
        <w:t>Fuente: Elaborado por el estudiante de acuerdo con el proyecto</w:t>
      </w:r>
    </w:p>
    <w:p w14:paraId="6D52C980" w14:textId="77777777" w:rsidR="001C2692" w:rsidRDefault="001C2692" w:rsidP="000629CB"/>
    <w:p w14:paraId="4978174D" w14:textId="2964DAD8" w:rsidR="00654EAD" w:rsidRDefault="00CB741E" w:rsidP="008112F2">
      <w:pPr>
        <w:pStyle w:val="Ttulo3"/>
      </w:pPr>
      <w:bookmarkStart w:id="956" w:name="_Toc208864139"/>
      <w:r>
        <w:t xml:space="preserve">Burn </w:t>
      </w:r>
      <w:r w:rsidR="006B1CD1">
        <w:t>U</w:t>
      </w:r>
      <w:r>
        <w:t>p chart</w:t>
      </w:r>
      <w:bookmarkEnd w:id="956"/>
    </w:p>
    <w:p w14:paraId="2174FE97" w14:textId="5D804CC3" w:rsidR="000629CB" w:rsidRDefault="000629CB" w:rsidP="000629CB"/>
    <w:p w14:paraId="11209649" w14:textId="016373C8" w:rsidR="000629CB" w:rsidRPr="000629CB" w:rsidRDefault="000629CB" w:rsidP="000629CB">
      <w:r>
        <w:t xml:space="preserve">En la figura </w:t>
      </w:r>
      <w:r w:rsidR="001C2692">
        <w:t>8</w:t>
      </w:r>
      <w:r>
        <w:t>.2 se observa el gr</w:t>
      </w:r>
      <w:r w:rsidR="00776A16">
        <w:t>á</w:t>
      </w:r>
      <w:r>
        <w:t xml:space="preserve">fico Burn Up </w:t>
      </w:r>
      <w:r w:rsidR="00FB624F">
        <w:t xml:space="preserve">que representa el trabajo acumulado </w:t>
      </w:r>
      <w:r w:rsidR="00DA4CD1">
        <w:t>completado a lo largo del tiempo,</w:t>
      </w:r>
      <w:r w:rsidR="00A22C27">
        <w:t xml:space="preserve"> en comparación </w:t>
      </w:r>
      <w:r w:rsidR="00D8793E">
        <w:t>con el total de trabajo planificado</w:t>
      </w:r>
    </w:p>
    <w:p w14:paraId="0EBF145F" w14:textId="77777777" w:rsidR="00CE7C7D" w:rsidRPr="00CE7C7D" w:rsidRDefault="00CE7C7D" w:rsidP="00CE7C7D"/>
    <w:p w14:paraId="1751D032" w14:textId="7FE132A1" w:rsidR="001F029F" w:rsidRDefault="001F029F" w:rsidP="00183B20">
      <w:pPr>
        <w:pStyle w:val="Descripcin"/>
        <w:keepNext/>
      </w:pPr>
      <w:bookmarkStart w:id="957" w:name="_Toc200854242"/>
      <w:bookmarkStart w:id="958" w:name="_Toc201172462"/>
      <w:bookmarkStart w:id="959" w:name="_Toc201199658"/>
      <w:bookmarkStart w:id="960" w:name="_Toc201199747"/>
      <w:bookmarkStart w:id="961" w:name="_Toc207209064"/>
      <w:bookmarkStart w:id="962" w:name="_Toc207894796"/>
      <w:bookmarkStart w:id="963" w:name="_Toc208864228"/>
      <w:bookmarkStart w:id="964" w:name="_Toc208864333"/>
      <w:bookmarkStart w:id="965" w:name="_Toc210409433"/>
      <w:bookmarkStart w:id="966" w:name="_Toc210410213"/>
      <w:r>
        <w:lastRenderedPageBreak/>
        <w:t xml:space="preserve">Figura </w:t>
      </w:r>
      <w:r w:rsidR="00267181">
        <w:fldChar w:fldCharType="begin"/>
      </w:r>
      <w:r w:rsidR="00267181">
        <w:instrText xml:space="preserve"> STYLEREF 1 \s </w:instrText>
      </w:r>
      <w:r w:rsidR="00267181">
        <w:fldChar w:fldCharType="separate"/>
      </w:r>
      <w:r w:rsidR="00267181">
        <w:rPr>
          <w:noProof/>
        </w:rPr>
        <w:t>8</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2</w:t>
      </w:r>
      <w:r w:rsidR="00267181">
        <w:rPr>
          <w:noProof/>
        </w:rPr>
        <w:fldChar w:fldCharType="end"/>
      </w:r>
      <w:r w:rsidR="008E16FF">
        <w:t xml:space="preserve"> </w:t>
      </w:r>
      <w:r w:rsidR="00E7787A">
        <w:t>Gr</w:t>
      </w:r>
      <w:r w:rsidR="00776A16">
        <w:t>á</w:t>
      </w:r>
      <w:r w:rsidR="00E7787A">
        <w:t xml:space="preserve">fica </w:t>
      </w:r>
      <w:r w:rsidR="008E16FF">
        <w:t>Burn</w:t>
      </w:r>
      <w:r w:rsidR="00183B20">
        <w:t>-Up del esfuerzo del equipo</w:t>
      </w:r>
      <w:bookmarkEnd w:id="957"/>
      <w:bookmarkEnd w:id="958"/>
      <w:bookmarkEnd w:id="959"/>
      <w:bookmarkEnd w:id="960"/>
      <w:bookmarkEnd w:id="961"/>
      <w:bookmarkEnd w:id="962"/>
      <w:bookmarkEnd w:id="963"/>
      <w:bookmarkEnd w:id="964"/>
      <w:bookmarkEnd w:id="965"/>
      <w:bookmarkEnd w:id="966"/>
    </w:p>
    <w:p w14:paraId="3BE4FE1A" w14:textId="433B5B3E" w:rsidR="00CA3BEB" w:rsidRPr="00CA3BEB" w:rsidRDefault="00C26CB6" w:rsidP="00CA3BEB">
      <w:pPr>
        <w:spacing w:after="0" w:line="240" w:lineRule="auto"/>
        <w:ind w:firstLine="0"/>
        <w:jc w:val="left"/>
        <w:rPr>
          <w:rFonts w:eastAsia="Times New Roman" w:cs="Times New Roman"/>
        </w:rPr>
      </w:pPr>
      <w:r>
        <w:rPr>
          <w:noProof/>
        </w:rPr>
        <w:drawing>
          <wp:inline distT="0" distB="0" distL="0" distR="0" wp14:anchorId="572824E6" wp14:editId="41956736">
            <wp:extent cx="5971540" cy="2576830"/>
            <wp:effectExtent l="0" t="0" r="0" b="0"/>
            <wp:docPr id="923388842"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88842" name="Imagen 1" descr="Gráfico, Gráfico de líneas&#10;&#10;El contenido generado por IA puede ser incorrecto."/>
                    <pic:cNvPicPr/>
                  </pic:nvPicPr>
                  <pic:blipFill>
                    <a:blip r:embed="rId165"/>
                    <a:stretch>
                      <a:fillRect/>
                    </a:stretch>
                  </pic:blipFill>
                  <pic:spPr>
                    <a:xfrm>
                      <a:off x="0" y="0"/>
                      <a:ext cx="5971540" cy="2576830"/>
                    </a:xfrm>
                    <a:prstGeom prst="rect">
                      <a:avLst/>
                    </a:prstGeom>
                  </pic:spPr>
                </pic:pic>
              </a:graphicData>
            </a:graphic>
          </wp:inline>
        </w:drawing>
      </w:r>
    </w:p>
    <w:p w14:paraId="62046F6F" w14:textId="6FDC56AF" w:rsidR="00831391" w:rsidRPr="00831391" w:rsidRDefault="00831391" w:rsidP="00831391">
      <w:pPr>
        <w:spacing w:after="0" w:line="240" w:lineRule="auto"/>
        <w:ind w:firstLine="0"/>
        <w:jc w:val="left"/>
        <w:rPr>
          <w:rFonts w:eastAsia="Times New Roman" w:cs="Times New Roman"/>
        </w:rPr>
      </w:pPr>
    </w:p>
    <w:p w14:paraId="1AC43A1B" w14:textId="4E2C1240" w:rsidR="002103C0" w:rsidRDefault="002103C0" w:rsidP="002103C0">
      <w:pPr>
        <w:spacing w:after="0" w:line="240" w:lineRule="auto"/>
        <w:ind w:firstLine="0"/>
        <w:jc w:val="left"/>
        <w:rPr>
          <w:rFonts w:eastAsia="Times New Roman" w:cs="Times New Roman"/>
        </w:rPr>
      </w:pPr>
    </w:p>
    <w:p w14:paraId="74A5FDA2" w14:textId="77777777" w:rsidR="00E7787A" w:rsidRPr="002103C0" w:rsidRDefault="00E7787A" w:rsidP="002103C0">
      <w:pPr>
        <w:spacing w:after="0" w:line="240" w:lineRule="auto"/>
        <w:ind w:firstLine="0"/>
        <w:jc w:val="left"/>
        <w:rPr>
          <w:rFonts w:eastAsia="Times New Roman" w:cs="Times New Roman"/>
        </w:rPr>
      </w:pPr>
    </w:p>
    <w:p w14:paraId="04091896" w14:textId="77777777" w:rsidR="00CE7C7D" w:rsidRDefault="00CE7C7D" w:rsidP="00CE7C7D">
      <w:r>
        <w:t>Fuente: Elaborado por el estudiante de acuerdo con el proyecto</w:t>
      </w:r>
    </w:p>
    <w:p w14:paraId="2125BFAA" w14:textId="77777777" w:rsidR="00B1218D" w:rsidRPr="00B1218D" w:rsidRDefault="00B1218D" w:rsidP="00063C4F">
      <w:pPr>
        <w:ind w:firstLine="0"/>
      </w:pPr>
    </w:p>
    <w:p w14:paraId="4E453557" w14:textId="02412AE3" w:rsidR="00E66B0C" w:rsidRDefault="00E66B0C" w:rsidP="00E66B0C">
      <w:pPr>
        <w:pStyle w:val="Ttulo3"/>
      </w:pPr>
      <w:bookmarkStart w:id="967" w:name="_Toc208864140"/>
      <w:r>
        <w:t>Velocidad del equipó</w:t>
      </w:r>
      <w:bookmarkEnd w:id="967"/>
    </w:p>
    <w:p w14:paraId="438DCD4E" w14:textId="77777777" w:rsidR="00C17EEC" w:rsidRDefault="00C17EEC" w:rsidP="00C17EEC"/>
    <w:p w14:paraId="44AA2CB6" w14:textId="6A021899" w:rsidR="00C17EEC" w:rsidRPr="00C17EEC" w:rsidRDefault="00791F42" w:rsidP="00C17EEC">
      <w:r>
        <w:t>En la</w:t>
      </w:r>
      <w:r w:rsidR="00C17EEC">
        <w:t xml:space="preserve"> figura </w:t>
      </w:r>
      <w:r w:rsidR="00776A16">
        <w:t>8</w:t>
      </w:r>
      <w:r w:rsidR="00C17EEC">
        <w:t>.</w:t>
      </w:r>
      <w:r w:rsidR="00300BCC">
        <w:t xml:space="preserve">3 se observa la velocidad del equipo </w:t>
      </w:r>
      <w:r w:rsidR="00BF0CD1">
        <w:t xml:space="preserve">donde se ve la cantidad de trabajo en cada sprint. Es útil para analizar el rendimiento del equipo, estimar la capacidad futura y </w:t>
      </w:r>
      <w:r w:rsidR="0070356A">
        <w:t xml:space="preserve">planificación </w:t>
      </w:r>
      <w:r w:rsidR="006F29D5">
        <w:t>más</w:t>
      </w:r>
      <w:r w:rsidR="0070356A">
        <w:t xml:space="preserve"> precisa para los futuros </w:t>
      </w:r>
      <w:r>
        <w:t>Sprint.</w:t>
      </w:r>
    </w:p>
    <w:p w14:paraId="214E866D" w14:textId="2FADF5CE" w:rsidR="00B1218D" w:rsidRDefault="00B1218D" w:rsidP="00E66B0C"/>
    <w:p w14:paraId="2AFDD4BD" w14:textId="6D568A8F" w:rsidR="00F2237A" w:rsidRDefault="00F2237A" w:rsidP="00F2237A">
      <w:pPr>
        <w:pStyle w:val="Descripcin"/>
        <w:keepNext/>
      </w:pPr>
      <w:bookmarkStart w:id="968" w:name="_Toc200854243"/>
      <w:bookmarkStart w:id="969" w:name="_Toc201172463"/>
      <w:bookmarkStart w:id="970" w:name="_Toc201199659"/>
      <w:bookmarkStart w:id="971" w:name="_Toc201199748"/>
      <w:bookmarkStart w:id="972" w:name="_Toc207209065"/>
      <w:bookmarkStart w:id="973" w:name="_Toc207894797"/>
      <w:bookmarkStart w:id="974" w:name="_Toc208864229"/>
      <w:bookmarkStart w:id="975" w:name="_Toc208864334"/>
      <w:bookmarkStart w:id="976" w:name="_Toc210409434"/>
      <w:bookmarkStart w:id="977" w:name="_Toc210410214"/>
      <w:r>
        <w:t xml:space="preserve">Figura </w:t>
      </w:r>
      <w:r w:rsidR="00267181">
        <w:fldChar w:fldCharType="begin"/>
      </w:r>
      <w:r w:rsidR="00267181">
        <w:instrText xml:space="preserve"> STYLEREF 1 \s </w:instrText>
      </w:r>
      <w:r w:rsidR="00267181">
        <w:fldChar w:fldCharType="separate"/>
      </w:r>
      <w:r w:rsidR="00267181">
        <w:rPr>
          <w:noProof/>
        </w:rPr>
        <w:t>8</w:t>
      </w:r>
      <w:r w:rsidR="00267181">
        <w:rPr>
          <w:noProof/>
        </w:rPr>
        <w:fldChar w:fldCharType="end"/>
      </w:r>
      <w:r w:rsidR="00267181">
        <w:t>.</w:t>
      </w:r>
      <w:r w:rsidR="00267181">
        <w:fldChar w:fldCharType="begin"/>
      </w:r>
      <w:r w:rsidR="00267181">
        <w:instrText xml:space="preserve"> SEQ Figura \* ARABIC \s 1 </w:instrText>
      </w:r>
      <w:r w:rsidR="00267181">
        <w:fldChar w:fldCharType="separate"/>
      </w:r>
      <w:r w:rsidR="00267181">
        <w:rPr>
          <w:noProof/>
        </w:rPr>
        <w:t>3</w:t>
      </w:r>
      <w:r w:rsidR="00267181">
        <w:rPr>
          <w:noProof/>
        </w:rPr>
        <w:fldChar w:fldCharType="end"/>
      </w:r>
      <w:r>
        <w:t xml:space="preserve"> Velocidad del equipo</w:t>
      </w:r>
      <w:bookmarkEnd w:id="968"/>
      <w:bookmarkEnd w:id="969"/>
      <w:bookmarkEnd w:id="970"/>
      <w:bookmarkEnd w:id="971"/>
      <w:bookmarkEnd w:id="972"/>
      <w:bookmarkEnd w:id="973"/>
      <w:bookmarkEnd w:id="974"/>
      <w:bookmarkEnd w:id="975"/>
      <w:bookmarkEnd w:id="976"/>
      <w:bookmarkEnd w:id="977"/>
    </w:p>
    <w:p w14:paraId="444B3242" w14:textId="77777777" w:rsidR="00C17EEC" w:rsidRPr="00C17EEC" w:rsidRDefault="00C17EEC" w:rsidP="00C17EEC"/>
    <w:p w14:paraId="1EEA3966" w14:textId="1CFFB523" w:rsidR="00F2237A" w:rsidRDefault="00165157" w:rsidP="00B1218D">
      <w:pPr>
        <w:spacing w:line="278" w:lineRule="auto"/>
        <w:ind w:firstLine="0"/>
        <w:jc w:val="left"/>
      </w:pPr>
      <w:r>
        <w:rPr>
          <w:noProof/>
        </w:rPr>
        <w:lastRenderedPageBreak/>
        <w:drawing>
          <wp:inline distT="0" distB="0" distL="0" distR="0" wp14:anchorId="18D4C5ED" wp14:editId="1E3B78EC">
            <wp:extent cx="5971540" cy="4281805"/>
            <wp:effectExtent l="0" t="0" r="0" b="4445"/>
            <wp:docPr id="1865858468"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58468" name="Imagen 1" descr="Gráfico, Gráfico de barras&#10;&#10;El contenido generado por IA puede ser incorrecto."/>
                    <pic:cNvPicPr/>
                  </pic:nvPicPr>
                  <pic:blipFill>
                    <a:blip r:embed="rId166"/>
                    <a:stretch>
                      <a:fillRect/>
                    </a:stretch>
                  </pic:blipFill>
                  <pic:spPr>
                    <a:xfrm>
                      <a:off x="0" y="0"/>
                      <a:ext cx="5971540" cy="4281805"/>
                    </a:xfrm>
                    <a:prstGeom prst="rect">
                      <a:avLst/>
                    </a:prstGeom>
                  </pic:spPr>
                </pic:pic>
              </a:graphicData>
            </a:graphic>
          </wp:inline>
        </w:drawing>
      </w:r>
    </w:p>
    <w:p w14:paraId="38B7E06B" w14:textId="77777777" w:rsidR="00C17EEC" w:rsidRDefault="00C17EEC" w:rsidP="00B1218D">
      <w:pPr>
        <w:spacing w:line="278" w:lineRule="auto"/>
        <w:ind w:firstLine="0"/>
        <w:jc w:val="left"/>
      </w:pPr>
    </w:p>
    <w:p w14:paraId="608ACFD9" w14:textId="77777777" w:rsidR="000630BA" w:rsidRDefault="00F2237A" w:rsidP="00C17EEC">
      <w:r>
        <w:t xml:space="preserve">Fuente: elaborado por el estudiante </w:t>
      </w:r>
      <w:r w:rsidR="00C17EEC">
        <w:t>respecto al proyecto</w:t>
      </w:r>
    </w:p>
    <w:p w14:paraId="6FEC5F13" w14:textId="77777777" w:rsidR="000630BA" w:rsidRDefault="000630BA" w:rsidP="00C17EEC"/>
    <w:p w14:paraId="4F91CBEA" w14:textId="77777777" w:rsidR="00784BD2" w:rsidRDefault="000630BA" w:rsidP="000630BA">
      <w:pPr>
        <w:pStyle w:val="Ttulo2"/>
      </w:pPr>
      <w:r>
        <w:br w:type="page"/>
      </w:r>
      <w:bookmarkStart w:id="978" w:name="_Toc208864141"/>
      <w:r w:rsidR="00784BD2">
        <w:lastRenderedPageBreak/>
        <w:t>Retrospectiva</w:t>
      </w:r>
      <w:bookmarkEnd w:id="978"/>
    </w:p>
    <w:p w14:paraId="4F7DCE41" w14:textId="77777777" w:rsidR="00980CAD" w:rsidRPr="00980CAD" w:rsidRDefault="00980CAD" w:rsidP="00980CAD"/>
    <w:p w14:paraId="0F131CCA" w14:textId="77777777" w:rsidR="006F5D15" w:rsidRDefault="006F5D15" w:rsidP="006F5D15">
      <w:r w:rsidRPr="006F5D15">
        <w:t>La retrospectiva del proyecto se llevó a cabo como una instancia fundamental para la inspección y adaptación continua de los procesos y el desempeño del Equipo Scrum. Esta sesión se enfocó en analizar el trabajo realizado durante los sprints anteriores con el objetivo de identificar tanto los logros alcanzados como las áreas de oportunidad que permitan optimizar la eficiencia y calidad en los futuros ciclos de desarrollo.</w:t>
      </w:r>
    </w:p>
    <w:p w14:paraId="10628A38" w14:textId="77777777" w:rsidR="006F5D15" w:rsidRPr="006F5D15" w:rsidRDefault="006F5D15" w:rsidP="007E5328">
      <w:pPr>
        <w:ind w:firstLine="0"/>
      </w:pPr>
    </w:p>
    <w:p w14:paraId="2D9E1AA0" w14:textId="77777777" w:rsidR="006F5D15" w:rsidRPr="006F5D15" w:rsidRDefault="006F5D15" w:rsidP="006F5D15">
      <w:r w:rsidRPr="006F5D15">
        <w:t>El resultado de esta sesión de reflexión es un compromiso colectivo para implementar los cambios que se detallan en el siguiente plan, buscando fortalecer la capacidad del equipo para entregar valor de manera más eficaz y sostenible.</w:t>
      </w:r>
    </w:p>
    <w:p w14:paraId="618B386C" w14:textId="77777777" w:rsidR="006F352E" w:rsidRPr="006F352E" w:rsidRDefault="006F352E" w:rsidP="006F352E"/>
    <w:p w14:paraId="0F219ACB" w14:textId="20E316E6" w:rsidR="00E66B0C" w:rsidRDefault="00D74E14" w:rsidP="00D74E14">
      <w:pPr>
        <w:pStyle w:val="Ttulo3"/>
      </w:pPr>
      <w:bookmarkStart w:id="979" w:name="_Toc208864142"/>
      <w:r>
        <w:t>Plan de mejora</w:t>
      </w:r>
      <w:bookmarkEnd w:id="979"/>
    </w:p>
    <w:p w14:paraId="183D19FE" w14:textId="1CCA3C91" w:rsidR="00863247" w:rsidRPr="00863247" w:rsidRDefault="00863247" w:rsidP="00863247"/>
    <w:p w14:paraId="0B32CD92" w14:textId="32804C1A" w:rsidR="008F35EA" w:rsidRPr="00C250B8" w:rsidRDefault="001C2692" w:rsidP="008F35EA">
      <w:r>
        <w:t xml:space="preserve">En la tabla 8.3 </w:t>
      </w:r>
      <w:r w:rsidR="008F35EA">
        <w:t xml:space="preserve">representan </w:t>
      </w:r>
      <w:r w:rsidR="00863247" w:rsidRPr="00863247">
        <w:t>los hallazgos y discusiones de la retrospectiva, se ha formulado el siguiente plan de mejora, el cual detalla las acciones específicas que el Equipo Scrum se compromete a implementar en los próximos sprints. Estas acciones están diseñadas para abordar las áreas identificadas y potenciar la productividad y cohesión del equipo</w:t>
      </w:r>
    </w:p>
    <w:p w14:paraId="776FD233" w14:textId="372FBEC9" w:rsidR="00080EBF" w:rsidRDefault="00080EBF" w:rsidP="00080EBF">
      <w:pPr>
        <w:pStyle w:val="Descripcin"/>
        <w:keepNext/>
      </w:pPr>
      <w:bookmarkStart w:id="980" w:name="_Toc200854106"/>
      <w:bookmarkStart w:id="981" w:name="_Toc201172390"/>
      <w:bookmarkStart w:id="982" w:name="_Toc201199660"/>
      <w:bookmarkStart w:id="983" w:name="_Toc201199749"/>
      <w:bookmarkStart w:id="984" w:name="_Toc207209066"/>
      <w:bookmarkStart w:id="985" w:name="_Toc207894798"/>
      <w:bookmarkStart w:id="986" w:name="_Toc208864230"/>
      <w:bookmarkStart w:id="987" w:name="_Toc209985135"/>
      <w:bookmarkStart w:id="988" w:name="_Toc210409435"/>
      <w:bookmarkStart w:id="989" w:name="_Toc210410215"/>
      <w:r>
        <w:lastRenderedPageBreak/>
        <w:t xml:space="preserve">Tabla </w:t>
      </w:r>
      <w:r w:rsidR="003917AA">
        <w:fldChar w:fldCharType="begin"/>
      </w:r>
      <w:r w:rsidR="003917AA">
        <w:instrText xml:space="preserve"> STYLEREF 1 \s </w:instrText>
      </w:r>
      <w:r w:rsidR="003917AA">
        <w:fldChar w:fldCharType="separate"/>
      </w:r>
      <w:r w:rsidR="003917AA">
        <w:rPr>
          <w:noProof/>
        </w:rPr>
        <w:t>8</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3</w:t>
      </w:r>
      <w:r w:rsidR="003917AA">
        <w:rPr>
          <w:noProof/>
        </w:rPr>
        <w:fldChar w:fldCharType="end"/>
      </w:r>
      <w:r>
        <w:t xml:space="preserve"> “Plan de mejora”</w:t>
      </w:r>
      <w:bookmarkEnd w:id="980"/>
      <w:bookmarkEnd w:id="981"/>
      <w:bookmarkEnd w:id="982"/>
      <w:bookmarkEnd w:id="983"/>
      <w:bookmarkEnd w:id="984"/>
      <w:bookmarkEnd w:id="985"/>
      <w:bookmarkEnd w:id="986"/>
      <w:bookmarkEnd w:id="987"/>
      <w:bookmarkEnd w:id="988"/>
      <w:bookmarkEnd w:id="989"/>
    </w:p>
    <w:p w14:paraId="1C13B129" w14:textId="38B2180B" w:rsidR="00C250B8" w:rsidRDefault="00165157" w:rsidP="00EB4ADF">
      <w:pPr>
        <w:pStyle w:val="Sinespaciado"/>
      </w:pPr>
      <w:r>
        <w:rPr>
          <w:noProof/>
        </w:rPr>
        <w:drawing>
          <wp:inline distT="0" distB="0" distL="0" distR="0" wp14:anchorId="235131C5" wp14:editId="1279F959">
            <wp:extent cx="5971540" cy="2353310"/>
            <wp:effectExtent l="0" t="0" r="0" b="8890"/>
            <wp:docPr id="26103121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31211" name="Imagen 1" descr="Interfaz de usuario gráfica, Texto, Aplicación, Correo electrónico&#10;&#10;El contenido generado por IA puede ser incorrecto."/>
                    <pic:cNvPicPr/>
                  </pic:nvPicPr>
                  <pic:blipFill>
                    <a:blip r:embed="rId167"/>
                    <a:stretch>
                      <a:fillRect/>
                    </a:stretch>
                  </pic:blipFill>
                  <pic:spPr>
                    <a:xfrm>
                      <a:off x="0" y="0"/>
                      <a:ext cx="5971540" cy="2353310"/>
                    </a:xfrm>
                    <a:prstGeom prst="rect">
                      <a:avLst/>
                    </a:prstGeom>
                  </pic:spPr>
                </pic:pic>
              </a:graphicData>
            </a:graphic>
          </wp:inline>
        </w:drawing>
      </w:r>
    </w:p>
    <w:p w14:paraId="2EDB5816" w14:textId="1A4A70A4" w:rsidR="00080EBF" w:rsidRDefault="00080EBF" w:rsidP="00EB4ADF">
      <w:pPr>
        <w:pStyle w:val="Sinespaciado"/>
      </w:pPr>
    </w:p>
    <w:p w14:paraId="0F7704F4" w14:textId="4E539202" w:rsidR="00C250B8" w:rsidRPr="00C250B8" w:rsidRDefault="00080EBF" w:rsidP="00D260E6">
      <w:r>
        <w:t>Fuente: elaborado por el estudiante respecto al proyecto</w:t>
      </w:r>
      <w:r w:rsidR="00C250B8">
        <w:br w:type="page"/>
      </w:r>
    </w:p>
    <w:p w14:paraId="0125123B" w14:textId="09A76546" w:rsidR="00AA3081" w:rsidRDefault="6B875C95" w:rsidP="6B875C95">
      <w:pPr>
        <w:pStyle w:val="Ttulo1"/>
      </w:pPr>
      <w:bookmarkStart w:id="990" w:name="_Toc201199661"/>
      <w:bookmarkStart w:id="991" w:name="_Toc201199750"/>
      <w:bookmarkStart w:id="992" w:name="_Toc207209067"/>
      <w:bookmarkStart w:id="993" w:name="_Toc207894799"/>
      <w:bookmarkStart w:id="994" w:name="_Toc208864143"/>
      <w:bookmarkStart w:id="995" w:name="_Toc208864231"/>
      <w:bookmarkStart w:id="996" w:name="_Toc210409436"/>
      <w:bookmarkStart w:id="997" w:name="_Toc210410216"/>
      <w:r>
        <w:lastRenderedPageBreak/>
        <w:t>ANEXO</w:t>
      </w:r>
      <w:bookmarkEnd w:id="990"/>
      <w:bookmarkEnd w:id="991"/>
      <w:bookmarkEnd w:id="992"/>
      <w:bookmarkEnd w:id="993"/>
      <w:bookmarkEnd w:id="994"/>
      <w:bookmarkEnd w:id="995"/>
      <w:bookmarkEnd w:id="996"/>
      <w:bookmarkEnd w:id="997"/>
    </w:p>
    <w:p w14:paraId="304D6019" w14:textId="45DE0B7F" w:rsidR="00B94F65" w:rsidRDefault="00B94F65" w:rsidP="00B94F65"/>
    <w:p w14:paraId="2D4129EF" w14:textId="35F04825" w:rsidR="005214BB" w:rsidRPr="00B94F65" w:rsidRDefault="005214BB" w:rsidP="00B94F65"/>
    <w:p w14:paraId="30D8561C" w14:textId="4A1917DA" w:rsidR="009E4CBA" w:rsidRDefault="009E4CBA" w:rsidP="009E4CBA">
      <w:pPr>
        <w:pStyle w:val="Ttulo2"/>
      </w:pPr>
      <w:bookmarkStart w:id="998" w:name="_Toc208864144"/>
      <w:r>
        <w:t>Propuesta de solución</w:t>
      </w:r>
      <w:r w:rsidR="00DD6D69">
        <w:t xml:space="preserve"> detallada</w:t>
      </w:r>
      <w:bookmarkEnd w:id="998"/>
    </w:p>
    <w:p w14:paraId="4FFEEB47" w14:textId="77777777" w:rsidR="003763C1" w:rsidRPr="003763C1" w:rsidRDefault="003763C1" w:rsidP="003763C1"/>
    <w:p w14:paraId="5F27333E" w14:textId="31854DA3" w:rsidR="00414193" w:rsidRPr="00414193" w:rsidRDefault="00414193" w:rsidP="00414193">
      <w:r w:rsidRPr="00414193">
        <w:t xml:space="preserve">La arquitectura del sistema de autenticación web </w:t>
      </w:r>
      <w:r w:rsidR="00776A16">
        <w:t>“</w:t>
      </w:r>
      <w:r w:rsidRPr="00414193">
        <w:t>TicTac</w:t>
      </w:r>
      <w:r w:rsidR="00776A16">
        <w:t>”</w:t>
      </w:r>
      <w:r w:rsidRPr="00414193">
        <w:t xml:space="preserve"> sigue el modelo clásico cliente-servidor, utilizando HTML para la interfaz, PHP para la lógica del servidor, JavaScript con jQuery para interacciones dinámicas, CSS para el diseño de las páginas y MySQL como base de datos. </w:t>
      </w:r>
    </w:p>
    <w:p w14:paraId="7DE5B0C1" w14:textId="6D560867" w:rsidR="00414193" w:rsidRPr="00414193" w:rsidRDefault="00414193" w:rsidP="00414193">
      <w:r w:rsidRPr="00414193">
        <w:t xml:space="preserve"> </w:t>
      </w:r>
    </w:p>
    <w:p w14:paraId="6FBAD725" w14:textId="014F7DF2" w:rsidR="00414193" w:rsidRPr="00414193" w:rsidRDefault="00414193" w:rsidP="00414193">
      <w:r w:rsidRPr="00414193">
        <w:t xml:space="preserve">Para usar el sistema se necesita XAMPP, activando Apache como servidor local web y MySQL para la base de datos. Funciona con archivos principales: index.php, que es la vista de inicio de sesión; header.php, que es el menú principal con el menú desplegable que combina la vista del inicio de sesión para lograr cargar la lógica del sistema, donde permite realizar los microservicios a través de dicho menú; y connection.php, que gestiona la conexión a la base de datos. </w:t>
      </w:r>
    </w:p>
    <w:p w14:paraId="6DDC8A2B" w14:textId="7C90D321" w:rsidR="00414193" w:rsidRPr="00414193" w:rsidRDefault="00414193" w:rsidP="00414193">
      <w:r w:rsidRPr="00414193">
        <w:t xml:space="preserve"> </w:t>
      </w:r>
    </w:p>
    <w:p w14:paraId="40AD8AD5" w14:textId="2A2847B0" w:rsidR="00414193" w:rsidRPr="00414193" w:rsidRDefault="00414193" w:rsidP="00414193">
      <w:r w:rsidRPr="00414193">
        <w:t xml:space="preserve">El usuario accede a un formulario de inicio de sesión donde introduce su nombre de usuario, ID y contraseña. Esta interfaz, desarrollada en HTML y optimizada con Bootstrap, envía los datos al mismo archivo mediante el método POST. PHP procesa la solicitud, validando si existe una sesión activa; de no ser así, verifica que se hayan introducido los datos. A continuación, incluye connection.php, que establece la conexión a la base de datos mediante la biblioteca nativa MySQLi de PHP, utilizando la función mysqli_connect(). </w:t>
      </w:r>
    </w:p>
    <w:p w14:paraId="5CB3E6EB" w14:textId="5F586614" w:rsidR="00414193" w:rsidRPr="00414193" w:rsidRDefault="00414193" w:rsidP="00414193">
      <w:r w:rsidRPr="00414193">
        <w:t xml:space="preserve"> </w:t>
      </w:r>
    </w:p>
    <w:p w14:paraId="7CAEA188" w14:textId="41713D68" w:rsidR="00414193" w:rsidRPr="00414193" w:rsidRDefault="00414193" w:rsidP="00414193">
      <w:r w:rsidRPr="00414193">
        <w:t xml:space="preserve">El sistema establece dos conexiones: una local y otra remota, ambas configuradas con el conjunto de caracteres UTF-8. Tras la conexión, se ejecuta una consulta SQL que busca una coincidencia exacta entre el ID y la contraseña introducidos. Si se encuentra un resultado válido y </w:t>
      </w:r>
      <w:r w:rsidRPr="00414193">
        <w:lastRenderedPageBreak/>
        <w:t xml:space="preserve">la cuenta está activa, se crea una sesión con $_SESSION y se redirige al usuario al panel principal. De lo contrario, se muestra un mensaje de error. </w:t>
      </w:r>
    </w:p>
    <w:p w14:paraId="5277C847" w14:textId="498DD3AF" w:rsidR="00414193" w:rsidRPr="00414193" w:rsidRDefault="00414193" w:rsidP="00414193">
      <w:r w:rsidRPr="00414193">
        <w:t xml:space="preserve"> </w:t>
      </w:r>
    </w:p>
    <w:p w14:paraId="584B3EF5" w14:textId="59CF3BA2" w:rsidR="00414193" w:rsidRPr="00414193" w:rsidRDefault="00414193" w:rsidP="00414193">
      <w:r w:rsidRPr="00414193">
        <w:t xml:space="preserve">La conexión a MySQL se realiza mediante mysqli_connect() y mysqli_query(), utilizando mysqli_real_escape_string() para depurar los datos, aunque sin usar cifrado de contraseña ni consultas preparadas, lo que representa una mejora de seguridad. </w:t>
      </w:r>
    </w:p>
    <w:p w14:paraId="59BB1DCF" w14:textId="1E7EDF1D" w:rsidR="00414193" w:rsidRPr="00414193" w:rsidRDefault="00414193" w:rsidP="00414193"/>
    <w:p w14:paraId="1079892A" w14:textId="7A73821C" w:rsidR="00B94F65" w:rsidRDefault="00414193" w:rsidP="00414193">
      <w:r w:rsidRPr="00414193">
        <w:t>El sistema utiliza la librería jQuery para realizar llamadas AJAX, permitiendo enviar y recibir datos del servidor de forma asíncrona sin necesidad de recargar la página. Esta técnica se implementa en diferentes módulos como: Turnos, Permisos, Tipo de contrato y Empleados</w:t>
      </w:r>
    </w:p>
    <w:p w14:paraId="1BBA5F5B" w14:textId="77777777" w:rsidR="003763C1" w:rsidRDefault="003763C1" w:rsidP="00414193"/>
    <w:p w14:paraId="1057D6E7" w14:textId="77777777" w:rsidR="003763C1" w:rsidRDefault="003763C1" w:rsidP="003763C1">
      <w:pPr>
        <w:pStyle w:val="Ttulo3"/>
      </w:pPr>
      <w:bookmarkStart w:id="999" w:name="_Toc208864145"/>
      <w:r w:rsidRPr="003763C1">
        <w:t>Pila Tecnológica</w:t>
      </w:r>
      <w:bookmarkEnd w:id="999"/>
      <w:r w:rsidRPr="003763C1">
        <w:t xml:space="preserve"> </w:t>
      </w:r>
    </w:p>
    <w:p w14:paraId="7445BABB" w14:textId="77777777" w:rsidR="003763C1" w:rsidRPr="003763C1" w:rsidRDefault="003763C1" w:rsidP="003763C1"/>
    <w:p w14:paraId="7FE71091" w14:textId="77777777" w:rsidR="003763C1" w:rsidRDefault="003763C1" w:rsidP="003763C1">
      <w:r w:rsidRPr="003763C1">
        <w:t xml:space="preserve">Frontend: Se utiliza HTML para la estructura, CSS para el diseño y JavaScript con jQuery para interacciones dinámicas en el lado del cliente. Bootstrap se emplea para optimizar la interfaz de usuario. </w:t>
      </w:r>
    </w:p>
    <w:p w14:paraId="772FBE80" w14:textId="77777777" w:rsidR="003763C1" w:rsidRDefault="003763C1" w:rsidP="003763C1"/>
    <w:p w14:paraId="11E2E8A5" w14:textId="77777777" w:rsidR="003763C1" w:rsidRDefault="003763C1" w:rsidP="003763C1">
      <w:r w:rsidRPr="003763C1">
        <w:t xml:space="preserve">Backend: PHP 7.4 gestiona la lógica del servidor y las interacciones con la base de datos. Base de Datos: MySQL/MariaDB almacena los datos de usuario y la información del sistema. </w:t>
      </w:r>
    </w:p>
    <w:p w14:paraId="1F189E77" w14:textId="77777777" w:rsidR="003763C1" w:rsidRDefault="003763C1" w:rsidP="003763C1"/>
    <w:p w14:paraId="463140AF" w14:textId="5E738C86" w:rsidR="003763C1" w:rsidRPr="003763C1" w:rsidRDefault="003763C1" w:rsidP="003763C1">
      <w:r w:rsidRPr="003763C1">
        <w:t>Entorno de Servidor Local: XAMPP v3.3.0 es el entorno preferido, con Apache como servidor web y MySQL para la gestión de la base de datos.</w:t>
      </w:r>
    </w:p>
    <w:p w14:paraId="2FE6CF8C" w14:textId="77777777" w:rsidR="003763C1" w:rsidRPr="00B94F65" w:rsidRDefault="003763C1" w:rsidP="00414193"/>
    <w:p w14:paraId="15826AFF" w14:textId="1E2CCA95" w:rsidR="0020228B" w:rsidRDefault="0020228B" w:rsidP="0020228B"/>
    <w:p w14:paraId="50907A09" w14:textId="4FBEACE7" w:rsidR="00740EFB" w:rsidRDefault="00B61ED4" w:rsidP="00B61ED4">
      <w:pPr>
        <w:pStyle w:val="Ttulo2"/>
      </w:pPr>
      <w:bookmarkStart w:id="1000" w:name="_Toc208864146"/>
      <w:r>
        <w:lastRenderedPageBreak/>
        <w:t>Pdf diagrama de clases</w:t>
      </w:r>
      <w:r w:rsidR="00FB1907">
        <w:t xml:space="preserve"> y modelado datos</w:t>
      </w:r>
      <w:r>
        <w:t>:</w:t>
      </w:r>
      <w:bookmarkEnd w:id="1000"/>
    </w:p>
    <w:p w14:paraId="045FEEEF" w14:textId="77777777" w:rsidR="00E2649B" w:rsidRPr="00E2649B" w:rsidRDefault="00E2649B" w:rsidP="00E2649B"/>
    <w:p w14:paraId="6A4B4BB8" w14:textId="7BF09D3D" w:rsidR="00B61ED4" w:rsidRPr="00B61ED4" w:rsidRDefault="00AE7AD5" w:rsidP="00B61ED4">
      <w:r>
        <w:object w:dxaOrig="1530" w:dyaOrig="995" w14:anchorId="58CD1F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50.25pt" o:ole="">
            <v:imagedata r:id="rId168" o:title=""/>
          </v:shape>
          <o:OLEObject Type="Embed" ProgID="Package" ShapeID="_x0000_i1025" DrawAspect="Icon" ObjectID="_1821024469" r:id="rId169"/>
        </w:object>
      </w:r>
      <w:r>
        <w:object w:dxaOrig="1530" w:dyaOrig="995" w14:anchorId="7318620E">
          <v:shape id="_x0000_i1026" type="#_x0000_t75" style="width:79.5pt;height:50.25pt" o:ole="">
            <v:imagedata r:id="rId170" o:title=""/>
          </v:shape>
          <o:OLEObject Type="Embed" ProgID="Package" ShapeID="_x0000_i1026" DrawAspect="Icon" ObjectID="_1821024470" r:id="rId171"/>
        </w:object>
      </w:r>
    </w:p>
    <w:p w14:paraId="3B561B93" w14:textId="070E29F2" w:rsidR="00FB1907" w:rsidRDefault="00FB1907">
      <w:pPr>
        <w:spacing w:line="278" w:lineRule="auto"/>
        <w:ind w:firstLine="0"/>
        <w:jc w:val="left"/>
      </w:pPr>
    </w:p>
    <w:p w14:paraId="36A2DB0D" w14:textId="3E6A1EE0" w:rsidR="00FB1907" w:rsidRDefault="00FB1907" w:rsidP="00FB1907">
      <w:pPr>
        <w:pStyle w:val="Ttulo2"/>
      </w:pPr>
      <w:bookmarkStart w:id="1001" w:name="_Toc208864147"/>
      <w:r>
        <w:t xml:space="preserve">Pdf vista </w:t>
      </w:r>
      <w:r w:rsidR="001B05A0">
        <w:t>de proceso</w:t>
      </w:r>
      <w:bookmarkEnd w:id="1001"/>
    </w:p>
    <w:p w14:paraId="556A5DF8" w14:textId="66422C0E" w:rsidR="001B05A0" w:rsidRPr="001B05A0" w:rsidRDefault="001B05A0" w:rsidP="001B05A0"/>
    <w:p w14:paraId="0AD09547" w14:textId="6D84D254" w:rsidR="001B05A0" w:rsidRDefault="001B05A0" w:rsidP="001B05A0">
      <w:pPr>
        <w:pStyle w:val="Ttulo2"/>
      </w:pPr>
      <w:bookmarkStart w:id="1002" w:name="_Toc208864148"/>
      <w:r>
        <w:t>Pdf vista componentes</w:t>
      </w:r>
      <w:bookmarkEnd w:id="1002"/>
    </w:p>
    <w:p w14:paraId="510134BB" w14:textId="1E18E437" w:rsidR="001B05A0" w:rsidRPr="001B05A0" w:rsidRDefault="00590E8C" w:rsidP="001B05A0">
      <w:r>
        <w:object w:dxaOrig="1530" w:dyaOrig="995" w14:anchorId="3BF7DF28">
          <v:shape id="_x0000_i1027" type="#_x0000_t75" style="width:79.5pt;height:50.25pt" o:ole="">
            <v:imagedata r:id="rId172" o:title=""/>
          </v:shape>
          <o:OLEObject Type="Embed" ProgID="Package" ShapeID="_x0000_i1027" DrawAspect="Icon" ObjectID="_1821024471" r:id="rId173"/>
        </w:object>
      </w:r>
    </w:p>
    <w:p w14:paraId="3D43ED15" w14:textId="1A33DA9C" w:rsidR="00FB1907" w:rsidRDefault="001B05A0" w:rsidP="000E7D9E">
      <w:pPr>
        <w:pStyle w:val="Ttulo2"/>
      </w:pPr>
      <w:bookmarkStart w:id="1003" w:name="_Toc208864149"/>
      <w:r>
        <w:t xml:space="preserve">Pdf vista </w:t>
      </w:r>
      <w:r w:rsidR="000E7D9E">
        <w:t>despliegue</w:t>
      </w:r>
      <w:bookmarkEnd w:id="1003"/>
    </w:p>
    <w:p w14:paraId="5DDC40E8" w14:textId="1F2E383B" w:rsidR="000E7D9E" w:rsidRPr="000E7D9E" w:rsidRDefault="00590E8C" w:rsidP="000E7D9E">
      <w:r>
        <w:object w:dxaOrig="1530" w:dyaOrig="995" w14:anchorId="4B2FF5B7">
          <v:shape id="_x0000_i1028" type="#_x0000_t75" style="width:79.5pt;height:50.25pt" o:ole="">
            <v:imagedata r:id="rId174" o:title=""/>
          </v:shape>
          <o:OLEObject Type="Embed" ProgID="Package" ShapeID="_x0000_i1028" DrawAspect="Icon" ObjectID="_1821024472" r:id="rId175"/>
        </w:object>
      </w:r>
    </w:p>
    <w:p w14:paraId="3BD3E74E" w14:textId="4F5E1DE6" w:rsidR="00E10416" w:rsidRDefault="00131198" w:rsidP="00E10416">
      <w:pPr>
        <w:pStyle w:val="Ttulo2"/>
      </w:pPr>
      <w:bookmarkStart w:id="1004" w:name="_Toc208864150"/>
      <w:r>
        <w:t>Diagrama de clases</w:t>
      </w:r>
      <w:r w:rsidR="00876D85">
        <w:t xml:space="preserve"> y modelado de datos</w:t>
      </w:r>
      <w:bookmarkEnd w:id="1004"/>
    </w:p>
    <w:p w14:paraId="485D84C4" w14:textId="77777777" w:rsidR="003D49E5" w:rsidRPr="003D49E5" w:rsidRDefault="003D49E5" w:rsidP="003D49E5"/>
    <w:p w14:paraId="1526AE2F" w14:textId="77777777" w:rsidR="00E7502A" w:rsidRPr="002726C6" w:rsidRDefault="00E7502A" w:rsidP="002726C6">
      <w:pPr>
        <w:rPr>
          <w:b/>
          <w:bCs/>
        </w:rPr>
      </w:pPr>
      <w:r w:rsidRPr="002726C6">
        <w:rPr>
          <w:b/>
          <w:bCs/>
        </w:rPr>
        <w:t>Entidades Principales y su Propósito:</w:t>
      </w:r>
    </w:p>
    <w:p w14:paraId="07F4F0CF" w14:textId="77777777" w:rsidR="00E7502A" w:rsidRPr="00E7502A" w:rsidRDefault="00E7502A" w:rsidP="002726C6">
      <w:r w:rsidRPr="002726C6">
        <w:rPr>
          <w:b/>
          <w:bCs/>
        </w:rPr>
        <w:t>marcas</w:t>
      </w:r>
      <w:r w:rsidRPr="00E7502A">
        <w:t xml:space="preserve"> (Registros):</w:t>
      </w:r>
    </w:p>
    <w:p w14:paraId="5AC6DD5C" w14:textId="7814DCE3" w:rsidR="00E7502A" w:rsidRPr="00E7502A" w:rsidRDefault="00E7502A" w:rsidP="002726C6">
      <w:r w:rsidRPr="002726C6">
        <w:rPr>
          <w:b/>
          <w:bCs/>
        </w:rPr>
        <w:t>Propósito</w:t>
      </w:r>
      <w:r w:rsidRPr="00E7502A">
        <w:t xml:space="preserve">: Almacena registros biométricos individuales, probablemente representando entradas/salidas </w:t>
      </w:r>
      <w:r w:rsidR="003D49E5" w:rsidRPr="00E7502A">
        <w:t>u</w:t>
      </w:r>
      <w:r w:rsidRPr="00E7502A">
        <w:t xml:space="preserve"> otros eventos.</w:t>
      </w:r>
    </w:p>
    <w:p w14:paraId="1C714EF5" w14:textId="2015A72B" w:rsidR="0066605E" w:rsidRDefault="00E7502A" w:rsidP="009E4DD5">
      <w:r w:rsidRPr="002726C6">
        <w:rPr>
          <w:b/>
          <w:bCs/>
        </w:rPr>
        <w:t>Atributos</w:t>
      </w:r>
      <w:r w:rsidRPr="00E7502A">
        <w:t xml:space="preserve">: id (clave primaria), fecha, hora, tipo (tipo de marca), status, imagen (imagen), </w:t>
      </w:r>
      <w:r w:rsidR="00F94FC9">
        <w:t xml:space="preserve">hash, </w:t>
      </w:r>
      <w:r w:rsidR="00F823E8">
        <w:t>usuarios_id_usuarios, biometroc</w:t>
      </w:r>
      <w:r w:rsidR="002A75C7">
        <w:t>o_id_biometrico, latitud, longitud</w:t>
      </w:r>
      <w:r w:rsidR="00456585">
        <w:t xml:space="preserve">, </w:t>
      </w:r>
      <w:r w:rsidRPr="00E7502A">
        <w:t>tipoMarca</w:t>
      </w:r>
      <w:r w:rsidR="00456585">
        <w:t>, correo_enviado. descarga.</w:t>
      </w:r>
      <w:r w:rsidRPr="00E7502A">
        <w:t xml:space="preserve"> </w:t>
      </w:r>
    </w:p>
    <w:p w14:paraId="68764002" w14:textId="217EA7E6" w:rsidR="0066605E" w:rsidRDefault="0066605E" w:rsidP="009E4DD5">
      <w:r w:rsidRPr="0066605E">
        <w:rPr>
          <w:b/>
          <w:bCs/>
        </w:rPr>
        <w:lastRenderedPageBreak/>
        <w:t>Métodos:</w:t>
      </w:r>
      <w:r>
        <w:t xml:space="preserve"> </w:t>
      </w:r>
      <w:r w:rsidRPr="0066605E">
        <w:t>filtrar_marcasFechas(), filtrar_informe(), guardar_marca(), imprimirMarcaAsistencia(), exportarMarcaAsistencia(). Estos sugieren funcionalidades para filtrar, reportar, guardar, imprimir y exportar datos de asistencia.</w:t>
      </w:r>
    </w:p>
    <w:p w14:paraId="7B0274E8" w14:textId="77777777" w:rsidR="008250AB" w:rsidRPr="008250AB" w:rsidRDefault="008250AB" w:rsidP="002726C6">
      <w:r w:rsidRPr="008250AB">
        <w:rPr>
          <w:b/>
          <w:bCs/>
        </w:rPr>
        <w:t>dispositivos</w:t>
      </w:r>
      <w:r w:rsidRPr="008250AB">
        <w:t>:</w:t>
      </w:r>
    </w:p>
    <w:p w14:paraId="284BDB26" w14:textId="437232BF" w:rsidR="008250AB" w:rsidRPr="008250AB" w:rsidRDefault="008250AB" w:rsidP="002726C6">
      <w:r w:rsidRPr="008250AB">
        <w:rPr>
          <w:b/>
          <w:bCs/>
        </w:rPr>
        <w:t>Propósito:</w:t>
      </w:r>
      <w:r w:rsidRPr="008250AB">
        <w:t xml:space="preserve"> Gestiona la información sobre dispositivos biométricos </w:t>
      </w:r>
    </w:p>
    <w:p w14:paraId="62C80B11" w14:textId="3551E008" w:rsidR="00E06768" w:rsidRDefault="008250AB" w:rsidP="009E4DD5">
      <w:r w:rsidRPr="008250AB">
        <w:rPr>
          <w:b/>
          <w:bCs/>
        </w:rPr>
        <w:t>Atributos:</w:t>
      </w:r>
      <w:r w:rsidRPr="008250AB">
        <w:t xml:space="preserve"> id_biometrico (clave primaria), marca, modelo,</w:t>
      </w:r>
      <w:r w:rsidR="002624FE">
        <w:t xml:space="preserve"> ubicación, </w:t>
      </w:r>
      <w:r w:rsidRPr="008250AB">
        <w:t>status</w:t>
      </w:r>
      <w:r w:rsidR="002624FE">
        <w:t>, tipo, id_sucursal.</w:t>
      </w:r>
    </w:p>
    <w:p w14:paraId="48653354" w14:textId="77777777" w:rsidR="00E06768" w:rsidRPr="00E06768" w:rsidRDefault="00E06768" w:rsidP="002726C6">
      <w:r w:rsidRPr="00E06768">
        <w:rPr>
          <w:b/>
          <w:bCs/>
        </w:rPr>
        <w:t>departamentos</w:t>
      </w:r>
      <w:r w:rsidRPr="00E06768">
        <w:t>:</w:t>
      </w:r>
    </w:p>
    <w:p w14:paraId="6D6EECA3" w14:textId="62004286" w:rsidR="00E06768" w:rsidRPr="00E06768" w:rsidRDefault="00E06768" w:rsidP="002726C6">
      <w:r w:rsidRPr="00E06768">
        <w:rPr>
          <w:b/>
          <w:bCs/>
        </w:rPr>
        <w:t>Propósito:</w:t>
      </w:r>
      <w:r w:rsidRPr="00E06768">
        <w:t xml:space="preserve"> Gestiona</w:t>
      </w:r>
      <w:r w:rsidR="00776A16">
        <w:t>r</w:t>
      </w:r>
      <w:r w:rsidRPr="00E06768">
        <w:t xml:space="preserve"> los departamentos organizacionales.</w:t>
      </w:r>
    </w:p>
    <w:p w14:paraId="53792239" w14:textId="337744FF" w:rsidR="00E06768" w:rsidRDefault="00E06768" w:rsidP="002726C6">
      <w:r w:rsidRPr="00E06768">
        <w:rPr>
          <w:b/>
          <w:bCs/>
        </w:rPr>
        <w:t>Atributos:</w:t>
      </w:r>
      <w:r w:rsidRPr="00E06768">
        <w:t xml:space="preserve"> id_departamentos (clave primaria), id_empresa (clave foránea), descripcion, status, fechaCreacion. </w:t>
      </w:r>
    </w:p>
    <w:p w14:paraId="31469BBA" w14:textId="13313612" w:rsidR="00B7698C" w:rsidRPr="00E06768" w:rsidRDefault="00B7698C" w:rsidP="00B7698C">
      <w:r w:rsidRPr="005A6AAA">
        <w:rPr>
          <w:b/>
          <w:bCs/>
        </w:rPr>
        <w:t>Métodos:</w:t>
      </w:r>
      <w:r w:rsidRPr="005A6AAA">
        <w:t xml:space="preserve"> nuevo_departamento(), cambiar_estadoDepartamentos(), actualizar_departamentos(), guardar_departamentos(). Estos indican operaciones CRUD (Crear, Leer, Actualizar, Eliminar) para los departamentos</w:t>
      </w:r>
    </w:p>
    <w:p w14:paraId="617ADB7A" w14:textId="77777777" w:rsidR="002C2CF1" w:rsidRPr="002C2CF1" w:rsidRDefault="002C2CF1" w:rsidP="002726C6">
      <w:r w:rsidRPr="002C2CF1">
        <w:rPr>
          <w:b/>
          <w:bCs/>
        </w:rPr>
        <w:t>empresas</w:t>
      </w:r>
      <w:r w:rsidRPr="002C2CF1">
        <w:t>:</w:t>
      </w:r>
    </w:p>
    <w:p w14:paraId="4142B7FA" w14:textId="77777777" w:rsidR="002C2CF1" w:rsidRPr="002C2CF1" w:rsidRDefault="002C2CF1" w:rsidP="002726C6">
      <w:r w:rsidRPr="002C2CF1">
        <w:rPr>
          <w:b/>
          <w:bCs/>
        </w:rPr>
        <w:t>Propósito:</w:t>
      </w:r>
      <w:r w:rsidRPr="002C2CF1">
        <w:t xml:space="preserve"> Gestiona los detalles de las diferentes empresas que utilizan el sistema.</w:t>
      </w:r>
    </w:p>
    <w:p w14:paraId="3798D7CC" w14:textId="60078DEB" w:rsidR="002C2CF1" w:rsidRPr="002C2CF1" w:rsidRDefault="002C2CF1" w:rsidP="002726C6">
      <w:r w:rsidRPr="002C2CF1">
        <w:rPr>
          <w:b/>
          <w:bCs/>
        </w:rPr>
        <w:t>Atributos:</w:t>
      </w:r>
      <w:r w:rsidRPr="002C2CF1">
        <w:t xml:space="preserve"> id_empresas (clave primaria), RazonSocial, nombreFantasia, rut, representanteLegal, actividadEconomica, giro, fechaCreacion, web, email, logo, pais, </w:t>
      </w:r>
      <w:r w:rsidR="006A2724">
        <w:t>status</w:t>
      </w:r>
      <w:r w:rsidRPr="002C2CF1">
        <w:t>,</w:t>
      </w:r>
      <w:r w:rsidR="006A2724">
        <w:t xml:space="preserve"> holding_id_holdind</w:t>
      </w:r>
      <w:r w:rsidR="00A65608">
        <w:t>, FechaTermino,</w:t>
      </w:r>
      <w:r w:rsidRPr="002C2CF1">
        <w:t xml:space="preserve"> C</w:t>
      </w:r>
      <w:r w:rsidR="00A65608">
        <w:t>lave</w:t>
      </w:r>
      <w:r w:rsidRPr="002C2CF1">
        <w:t>. Esta es una entidad completa para perfiles de empresas.</w:t>
      </w:r>
    </w:p>
    <w:p w14:paraId="051030CB" w14:textId="77777777" w:rsidR="002C2CF1" w:rsidRPr="002C2CF1" w:rsidRDefault="002C2CF1" w:rsidP="002726C6">
      <w:r w:rsidRPr="002C2CF1">
        <w:rPr>
          <w:b/>
          <w:bCs/>
        </w:rPr>
        <w:t>turnos</w:t>
      </w:r>
      <w:r w:rsidRPr="002C2CF1">
        <w:t>:</w:t>
      </w:r>
    </w:p>
    <w:p w14:paraId="592C9969" w14:textId="77777777" w:rsidR="002C2CF1" w:rsidRPr="002C2CF1" w:rsidRDefault="002C2CF1" w:rsidP="002726C6">
      <w:r w:rsidRPr="002C2CF1">
        <w:rPr>
          <w:b/>
          <w:bCs/>
        </w:rPr>
        <w:t>Propósito:</w:t>
      </w:r>
      <w:r w:rsidRPr="002C2CF1">
        <w:t xml:space="preserve"> Define y gestiona los turnos de trabajo.</w:t>
      </w:r>
    </w:p>
    <w:p w14:paraId="2F0A0455" w14:textId="4B156D7E" w:rsidR="00E06768" w:rsidRPr="008250AB" w:rsidRDefault="002C2CF1" w:rsidP="002726C6">
      <w:r w:rsidRPr="002C2CF1">
        <w:rPr>
          <w:b/>
          <w:bCs/>
        </w:rPr>
        <w:t>Atributos:</w:t>
      </w:r>
      <w:r w:rsidRPr="002C2CF1">
        <w:t xml:space="preserve"> id_turnos (clave primaria), nombreTurno, numeroDia, horario, ventanaIngreso, horaEntrada, diaEntrada, tolerancia, entradaColacion, salidaColacion, horaSalida, ventanaSalida, libre, </w:t>
      </w:r>
      <w:r w:rsidR="00841BB7">
        <w:t xml:space="preserve">totalHorasDia, extra, </w:t>
      </w:r>
      <w:r w:rsidRPr="002C2CF1">
        <w:t>status.</w:t>
      </w:r>
    </w:p>
    <w:p w14:paraId="1CAA1E8D" w14:textId="454C5DB0" w:rsidR="00546596" w:rsidRDefault="008308F1" w:rsidP="00AE0791">
      <w:r w:rsidRPr="008308F1">
        <w:rPr>
          <w:b/>
          <w:bCs/>
        </w:rPr>
        <w:lastRenderedPageBreak/>
        <w:t>Métodos:</w:t>
      </w:r>
      <w:r w:rsidRPr="008308F1">
        <w:t xml:space="preserve"> nuevo_turno(), guardar_turno(), actualizar_turno(), cambiar_estadoTurno(), eliminar_turno()</w:t>
      </w:r>
      <w:r w:rsidR="00AE0791">
        <w:t>, tablaresumen_turnos()</w:t>
      </w:r>
      <w:r w:rsidRPr="008308F1">
        <w:t>.</w:t>
      </w:r>
    </w:p>
    <w:p w14:paraId="28031C05" w14:textId="77777777" w:rsidR="00D9237C" w:rsidRPr="00D9237C" w:rsidRDefault="00D9237C" w:rsidP="002726C6">
      <w:r w:rsidRPr="00D9237C">
        <w:rPr>
          <w:b/>
          <w:bCs/>
        </w:rPr>
        <w:t>tipo_contrato</w:t>
      </w:r>
      <w:r w:rsidRPr="00D9237C">
        <w:t>:</w:t>
      </w:r>
    </w:p>
    <w:p w14:paraId="1A56BFF7" w14:textId="77777777" w:rsidR="00D9237C" w:rsidRPr="00D9237C" w:rsidRDefault="00D9237C" w:rsidP="002726C6">
      <w:r w:rsidRPr="00D9237C">
        <w:rPr>
          <w:b/>
          <w:bCs/>
        </w:rPr>
        <w:t>Propósito:</w:t>
      </w:r>
      <w:r w:rsidRPr="00D9237C">
        <w:t xml:space="preserve"> Define diferentes tipos de contratos de empleo.</w:t>
      </w:r>
    </w:p>
    <w:p w14:paraId="0D0F1989" w14:textId="77777777" w:rsidR="00D9237C" w:rsidRDefault="00D9237C" w:rsidP="002726C6">
      <w:r w:rsidRPr="00D9237C">
        <w:rPr>
          <w:b/>
          <w:bCs/>
        </w:rPr>
        <w:t>Atributos:</w:t>
      </w:r>
      <w:r w:rsidRPr="00D9237C">
        <w:t xml:space="preserve"> id_tipocontrato (clave primaria), id_empresa (clave foránea), descripcion, status. </w:t>
      </w:r>
    </w:p>
    <w:p w14:paraId="43F33347" w14:textId="2BD7C83C" w:rsidR="00056D24" w:rsidRDefault="00056D24" w:rsidP="002726C6">
      <w:r w:rsidRPr="00056D24">
        <w:rPr>
          <w:b/>
          <w:bCs/>
        </w:rPr>
        <w:t>Métodos:</w:t>
      </w:r>
      <w:r w:rsidRPr="00056D24">
        <w:t xml:space="preserve"> nuevo_tipoContrato(), guardar_tipoContrato(), actualizar_tipoContrato(), cambiar_estadoTipoContrato().</w:t>
      </w:r>
    </w:p>
    <w:p w14:paraId="77E0C1FE" w14:textId="77777777" w:rsidR="005D039B" w:rsidRPr="00C62B62" w:rsidRDefault="005D039B" w:rsidP="00C62B62">
      <w:pPr>
        <w:rPr>
          <w:rFonts w:cs="Times New Roman"/>
          <w:b/>
          <w:bCs/>
        </w:rPr>
      </w:pPr>
      <w:r w:rsidRPr="00C62B62">
        <w:rPr>
          <w:b/>
          <w:bCs/>
        </w:rPr>
        <w:t>usuarios</w:t>
      </w:r>
      <w:r w:rsidRPr="00C62B62">
        <w:rPr>
          <w:rFonts w:cs="Times New Roman"/>
          <w:b/>
          <w:bCs/>
        </w:rPr>
        <w:t>:</w:t>
      </w:r>
    </w:p>
    <w:p w14:paraId="047F1727" w14:textId="77777777" w:rsidR="005D039B" w:rsidRPr="005D039B" w:rsidRDefault="005D039B" w:rsidP="002726C6">
      <w:pPr>
        <w:rPr>
          <w:rFonts w:eastAsia="Times New Roman" w:cs="Times New Roman"/>
        </w:rPr>
      </w:pPr>
      <w:r w:rsidRPr="005D039B">
        <w:rPr>
          <w:rFonts w:eastAsia="Times New Roman" w:cs="Times New Roman"/>
          <w:b/>
          <w:bCs/>
        </w:rPr>
        <w:t>Propósito:</w:t>
      </w:r>
      <w:r w:rsidRPr="005D039B">
        <w:rPr>
          <w:rFonts w:eastAsia="Times New Roman" w:cs="Times New Roman"/>
        </w:rPr>
        <w:t xml:space="preserve"> Almacena la información de los usuarios (empleados).</w:t>
      </w:r>
    </w:p>
    <w:p w14:paraId="1AA7D99C" w14:textId="7926583A" w:rsidR="005D039B" w:rsidRPr="005D039B" w:rsidRDefault="005D039B" w:rsidP="007739F8">
      <w:pPr>
        <w:rPr>
          <w:rFonts w:cs="Times New Roman"/>
        </w:rPr>
      </w:pPr>
      <w:r w:rsidRPr="005D039B">
        <w:rPr>
          <w:rFonts w:cs="Times New Roman"/>
          <w:b/>
          <w:bCs/>
        </w:rPr>
        <w:t>Atributos:</w:t>
      </w:r>
      <w:r w:rsidRPr="005D039B">
        <w:rPr>
          <w:rFonts w:cs="Times New Roman"/>
        </w:rPr>
        <w:t xml:space="preserve"> </w:t>
      </w:r>
      <w:r w:rsidRPr="005D039B">
        <w:t>id_usuarios</w:t>
      </w:r>
      <w:r w:rsidRPr="005D039B">
        <w:rPr>
          <w:rFonts w:cs="Times New Roman"/>
        </w:rPr>
        <w:t xml:space="preserve"> (clave primaria),</w:t>
      </w:r>
      <w:r w:rsidR="00FF5501">
        <w:t xml:space="preserve"> </w:t>
      </w:r>
      <w:r w:rsidR="00E15093">
        <w:t>rut, digitoRUT</w:t>
      </w:r>
      <w:r w:rsidR="00421CD6">
        <w:t>, codigoDedo, nombres, apellido1, apellido2</w:t>
      </w:r>
      <w:r w:rsidR="00146B92">
        <w:t>, tipoContrato, direccion, comuna, ciudad, país, telefono, celular</w:t>
      </w:r>
      <w:r w:rsidR="002D3416">
        <w:t>, id_ficha(foránea), email, turnoFijo, username, password, perfil, cargo,</w:t>
      </w:r>
      <w:r w:rsidR="006955BF">
        <w:t xml:space="preserve"> salt, status, sucurusal_id_sucursal (</w:t>
      </w:r>
      <w:r w:rsidR="00E376DC">
        <w:t xml:space="preserve">foránea), </w:t>
      </w:r>
      <w:r w:rsidR="00F66040">
        <w:t xml:space="preserve">turnos_id_turnos (foránea), </w:t>
      </w:r>
      <w:r w:rsidR="001A3669">
        <w:t>departamentos_id_departamentos (foránea</w:t>
      </w:r>
      <w:r w:rsidR="0054233B">
        <w:t>)</w:t>
      </w:r>
      <w:r w:rsidR="001A3669">
        <w:t xml:space="preserve">, cc_id_cc </w:t>
      </w:r>
      <w:r w:rsidR="0054233B">
        <w:t>(foránea</w:t>
      </w:r>
      <w:r w:rsidR="001A3669">
        <w:t>), fechaCreacion, claveReloj</w:t>
      </w:r>
      <w:r w:rsidR="00506925">
        <w:t>, id_empresas</w:t>
      </w:r>
      <w:r w:rsidRPr="005D039B">
        <w:rPr>
          <w:rFonts w:cs="Times New Roman"/>
        </w:rPr>
        <w:t>. Esta entidad es bastante central, vinculando a dispositivos biométricos, turnos y otras unidades organizativas.</w:t>
      </w:r>
    </w:p>
    <w:p w14:paraId="2EA38B3F" w14:textId="67A4C1C4" w:rsidR="005D039B" w:rsidRPr="00D9237C" w:rsidRDefault="007739F8" w:rsidP="007739F8">
      <w:r w:rsidRPr="007739F8">
        <w:rPr>
          <w:b/>
          <w:bCs/>
        </w:rPr>
        <w:t>Métodos:</w:t>
      </w:r>
      <w:r w:rsidRPr="007739F8">
        <w:t xml:space="preserve"> nuevo_usuario(), guardar_usuario(), editar_empleado(), cambiar_estadoUsuario(), cambiar_turnoUsuario(), cambiar_sucursalUsuario(), imprimiendoUsuario().</w:t>
      </w:r>
    </w:p>
    <w:p w14:paraId="1E45BF26" w14:textId="77777777" w:rsidR="006011A8" w:rsidRPr="006011A8" w:rsidRDefault="006011A8" w:rsidP="002726C6">
      <w:r w:rsidRPr="006011A8">
        <w:rPr>
          <w:b/>
          <w:bCs/>
        </w:rPr>
        <w:t>holding</w:t>
      </w:r>
      <w:r w:rsidRPr="006011A8">
        <w:t>:</w:t>
      </w:r>
    </w:p>
    <w:p w14:paraId="74C2E92C" w14:textId="77777777" w:rsidR="006011A8" w:rsidRPr="006011A8" w:rsidRDefault="006011A8" w:rsidP="002726C6">
      <w:r w:rsidRPr="006011A8">
        <w:rPr>
          <w:b/>
          <w:bCs/>
        </w:rPr>
        <w:t>Propósito:</w:t>
      </w:r>
      <w:r w:rsidRPr="006011A8">
        <w:t xml:space="preserve"> Gestiona la información de una empresa holding, lo que implica una estructura de múltiples empresas.</w:t>
      </w:r>
    </w:p>
    <w:p w14:paraId="74782B0D" w14:textId="77777777" w:rsidR="006011A8" w:rsidRPr="006011A8" w:rsidRDefault="006011A8" w:rsidP="002726C6">
      <w:r w:rsidRPr="006011A8">
        <w:rPr>
          <w:b/>
          <w:bCs/>
        </w:rPr>
        <w:t>Atributos:</w:t>
      </w:r>
      <w:r w:rsidRPr="006011A8">
        <w:t xml:space="preserve"> id_holding (clave primaria), nombre, representante, status, fechaCreacion.</w:t>
      </w:r>
    </w:p>
    <w:p w14:paraId="06D09F84" w14:textId="77777777" w:rsidR="006011A8" w:rsidRPr="006011A8" w:rsidRDefault="006011A8" w:rsidP="002726C6">
      <w:r w:rsidRPr="006011A8">
        <w:rPr>
          <w:b/>
          <w:bCs/>
        </w:rPr>
        <w:t>sucursal</w:t>
      </w:r>
      <w:r w:rsidRPr="006011A8">
        <w:t>:</w:t>
      </w:r>
    </w:p>
    <w:p w14:paraId="0C843BF6" w14:textId="77777777" w:rsidR="006011A8" w:rsidRPr="006011A8" w:rsidRDefault="006011A8" w:rsidP="002726C6">
      <w:r w:rsidRPr="006011A8">
        <w:rPr>
          <w:b/>
          <w:bCs/>
        </w:rPr>
        <w:t>Propósito:</w:t>
      </w:r>
      <w:r w:rsidRPr="006011A8">
        <w:t xml:space="preserve"> Gestiona la información sobre las diferentes sucursales o ubicaciones de la empresa.</w:t>
      </w:r>
    </w:p>
    <w:p w14:paraId="47FCF7E6" w14:textId="376BDB40" w:rsidR="006011A8" w:rsidRDefault="006011A8" w:rsidP="002726C6">
      <w:r w:rsidRPr="006011A8">
        <w:rPr>
          <w:b/>
          <w:bCs/>
        </w:rPr>
        <w:lastRenderedPageBreak/>
        <w:t>Atributos:</w:t>
      </w:r>
      <w:r w:rsidRPr="006011A8">
        <w:t xml:space="preserve"> id_sucursal (clave primaria), tipo, nombre, direccion, comuna, fonos, celular, fax, representante, rutRepresentante, ciudad, pais, statusSucursal, </w:t>
      </w:r>
      <w:r w:rsidR="00805706">
        <w:t>empresas_id_empresas</w:t>
      </w:r>
      <w:r w:rsidRPr="006011A8">
        <w:t xml:space="preserve"> (clave foránea)</w:t>
      </w:r>
      <w:r w:rsidR="00F33229">
        <w:t>, fechaCreacion</w:t>
      </w:r>
      <w:r w:rsidRPr="006011A8">
        <w:t xml:space="preserve">. </w:t>
      </w:r>
    </w:p>
    <w:p w14:paraId="12B3B12A" w14:textId="77777777" w:rsidR="004D7A3F" w:rsidRPr="006011A8" w:rsidRDefault="004D7A3F" w:rsidP="004D7A3F">
      <w:r w:rsidRPr="00A56AFC">
        <w:rPr>
          <w:b/>
          <w:bCs/>
        </w:rPr>
        <w:t>Métodos:</w:t>
      </w:r>
      <w:r>
        <w:t xml:space="preserve"> </w:t>
      </w:r>
      <w:r w:rsidRPr="00A56AFC">
        <w:t>guardar_sucursal(), nueva_sucursal() (nombre de método duplicado), cambiar_estadoSucursal(), actualizar_sucursal().</w:t>
      </w:r>
    </w:p>
    <w:p w14:paraId="62272497" w14:textId="77777777" w:rsidR="004D7A3F" w:rsidRPr="006011A8" w:rsidRDefault="004D7A3F" w:rsidP="002726C6"/>
    <w:p w14:paraId="34927F00" w14:textId="77777777" w:rsidR="006011A8" w:rsidRPr="006011A8" w:rsidRDefault="006011A8" w:rsidP="002726C6">
      <w:r w:rsidRPr="006011A8">
        <w:rPr>
          <w:b/>
          <w:bCs/>
        </w:rPr>
        <w:t>permisos</w:t>
      </w:r>
      <w:r w:rsidRPr="006011A8">
        <w:t>:</w:t>
      </w:r>
    </w:p>
    <w:p w14:paraId="731EF3EB" w14:textId="77777777" w:rsidR="006011A8" w:rsidRPr="006011A8" w:rsidRDefault="006011A8" w:rsidP="002726C6">
      <w:r w:rsidRPr="006011A8">
        <w:rPr>
          <w:b/>
          <w:bCs/>
        </w:rPr>
        <w:t>Propósito:</w:t>
      </w:r>
      <w:r w:rsidRPr="006011A8">
        <w:t xml:space="preserve"> Gestiona las solicitudes de permisos o licencias de los empleados.</w:t>
      </w:r>
    </w:p>
    <w:p w14:paraId="0580852C" w14:textId="7C3FF8EC" w:rsidR="006011A8" w:rsidRDefault="006011A8" w:rsidP="002726C6">
      <w:r w:rsidRPr="006011A8">
        <w:rPr>
          <w:b/>
          <w:bCs/>
        </w:rPr>
        <w:t>Atributos:</w:t>
      </w:r>
      <w:r w:rsidRPr="006011A8">
        <w:t xml:space="preserve"> id_permisos (clave primaria), id_usuario (clave foránea), id_motivo (clave foránea), fecha_ini, hora_ini, fecha_fin, hora_fin, total_horas, observaciones, goce, status, adjunto, creado, hora_creado. </w:t>
      </w:r>
    </w:p>
    <w:p w14:paraId="3FBC4D58" w14:textId="34C3DD59" w:rsidR="00A56AFC" w:rsidRPr="006011A8" w:rsidRDefault="00A56AFC" w:rsidP="00A56AFC">
      <w:r w:rsidRPr="00A56AFC">
        <w:rPr>
          <w:b/>
          <w:bCs/>
        </w:rPr>
        <w:t>Métodos:</w:t>
      </w:r>
      <w:r w:rsidR="000B3886">
        <w:t xml:space="preserve"> </w:t>
      </w:r>
      <w:r w:rsidR="00720081" w:rsidRPr="00436071">
        <w:t>nuevo_permiso(), guardar_permisos(), actualizar_permisos(), cambiar_estadoPermiso(), filtrar_permisos(), eliminar_permisos(), imprimir_permisos()</w:t>
      </w:r>
    </w:p>
    <w:p w14:paraId="5950D42E" w14:textId="77777777" w:rsidR="006011A8" w:rsidRPr="006011A8" w:rsidRDefault="006011A8" w:rsidP="002726C6">
      <w:r w:rsidRPr="006011A8">
        <w:rPr>
          <w:b/>
          <w:bCs/>
        </w:rPr>
        <w:t>motivos_permisos</w:t>
      </w:r>
      <w:r w:rsidRPr="006011A8">
        <w:t>:</w:t>
      </w:r>
    </w:p>
    <w:p w14:paraId="0CE8D9C8" w14:textId="77777777" w:rsidR="006011A8" w:rsidRPr="006011A8" w:rsidRDefault="006011A8" w:rsidP="002726C6">
      <w:r w:rsidRPr="006011A8">
        <w:rPr>
          <w:b/>
          <w:bCs/>
        </w:rPr>
        <w:t>Propósito:</w:t>
      </w:r>
      <w:r w:rsidRPr="006011A8">
        <w:t xml:space="preserve"> Define las razones para las licencias o permisos.</w:t>
      </w:r>
    </w:p>
    <w:p w14:paraId="5BF784CD" w14:textId="51E4C3EF" w:rsidR="006011A8" w:rsidRDefault="006011A8" w:rsidP="00433F01">
      <w:r w:rsidRPr="006011A8">
        <w:rPr>
          <w:b/>
          <w:bCs/>
        </w:rPr>
        <w:t>Atributos:</w:t>
      </w:r>
      <w:r w:rsidRPr="006011A8">
        <w:t xml:space="preserve"> </w:t>
      </w:r>
      <w:r w:rsidR="00433F01">
        <w:t>id_</w:t>
      </w:r>
      <w:r w:rsidRPr="006011A8">
        <w:t xml:space="preserve">motivo (clave primaria), descripcion, status, fecha_creacion. </w:t>
      </w:r>
    </w:p>
    <w:p w14:paraId="579D7642" w14:textId="33A1660E" w:rsidR="00042AF1" w:rsidRDefault="00042AF1" w:rsidP="00042AF1">
      <w:r w:rsidRPr="00042AF1">
        <w:rPr>
          <w:b/>
          <w:bCs/>
        </w:rPr>
        <w:t>Métodos:</w:t>
      </w:r>
      <w:r w:rsidRPr="00042AF1">
        <w:t xml:space="preserve"> guardar_motivoPermisos(), actualizar_motivoPermisos(), cambiar_estadoMotivoPermisos()</w:t>
      </w:r>
    </w:p>
    <w:p w14:paraId="602630C9" w14:textId="77777777" w:rsidR="006011A8" w:rsidRPr="006011A8" w:rsidRDefault="006011A8" w:rsidP="002726C6">
      <w:r w:rsidRPr="006011A8">
        <w:rPr>
          <w:b/>
          <w:bCs/>
        </w:rPr>
        <w:t>vacaciones</w:t>
      </w:r>
      <w:r w:rsidRPr="006011A8">
        <w:t>:</w:t>
      </w:r>
    </w:p>
    <w:p w14:paraId="342A7B38" w14:textId="77777777" w:rsidR="006011A8" w:rsidRPr="006011A8" w:rsidRDefault="006011A8" w:rsidP="002726C6">
      <w:r w:rsidRPr="006011A8">
        <w:rPr>
          <w:b/>
          <w:bCs/>
        </w:rPr>
        <w:t>Propósito:</w:t>
      </w:r>
      <w:r w:rsidRPr="006011A8">
        <w:t xml:space="preserve"> Gestiona las solicitudes de vacaciones y los saldos de los empleados.</w:t>
      </w:r>
    </w:p>
    <w:p w14:paraId="5CC5E8E9" w14:textId="3ED6D442" w:rsidR="006011A8" w:rsidRDefault="006011A8" w:rsidP="002726C6">
      <w:r w:rsidRPr="006011A8">
        <w:rPr>
          <w:b/>
          <w:bCs/>
        </w:rPr>
        <w:t>Atributos:</w:t>
      </w:r>
      <w:r w:rsidRPr="006011A8">
        <w:t xml:space="preserve"> id_vacaciones (clave primaria), anio (año), fecha_inicio, fecha_termino, dias, periodo, dia_usado, dia_pendiente, id_usuario (clave foránea), id_autoriza (clave foránea para el usuario que autoriza), </w:t>
      </w:r>
      <w:r w:rsidR="00776A16" w:rsidRPr="006011A8">
        <w:t>aprobación</w:t>
      </w:r>
      <w:r w:rsidRPr="006011A8">
        <w:t xml:space="preserve">, status. </w:t>
      </w:r>
    </w:p>
    <w:p w14:paraId="1162FCE4" w14:textId="344D3C07" w:rsidR="00C97BE1" w:rsidRPr="006011A8" w:rsidRDefault="00C97BE1" w:rsidP="002726C6">
      <w:r w:rsidRPr="00C97BE1">
        <w:rPr>
          <w:b/>
          <w:bCs/>
        </w:rPr>
        <w:lastRenderedPageBreak/>
        <w:t>Métodos:</w:t>
      </w:r>
      <w:r w:rsidRPr="00C97BE1">
        <w:t xml:space="preserve"> nuevo_vacacaciones(), guardar_vacaciones(), actualizar_vacaciones(), cambiar_estadoVacaciones(), asignar_vacaciones(), imprimir_vacaciones(), eliminar_vacaciones().</w:t>
      </w:r>
    </w:p>
    <w:p w14:paraId="12D80C59" w14:textId="77777777" w:rsidR="002726C6" w:rsidRPr="002726C6" w:rsidRDefault="002726C6" w:rsidP="002726C6">
      <w:r w:rsidRPr="002726C6">
        <w:rPr>
          <w:b/>
          <w:bCs/>
        </w:rPr>
        <w:t>centro_costo (Centro de Costo)</w:t>
      </w:r>
      <w:r w:rsidRPr="002726C6">
        <w:t>:</w:t>
      </w:r>
    </w:p>
    <w:p w14:paraId="055E7360" w14:textId="5299C290" w:rsidR="002726C6" w:rsidRPr="002726C6" w:rsidRDefault="002726C6" w:rsidP="002726C6">
      <w:r w:rsidRPr="002726C6">
        <w:rPr>
          <w:b/>
          <w:bCs/>
        </w:rPr>
        <w:t>Propósito:</w:t>
      </w:r>
      <w:r w:rsidRPr="002726C6">
        <w:t xml:space="preserve"> Gestiona</w:t>
      </w:r>
      <w:r w:rsidR="00776A16">
        <w:t>r</w:t>
      </w:r>
      <w:r w:rsidRPr="002726C6">
        <w:t xml:space="preserve"> los centros de costo para el seguimiento financiero.</w:t>
      </w:r>
    </w:p>
    <w:p w14:paraId="137CD077" w14:textId="77777777" w:rsidR="002726C6" w:rsidRDefault="002726C6" w:rsidP="009378D4">
      <w:r w:rsidRPr="002726C6">
        <w:rPr>
          <w:b/>
          <w:bCs/>
        </w:rPr>
        <w:t>Atributos:</w:t>
      </w:r>
      <w:r w:rsidRPr="002726C6">
        <w:t xml:space="preserve"> id_centro (clave primaria), fecha_creacion, descripcion, status. </w:t>
      </w:r>
    </w:p>
    <w:p w14:paraId="7453E2B1" w14:textId="0CB54603" w:rsidR="009378D4" w:rsidRPr="002726C6" w:rsidRDefault="009378D4" w:rsidP="009378D4">
      <w:r w:rsidRPr="009378D4">
        <w:rPr>
          <w:b/>
          <w:bCs/>
        </w:rPr>
        <w:t>Métodos:</w:t>
      </w:r>
      <w:r w:rsidRPr="009378D4">
        <w:t xml:space="preserve"> nuevo_CC(), guardar_CC(), actualizar_CC(), cambiar_estadoCC()</w:t>
      </w:r>
    </w:p>
    <w:p w14:paraId="04A9BFCF" w14:textId="27D01840" w:rsidR="008308F1" w:rsidRDefault="002C7449" w:rsidP="002726C6">
      <w:r w:rsidRPr="00A74718">
        <w:rPr>
          <w:b/>
          <w:bCs/>
        </w:rPr>
        <w:t>Relación</w:t>
      </w:r>
      <w:r w:rsidR="00527885">
        <w:t>:</w:t>
      </w:r>
    </w:p>
    <w:p w14:paraId="12CD6C65" w14:textId="4CBF92EC" w:rsidR="00527885" w:rsidRDefault="00527885" w:rsidP="002726C6">
      <w:r>
        <w:t xml:space="preserve">Turnos </w:t>
      </w:r>
      <w:r w:rsidR="00BD2367">
        <w:t>puede tener 1 usuario como el usuario puede tener 1 turno</w:t>
      </w:r>
    </w:p>
    <w:p w14:paraId="5A4049C6" w14:textId="349E3E43" w:rsidR="00BD2367" w:rsidRDefault="009F541F" w:rsidP="002726C6">
      <w:r>
        <w:t>Motivo de permi</w:t>
      </w:r>
      <w:r w:rsidR="00216B9D">
        <w:t>so</w:t>
      </w:r>
      <w:r>
        <w:t xml:space="preserve"> puede tener múltiples permiso y permiso puede tener 1 motivo de permiso</w:t>
      </w:r>
      <w:r w:rsidR="00216B9D">
        <w:t>, si no existe un permiso no podría haber un motivo de permiso</w:t>
      </w:r>
    </w:p>
    <w:p w14:paraId="08B1D9EE" w14:textId="6D820C5D" w:rsidR="009F541F" w:rsidRDefault="00BD7303" w:rsidP="002726C6">
      <w:r>
        <w:t xml:space="preserve">Usuario puede tener de 0 a muchos permisos y permisos puede </w:t>
      </w:r>
      <w:r w:rsidR="009277D1">
        <w:t>tener</w:t>
      </w:r>
      <w:r>
        <w:t xml:space="preserve"> de 1 </w:t>
      </w:r>
      <w:r w:rsidR="009277D1">
        <w:t>usuari</w:t>
      </w:r>
      <w:r w:rsidR="00A766CB">
        <w:t>o, si no existiera un usuario no existe un permiso</w:t>
      </w:r>
    </w:p>
    <w:p w14:paraId="0BABD0D0" w14:textId="32162E68" w:rsidR="009E46F9" w:rsidRDefault="009E46F9" w:rsidP="002726C6">
      <w:r>
        <w:t xml:space="preserve">Usuario </w:t>
      </w:r>
      <w:r w:rsidR="00592F83">
        <w:t xml:space="preserve">puede tener </w:t>
      </w:r>
      <w:r w:rsidR="00A766CB">
        <w:t>1 vacaciones y vacaciones puede tener 1 usuario, si no existe usuario, no existe vacaciones</w:t>
      </w:r>
    </w:p>
    <w:p w14:paraId="032B7ADA" w14:textId="2B4EB6A0" w:rsidR="00A766CB" w:rsidRDefault="00467D7B" w:rsidP="002726C6">
      <w:r>
        <w:t xml:space="preserve">Marcas puede tener 1 usuario y usuario puede tener de 1 a muchas marcas, si no existen </w:t>
      </w:r>
      <w:r w:rsidR="00536426">
        <w:t>usuario no hay marcas.</w:t>
      </w:r>
    </w:p>
    <w:p w14:paraId="547A14A3" w14:textId="5D9C2385" w:rsidR="00536426" w:rsidRDefault="00DE7BFD" w:rsidP="002726C6">
      <w:r>
        <w:t>Tipo_contrato puede tener de 1 a mucho usuarios y usuarios pueden tener 1 tipo_contrato</w:t>
      </w:r>
      <w:r w:rsidR="00AB4693">
        <w:t>, el tipo de contrato puede existir sin que exista usuario.</w:t>
      </w:r>
    </w:p>
    <w:p w14:paraId="58C3C37F" w14:textId="6FC9FF4D" w:rsidR="00AB4693" w:rsidRDefault="00622870" w:rsidP="002726C6">
      <w:r>
        <w:t xml:space="preserve">Dispositivos </w:t>
      </w:r>
      <w:r w:rsidR="005A7A27">
        <w:t>puede</w:t>
      </w:r>
      <w:r>
        <w:t xml:space="preserve"> tener muchas marcas y marcas puede tener 1 dispo</w:t>
      </w:r>
      <w:r w:rsidR="00867245">
        <w:t>sitivo, si no existe</w:t>
      </w:r>
      <w:r w:rsidR="00776A16">
        <w:t>n</w:t>
      </w:r>
      <w:r w:rsidR="00867245">
        <w:t xml:space="preserve"> </w:t>
      </w:r>
      <w:r w:rsidR="005A7A27">
        <w:t>dispositivos</w:t>
      </w:r>
      <w:r w:rsidR="00867245">
        <w:t xml:space="preserve">, puede haber </w:t>
      </w:r>
      <w:r w:rsidR="005A7A27">
        <w:t>marcas.</w:t>
      </w:r>
    </w:p>
    <w:p w14:paraId="01FDAC29" w14:textId="5282276A" w:rsidR="005A7A27" w:rsidRDefault="00C16ADC" w:rsidP="002726C6">
      <w:r>
        <w:t>Sucursal puede tener 1 dispositivo y un dispositivo puede tener 1 sucursal, sin una sucursal no puede existir un dispositivo.</w:t>
      </w:r>
    </w:p>
    <w:p w14:paraId="76B8F1A2" w14:textId="5BE5AA40" w:rsidR="00C16ADC" w:rsidRDefault="00971784" w:rsidP="002726C6">
      <w:r>
        <w:t xml:space="preserve">Empresas puede tener de 1 a </w:t>
      </w:r>
      <w:r w:rsidR="006C1607">
        <w:t>mucho tipo</w:t>
      </w:r>
      <w:r>
        <w:t>_</w:t>
      </w:r>
      <w:r w:rsidR="006C1607">
        <w:t>contrato,</w:t>
      </w:r>
      <w:r>
        <w:t>pero a su vez tipo_contrato puede tener 1 empresa.</w:t>
      </w:r>
    </w:p>
    <w:p w14:paraId="543AD795" w14:textId="65BA4623" w:rsidR="006C1607" w:rsidRDefault="007A26F2" w:rsidP="004D08B0">
      <w:r>
        <w:lastRenderedPageBreak/>
        <w:t xml:space="preserve">Departamentos puede tener de 1 a muchos usuarios y usuarios puede tener 1 </w:t>
      </w:r>
      <w:r w:rsidR="003B26CB">
        <w:t>departamentos,</w:t>
      </w:r>
      <w:r>
        <w:t xml:space="preserve"> si no existe usuario igual puede existir departamentos.</w:t>
      </w:r>
    </w:p>
    <w:p w14:paraId="670DB60C" w14:textId="3621AC9E" w:rsidR="007A26F2" w:rsidRDefault="003B26CB" w:rsidP="004D08B0">
      <w:r>
        <w:t>Departamentos puede tener 1 empresa y empresa puede tener de 1 a muchos departamentos.</w:t>
      </w:r>
    </w:p>
    <w:p w14:paraId="142A28D3" w14:textId="69C1EAE3" w:rsidR="003B26CB" w:rsidRDefault="00C130EC" w:rsidP="004D08B0">
      <w:r>
        <w:t>Holdi</w:t>
      </w:r>
      <w:r w:rsidR="00D85468">
        <w:t>ng</w:t>
      </w:r>
      <w:r>
        <w:t xml:space="preserve"> puede tener de 1 a muchas empresas y empresas puede tener 1 holding, si no existe empresa igual puede exist</w:t>
      </w:r>
      <w:r w:rsidR="00776A16">
        <w:t>ir</w:t>
      </w:r>
      <w:r>
        <w:t xml:space="preserve"> holding</w:t>
      </w:r>
      <w:r w:rsidR="00D85468">
        <w:t>.</w:t>
      </w:r>
    </w:p>
    <w:p w14:paraId="160F4EE9" w14:textId="6A1A2B26" w:rsidR="00D85468" w:rsidRDefault="00D85468" w:rsidP="004D08B0">
      <w:r>
        <w:t>Centro_costo puede tener de 1 a muchos usuarios, pero usuarios puede</w:t>
      </w:r>
      <w:r w:rsidR="00776A16">
        <w:t xml:space="preserve"> </w:t>
      </w:r>
      <w:r>
        <w:t>tener 1 centro de costo, si no existe usuarios, igualmente puede haber un centro de costo.</w:t>
      </w:r>
    </w:p>
    <w:p w14:paraId="0BD8CD1A" w14:textId="762E69E8" w:rsidR="00D85468" w:rsidRDefault="00D85468" w:rsidP="004D08B0">
      <w:r>
        <w:t xml:space="preserve">Empresas puede te4ner de 1 a </w:t>
      </w:r>
      <w:r w:rsidR="00876D85">
        <w:t>muchos centros</w:t>
      </w:r>
      <w:r>
        <w:t xml:space="preserve"> de costos y centro de costos puede tener 1 empresa, si no hay una empresa puede haber </w:t>
      </w:r>
      <w:r w:rsidR="00876D85">
        <w:t>un centro</w:t>
      </w:r>
      <w:r>
        <w:t xml:space="preserve"> de costo de todas formas.</w:t>
      </w:r>
    </w:p>
    <w:p w14:paraId="20B6ADAE" w14:textId="07DEDB93" w:rsidR="00971784" w:rsidRDefault="63354E94" w:rsidP="00AA304E">
      <w:pPr>
        <w:pStyle w:val="Ttulo2"/>
      </w:pPr>
      <w:bookmarkStart w:id="1005" w:name="_Toc208864151"/>
      <w:r>
        <w:t>Árbol de navegación</w:t>
      </w:r>
      <w:r w:rsidR="00613426">
        <w:t xml:space="preserve"> y </w:t>
      </w:r>
      <w:r w:rsidR="00021088">
        <w:t>v</w:t>
      </w:r>
      <w:r w:rsidR="00613426">
        <w:t>ista del menú desplegable</w:t>
      </w:r>
      <w:bookmarkEnd w:id="1005"/>
    </w:p>
    <w:p w14:paraId="7EB79AFE" w14:textId="5AE59152" w:rsidR="00965C25" w:rsidRDefault="00965C25" w:rsidP="00965C25"/>
    <w:p w14:paraId="0602546F" w14:textId="77777777" w:rsidR="004A3C63" w:rsidRPr="004A3C63" w:rsidRDefault="004A3C63" w:rsidP="004A3C63">
      <w:pPr>
        <w:numPr>
          <w:ilvl w:val="0"/>
          <w:numId w:val="59"/>
        </w:numPr>
      </w:pPr>
      <w:r w:rsidRPr="004A3C63">
        <w:t>1. Acceso y Navegación Principal</w:t>
      </w:r>
    </w:p>
    <w:p w14:paraId="226DE052" w14:textId="77777777" w:rsidR="004A3C63" w:rsidRPr="004A3C63" w:rsidRDefault="004A3C63" w:rsidP="004A3C63">
      <w:pPr>
        <w:numPr>
          <w:ilvl w:val="0"/>
          <w:numId w:val="59"/>
        </w:numPr>
      </w:pPr>
      <w:r w:rsidRPr="004A3C63">
        <w:t>Inicio de Sesión (Iniciar sesión): Es el punto de entrada al sistema. El usuario debe ingresar sus credenciales para acceder.</w:t>
      </w:r>
    </w:p>
    <w:p w14:paraId="6C4373E4" w14:textId="77777777" w:rsidR="004A3C63" w:rsidRPr="004A3C63" w:rsidRDefault="004A3C63" w:rsidP="004A3C63">
      <w:pPr>
        <w:numPr>
          <w:ilvl w:val="0"/>
          <w:numId w:val="59"/>
        </w:numPr>
      </w:pPr>
      <w:r w:rsidRPr="004A3C63">
        <w:t>Dashboard (Dashboard): Una vez dentro, el usuario llega a una pantalla principal o "Dashboard", que seguramente muestra un resumen de la información más relevante.</w:t>
      </w:r>
    </w:p>
    <w:p w14:paraId="72C1E451" w14:textId="77777777" w:rsidR="004A3C63" w:rsidRPr="004A3C63" w:rsidRDefault="004A3C63" w:rsidP="004A3C63">
      <w:pPr>
        <w:numPr>
          <w:ilvl w:val="0"/>
          <w:numId w:val="59"/>
        </w:numPr>
      </w:pPr>
      <w:r w:rsidRPr="004A3C63">
        <w:t>Menú Principal (Menu): Desde aquí, el usuario puede navegar a todas las secciones principales del sistema.</w:t>
      </w:r>
    </w:p>
    <w:p w14:paraId="1360E63F" w14:textId="77777777" w:rsidR="004A3C63" w:rsidRPr="004A3C63" w:rsidRDefault="004A3C63" w:rsidP="004A3C63">
      <w:pPr>
        <w:numPr>
          <w:ilvl w:val="0"/>
          <w:numId w:val="59"/>
        </w:numPr>
      </w:pPr>
      <w:r w:rsidRPr="004A3C63">
        <w:t>2. Módulos Principales del Sistema</w:t>
      </w:r>
    </w:p>
    <w:p w14:paraId="076DCB3E" w14:textId="77777777" w:rsidR="004A3C63" w:rsidRPr="004A3C63" w:rsidRDefault="004A3C63" w:rsidP="004A3C63">
      <w:pPr>
        <w:ind w:firstLine="0"/>
      </w:pPr>
      <w:r w:rsidRPr="004A3C63">
        <w:t>El menú da acceso a varias áreas clave:</w:t>
      </w:r>
    </w:p>
    <w:p w14:paraId="1A1AC086" w14:textId="77777777" w:rsidR="004A3C63" w:rsidRPr="004A3C63" w:rsidRDefault="004A3C63" w:rsidP="004A3C63">
      <w:pPr>
        <w:numPr>
          <w:ilvl w:val="0"/>
          <w:numId w:val="60"/>
        </w:numPr>
      </w:pPr>
      <w:r w:rsidRPr="004A3C63">
        <w:t>Turnos (Turnos): Este módulo se encarga de la gestión de los horarios de trabajo. Permite:</w:t>
      </w:r>
    </w:p>
    <w:p w14:paraId="0F589499" w14:textId="77777777" w:rsidR="004A3C63" w:rsidRPr="004A3C63" w:rsidRDefault="004A3C63" w:rsidP="004A3C63">
      <w:pPr>
        <w:numPr>
          <w:ilvl w:val="1"/>
          <w:numId w:val="60"/>
        </w:numPr>
      </w:pPr>
      <w:r w:rsidRPr="004A3C63">
        <w:t>Crear nuevos turnos.</w:t>
      </w:r>
    </w:p>
    <w:p w14:paraId="544962BC" w14:textId="77777777" w:rsidR="004A3C63" w:rsidRPr="004A3C63" w:rsidRDefault="004A3C63" w:rsidP="004A3C63">
      <w:pPr>
        <w:numPr>
          <w:ilvl w:val="1"/>
          <w:numId w:val="60"/>
        </w:numPr>
      </w:pPr>
      <w:r w:rsidRPr="004A3C63">
        <w:t>Visualizar los turnos ya creados.</w:t>
      </w:r>
    </w:p>
    <w:p w14:paraId="1E5DA622" w14:textId="77777777" w:rsidR="004A3C63" w:rsidRPr="004A3C63" w:rsidRDefault="004A3C63" w:rsidP="004A3C63">
      <w:pPr>
        <w:numPr>
          <w:ilvl w:val="1"/>
          <w:numId w:val="60"/>
        </w:numPr>
      </w:pPr>
      <w:r w:rsidRPr="004A3C63">
        <w:t>Asignar turnos específicos a cada empleado.</w:t>
      </w:r>
    </w:p>
    <w:p w14:paraId="09BB260B" w14:textId="77777777" w:rsidR="004A3C63" w:rsidRPr="004A3C63" w:rsidRDefault="004A3C63" w:rsidP="004A3C63">
      <w:pPr>
        <w:numPr>
          <w:ilvl w:val="0"/>
          <w:numId w:val="60"/>
        </w:numPr>
      </w:pPr>
      <w:r w:rsidRPr="004A3C63">
        <w:lastRenderedPageBreak/>
        <w:t>Tablas Maestras (Tablas maestras): Esta es una sección de configuración central. Aquí se administra la información fundamental que el resto del sistema utilizará. Incluye la gestión de:</w:t>
      </w:r>
    </w:p>
    <w:p w14:paraId="6BAF369B" w14:textId="77777777" w:rsidR="004A3C63" w:rsidRPr="004A3C63" w:rsidRDefault="004A3C63" w:rsidP="004A3C63">
      <w:pPr>
        <w:numPr>
          <w:ilvl w:val="1"/>
          <w:numId w:val="60"/>
        </w:numPr>
      </w:pPr>
      <w:r w:rsidRPr="004A3C63">
        <w:t>Permisos: Ver los permisos de seguridad.</w:t>
      </w:r>
    </w:p>
    <w:p w14:paraId="3BCEC481" w14:textId="77777777" w:rsidR="004A3C63" w:rsidRPr="004A3C63" w:rsidRDefault="004A3C63" w:rsidP="004A3C63">
      <w:pPr>
        <w:numPr>
          <w:ilvl w:val="1"/>
          <w:numId w:val="60"/>
        </w:numPr>
      </w:pPr>
      <w:r w:rsidRPr="004A3C63">
        <w:t>Centros de costos: Administrar las unidades de negocio para la contabilidad.</w:t>
      </w:r>
    </w:p>
    <w:p w14:paraId="06556DCC" w14:textId="77777777" w:rsidR="004A3C63" w:rsidRPr="004A3C63" w:rsidRDefault="004A3C63" w:rsidP="004A3C63">
      <w:pPr>
        <w:numPr>
          <w:ilvl w:val="1"/>
          <w:numId w:val="60"/>
        </w:numPr>
      </w:pPr>
      <w:r w:rsidRPr="004A3C63">
        <w:t>Departamentos: Gestionar las áreas de la empresa.</w:t>
      </w:r>
    </w:p>
    <w:p w14:paraId="1661D1ED" w14:textId="77777777" w:rsidR="004A3C63" w:rsidRPr="004A3C63" w:rsidRDefault="004A3C63" w:rsidP="004A3C63">
      <w:pPr>
        <w:numPr>
          <w:ilvl w:val="1"/>
          <w:numId w:val="60"/>
        </w:numPr>
      </w:pPr>
      <w:r w:rsidRPr="004A3C63">
        <w:t>Motivos de permiso: Definir las razones por las que un empleado puede solicitar un permiso.</w:t>
      </w:r>
    </w:p>
    <w:p w14:paraId="41BF2805" w14:textId="77777777" w:rsidR="004A3C63" w:rsidRPr="004A3C63" w:rsidRDefault="004A3C63" w:rsidP="004A3C63">
      <w:pPr>
        <w:numPr>
          <w:ilvl w:val="1"/>
          <w:numId w:val="60"/>
        </w:numPr>
      </w:pPr>
      <w:r w:rsidRPr="004A3C63">
        <w:t>Sucursales: Administrar las diferentes sedes de la empresa.</w:t>
      </w:r>
    </w:p>
    <w:p w14:paraId="5D6F2720" w14:textId="77777777" w:rsidR="004A3C63" w:rsidRPr="004A3C63" w:rsidRDefault="004A3C63" w:rsidP="004A3C63">
      <w:pPr>
        <w:numPr>
          <w:ilvl w:val="1"/>
          <w:numId w:val="60"/>
        </w:numPr>
      </w:pPr>
      <w:r w:rsidRPr="004A3C63">
        <w:t>Tipos de Contrato y Vacaciones: Definir las distintas modalidades de contratos y tipos de vacaciones disponibles.</w:t>
      </w:r>
    </w:p>
    <w:p w14:paraId="0C3CD244" w14:textId="77777777" w:rsidR="004A3C63" w:rsidRPr="004A3C63" w:rsidRDefault="004A3C63" w:rsidP="004A3C63">
      <w:pPr>
        <w:numPr>
          <w:ilvl w:val="0"/>
          <w:numId w:val="60"/>
        </w:numPr>
      </w:pPr>
      <w:r w:rsidRPr="004A3C63">
        <w:t>Vacaciones (Vacaciones): Permite a los usuarios crear y visualizar solicitudes de vacaciones.</w:t>
      </w:r>
    </w:p>
    <w:p w14:paraId="145B33CD" w14:textId="77777777" w:rsidR="004A3C63" w:rsidRPr="004A3C63" w:rsidRDefault="004A3C63" w:rsidP="004A3C63">
      <w:pPr>
        <w:numPr>
          <w:ilvl w:val="0"/>
          <w:numId w:val="60"/>
        </w:numPr>
      </w:pPr>
      <w:r w:rsidRPr="004A3C63">
        <w:t>Informe de asistencia (Informe de asistencia): Una herramienta para consultar el registro de asistencia de cada uno de los empleados.</w:t>
      </w:r>
    </w:p>
    <w:p w14:paraId="09DF02B0" w14:textId="77777777" w:rsidR="004A3C63" w:rsidRPr="004A3C63" w:rsidRDefault="004A3C63" w:rsidP="004A3C63">
      <w:pPr>
        <w:numPr>
          <w:ilvl w:val="0"/>
          <w:numId w:val="60"/>
        </w:numPr>
      </w:pPr>
      <w:r w:rsidRPr="004A3C63">
        <w:t>Ingreso de permisos (Ingreso de permisos): Un formulario para que el usuario pueda crear una nueva solicitud de permiso, especificando el motivo.</w:t>
      </w:r>
    </w:p>
    <w:p w14:paraId="4B76CACA" w14:textId="77777777" w:rsidR="004A3C63" w:rsidRPr="004A3C63" w:rsidRDefault="004A3C63" w:rsidP="004A3C63">
      <w:pPr>
        <w:numPr>
          <w:ilvl w:val="0"/>
          <w:numId w:val="60"/>
        </w:numPr>
      </w:pPr>
      <w:r w:rsidRPr="004A3C63">
        <w:t>Informes (Informes): Esta sección se dedica a la visualización de reportes. En el diagrama se especifican dos tipos:</w:t>
      </w:r>
    </w:p>
    <w:p w14:paraId="274E91B5" w14:textId="77777777" w:rsidR="004A3C63" w:rsidRPr="004A3C63" w:rsidRDefault="004A3C63" w:rsidP="004A3C63">
      <w:pPr>
        <w:numPr>
          <w:ilvl w:val="1"/>
          <w:numId w:val="60"/>
        </w:numPr>
      </w:pPr>
      <w:r w:rsidRPr="004A3C63">
        <w:t>Permisos Aprobados: Muestra un listado de todos los permisos que han sido concedidos.</w:t>
      </w:r>
    </w:p>
    <w:p w14:paraId="0C389CEE" w14:textId="77777777" w:rsidR="004A3C63" w:rsidRPr="004A3C63" w:rsidRDefault="004A3C63" w:rsidP="004A3C63">
      <w:pPr>
        <w:numPr>
          <w:ilvl w:val="1"/>
          <w:numId w:val="60"/>
        </w:numPr>
      </w:pPr>
      <w:r w:rsidRPr="004A3C63">
        <w:t>Faltas de Empleados: Permite ver un listado de todos los empleados y consultar las ausencias (faltas) de cada uno.</w:t>
      </w:r>
    </w:p>
    <w:p w14:paraId="72E91792" w14:textId="77777777" w:rsidR="004A3C63" w:rsidRPr="004A3C63" w:rsidRDefault="004A3C63" w:rsidP="004A3C63">
      <w:pPr>
        <w:numPr>
          <w:ilvl w:val="0"/>
          <w:numId w:val="60"/>
        </w:numPr>
      </w:pPr>
      <w:r w:rsidRPr="004A3C63">
        <w:t>Salir (Salir): La funcionalidad para cerrar la sesión de forma segura.</w:t>
      </w:r>
    </w:p>
    <w:p w14:paraId="6BEDB391" w14:textId="77777777" w:rsidR="00BF0E25" w:rsidRDefault="00BF0E25" w:rsidP="008D0C9F">
      <w:pPr>
        <w:ind w:firstLine="0"/>
      </w:pPr>
    </w:p>
    <w:p w14:paraId="5748718D" w14:textId="289D5D81" w:rsidR="00343424" w:rsidRDefault="005434DA" w:rsidP="001170E8">
      <w:pPr>
        <w:pStyle w:val="Ttulo2"/>
      </w:pPr>
      <w:bookmarkStart w:id="1006" w:name="_Toc208864152"/>
      <w:r>
        <w:lastRenderedPageBreak/>
        <w:t xml:space="preserve">Pdf </w:t>
      </w:r>
      <w:r w:rsidR="00343424">
        <w:t>Tabla de esfuerzo</w:t>
      </w:r>
      <w:bookmarkEnd w:id="1006"/>
    </w:p>
    <w:p w14:paraId="283CA3E4" w14:textId="77777777" w:rsidR="001170E8" w:rsidRPr="001170E8" w:rsidRDefault="001170E8" w:rsidP="001170E8"/>
    <w:p w14:paraId="464062AD" w14:textId="13A0F1C6" w:rsidR="0037061D" w:rsidRDefault="0037061D" w:rsidP="00343424">
      <w:pPr>
        <w:spacing w:line="278" w:lineRule="auto"/>
        <w:ind w:firstLine="0"/>
        <w:jc w:val="left"/>
      </w:pPr>
    </w:p>
    <w:p w14:paraId="3A4CBCE4" w14:textId="77777777" w:rsidR="0037061D" w:rsidRDefault="0037061D" w:rsidP="0037061D">
      <w:pPr>
        <w:pStyle w:val="Ttulo2"/>
      </w:pPr>
      <w:bookmarkStart w:id="1007" w:name="_Toc208864153"/>
      <w:r>
        <w:t>Diagrama de despliegue</w:t>
      </w:r>
      <w:bookmarkEnd w:id="1007"/>
    </w:p>
    <w:p w14:paraId="58F3A034" w14:textId="68912779" w:rsidR="0037061D" w:rsidRPr="0037061D" w:rsidRDefault="07AA0FBC" w:rsidP="0037061D">
      <w:r>
        <w:t>El diagrama de despliegue detalla la arquitectura de despliegue de un sistema integral, estructurado en una configuración cliente-servidor para optimizar la gestión y procesamiento de información. Este sistema se compone de dos nodos principales: un PC Usuario y un Servidor, los cuales interactúan de forma segura y eficiente.</w:t>
      </w:r>
    </w:p>
    <w:p w14:paraId="1555D657" w14:textId="5C2BDDE5" w:rsidR="0037061D" w:rsidRPr="0037061D" w:rsidRDefault="63ED8AC9" w:rsidP="0037061D">
      <w:r>
        <w:t>El PC Usuario representa el punto de acceso para los usuarios finales, requiriendo al menos un disco duro de 120GB, 2GB de RAM, un procesador Intel Core 3220 y conectividad de red. Sus capacidades ejecutables se centran en la interacción con el sistema, permitiendo la navegación y la ejecución de operaciones de gestión de datos, tales como la adición, modificación, visualización, filtrado, guardado e impresión de información relacionada con empleados, contratos, sucursales, centros de costos, vacaciones, permisos y turnos, además de la generación de gráficos.</w:t>
      </w:r>
    </w:p>
    <w:p w14:paraId="190C8D37" w14:textId="7ED6538A" w:rsidR="0037061D" w:rsidRPr="0037061D" w:rsidRDefault="012B279D" w:rsidP="0037061D">
      <w:r>
        <w:t>Por otro lado, el Servidor el cual alberga la Base de datos y el Servidor web, constituye el núcleo del sistema, albergando la lógica de negocio y la persistencia de datos. Sus requerimientos de hardware son superiores, con un disco SSD de 1TB, 20</w:t>
      </w:r>
      <w:r w:rsidR="00776A16">
        <w:t xml:space="preserve"> </w:t>
      </w:r>
      <w:r>
        <w:t>GB de RAM, un procesador Intel Xeon E5-2603 V3 y el sistema operativo Windows Server 2012. Este servidor aloja componentes clave como Apache (servidor web), PHP (lenguaje de scripting), MySQL/mariaDB (base de datos), y frameworks front-end como Bootstrap, CSS y JavaScript. Las funcionalidades ejecutables del servidor replican y amplían las del PC Usuario, garantizando el procesamiento y almacenamiento centralizado de toda la información, incluyendo un controlador específico para MySQL y la capacidad de almacenar datos.</w:t>
      </w:r>
    </w:p>
    <w:p w14:paraId="71DF2A37" w14:textId="7F4FDC86" w:rsidR="403830FE" w:rsidRDefault="0037061D" w:rsidP="00776A16">
      <w:pPr>
        <w:ind w:firstLine="0"/>
      </w:pPr>
      <w:r w:rsidRPr="0037061D">
        <w:t xml:space="preserve">La comunicación entre ambos nodos se realiza de manera robusta y segura mediante el protocolo JSON sobre HTTPS, asegurando la integridad y confidencialidad de los datos transmitidos. Esta arquitectura permite una clara separación de responsabilidades, donde el PC Usuario se enfoca en la interfaz y la experiencia del usuario, mientras que el Servidor Web gestiona el procesamiento </w:t>
      </w:r>
      <w:r w:rsidRPr="0037061D">
        <w:lastRenderedPageBreak/>
        <w:t>intensivo de datos y su almacenamiento centralizado, conformando un sistema escalable y con un alto nivel de seguridad.</w:t>
      </w:r>
      <w:r w:rsidR="001849AB">
        <w:br w:type="page"/>
      </w:r>
    </w:p>
    <w:p w14:paraId="3FD69C5A" w14:textId="1D5D8E88" w:rsidR="00740EFB" w:rsidRDefault="00740EFB" w:rsidP="00740EFB">
      <w:pPr>
        <w:pStyle w:val="Ttulo1"/>
      </w:pPr>
      <w:bookmarkStart w:id="1008" w:name="_Toc201199662"/>
      <w:bookmarkStart w:id="1009" w:name="_Toc201199751"/>
      <w:bookmarkStart w:id="1010" w:name="_Toc207209068"/>
      <w:bookmarkStart w:id="1011" w:name="_Toc207894800"/>
      <w:bookmarkStart w:id="1012" w:name="_Toc208864154"/>
      <w:bookmarkStart w:id="1013" w:name="_Toc208864232"/>
      <w:bookmarkStart w:id="1014" w:name="_Toc210409437"/>
      <w:bookmarkStart w:id="1015" w:name="_Toc210410217"/>
      <w:r>
        <w:lastRenderedPageBreak/>
        <w:t>REFERENCIAS</w:t>
      </w:r>
      <w:bookmarkEnd w:id="1008"/>
      <w:bookmarkEnd w:id="1009"/>
      <w:bookmarkEnd w:id="1010"/>
      <w:bookmarkEnd w:id="1011"/>
      <w:bookmarkEnd w:id="1012"/>
      <w:bookmarkEnd w:id="1013"/>
      <w:bookmarkEnd w:id="1014"/>
      <w:bookmarkEnd w:id="1015"/>
    </w:p>
    <w:sdt>
      <w:sdtPr>
        <w:rPr>
          <w:lang w:val="es-ES"/>
        </w:rPr>
        <w:id w:val="9197409"/>
        <w:docPartObj>
          <w:docPartGallery w:val="Bibliographies"/>
          <w:docPartUnique/>
        </w:docPartObj>
      </w:sdtPr>
      <w:sdtEndPr>
        <w:rPr>
          <w:lang w:val="es-CL"/>
        </w:rPr>
      </w:sdtEndPr>
      <w:sdtContent>
        <w:p w14:paraId="1E9D9A7F" w14:textId="47A5D484" w:rsidR="001849AB" w:rsidRDefault="001849AB" w:rsidP="001849AB"/>
        <w:sdt>
          <w:sdtPr>
            <w:id w:val="-573587230"/>
            <w:bibliography/>
          </w:sdtPr>
          <w:sdtContent>
            <w:p w14:paraId="0E8A9986" w14:textId="77777777" w:rsidR="00CF7F8E" w:rsidRDefault="001849AB" w:rsidP="00CF7F8E">
              <w:pPr>
                <w:pStyle w:val="Bibliografa"/>
                <w:ind w:left="720" w:hanging="720"/>
                <w:rPr>
                  <w:noProof/>
                </w:rPr>
              </w:pPr>
              <w:r>
                <w:fldChar w:fldCharType="begin"/>
              </w:r>
              <w:r>
                <w:instrText>BIBLIOGRAPHY</w:instrText>
              </w:r>
              <w:r>
                <w:fldChar w:fldCharType="separate"/>
              </w:r>
              <w:r w:rsidR="00CF7F8E">
                <w:rPr>
                  <w:noProof/>
                </w:rPr>
                <w:t xml:space="preserve">EugCom. (07 de 05 de 2025). </w:t>
              </w:r>
              <w:r w:rsidR="00CF7F8E">
                <w:rPr>
                  <w:i/>
                  <w:iCs/>
                  <w:noProof/>
                </w:rPr>
                <w:t>EugCom</w:t>
              </w:r>
              <w:r w:rsidR="00CF7F8E">
                <w:rPr>
                  <w:noProof/>
                </w:rPr>
                <w:t>. Obtenido de EugCom: https://www.eugcom.cl/</w:t>
              </w:r>
            </w:p>
            <w:p w14:paraId="76307534" w14:textId="77777777" w:rsidR="00CF7F8E" w:rsidRDefault="00CF7F8E" w:rsidP="00CF7F8E">
              <w:pPr>
                <w:pStyle w:val="Bibliografa"/>
                <w:ind w:left="720" w:hanging="720"/>
                <w:rPr>
                  <w:noProof/>
                </w:rPr>
              </w:pPr>
              <w:r>
                <w:rPr>
                  <w:noProof/>
                </w:rPr>
                <w:t xml:space="preserve">Sanchez, C. (24 de 01 de 2020). </w:t>
              </w:r>
              <w:r>
                <w:rPr>
                  <w:i/>
                  <w:iCs/>
                  <w:noProof/>
                </w:rPr>
                <w:t>Normas APA</w:t>
              </w:r>
              <w:r>
                <w:rPr>
                  <w:noProof/>
                </w:rPr>
                <w:t>. Obtenido de Normas APA: https://normas-apa.org/citas/</w:t>
              </w:r>
            </w:p>
            <w:p w14:paraId="3C0D4FB1" w14:textId="77777777" w:rsidR="00CF7F8E" w:rsidRDefault="00CF7F8E" w:rsidP="00CF7F8E">
              <w:pPr>
                <w:pStyle w:val="Bibliografa"/>
                <w:ind w:left="720" w:hanging="720"/>
                <w:rPr>
                  <w:noProof/>
                </w:rPr>
              </w:pPr>
              <w:r>
                <w:rPr>
                  <w:noProof/>
                </w:rPr>
                <w:t xml:space="preserve">software, I. d. (03 de 05 de 2025). </w:t>
              </w:r>
              <w:r>
                <w:rPr>
                  <w:i/>
                  <w:iCs/>
                  <w:noProof/>
                </w:rPr>
                <w:t>Canvas Unab.</w:t>
              </w:r>
              <w:r>
                <w:rPr>
                  <w:noProof/>
                </w:rPr>
                <w:t xml:space="preserve"> Obtenido de Canvas Unab: https://canvas.unab.cl/courses/143007/files/folder/_Material/RUBRICA?preview=14113604</w:t>
              </w:r>
            </w:p>
            <w:p w14:paraId="1F093229" w14:textId="4A3FEBB1" w:rsidR="001849AB" w:rsidRDefault="001849AB" w:rsidP="00CF7F8E">
              <w:r>
                <w:rPr>
                  <w:b/>
                  <w:bCs/>
                </w:rPr>
                <w:fldChar w:fldCharType="end"/>
              </w:r>
            </w:p>
          </w:sdtContent>
        </w:sdt>
      </w:sdtContent>
    </w:sdt>
    <w:p w14:paraId="49B4CF0D" w14:textId="77777777" w:rsidR="00FC271B" w:rsidRPr="00FC271B" w:rsidRDefault="00FC271B" w:rsidP="001849AB">
      <w:pPr>
        <w:ind w:firstLine="0"/>
      </w:pPr>
    </w:p>
    <w:sectPr w:rsidR="00FC271B" w:rsidRPr="00FC271B" w:rsidSect="000206D6">
      <w:headerReference w:type="default" r:id="rId176"/>
      <w:footerReference w:type="default" r:id="rId177"/>
      <w:pgSz w:w="12240" w:h="15840" w:code="1"/>
      <w:pgMar w:top="1418" w:right="1418" w:bottom="1418" w:left="1418" w:header="709" w:footer="85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F2A89" w14:textId="77777777" w:rsidR="006F2B9A" w:rsidRDefault="006F2B9A">
      <w:pPr>
        <w:spacing w:after="0" w:line="240" w:lineRule="auto"/>
      </w:pPr>
      <w:r>
        <w:separator/>
      </w:r>
    </w:p>
  </w:endnote>
  <w:endnote w:type="continuationSeparator" w:id="0">
    <w:p w14:paraId="5B119E47" w14:textId="77777777" w:rsidR="006F2B9A" w:rsidRDefault="006F2B9A">
      <w:pPr>
        <w:spacing w:after="0" w:line="240" w:lineRule="auto"/>
      </w:pPr>
      <w:r>
        <w:continuationSeparator/>
      </w:r>
    </w:p>
  </w:endnote>
  <w:endnote w:type="continuationNotice" w:id="1">
    <w:p w14:paraId="54F5A12B" w14:textId="77777777" w:rsidR="006F2B9A" w:rsidRDefault="006F2B9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5EA5351C-A646-4752-A713-FFEEBC6F389C}"/>
    <w:embedBold r:id="rId2" w:fontKey="{F55A34B9-F2F5-47F9-9430-E2A9F51D2938}"/>
    <w:embedItalic r:id="rId3" w:fontKey="{C715A6BF-7462-491E-B3D2-214F94060227}"/>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4" w:fontKey="{E358E9E1-FA69-4DCC-9D87-5798E80BA22F}"/>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C1A68759-3C05-47CF-8A37-321B3894EC2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17AB" w14:textId="77777777" w:rsidR="009825C6" w:rsidRDefault="00BF1137">
    <w:pPr>
      <w:tabs>
        <w:tab w:val="center" w:pos="4550"/>
        <w:tab w:val="left" w:pos="5818"/>
      </w:tabs>
      <w:ind w:right="260"/>
      <w:jc w:val="right"/>
      <w:rPr>
        <w:color w:val="071320"/>
      </w:rPr>
    </w:pPr>
    <w:r>
      <w:rPr>
        <w:color w:val="2C7FCE"/>
      </w:rPr>
      <w:t xml:space="preserve"> </w:t>
    </w:r>
    <w:r>
      <w:rPr>
        <w:color w:val="0A1D30"/>
      </w:rPr>
      <w:fldChar w:fldCharType="begin"/>
    </w:r>
    <w:r>
      <w:rPr>
        <w:color w:val="0A1D30"/>
      </w:rPr>
      <w:instrText>PAGE</w:instrText>
    </w:r>
    <w:r>
      <w:rPr>
        <w:color w:val="0A1D30"/>
      </w:rPr>
      <w:fldChar w:fldCharType="separate"/>
    </w:r>
    <w:r w:rsidR="00E7793A">
      <w:rPr>
        <w:noProof/>
        <w:color w:val="0A1D30"/>
      </w:rPr>
      <w:t>1</w:t>
    </w:r>
    <w:r>
      <w:rPr>
        <w:color w:val="0A1D30"/>
      </w:rPr>
      <w:fldChar w:fldCharType="end"/>
    </w:r>
  </w:p>
  <w:p w14:paraId="2DECCAB3" w14:textId="77777777" w:rsidR="009825C6" w:rsidRDefault="009825C6">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DB29D" w14:textId="77777777" w:rsidR="006F2B9A" w:rsidRDefault="006F2B9A">
      <w:pPr>
        <w:spacing w:after="0" w:line="240" w:lineRule="auto"/>
      </w:pPr>
      <w:r>
        <w:separator/>
      </w:r>
    </w:p>
  </w:footnote>
  <w:footnote w:type="continuationSeparator" w:id="0">
    <w:p w14:paraId="20AD0439" w14:textId="77777777" w:rsidR="006F2B9A" w:rsidRDefault="006F2B9A">
      <w:pPr>
        <w:spacing w:after="0" w:line="240" w:lineRule="auto"/>
      </w:pPr>
      <w:r>
        <w:continuationSeparator/>
      </w:r>
    </w:p>
  </w:footnote>
  <w:footnote w:type="continuationNotice" w:id="1">
    <w:p w14:paraId="78920954" w14:textId="77777777" w:rsidR="006F2B9A" w:rsidRDefault="006F2B9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gridCol w:w="2945"/>
    </w:tblGrid>
    <w:tr w:rsidR="00490761" w14:paraId="4BE65C9D" w14:textId="214A2808" w:rsidTr="00490761">
      <w:trPr>
        <w:trHeight w:val="300"/>
      </w:trPr>
      <w:tc>
        <w:tcPr>
          <w:tcW w:w="2945" w:type="dxa"/>
        </w:tcPr>
        <w:p w14:paraId="2AACF843" w14:textId="708F4423" w:rsidR="00490761" w:rsidRDefault="00490761" w:rsidP="5D36CEAE">
          <w:pPr>
            <w:pStyle w:val="Encabezado"/>
            <w:ind w:left="-115" w:firstLine="0"/>
          </w:pPr>
        </w:p>
      </w:tc>
      <w:tc>
        <w:tcPr>
          <w:tcW w:w="2945" w:type="dxa"/>
        </w:tcPr>
        <w:p w14:paraId="134B6AC3" w14:textId="4AFFC5B7" w:rsidR="00490761" w:rsidRDefault="00490761" w:rsidP="032C51C5">
          <w:pPr>
            <w:pStyle w:val="Encabezado"/>
            <w:jc w:val="center"/>
          </w:pPr>
        </w:p>
      </w:tc>
      <w:tc>
        <w:tcPr>
          <w:tcW w:w="2945" w:type="dxa"/>
        </w:tcPr>
        <w:p w14:paraId="3099C73A" w14:textId="2A8880F5" w:rsidR="00490761" w:rsidRDefault="00490761" w:rsidP="032C51C5">
          <w:pPr>
            <w:pStyle w:val="Encabezado"/>
            <w:ind w:right="-115"/>
            <w:jc w:val="right"/>
          </w:pPr>
        </w:p>
      </w:tc>
      <w:tc>
        <w:tcPr>
          <w:tcW w:w="2945" w:type="dxa"/>
        </w:tcPr>
        <w:p w14:paraId="34EE9100" w14:textId="0AF7DE10" w:rsidR="00490761" w:rsidRDefault="00490761" w:rsidP="032C51C5">
          <w:pPr>
            <w:pStyle w:val="Encabezado"/>
            <w:ind w:right="-115"/>
            <w:jc w:val="right"/>
          </w:pPr>
        </w:p>
      </w:tc>
    </w:tr>
  </w:tbl>
  <w:p w14:paraId="1BA45103" w14:textId="71DA4A97" w:rsidR="00ED2D61" w:rsidRDefault="00ED2D61">
    <w:pPr>
      <w:pStyle w:val="Encabezado"/>
    </w:pPr>
  </w:p>
</w:hdr>
</file>

<file path=word/intelligence2.xml><?xml version="1.0" encoding="utf-8"?>
<int2:intelligence xmlns:int2="http://schemas.microsoft.com/office/intelligence/2020/intelligence" xmlns:oel="http://schemas.microsoft.com/office/2019/extlst">
  <int2:observations>
    <int2:textHash int2:hashCode="uT7FZgj7MC/qeo" int2:id="BcBmWUQM">
      <int2:state int2:value="Rejected" int2:type="AugLoop_Text_Critique"/>
    </int2:textHash>
    <int2:textHash int2:hashCode="6zh3cyizEAvGRT" int2:id="nvTiBRn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D88"/>
    <w:multiLevelType w:val="multilevel"/>
    <w:tmpl w:val="8500DF3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 w15:restartNumberingAfterBreak="0">
    <w:nsid w:val="00403CD4"/>
    <w:multiLevelType w:val="hybridMultilevel"/>
    <w:tmpl w:val="B328B11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 w15:restartNumberingAfterBreak="0">
    <w:nsid w:val="0060132B"/>
    <w:multiLevelType w:val="multilevel"/>
    <w:tmpl w:val="13E48CD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 w15:restartNumberingAfterBreak="0">
    <w:nsid w:val="007C4299"/>
    <w:multiLevelType w:val="multilevel"/>
    <w:tmpl w:val="4B44F08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 w15:restartNumberingAfterBreak="0">
    <w:nsid w:val="00DA5576"/>
    <w:multiLevelType w:val="hybridMultilevel"/>
    <w:tmpl w:val="AA84395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5" w15:restartNumberingAfterBreak="0">
    <w:nsid w:val="01413A1A"/>
    <w:multiLevelType w:val="multilevel"/>
    <w:tmpl w:val="8C3C579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 w15:restartNumberingAfterBreak="0">
    <w:nsid w:val="01990A42"/>
    <w:multiLevelType w:val="hybridMultilevel"/>
    <w:tmpl w:val="8422947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7" w15:restartNumberingAfterBreak="0">
    <w:nsid w:val="01DF09DB"/>
    <w:multiLevelType w:val="hybridMultilevel"/>
    <w:tmpl w:val="8CFE8E0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8" w15:restartNumberingAfterBreak="0">
    <w:nsid w:val="01F12A68"/>
    <w:multiLevelType w:val="multilevel"/>
    <w:tmpl w:val="0F021E9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 w15:restartNumberingAfterBreak="0">
    <w:nsid w:val="02070871"/>
    <w:multiLevelType w:val="hybridMultilevel"/>
    <w:tmpl w:val="F91439CE"/>
    <w:lvl w:ilvl="0" w:tplc="8D14C73C">
      <w:start w:val="1"/>
      <w:numFmt w:val="decimal"/>
      <w:lvlText w:val="%1."/>
      <w:lvlJc w:val="left"/>
      <w:pPr>
        <w:ind w:left="2160" w:hanging="360"/>
      </w:pPr>
      <w:rPr>
        <w:rFonts w:ascii="Times New Roman" w:eastAsia="Aptos" w:hAnsi="Times New Roman" w:cs="Aptos"/>
      </w:rPr>
    </w:lvl>
    <w:lvl w:ilvl="1" w:tplc="580A0019" w:tentative="1">
      <w:start w:val="1"/>
      <w:numFmt w:val="lowerLetter"/>
      <w:lvlText w:val="%2."/>
      <w:lvlJc w:val="left"/>
      <w:pPr>
        <w:ind w:left="2160" w:hanging="360"/>
      </w:pPr>
    </w:lvl>
    <w:lvl w:ilvl="2" w:tplc="580A001B" w:tentative="1">
      <w:start w:val="1"/>
      <w:numFmt w:val="lowerRoman"/>
      <w:lvlText w:val="%3."/>
      <w:lvlJc w:val="right"/>
      <w:pPr>
        <w:ind w:left="2880" w:hanging="180"/>
      </w:pPr>
    </w:lvl>
    <w:lvl w:ilvl="3" w:tplc="580A000F" w:tentative="1">
      <w:start w:val="1"/>
      <w:numFmt w:val="decimal"/>
      <w:lvlText w:val="%4."/>
      <w:lvlJc w:val="left"/>
      <w:pPr>
        <w:ind w:left="3600" w:hanging="360"/>
      </w:pPr>
    </w:lvl>
    <w:lvl w:ilvl="4" w:tplc="580A0019" w:tentative="1">
      <w:start w:val="1"/>
      <w:numFmt w:val="lowerLetter"/>
      <w:lvlText w:val="%5."/>
      <w:lvlJc w:val="left"/>
      <w:pPr>
        <w:ind w:left="4320" w:hanging="360"/>
      </w:pPr>
    </w:lvl>
    <w:lvl w:ilvl="5" w:tplc="580A001B" w:tentative="1">
      <w:start w:val="1"/>
      <w:numFmt w:val="lowerRoman"/>
      <w:lvlText w:val="%6."/>
      <w:lvlJc w:val="right"/>
      <w:pPr>
        <w:ind w:left="5040" w:hanging="180"/>
      </w:pPr>
    </w:lvl>
    <w:lvl w:ilvl="6" w:tplc="580A000F" w:tentative="1">
      <w:start w:val="1"/>
      <w:numFmt w:val="decimal"/>
      <w:lvlText w:val="%7."/>
      <w:lvlJc w:val="left"/>
      <w:pPr>
        <w:ind w:left="5760" w:hanging="360"/>
      </w:pPr>
    </w:lvl>
    <w:lvl w:ilvl="7" w:tplc="580A0019" w:tentative="1">
      <w:start w:val="1"/>
      <w:numFmt w:val="lowerLetter"/>
      <w:lvlText w:val="%8."/>
      <w:lvlJc w:val="left"/>
      <w:pPr>
        <w:ind w:left="6480" w:hanging="360"/>
      </w:pPr>
    </w:lvl>
    <w:lvl w:ilvl="8" w:tplc="580A001B" w:tentative="1">
      <w:start w:val="1"/>
      <w:numFmt w:val="lowerRoman"/>
      <w:lvlText w:val="%9."/>
      <w:lvlJc w:val="right"/>
      <w:pPr>
        <w:ind w:left="7200" w:hanging="180"/>
      </w:pPr>
    </w:lvl>
  </w:abstractNum>
  <w:abstractNum w:abstractNumId="10" w15:restartNumberingAfterBreak="0">
    <w:nsid w:val="024A6E38"/>
    <w:multiLevelType w:val="multilevel"/>
    <w:tmpl w:val="3326B42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 w15:restartNumberingAfterBreak="0">
    <w:nsid w:val="02676819"/>
    <w:multiLevelType w:val="multilevel"/>
    <w:tmpl w:val="C9F685F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2" w15:restartNumberingAfterBreak="0">
    <w:nsid w:val="028558C8"/>
    <w:multiLevelType w:val="hybridMultilevel"/>
    <w:tmpl w:val="7BB67DB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3" w15:restartNumberingAfterBreak="0">
    <w:nsid w:val="03690C48"/>
    <w:multiLevelType w:val="multilevel"/>
    <w:tmpl w:val="D53292A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 w15:restartNumberingAfterBreak="0">
    <w:nsid w:val="037419DF"/>
    <w:multiLevelType w:val="hybridMultilevel"/>
    <w:tmpl w:val="E97E494E"/>
    <w:lvl w:ilvl="0" w:tplc="251E4EFE">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5" w15:restartNumberingAfterBreak="0">
    <w:nsid w:val="037C5F96"/>
    <w:multiLevelType w:val="hybridMultilevel"/>
    <w:tmpl w:val="7634257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6" w15:restartNumberingAfterBreak="0">
    <w:nsid w:val="04376A6D"/>
    <w:multiLevelType w:val="multilevel"/>
    <w:tmpl w:val="3E665AF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7" w15:restartNumberingAfterBreak="0">
    <w:nsid w:val="048F2001"/>
    <w:multiLevelType w:val="hybridMultilevel"/>
    <w:tmpl w:val="F6363ECC"/>
    <w:lvl w:ilvl="0" w:tplc="340A000F">
      <w:start w:val="1"/>
      <w:numFmt w:val="decimal"/>
      <w:lvlText w:val="%1."/>
      <w:lvlJc w:val="left"/>
      <w:pPr>
        <w:ind w:left="2160" w:hanging="360"/>
      </w:pPr>
    </w:lvl>
    <w:lvl w:ilvl="1" w:tplc="340A0019" w:tentative="1">
      <w:start w:val="1"/>
      <w:numFmt w:val="lowerLetter"/>
      <w:lvlText w:val="%2."/>
      <w:lvlJc w:val="left"/>
      <w:pPr>
        <w:ind w:left="2880" w:hanging="360"/>
      </w:pPr>
    </w:lvl>
    <w:lvl w:ilvl="2" w:tplc="340A001B" w:tentative="1">
      <w:start w:val="1"/>
      <w:numFmt w:val="lowerRoman"/>
      <w:lvlText w:val="%3."/>
      <w:lvlJc w:val="right"/>
      <w:pPr>
        <w:ind w:left="3600" w:hanging="180"/>
      </w:pPr>
    </w:lvl>
    <w:lvl w:ilvl="3" w:tplc="340A000F" w:tentative="1">
      <w:start w:val="1"/>
      <w:numFmt w:val="decimal"/>
      <w:lvlText w:val="%4."/>
      <w:lvlJc w:val="left"/>
      <w:pPr>
        <w:ind w:left="4320" w:hanging="360"/>
      </w:pPr>
    </w:lvl>
    <w:lvl w:ilvl="4" w:tplc="340A0019" w:tentative="1">
      <w:start w:val="1"/>
      <w:numFmt w:val="lowerLetter"/>
      <w:lvlText w:val="%5."/>
      <w:lvlJc w:val="left"/>
      <w:pPr>
        <w:ind w:left="5040" w:hanging="360"/>
      </w:pPr>
    </w:lvl>
    <w:lvl w:ilvl="5" w:tplc="340A001B" w:tentative="1">
      <w:start w:val="1"/>
      <w:numFmt w:val="lowerRoman"/>
      <w:lvlText w:val="%6."/>
      <w:lvlJc w:val="right"/>
      <w:pPr>
        <w:ind w:left="5760" w:hanging="180"/>
      </w:pPr>
    </w:lvl>
    <w:lvl w:ilvl="6" w:tplc="340A000F" w:tentative="1">
      <w:start w:val="1"/>
      <w:numFmt w:val="decimal"/>
      <w:lvlText w:val="%7."/>
      <w:lvlJc w:val="left"/>
      <w:pPr>
        <w:ind w:left="6480" w:hanging="360"/>
      </w:pPr>
    </w:lvl>
    <w:lvl w:ilvl="7" w:tplc="340A0019" w:tentative="1">
      <w:start w:val="1"/>
      <w:numFmt w:val="lowerLetter"/>
      <w:lvlText w:val="%8."/>
      <w:lvlJc w:val="left"/>
      <w:pPr>
        <w:ind w:left="7200" w:hanging="360"/>
      </w:pPr>
    </w:lvl>
    <w:lvl w:ilvl="8" w:tplc="340A001B" w:tentative="1">
      <w:start w:val="1"/>
      <w:numFmt w:val="lowerRoman"/>
      <w:lvlText w:val="%9."/>
      <w:lvlJc w:val="right"/>
      <w:pPr>
        <w:ind w:left="7920" w:hanging="180"/>
      </w:pPr>
    </w:lvl>
  </w:abstractNum>
  <w:abstractNum w:abstractNumId="18" w15:restartNumberingAfterBreak="0">
    <w:nsid w:val="049910D0"/>
    <w:multiLevelType w:val="multilevel"/>
    <w:tmpl w:val="481CB7E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9" w15:restartNumberingAfterBreak="0">
    <w:nsid w:val="04A85625"/>
    <w:multiLevelType w:val="multilevel"/>
    <w:tmpl w:val="3614088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0" w15:restartNumberingAfterBreak="0">
    <w:nsid w:val="04C34DE1"/>
    <w:multiLevelType w:val="multilevel"/>
    <w:tmpl w:val="08F27DC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1" w15:restartNumberingAfterBreak="0">
    <w:nsid w:val="04F31AF8"/>
    <w:multiLevelType w:val="multilevel"/>
    <w:tmpl w:val="97E8113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2" w15:restartNumberingAfterBreak="0">
    <w:nsid w:val="04F441CA"/>
    <w:multiLevelType w:val="hybridMultilevel"/>
    <w:tmpl w:val="49AA94E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3" w15:restartNumberingAfterBreak="0">
    <w:nsid w:val="056A6264"/>
    <w:multiLevelType w:val="hybridMultilevel"/>
    <w:tmpl w:val="D7124FD2"/>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4" w15:restartNumberingAfterBreak="0">
    <w:nsid w:val="05B340E0"/>
    <w:multiLevelType w:val="hybridMultilevel"/>
    <w:tmpl w:val="126ADAFE"/>
    <w:lvl w:ilvl="0" w:tplc="8D14C73C">
      <w:start w:val="1"/>
      <w:numFmt w:val="decimal"/>
      <w:lvlText w:val="%1."/>
      <w:lvlJc w:val="left"/>
      <w:pPr>
        <w:ind w:left="1800" w:hanging="360"/>
      </w:pPr>
      <w:rPr>
        <w:rFonts w:ascii="Times New Roman" w:eastAsia="Aptos" w:hAnsi="Times New Roman" w:cs="Aptos"/>
      </w:rPr>
    </w:lvl>
    <w:lvl w:ilvl="1" w:tplc="580A0019">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5" w15:restartNumberingAfterBreak="0">
    <w:nsid w:val="067C01E2"/>
    <w:multiLevelType w:val="multilevel"/>
    <w:tmpl w:val="CF20806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6" w15:restartNumberingAfterBreak="0">
    <w:nsid w:val="0696552D"/>
    <w:multiLevelType w:val="hybridMultilevel"/>
    <w:tmpl w:val="9872E75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7" w15:restartNumberingAfterBreak="0">
    <w:nsid w:val="070C7E5E"/>
    <w:multiLevelType w:val="hybridMultilevel"/>
    <w:tmpl w:val="667883F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8" w15:restartNumberingAfterBreak="0">
    <w:nsid w:val="073B09DA"/>
    <w:multiLevelType w:val="multilevel"/>
    <w:tmpl w:val="2C6A527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9" w15:restartNumberingAfterBreak="0">
    <w:nsid w:val="07AF7AE7"/>
    <w:multiLevelType w:val="hybridMultilevel"/>
    <w:tmpl w:val="973ED4B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0" w15:restartNumberingAfterBreak="0">
    <w:nsid w:val="082405B0"/>
    <w:multiLevelType w:val="hybridMultilevel"/>
    <w:tmpl w:val="E0163CCC"/>
    <w:lvl w:ilvl="0" w:tplc="D0B683A6">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31" w15:restartNumberingAfterBreak="0">
    <w:nsid w:val="08747BAC"/>
    <w:multiLevelType w:val="multilevel"/>
    <w:tmpl w:val="9476F8A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2" w15:restartNumberingAfterBreak="0">
    <w:nsid w:val="08B25192"/>
    <w:multiLevelType w:val="hybridMultilevel"/>
    <w:tmpl w:val="1A84BF62"/>
    <w:lvl w:ilvl="0" w:tplc="226830C8">
      <w:start w:val="1"/>
      <w:numFmt w:val="decimal"/>
      <w:lvlText w:val="%1."/>
      <w:lvlJc w:val="left"/>
      <w:pPr>
        <w:ind w:left="1800" w:hanging="360"/>
      </w:pPr>
    </w:lvl>
    <w:lvl w:ilvl="1" w:tplc="C602C48C" w:tentative="1">
      <w:start w:val="1"/>
      <w:numFmt w:val="lowerLetter"/>
      <w:lvlText w:val="%2."/>
      <w:lvlJc w:val="left"/>
      <w:pPr>
        <w:ind w:left="2160" w:hanging="360"/>
      </w:pPr>
    </w:lvl>
    <w:lvl w:ilvl="2" w:tplc="DE18C14E" w:tentative="1">
      <w:start w:val="1"/>
      <w:numFmt w:val="lowerRoman"/>
      <w:lvlText w:val="%3."/>
      <w:lvlJc w:val="right"/>
      <w:pPr>
        <w:ind w:left="2880" w:hanging="180"/>
      </w:pPr>
    </w:lvl>
    <w:lvl w:ilvl="3" w:tplc="69D8DB5E" w:tentative="1">
      <w:start w:val="1"/>
      <w:numFmt w:val="decimal"/>
      <w:lvlText w:val="%4."/>
      <w:lvlJc w:val="left"/>
      <w:pPr>
        <w:ind w:left="3600" w:hanging="360"/>
      </w:pPr>
    </w:lvl>
    <w:lvl w:ilvl="4" w:tplc="286C07E2" w:tentative="1">
      <w:start w:val="1"/>
      <w:numFmt w:val="lowerLetter"/>
      <w:lvlText w:val="%5."/>
      <w:lvlJc w:val="left"/>
      <w:pPr>
        <w:ind w:left="4320" w:hanging="360"/>
      </w:pPr>
    </w:lvl>
    <w:lvl w:ilvl="5" w:tplc="E308256E" w:tentative="1">
      <w:start w:val="1"/>
      <w:numFmt w:val="lowerRoman"/>
      <w:lvlText w:val="%6."/>
      <w:lvlJc w:val="right"/>
      <w:pPr>
        <w:ind w:left="5040" w:hanging="180"/>
      </w:pPr>
    </w:lvl>
    <w:lvl w:ilvl="6" w:tplc="3CC0E200" w:tentative="1">
      <w:start w:val="1"/>
      <w:numFmt w:val="decimal"/>
      <w:lvlText w:val="%7."/>
      <w:lvlJc w:val="left"/>
      <w:pPr>
        <w:ind w:left="5760" w:hanging="360"/>
      </w:pPr>
    </w:lvl>
    <w:lvl w:ilvl="7" w:tplc="99221848" w:tentative="1">
      <w:start w:val="1"/>
      <w:numFmt w:val="lowerLetter"/>
      <w:lvlText w:val="%8."/>
      <w:lvlJc w:val="left"/>
      <w:pPr>
        <w:ind w:left="6480" w:hanging="360"/>
      </w:pPr>
    </w:lvl>
    <w:lvl w:ilvl="8" w:tplc="E40425D4" w:tentative="1">
      <w:start w:val="1"/>
      <w:numFmt w:val="lowerRoman"/>
      <w:lvlText w:val="%9."/>
      <w:lvlJc w:val="right"/>
      <w:pPr>
        <w:ind w:left="7200" w:hanging="180"/>
      </w:pPr>
    </w:lvl>
  </w:abstractNum>
  <w:abstractNum w:abstractNumId="33" w15:restartNumberingAfterBreak="0">
    <w:nsid w:val="09F81E2C"/>
    <w:multiLevelType w:val="multilevel"/>
    <w:tmpl w:val="84844E8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4" w15:restartNumberingAfterBreak="0">
    <w:nsid w:val="0A5A5801"/>
    <w:multiLevelType w:val="hybridMultilevel"/>
    <w:tmpl w:val="C760590E"/>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5" w15:restartNumberingAfterBreak="0">
    <w:nsid w:val="0A7C56B5"/>
    <w:multiLevelType w:val="hybridMultilevel"/>
    <w:tmpl w:val="D09817B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6" w15:restartNumberingAfterBreak="0">
    <w:nsid w:val="0A88370D"/>
    <w:multiLevelType w:val="hybridMultilevel"/>
    <w:tmpl w:val="57388FE4"/>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7" w15:restartNumberingAfterBreak="0">
    <w:nsid w:val="0AC970D1"/>
    <w:multiLevelType w:val="hybridMultilevel"/>
    <w:tmpl w:val="80A6BDA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8" w15:restartNumberingAfterBreak="0">
    <w:nsid w:val="0B3063ED"/>
    <w:multiLevelType w:val="hybridMultilevel"/>
    <w:tmpl w:val="621EAEDA"/>
    <w:lvl w:ilvl="0" w:tplc="A43E6F82">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39" w15:restartNumberingAfterBreak="0">
    <w:nsid w:val="0B5F5C9B"/>
    <w:multiLevelType w:val="multilevel"/>
    <w:tmpl w:val="CB60D3C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0" w15:restartNumberingAfterBreak="0">
    <w:nsid w:val="0B667900"/>
    <w:multiLevelType w:val="hybridMultilevel"/>
    <w:tmpl w:val="F37EDF84"/>
    <w:lvl w:ilvl="0" w:tplc="98B85F56">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41" w15:restartNumberingAfterBreak="0">
    <w:nsid w:val="0C4D1BC5"/>
    <w:multiLevelType w:val="hybridMultilevel"/>
    <w:tmpl w:val="2AB0005C"/>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42" w15:restartNumberingAfterBreak="0">
    <w:nsid w:val="0C752475"/>
    <w:multiLevelType w:val="hybridMultilevel"/>
    <w:tmpl w:val="AB1603BE"/>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43" w15:restartNumberingAfterBreak="0">
    <w:nsid w:val="0C8918B7"/>
    <w:multiLevelType w:val="hybridMultilevel"/>
    <w:tmpl w:val="A01E05B6"/>
    <w:lvl w:ilvl="0" w:tplc="0CA8C560">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44" w15:restartNumberingAfterBreak="0">
    <w:nsid w:val="0DB74807"/>
    <w:multiLevelType w:val="multilevel"/>
    <w:tmpl w:val="0C4AE5E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5" w15:restartNumberingAfterBreak="0">
    <w:nsid w:val="0DEC4483"/>
    <w:multiLevelType w:val="hybridMultilevel"/>
    <w:tmpl w:val="326811F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6" w15:restartNumberingAfterBreak="0">
    <w:nsid w:val="0DF109EC"/>
    <w:multiLevelType w:val="hybridMultilevel"/>
    <w:tmpl w:val="8D8CC310"/>
    <w:lvl w:ilvl="0" w:tplc="340A000F">
      <w:start w:val="1"/>
      <w:numFmt w:val="decimal"/>
      <w:lvlText w:val="%1."/>
      <w:lvlJc w:val="left"/>
      <w:pPr>
        <w:ind w:left="2160" w:hanging="360"/>
      </w:pPr>
    </w:lvl>
    <w:lvl w:ilvl="1" w:tplc="340A0019" w:tentative="1">
      <w:start w:val="1"/>
      <w:numFmt w:val="lowerLetter"/>
      <w:lvlText w:val="%2."/>
      <w:lvlJc w:val="left"/>
      <w:pPr>
        <w:ind w:left="2880" w:hanging="360"/>
      </w:pPr>
    </w:lvl>
    <w:lvl w:ilvl="2" w:tplc="340A001B" w:tentative="1">
      <w:start w:val="1"/>
      <w:numFmt w:val="lowerRoman"/>
      <w:lvlText w:val="%3."/>
      <w:lvlJc w:val="right"/>
      <w:pPr>
        <w:ind w:left="3600" w:hanging="180"/>
      </w:pPr>
    </w:lvl>
    <w:lvl w:ilvl="3" w:tplc="340A000F" w:tentative="1">
      <w:start w:val="1"/>
      <w:numFmt w:val="decimal"/>
      <w:lvlText w:val="%4."/>
      <w:lvlJc w:val="left"/>
      <w:pPr>
        <w:ind w:left="4320" w:hanging="360"/>
      </w:pPr>
    </w:lvl>
    <w:lvl w:ilvl="4" w:tplc="340A0019" w:tentative="1">
      <w:start w:val="1"/>
      <w:numFmt w:val="lowerLetter"/>
      <w:lvlText w:val="%5."/>
      <w:lvlJc w:val="left"/>
      <w:pPr>
        <w:ind w:left="5040" w:hanging="360"/>
      </w:pPr>
    </w:lvl>
    <w:lvl w:ilvl="5" w:tplc="340A001B" w:tentative="1">
      <w:start w:val="1"/>
      <w:numFmt w:val="lowerRoman"/>
      <w:lvlText w:val="%6."/>
      <w:lvlJc w:val="right"/>
      <w:pPr>
        <w:ind w:left="5760" w:hanging="180"/>
      </w:pPr>
    </w:lvl>
    <w:lvl w:ilvl="6" w:tplc="340A000F" w:tentative="1">
      <w:start w:val="1"/>
      <w:numFmt w:val="decimal"/>
      <w:lvlText w:val="%7."/>
      <w:lvlJc w:val="left"/>
      <w:pPr>
        <w:ind w:left="6480" w:hanging="360"/>
      </w:pPr>
    </w:lvl>
    <w:lvl w:ilvl="7" w:tplc="340A0019" w:tentative="1">
      <w:start w:val="1"/>
      <w:numFmt w:val="lowerLetter"/>
      <w:lvlText w:val="%8."/>
      <w:lvlJc w:val="left"/>
      <w:pPr>
        <w:ind w:left="7200" w:hanging="360"/>
      </w:pPr>
    </w:lvl>
    <w:lvl w:ilvl="8" w:tplc="340A001B" w:tentative="1">
      <w:start w:val="1"/>
      <w:numFmt w:val="lowerRoman"/>
      <w:lvlText w:val="%9."/>
      <w:lvlJc w:val="right"/>
      <w:pPr>
        <w:ind w:left="7920" w:hanging="180"/>
      </w:pPr>
    </w:lvl>
  </w:abstractNum>
  <w:abstractNum w:abstractNumId="47" w15:restartNumberingAfterBreak="0">
    <w:nsid w:val="0EC4374B"/>
    <w:multiLevelType w:val="hybridMultilevel"/>
    <w:tmpl w:val="DC80A16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8" w15:restartNumberingAfterBreak="0">
    <w:nsid w:val="0ED837C9"/>
    <w:multiLevelType w:val="multilevel"/>
    <w:tmpl w:val="98B24B2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9" w15:restartNumberingAfterBreak="0">
    <w:nsid w:val="0F1C4A35"/>
    <w:multiLevelType w:val="multilevel"/>
    <w:tmpl w:val="1D8E2DA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0" w15:restartNumberingAfterBreak="0">
    <w:nsid w:val="0FBF4215"/>
    <w:multiLevelType w:val="hybridMultilevel"/>
    <w:tmpl w:val="725CBB1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1" w15:restartNumberingAfterBreak="0">
    <w:nsid w:val="1086509B"/>
    <w:multiLevelType w:val="hybridMultilevel"/>
    <w:tmpl w:val="FFFFFFFF"/>
    <w:lvl w:ilvl="0" w:tplc="C43A5CA0">
      <w:start w:val="1"/>
      <w:numFmt w:val="decimal"/>
      <w:lvlText w:val="%1."/>
      <w:lvlJc w:val="left"/>
      <w:pPr>
        <w:ind w:left="1800" w:hanging="360"/>
      </w:pPr>
    </w:lvl>
    <w:lvl w:ilvl="1" w:tplc="C04EFF9C">
      <w:start w:val="1"/>
      <w:numFmt w:val="lowerLetter"/>
      <w:lvlText w:val="%2."/>
      <w:lvlJc w:val="left"/>
      <w:pPr>
        <w:ind w:left="2520" w:hanging="360"/>
      </w:pPr>
    </w:lvl>
    <w:lvl w:ilvl="2" w:tplc="A0381E00">
      <w:start w:val="1"/>
      <w:numFmt w:val="lowerRoman"/>
      <w:lvlText w:val="%3."/>
      <w:lvlJc w:val="right"/>
      <w:pPr>
        <w:ind w:left="3240" w:hanging="180"/>
      </w:pPr>
    </w:lvl>
    <w:lvl w:ilvl="3" w:tplc="442C9D2C">
      <w:start w:val="1"/>
      <w:numFmt w:val="decimal"/>
      <w:lvlText w:val="%4."/>
      <w:lvlJc w:val="left"/>
      <w:pPr>
        <w:ind w:left="3960" w:hanging="360"/>
      </w:pPr>
    </w:lvl>
    <w:lvl w:ilvl="4" w:tplc="23B07C22">
      <w:start w:val="1"/>
      <w:numFmt w:val="lowerLetter"/>
      <w:lvlText w:val="%5."/>
      <w:lvlJc w:val="left"/>
      <w:pPr>
        <w:ind w:left="4680" w:hanging="360"/>
      </w:pPr>
    </w:lvl>
    <w:lvl w:ilvl="5" w:tplc="843684BE">
      <w:start w:val="1"/>
      <w:numFmt w:val="lowerRoman"/>
      <w:lvlText w:val="%6."/>
      <w:lvlJc w:val="right"/>
      <w:pPr>
        <w:ind w:left="5400" w:hanging="180"/>
      </w:pPr>
    </w:lvl>
    <w:lvl w:ilvl="6" w:tplc="DF5A1168">
      <w:start w:val="1"/>
      <w:numFmt w:val="decimal"/>
      <w:lvlText w:val="%7."/>
      <w:lvlJc w:val="left"/>
      <w:pPr>
        <w:ind w:left="6120" w:hanging="360"/>
      </w:pPr>
    </w:lvl>
    <w:lvl w:ilvl="7" w:tplc="30D237FE">
      <w:start w:val="1"/>
      <w:numFmt w:val="lowerLetter"/>
      <w:lvlText w:val="%8."/>
      <w:lvlJc w:val="left"/>
      <w:pPr>
        <w:ind w:left="6840" w:hanging="360"/>
      </w:pPr>
    </w:lvl>
    <w:lvl w:ilvl="8" w:tplc="60DC565C">
      <w:start w:val="1"/>
      <w:numFmt w:val="lowerRoman"/>
      <w:lvlText w:val="%9."/>
      <w:lvlJc w:val="right"/>
      <w:pPr>
        <w:ind w:left="7560" w:hanging="180"/>
      </w:pPr>
    </w:lvl>
  </w:abstractNum>
  <w:abstractNum w:abstractNumId="52" w15:restartNumberingAfterBreak="0">
    <w:nsid w:val="10C50CFE"/>
    <w:multiLevelType w:val="multilevel"/>
    <w:tmpl w:val="5C78FC3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3" w15:restartNumberingAfterBreak="0">
    <w:nsid w:val="10E37AA8"/>
    <w:multiLevelType w:val="hybridMultilevel"/>
    <w:tmpl w:val="8CB6C802"/>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54" w15:restartNumberingAfterBreak="0">
    <w:nsid w:val="10E717D6"/>
    <w:multiLevelType w:val="multilevel"/>
    <w:tmpl w:val="5A9A457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5" w15:restartNumberingAfterBreak="0">
    <w:nsid w:val="117317E9"/>
    <w:multiLevelType w:val="multilevel"/>
    <w:tmpl w:val="DAEC180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6" w15:restartNumberingAfterBreak="0">
    <w:nsid w:val="11AE6607"/>
    <w:multiLevelType w:val="multilevel"/>
    <w:tmpl w:val="B6CA1B7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7" w15:restartNumberingAfterBreak="0">
    <w:nsid w:val="11B5720B"/>
    <w:multiLevelType w:val="hybridMultilevel"/>
    <w:tmpl w:val="C1B6E894"/>
    <w:lvl w:ilvl="0" w:tplc="F6DE4296">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58" w15:restartNumberingAfterBreak="0">
    <w:nsid w:val="11B63836"/>
    <w:multiLevelType w:val="multilevel"/>
    <w:tmpl w:val="7D76B80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9" w15:restartNumberingAfterBreak="0">
    <w:nsid w:val="11FB6FEF"/>
    <w:multiLevelType w:val="multilevel"/>
    <w:tmpl w:val="EE92F2A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0" w15:restartNumberingAfterBreak="0">
    <w:nsid w:val="12492970"/>
    <w:multiLevelType w:val="multilevel"/>
    <w:tmpl w:val="F500B0D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1" w15:restartNumberingAfterBreak="0">
    <w:nsid w:val="12527C3C"/>
    <w:multiLevelType w:val="hybridMultilevel"/>
    <w:tmpl w:val="542808CE"/>
    <w:lvl w:ilvl="0" w:tplc="340A000F">
      <w:start w:val="1"/>
      <w:numFmt w:val="decimal"/>
      <w:lvlText w:val="%1."/>
      <w:lvlJc w:val="left"/>
      <w:pPr>
        <w:ind w:left="1800" w:hanging="360"/>
      </w:p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62" w15:restartNumberingAfterBreak="0">
    <w:nsid w:val="127E23E9"/>
    <w:multiLevelType w:val="multilevel"/>
    <w:tmpl w:val="9166873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3" w15:restartNumberingAfterBreak="0">
    <w:nsid w:val="12AE5497"/>
    <w:multiLevelType w:val="hybridMultilevel"/>
    <w:tmpl w:val="D6B68FC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64" w15:restartNumberingAfterBreak="0">
    <w:nsid w:val="12B6060A"/>
    <w:multiLevelType w:val="multilevel"/>
    <w:tmpl w:val="A68269F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5" w15:restartNumberingAfterBreak="0">
    <w:nsid w:val="12E05F6E"/>
    <w:multiLevelType w:val="hybridMultilevel"/>
    <w:tmpl w:val="B044A6F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66" w15:restartNumberingAfterBreak="0">
    <w:nsid w:val="130F5924"/>
    <w:multiLevelType w:val="multilevel"/>
    <w:tmpl w:val="1BDAC49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7" w15:restartNumberingAfterBreak="0">
    <w:nsid w:val="131D63BE"/>
    <w:multiLevelType w:val="hybridMultilevel"/>
    <w:tmpl w:val="98103088"/>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68" w15:restartNumberingAfterBreak="0">
    <w:nsid w:val="13501B5C"/>
    <w:multiLevelType w:val="multilevel"/>
    <w:tmpl w:val="6C822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3A260B9"/>
    <w:multiLevelType w:val="hybridMultilevel"/>
    <w:tmpl w:val="772E8AA8"/>
    <w:lvl w:ilvl="0" w:tplc="F33629A2">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70" w15:restartNumberingAfterBreak="0">
    <w:nsid w:val="13CB7BD5"/>
    <w:multiLevelType w:val="hybridMultilevel"/>
    <w:tmpl w:val="597E91B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71" w15:restartNumberingAfterBreak="0">
    <w:nsid w:val="141D4195"/>
    <w:multiLevelType w:val="hybridMultilevel"/>
    <w:tmpl w:val="52028F7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72" w15:restartNumberingAfterBreak="0">
    <w:nsid w:val="143F6AD0"/>
    <w:multiLevelType w:val="multilevel"/>
    <w:tmpl w:val="1724132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73" w15:restartNumberingAfterBreak="0">
    <w:nsid w:val="148F6B7B"/>
    <w:multiLevelType w:val="multilevel"/>
    <w:tmpl w:val="5802A2B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74" w15:restartNumberingAfterBreak="0">
    <w:nsid w:val="14EC51A2"/>
    <w:multiLevelType w:val="multilevel"/>
    <w:tmpl w:val="0060DCB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75" w15:restartNumberingAfterBreak="0">
    <w:nsid w:val="15692158"/>
    <w:multiLevelType w:val="hybridMultilevel"/>
    <w:tmpl w:val="D250EC9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76" w15:restartNumberingAfterBreak="0">
    <w:nsid w:val="157B51A8"/>
    <w:multiLevelType w:val="hybridMultilevel"/>
    <w:tmpl w:val="D0B08EB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77" w15:restartNumberingAfterBreak="0">
    <w:nsid w:val="1584229C"/>
    <w:multiLevelType w:val="hybridMultilevel"/>
    <w:tmpl w:val="E3B656D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78" w15:restartNumberingAfterBreak="0">
    <w:nsid w:val="15E47923"/>
    <w:multiLevelType w:val="hybridMultilevel"/>
    <w:tmpl w:val="F42CEDB8"/>
    <w:lvl w:ilvl="0" w:tplc="35F42F4E">
      <w:start w:val="1"/>
      <w:numFmt w:val="decimal"/>
      <w:lvlText w:val="%1."/>
      <w:lvlJc w:val="left"/>
      <w:pPr>
        <w:ind w:left="180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9" w15:restartNumberingAfterBreak="0">
    <w:nsid w:val="15FE76F5"/>
    <w:multiLevelType w:val="hybridMultilevel"/>
    <w:tmpl w:val="BE0C70EC"/>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80" w15:restartNumberingAfterBreak="0">
    <w:nsid w:val="16113820"/>
    <w:multiLevelType w:val="hybridMultilevel"/>
    <w:tmpl w:val="A956FB9C"/>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81" w15:restartNumberingAfterBreak="0">
    <w:nsid w:val="16EE5476"/>
    <w:multiLevelType w:val="multilevel"/>
    <w:tmpl w:val="F6A83BF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82" w15:restartNumberingAfterBreak="0">
    <w:nsid w:val="177943E1"/>
    <w:multiLevelType w:val="hybridMultilevel"/>
    <w:tmpl w:val="C466F9D8"/>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83" w15:restartNumberingAfterBreak="0">
    <w:nsid w:val="17F3749C"/>
    <w:multiLevelType w:val="hybridMultilevel"/>
    <w:tmpl w:val="B8620C4E"/>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84" w15:restartNumberingAfterBreak="0">
    <w:nsid w:val="18733807"/>
    <w:multiLevelType w:val="hybridMultilevel"/>
    <w:tmpl w:val="A3C68AC6"/>
    <w:lvl w:ilvl="0" w:tplc="5268C4D4">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85" w15:restartNumberingAfterBreak="0">
    <w:nsid w:val="189D6E0A"/>
    <w:multiLevelType w:val="hybridMultilevel"/>
    <w:tmpl w:val="74B4783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86" w15:restartNumberingAfterBreak="0">
    <w:nsid w:val="192E1E41"/>
    <w:multiLevelType w:val="multilevel"/>
    <w:tmpl w:val="AC90B06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87" w15:restartNumberingAfterBreak="0">
    <w:nsid w:val="193412AD"/>
    <w:multiLevelType w:val="hybridMultilevel"/>
    <w:tmpl w:val="A9D614F2"/>
    <w:lvl w:ilvl="0" w:tplc="DF4AB732">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88" w15:restartNumberingAfterBreak="0">
    <w:nsid w:val="19CC211F"/>
    <w:multiLevelType w:val="hybridMultilevel"/>
    <w:tmpl w:val="FFFFFFFF"/>
    <w:lvl w:ilvl="0" w:tplc="CFF6B396">
      <w:start w:val="1"/>
      <w:numFmt w:val="decimal"/>
      <w:lvlText w:val="%1."/>
      <w:lvlJc w:val="left"/>
      <w:pPr>
        <w:ind w:left="1800" w:hanging="360"/>
      </w:pPr>
    </w:lvl>
    <w:lvl w:ilvl="1" w:tplc="31ECB7DC">
      <w:start w:val="1"/>
      <w:numFmt w:val="lowerLetter"/>
      <w:lvlText w:val="%2."/>
      <w:lvlJc w:val="left"/>
      <w:pPr>
        <w:ind w:left="2520" w:hanging="360"/>
      </w:pPr>
    </w:lvl>
    <w:lvl w:ilvl="2" w:tplc="EDB83E70">
      <w:start w:val="1"/>
      <w:numFmt w:val="lowerRoman"/>
      <w:lvlText w:val="%3."/>
      <w:lvlJc w:val="right"/>
      <w:pPr>
        <w:ind w:left="3240" w:hanging="180"/>
      </w:pPr>
    </w:lvl>
    <w:lvl w:ilvl="3" w:tplc="A9A2532A">
      <w:start w:val="1"/>
      <w:numFmt w:val="decimal"/>
      <w:lvlText w:val="%4."/>
      <w:lvlJc w:val="left"/>
      <w:pPr>
        <w:ind w:left="3960" w:hanging="360"/>
      </w:pPr>
    </w:lvl>
    <w:lvl w:ilvl="4" w:tplc="D06A03CC">
      <w:start w:val="1"/>
      <w:numFmt w:val="lowerLetter"/>
      <w:lvlText w:val="%5."/>
      <w:lvlJc w:val="left"/>
      <w:pPr>
        <w:ind w:left="4680" w:hanging="360"/>
      </w:pPr>
    </w:lvl>
    <w:lvl w:ilvl="5" w:tplc="FCA04326">
      <w:start w:val="1"/>
      <w:numFmt w:val="lowerRoman"/>
      <w:lvlText w:val="%6."/>
      <w:lvlJc w:val="right"/>
      <w:pPr>
        <w:ind w:left="5400" w:hanging="180"/>
      </w:pPr>
    </w:lvl>
    <w:lvl w:ilvl="6" w:tplc="883041DE">
      <w:start w:val="1"/>
      <w:numFmt w:val="decimal"/>
      <w:lvlText w:val="%7."/>
      <w:lvlJc w:val="left"/>
      <w:pPr>
        <w:ind w:left="6120" w:hanging="360"/>
      </w:pPr>
    </w:lvl>
    <w:lvl w:ilvl="7" w:tplc="742E8728">
      <w:start w:val="1"/>
      <w:numFmt w:val="lowerLetter"/>
      <w:lvlText w:val="%8."/>
      <w:lvlJc w:val="left"/>
      <w:pPr>
        <w:ind w:left="6840" w:hanging="360"/>
      </w:pPr>
    </w:lvl>
    <w:lvl w:ilvl="8" w:tplc="B18A679C">
      <w:start w:val="1"/>
      <w:numFmt w:val="lowerRoman"/>
      <w:lvlText w:val="%9."/>
      <w:lvlJc w:val="right"/>
      <w:pPr>
        <w:ind w:left="7560" w:hanging="180"/>
      </w:pPr>
    </w:lvl>
  </w:abstractNum>
  <w:abstractNum w:abstractNumId="89" w15:restartNumberingAfterBreak="0">
    <w:nsid w:val="1A2708B4"/>
    <w:multiLevelType w:val="hybridMultilevel"/>
    <w:tmpl w:val="FB826B9E"/>
    <w:lvl w:ilvl="0" w:tplc="B19AD452">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90" w15:restartNumberingAfterBreak="0">
    <w:nsid w:val="1AFC5BB1"/>
    <w:multiLevelType w:val="multilevel"/>
    <w:tmpl w:val="B8B8F1F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1" w15:restartNumberingAfterBreak="0">
    <w:nsid w:val="1B6113BF"/>
    <w:multiLevelType w:val="hybridMultilevel"/>
    <w:tmpl w:val="AB765654"/>
    <w:lvl w:ilvl="0" w:tplc="1DF6CB7A">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92" w15:restartNumberingAfterBreak="0">
    <w:nsid w:val="1BA70F89"/>
    <w:multiLevelType w:val="hybridMultilevel"/>
    <w:tmpl w:val="5A668BF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93" w15:restartNumberingAfterBreak="0">
    <w:nsid w:val="1C7A3B49"/>
    <w:multiLevelType w:val="multilevel"/>
    <w:tmpl w:val="5F8CFD3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4" w15:restartNumberingAfterBreak="0">
    <w:nsid w:val="1C9407DD"/>
    <w:multiLevelType w:val="multilevel"/>
    <w:tmpl w:val="C4685B3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5" w15:restartNumberingAfterBreak="0">
    <w:nsid w:val="1CA3618A"/>
    <w:multiLevelType w:val="multilevel"/>
    <w:tmpl w:val="47B459C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6" w15:restartNumberingAfterBreak="0">
    <w:nsid w:val="1CAD4A7C"/>
    <w:multiLevelType w:val="hybridMultilevel"/>
    <w:tmpl w:val="E02A3F76"/>
    <w:lvl w:ilvl="0" w:tplc="EF94C1CA">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97" w15:restartNumberingAfterBreak="0">
    <w:nsid w:val="1CF238F5"/>
    <w:multiLevelType w:val="hybridMultilevel"/>
    <w:tmpl w:val="8B047F2C"/>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98" w15:restartNumberingAfterBreak="0">
    <w:nsid w:val="1D086198"/>
    <w:multiLevelType w:val="hybridMultilevel"/>
    <w:tmpl w:val="8AA449AA"/>
    <w:lvl w:ilvl="0" w:tplc="4AC02F00">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99" w15:restartNumberingAfterBreak="0">
    <w:nsid w:val="1D0B64FF"/>
    <w:multiLevelType w:val="hybridMultilevel"/>
    <w:tmpl w:val="A47E1C5E"/>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00" w15:restartNumberingAfterBreak="0">
    <w:nsid w:val="1D200A05"/>
    <w:multiLevelType w:val="multilevel"/>
    <w:tmpl w:val="0F3E1B4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1" w15:restartNumberingAfterBreak="0">
    <w:nsid w:val="1D5F0EC9"/>
    <w:multiLevelType w:val="multilevel"/>
    <w:tmpl w:val="C39CB98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2" w15:restartNumberingAfterBreak="0">
    <w:nsid w:val="1DDF30FB"/>
    <w:multiLevelType w:val="hybridMultilevel"/>
    <w:tmpl w:val="7FE2A8A6"/>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03" w15:restartNumberingAfterBreak="0">
    <w:nsid w:val="1DE16755"/>
    <w:multiLevelType w:val="multilevel"/>
    <w:tmpl w:val="C7E4EA2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4" w15:restartNumberingAfterBreak="0">
    <w:nsid w:val="1E4D38EF"/>
    <w:multiLevelType w:val="hybridMultilevel"/>
    <w:tmpl w:val="D444E8E2"/>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05" w15:restartNumberingAfterBreak="0">
    <w:nsid w:val="1E4F6DB6"/>
    <w:multiLevelType w:val="hybridMultilevel"/>
    <w:tmpl w:val="7E062CAE"/>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06" w15:restartNumberingAfterBreak="0">
    <w:nsid w:val="1ECF2159"/>
    <w:multiLevelType w:val="hybridMultilevel"/>
    <w:tmpl w:val="0C64D64E"/>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07" w15:restartNumberingAfterBreak="0">
    <w:nsid w:val="1EF00E8A"/>
    <w:multiLevelType w:val="hybridMultilevel"/>
    <w:tmpl w:val="5D5E3DF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8" w15:restartNumberingAfterBreak="0">
    <w:nsid w:val="1F2C0D14"/>
    <w:multiLevelType w:val="hybridMultilevel"/>
    <w:tmpl w:val="AF247CD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09" w15:restartNumberingAfterBreak="0">
    <w:nsid w:val="1F390591"/>
    <w:multiLevelType w:val="multilevel"/>
    <w:tmpl w:val="6E30C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F750EA3"/>
    <w:multiLevelType w:val="multilevel"/>
    <w:tmpl w:val="86A4D82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1" w15:restartNumberingAfterBreak="0">
    <w:nsid w:val="208119E3"/>
    <w:multiLevelType w:val="multilevel"/>
    <w:tmpl w:val="8EFA7FC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2" w15:restartNumberingAfterBreak="0">
    <w:nsid w:val="210164EA"/>
    <w:multiLevelType w:val="hybridMultilevel"/>
    <w:tmpl w:val="5D74BF78"/>
    <w:lvl w:ilvl="0" w:tplc="340A000F">
      <w:start w:val="1"/>
      <w:numFmt w:val="decimal"/>
      <w:lvlText w:val="%1."/>
      <w:lvlJc w:val="left"/>
      <w:pPr>
        <w:ind w:left="2160" w:hanging="360"/>
      </w:pPr>
    </w:lvl>
    <w:lvl w:ilvl="1" w:tplc="340A0019" w:tentative="1">
      <w:start w:val="1"/>
      <w:numFmt w:val="lowerLetter"/>
      <w:lvlText w:val="%2."/>
      <w:lvlJc w:val="left"/>
      <w:pPr>
        <w:ind w:left="2880" w:hanging="360"/>
      </w:pPr>
    </w:lvl>
    <w:lvl w:ilvl="2" w:tplc="340A001B" w:tentative="1">
      <w:start w:val="1"/>
      <w:numFmt w:val="lowerRoman"/>
      <w:lvlText w:val="%3."/>
      <w:lvlJc w:val="right"/>
      <w:pPr>
        <w:ind w:left="3600" w:hanging="180"/>
      </w:pPr>
    </w:lvl>
    <w:lvl w:ilvl="3" w:tplc="340A000F" w:tentative="1">
      <w:start w:val="1"/>
      <w:numFmt w:val="decimal"/>
      <w:lvlText w:val="%4."/>
      <w:lvlJc w:val="left"/>
      <w:pPr>
        <w:ind w:left="4320" w:hanging="360"/>
      </w:pPr>
    </w:lvl>
    <w:lvl w:ilvl="4" w:tplc="340A0019" w:tentative="1">
      <w:start w:val="1"/>
      <w:numFmt w:val="lowerLetter"/>
      <w:lvlText w:val="%5."/>
      <w:lvlJc w:val="left"/>
      <w:pPr>
        <w:ind w:left="5040" w:hanging="360"/>
      </w:pPr>
    </w:lvl>
    <w:lvl w:ilvl="5" w:tplc="340A001B" w:tentative="1">
      <w:start w:val="1"/>
      <w:numFmt w:val="lowerRoman"/>
      <w:lvlText w:val="%6."/>
      <w:lvlJc w:val="right"/>
      <w:pPr>
        <w:ind w:left="5760" w:hanging="180"/>
      </w:pPr>
    </w:lvl>
    <w:lvl w:ilvl="6" w:tplc="340A000F" w:tentative="1">
      <w:start w:val="1"/>
      <w:numFmt w:val="decimal"/>
      <w:lvlText w:val="%7."/>
      <w:lvlJc w:val="left"/>
      <w:pPr>
        <w:ind w:left="6480" w:hanging="360"/>
      </w:pPr>
    </w:lvl>
    <w:lvl w:ilvl="7" w:tplc="340A0019" w:tentative="1">
      <w:start w:val="1"/>
      <w:numFmt w:val="lowerLetter"/>
      <w:lvlText w:val="%8."/>
      <w:lvlJc w:val="left"/>
      <w:pPr>
        <w:ind w:left="7200" w:hanging="360"/>
      </w:pPr>
    </w:lvl>
    <w:lvl w:ilvl="8" w:tplc="340A001B" w:tentative="1">
      <w:start w:val="1"/>
      <w:numFmt w:val="lowerRoman"/>
      <w:lvlText w:val="%9."/>
      <w:lvlJc w:val="right"/>
      <w:pPr>
        <w:ind w:left="7920" w:hanging="180"/>
      </w:pPr>
    </w:lvl>
  </w:abstractNum>
  <w:abstractNum w:abstractNumId="113" w15:restartNumberingAfterBreak="0">
    <w:nsid w:val="21450AA3"/>
    <w:multiLevelType w:val="hybridMultilevel"/>
    <w:tmpl w:val="877C15C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14" w15:restartNumberingAfterBreak="0">
    <w:nsid w:val="21D21D4F"/>
    <w:multiLevelType w:val="multilevel"/>
    <w:tmpl w:val="08480F7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5" w15:restartNumberingAfterBreak="0">
    <w:nsid w:val="22322212"/>
    <w:multiLevelType w:val="multilevel"/>
    <w:tmpl w:val="97CE661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6" w15:restartNumberingAfterBreak="0">
    <w:nsid w:val="22E43265"/>
    <w:multiLevelType w:val="hybridMultilevel"/>
    <w:tmpl w:val="37644506"/>
    <w:lvl w:ilvl="0" w:tplc="35F42F4E">
      <w:start w:val="1"/>
      <w:numFmt w:val="decimal"/>
      <w:lvlText w:val="%1."/>
      <w:lvlJc w:val="left"/>
      <w:pPr>
        <w:ind w:left="180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7" w15:restartNumberingAfterBreak="0">
    <w:nsid w:val="2387191C"/>
    <w:multiLevelType w:val="multilevel"/>
    <w:tmpl w:val="1988CC2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8" w15:restartNumberingAfterBreak="0">
    <w:nsid w:val="239964A0"/>
    <w:multiLevelType w:val="hybridMultilevel"/>
    <w:tmpl w:val="1A160352"/>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19" w15:restartNumberingAfterBreak="0">
    <w:nsid w:val="24F61EC4"/>
    <w:multiLevelType w:val="hybridMultilevel"/>
    <w:tmpl w:val="FD542846"/>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20" w15:restartNumberingAfterBreak="0">
    <w:nsid w:val="24FA4EC8"/>
    <w:multiLevelType w:val="hybridMultilevel"/>
    <w:tmpl w:val="BD0AD916"/>
    <w:lvl w:ilvl="0" w:tplc="7FA20BBE">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21" w15:restartNumberingAfterBreak="0">
    <w:nsid w:val="252B1689"/>
    <w:multiLevelType w:val="hybridMultilevel"/>
    <w:tmpl w:val="7DCECE6C"/>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22" w15:restartNumberingAfterBreak="0">
    <w:nsid w:val="255A1A01"/>
    <w:multiLevelType w:val="hybridMultilevel"/>
    <w:tmpl w:val="BB7864B4"/>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23" w15:restartNumberingAfterBreak="0">
    <w:nsid w:val="25D21216"/>
    <w:multiLevelType w:val="hybridMultilevel"/>
    <w:tmpl w:val="1F5EBBE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24" w15:restartNumberingAfterBreak="0">
    <w:nsid w:val="267769BC"/>
    <w:multiLevelType w:val="hybridMultilevel"/>
    <w:tmpl w:val="003C3D02"/>
    <w:lvl w:ilvl="0" w:tplc="38E2A798">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25" w15:restartNumberingAfterBreak="0">
    <w:nsid w:val="27120D3F"/>
    <w:multiLevelType w:val="hybridMultilevel"/>
    <w:tmpl w:val="96887360"/>
    <w:lvl w:ilvl="0" w:tplc="AE7C5AAA">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26" w15:restartNumberingAfterBreak="0">
    <w:nsid w:val="277A3E81"/>
    <w:multiLevelType w:val="hybridMultilevel"/>
    <w:tmpl w:val="42A04C7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27" w15:restartNumberingAfterBreak="0">
    <w:nsid w:val="27B04D54"/>
    <w:multiLevelType w:val="multilevel"/>
    <w:tmpl w:val="B2D4F24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28" w15:restartNumberingAfterBreak="0">
    <w:nsid w:val="287847B8"/>
    <w:multiLevelType w:val="hybridMultilevel"/>
    <w:tmpl w:val="52366C56"/>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29" w15:restartNumberingAfterBreak="0">
    <w:nsid w:val="28BE468C"/>
    <w:multiLevelType w:val="multilevel"/>
    <w:tmpl w:val="3B5A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8F442CF"/>
    <w:multiLevelType w:val="multilevel"/>
    <w:tmpl w:val="80A01D6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31" w15:restartNumberingAfterBreak="0">
    <w:nsid w:val="28FE65D3"/>
    <w:multiLevelType w:val="hybridMultilevel"/>
    <w:tmpl w:val="39FE42EC"/>
    <w:lvl w:ilvl="0" w:tplc="340A000F">
      <w:start w:val="1"/>
      <w:numFmt w:val="decimal"/>
      <w:lvlText w:val="%1."/>
      <w:lvlJc w:val="left"/>
      <w:pPr>
        <w:ind w:left="1800" w:hanging="360"/>
      </w:p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132" w15:restartNumberingAfterBreak="0">
    <w:nsid w:val="291C505E"/>
    <w:multiLevelType w:val="multilevel"/>
    <w:tmpl w:val="6C822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29347B15"/>
    <w:multiLevelType w:val="hybridMultilevel"/>
    <w:tmpl w:val="4C9C4EB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34" w15:restartNumberingAfterBreak="0">
    <w:nsid w:val="2A6231F4"/>
    <w:multiLevelType w:val="multilevel"/>
    <w:tmpl w:val="476EC1F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35" w15:restartNumberingAfterBreak="0">
    <w:nsid w:val="2AE83D77"/>
    <w:multiLevelType w:val="multilevel"/>
    <w:tmpl w:val="92DA214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36" w15:restartNumberingAfterBreak="0">
    <w:nsid w:val="2B0D5432"/>
    <w:multiLevelType w:val="hybridMultilevel"/>
    <w:tmpl w:val="B5EE1B88"/>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37" w15:restartNumberingAfterBreak="0">
    <w:nsid w:val="2B1D2B87"/>
    <w:multiLevelType w:val="multilevel"/>
    <w:tmpl w:val="40A0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B5C2D3C"/>
    <w:multiLevelType w:val="multilevel"/>
    <w:tmpl w:val="1BDC520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39" w15:restartNumberingAfterBreak="0">
    <w:nsid w:val="2BE07349"/>
    <w:multiLevelType w:val="hybridMultilevel"/>
    <w:tmpl w:val="1F8A780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40" w15:restartNumberingAfterBreak="0">
    <w:nsid w:val="2CA45AEE"/>
    <w:multiLevelType w:val="hybridMultilevel"/>
    <w:tmpl w:val="673243E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41" w15:restartNumberingAfterBreak="0">
    <w:nsid w:val="2CB713C9"/>
    <w:multiLevelType w:val="hybridMultilevel"/>
    <w:tmpl w:val="C87CC930"/>
    <w:lvl w:ilvl="0" w:tplc="6EFE61AE">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42" w15:restartNumberingAfterBreak="0">
    <w:nsid w:val="2D874EFC"/>
    <w:multiLevelType w:val="hybridMultilevel"/>
    <w:tmpl w:val="F3A6DD88"/>
    <w:lvl w:ilvl="0" w:tplc="4CACDA80">
      <w:start w:val="1"/>
      <w:numFmt w:val="decimal"/>
      <w:lvlText w:val="%1."/>
      <w:lvlJc w:val="left"/>
      <w:pPr>
        <w:ind w:left="1800" w:hanging="360"/>
      </w:pPr>
    </w:lvl>
    <w:lvl w:ilvl="1" w:tplc="23C6C642" w:tentative="1">
      <w:start w:val="1"/>
      <w:numFmt w:val="lowerLetter"/>
      <w:lvlText w:val="%2."/>
      <w:lvlJc w:val="left"/>
      <w:pPr>
        <w:ind w:left="2160" w:hanging="360"/>
      </w:pPr>
    </w:lvl>
    <w:lvl w:ilvl="2" w:tplc="7070D37A" w:tentative="1">
      <w:start w:val="1"/>
      <w:numFmt w:val="lowerRoman"/>
      <w:lvlText w:val="%3."/>
      <w:lvlJc w:val="right"/>
      <w:pPr>
        <w:ind w:left="2880" w:hanging="180"/>
      </w:pPr>
    </w:lvl>
    <w:lvl w:ilvl="3" w:tplc="9DA2F02A" w:tentative="1">
      <w:start w:val="1"/>
      <w:numFmt w:val="decimal"/>
      <w:lvlText w:val="%4."/>
      <w:lvlJc w:val="left"/>
      <w:pPr>
        <w:ind w:left="3600" w:hanging="360"/>
      </w:pPr>
    </w:lvl>
    <w:lvl w:ilvl="4" w:tplc="3470F690" w:tentative="1">
      <w:start w:val="1"/>
      <w:numFmt w:val="lowerLetter"/>
      <w:lvlText w:val="%5."/>
      <w:lvlJc w:val="left"/>
      <w:pPr>
        <w:ind w:left="4320" w:hanging="360"/>
      </w:pPr>
    </w:lvl>
    <w:lvl w:ilvl="5" w:tplc="9EDE504A" w:tentative="1">
      <w:start w:val="1"/>
      <w:numFmt w:val="lowerRoman"/>
      <w:lvlText w:val="%6."/>
      <w:lvlJc w:val="right"/>
      <w:pPr>
        <w:ind w:left="5040" w:hanging="180"/>
      </w:pPr>
    </w:lvl>
    <w:lvl w:ilvl="6" w:tplc="B824C1F8" w:tentative="1">
      <w:start w:val="1"/>
      <w:numFmt w:val="decimal"/>
      <w:lvlText w:val="%7."/>
      <w:lvlJc w:val="left"/>
      <w:pPr>
        <w:ind w:left="5760" w:hanging="360"/>
      </w:pPr>
    </w:lvl>
    <w:lvl w:ilvl="7" w:tplc="CDE690E0" w:tentative="1">
      <w:start w:val="1"/>
      <w:numFmt w:val="lowerLetter"/>
      <w:lvlText w:val="%8."/>
      <w:lvlJc w:val="left"/>
      <w:pPr>
        <w:ind w:left="6480" w:hanging="360"/>
      </w:pPr>
    </w:lvl>
    <w:lvl w:ilvl="8" w:tplc="42F40DA6" w:tentative="1">
      <w:start w:val="1"/>
      <w:numFmt w:val="lowerRoman"/>
      <w:lvlText w:val="%9."/>
      <w:lvlJc w:val="right"/>
      <w:pPr>
        <w:ind w:left="7200" w:hanging="180"/>
      </w:pPr>
    </w:lvl>
  </w:abstractNum>
  <w:abstractNum w:abstractNumId="143" w15:restartNumberingAfterBreak="0">
    <w:nsid w:val="2E024214"/>
    <w:multiLevelType w:val="multilevel"/>
    <w:tmpl w:val="8638885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4" w15:restartNumberingAfterBreak="0">
    <w:nsid w:val="2E4C6387"/>
    <w:multiLevelType w:val="hybridMultilevel"/>
    <w:tmpl w:val="1AFEC984"/>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45" w15:restartNumberingAfterBreak="0">
    <w:nsid w:val="2EAA6250"/>
    <w:multiLevelType w:val="hybridMultilevel"/>
    <w:tmpl w:val="6F7A325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46" w15:restartNumberingAfterBreak="0">
    <w:nsid w:val="2EC85BF4"/>
    <w:multiLevelType w:val="hybridMultilevel"/>
    <w:tmpl w:val="B2A6026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47" w15:restartNumberingAfterBreak="0">
    <w:nsid w:val="2EE3709F"/>
    <w:multiLevelType w:val="multilevel"/>
    <w:tmpl w:val="A0EADFC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8" w15:restartNumberingAfterBreak="0">
    <w:nsid w:val="2EF473AB"/>
    <w:multiLevelType w:val="multilevel"/>
    <w:tmpl w:val="8FC4EDA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9" w15:restartNumberingAfterBreak="0">
    <w:nsid w:val="2FCD7FE9"/>
    <w:multiLevelType w:val="hybridMultilevel"/>
    <w:tmpl w:val="D1A8A532"/>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50" w15:restartNumberingAfterBreak="0">
    <w:nsid w:val="30381AFC"/>
    <w:multiLevelType w:val="hybridMultilevel"/>
    <w:tmpl w:val="8A4C2300"/>
    <w:lvl w:ilvl="0" w:tplc="7018D8FA">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51" w15:restartNumberingAfterBreak="0">
    <w:nsid w:val="306250E9"/>
    <w:multiLevelType w:val="hybridMultilevel"/>
    <w:tmpl w:val="9BF0AB10"/>
    <w:lvl w:ilvl="0" w:tplc="35F42F4E">
      <w:start w:val="1"/>
      <w:numFmt w:val="decimal"/>
      <w:lvlText w:val="%1."/>
      <w:lvlJc w:val="left"/>
      <w:pPr>
        <w:ind w:left="180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2" w15:restartNumberingAfterBreak="0">
    <w:nsid w:val="30741819"/>
    <w:multiLevelType w:val="multilevel"/>
    <w:tmpl w:val="54DE337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53" w15:restartNumberingAfterBreak="0">
    <w:nsid w:val="30B13947"/>
    <w:multiLevelType w:val="multilevel"/>
    <w:tmpl w:val="4CDC1BA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54" w15:restartNumberingAfterBreak="0">
    <w:nsid w:val="30F574A9"/>
    <w:multiLevelType w:val="hybridMultilevel"/>
    <w:tmpl w:val="C6A8A4D8"/>
    <w:lvl w:ilvl="0" w:tplc="46A809AE">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55" w15:restartNumberingAfterBreak="0">
    <w:nsid w:val="311409CF"/>
    <w:multiLevelType w:val="hybridMultilevel"/>
    <w:tmpl w:val="19F65B3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56" w15:restartNumberingAfterBreak="0">
    <w:nsid w:val="31751E75"/>
    <w:multiLevelType w:val="multilevel"/>
    <w:tmpl w:val="57364B4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57" w15:restartNumberingAfterBreak="0">
    <w:nsid w:val="322C7E30"/>
    <w:multiLevelType w:val="hybridMultilevel"/>
    <w:tmpl w:val="C348349A"/>
    <w:lvl w:ilvl="0" w:tplc="340A000F">
      <w:start w:val="1"/>
      <w:numFmt w:val="decimal"/>
      <w:lvlText w:val="%1."/>
      <w:lvlJc w:val="left"/>
      <w:pPr>
        <w:ind w:left="1800" w:hanging="360"/>
      </w:pPr>
    </w:lvl>
    <w:lvl w:ilvl="1" w:tplc="340A0019">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158" w15:restartNumberingAfterBreak="0">
    <w:nsid w:val="32452B6E"/>
    <w:multiLevelType w:val="multilevel"/>
    <w:tmpl w:val="A7945B5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59" w15:restartNumberingAfterBreak="0">
    <w:nsid w:val="325102E2"/>
    <w:multiLevelType w:val="hybridMultilevel"/>
    <w:tmpl w:val="92461566"/>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60" w15:restartNumberingAfterBreak="0">
    <w:nsid w:val="3264577C"/>
    <w:multiLevelType w:val="hybridMultilevel"/>
    <w:tmpl w:val="FB84A40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61" w15:restartNumberingAfterBreak="0">
    <w:nsid w:val="328E3BBC"/>
    <w:multiLevelType w:val="hybridMultilevel"/>
    <w:tmpl w:val="363611F2"/>
    <w:lvl w:ilvl="0" w:tplc="C4F0C84A">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62" w15:restartNumberingAfterBreak="0">
    <w:nsid w:val="34282791"/>
    <w:multiLevelType w:val="hybridMultilevel"/>
    <w:tmpl w:val="5046042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63" w15:restartNumberingAfterBreak="0">
    <w:nsid w:val="34B00E5E"/>
    <w:multiLevelType w:val="multilevel"/>
    <w:tmpl w:val="9D36BB0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64" w15:restartNumberingAfterBreak="0">
    <w:nsid w:val="34E85F70"/>
    <w:multiLevelType w:val="hybridMultilevel"/>
    <w:tmpl w:val="461858AE"/>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65" w15:restartNumberingAfterBreak="0">
    <w:nsid w:val="368B373E"/>
    <w:multiLevelType w:val="hybridMultilevel"/>
    <w:tmpl w:val="3FC4A93C"/>
    <w:lvl w:ilvl="0" w:tplc="DF740982">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66" w15:restartNumberingAfterBreak="0">
    <w:nsid w:val="36982930"/>
    <w:multiLevelType w:val="multilevel"/>
    <w:tmpl w:val="BDB2DA1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67" w15:restartNumberingAfterBreak="0">
    <w:nsid w:val="36A17003"/>
    <w:multiLevelType w:val="hybridMultilevel"/>
    <w:tmpl w:val="8F42729E"/>
    <w:lvl w:ilvl="0" w:tplc="BC8A985C">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68" w15:restartNumberingAfterBreak="0">
    <w:nsid w:val="36D71E4E"/>
    <w:multiLevelType w:val="multilevel"/>
    <w:tmpl w:val="A4281C1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69" w15:restartNumberingAfterBreak="0">
    <w:nsid w:val="37C65867"/>
    <w:multiLevelType w:val="multilevel"/>
    <w:tmpl w:val="6C822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7E750A5"/>
    <w:multiLevelType w:val="hybridMultilevel"/>
    <w:tmpl w:val="3F50495E"/>
    <w:lvl w:ilvl="0" w:tplc="1F8C7F90">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71" w15:restartNumberingAfterBreak="0">
    <w:nsid w:val="37F02D0F"/>
    <w:multiLevelType w:val="hybridMultilevel"/>
    <w:tmpl w:val="B4CA24E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72" w15:restartNumberingAfterBreak="0">
    <w:nsid w:val="37FB4B25"/>
    <w:multiLevelType w:val="hybridMultilevel"/>
    <w:tmpl w:val="14AED168"/>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73" w15:restartNumberingAfterBreak="0">
    <w:nsid w:val="383A4426"/>
    <w:multiLevelType w:val="multilevel"/>
    <w:tmpl w:val="5F5CC17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74" w15:restartNumberingAfterBreak="0">
    <w:nsid w:val="385E3042"/>
    <w:multiLevelType w:val="hybridMultilevel"/>
    <w:tmpl w:val="358A4546"/>
    <w:lvl w:ilvl="0" w:tplc="FFFFFFFF">
      <w:start w:val="1"/>
      <w:numFmt w:val="decimal"/>
      <w:lvlText w:val="%1."/>
      <w:lvlJc w:val="left"/>
      <w:pPr>
        <w:ind w:left="144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5" w15:restartNumberingAfterBreak="0">
    <w:nsid w:val="38A600A7"/>
    <w:multiLevelType w:val="multilevel"/>
    <w:tmpl w:val="8318919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76" w15:restartNumberingAfterBreak="0">
    <w:nsid w:val="38DB7653"/>
    <w:multiLevelType w:val="multilevel"/>
    <w:tmpl w:val="D84C89C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2"/>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8E60F1D"/>
    <w:multiLevelType w:val="hybridMultilevel"/>
    <w:tmpl w:val="17D0D242"/>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78" w15:restartNumberingAfterBreak="0">
    <w:nsid w:val="38E62142"/>
    <w:multiLevelType w:val="hybridMultilevel"/>
    <w:tmpl w:val="307E96A8"/>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79" w15:restartNumberingAfterBreak="0">
    <w:nsid w:val="39D435F1"/>
    <w:multiLevelType w:val="hybridMultilevel"/>
    <w:tmpl w:val="871CB752"/>
    <w:lvl w:ilvl="0" w:tplc="1F9E73E4">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80" w15:restartNumberingAfterBreak="0">
    <w:nsid w:val="3A866737"/>
    <w:multiLevelType w:val="hybridMultilevel"/>
    <w:tmpl w:val="CE006D0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81" w15:restartNumberingAfterBreak="0">
    <w:nsid w:val="3AAE6FA8"/>
    <w:multiLevelType w:val="multilevel"/>
    <w:tmpl w:val="8D9E744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82" w15:restartNumberingAfterBreak="0">
    <w:nsid w:val="3AB86A6B"/>
    <w:multiLevelType w:val="hybridMultilevel"/>
    <w:tmpl w:val="8F5EAB52"/>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83" w15:restartNumberingAfterBreak="0">
    <w:nsid w:val="3B0B4E08"/>
    <w:multiLevelType w:val="hybridMultilevel"/>
    <w:tmpl w:val="8D323552"/>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84" w15:restartNumberingAfterBreak="0">
    <w:nsid w:val="3B7D7C7B"/>
    <w:multiLevelType w:val="hybridMultilevel"/>
    <w:tmpl w:val="B2F2934E"/>
    <w:lvl w:ilvl="0" w:tplc="FE687E02">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85" w15:restartNumberingAfterBreak="0">
    <w:nsid w:val="3BA32530"/>
    <w:multiLevelType w:val="multilevel"/>
    <w:tmpl w:val="C79C5B9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86" w15:restartNumberingAfterBreak="0">
    <w:nsid w:val="3BA61947"/>
    <w:multiLevelType w:val="hybridMultilevel"/>
    <w:tmpl w:val="B6E4C14A"/>
    <w:lvl w:ilvl="0" w:tplc="35F42F4E">
      <w:start w:val="1"/>
      <w:numFmt w:val="decimal"/>
      <w:lvlText w:val="%1."/>
      <w:lvlJc w:val="left"/>
      <w:pPr>
        <w:ind w:left="180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87" w15:restartNumberingAfterBreak="0">
    <w:nsid w:val="3BB37DC0"/>
    <w:multiLevelType w:val="multilevel"/>
    <w:tmpl w:val="E48210C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88" w15:restartNumberingAfterBreak="0">
    <w:nsid w:val="3BCD7095"/>
    <w:multiLevelType w:val="multilevel"/>
    <w:tmpl w:val="8BDA9C6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89" w15:restartNumberingAfterBreak="0">
    <w:nsid w:val="3C083455"/>
    <w:multiLevelType w:val="hybridMultilevel"/>
    <w:tmpl w:val="C24C74F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90" w15:restartNumberingAfterBreak="0">
    <w:nsid w:val="3C710867"/>
    <w:multiLevelType w:val="hybridMultilevel"/>
    <w:tmpl w:val="227C6EEA"/>
    <w:lvl w:ilvl="0" w:tplc="35F42F4E">
      <w:start w:val="1"/>
      <w:numFmt w:val="decimal"/>
      <w:lvlText w:val="%1."/>
      <w:lvlJc w:val="left"/>
      <w:pPr>
        <w:ind w:left="2520" w:hanging="360"/>
      </w:pPr>
      <w:rPr>
        <w:rFonts w:hint="default"/>
      </w:rPr>
    </w:lvl>
    <w:lvl w:ilvl="1" w:tplc="580A0019" w:tentative="1">
      <w:start w:val="1"/>
      <w:numFmt w:val="lowerLetter"/>
      <w:lvlText w:val="%2."/>
      <w:lvlJc w:val="left"/>
      <w:pPr>
        <w:ind w:left="2160" w:hanging="360"/>
      </w:pPr>
    </w:lvl>
    <w:lvl w:ilvl="2" w:tplc="580A001B" w:tentative="1">
      <w:start w:val="1"/>
      <w:numFmt w:val="lowerRoman"/>
      <w:lvlText w:val="%3."/>
      <w:lvlJc w:val="right"/>
      <w:pPr>
        <w:ind w:left="2880" w:hanging="180"/>
      </w:pPr>
    </w:lvl>
    <w:lvl w:ilvl="3" w:tplc="580A000F" w:tentative="1">
      <w:start w:val="1"/>
      <w:numFmt w:val="decimal"/>
      <w:lvlText w:val="%4."/>
      <w:lvlJc w:val="left"/>
      <w:pPr>
        <w:ind w:left="3600" w:hanging="360"/>
      </w:pPr>
    </w:lvl>
    <w:lvl w:ilvl="4" w:tplc="580A0019" w:tentative="1">
      <w:start w:val="1"/>
      <w:numFmt w:val="lowerLetter"/>
      <w:lvlText w:val="%5."/>
      <w:lvlJc w:val="left"/>
      <w:pPr>
        <w:ind w:left="4320" w:hanging="360"/>
      </w:pPr>
    </w:lvl>
    <w:lvl w:ilvl="5" w:tplc="580A001B" w:tentative="1">
      <w:start w:val="1"/>
      <w:numFmt w:val="lowerRoman"/>
      <w:lvlText w:val="%6."/>
      <w:lvlJc w:val="right"/>
      <w:pPr>
        <w:ind w:left="5040" w:hanging="180"/>
      </w:pPr>
    </w:lvl>
    <w:lvl w:ilvl="6" w:tplc="580A000F" w:tentative="1">
      <w:start w:val="1"/>
      <w:numFmt w:val="decimal"/>
      <w:lvlText w:val="%7."/>
      <w:lvlJc w:val="left"/>
      <w:pPr>
        <w:ind w:left="5760" w:hanging="360"/>
      </w:pPr>
    </w:lvl>
    <w:lvl w:ilvl="7" w:tplc="580A0019" w:tentative="1">
      <w:start w:val="1"/>
      <w:numFmt w:val="lowerLetter"/>
      <w:lvlText w:val="%8."/>
      <w:lvlJc w:val="left"/>
      <w:pPr>
        <w:ind w:left="6480" w:hanging="360"/>
      </w:pPr>
    </w:lvl>
    <w:lvl w:ilvl="8" w:tplc="580A001B" w:tentative="1">
      <w:start w:val="1"/>
      <w:numFmt w:val="lowerRoman"/>
      <w:lvlText w:val="%9."/>
      <w:lvlJc w:val="right"/>
      <w:pPr>
        <w:ind w:left="7200" w:hanging="180"/>
      </w:pPr>
    </w:lvl>
  </w:abstractNum>
  <w:abstractNum w:abstractNumId="191" w15:restartNumberingAfterBreak="0">
    <w:nsid w:val="3C781AF4"/>
    <w:multiLevelType w:val="multilevel"/>
    <w:tmpl w:val="4D786C8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92" w15:restartNumberingAfterBreak="0">
    <w:nsid w:val="3D09396F"/>
    <w:multiLevelType w:val="hybridMultilevel"/>
    <w:tmpl w:val="4744478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93" w15:restartNumberingAfterBreak="0">
    <w:nsid w:val="3D34422D"/>
    <w:multiLevelType w:val="hybridMultilevel"/>
    <w:tmpl w:val="E8B618A4"/>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94" w15:restartNumberingAfterBreak="0">
    <w:nsid w:val="3DAE7291"/>
    <w:multiLevelType w:val="multilevel"/>
    <w:tmpl w:val="F606C61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95" w15:restartNumberingAfterBreak="0">
    <w:nsid w:val="3E4A4CD3"/>
    <w:multiLevelType w:val="hybridMultilevel"/>
    <w:tmpl w:val="1A0CA47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96" w15:restartNumberingAfterBreak="0">
    <w:nsid w:val="3F2121C6"/>
    <w:multiLevelType w:val="hybridMultilevel"/>
    <w:tmpl w:val="C1D8298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97" w15:restartNumberingAfterBreak="0">
    <w:nsid w:val="42404567"/>
    <w:multiLevelType w:val="hybridMultilevel"/>
    <w:tmpl w:val="6D746BF8"/>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98" w15:restartNumberingAfterBreak="0">
    <w:nsid w:val="4285324B"/>
    <w:multiLevelType w:val="multilevel"/>
    <w:tmpl w:val="6CC8A53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99" w15:restartNumberingAfterBreak="0">
    <w:nsid w:val="42B96E5E"/>
    <w:multiLevelType w:val="multilevel"/>
    <w:tmpl w:val="90DCC5D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00" w15:restartNumberingAfterBreak="0">
    <w:nsid w:val="43030477"/>
    <w:multiLevelType w:val="hybridMultilevel"/>
    <w:tmpl w:val="E032849E"/>
    <w:lvl w:ilvl="0" w:tplc="EA80CE3E">
      <w:start w:val="1"/>
      <w:numFmt w:val="decimal"/>
      <w:lvlText w:val="%1."/>
      <w:lvlJc w:val="left"/>
      <w:pPr>
        <w:ind w:left="1080" w:hanging="360"/>
      </w:pPr>
      <w:rPr>
        <w:rFonts w:hint="default"/>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01" w15:restartNumberingAfterBreak="0">
    <w:nsid w:val="43CF19C9"/>
    <w:multiLevelType w:val="hybridMultilevel"/>
    <w:tmpl w:val="D9F417D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02" w15:restartNumberingAfterBreak="0">
    <w:nsid w:val="44226C8A"/>
    <w:multiLevelType w:val="hybridMultilevel"/>
    <w:tmpl w:val="FFFFFFFF"/>
    <w:lvl w:ilvl="0" w:tplc="6108ED22">
      <w:start w:val="1"/>
      <w:numFmt w:val="decimal"/>
      <w:lvlText w:val="%1."/>
      <w:lvlJc w:val="left"/>
      <w:pPr>
        <w:ind w:left="1800" w:hanging="360"/>
      </w:pPr>
    </w:lvl>
    <w:lvl w:ilvl="1" w:tplc="F0CA2CE8">
      <w:start w:val="1"/>
      <w:numFmt w:val="lowerLetter"/>
      <w:lvlText w:val="%2."/>
      <w:lvlJc w:val="left"/>
      <w:pPr>
        <w:ind w:left="2520" w:hanging="360"/>
      </w:pPr>
    </w:lvl>
    <w:lvl w:ilvl="2" w:tplc="04325F0A">
      <w:start w:val="1"/>
      <w:numFmt w:val="lowerRoman"/>
      <w:lvlText w:val="%3."/>
      <w:lvlJc w:val="right"/>
      <w:pPr>
        <w:ind w:left="3240" w:hanging="180"/>
      </w:pPr>
    </w:lvl>
    <w:lvl w:ilvl="3" w:tplc="64883C04">
      <w:start w:val="1"/>
      <w:numFmt w:val="decimal"/>
      <w:lvlText w:val="%4."/>
      <w:lvlJc w:val="left"/>
      <w:pPr>
        <w:ind w:left="3960" w:hanging="360"/>
      </w:pPr>
    </w:lvl>
    <w:lvl w:ilvl="4" w:tplc="BEFC5A7C">
      <w:start w:val="1"/>
      <w:numFmt w:val="lowerLetter"/>
      <w:lvlText w:val="%5."/>
      <w:lvlJc w:val="left"/>
      <w:pPr>
        <w:ind w:left="4680" w:hanging="360"/>
      </w:pPr>
    </w:lvl>
    <w:lvl w:ilvl="5" w:tplc="A7C6DA3C">
      <w:start w:val="1"/>
      <w:numFmt w:val="lowerRoman"/>
      <w:lvlText w:val="%6."/>
      <w:lvlJc w:val="right"/>
      <w:pPr>
        <w:ind w:left="5400" w:hanging="180"/>
      </w:pPr>
    </w:lvl>
    <w:lvl w:ilvl="6" w:tplc="B05C34BA">
      <w:start w:val="1"/>
      <w:numFmt w:val="decimal"/>
      <w:lvlText w:val="%7."/>
      <w:lvlJc w:val="left"/>
      <w:pPr>
        <w:ind w:left="6120" w:hanging="360"/>
      </w:pPr>
    </w:lvl>
    <w:lvl w:ilvl="7" w:tplc="1DB40048">
      <w:start w:val="1"/>
      <w:numFmt w:val="lowerLetter"/>
      <w:lvlText w:val="%8."/>
      <w:lvlJc w:val="left"/>
      <w:pPr>
        <w:ind w:left="6840" w:hanging="360"/>
      </w:pPr>
    </w:lvl>
    <w:lvl w:ilvl="8" w:tplc="19C4D9B6">
      <w:start w:val="1"/>
      <w:numFmt w:val="lowerRoman"/>
      <w:lvlText w:val="%9."/>
      <w:lvlJc w:val="right"/>
      <w:pPr>
        <w:ind w:left="7560" w:hanging="180"/>
      </w:pPr>
    </w:lvl>
  </w:abstractNum>
  <w:abstractNum w:abstractNumId="203" w15:restartNumberingAfterBreak="0">
    <w:nsid w:val="443979F0"/>
    <w:multiLevelType w:val="hybridMultilevel"/>
    <w:tmpl w:val="6E483B58"/>
    <w:lvl w:ilvl="0" w:tplc="0B7AC566">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204" w15:restartNumberingAfterBreak="0">
    <w:nsid w:val="44C50E95"/>
    <w:multiLevelType w:val="multilevel"/>
    <w:tmpl w:val="4A90D2B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05" w15:restartNumberingAfterBreak="0">
    <w:nsid w:val="44FF25A8"/>
    <w:multiLevelType w:val="multilevel"/>
    <w:tmpl w:val="954AB32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06" w15:restartNumberingAfterBreak="0">
    <w:nsid w:val="454535F1"/>
    <w:multiLevelType w:val="hybridMultilevel"/>
    <w:tmpl w:val="2402D74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07" w15:restartNumberingAfterBreak="0">
    <w:nsid w:val="462A07BE"/>
    <w:multiLevelType w:val="multilevel"/>
    <w:tmpl w:val="5D3E8B7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08" w15:restartNumberingAfterBreak="0">
    <w:nsid w:val="46EE5B58"/>
    <w:multiLevelType w:val="hybridMultilevel"/>
    <w:tmpl w:val="EDE62D3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09" w15:restartNumberingAfterBreak="0">
    <w:nsid w:val="479E48F0"/>
    <w:multiLevelType w:val="multilevel"/>
    <w:tmpl w:val="DDAEF75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10" w15:restartNumberingAfterBreak="0">
    <w:nsid w:val="47E85EB9"/>
    <w:multiLevelType w:val="hybridMultilevel"/>
    <w:tmpl w:val="300A5D52"/>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11" w15:restartNumberingAfterBreak="0">
    <w:nsid w:val="481E5B13"/>
    <w:multiLevelType w:val="hybridMultilevel"/>
    <w:tmpl w:val="5396FEFC"/>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12" w15:restartNumberingAfterBreak="0">
    <w:nsid w:val="486E5516"/>
    <w:multiLevelType w:val="multilevel"/>
    <w:tmpl w:val="FBD47DB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13" w15:restartNumberingAfterBreak="0">
    <w:nsid w:val="49103443"/>
    <w:multiLevelType w:val="multilevel"/>
    <w:tmpl w:val="4DDA29D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14" w15:restartNumberingAfterBreak="0">
    <w:nsid w:val="494640DA"/>
    <w:multiLevelType w:val="hybridMultilevel"/>
    <w:tmpl w:val="5D5E3DF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15" w15:restartNumberingAfterBreak="0">
    <w:nsid w:val="4972556C"/>
    <w:multiLevelType w:val="hybridMultilevel"/>
    <w:tmpl w:val="C7A24A80"/>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216" w15:restartNumberingAfterBreak="0">
    <w:nsid w:val="4A5A1D45"/>
    <w:multiLevelType w:val="hybridMultilevel"/>
    <w:tmpl w:val="2738045A"/>
    <w:lvl w:ilvl="0" w:tplc="274034CE">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217" w15:restartNumberingAfterBreak="0">
    <w:nsid w:val="4AEE4A17"/>
    <w:multiLevelType w:val="hybridMultilevel"/>
    <w:tmpl w:val="5712D20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18" w15:restartNumberingAfterBreak="0">
    <w:nsid w:val="4B9A0F06"/>
    <w:multiLevelType w:val="hybridMultilevel"/>
    <w:tmpl w:val="111E27A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19" w15:restartNumberingAfterBreak="0">
    <w:nsid w:val="4BA12F6D"/>
    <w:multiLevelType w:val="multilevel"/>
    <w:tmpl w:val="5E4E2B8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20" w15:restartNumberingAfterBreak="0">
    <w:nsid w:val="4C1B5B5F"/>
    <w:multiLevelType w:val="multilevel"/>
    <w:tmpl w:val="2D7EB01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21" w15:restartNumberingAfterBreak="0">
    <w:nsid w:val="4C966E35"/>
    <w:multiLevelType w:val="multilevel"/>
    <w:tmpl w:val="832219F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22" w15:restartNumberingAfterBreak="0">
    <w:nsid w:val="4CB50987"/>
    <w:multiLevelType w:val="hybridMultilevel"/>
    <w:tmpl w:val="54DCFEA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23" w15:restartNumberingAfterBreak="0">
    <w:nsid w:val="4CB579C8"/>
    <w:multiLevelType w:val="multilevel"/>
    <w:tmpl w:val="9C60825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24" w15:restartNumberingAfterBreak="0">
    <w:nsid w:val="4CBB78DF"/>
    <w:multiLevelType w:val="hybridMultilevel"/>
    <w:tmpl w:val="0A825D56"/>
    <w:lvl w:ilvl="0" w:tplc="36DAD42A">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225" w15:restartNumberingAfterBreak="0">
    <w:nsid w:val="4CBD353A"/>
    <w:multiLevelType w:val="hybridMultilevel"/>
    <w:tmpl w:val="3AA4F26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26" w15:restartNumberingAfterBreak="0">
    <w:nsid w:val="4CFC29EA"/>
    <w:multiLevelType w:val="multilevel"/>
    <w:tmpl w:val="5462B67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27" w15:restartNumberingAfterBreak="0">
    <w:nsid w:val="4DD8116E"/>
    <w:multiLevelType w:val="multilevel"/>
    <w:tmpl w:val="B2A4C84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28" w15:restartNumberingAfterBreak="0">
    <w:nsid w:val="4DFA2550"/>
    <w:multiLevelType w:val="multilevel"/>
    <w:tmpl w:val="53F8E6D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29" w15:restartNumberingAfterBreak="0">
    <w:nsid w:val="4DFC0BCD"/>
    <w:multiLevelType w:val="hybridMultilevel"/>
    <w:tmpl w:val="BC56E2F6"/>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30" w15:restartNumberingAfterBreak="0">
    <w:nsid w:val="4E37486D"/>
    <w:multiLevelType w:val="hybridMultilevel"/>
    <w:tmpl w:val="7046CD0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31" w15:restartNumberingAfterBreak="0">
    <w:nsid w:val="4E7353EA"/>
    <w:multiLevelType w:val="hybridMultilevel"/>
    <w:tmpl w:val="EB44258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32" w15:restartNumberingAfterBreak="0">
    <w:nsid w:val="4EC650FB"/>
    <w:multiLevelType w:val="hybridMultilevel"/>
    <w:tmpl w:val="E12AAF58"/>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33" w15:restartNumberingAfterBreak="0">
    <w:nsid w:val="4F374743"/>
    <w:multiLevelType w:val="hybridMultilevel"/>
    <w:tmpl w:val="289C3A02"/>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34" w15:restartNumberingAfterBreak="0">
    <w:nsid w:val="4F4B3C89"/>
    <w:multiLevelType w:val="hybridMultilevel"/>
    <w:tmpl w:val="0F1CEB96"/>
    <w:lvl w:ilvl="0" w:tplc="5D32C884">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235" w15:restartNumberingAfterBreak="0">
    <w:nsid w:val="4F82761C"/>
    <w:multiLevelType w:val="hybridMultilevel"/>
    <w:tmpl w:val="A5901F1E"/>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36" w15:restartNumberingAfterBreak="0">
    <w:nsid w:val="4F8F5B6D"/>
    <w:multiLevelType w:val="hybridMultilevel"/>
    <w:tmpl w:val="724AFB8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37" w15:restartNumberingAfterBreak="0">
    <w:nsid w:val="4FA23B18"/>
    <w:multiLevelType w:val="hybridMultilevel"/>
    <w:tmpl w:val="F5B24D9C"/>
    <w:lvl w:ilvl="0" w:tplc="71927398">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238" w15:restartNumberingAfterBreak="0">
    <w:nsid w:val="4FA36D42"/>
    <w:multiLevelType w:val="hybridMultilevel"/>
    <w:tmpl w:val="E5D0ED84"/>
    <w:lvl w:ilvl="0" w:tplc="0D303F82">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239" w15:restartNumberingAfterBreak="0">
    <w:nsid w:val="4FA37799"/>
    <w:multiLevelType w:val="hybridMultilevel"/>
    <w:tmpl w:val="DBE22804"/>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240" w15:restartNumberingAfterBreak="0">
    <w:nsid w:val="4FF41810"/>
    <w:multiLevelType w:val="multilevel"/>
    <w:tmpl w:val="7A58F02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081306D"/>
    <w:multiLevelType w:val="hybridMultilevel"/>
    <w:tmpl w:val="E834B0B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42" w15:restartNumberingAfterBreak="0">
    <w:nsid w:val="51D23EB3"/>
    <w:multiLevelType w:val="multilevel"/>
    <w:tmpl w:val="7A58F02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21237F9"/>
    <w:multiLevelType w:val="hybridMultilevel"/>
    <w:tmpl w:val="EF28784C"/>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44" w15:restartNumberingAfterBreak="0">
    <w:nsid w:val="54C1323D"/>
    <w:multiLevelType w:val="hybridMultilevel"/>
    <w:tmpl w:val="FCC6D9B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45" w15:restartNumberingAfterBreak="0">
    <w:nsid w:val="54EC23EF"/>
    <w:multiLevelType w:val="multilevel"/>
    <w:tmpl w:val="70026B6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46" w15:restartNumberingAfterBreak="0">
    <w:nsid w:val="55F72B5F"/>
    <w:multiLevelType w:val="multilevel"/>
    <w:tmpl w:val="139E167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47" w15:restartNumberingAfterBreak="0">
    <w:nsid w:val="563F7EA4"/>
    <w:multiLevelType w:val="hybridMultilevel"/>
    <w:tmpl w:val="2FF6767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48" w15:restartNumberingAfterBreak="0">
    <w:nsid w:val="56815B65"/>
    <w:multiLevelType w:val="multilevel"/>
    <w:tmpl w:val="038A31F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49" w15:restartNumberingAfterBreak="0">
    <w:nsid w:val="56A12365"/>
    <w:multiLevelType w:val="multilevel"/>
    <w:tmpl w:val="0AB870B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50" w15:restartNumberingAfterBreak="0">
    <w:nsid w:val="56C87A52"/>
    <w:multiLevelType w:val="hybridMultilevel"/>
    <w:tmpl w:val="C424357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51" w15:restartNumberingAfterBreak="0">
    <w:nsid w:val="57231AF2"/>
    <w:multiLevelType w:val="hybridMultilevel"/>
    <w:tmpl w:val="12FA533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52" w15:restartNumberingAfterBreak="0">
    <w:nsid w:val="58033C39"/>
    <w:multiLevelType w:val="multilevel"/>
    <w:tmpl w:val="260C070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53" w15:restartNumberingAfterBreak="0">
    <w:nsid w:val="58492DC8"/>
    <w:multiLevelType w:val="hybridMultilevel"/>
    <w:tmpl w:val="FD68372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54" w15:restartNumberingAfterBreak="0">
    <w:nsid w:val="58C555B0"/>
    <w:multiLevelType w:val="hybridMultilevel"/>
    <w:tmpl w:val="1000300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55" w15:restartNumberingAfterBreak="0">
    <w:nsid w:val="58C6766C"/>
    <w:multiLevelType w:val="multilevel"/>
    <w:tmpl w:val="AFBC3C0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56" w15:restartNumberingAfterBreak="0">
    <w:nsid w:val="59153E23"/>
    <w:multiLevelType w:val="multilevel"/>
    <w:tmpl w:val="2180B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94F6590"/>
    <w:multiLevelType w:val="multilevel"/>
    <w:tmpl w:val="47BC6AB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58" w15:restartNumberingAfterBreak="0">
    <w:nsid w:val="59E86008"/>
    <w:multiLevelType w:val="hybridMultilevel"/>
    <w:tmpl w:val="C09EE79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59" w15:restartNumberingAfterBreak="0">
    <w:nsid w:val="59F67881"/>
    <w:multiLevelType w:val="hybridMultilevel"/>
    <w:tmpl w:val="95D6DB84"/>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60" w15:restartNumberingAfterBreak="0">
    <w:nsid w:val="5ACE64B6"/>
    <w:multiLevelType w:val="multilevel"/>
    <w:tmpl w:val="D3F891D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61" w15:restartNumberingAfterBreak="0">
    <w:nsid w:val="5AF2316A"/>
    <w:multiLevelType w:val="hybridMultilevel"/>
    <w:tmpl w:val="B4A6E884"/>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62" w15:restartNumberingAfterBreak="0">
    <w:nsid w:val="5B174C64"/>
    <w:multiLevelType w:val="hybridMultilevel"/>
    <w:tmpl w:val="8DFC9DBA"/>
    <w:lvl w:ilvl="0" w:tplc="136EBD3E">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263" w15:restartNumberingAfterBreak="0">
    <w:nsid w:val="5B865A34"/>
    <w:multiLevelType w:val="multilevel"/>
    <w:tmpl w:val="73F4C9B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64" w15:restartNumberingAfterBreak="0">
    <w:nsid w:val="5B9E76A8"/>
    <w:multiLevelType w:val="hybridMultilevel"/>
    <w:tmpl w:val="4F1EA59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65" w15:restartNumberingAfterBreak="0">
    <w:nsid w:val="5BD70E1B"/>
    <w:multiLevelType w:val="hybridMultilevel"/>
    <w:tmpl w:val="9620B38C"/>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66" w15:restartNumberingAfterBreak="0">
    <w:nsid w:val="5C114FDA"/>
    <w:multiLevelType w:val="multilevel"/>
    <w:tmpl w:val="D84C89C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2"/>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5C3F13D1"/>
    <w:multiLevelType w:val="hybridMultilevel"/>
    <w:tmpl w:val="1E98FA88"/>
    <w:lvl w:ilvl="0" w:tplc="1996F1BA">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268" w15:restartNumberingAfterBreak="0">
    <w:nsid w:val="5C964077"/>
    <w:multiLevelType w:val="hybridMultilevel"/>
    <w:tmpl w:val="86CE1B86"/>
    <w:lvl w:ilvl="0" w:tplc="8A346B16">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269" w15:restartNumberingAfterBreak="0">
    <w:nsid w:val="5CB9789A"/>
    <w:multiLevelType w:val="multilevel"/>
    <w:tmpl w:val="1596990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70" w15:restartNumberingAfterBreak="0">
    <w:nsid w:val="5CDD6301"/>
    <w:multiLevelType w:val="multilevel"/>
    <w:tmpl w:val="C08A102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71" w15:restartNumberingAfterBreak="0">
    <w:nsid w:val="5D303E4C"/>
    <w:multiLevelType w:val="multilevel"/>
    <w:tmpl w:val="6F603FE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72" w15:restartNumberingAfterBreak="0">
    <w:nsid w:val="5D61096C"/>
    <w:multiLevelType w:val="multilevel"/>
    <w:tmpl w:val="6C822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5D8C1488"/>
    <w:multiLevelType w:val="multilevel"/>
    <w:tmpl w:val="C7AEEE5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74" w15:restartNumberingAfterBreak="0">
    <w:nsid w:val="5D955904"/>
    <w:multiLevelType w:val="multilevel"/>
    <w:tmpl w:val="80361F6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75" w15:restartNumberingAfterBreak="0">
    <w:nsid w:val="5EB16D5A"/>
    <w:multiLevelType w:val="hybridMultilevel"/>
    <w:tmpl w:val="35CE76D8"/>
    <w:lvl w:ilvl="0" w:tplc="5A1069B8">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276" w15:restartNumberingAfterBreak="0">
    <w:nsid w:val="5ED56C57"/>
    <w:multiLevelType w:val="multilevel"/>
    <w:tmpl w:val="47B200A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77" w15:restartNumberingAfterBreak="0">
    <w:nsid w:val="5EED6C79"/>
    <w:multiLevelType w:val="multilevel"/>
    <w:tmpl w:val="7B667EE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78" w15:restartNumberingAfterBreak="0">
    <w:nsid w:val="5EF81061"/>
    <w:multiLevelType w:val="multilevel"/>
    <w:tmpl w:val="F2C4EE4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79" w15:restartNumberingAfterBreak="0">
    <w:nsid w:val="5F0A4E5F"/>
    <w:multiLevelType w:val="hybridMultilevel"/>
    <w:tmpl w:val="A81E2C4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80" w15:restartNumberingAfterBreak="0">
    <w:nsid w:val="5F323B5D"/>
    <w:multiLevelType w:val="multilevel"/>
    <w:tmpl w:val="2BC0E8B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81" w15:restartNumberingAfterBreak="0">
    <w:nsid w:val="5FC84866"/>
    <w:multiLevelType w:val="hybridMultilevel"/>
    <w:tmpl w:val="56A68622"/>
    <w:lvl w:ilvl="0" w:tplc="80060822">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82" w15:restartNumberingAfterBreak="0">
    <w:nsid w:val="606A0B0A"/>
    <w:multiLevelType w:val="hybridMultilevel"/>
    <w:tmpl w:val="3E68899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83" w15:restartNumberingAfterBreak="0">
    <w:nsid w:val="62052F8F"/>
    <w:multiLevelType w:val="hybridMultilevel"/>
    <w:tmpl w:val="4EB29600"/>
    <w:lvl w:ilvl="0" w:tplc="AC663D98">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284" w15:restartNumberingAfterBreak="0">
    <w:nsid w:val="6280092D"/>
    <w:multiLevelType w:val="multilevel"/>
    <w:tmpl w:val="470E649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85" w15:restartNumberingAfterBreak="0">
    <w:nsid w:val="62D02487"/>
    <w:multiLevelType w:val="hybridMultilevel"/>
    <w:tmpl w:val="0D5605F2"/>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86" w15:restartNumberingAfterBreak="0">
    <w:nsid w:val="62D26527"/>
    <w:multiLevelType w:val="hybridMultilevel"/>
    <w:tmpl w:val="8EB8A2E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87" w15:restartNumberingAfterBreak="0">
    <w:nsid w:val="62F478B3"/>
    <w:multiLevelType w:val="hybridMultilevel"/>
    <w:tmpl w:val="54F840A2"/>
    <w:lvl w:ilvl="0" w:tplc="6498882A">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288" w15:restartNumberingAfterBreak="0">
    <w:nsid w:val="63493521"/>
    <w:multiLevelType w:val="hybridMultilevel"/>
    <w:tmpl w:val="06BC92C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89" w15:restartNumberingAfterBreak="0">
    <w:nsid w:val="63672CEC"/>
    <w:multiLevelType w:val="hybridMultilevel"/>
    <w:tmpl w:val="3B5CBF26"/>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90" w15:restartNumberingAfterBreak="0">
    <w:nsid w:val="644449E4"/>
    <w:multiLevelType w:val="multilevel"/>
    <w:tmpl w:val="7E1C7782"/>
    <w:lvl w:ilvl="0">
      <w:start w:val="1"/>
      <w:numFmt w:val="decimal"/>
      <w:pStyle w:val="Ttulo1"/>
      <w:suff w:val="space"/>
      <w:lvlText w:val="%1."/>
      <w:lvlJc w:val="left"/>
      <w:pPr>
        <w:ind w:left="0" w:firstLine="0"/>
      </w:pPr>
    </w:lvl>
    <w:lvl w:ilvl="1">
      <w:start w:val="1"/>
      <w:numFmt w:val="decimal"/>
      <w:pStyle w:val="Ttulo2"/>
      <w:lvlText w:val="%1.%2"/>
      <w:lvlJc w:val="left"/>
      <w:pPr>
        <w:ind w:left="5962"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91" w15:restartNumberingAfterBreak="0">
    <w:nsid w:val="654730FF"/>
    <w:multiLevelType w:val="hybridMultilevel"/>
    <w:tmpl w:val="BCFC910E"/>
    <w:lvl w:ilvl="0" w:tplc="F4FAC276">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292" w15:restartNumberingAfterBreak="0">
    <w:nsid w:val="65775B2B"/>
    <w:multiLevelType w:val="hybridMultilevel"/>
    <w:tmpl w:val="8CECBF78"/>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93" w15:restartNumberingAfterBreak="0">
    <w:nsid w:val="66B40877"/>
    <w:multiLevelType w:val="hybridMultilevel"/>
    <w:tmpl w:val="25CC8FC6"/>
    <w:lvl w:ilvl="0" w:tplc="275AF93E">
      <w:start w:val="1"/>
      <w:numFmt w:val="bullet"/>
      <w:lvlText w:val=""/>
      <w:lvlJc w:val="left"/>
      <w:pPr>
        <w:ind w:left="1800" w:hanging="360"/>
      </w:pPr>
      <w:rPr>
        <w:rFonts w:ascii="Symbol" w:hAnsi="Symbol" w:hint="default"/>
      </w:rPr>
    </w:lvl>
    <w:lvl w:ilvl="1" w:tplc="89E4845C">
      <w:start w:val="1"/>
      <w:numFmt w:val="bullet"/>
      <w:lvlText w:val="o"/>
      <w:lvlJc w:val="left"/>
      <w:pPr>
        <w:ind w:left="2520" w:hanging="360"/>
      </w:pPr>
      <w:rPr>
        <w:rFonts w:ascii="Courier New" w:hAnsi="Courier New" w:hint="default"/>
      </w:rPr>
    </w:lvl>
    <w:lvl w:ilvl="2" w:tplc="440E3892">
      <w:start w:val="1"/>
      <w:numFmt w:val="bullet"/>
      <w:lvlText w:val=""/>
      <w:lvlJc w:val="left"/>
      <w:pPr>
        <w:ind w:left="3240" w:hanging="360"/>
      </w:pPr>
      <w:rPr>
        <w:rFonts w:ascii="Wingdings" w:hAnsi="Wingdings" w:hint="default"/>
      </w:rPr>
    </w:lvl>
    <w:lvl w:ilvl="3" w:tplc="93C0A13C">
      <w:start w:val="1"/>
      <w:numFmt w:val="bullet"/>
      <w:lvlText w:val=""/>
      <w:lvlJc w:val="left"/>
      <w:pPr>
        <w:ind w:left="3960" w:hanging="360"/>
      </w:pPr>
      <w:rPr>
        <w:rFonts w:ascii="Symbol" w:hAnsi="Symbol" w:hint="default"/>
      </w:rPr>
    </w:lvl>
    <w:lvl w:ilvl="4" w:tplc="2960974C">
      <w:start w:val="1"/>
      <w:numFmt w:val="bullet"/>
      <w:lvlText w:val="o"/>
      <w:lvlJc w:val="left"/>
      <w:pPr>
        <w:ind w:left="4680" w:hanging="360"/>
      </w:pPr>
      <w:rPr>
        <w:rFonts w:ascii="Courier New" w:hAnsi="Courier New" w:hint="default"/>
      </w:rPr>
    </w:lvl>
    <w:lvl w:ilvl="5" w:tplc="A2505126">
      <w:start w:val="1"/>
      <w:numFmt w:val="bullet"/>
      <w:lvlText w:val=""/>
      <w:lvlJc w:val="left"/>
      <w:pPr>
        <w:ind w:left="5400" w:hanging="360"/>
      </w:pPr>
      <w:rPr>
        <w:rFonts w:ascii="Wingdings" w:hAnsi="Wingdings" w:hint="default"/>
      </w:rPr>
    </w:lvl>
    <w:lvl w:ilvl="6" w:tplc="6DC0B6D0">
      <w:start w:val="1"/>
      <w:numFmt w:val="bullet"/>
      <w:lvlText w:val=""/>
      <w:lvlJc w:val="left"/>
      <w:pPr>
        <w:ind w:left="6120" w:hanging="360"/>
      </w:pPr>
      <w:rPr>
        <w:rFonts w:ascii="Symbol" w:hAnsi="Symbol" w:hint="default"/>
      </w:rPr>
    </w:lvl>
    <w:lvl w:ilvl="7" w:tplc="BDB42A3C">
      <w:start w:val="1"/>
      <w:numFmt w:val="bullet"/>
      <w:lvlText w:val="o"/>
      <w:lvlJc w:val="left"/>
      <w:pPr>
        <w:ind w:left="6840" w:hanging="360"/>
      </w:pPr>
      <w:rPr>
        <w:rFonts w:ascii="Courier New" w:hAnsi="Courier New" w:hint="default"/>
      </w:rPr>
    </w:lvl>
    <w:lvl w:ilvl="8" w:tplc="C428C98C">
      <w:start w:val="1"/>
      <w:numFmt w:val="bullet"/>
      <w:lvlText w:val=""/>
      <w:lvlJc w:val="left"/>
      <w:pPr>
        <w:ind w:left="7560" w:hanging="360"/>
      </w:pPr>
      <w:rPr>
        <w:rFonts w:ascii="Wingdings" w:hAnsi="Wingdings" w:hint="default"/>
      </w:rPr>
    </w:lvl>
  </w:abstractNum>
  <w:abstractNum w:abstractNumId="294" w15:restartNumberingAfterBreak="0">
    <w:nsid w:val="673E1103"/>
    <w:multiLevelType w:val="hybridMultilevel"/>
    <w:tmpl w:val="BFC8ED18"/>
    <w:lvl w:ilvl="0" w:tplc="49A25CD8">
      <w:start w:val="1"/>
      <w:numFmt w:val="decimal"/>
      <w:lvlText w:val="%1."/>
      <w:lvlJc w:val="left"/>
      <w:pPr>
        <w:ind w:left="1800" w:hanging="360"/>
      </w:pPr>
    </w:lvl>
    <w:lvl w:ilvl="1" w:tplc="468010C2" w:tentative="1">
      <w:start w:val="1"/>
      <w:numFmt w:val="lowerLetter"/>
      <w:lvlText w:val="%2."/>
      <w:lvlJc w:val="left"/>
      <w:pPr>
        <w:ind w:left="2160" w:hanging="360"/>
      </w:pPr>
    </w:lvl>
    <w:lvl w:ilvl="2" w:tplc="3B86E494" w:tentative="1">
      <w:start w:val="1"/>
      <w:numFmt w:val="lowerRoman"/>
      <w:lvlText w:val="%3."/>
      <w:lvlJc w:val="right"/>
      <w:pPr>
        <w:ind w:left="2880" w:hanging="180"/>
      </w:pPr>
    </w:lvl>
    <w:lvl w:ilvl="3" w:tplc="B64ACC24" w:tentative="1">
      <w:start w:val="1"/>
      <w:numFmt w:val="decimal"/>
      <w:lvlText w:val="%4."/>
      <w:lvlJc w:val="left"/>
      <w:pPr>
        <w:ind w:left="3600" w:hanging="360"/>
      </w:pPr>
    </w:lvl>
    <w:lvl w:ilvl="4" w:tplc="29FE55BE" w:tentative="1">
      <w:start w:val="1"/>
      <w:numFmt w:val="lowerLetter"/>
      <w:lvlText w:val="%5."/>
      <w:lvlJc w:val="left"/>
      <w:pPr>
        <w:ind w:left="4320" w:hanging="360"/>
      </w:pPr>
    </w:lvl>
    <w:lvl w:ilvl="5" w:tplc="E140FAC0" w:tentative="1">
      <w:start w:val="1"/>
      <w:numFmt w:val="lowerRoman"/>
      <w:lvlText w:val="%6."/>
      <w:lvlJc w:val="right"/>
      <w:pPr>
        <w:ind w:left="5040" w:hanging="180"/>
      </w:pPr>
    </w:lvl>
    <w:lvl w:ilvl="6" w:tplc="521A44F0" w:tentative="1">
      <w:start w:val="1"/>
      <w:numFmt w:val="decimal"/>
      <w:lvlText w:val="%7."/>
      <w:lvlJc w:val="left"/>
      <w:pPr>
        <w:ind w:left="5760" w:hanging="360"/>
      </w:pPr>
    </w:lvl>
    <w:lvl w:ilvl="7" w:tplc="201638E8" w:tentative="1">
      <w:start w:val="1"/>
      <w:numFmt w:val="lowerLetter"/>
      <w:lvlText w:val="%8."/>
      <w:lvlJc w:val="left"/>
      <w:pPr>
        <w:ind w:left="6480" w:hanging="360"/>
      </w:pPr>
    </w:lvl>
    <w:lvl w:ilvl="8" w:tplc="861C5318" w:tentative="1">
      <w:start w:val="1"/>
      <w:numFmt w:val="lowerRoman"/>
      <w:lvlText w:val="%9."/>
      <w:lvlJc w:val="right"/>
      <w:pPr>
        <w:ind w:left="7200" w:hanging="180"/>
      </w:pPr>
    </w:lvl>
  </w:abstractNum>
  <w:abstractNum w:abstractNumId="295" w15:restartNumberingAfterBreak="0">
    <w:nsid w:val="67550232"/>
    <w:multiLevelType w:val="multilevel"/>
    <w:tmpl w:val="D83E3D7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96" w15:restartNumberingAfterBreak="0">
    <w:nsid w:val="67AD126F"/>
    <w:multiLevelType w:val="hybridMultilevel"/>
    <w:tmpl w:val="C7663D7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97" w15:restartNumberingAfterBreak="0">
    <w:nsid w:val="682A5D91"/>
    <w:multiLevelType w:val="hybridMultilevel"/>
    <w:tmpl w:val="7C809EE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98" w15:restartNumberingAfterBreak="0">
    <w:nsid w:val="68315D99"/>
    <w:multiLevelType w:val="multilevel"/>
    <w:tmpl w:val="1378478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99" w15:restartNumberingAfterBreak="0">
    <w:nsid w:val="68AD1008"/>
    <w:multiLevelType w:val="multilevel"/>
    <w:tmpl w:val="6546C79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00" w15:restartNumberingAfterBreak="0">
    <w:nsid w:val="694A180B"/>
    <w:multiLevelType w:val="hybridMultilevel"/>
    <w:tmpl w:val="1A049402"/>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01" w15:restartNumberingAfterBreak="0">
    <w:nsid w:val="699D0B78"/>
    <w:multiLevelType w:val="hybridMultilevel"/>
    <w:tmpl w:val="6ABE93CE"/>
    <w:lvl w:ilvl="0" w:tplc="6C568A32">
      <w:start w:val="1"/>
      <w:numFmt w:val="decimal"/>
      <w:lvlText w:val="%1."/>
      <w:lvlJc w:val="left"/>
      <w:pPr>
        <w:ind w:left="1800" w:hanging="360"/>
      </w:pPr>
    </w:lvl>
    <w:lvl w:ilvl="1" w:tplc="4778595C" w:tentative="1">
      <w:start w:val="1"/>
      <w:numFmt w:val="lowerLetter"/>
      <w:lvlText w:val="%2."/>
      <w:lvlJc w:val="left"/>
      <w:pPr>
        <w:ind w:left="2160" w:hanging="360"/>
      </w:pPr>
    </w:lvl>
    <w:lvl w:ilvl="2" w:tplc="9FCA95E0" w:tentative="1">
      <w:start w:val="1"/>
      <w:numFmt w:val="lowerRoman"/>
      <w:lvlText w:val="%3."/>
      <w:lvlJc w:val="right"/>
      <w:pPr>
        <w:ind w:left="2880" w:hanging="180"/>
      </w:pPr>
    </w:lvl>
    <w:lvl w:ilvl="3" w:tplc="4AE8FC36" w:tentative="1">
      <w:start w:val="1"/>
      <w:numFmt w:val="decimal"/>
      <w:lvlText w:val="%4."/>
      <w:lvlJc w:val="left"/>
      <w:pPr>
        <w:ind w:left="3600" w:hanging="360"/>
      </w:pPr>
    </w:lvl>
    <w:lvl w:ilvl="4" w:tplc="5CA805CA" w:tentative="1">
      <w:start w:val="1"/>
      <w:numFmt w:val="lowerLetter"/>
      <w:lvlText w:val="%5."/>
      <w:lvlJc w:val="left"/>
      <w:pPr>
        <w:ind w:left="4320" w:hanging="360"/>
      </w:pPr>
    </w:lvl>
    <w:lvl w:ilvl="5" w:tplc="5260A954" w:tentative="1">
      <w:start w:val="1"/>
      <w:numFmt w:val="lowerRoman"/>
      <w:lvlText w:val="%6."/>
      <w:lvlJc w:val="right"/>
      <w:pPr>
        <w:ind w:left="5040" w:hanging="180"/>
      </w:pPr>
    </w:lvl>
    <w:lvl w:ilvl="6" w:tplc="6B842E8E" w:tentative="1">
      <w:start w:val="1"/>
      <w:numFmt w:val="decimal"/>
      <w:lvlText w:val="%7."/>
      <w:lvlJc w:val="left"/>
      <w:pPr>
        <w:ind w:left="5760" w:hanging="360"/>
      </w:pPr>
    </w:lvl>
    <w:lvl w:ilvl="7" w:tplc="7AE4DD58" w:tentative="1">
      <w:start w:val="1"/>
      <w:numFmt w:val="lowerLetter"/>
      <w:lvlText w:val="%8."/>
      <w:lvlJc w:val="left"/>
      <w:pPr>
        <w:ind w:left="6480" w:hanging="360"/>
      </w:pPr>
    </w:lvl>
    <w:lvl w:ilvl="8" w:tplc="0A282422" w:tentative="1">
      <w:start w:val="1"/>
      <w:numFmt w:val="lowerRoman"/>
      <w:lvlText w:val="%9."/>
      <w:lvlJc w:val="right"/>
      <w:pPr>
        <w:ind w:left="7200" w:hanging="180"/>
      </w:pPr>
    </w:lvl>
  </w:abstractNum>
  <w:abstractNum w:abstractNumId="302" w15:restartNumberingAfterBreak="0">
    <w:nsid w:val="69BC12F2"/>
    <w:multiLevelType w:val="hybridMultilevel"/>
    <w:tmpl w:val="1A7A10B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03" w15:restartNumberingAfterBreak="0">
    <w:nsid w:val="69C746C9"/>
    <w:multiLevelType w:val="multilevel"/>
    <w:tmpl w:val="87D442E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04" w15:restartNumberingAfterBreak="0">
    <w:nsid w:val="6AC140A0"/>
    <w:multiLevelType w:val="hybridMultilevel"/>
    <w:tmpl w:val="D3E8143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05" w15:restartNumberingAfterBreak="0">
    <w:nsid w:val="6AEE772F"/>
    <w:multiLevelType w:val="multilevel"/>
    <w:tmpl w:val="272AFC9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06" w15:restartNumberingAfterBreak="0">
    <w:nsid w:val="6B031E85"/>
    <w:multiLevelType w:val="hybridMultilevel"/>
    <w:tmpl w:val="1ED6668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07" w15:restartNumberingAfterBreak="0">
    <w:nsid w:val="6B88055C"/>
    <w:multiLevelType w:val="hybridMultilevel"/>
    <w:tmpl w:val="9030061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08" w15:restartNumberingAfterBreak="0">
    <w:nsid w:val="6BB836C6"/>
    <w:multiLevelType w:val="hybridMultilevel"/>
    <w:tmpl w:val="6720A4E6"/>
    <w:lvl w:ilvl="0" w:tplc="BB66D8EC">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309" w15:restartNumberingAfterBreak="0">
    <w:nsid w:val="6BD14B6B"/>
    <w:multiLevelType w:val="hybridMultilevel"/>
    <w:tmpl w:val="FFFFFFFF"/>
    <w:lvl w:ilvl="0" w:tplc="DC462D0A">
      <w:start w:val="1"/>
      <w:numFmt w:val="decimal"/>
      <w:lvlText w:val="%1."/>
      <w:lvlJc w:val="left"/>
      <w:pPr>
        <w:ind w:left="1800" w:hanging="360"/>
      </w:pPr>
    </w:lvl>
    <w:lvl w:ilvl="1" w:tplc="427CEB2E">
      <w:start w:val="1"/>
      <w:numFmt w:val="lowerLetter"/>
      <w:lvlText w:val="%2."/>
      <w:lvlJc w:val="left"/>
      <w:pPr>
        <w:ind w:left="2520" w:hanging="360"/>
      </w:pPr>
    </w:lvl>
    <w:lvl w:ilvl="2" w:tplc="DACC6672">
      <w:start w:val="1"/>
      <w:numFmt w:val="lowerRoman"/>
      <w:lvlText w:val="%3."/>
      <w:lvlJc w:val="right"/>
      <w:pPr>
        <w:ind w:left="3240" w:hanging="180"/>
      </w:pPr>
    </w:lvl>
    <w:lvl w:ilvl="3" w:tplc="A0486016">
      <w:start w:val="1"/>
      <w:numFmt w:val="decimal"/>
      <w:lvlText w:val="%4."/>
      <w:lvlJc w:val="left"/>
      <w:pPr>
        <w:ind w:left="3960" w:hanging="360"/>
      </w:pPr>
    </w:lvl>
    <w:lvl w:ilvl="4" w:tplc="CA863390">
      <w:start w:val="1"/>
      <w:numFmt w:val="lowerLetter"/>
      <w:lvlText w:val="%5."/>
      <w:lvlJc w:val="left"/>
      <w:pPr>
        <w:ind w:left="4680" w:hanging="360"/>
      </w:pPr>
    </w:lvl>
    <w:lvl w:ilvl="5" w:tplc="60DEA8EA">
      <w:start w:val="1"/>
      <w:numFmt w:val="lowerRoman"/>
      <w:lvlText w:val="%6."/>
      <w:lvlJc w:val="right"/>
      <w:pPr>
        <w:ind w:left="5400" w:hanging="180"/>
      </w:pPr>
    </w:lvl>
    <w:lvl w:ilvl="6" w:tplc="C8C023D6">
      <w:start w:val="1"/>
      <w:numFmt w:val="decimal"/>
      <w:lvlText w:val="%7."/>
      <w:lvlJc w:val="left"/>
      <w:pPr>
        <w:ind w:left="6120" w:hanging="360"/>
      </w:pPr>
    </w:lvl>
    <w:lvl w:ilvl="7" w:tplc="242E601C">
      <w:start w:val="1"/>
      <w:numFmt w:val="lowerLetter"/>
      <w:lvlText w:val="%8."/>
      <w:lvlJc w:val="left"/>
      <w:pPr>
        <w:ind w:left="6840" w:hanging="360"/>
      </w:pPr>
    </w:lvl>
    <w:lvl w:ilvl="8" w:tplc="A6081E70">
      <w:start w:val="1"/>
      <w:numFmt w:val="lowerRoman"/>
      <w:lvlText w:val="%9."/>
      <w:lvlJc w:val="right"/>
      <w:pPr>
        <w:ind w:left="7560" w:hanging="180"/>
      </w:pPr>
    </w:lvl>
  </w:abstractNum>
  <w:abstractNum w:abstractNumId="310" w15:restartNumberingAfterBreak="0">
    <w:nsid w:val="6BED3EEA"/>
    <w:multiLevelType w:val="hybridMultilevel"/>
    <w:tmpl w:val="A0F0A41E"/>
    <w:lvl w:ilvl="0" w:tplc="599ABE92">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311" w15:restartNumberingAfterBreak="0">
    <w:nsid w:val="6C2A492D"/>
    <w:multiLevelType w:val="multilevel"/>
    <w:tmpl w:val="0F70A97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12" w15:restartNumberingAfterBreak="0">
    <w:nsid w:val="6C320D01"/>
    <w:multiLevelType w:val="hybridMultilevel"/>
    <w:tmpl w:val="35C2B894"/>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13" w15:restartNumberingAfterBreak="0">
    <w:nsid w:val="6C460888"/>
    <w:multiLevelType w:val="hybridMultilevel"/>
    <w:tmpl w:val="EF8EA58E"/>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14" w15:restartNumberingAfterBreak="0">
    <w:nsid w:val="6CD02DD4"/>
    <w:multiLevelType w:val="hybridMultilevel"/>
    <w:tmpl w:val="BC92B00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15" w15:restartNumberingAfterBreak="0">
    <w:nsid w:val="6CDC15A6"/>
    <w:multiLevelType w:val="hybridMultilevel"/>
    <w:tmpl w:val="8BE6718C"/>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16" w15:restartNumberingAfterBreak="0">
    <w:nsid w:val="6D7B0546"/>
    <w:multiLevelType w:val="hybridMultilevel"/>
    <w:tmpl w:val="FFFFFFFF"/>
    <w:lvl w:ilvl="0" w:tplc="BDF4C984">
      <w:start w:val="1"/>
      <w:numFmt w:val="decimal"/>
      <w:lvlText w:val="%1."/>
      <w:lvlJc w:val="left"/>
      <w:pPr>
        <w:ind w:left="1800" w:hanging="360"/>
      </w:pPr>
    </w:lvl>
    <w:lvl w:ilvl="1" w:tplc="66B00A68">
      <w:start w:val="1"/>
      <w:numFmt w:val="lowerLetter"/>
      <w:lvlText w:val="%2."/>
      <w:lvlJc w:val="left"/>
      <w:pPr>
        <w:ind w:left="2520" w:hanging="360"/>
      </w:pPr>
    </w:lvl>
    <w:lvl w:ilvl="2" w:tplc="7C983E46">
      <w:start w:val="1"/>
      <w:numFmt w:val="lowerRoman"/>
      <w:lvlText w:val="%3."/>
      <w:lvlJc w:val="right"/>
      <w:pPr>
        <w:ind w:left="3240" w:hanging="180"/>
      </w:pPr>
    </w:lvl>
    <w:lvl w:ilvl="3" w:tplc="6948549E">
      <w:start w:val="1"/>
      <w:numFmt w:val="decimal"/>
      <w:lvlText w:val="%4."/>
      <w:lvlJc w:val="left"/>
      <w:pPr>
        <w:ind w:left="3960" w:hanging="360"/>
      </w:pPr>
    </w:lvl>
    <w:lvl w:ilvl="4" w:tplc="C8782C00">
      <w:start w:val="1"/>
      <w:numFmt w:val="lowerLetter"/>
      <w:lvlText w:val="%5."/>
      <w:lvlJc w:val="left"/>
      <w:pPr>
        <w:ind w:left="4680" w:hanging="360"/>
      </w:pPr>
    </w:lvl>
    <w:lvl w:ilvl="5" w:tplc="5532D586">
      <w:start w:val="1"/>
      <w:numFmt w:val="lowerRoman"/>
      <w:lvlText w:val="%6."/>
      <w:lvlJc w:val="right"/>
      <w:pPr>
        <w:ind w:left="5400" w:hanging="180"/>
      </w:pPr>
    </w:lvl>
    <w:lvl w:ilvl="6" w:tplc="1E923DE6">
      <w:start w:val="1"/>
      <w:numFmt w:val="decimal"/>
      <w:lvlText w:val="%7."/>
      <w:lvlJc w:val="left"/>
      <w:pPr>
        <w:ind w:left="6120" w:hanging="360"/>
      </w:pPr>
    </w:lvl>
    <w:lvl w:ilvl="7" w:tplc="F20E83B2">
      <w:start w:val="1"/>
      <w:numFmt w:val="lowerLetter"/>
      <w:lvlText w:val="%8."/>
      <w:lvlJc w:val="left"/>
      <w:pPr>
        <w:ind w:left="6840" w:hanging="360"/>
      </w:pPr>
    </w:lvl>
    <w:lvl w:ilvl="8" w:tplc="D95C2C64">
      <w:start w:val="1"/>
      <w:numFmt w:val="lowerRoman"/>
      <w:lvlText w:val="%9."/>
      <w:lvlJc w:val="right"/>
      <w:pPr>
        <w:ind w:left="7560" w:hanging="180"/>
      </w:pPr>
    </w:lvl>
  </w:abstractNum>
  <w:abstractNum w:abstractNumId="317" w15:restartNumberingAfterBreak="0">
    <w:nsid w:val="6D7D1ED8"/>
    <w:multiLevelType w:val="hybridMultilevel"/>
    <w:tmpl w:val="63E49CBE"/>
    <w:lvl w:ilvl="0" w:tplc="086EB286">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18" w15:restartNumberingAfterBreak="0">
    <w:nsid w:val="6E267966"/>
    <w:multiLevelType w:val="hybridMultilevel"/>
    <w:tmpl w:val="389656A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19" w15:restartNumberingAfterBreak="0">
    <w:nsid w:val="6F515666"/>
    <w:multiLevelType w:val="multilevel"/>
    <w:tmpl w:val="8EEC6AB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20" w15:restartNumberingAfterBreak="0">
    <w:nsid w:val="6F95745B"/>
    <w:multiLevelType w:val="hybridMultilevel"/>
    <w:tmpl w:val="3788E79A"/>
    <w:lvl w:ilvl="0" w:tplc="35F42F4E">
      <w:start w:val="1"/>
      <w:numFmt w:val="decimal"/>
      <w:lvlText w:val="%1."/>
      <w:lvlJc w:val="left"/>
      <w:pPr>
        <w:ind w:left="180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21" w15:restartNumberingAfterBreak="0">
    <w:nsid w:val="702753FF"/>
    <w:multiLevelType w:val="hybridMultilevel"/>
    <w:tmpl w:val="640A3268"/>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22" w15:restartNumberingAfterBreak="0">
    <w:nsid w:val="70BC3A72"/>
    <w:multiLevelType w:val="multilevel"/>
    <w:tmpl w:val="E2F6766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23" w15:restartNumberingAfterBreak="0">
    <w:nsid w:val="70F95FC7"/>
    <w:multiLevelType w:val="multilevel"/>
    <w:tmpl w:val="1C122C3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24" w15:restartNumberingAfterBreak="0">
    <w:nsid w:val="71272737"/>
    <w:multiLevelType w:val="hybridMultilevel"/>
    <w:tmpl w:val="4EEAF5F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25" w15:restartNumberingAfterBreak="0">
    <w:nsid w:val="728A70FA"/>
    <w:multiLevelType w:val="multilevel"/>
    <w:tmpl w:val="DDCEA63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26" w15:restartNumberingAfterBreak="0">
    <w:nsid w:val="728A72DD"/>
    <w:multiLevelType w:val="multilevel"/>
    <w:tmpl w:val="A65456E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27" w15:restartNumberingAfterBreak="0">
    <w:nsid w:val="728B0C85"/>
    <w:multiLevelType w:val="multilevel"/>
    <w:tmpl w:val="EB48BE9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28" w15:restartNumberingAfterBreak="0">
    <w:nsid w:val="74BE5CCD"/>
    <w:multiLevelType w:val="multilevel"/>
    <w:tmpl w:val="FB686E8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29" w15:restartNumberingAfterBreak="0">
    <w:nsid w:val="751F717B"/>
    <w:multiLevelType w:val="hybridMultilevel"/>
    <w:tmpl w:val="83D4C5A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30" w15:restartNumberingAfterBreak="0">
    <w:nsid w:val="75DF4F61"/>
    <w:multiLevelType w:val="hybridMultilevel"/>
    <w:tmpl w:val="2A5EB2D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31" w15:restartNumberingAfterBreak="0">
    <w:nsid w:val="75E47823"/>
    <w:multiLevelType w:val="hybridMultilevel"/>
    <w:tmpl w:val="5E0EC63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32" w15:restartNumberingAfterBreak="0">
    <w:nsid w:val="75F0569E"/>
    <w:multiLevelType w:val="hybridMultilevel"/>
    <w:tmpl w:val="82660E02"/>
    <w:lvl w:ilvl="0" w:tplc="65B67E94">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333" w15:restartNumberingAfterBreak="0">
    <w:nsid w:val="768514E0"/>
    <w:multiLevelType w:val="multilevel"/>
    <w:tmpl w:val="2E1690B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34" w15:restartNumberingAfterBreak="0">
    <w:nsid w:val="76A9066A"/>
    <w:multiLevelType w:val="hybridMultilevel"/>
    <w:tmpl w:val="70E6C82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35" w15:restartNumberingAfterBreak="0">
    <w:nsid w:val="76ED2BB2"/>
    <w:multiLevelType w:val="hybridMultilevel"/>
    <w:tmpl w:val="24B0FBB6"/>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36" w15:restartNumberingAfterBreak="0">
    <w:nsid w:val="77567CAF"/>
    <w:multiLevelType w:val="hybridMultilevel"/>
    <w:tmpl w:val="5658FB5E"/>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337" w15:restartNumberingAfterBreak="0">
    <w:nsid w:val="778F0677"/>
    <w:multiLevelType w:val="multilevel"/>
    <w:tmpl w:val="8190D76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38" w15:restartNumberingAfterBreak="0">
    <w:nsid w:val="779AFF86"/>
    <w:multiLevelType w:val="hybridMultilevel"/>
    <w:tmpl w:val="FFFFFFFF"/>
    <w:lvl w:ilvl="0" w:tplc="917A78F4">
      <w:start w:val="1"/>
      <w:numFmt w:val="decimal"/>
      <w:lvlText w:val="%1."/>
      <w:lvlJc w:val="left"/>
      <w:pPr>
        <w:ind w:left="1800" w:hanging="360"/>
      </w:pPr>
    </w:lvl>
    <w:lvl w:ilvl="1" w:tplc="ABFC5016">
      <w:start w:val="1"/>
      <w:numFmt w:val="lowerLetter"/>
      <w:lvlText w:val="%2."/>
      <w:lvlJc w:val="left"/>
      <w:pPr>
        <w:ind w:left="2520" w:hanging="360"/>
      </w:pPr>
    </w:lvl>
    <w:lvl w:ilvl="2" w:tplc="EE26BE1E">
      <w:start w:val="1"/>
      <w:numFmt w:val="lowerRoman"/>
      <w:lvlText w:val="%3."/>
      <w:lvlJc w:val="right"/>
      <w:pPr>
        <w:ind w:left="3240" w:hanging="180"/>
      </w:pPr>
    </w:lvl>
    <w:lvl w:ilvl="3" w:tplc="31945284">
      <w:start w:val="1"/>
      <w:numFmt w:val="decimal"/>
      <w:lvlText w:val="%4."/>
      <w:lvlJc w:val="left"/>
      <w:pPr>
        <w:ind w:left="3960" w:hanging="360"/>
      </w:pPr>
    </w:lvl>
    <w:lvl w:ilvl="4" w:tplc="FDAC3F54">
      <w:start w:val="1"/>
      <w:numFmt w:val="lowerLetter"/>
      <w:lvlText w:val="%5."/>
      <w:lvlJc w:val="left"/>
      <w:pPr>
        <w:ind w:left="4680" w:hanging="360"/>
      </w:pPr>
    </w:lvl>
    <w:lvl w:ilvl="5" w:tplc="EFEA695E">
      <w:start w:val="1"/>
      <w:numFmt w:val="lowerRoman"/>
      <w:lvlText w:val="%6."/>
      <w:lvlJc w:val="right"/>
      <w:pPr>
        <w:ind w:left="5400" w:hanging="180"/>
      </w:pPr>
    </w:lvl>
    <w:lvl w:ilvl="6" w:tplc="DBC22D80">
      <w:start w:val="1"/>
      <w:numFmt w:val="decimal"/>
      <w:lvlText w:val="%7."/>
      <w:lvlJc w:val="left"/>
      <w:pPr>
        <w:ind w:left="6120" w:hanging="360"/>
      </w:pPr>
    </w:lvl>
    <w:lvl w:ilvl="7" w:tplc="CBDA0D56">
      <w:start w:val="1"/>
      <w:numFmt w:val="lowerLetter"/>
      <w:lvlText w:val="%8."/>
      <w:lvlJc w:val="left"/>
      <w:pPr>
        <w:ind w:left="6840" w:hanging="360"/>
      </w:pPr>
    </w:lvl>
    <w:lvl w:ilvl="8" w:tplc="F4700302">
      <w:start w:val="1"/>
      <w:numFmt w:val="lowerRoman"/>
      <w:lvlText w:val="%9."/>
      <w:lvlJc w:val="right"/>
      <w:pPr>
        <w:ind w:left="7560" w:hanging="180"/>
      </w:pPr>
    </w:lvl>
  </w:abstractNum>
  <w:abstractNum w:abstractNumId="339" w15:restartNumberingAfterBreak="0">
    <w:nsid w:val="781333F6"/>
    <w:multiLevelType w:val="multilevel"/>
    <w:tmpl w:val="59FA652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40" w15:restartNumberingAfterBreak="0">
    <w:nsid w:val="781647EE"/>
    <w:multiLevelType w:val="hybridMultilevel"/>
    <w:tmpl w:val="F4C4CC26"/>
    <w:lvl w:ilvl="0" w:tplc="7702FA0A">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341" w15:restartNumberingAfterBreak="0">
    <w:nsid w:val="783F6409"/>
    <w:multiLevelType w:val="multilevel"/>
    <w:tmpl w:val="D774F94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42" w15:restartNumberingAfterBreak="0">
    <w:nsid w:val="791F731A"/>
    <w:multiLevelType w:val="multilevel"/>
    <w:tmpl w:val="17AC6A5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43" w15:restartNumberingAfterBreak="0">
    <w:nsid w:val="7922566C"/>
    <w:multiLevelType w:val="multilevel"/>
    <w:tmpl w:val="5AA60B3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44" w15:restartNumberingAfterBreak="0">
    <w:nsid w:val="79504B36"/>
    <w:multiLevelType w:val="hybridMultilevel"/>
    <w:tmpl w:val="2042D48C"/>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45" w15:restartNumberingAfterBreak="0">
    <w:nsid w:val="796A34AF"/>
    <w:multiLevelType w:val="hybridMultilevel"/>
    <w:tmpl w:val="9CAC078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46" w15:restartNumberingAfterBreak="0">
    <w:nsid w:val="798540FF"/>
    <w:multiLevelType w:val="multilevel"/>
    <w:tmpl w:val="4ECA1B1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47" w15:restartNumberingAfterBreak="0">
    <w:nsid w:val="79FE52FC"/>
    <w:multiLevelType w:val="hybridMultilevel"/>
    <w:tmpl w:val="A6F214CC"/>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48" w15:restartNumberingAfterBreak="0">
    <w:nsid w:val="7A420FE6"/>
    <w:multiLevelType w:val="hybridMultilevel"/>
    <w:tmpl w:val="17847AF0"/>
    <w:lvl w:ilvl="0" w:tplc="340A000F">
      <w:start w:val="1"/>
      <w:numFmt w:val="decimal"/>
      <w:lvlText w:val="%1."/>
      <w:lvlJc w:val="left"/>
      <w:pPr>
        <w:ind w:left="2160" w:hanging="360"/>
      </w:pPr>
    </w:lvl>
    <w:lvl w:ilvl="1" w:tplc="340A0019" w:tentative="1">
      <w:start w:val="1"/>
      <w:numFmt w:val="lowerLetter"/>
      <w:lvlText w:val="%2."/>
      <w:lvlJc w:val="left"/>
      <w:pPr>
        <w:ind w:left="2880" w:hanging="360"/>
      </w:pPr>
    </w:lvl>
    <w:lvl w:ilvl="2" w:tplc="340A001B" w:tentative="1">
      <w:start w:val="1"/>
      <w:numFmt w:val="lowerRoman"/>
      <w:lvlText w:val="%3."/>
      <w:lvlJc w:val="right"/>
      <w:pPr>
        <w:ind w:left="3600" w:hanging="180"/>
      </w:pPr>
    </w:lvl>
    <w:lvl w:ilvl="3" w:tplc="340A000F" w:tentative="1">
      <w:start w:val="1"/>
      <w:numFmt w:val="decimal"/>
      <w:lvlText w:val="%4."/>
      <w:lvlJc w:val="left"/>
      <w:pPr>
        <w:ind w:left="4320" w:hanging="360"/>
      </w:pPr>
    </w:lvl>
    <w:lvl w:ilvl="4" w:tplc="340A0019" w:tentative="1">
      <w:start w:val="1"/>
      <w:numFmt w:val="lowerLetter"/>
      <w:lvlText w:val="%5."/>
      <w:lvlJc w:val="left"/>
      <w:pPr>
        <w:ind w:left="5040" w:hanging="360"/>
      </w:pPr>
    </w:lvl>
    <w:lvl w:ilvl="5" w:tplc="340A001B" w:tentative="1">
      <w:start w:val="1"/>
      <w:numFmt w:val="lowerRoman"/>
      <w:lvlText w:val="%6."/>
      <w:lvlJc w:val="right"/>
      <w:pPr>
        <w:ind w:left="5760" w:hanging="180"/>
      </w:pPr>
    </w:lvl>
    <w:lvl w:ilvl="6" w:tplc="340A000F" w:tentative="1">
      <w:start w:val="1"/>
      <w:numFmt w:val="decimal"/>
      <w:lvlText w:val="%7."/>
      <w:lvlJc w:val="left"/>
      <w:pPr>
        <w:ind w:left="6480" w:hanging="360"/>
      </w:pPr>
    </w:lvl>
    <w:lvl w:ilvl="7" w:tplc="340A0019" w:tentative="1">
      <w:start w:val="1"/>
      <w:numFmt w:val="lowerLetter"/>
      <w:lvlText w:val="%8."/>
      <w:lvlJc w:val="left"/>
      <w:pPr>
        <w:ind w:left="7200" w:hanging="360"/>
      </w:pPr>
    </w:lvl>
    <w:lvl w:ilvl="8" w:tplc="340A001B" w:tentative="1">
      <w:start w:val="1"/>
      <w:numFmt w:val="lowerRoman"/>
      <w:lvlText w:val="%9."/>
      <w:lvlJc w:val="right"/>
      <w:pPr>
        <w:ind w:left="7920" w:hanging="180"/>
      </w:pPr>
    </w:lvl>
  </w:abstractNum>
  <w:abstractNum w:abstractNumId="349" w15:restartNumberingAfterBreak="0">
    <w:nsid w:val="7A672226"/>
    <w:multiLevelType w:val="hybridMultilevel"/>
    <w:tmpl w:val="670CD618"/>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50" w15:restartNumberingAfterBreak="0">
    <w:nsid w:val="7A782EB4"/>
    <w:multiLevelType w:val="hybridMultilevel"/>
    <w:tmpl w:val="BCB890E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51" w15:restartNumberingAfterBreak="0">
    <w:nsid w:val="7AE20A43"/>
    <w:multiLevelType w:val="hybridMultilevel"/>
    <w:tmpl w:val="6464CC3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52" w15:restartNumberingAfterBreak="0">
    <w:nsid w:val="7B036855"/>
    <w:multiLevelType w:val="multilevel"/>
    <w:tmpl w:val="95E6194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53" w15:restartNumberingAfterBreak="0">
    <w:nsid w:val="7B72048A"/>
    <w:multiLevelType w:val="multilevel"/>
    <w:tmpl w:val="BAFCE10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54" w15:restartNumberingAfterBreak="0">
    <w:nsid w:val="7BCD4D3F"/>
    <w:multiLevelType w:val="hybridMultilevel"/>
    <w:tmpl w:val="4120EFB8"/>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55" w15:restartNumberingAfterBreak="0">
    <w:nsid w:val="7BCF1429"/>
    <w:multiLevelType w:val="hybridMultilevel"/>
    <w:tmpl w:val="2850E938"/>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56" w15:restartNumberingAfterBreak="0">
    <w:nsid w:val="7C621410"/>
    <w:multiLevelType w:val="hybridMultilevel"/>
    <w:tmpl w:val="6D8C246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57" w15:restartNumberingAfterBreak="0">
    <w:nsid w:val="7CBA366B"/>
    <w:multiLevelType w:val="hybridMultilevel"/>
    <w:tmpl w:val="1CD0C754"/>
    <w:lvl w:ilvl="0" w:tplc="35F42F4E">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358" w15:restartNumberingAfterBreak="0">
    <w:nsid w:val="7D0D3CF5"/>
    <w:multiLevelType w:val="multilevel"/>
    <w:tmpl w:val="AA30972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59" w15:restartNumberingAfterBreak="0">
    <w:nsid w:val="7D1311E8"/>
    <w:multiLevelType w:val="multilevel"/>
    <w:tmpl w:val="60BA576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60" w15:restartNumberingAfterBreak="0">
    <w:nsid w:val="7E6A6D3A"/>
    <w:multiLevelType w:val="hybridMultilevel"/>
    <w:tmpl w:val="2E8AEE9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61" w15:restartNumberingAfterBreak="0">
    <w:nsid w:val="7E6C50EB"/>
    <w:multiLevelType w:val="hybridMultilevel"/>
    <w:tmpl w:val="F752C3C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62" w15:restartNumberingAfterBreak="0">
    <w:nsid w:val="7F064EBB"/>
    <w:multiLevelType w:val="multilevel"/>
    <w:tmpl w:val="4094EAE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63" w15:restartNumberingAfterBreak="0">
    <w:nsid w:val="7F0C34D8"/>
    <w:multiLevelType w:val="multilevel"/>
    <w:tmpl w:val="EC02B3C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64" w15:restartNumberingAfterBreak="0">
    <w:nsid w:val="7F3E4013"/>
    <w:multiLevelType w:val="hybridMultilevel"/>
    <w:tmpl w:val="91DE85EE"/>
    <w:lvl w:ilvl="0" w:tplc="580A000F">
      <w:start w:val="1"/>
      <w:numFmt w:val="decimal"/>
      <w:lvlText w:val="%1."/>
      <w:lvlJc w:val="left"/>
      <w:pPr>
        <w:ind w:left="1800" w:hanging="360"/>
      </w:p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365" w15:restartNumberingAfterBreak="0">
    <w:nsid w:val="7F3F7399"/>
    <w:multiLevelType w:val="multilevel"/>
    <w:tmpl w:val="FB4A003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66" w15:restartNumberingAfterBreak="0">
    <w:nsid w:val="7FA93D5E"/>
    <w:multiLevelType w:val="multilevel"/>
    <w:tmpl w:val="E4067C4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67" w15:restartNumberingAfterBreak="0">
    <w:nsid w:val="7FB067E3"/>
    <w:multiLevelType w:val="hybridMultilevel"/>
    <w:tmpl w:val="6E644CC2"/>
    <w:lvl w:ilvl="0" w:tplc="340A000F">
      <w:start w:val="1"/>
      <w:numFmt w:val="decimal"/>
      <w:lvlText w:val="%1."/>
      <w:lvlJc w:val="left"/>
      <w:pPr>
        <w:ind w:left="2160" w:hanging="360"/>
      </w:pPr>
    </w:lvl>
    <w:lvl w:ilvl="1" w:tplc="340A0019" w:tentative="1">
      <w:start w:val="1"/>
      <w:numFmt w:val="lowerLetter"/>
      <w:lvlText w:val="%2."/>
      <w:lvlJc w:val="left"/>
      <w:pPr>
        <w:ind w:left="2880" w:hanging="360"/>
      </w:pPr>
    </w:lvl>
    <w:lvl w:ilvl="2" w:tplc="340A001B" w:tentative="1">
      <w:start w:val="1"/>
      <w:numFmt w:val="lowerRoman"/>
      <w:lvlText w:val="%3."/>
      <w:lvlJc w:val="right"/>
      <w:pPr>
        <w:ind w:left="3600" w:hanging="180"/>
      </w:pPr>
    </w:lvl>
    <w:lvl w:ilvl="3" w:tplc="340A000F" w:tentative="1">
      <w:start w:val="1"/>
      <w:numFmt w:val="decimal"/>
      <w:lvlText w:val="%4."/>
      <w:lvlJc w:val="left"/>
      <w:pPr>
        <w:ind w:left="4320" w:hanging="360"/>
      </w:pPr>
    </w:lvl>
    <w:lvl w:ilvl="4" w:tplc="340A0019" w:tentative="1">
      <w:start w:val="1"/>
      <w:numFmt w:val="lowerLetter"/>
      <w:lvlText w:val="%5."/>
      <w:lvlJc w:val="left"/>
      <w:pPr>
        <w:ind w:left="5040" w:hanging="360"/>
      </w:pPr>
    </w:lvl>
    <w:lvl w:ilvl="5" w:tplc="340A001B" w:tentative="1">
      <w:start w:val="1"/>
      <w:numFmt w:val="lowerRoman"/>
      <w:lvlText w:val="%6."/>
      <w:lvlJc w:val="right"/>
      <w:pPr>
        <w:ind w:left="5760" w:hanging="180"/>
      </w:pPr>
    </w:lvl>
    <w:lvl w:ilvl="6" w:tplc="340A000F" w:tentative="1">
      <w:start w:val="1"/>
      <w:numFmt w:val="decimal"/>
      <w:lvlText w:val="%7."/>
      <w:lvlJc w:val="left"/>
      <w:pPr>
        <w:ind w:left="6480" w:hanging="360"/>
      </w:pPr>
    </w:lvl>
    <w:lvl w:ilvl="7" w:tplc="340A0019" w:tentative="1">
      <w:start w:val="1"/>
      <w:numFmt w:val="lowerLetter"/>
      <w:lvlText w:val="%8."/>
      <w:lvlJc w:val="left"/>
      <w:pPr>
        <w:ind w:left="7200" w:hanging="360"/>
      </w:pPr>
    </w:lvl>
    <w:lvl w:ilvl="8" w:tplc="340A001B" w:tentative="1">
      <w:start w:val="1"/>
      <w:numFmt w:val="lowerRoman"/>
      <w:lvlText w:val="%9."/>
      <w:lvlJc w:val="right"/>
      <w:pPr>
        <w:ind w:left="7920" w:hanging="180"/>
      </w:pPr>
    </w:lvl>
  </w:abstractNum>
  <w:num w:numId="1" w16cid:durableId="1389911890">
    <w:abstractNumId w:val="290"/>
  </w:num>
  <w:num w:numId="2" w16cid:durableId="2061663789">
    <w:abstractNumId w:val="294"/>
  </w:num>
  <w:num w:numId="3" w16cid:durableId="134762753">
    <w:abstractNumId w:val="301"/>
  </w:num>
  <w:num w:numId="4" w16cid:durableId="1904178891">
    <w:abstractNumId w:val="32"/>
  </w:num>
  <w:num w:numId="5" w16cid:durableId="1389651458">
    <w:abstractNumId w:val="142"/>
  </w:num>
  <w:num w:numId="6" w16cid:durableId="2065130518">
    <w:abstractNumId w:val="51"/>
  </w:num>
  <w:num w:numId="7" w16cid:durableId="488525239">
    <w:abstractNumId w:val="309"/>
  </w:num>
  <w:num w:numId="8" w16cid:durableId="516500098">
    <w:abstractNumId w:val="316"/>
  </w:num>
  <w:num w:numId="9" w16cid:durableId="1999072982">
    <w:abstractNumId w:val="88"/>
  </w:num>
  <w:num w:numId="10" w16cid:durableId="2034644044">
    <w:abstractNumId w:val="350"/>
  </w:num>
  <w:num w:numId="11" w16cid:durableId="1718892562">
    <w:abstractNumId w:val="214"/>
  </w:num>
  <w:num w:numId="12" w16cid:durableId="162936219">
    <w:abstractNumId w:val="180"/>
  </w:num>
  <w:num w:numId="13" w16cid:durableId="376048770">
    <w:abstractNumId w:val="6"/>
  </w:num>
  <w:num w:numId="14" w16cid:durableId="2059359600">
    <w:abstractNumId w:val="12"/>
  </w:num>
  <w:num w:numId="15" w16cid:durableId="1859349908">
    <w:abstractNumId w:val="45"/>
  </w:num>
  <w:num w:numId="16" w16cid:durableId="1960792057">
    <w:abstractNumId w:val="201"/>
  </w:num>
  <w:num w:numId="17" w16cid:durableId="1914075098">
    <w:abstractNumId w:val="126"/>
  </w:num>
  <w:num w:numId="18" w16cid:durableId="2020109974">
    <w:abstractNumId w:val="218"/>
  </w:num>
  <w:num w:numId="19" w16cid:durableId="1982347510">
    <w:abstractNumId w:val="361"/>
  </w:num>
  <w:num w:numId="20" w16cid:durableId="552885318">
    <w:abstractNumId w:val="113"/>
  </w:num>
  <w:num w:numId="21" w16cid:durableId="508518992">
    <w:abstractNumId w:val="286"/>
  </w:num>
  <w:num w:numId="22" w16cid:durableId="281116001">
    <w:abstractNumId w:val="231"/>
  </w:num>
  <w:num w:numId="23" w16cid:durableId="1667634737">
    <w:abstractNumId w:val="37"/>
  </w:num>
  <w:num w:numId="24" w16cid:durableId="544679553">
    <w:abstractNumId w:val="254"/>
  </w:num>
  <w:num w:numId="25" w16cid:durableId="1728796408">
    <w:abstractNumId w:val="140"/>
  </w:num>
  <w:num w:numId="26" w16cid:durableId="1843347716">
    <w:abstractNumId w:val="15"/>
  </w:num>
  <w:num w:numId="27" w16cid:durableId="57287088">
    <w:abstractNumId w:val="47"/>
  </w:num>
  <w:num w:numId="28" w16cid:durableId="1236471884">
    <w:abstractNumId w:val="244"/>
  </w:num>
  <w:num w:numId="29" w16cid:durableId="1808663328">
    <w:abstractNumId w:val="75"/>
  </w:num>
  <w:num w:numId="30" w16cid:durableId="556210915">
    <w:abstractNumId w:val="192"/>
  </w:num>
  <w:num w:numId="31" w16cid:durableId="525826772">
    <w:abstractNumId w:val="307"/>
  </w:num>
  <w:num w:numId="32" w16cid:durableId="1601060800">
    <w:abstractNumId w:val="253"/>
  </w:num>
  <w:num w:numId="33" w16cid:durableId="1124427332">
    <w:abstractNumId w:val="77"/>
  </w:num>
  <w:num w:numId="34" w16cid:durableId="1079326217">
    <w:abstractNumId w:val="162"/>
  </w:num>
  <w:num w:numId="35" w16cid:durableId="1359311140">
    <w:abstractNumId w:val="225"/>
  </w:num>
  <w:num w:numId="36" w16cid:durableId="632490998">
    <w:abstractNumId w:val="71"/>
  </w:num>
  <w:num w:numId="37" w16cid:durableId="125391713">
    <w:abstractNumId w:val="318"/>
  </w:num>
  <w:num w:numId="38" w16cid:durableId="1040016256">
    <w:abstractNumId w:val="329"/>
  </w:num>
  <w:num w:numId="39" w16cid:durableId="673190465">
    <w:abstractNumId w:val="345"/>
  </w:num>
  <w:num w:numId="40" w16cid:durableId="1038895088">
    <w:abstractNumId w:val="85"/>
  </w:num>
  <w:num w:numId="41" w16cid:durableId="1187870708">
    <w:abstractNumId w:val="146"/>
  </w:num>
  <w:num w:numId="42" w16cid:durableId="1521122325">
    <w:abstractNumId w:val="330"/>
  </w:num>
  <w:num w:numId="43" w16cid:durableId="1108624617">
    <w:abstractNumId w:val="202"/>
  </w:num>
  <w:num w:numId="44" w16cid:durableId="1623026705">
    <w:abstractNumId w:val="338"/>
  </w:num>
  <w:num w:numId="45" w16cid:durableId="1924873198">
    <w:abstractNumId w:val="107"/>
  </w:num>
  <w:num w:numId="46" w16cid:durableId="230964672">
    <w:abstractNumId w:val="174"/>
  </w:num>
  <w:num w:numId="47" w16cid:durableId="1733582805">
    <w:abstractNumId w:val="217"/>
  </w:num>
  <w:num w:numId="48" w16cid:durableId="47075603">
    <w:abstractNumId w:val="63"/>
  </w:num>
  <w:num w:numId="49" w16cid:durableId="1572540614">
    <w:abstractNumId w:val="139"/>
  </w:num>
  <w:num w:numId="50" w16cid:durableId="1667171565">
    <w:abstractNumId w:val="92"/>
  </w:num>
  <w:num w:numId="51" w16cid:durableId="1155025450">
    <w:abstractNumId w:val="317"/>
  </w:num>
  <w:num w:numId="52" w16cid:durableId="1802965974">
    <w:abstractNumId w:val="281"/>
  </w:num>
  <w:num w:numId="53" w16cid:durableId="841511878">
    <w:abstractNumId w:val="215"/>
  </w:num>
  <w:num w:numId="54" w16cid:durableId="1364479794">
    <w:abstractNumId w:val="336"/>
  </w:num>
  <w:num w:numId="55" w16cid:durableId="554127981">
    <w:abstractNumId w:val="282"/>
  </w:num>
  <w:num w:numId="56" w16cid:durableId="1717244118">
    <w:abstractNumId w:val="29"/>
  </w:num>
  <w:num w:numId="57" w16cid:durableId="2058889943">
    <w:abstractNumId w:val="195"/>
  </w:num>
  <w:num w:numId="58" w16cid:durableId="356582329">
    <w:abstractNumId w:val="293"/>
  </w:num>
  <w:num w:numId="59" w16cid:durableId="1650788634">
    <w:abstractNumId w:val="129"/>
  </w:num>
  <w:num w:numId="60" w16cid:durableId="1524200859">
    <w:abstractNumId w:val="256"/>
  </w:num>
  <w:num w:numId="61" w16cid:durableId="2144812323">
    <w:abstractNumId w:val="310"/>
  </w:num>
  <w:num w:numId="62" w16cid:durableId="1735619025">
    <w:abstractNumId w:val="98"/>
  </w:num>
  <w:num w:numId="63" w16cid:durableId="2073766902">
    <w:abstractNumId w:val="120"/>
  </w:num>
  <w:num w:numId="64" w16cid:durableId="1826848592">
    <w:abstractNumId w:val="200"/>
  </w:num>
  <w:num w:numId="65" w16cid:durableId="512039827">
    <w:abstractNumId w:val="14"/>
  </w:num>
  <w:num w:numId="66" w16cid:durableId="2112234015">
    <w:abstractNumId w:val="141"/>
  </w:num>
  <w:num w:numId="67" w16cid:durableId="487720203">
    <w:abstractNumId w:val="275"/>
  </w:num>
  <w:num w:numId="68" w16cid:durableId="1768845773">
    <w:abstractNumId w:val="43"/>
  </w:num>
  <w:num w:numId="69" w16cid:durableId="435372167">
    <w:abstractNumId w:val="332"/>
  </w:num>
  <w:num w:numId="70" w16cid:durableId="1902977813">
    <w:abstractNumId w:val="267"/>
  </w:num>
  <w:num w:numId="71" w16cid:durableId="224998161">
    <w:abstractNumId w:val="308"/>
  </w:num>
  <w:num w:numId="72" w16cid:durableId="719015770">
    <w:abstractNumId w:val="57"/>
  </w:num>
  <w:num w:numId="73" w16cid:durableId="1705671739">
    <w:abstractNumId w:val="287"/>
  </w:num>
  <w:num w:numId="74" w16cid:durableId="528949956">
    <w:abstractNumId w:val="165"/>
  </w:num>
  <w:num w:numId="75" w16cid:durableId="860973861">
    <w:abstractNumId w:val="340"/>
  </w:num>
  <w:num w:numId="76" w16cid:durableId="473253896">
    <w:abstractNumId w:val="124"/>
  </w:num>
  <w:num w:numId="77" w16cid:durableId="379331283">
    <w:abstractNumId w:val="154"/>
  </w:num>
  <w:num w:numId="78" w16cid:durableId="1124541178">
    <w:abstractNumId w:val="91"/>
  </w:num>
  <w:num w:numId="79" w16cid:durableId="2106270193">
    <w:abstractNumId w:val="268"/>
  </w:num>
  <w:num w:numId="80" w16cid:durableId="727848294">
    <w:abstractNumId w:val="216"/>
  </w:num>
  <w:num w:numId="81" w16cid:durableId="1450734567">
    <w:abstractNumId w:val="150"/>
  </w:num>
  <w:num w:numId="82" w16cid:durableId="203831148">
    <w:abstractNumId w:val="87"/>
  </w:num>
  <w:num w:numId="83" w16cid:durableId="1925140027">
    <w:abstractNumId w:val="96"/>
  </w:num>
  <w:num w:numId="84" w16cid:durableId="966933745">
    <w:abstractNumId w:val="234"/>
  </w:num>
  <w:num w:numId="85" w16cid:durableId="1407875452">
    <w:abstractNumId w:val="40"/>
  </w:num>
  <w:num w:numId="86" w16cid:durableId="1800805137">
    <w:abstractNumId w:val="262"/>
  </w:num>
  <w:num w:numId="87" w16cid:durableId="541358821">
    <w:abstractNumId w:val="203"/>
  </w:num>
  <w:num w:numId="88" w16cid:durableId="448477783">
    <w:abstractNumId w:val="89"/>
  </w:num>
  <w:num w:numId="89" w16cid:durableId="709763129">
    <w:abstractNumId w:val="30"/>
  </w:num>
  <w:num w:numId="90" w16cid:durableId="498154631">
    <w:abstractNumId w:val="237"/>
  </w:num>
  <w:num w:numId="91" w16cid:durableId="36510880">
    <w:abstractNumId w:val="283"/>
  </w:num>
  <w:num w:numId="92" w16cid:durableId="1280138258">
    <w:abstractNumId w:val="69"/>
  </w:num>
  <w:num w:numId="93" w16cid:durableId="191456532">
    <w:abstractNumId w:val="238"/>
  </w:num>
  <w:num w:numId="94" w16cid:durableId="596140210">
    <w:abstractNumId w:val="161"/>
  </w:num>
  <w:num w:numId="95" w16cid:durableId="490027063">
    <w:abstractNumId w:val="167"/>
  </w:num>
  <w:num w:numId="96" w16cid:durableId="714501214">
    <w:abstractNumId w:val="170"/>
  </w:num>
  <w:num w:numId="97" w16cid:durableId="391120982">
    <w:abstractNumId w:val="184"/>
  </w:num>
  <w:num w:numId="98" w16cid:durableId="1828204100">
    <w:abstractNumId w:val="179"/>
  </w:num>
  <w:num w:numId="99" w16cid:durableId="237519417">
    <w:abstractNumId w:val="125"/>
  </w:num>
  <w:num w:numId="100" w16cid:durableId="310865332">
    <w:abstractNumId w:val="38"/>
  </w:num>
  <w:num w:numId="101" w16cid:durableId="839277487">
    <w:abstractNumId w:val="224"/>
  </w:num>
  <w:num w:numId="102" w16cid:durableId="1367410899">
    <w:abstractNumId w:val="84"/>
  </w:num>
  <w:num w:numId="103" w16cid:durableId="1297107723">
    <w:abstractNumId w:val="357"/>
  </w:num>
  <w:num w:numId="104" w16cid:durableId="964971521">
    <w:abstractNumId w:val="291"/>
  </w:num>
  <w:num w:numId="105" w16cid:durableId="1544097326">
    <w:abstractNumId w:val="186"/>
  </w:num>
  <w:num w:numId="106" w16cid:durableId="1430466932">
    <w:abstractNumId w:val="320"/>
  </w:num>
  <w:num w:numId="107" w16cid:durableId="784883648">
    <w:abstractNumId w:val="116"/>
  </w:num>
  <w:num w:numId="108" w16cid:durableId="349837653">
    <w:abstractNumId w:val="78"/>
  </w:num>
  <w:num w:numId="109" w16cid:durableId="1349988199">
    <w:abstractNumId w:val="151"/>
  </w:num>
  <w:num w:numId="110" w16cid:durableId="1117677252">
    <w:abstractNumId w:val="190"/>
  </w:num>
  <w:num w:numId="111" w16cid:durableId="1206722571">
    <w:abstractNumId w:val="364"/>
  </w:num>
  <w:num w:numId="112" w16cid:durableId="2059626511">
    <w:abstractNumId w:val="239"/>
  </w:num>
  <w:num w:numId="113" w16cid:durableId="1508011249">
    <w:abstractNumId w:val="144"/>
  </w:num>
  <w:num w:numId="114" w16cid:durableId="816996401">
    <w:abstractNumId w:val="344"/>
  </w:num>
  <w:num w:numId="115" w16cid:durableId="159123446">
    <w:abstractNumId w:val="104"/>
  </w:num>
  <w:num w:numId="116" w16cid:durableId="292911877">
    <w:abstractNumId w:val="241"/>
  </w:num>
  <w:num w:numId="117" w16cid:durableId="675152946">
    <w:abstractNumId w:val="160"/>
  </w:num>
  <w:num w:numId="118" w16cid:durableId="2068143996">
    <w:abstractNumId w:val="259"/>
  </w:num>
  <w:num w:numId="119" w16cid:durableId="739911765">
    <w:abstractNumId w:val="347"/>
  </w:num>
  <w:num w:numId="120" w16cid:durableId="27410315">
    <w:abstractNumId w:val="34"/>
  </w:num>
  <w:num w:numId="121" w16cid:durableId="774131576">
    <w:abstractNumId w:val="23"/>
  </w:num>
  <w:num w:numId="122" w16cid:durableId="993752586">
    <w:abstractNumId w:val="171"/>
  </w:num>
  <w:num w:numId="123" w16cid:durableId="1302689300">
    <w:abstractNumId w:val="102"/>
  </w:num>
  <w:num w:numId="124" w16cid:durableId="1178424389">
    <w:abstractNumId w:val="118"/>
  </w:num>
  <w:num w:numId="125" w16cid:durableId="1442870393">
    <w:abstractNumId w:val="83"/>
  </w:num>
  <w:num w:numId="126" w16cid:durableId="322198526">
    <w:abstractNumId w:val="306"/>
  </w:num>
  <w:num w:numId="127" w16cid:durableId="2023778051">
    <w:abstractNumId w:val="106"/>
  </w:num>
  <w:num w:numId="128" w16cid:durableId="250160850">
    <w:abstractNumId w:val="67"/>
  </w:num>
  <w:num w:numId="129" w16cid:durableId="1286735769">
    <w:abstractNumId w:val="108"/>
  </w:num>
  <w:num w:numId="130" w16cid:durableId="1262031594">
    <w:abstractNumId w:val="258"/>
  </w:num>
  <w:num w:numId="131" w16cid:durableId="1175799251">
    <w:abstractNumId w:val="68"/>
  </w:num>
  <w:num w:numId="132" w16cid:durableId="1831948676">
    <w:abstractNumId w:val="24"/>
  </w:num>
  <w:num w:numId="133" w16cid:durableId="822543574">
    <w:abstractNumId w:val="211"/>
  </w:num>
  <w:num w:numId="134" w16cid:durableId="1313364414">
    <w:abstractNumId w:val="79"/>
  </w:num>
  <w:num w:numId="135" w16cid:durableId="1202472481">
    <w:abstractNumId w:val="65"/>
  </w:num>
  <w:num w:numId="136" w16cid:durableId="695157711">
    <w:abstractNumId w:val="53"/>
  </w:num>
  <w:num w:numId="137" w16cid:durableId="103696613">
    <w:abstractNumId w:val="197"/>
  </w:num>
  <w:num w:numId="138" w16cid:durableId="55394742">
    <w:abstractNumId w:val="76"/>
  </w:num>
  <w:num w:numId="139" w16cid:durableId="296373720">
    <w:abstractNumId w:val="136"/>
  </w:num>
  <w:num w:numId="140" w16cid:durableId="1837649965">
    <w:abstractNumId w:val="123"/>
  </w:num>
  <w:num w:numId="141" w16cid:durableId="558788005">
    <w:abstractNumId w:val="99"/>
  </w:num>
  <w:num w:numId="142" w16cid:durableId="690225614">
    <w:abstractNumId w:val="315"/>
  </w:num>
  <w:num w:numId="143" w16cid:durableId="587427084">
    <w:abstractNumId w:val="164"/>
  </w:num>
  <w:num w:numId="144" w16cid:durableId="1273171119">
    <w:abstractNumId w:val="196"/>
  </w:num>
  <w:num w:numId="145" w16cid:durableId="1703893422">
    <w:abstractNumId w:val="149"/>
  </w:num>
  <w:num w:numId="146" w16cid:durableId="916593614">
    <w:abstractNumId w:val="324"/>
  </w:num>
  <w:num w:numId="147" w16cid:durableId="1040397018">
    <w:abstractNumId w:val="27"/>
  </w:num>
  <w:num w:numId="148" w16cid:durableId="1279533930">
    <w:abstractNumId w:val="210"/>
  </w:num>
  <w:num w:numId="149" w16cid:durableId="490103596">
    <w:abstractNumId w:val="302"/>
  </w:num>
  <w:num w:numId="150" w16cid:durableId="235438024">
    <w:abstractNumId w:val="300"/>
  </w:num>
  <w:num w:numId="151" w16cid:durableId="285819105">
    <w:abstractNumId w:val="172"/>
  </w:num>
  <w:num w:numId="152" w16cid:durableId="2058892713">
    <w:abstractNumId w:val="222"/>
  </w:num>
  <w:num w:numId="153" w16cid:durableId="517163290">
    <w:abstractNumId w:val="177"/>
  </w:num>
  <w:num w:numId="154" w16cid:durableId="2052340607">
    <w:abstractNumId w:val="122"/>
  </w:num>
  <w:num w:numId="155" w16cid:durableId="927692569">
    <w:abstractNumId w:val="206"/>
  </w:num>
  <w:num w:numId="156" w16cid:durableId="350618303">
    <w:abstractNumId w:val="7"/>
  </w:num>
  <w:num w:numId="157" w16cid:durableId="1539202003">
    <w:abstractNumId w:val="36"/>
  </w:num>
  <w:num w:numId="158" w16cid:durableId="1927952699">
    <w:abstractNumId w:val="265"/>
  </w:num>
  <w:num w:numId="159" w16cid:durableId="313606454">
    <w:abstractNumId w:val="312"/>
  </w:num>
  <w:num w:numId="160" w16cid:durableId="1905751463">
    <w:abstractNumId w:val="236"/>
  </w:num>
  <w:num w:numId="161" w16cid:durableId="1020936174">
    <w:abstractNumId w:val="279"/>
  </w:num>
  <w:num w:numId="162" w16cid:durableId="109978418">
    <w:abstractNumId w:val="354"/>
  </w:num>
  <w:num w:numId="163" w16cid:durableId="619454021">
    <w:abstractNumId w:val="314"/>
  </w:num>
  <w:num w:numId="164" w16cid:durableId="1440297999">
    <w:abstractNumId w:val="288"/>
  </w:num>
  <w:num w:numId="165" w16cid:durableId="2035959313">
    <w:abstractNumId w:val="183"/>
  </w:num>
  <w:num w:numId="166" w16cid:durableId="241306050">
    <w:abstractNumId w:val="355"/>
  </w:num>
  <w:num w:numId="167" w16cid:durableId="1319992091">
    <w:abstractNumId w:val="82"/>
  </w:num>
  <w:num w:numId="168" w16cid:durableId="1779984466">
    <w:abstractNumId w:val="232"/>
  </w:num>
  <w:num w:numId="169" w16cid:durableId="1291521627">
    <w:abstractNumId w:val="261"/>
  </w:num>
  <w:num w:numId="170" w16cid:durableId="1049261040">
    <w:abstractNumId w:val="9"/>
  </w:num>
  <w:num w:numId="171" w16cid:durableId="824273499">
    <w:abstractNumId w:val="169"/>
  </w:num>
  <w:num w:numId="172" w16cid:durableId="1552497203">
    <w:abstractNumId w:val="289"/>
  </w:num>
  <w:num w:numId="173" w16cid:durableId="105080102">
    <w:abstractNumId w:val="128"/>
  </w:num>
  <w:num w:numId="174" w16cid:durableId="736560498">
    <w:abstractNumId w:val="119"/>
  </w:num>
  <w:num w:numId="175" w16cid:durableId="1063136621">
    <w:abstractNumId w:val="349"/>
  </w:num>
  <w:num w:numId="176" w16cid:durableId="1846018686">
    <w:abstractNumId w:val="235"/>
  </w:num>
  <w:num w:numId="177" w16cid:durableId="1895391819">
    <w:abstractNumId w:val="80"/>
  </w:num>
  <w:num w:numId="178" w16cid:durableId="1384283236">
    <w:abstractNumId w:val="285"/>
  </w:num>
  <w:num w:numId="179" w16cid:durableId="1472938579">
    <w:abstractNumId w:val="133"/>
  </w:num>
  <w:num w:numId="180" w16cid:durableId="408961923">
    <w:abstractNumId w:val="178"/>
  </w:num>
  <w:num w:numId="181" w16cid:durableId="1061101298">
    <w:abstractNumId w:val="233"/>
  </w:num>
  <w:num w:numId="182" w16cid:durableId="796336886">
    <w:abstractNumId w:val="304"/>
  </w:num>
  <w:num w:numId="183" w16cid:durableId="2146582475">
    <w:abstractNumId w:val="4"/>
  </w:num>
  <w:num w:numId="184" w16cid:durableId="948584429">
    <w:abstractNumId w:val="97"/>
  </w:num>
  <w:num w:numId="185" w16cid:durableId="1115058106">
    <w:abstractNumId w:val="321"/>
  </w:num>
  <w:num w:numId="186" w16cid:durableId="1595279042">
    <w:abstractNumId w:val="335"/>
  </w:num>
  <w:num w:numId="187" w16cid:durableId="460853578">
    <w:abstractNumId w:val="331"/>
  </w:num>
  <w:num w:numId="188" w16cid:durableId="818962155">
    <w:abstractNumId w:val="159"/>
  </w:num>
  <w:num w:numId="189" w16cid:durableId="1998458178">
    <w:abstractNumId w:val="243"/>
  </w:num>
  <w:num w:numId="190" w16cid:durableId="1100032779">
    <w:abstractNumId w:val="41"/>
  </w:num>
  <w:num w:numId="191" w16cid:durableId="2048482786">
    <w:abstractNumId w:val="132"/>
  </w:num>
  <w:num w:numId="192" w16cid:durableId="1671056064">
    <w:abstractNumId w:val="313"/>
  </w:num>
  <w:num w:numId="193" w16cid:durableId="969213460">
    <w:abstractNumId w:val="297"/>
  </w:num>
  <w:num w:numId="194" w16cid:durableId="586621936">
    <w:abstractNumId w:val="296"/>
  </w:num>
  <w:num w:numId="195" w16cid:durableId="754861403">
    <w:abstractNumId w:val="272"/>
  </w:num>
  <w:num w:numId="196" w16cid:durableId="432094780">
    <w:abstractNumId w:val="229"/>
  </w:num>
  <w:num w:numId="197" w16cid:durableId="918440458">
    <w:abstractNumId w:val="155"/>
  </w:num>
  <w:num w:numId="198" w16cid:durableId="1679120343">
    <w:abstractNumId w:val="42"/>
  </w:num>
  <w:num w:numId="199" w16cid:durableId="779254573">
    <w:abstractNumId w:val="189"/>
  </w:num>
  <w:num w:numId="200" w16cid:durableId="878738587">
    <w:abstractNumId w:val="105"/>
  </w:num>
  <w:num w:numId="201" w16cid:durableId="1874533837">
    <w:abstractNumId w:val="22"/>
  </w:num>
  <w:num w:numId="202" w16cid:durableId="117070498">
    <w:abstractNumId w:val="193"/>
  </w:num>
  <w:num w:numId="203" w16cid:durableId="1297298456">
    <w:abstractNumId w:val="208"/>
  </w:num>
  <w:num w:numId="204" w16cid:durableId="506140734">
    <w:abstractNumId w:val="121"/>
  </w:num>
  <w:num w:numId="205" w16cid:durableId="1713383005">
    <w:abstractNumId w:val="292"/>
  </w:num>
  <w:num w:numId="206" w16cid:durableId="414322272">
    <w:abstractNumId w:val="115"/>
  </w:num>
  <w:num w:numId="207" w16cid:durableId="1479684923">
    <w:abstractNumId w:val="176"/>
  </w:num>
  <w:num w:numId="208" w16cid:durableId="2131822345">
    <w:abstractNumId w:val="194"/>
  </w:num>
  <w:num w:numId="209" w16cid:durableId="727342258">
    <w:abstractNumId w:val="362"/>
  </w:num>
  <w:num w:numId="210" w16cid:durableId="594217653">
    <w:abstractNumId w:val="20"/>
  </w:num>
  <w:num w:numId="211" w16cid:durableId="893005015">
    <w:abstractNumId w:val="31"/>
  </w:num>
  <w:num w:numId="212" w16cid:durableId="1536310383">
    <w:abstractNumId w:val="295"/>
  </w:num>
  <w:num w:numId="213" w16cid:durableId="656151311">
    <w:abstractNumId w:val="127"/>
  </w:num>
  <w:num w:numId="214" w16cid:durableId="1377974873">
    <w:abstractNumId w:val="55"/>
  </w:num>
  <w:num w:numId="215" w16cid:durableId="491264355">
    <w:abstractNumId w:val="25"/>
  </w:num>
  <w:num w:numId="216" w16cid:durableId="1225793775">
    <w:abstractNumId w:val="198"/>
  </w:num>
  <w:num w:numId="217" w16cid:durableId="149637955">
    <w:abstractNumId w:val="8"/>
  </w:num>
  <w:num w:numId="218" w16cid:durableId="577835902">
    <w:abstractNumId w:val="60"/>
  </w:num>
  <w:num w:numId="219" w16cid:durableId="106315998">
    <w:abstractNumId w:val="5"/>
  </w:num>
  <w:num w:numId="220" w16cid:durableId="1997106265">
    <w:abstractNumId w:val="163"/>
  </w:num>
  <w:num w:numId="221" w16cid:durableId="215550230">
    <w:abstractNumId w:val="114"/>
  </w:num>
  <w:num w:numId="222" w16cid:durableId="1848594085">
    <w:abstractNumId w:val="191"/>
  </w:num>
  <w:num w:numId="223" w16cid:durableId="478234640">
    <w:abstractNumId w:val="325"/>
  </w:num>
  <w:num w:numId="224" w16cid:durableId="268704927">
    <w:abstractNumId w:val="333"/>
  </w:num>
  <w:num w:numId="225" w16cid:durableId="508563682">
    <w:abstractNumId w:val="95"/>
  </w:num>
  <w:num w:numId="226" w16cid:durableId="2018341789">
    <w:abstractNumId w:val="227"/>
  </w:num>
  <w:num w:numId="227" w16cid:durableId="538905677">
    <w:abstractNumId w:val="359"/>
  </w:num>
  <w:num w:numId="228" w16cid:durableId="1346129019">
    <w:abstractNumId w:val="173"/>
  </w:num>
  <w:num w:numId="229" w16cid:durableId="849832096">
    <w:abstractNumId w:val="276"/>
  </w:num>
  <w:num w:numId="230" w16cid:durableId="1589270271">
    <w:abstractNumId w:val="94"/>
  </w:num>
  <w:num w:numId="231" w16cid:durableId="1422027084">
    <w:abstractNumId w:val="147"/>
  </w:num>
  <w:num w:numId="232" w16cid:durableId="886572706">
    <w:abstractNumId w:val="153"/>
  </w:num>
  <w:num w:numId="233" w16cid:durableId="1701395028">
    <w:abstractNumId w:val="212"/>
  </w:num>
  <w:num w:numId="234" w16cid:durableId="559832061">
    <w:abstractNumId w:val="185"/>
  </w:num>
  <w:num w:numId="235" w16cid:durableId="1354569792">
    <w:abstractNumId w:val="81"/>
  </w:num>
  <w:num w:numId="236" w16cid:durableId="1653607105">
    <w:abstractNumId w:val="64"/>
  </w:num>
  <w:num w:numId="237" w16cid:durableId="919362856">
    <w:abstractNumId w:val="273"/>
  </w:num>
  <w:num w:numId="238" w16cid:durableId="65038598">
    <w:abstractNumId w:val="263"/>
  </w:num>
  <w:num w:numId="239" w16cid:durableId="80685281">
    <w:abstractNumId w:val="328"/>
  </w:num>
  <w:num w:numId="240" w16cid:durableId="611328344">
    <w:abstractNumId w:val="33"/>
  </w:num>
  <w:num w:numId="241" w16cid:durableId="1686639849">
    <w:abstractNumId w:val="245"/>
  </w:num>
  <w:num w:numId="242" w16cid:durableId="653148954">
    <w:abstractNumId w:val="327"/>
  </w:num>
  <w:num w:numId="243" w16cid:durableId="143933364">
    <w:abstractNumId w:val="207"/>
  </w:num>
  <w:num w:numId="244" w16cid:durableId="2071731085">
    <w:abstractNumId w:val="100"/>
  </w:num>
  <w:num w:numId="245" w16cid:durableId="1927886560">
    <w:abstractNumId w:val="226"/>
  </w:num>
  <w:num w:numId="246" w16cid:durableId="243802683">
    <w:abstractNumId w:val="10"/>
  </w:num>
  <w:num w:numId="247" w16cid:durableId="834416595">
    <w:abstractNumId w:val="58"/>
  </w:num>
  <w:num w:numId="248" w16cid:durableId="1413893526">
    <w:abstractNumId w:val="3"/>
  </w:num>
  <w:num w:numId="249" w16cid:durableId="271518553">
    <w:abstractNumId w:val="28"/>
  </w:num>
  <w:num w:numId="250" w16cid:durableId="951671862">
    <w:abstractNumId w:val="166"/>
  </w:num>
  <w:num w:numId="251" w16cid:durableId="395709417">
    <w:abstractNumId w:val="252"/>
  </w:num>
  <w:num w:numId="252" w16cid:durableId="1607694890">
    <w:abstractNumId w:val="228"/>
  </w:num>
  <w:num w:numId="253" w16cid:durableId="138546404">
    <w:abstractNumId w:val="221"/>
  </w:num>
  <w:num w:numId="254" w16cid:durableId="380442306">
    <w:abstractNumId w:val="342"/>
  </w:num>
  <w:num w:numId="255" w16cid:durableId="1016033639">
    <w:abstractNumId w:val="260"/>
  </w:num>
  <w:num w:numId="256" w16cid:durableId="537862161">
    <w:abstractNumId w:val="2"/>
  </w:num>
  <w:num w:numId="257" w16cid:durableId="92743930">
    <w:abstractNumId w:val="363"/>
  </w:num>
  <w:num w:numId="258" w16cid:durableId="1177420643">
    <w:abstractNumId w:val="305"/>
  </w:num>
  <w:num w:numId="259" w16cid:durableId="1251505590">
    <w:abstractNumId w:val="181"/>
  </w:num>
  <w:num w:numId="260" w16cid:durableId="693579720">
    <w:abstractNumId w:val="130"/>
  </w:num>
  <w:num w:numId="261" w16cid:durableId="1442988826">
    <w:abstractNumId w:val="326"/>
  </w:num>
  <w:num w:numId="262" w16cid:durableId="1820263418">
    <w:abstractNumId w:val="255"/>
  </w:num>
  <w:num w:numId="263" w16cid:durableId="211239309">
    <w:abstractNumId w:val="56"/>
  </w:num>
  <w:num w:numId="264" w16cid:durableId="1463428044">
    <w:abstractNumId w:val="59"/>
  </w:num>
  <w:num w:numId="265" w16cid:durableId="229654168">
    <w:abstractNumId w:val="90"/>
  </w:num>
  <w:num w:numId="266" w16cid:durableId="677191515">
    <w:abstractNumId w:val="337"/>
  </w:num>
  <w:num w:numId="267" w16cid:durableId="867453748">
    <w:abstractNumId w:val="138"/>
  </w:num>
  <w:num w:numId="268" w16cid:durableId="585070664">
    <w:abstractNumId w:val="311"/>
  </w:num>
  <w:num w:numId="269" w16cid:durableId="1568879837">
    <w:abstractNumId w:val="168"/>
  </w:num>
  <w:num w:numId="270" w16cid:durableId="1427964324">
    <w:abstractNumId w:val="156"/>
  </w:num>
  <w:num w:numId="271" w16cid:durableId="1089502740">
    <w:abstractNumId w:val="16"/>
  </w:num>
  <w:num w:numId="272" w16cid:durableId="137308370">
    <w:abstractNumId w:val="249"/>
  </w:num>
  <w:num w:numId="273" w16cid:durableId="323820872">
    <w:abstractNumId w:val="323"/>
  </w:num>
  <w:num w:numId="274" w16cid:durableId="1540705508">
    <w:abstractNumId w:val="341"/>
  </w:num>
  <w:num w:numId="275" w16cid:durableId="891962434">
    <w:abstractNumId w:val="54"/>
  </w:num>
  <w:num w:numId="276" w16cid:durableId="1139959476">
    <w:abstractNumId w:val="66"/>
  </w:num>
  <w:num w:numId="277" w16cid:durableId="598564479">
    <w:abstractNumId w:val="284"/>
  </w:num>
  <w:num w:numId="278" w16cid:durableId="1269850250">
    <w:abstractNumId w:val="52"/>
  </w:num>
  <w:num w:numId="279" w16cid:durableId="1246526239">
    <w:abstractNumId w:val="319"/>
  </w:num>
  <w:num w:numId="280" w16cid:durableId="793330397">
    <w:abstractNumId w:val="39"/>
  </w:num>
  <w:num w:numId="281" w16cid:durableId="349188981">
    <w:abstractNumId w:val="152"/>
  </w:num>
  <w:num w:numId="282" w16cid:durableId="1175531999">
    <w:abstractNumId w:val="358"/>
  </w:num>
  <w:num w:numId="283" w16cid:durableId="986471147">
    <w:abstractNumId w:val="299"/>
  </w:num>
  <w:num w:numId="284" w16cid:durableId="1240096959">
    <w:abstractNumId w:val="187"/>
  </w:num>
  <w:num w:numId="285" w16cid:durableId="1723672875">
    <w:abstractNumId w:val="11"/>
  </w:num>
  <w:num w:numId="286" w16cid:durableId="229271910">
    <w:abstractNumId w:val="13"/>
  </w:num>
  <w:num w:numId="287" w16cid:durableId="1810706305">
    <w:abstractNumId w:val="220"/>
  </w:num>
  <w:num w:numId="288" w16cid:durableId="1327977798">
    <w:abstractNumId w:val="18"/>
  </w:num>
  <w:num w:numId="289" w16cid:durableId="190924930">
    <w:abstractNumId w:val="246"/>
  </w:num>
  <w:num w:numId="290" w16cid:durableId="90440435">
    <w:abstractNumId w:val="74"/>
  </w:num>
  <w:num w:numId="291" w16cid:durableId="1476489478">
    <w:abstractNumId w:val="134"/>
  </w:num>
  <w:num w:numId="292" w16cid:durableId="1766222336">
    <w:abstractNumId w:val="213"/>
  </w:num>
  <w:num w:numId="293" w16cid:durableId="1334989576">
    <w:abstractNumId w:val="62"/>
  </w:num>
  <w:num w:numId="294" w16cid:durableId="1033337804">
    <w:abstractNumId w:val="204"/>
  </w:num>
  <w:num w:numId="295" w16cid:durableId="1562864534">
    <w:abstractNumId w:val="0"/>
  </w:num>
  <w:num w:numId="296" w16cid:durableId="847790173">
    <w:abstractNumId w:val="353"/>
  </w:num>
  <w:num w:numId="297" w16cid:durableId="177161919">
    <w:abstractNumId w:val="111"/>
  </w:num>
  <w:num w:numId="298" w16cid:durableId="948858001">
    <w:abstractNumId w:val="73"/>
  </w:num>
  <w:num w:numId="299" w16cid:durableId="1923835167">
    <w:abstractNumId w:val="21"/>
  </w:num>
  <w:num w:numId="300" w16cid:durableId="1145704830">
    <w:abstractNumId w:val="19"/>
  </w:num>
  <w:num w:numId="301" w16cid:durableId="1657341714">
    <w:abstractNumId w:val="48"/>
  </w:num>
  <w:num w:numId="302" w16cid:durableId="626547446">
    <w:abstractNumId w:val="298"/>
  </w:num>
  <w:num w:numId="303" w16cid:durableId="474445901">
    <w:abstractNumId w:val="303"/>
  </w:num>
  <w:num w:numId="304" w16cid:durableId="1022586399">
    <w:abstractNumId w:val="188"/>
  </w:num>
  <w:num w:numId="305" w16cid:durableId="800147005">
    <w:abstractNumId w:val="158"/>
  </w:num>
  <w:num w:numId="306" w16cid:durableId="1118910336">
    <w:abstractNumId w:val="109"/>
  </w:num>
  <w:num w:numId="307" w16cid:durableId="2009627222">
    <w:abstractNumId w:val="72"/>
  </w:num>
  <w:num w:numId="308" w16cid:durableId="48576109">
    <w:abstractNumId w:val="339"/>
  </w:num>
  <w:num w:numId="309" w16cid:durableId="1010597545">
    <w:abstractNumId w:val="199"/>
  </w:num>
  <w:num w:numId="310" w16cid:durableId="1449396175">
    <w:abstractNumId w:val="270"/>
  </w:num>
  <w:num w:numId="311" w16cid:durableId="934168747">
    <w:abstractNumId w:val="143"/>
  </w:num>
  <w:num w:numId="312" w16cid:durableId="1103065703">
    <w:abstractNumId w:val="44"/>
  </w:num>
  <w:num w:numId="313" w16cid:durableId="1582563410">
    <w:abstractNumId w:val="248"/>
  </w:num>
  <w:num w:numId="314" w16cid:durableId="1888712381">
    <w:abstractNumId w:val="86"/>
  </w:num>
  <w:num w:numId="315" w16cid:durableId="920984269">
    <w:abstractNumId w:val="209"/>
  </w:num>
  <w:num w:numId="316" w16cid:durableId="1163161636">
    <w:abstractNumId w:val="135"/>
  </w:num>
  <w:num w:numId="317" w16cid:durableId="1253666427">
    <w:abstractNumId w:val="257"/>
  </w:num>
  <w:num w:numId="318" w16cid:durableId="948588928">
    <w:abstractNumId w:val="117"/>
  </w:num>
  <w:num w:numId="319" w16cid:durableId="1001160110">
    <w:abstractNumId w:val="101"/>
  </w:num>
  <w:num w:numId="320" w16cid:durableId="528417862">
    <w:abstractNumId w:val="346"/>
  </w:num>
  <w:num w:numId="321" w16cid:durableId="1580360518">
    <w:abstractNumId w:val="366"/>
  </w:num>
  <w:num w:numId="322" w16cid:durableId="669605805">
    <w:abstractNumId w:val="223"/>
  </w:num>
  <w:num w:numId="323" w16cid:durableId="1397782894">
    <w:abstractNumId w:val="278"/>
  </w:num>
  <w:num w:numId="324" w16cid:durableId="1647126019">
    <w:abstractNumId w:val="343"/>
  </w:num>
  <w:num w:numId="325" w16cid:durableId="1347369420">
    <w:abstractNumId w:val="274"/>
  </w:num>
  <w:num w:numId="326" w16cid:durableId="386026318">
    <w:abstractNumId w:val="280"/>
  </w:num>
  <w:num w:numId="327" w16cid:durableId="1568757974">
    <w:abstractNumId w:val="103"/>
  </w:num>
  <w:num w:numId="328" w16cid:durableId="1239905961">
    <w:abstractNumId w:val="277"/>
  </w:num>
  <w:num w:numId="329" w16cid:durableId="539829343">
    <w:abstractNumId w:val="148"/>
  </w:num>
  <w:num w:numId="330" w16cid:durableId="756903282">
    <w:abstractNumId w:val="219"/>
  </w:num>
  <w:num w:numId="331" w16cid:durableId="1039008609">
    <w:abstractNumId w:val="49"/>
  </w:num>
  <w:num w:numId="332" w16cid:durableId="722101219">
    <w:abstractNumId w:val="93"/>
  </w:num>
  <w:num w:numId="333" w16cid:durableId="754279552">
    <w:abstractNumId w:val="205"/>
  </w:num>
  <w:num w:numId="334" w16cid:durableId="1086608651">
    <w:abstractNumId w:val="175"/>
  </w:num>
  <w:num w:numId="335" w16cid:durableId="1138885662">
    <w:abstractNumId w:val="322"/>
  </w:num>
  <w:num w:numId="336" w16cid:durableId="209003502">
    <w:abstractNumId w:val="352"/>
  </w:num>
  <w:num w:numId="337" w16cid:durableId="604456733">
    <w:abstractNumId w:val="110"/>
  </w:num>
  <w:num w:numId="338" w16cid:durableId="1280605231">
    <w:abstractNumId w:val="365"/>
  </w:num>
  <w:num w:numId="339" w16cid:durableId="1807506229">
    <w:abstractNumId w:val="271"/>
  </w:num>
  <w:num w:numId="340" w16cid:durableId="2054453271">
    <w:abstractNumId w:val="269"/>
  </w:num>
  <w:num w:numId="341" w16cid:durableId="874804383">
    <w:abstractNumId w:val="242"/>
  </w:num>
  <w:num w:numId="342" w16cid:durableId="616252499">
    <w:abstractNumId w:val="266"/>
  </w:num>
  <w:num w:numId="343" w16cid:durableId="1925410028">
    <w:abstractNumId w:val="247"/>
  </w:num>
  <w:num w:numId="344" w16cid:durableId="1089274597">
    <w:abstractNumId w:val="240"/>
  </w:num>
  <w:num w:numId="345" w16cid:durableId="1634824864">
    <w:abstractNumId w:val="131"/>
  </w:num>
  <w:num w:numId="346" w16cid:durableId="2065905190">
    <w:abstractNumId w:val="61"/>
  </w:num>
  <w:num w:numId="347" w16cid:durableId="248540517">
    <w:abstractNumId w:val="348"/>
  </w:num>
  <w:num w:numId="348" w16cid:durableId="415246308">
    <w:abstractNumId w:val="367"/>
  </w:num>
  <w:num w:numId="349" w16cid:durableId="948049060">
    <w:abstractNumId w:val="46"/>
  </w:num>
  <w:num w:numId="350" w16cid:durableId="1397437656">
    <w:abstractNumId w:val="17"/>
  </w:num>
  <w:num w:numId="351" w16cid:durableId="687410217">
    <w:abstractNumId w:val="112"/>
  </w:num>
  <w:num w:numId="352" w16cid:durableId="73743445">
    <w:abstractNumId w:val="230"/>
  </w:num>
  <w:num w:numId="353" w16cid:durableId="793063334">
    <w:abstractNumId w:val="157"/>
  </w:num>
  <w:num w:numId="354" w16cid:durableId="1622955456">
    <w:abstractNumId w:val="334"/>
  </w:num>
  <w:num w:numId="355" w16cid:durableId="683285124">
    <w:abstractNumId w:val="360"/>
  </w:num>
  <w:num w:numId="356" w16cid:durableId="801120207">
    <w:abstractNumId w:val="26"/>
  </w:num>
  <w:num w:numId="357" w16cid:durableId="102000042">
    <w:abstractNumId w:val="35"/>
  </w:num>
  <w:num w:numId="358" w16cid:durableId="1318878345">
    <w:abstractNumId w:val="264"/>
  </w:num>
  <w:num w:numId="359" w16cid:durableId="683634675">
    <w:abstractNumId w:val="70"/>
  </w:num>
  <w:num w:numId="360" w16cid:durableId="134615355">
    <w:abstractNumId w:val="145"/>
  </w:num>
  <w:num w:numId="361" w16cid:durableId="615257855">
    <w:abstractNumId w:val="356"/>
  </w:num>
  <w:num w:numId="362" w16cid:durableId="1348868100">
    <w:abstractNumId w:val="1"/>
  </w:num>
  <w:num w:numId="363" w16cid:durableId="175845215">
    <w:abstractNumId w:val="50"/>
  </w:num>
  <w:num w:numId="364" w16cid:durableId="900557973">
    <w:abstractNumId w:val="250"/>
  </w:num>
  <w:num w:numId="365" w16cid:durableId="1620992366">
    <w:abstractNumId w:val="351"/>
  </w:num>
  <w:num w:numId="366" w16cid:durableId="1880388856">
    <w:abstractNumId w:val="137"/>
  </w:num>
  <w:num w:numId="367" w16cid:durableId="1935702495">
    <w:abstractNumId w:val="182"/>
  </w:num>
  <w:num w:numId="368" w16cid:durableId="116342246">
    <w:abstractNumId w:val="25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embedTrueTypeFonts/>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5C6"/>
    <w:rsid w:val="00000B04"/>
    <w:rsid w:val="00000BE3"/>
    <w:rsid w:val="00000F21"/>
    <w:rsid w:val="00000FD1"/>
    <w:rsid w:val="00000FE5"/>
    <w:rsid w:val="000013FB"/>
    <w:rsid w:val="00001412"/>
    <w:rsid w:val="00001837"/>
    <w:rsid w:val="00001E9B"/>
    <w:rsid w:val="00001F20"/>
    <w:rsid w:val="00001FDC"/>
    <w:rsid w:val="00002554"/>
    <w:rsid w:val="00003205"/>
    <w:rsid w:val="0000335D"/>
    <w:rsid w:val="000035BD"/>
    <w:rsid w:val="00003CB4"/>
    <w:rsid w:val="00003D02"/>
    <w:rsid w:val="00003DB8"/>
    <w:rsid w:val="000040B2"/>
    <w:rsid w:val="00004433"/>
    <w:rsid w:val="000046A2"/>
    <w:rsid w:val="000046E8"/>
    <w:rsid w:val="00004838"/>
    <w:rsid w:val="00004AA5"/>
    <w:rsid w:val="00004E97"/>
    <w:rsid w:val="00005109"/>
    <w:rsid w:val="0000516D"/>
    <w:rsid w:val="0000592B"/>
    <w:rsid w:val="00005FF8"/>
    <w:rsid w:val="000065BA"/>
    <w:rsid w:val="0000670E"/>
    <w:rsid w:val="00006897"/>
    <w:rsid w:val="00006E5C"/>
    <w:rsid w:val="00006F4E"/>
    <w:rsid w:val="0000700E"/>
    <w:rsid w:val="0000723A"/>
    <w:rsid w:val="000072C8"/>
    <w:rsid w:val="000073EB"/>
    <w:rsid w:val="000074D8"/>
    <w:rsid w:val="000079AE"/>
    <w:rsid w:val="000079CF"/>
    <w:rsid w:val="00007E93"/>
    <w:rsid w:val="00010074"/>
    <w:rsid w:val="0001056B"/>
    <w:rsid w:val="000105B3"/>
    <w:rsid w:val="0001077A"/>
    <w:rsid w:val="00010815"/>
    <w:rsid w:val="00010EF7"/>
    <w:rsid w:val="00010F6B"/>
    <w:rsid w:val="00010FFD"/>
    <w:rsid w:val="0001153D"/>
    <w:rsid w:val="00011582"/>
    <w:rsid w:val="000115BD"/>
    <w:rsid w:val="00011AD1"/>
    <w:rsid w:val="00011D88"/>
    <w:rsid w:val="0001231B"/>
    <w:rsid w:val="00012320"/>
    <w:rsid w:val="000125B3"/>
    <w:rsid w:val="000125D8"/>
    <w:rsid w:val="0001284D"/>
    <w:rsid w:val="00013674"/>
    <w:rsid w:val="0001379F"/>
    <w:rsid w:val="00013843"/>
    <w:rsid w:val="00013A30"/>
    <w:rsid w:val="00013C40"/>
    <w:rsid w:val="00013DF6"/>
    <w:rsid w:val="00013FD8"/>
    <w:rsid w:val="0001416F"/>
    <w:rsid w:val="00014428"/>
    <w:rsid w:val="0001456E"/>
    <w:rsid w:val="000145BF"/>
    <w:rsid w:val="000148F5"/>
    <w:rsid w:val="000148FC"/>
    <w:rsid w:val="00014A37"/>
    <w:rsid w:val="00014BC2"/>
    <w:rsid w:val="00014E2D"/>
    <w:rsid w:val="00015477"/>
    <w:rsid w:val="000155F8"/>
    <w:rsid w:val="000161C4"/>
    <w:rsid w:val="0001626B"/>
    <w:rsid w:val="000162BC"/>
    <w:rsid w:val="000163F2"/>
    <w:rsid w:val="00016409"/>
    <w:rsid w:val="000164BD"/>
    <w:rsid w:val="00016948"/>
    <w:rsid w:val="00016C39"/>
    <w:rsid w:val="0001749D"/>
    <w:rsid w:val="00017517"/>
    <w:rsid w:val="000176E1"/>
    <w:rsid w:val="00017F04"/>
    <w:rsid w:val="00017FFA"/>
    <w:rsid w:val="00020102"/>
    <w:rsid w:val="000203A7"/>
    <w:rsid w:val="00020404"/>
    <w:rsid w:val="0002052A"/>
    <w:rsid w:val="0002054D"/>
    <w:rsid w:val="000206D6"/>
    <w:rsid w:val="00020932"/>
    <w:rsid w:val="000209A1"/>
    <w:rsid w:val="000209EE"/>
    <w:rsid w:val="00021088"/>
    <w:rsid w:val="00021C2D"/>
    <w:rsid w:val="00021F5F"/>
    <w:rsid w:val="00022946"/>
    <w:rsid w:val="0002299B"/>
    <w:rsid w:val="00022BA3"/>
    <w:rsid w:val="00022CD5"/>
    <w:rsid w:val="00022D1B"/>
    <w:rsid w:val="00022ECC"/>
    <w:rsid w:val="00022F49"/>
    <w:rsid w:val="00022F88"/>
    <w:rsid w:val="00022FAD"/>
    <w:rsid w:val="0002308E"/>
    <w:rsid w:val="000232F8"/>
    <w:rsid w:val="00023645"/>
    <w:rsid w:val="000238BE"/>
    <w:rsid w:val="000238C4"/>
    <w:rsid w:val="00023AE0"/>
    <w:rsid w:val="00023F98"/>
    <w:rsid w:val="000243E5"/>
    <w:rsid w:val="00024D34"/>
    <w:rsid w:val="00024FC0"/>
    <w:rsid w:val="0002500F"/>
    <w:rsid w:val="00025082"/>
    <w:rsid w:val="000254E7"/>
    <w:rsid w:val="00025CD9"/>
    <w:rsid w:val="00025F12"/>
    <w:rsid w:val="000261C4"/>
    <w:rsid w:val="00026382"/>
    <w:rsid w:val="00026A5B"/>
    <w:rsid w:val="000273E0"/>
    <w:rsid w:val="00027749"/>
    <w:rsid w:val="00027841"/>
    <w:rsid w:val="0002799D"/>
    <w:rsid w:val="0003041E"/>
    <w:rsid w:val="00030759"/>
    <w:rsid w:val="00030B76"/>
    <w:rsid w:val="00030B9A"/>
    <w:rsid w:val="00030D53"/>
    <w:rsid w:val="00030F3C"/>
    <w:rsid w:val="0003116C"/>
    <w:rsid w:val="000311B8"/>
    <w:rsid w:val="00031894"/>
    <w:rsid w:val="000318E2"/>
    <w:rsid w:val="00031A4C"/>
    <w:rsid w:val="000322F8"/>
    <w:rsid w:val="00032735"/>
    <w:rsid w:val="000328A8"/>
    <w:rsid w:val="00032BCE"/>
    <w:rsid w:val="00033065"/>
    <w:rsid w:val="0003343C"/>
    <w:rsid w:val="00033468"/>
    <w:rsid w:val="00033AA9"/>
    <w:rsid w:val="00033DC8"/>
    <w:rsid w:val="00033E98"/>
    <w:rsid w:val="00033F88"/>
    <w:rsid w:val="00034099"/>
    <w:rsid w:val="000346A7"/>
    <w:rsid w:val="000347F4"/>
    <w:rsid w:val="00035082"/>
    <w:rsid w:val="000352B9"/>
    <w:rsid w:val="00036017"/>
    <w:rsid w:val="00036059"/>
    <w:rsid w:val="000364C8"/>
    <w:rsid w:val="000364E3"/>
    <w:rsid w:val="0003657E"/>
    <w:rsid w:val="000365F5"/>
    <w:rsid w:val="000369A4"/>
    <w:rsid w:val="00036F9D"/>
    <w:rsid w:val="00037182"/>
    <w:rsid w:val="000376E5"/>
    <w:rsid w:val="0003792A"/>
    <w:rsid w:val="00037DFE"/>
    <w:rsid w:val="00040061"/>
    <w:rsid w:val="0004066F"/>
    <w:rsid w:val="0004088E"/>
    <w:rsid w:val="00040BBE"/>
    <w:rsid w:val="00040E07"/>
    <w:rsid w:val="00040EE6"/>
    <w:rsid w:val="00041247"/>
    <w:rsid w:val="00041569"/>
    <w:rsid w:val="00041CB5"/>
    <w:rsid w:val="0004205D"/>
    <w:rsid w:val="000424CC"/>
    <w:rsid w:val="000426CB"/>
    <w:rsid w:val="000429E0"/>
    <w:rsid w:val="000429FB"/>
    <w:rsid w:val="00042A10"/>
    <w:rsid w:val="00042AF1"/>
    <w:rsid w:val="00042B4A"/>
    <w:rsid w:val="00042FE2"/>
    <w:rsid w:val="000435C6"/>
    <w:rsid w:val="00043D0F"/>
    <w:rsid w:val="00043DD0"/>
    <w:rsid w:val="00043FE6"/>
    <w:rsid w:val="000441B1"/>
    <w:rsid w:val="00044330"/>
    <w:rsid w:val="000444E8"/>
    <w:rsid w:val="0004456E"/>
    <w:rsid w:val="000445B4"/>
    <w:rsid w:val="0004493B"/>
    <w:rsid w:val="00044BE6"/>
    <w:rsid w:val="00044C6C"/>
    <w:rsid w:val="00044E6B"/>
    <w:rsid w:val="000450A5"/>
    <w:rsid w:val="0004548D"/>
    <w:rsid w:val="000456EC"/>
    <w:rsid w:val="000459A2"/>
    <w:rsid w:val="00045D7E"/>
    <w:rsid w:val="00046141"/>
    <w:rsid w:val="0004648F"/>
    <w:rsid w:val="00046C9E"/>
    <w:rsid w:val="000470FA"/>
    <w:rsid w:val="00047A00"/>
    <w:rsid w:val="00047BFC"/>
    <w:rsid w:val="00047BFF"/>
    <w:rsid w:val="00050115"/>
    <w:rsid w:val="00050247"/>
    <w:rsid w:val="00050337"/>
    <w:rsid w:val="00050795"/>
    <w:rsid w:val="00050846"/>
    <w:rsid w:val="00051024"/>
    <w:rsid w:val="000511B7"/>
    <w:rsid w:val="0005132B"/>
    <w:rsid w:val="00051616"/>
    <w:rsid w:val="00051650"/>
    <w:rsid w:val="00051838"/>
    <w:rsid w:val="000519D5"/>
    <w:rsid w:val="00051C9B"/>
    <w:rsid w:val="00051DCD"/>
    <w:rsid w:val="000520B4"/>
    <w:rsid w:val="0005216E"/>
    <w:rsid w:val="000522D8"/>
    <w:rsid w:val="0005260B"/>
    <w:rsid w:val="00052747"/>
    <w:rsid w:val="000527D0"/>
    <w:rsid w:val="0005281B"/>
    <w:rsid w:val="00052C16"/>
    <w:rsid w:val="00052D33"/>
    <w:rsid w:val="00053017"/>
    <w:rsid w:val="00053092"/>
    <w:rsid w:val="000532EB"/>
    <w:rsid w:val="0005444C"/>
    <w:rsid w:val="000545BD"/>
    <w:rsid w:val="000545D0"/>
    <w:rsid w:val="0005493B"/>
    <w:rsid w:val="00054F3E"/>
    <w:rsid w:val="0005504B"/>
    <w:rsid w:val="00055130"/>
    <w:rsid w:val="00055408"/>
    <w:rsid w:val="0005546F"/>
    <w:rsid w:val="000555A4"/>
    <w:rsid w:val="0005618E"/>
    <w:rsid w:val="00056698"/>
    <w:rsid w:val="00056716"/>
    <w:rsid w:val="00056826"/>
    <w:rsid w:val="000568B1"/>
    <w:rsid w:val="00056A95"/>
    <w:rsid w:val="00056CD5"/>
    <w:rsid w:val="00056D24"/>
    <w:rsid w:val="00057299"/>
    <w:rsid w:val="00057B6A"/>
    <w:rsid w:val="000601A1"/>
    <w:rsid w:val="0006044F"/>
    <w:rsid w:val="0006072E"/>
    <w:rsid w:val="00060D3C"/>
    <w:rsid w:val="00060DB1"/>
    <w:rsid w:val="000612F4"/>
    <w:rsid w:val="00061CC3"/>
    <w:rsid w:val="00061F05"/>
    <w:rsid w:val="0006224A"/>
    <w:rsid w:val="00062263"/>
    <w:rsid w:val="000622B6"/>
    <w:rsid w:val="00062478"/>
    <w:rsid w:val="000629CB"/>
    <w:rsid w:val="00062BB7"/>
    <w:rsid w:val="00062DC0"/>
    <w:rsid w:val="00062EF6"/>
    <w:rsid w:val="000630BA"/>
    <w:rsid w:val="00063429"/>
    <w:rsid w:val="000638DE"/>
    <w:rsid w:val="00063C4F"/>
    <w:rsid w:val="00064665"/>
    <w:rsid w:val="00064B01"/>
    <w:rsid w:val="00064B09"/>
    <w:rsid w:val="00064B99"/>
    <w:rsid w:val="00065246"/>
    <w:rsid w:val="0006588B"/>
    <w:rsid w:val="00065DEC"/>
    <w:rsid w:val="00066089"/>
    <w:rsid w:val="00066ADF"/>
    <w:rsid w:val="00066BF6"/>
    <w:rsid w:val="00066C70"/>
    <w:rsid w:val="00066ECD"/>
    <w:rsid w:val="00067536"/>
    <w:rsid w:val="000676DF"/>
    <w:rsid w:val="000677B8"/>
    <w:rsid w:val="00067803"/>
    <w:rsid w:val="000704F3"/>
    <w:rsid w:val="000705E5"/>
    <w:rsid w:val="00070653"/>
    <w:rsid w:val="00070E01"/>
    <w:rsid w:val="000715EE"/>
    <w:rsid w:val="000719A1"/>
    <w:rsid w:val="00071E09"/>
    <w:rsid w:val="00071F2A"/>
    <w:rsid w:val="000725F9"/>
    <w:rsid w:val="000727CF"/>
    <w:rsid w:val="0007282C"/>
    <w:rsid w:val="00072A8D"/>
    <w:rsid w:val="00072CC7"/>
    <w:rsid w:val="00072EA8"/>
    <w:rsid w:val="000732D4"/>
    <w:rsid w:val="00073654"/>
    <w:rsid w:val="00073BA2"/>
    <w:rsid w:val="0007500D"/>
    <w:rsid w:val="00075016"/>
    <w:rsid w:val="00075293"/>
    <w:rsid w:val="000754F1"/>
    <w:rsid w:val="00075567"/>
    <w:rsid w:val="00075AD4"/>
    <w:rsid w:val="000760E3"/>
    <w:rsid w:val="00076A3D"/>
    <w:rsid w:val="00076FED"/>
    <w:rsid w:val="00077036"/>
    <w:rsid w:val="000773B5"/>
    <w:rsid w:val="00077570"/>
    <w:rsid w:val="00077A61"/>
    <w:rsid w:val="00077F9A"/>
    <w:rsid w:val="00080063"/>
    <w:rsid w:val="000800D3"/>
    <w:rsid w:val="0008037F"/>
    <w:rsid w:val="0008053C"/>
    <w:rsid w:val="000809B5"/>
    <w:rsid w:val="00080EBF"/>
    <w:rsid w:val="00081280"/>
    <w:rsid w:val="0008133D"/>
    <w:rsid w:val="00081D27"/>
    <w:rsid w:val="0008222E"/>
    <w:rsid w:val="00082757"/>
    <w:rsid w:val="0008291C"/>
    <w:rsid w:val="00082B22"/>
    <w:rsid w:val="00082BF3"/>
    <w:rsid w:val="00082EAC"/>
    <w:rsid w:val="00082F99"/>
    <w:rsid w:val="000830B4"/>
    <w:rsid w:val="0008327F"/>
    <w:rsid w:val="0008328F"/>
    <w:rsid w:val="00083392"/>
    <w:rsid w:val="0008381E"/>
    <w:rsid w:val="000838C6"/>
    <w:rsid w:val="00083AFF"/>
    <w:rsid w:val="00083F34"/>
    <w:rsid w:val="000841B2"/>
    <w:rsid w:val="00084473"/>
    <w:rsid w:val="000844F8"/>
    <w:rsid w:val="00084651"/>
    <w:rsid w:val="00084CB1"/>
    <w:rsid w:val="00084EBE"/>
    <w:rsid w:val="0008503D"/>
    <w:rsid w:val="000851CD"/>
    <w:rsid w:val="0008571B"/>
    <w:rsid w:val="00085A3E"/>
    <w:rsid w:val="0008605B"/>
    <w:rsid w:val="000869FB"/>
    <w:rsid w:val="00086A5A"/>
    <w:rsid w:val="00086E01"/>
    <w:rsid w:val="00086ED0"/>
    <w:rsid w:val="00086EEC"/>
    <w:rsid w:val="000870D9"/>
    <w:rsid w:val="000871CE"/>
    <w:rsid w:val="00087855"/>
    <w:rsid w:val="00087A05"/>
    <w:rsid w:val="00087DD5"/>
    <w:rsid w:val="00087F4B"/>
    <w:rsid w:val="0009031E"/>
    <w:rsid w:val="000906C4"/>
    <w:rsid w:val="000907D8"/>
    <w:rsid w:val="00090A43"/>
    <w:rsid w:val="00090B4F"/>
    <w:rsid w:val="00090E82"/>
    <w:rsid w:val="00090FFA"/>
    <w:rsid w:val="00091A25"/>
    <w:rsid w:val="00091BB4"/>
    <w:rsid w:val="00091EC2"/>
    <w:rsid w:val="00091EF0"/>
    <w:rsid w:val="00092079"/>
    <w:rsid w:val="00092108"/>
    <w:rsid w:val="00092264"/>
    <w:rsid w:val="00092D5C"/>
    <w:rsid w:val="00093420"/>
    <w:rsid w:val="000937A8"/>
    <w:rsid w:val="00093901"/>
    <w:rsid w:val="00093DB7"/>
    <w:rsid w:val="00094E9A"/>
    <w:rsid w:val="00094F70"/>
    <w:rsid w:val="000953AD"/>
    <w:rsid w:val="000953BB"/>
    <w:rsid w:val="00095755"/>
    <w:rsid w:val="00095943"/>
    <w:rsid w:val="0009608B"/>
    <w:rsid w:val="00096277"/>
    <w:rsid w:val="00096817"/>
    <w:rsid w:val="00096D1E"/>
    <w:rsid w:val="000972D0"/>
    <w:rsid w:val="00097376"/>
    <w:rsid w:val="000A090B"/>
    <w:rsid w:val="000A09E7"/>
    <w:rsid w:val="000A13D0"/>
    <w:rsid w:val="000A14CC"/>
    <w:rsid w:val="000A1627"/>
    <w:rsid w:val="000A1876"/>
    <w:rsid w:val="000A19AB"/>
    <w:rsid w:val="000A19C1"/>
    <w:rsid w:val="000A1B7F"/>
    <w:rsid w:val="000A209F"/>
    <w:rsid w:val="000A2B27"/>
    <w:rsid w:val="000A2C32"/>
    <w:rsid w:val="000A2EA7"/>
    <w:rsid w:val="000A30C2"/>
    <w:rsid w:val="000A325D"/>
    <w:rsid w:val="000A3543"/>
    <w:rsid w:val="000A3583"/>
    <w:rsid w:val="000A36AE"/>
    <w:rsid w:val="000A36D4"/>
    <w:rsid w:val="000A3750"/>
    <w:rsid w:val="000A37A6"/>
    <w:rsid w:val="000A3C7D"/>
    <w:rsid w:val="000A41CD"/>
    <w:rsid w:val="000A4A90"/>
    <w:rsid w:val="000A4CBC"/>
    <w:rsid w:val="000A5185"/>
    <w:rsid w:val="000A5340"/>
    <w:rsid w:val="000A552D"/>
    <w:rsid w:val="000A5D2D"/>
    <w:rsid w:val="000A6169"/>
    <w:rsid w:val="000A64F5"/>
    <w:rsid w:val="000A6540"/>
    <w:rsid w:val="000A6616"/>
    <w:rsid w:val="000A69D7"/>
    <w:rsid w:val="000A7728"/>
    <w:rsid w:val="000A77F7"/>
    <w:rsid w:val="000A78D0"/>
    <w:rsid w:val="000A79C8"/>
    <w:rsid w:val="000A7BC8"/>
    <w:rsid w:val="000A7E62"/>
    <w:rsid w:val="000B00DC"/>
    <w:rsid w:val="000B0B63"/>
    <w:rsid w:val="000B0C14"/>
    <w:rsid w:val="000B13A0"/>
    <w:rsid w:val="000B1988"/>
    <w:rsid w:val="000B1A35"/>
    <w:rsid w:val="000B1BC4"/>
    <w:rsid w:val="000B1CEC"/>
    <w:rsid w:val="000B2000"/>
    <w:rsid w:val="000B23F5"/>
    <w:rsid w:val="000B2D38"/>
    <w:rsid w:val="000B3657"/>
    <w:rsid w:val="000B370E"/>
    <w:rsid w:val="000B3886"/>
    <w:rsid w:val="000B4266"/>
    <w:rsid w:val="000B46AD"/>
    <w:rsid w:val="000B49A4"/>
    <w:rsid w:val="000B4C46"/>
    <w:rsid w:val="000B4F41"/>
    <w:rsid w:val="000B52E4"/>
    <w:rsid w:val="000B5538"/>
    <w:rsid w:val="000B5941"/>
    <w:rsid w:val="000B59BF"/>
    <w:rsid w:val="000B5ADE"/>
    <w:rsid w:val="000B6323"/>
    <w:rsid w:val="000B67FD"/>
    <w:rsid w:val="000B68DD"/>
    <w:rsid w:val="000B6BA8"/>
    <w:rsid w:val="000B6C3F"/>
    <w:rsid w:val="000B6CBC"/>
    <w:rsid w:val="000B71A0"/>
    <w:rsid w:val="000B76C7"/>
    <w:rsid w:val="000B77D6"/>
    <w:rsid w:val="000B79D1"/>
    <w:rsid w:val="000C0FBD"/>
    <w:rsid w:val="000C1008"/>
    <w:rsid w:val="000C13B0"/>
    <w:rsid w:val="000C13D8"/>
    <w:rsid w:val="000C1554"/>
    <w:rsid w:val="000C17B5"/>
    <w:rsid w:val="000C1894"/>
    <w:rsid w:val="000C18C4"/>
    <w:rsid w:val="000C1958"/>
    <w:rsid w:val="000C19B6"/>
    <w:rsid w:val="000C1D01"/>
    <w:rsid w:val="000C1D77"/>
    <w:rsid w:val="000C1FDA"/>
    <w:rsid w:val="000C24C9"/>
    <w:rsid w:val="000C27A8"/>
    <w:rsid w:val="000C27D0"/>
    <w:rsid w:val="000C2838"/>
    <w:rsid w:val="000C2861"/>
    <w:rsid w:val="000C2B99"/>
    <w:rsid w:val="000C3265"/>
    <w:rsid w:val="000C35AA"/>
    <w:rsid w:val="000C3D9B"/>
    <w:rsid w:val="000C52DA"/>
    <w:rsid w:val="000C5D9B"/>
    <w:rsid w:val="000C5EDC"/>
    <w:rsid w:val="000C5F87"/>
    <w:rsid w:val="000C629E"/>
    <w:rsid w:val="000C664A"/>
    <w:rsid w:val="000C66E1"/>
    <w:rsid w:val="000C6BF0"/>
    <w:rsid w:val="000C6DAB"/>
    <w:rsid w:val="000C6E67"/>
    <w:rsid w:val="000C6ED7"/>
    <w:rsid w:val="000C78A8"/>
    <w:rsid w:val="000C796A"/>
    <w:rsid w:val="000C7C70"/>
    <w:rsid w:val="000D008F"/>
    <w:rsid w:val="000D0298"/>
    <w:rsid w:val="000D02A8"/>
    <w:rsid w:val="000D02C1"/>
    <w:rsid w:val="000D0353"/>
    <w:rsid w:val="000D0438"/>
    <w:rsid w:val="000D0722"/>
    <w:rsid w:val="000D0B1B"/>
    <w:rsid w:val="000D0B62"/>
    <w:rsid w:val="000D0CA3"/>
    <w:rsid w:val="000D0E4A"/>
    <w:rsid w:val="000D0F47"/>
    <w:rsid w:val="000D0F67"/>
    <w:rsid w:val="000D12D1"/>
    <w:rsid w:val="000D143A"/>
    <w:rsid w:val="000D145C"/>
    <w:rsid w:val="000D14D4"/>
    <w:rsid w:val="000D1948"/>
    <w:rsid w:val="000D19B3"/>
    <w:rsid w:val="000D1C16"/>
    <w:rsid w:val="000D1D9B"/>
    <w:rsid w:val="000D1F4E"/>
    <w:rsid w:val="000D24A9"/>
    <w:rsid w:val="000D24AD"/>
    <w:rsid w:val="000D2684"/>
    <w:rsid w:val="000D269D"/>
    <w:rsid w:val="000D2828"/>
    <w:rsid w:val="000D2A3C"/>
    <w:rsid w:val="000D33FC"/>
    <w:rsid w:val="000D35C0"/>
    <w:rsid w:val="000D3934"/>
    <w:rsid w:val="000D3BE8"/>
    <w:rsid w:val="000D3E74"/>
    <w:rsid w:val="000D45FD"/>
    <w:rsid w:val="000D4966"/>
    <w:rsid w:val="000D5727"/>
    <w:rsid w:val="000D58C1"/>
    <w:rsid w:val="000D58F0"/>
    <w:rsid w:val="000D5D25"/>
    <w:rsid w:val="000D611F"/>
    <w:rsid w:val="000D646B"/>
    <w:rsid w:val="000D7002"/>
    <w:rsid w:val="000D721E"/>
    <w:rsid w:val="000D7281"/>
    <w:rsid w:val="000D72C3"/>
    <w:rsid w:val="000D72FA"/>
    <w:rsid w:val="000D7383"/>
    <w:rsid w:val="000D7D2A"/>
    <w:rsid w:val="000D7D94"/>
    <w:rsid w:val="000D7F66"/>
    <w:rsid w:val="000E0141"/>
    <w:rsid w:val="000E01B0"/>
    <w:rsid w:val="000E0AD4"/>
    <w:rsid w:val="000E0C4B"/>
    <w:rsid w:val="000E0C62"/>
    <w:rsid w:val="000E0DDE"/>
    <w:rsid w:val="000E1572"/>
    <w:rsid w:val="000E259A"/>
    <w:rsid w:val="000E2605"/>
    <w:rsid w:val="000E2CB3"/>
    <w:rsid w:val="000E37A3"/>
    <w:rsid w:val="000E37E7"/>
    <w:rsid w:val="000E3BCC"/>
    <w:rsid w:val="000E4115"/>
    <w:rsid w:val="000E411A"/>
    <w:rsid w:val="000E411D"/>
    <w:rsid w:val="000E4A29"/>
    <w:rsid w:val="000E4A94"/>
    <w:rsid w:val="000E4C0B"/>
    <w:rsid w:val="000E4FD6"/>
    <w:rsid w:val="000E50D0"/>
    <w:rsid w:val="000E5449"/>
    <w:rsid w:val="000E592A"/>
    <w:rsid w:val="000E5D1F"/>
    <w:rsid w:val="000E60BB"/>
    <w:rsid w:val="000E66A6"/>
    <w:rsid w:val="000E677D"/>
    <w:rsid w:val="000E6AD7"/>
    <w:rsid w:val="000E7385"/>
    <w:rsid w:val="000E73D6"/>
    <w:rsid w:val="000E76A5"/>
    <w:rsid w:val="000E7D9E"/>
    <w:rsid w:val="000E7DF9"/>
    <w:rsid w:val="000E7E31"/>
    <w:rsid w:val="000E7EB5"/>
    <w:rsid w:val="000F0566"/>
    <w:rsid w:val="000F0638"/>
    <w:rsid w:val="000F0BDB"/>
    <w:rsid w:val="000F1005"/>
    <w:rsid w:val="000F1383"/>
    <w:rsid w:val="000F1785"/>
    <w:rsid w:val="000F2085"/>
    <w:rsid w:val="000F2832"/>
    <w:rsid w:val="000F2AA4"/>
    <w:rsid w:val="000F2BAA"/>
    <w:rsid w:val="000F2C86"/>
    <w:rsid w:val="000F2E75"/>
    <w:rsid w:val="000F3184"/>
    <w:rsid w:val="000F3322"/>
    <w:rsid w:val="000F339E"/>
    <w:rsid w:val="000F3605"/>
    <w:rsid w:val="000F3907"/>
    <w:rsid w:val="000F3AD4"/>
    <w:rsid w:val="000F3DC4"/>
    <w:rsid w:val="000F4347"/>
    <w:rsid w:val="000F475B"/>
    <w:rsid w:val="000F4D51"/>
    <w:rsid w:val="000F5279"/>
    <w:rsid w:val="000F5309"/>
    <w:rsid w:val="000F5482"/>
    <w:rsid w:val="000F56C3"/>
    <w:rsid w:val="000F594F"/>
    <w:rsid w:val="000F6461"/>
    <w:rsid w:val="000F65C6"/>
    <w:rsid w:val="000F6745"/>
    <w:rsid w:val="000F6923"/>
    <w:rsid w:val="000F6F6C"/>
    <w:rsid w:val="000F7142"/>
    <w:rsid w:val="000F749B"/>
    <w:rsid w:val="000F757C"/>
    <w:rsid w:val="000F77B4"/>
    <w:rsid w:val="000F798E"/>
    <w:rsid w:val="000F7A34"/>
    <w:rsid w:val="001001C9"/>
    <w:rsid w:val="0010046E"/>
    <w:rsid w:val="001007DC"/>
    <w:rsid w:val="00101682"/>
    <w:rsid w:val="00102121"/>
    <w:rsid w:val="001022F6"/>
    <w:rsid w:val="00102412"/>
    <w:rsid w:val="001027A1"/>
    <w:rsid w:val="00102972"/>
    <w:rsid w:val="001029B1"/>
    <w:rsid w:val="00102A18"/>
    <w:rsid w:val="00102BF9"/>
    <w:rsid w:val="00102DC1"/>
    <w:rsid w:val="00103739"/>
    <w:rsid w:val="00103974"/>
    <w:rsid w:val="00103DC5"/>
    <w:rsid w:val="00104137"/>
    <w:rsid w:val="001045B9"/>
    <w:rsid w:val="00104643"/>
    <w:rsid w:val="00104AC9"/>
    <w:rsid w:val="00104E4A"/>
    <w:rsid w:val="0010514F"/>
    <w:rsid w:val="001056CE"/>
    <w:rsid w:val="00105728"/>
    <w:rsid w:val="001059D6"/>
    <w:rsid w:val="00105BCE"/>
    <w:rsid w:val="00106247"/>
    <w:rsid w:val="001067B5"/>
    <w:rsid w:val="00106A02"/>
    <w:rsid w:val="00106B5C"/>
    <w:rsid w:val="00106DE2"/>
    <w:rsid w:val="001070E4"/>
    <w:rsid w:val="0010790B"/>
    <w:rsid w:val="0010794C"/>
    <w:rsid w:val="00107B02"/>
    <w:rsid w:val="00107B83"/>
    <w:rsid w:val="00107D02"/>
    <w:rsid w:val="0011028E"/>
    <w:rsid w:val="001102DC"/>
    <w:rsid w:val="0011038C"/>
    <w:rsid w:val="00110679"/>
    <w:rsid w:val="00110A1B"/>
    <w:rsid w:val="00110A33"/>
    <w:rsid w:val="00110CAC"/>
    <w:rsid w:val="001110A0"/>
    <w:rsid w:val="00111697"/>
    <w:rsid w:val="00111886"/>
    <w:rsid w:val="00111AE5"/>
    <w:rsid w:val="00111B80"/>
    <w:rsid w:val="00111B9B"/>
    <w:rsid w:val="0011200D"/>
    <w:rsid w:val="00112167"/>
    <w:rsid w:val="00112193"/>
    <w:rsid w:val="001124F3"/>
    <w:rsid w:val="00112655"/>
    <w:rsid w:val="001127B6"/>
    <w:rsid w:val="001128A0"/>
    <w:rsid w:val="00112C5A"/>
    <w:rsid w:val="00112D97"/>
    <w:rsid w:val="0011330B"/>
    <w:rsid w:val="00113E57"/>
    <w:rsid w:val="0011401E"/>
    <w:rsid w:val="0011443D"/>
    <w:rsid w:val="001144C8"/>
    <w:rsid w:val="001144E1"/>
    <w:rsid w:val="00114D3B"/>
    <w:rsid w:val="00115472"/>
    <w:rsid w:val="001154AF"/>
    <w:rsid w:val="0011562C"/>
    <w:rsid w:val="0011567B"/>
    <w:rsid w:val="00116391"/>
    <w:rsid w:val="0011694C"/>
    <w:rsid w:val="001169BE"/>
    <w:rsid w:val="00116AEA"/>
    <w:rsid w:val="00116B88"/>
    <w:rsid w:val="00116ECF"/>
    <w:rsid w:val="001170E8"/>
    <w:rsid w:val="001171B2"/>
    <w:rsid w:val="0011775C"/>
    <w:rsid w:val="0011787B"/>
    <w:rsid w:val="00117AF5"/>
    <w:rsid w:val="00117D25"/>
    <w:rsid w:val="00117DAB"/>
    <w:rsid w:val="00117E3B"/>
    <w:rsid w:val="00120435"/>
    <w:rsid w:val="001206D7"/>
    <w:rsid w:val="00120A05"/>
    <w:rsid w:val="00120AAA"/>
    <w:rsid w:val="00121049"/>
    <w:rsid w:val="001210DD"/>
    <w:rsid w:val="00121244"/>
    <w:rsid w:val="00121A86"/>
    <w:rsid w:val="00122B24"/>
    <w:rsid w:val="00122BC9"/>
    <w:rsid w:val="00122D08"/>
    <w:rsid w:val="00123121"/>
    <w:rsid w:val="001232BC"/>
    <w:rsid w:val="00123388"/>
    <w:rsid w:val="001235C7"/>
    <w:rsid w:val="001236F7"/>
    <w:rsid w:val="0012398E"/>
    <w:rsid w:val="00123A4C"/>
    <w:rsid w:val="00123AED"/>
    <w:rsid w:val="00123BB9"/>
    <w:rsid w:val="00123C7E"/>
    <w:rsid w:val="00124013"/>
    <w:rsid w:val="001243F1"/>
    <w:rsid w:val="001245DF"/>
    <w:rsid w:val="001246C9"/>
    <w:rsid w:val="00124948"/>
    <w:rsid w:val="00124B53"/>
    <w:rsid w:val="00125026"/>
    <w:rsid w:val="00125168"/>
    <w:rsid w:val="001254FA"/>
    <w:rsid w:val="001256A9"/>
    <w:rsid w:val="00125E21"/>
    <w:rsid w:val="001261CC"/>
    <w:rsid w:val="001262B5"/>
    <w:rsid w:val="00126379"/>
    <w:rsid w:val="0012638B"/>
    <w:rsid w:val="00126582"/>
    <w:rsid w:val="001265DF"/>
    <w:rsid w:val="001267E3"/>
    <w:rsid w:val="00126DC4"/>
    <w:rsid w:val="0012759A"/>
    <w:rsid w:val="00127A2F"/>
    <w:rsid w:val="00127E31"/>
    <w:rsid w:val="0013024D"/>
    <w:rsid w:val="0013061A"/>
    <w:rsid w:val="00130E1C"/>
    <w:rsid w:val="00130FBA"/>
    <w:rsid w:val="00131198"/>
    <w:rsid w:val="0013119E"/>
    <w:rsid w:val="001317EC"/>
    <w:rsid w:val="00131835"/>
    <w:rsid w:val="0013206C"/>
    <w:rsid w:val="00132087"/>
    <w:rsid w:val="001324F6"/>
    <w:rsid w:val="001326A5"/>
    <w:rsid w:val="00132C40"/>
    <w:rsid w:val="00132E49"/>
    <w:rsid w:val="00132FD2"/>
    <w:rsid w:val="001339FA"/>
    <w:rsid w:val="00133B88"/>
    <w:rsid w:val="001343CD"/>
    <w:rsid w:val="001347D3"/>
    <w:rsid w:val="00134E4B"/>
    <w:rsid w:val="001350A0"/>
    <w:rsid w:val="00135363"/>
    <w:rsid w:val="001353D2"/>
    <w:rsid w:val="00135E4E"/>
    <w:rsid w:val="00136327"/>
    <w:rsid w:val="00136389"/>
    <w:rsid w:val="0013667B"/>
    <w:rsid w:val="001366CA"/>
    <w:rsid w:val="001367E8"/>
    <w:rsid w:val="00136E30"/>
    <w:rsid w:val="00137018"/>
    <w:rsid w:val="00137052"/>
    <w:rsid w:val="00137255"/>
    <w:rsid w:val="00137421"/>
    <w:rsid w:val="001377FB"/>
    <w:rsid w:val="00137C46"/>
    <w:rsid w:val="00137DFF"/>
    <w:rsid w:val="00137EC7"/>
    <w:rsid w:val="0014035D"/>
    <w:rsid w:val="001406D1"/>
    <w:rsid w:val="00140A65"/>
    <w:rsid w:val="00140BFC"/>
    <w:rsid w:val="00140E03"/>
    <w:rsid w:val="00141256"/>
    <w:rsid w:val="00141349"/>
    <w:rsid w:val="001414CF"/>
    <w:rsid w:val="00141713"/>
    <w:rsid w:val="00141992"/>
    <w:rsid w:val="00142321"/>
    <w:rsid w:val="00142704"/>
    <w:rsid w:val="0014278E"/>
    <w:rsid w:val="001427BE"/>
    <w:rsid w:val="00142881"/>
    <w:rsid w:val="00142AA9"/>
    <w:rsid w:val="001434E8"/>
    <w:rsid w:val="001437C9"/>
    <w:rsid w:val="00143933"/>
    <w:rsid w:val="00143A09"/>
    <w:rsid w:val="00143A7B"/>
    <w:rsid w:val="00143CEF"/>
    <w:rsid w:val="00143EA9"/>
    <w:rsid w:val="001441EE"/>
    <w:rsid w:val="001451CF"/>
    <w:rsid w:val="00145B38"/>
    <w:rsid w:val="00145E62"/>
    <w:rsid w:val="001467DA"/>
    <w:rsid w:val="0014688D"/>
    <w:rsid w:val="00146A69"/>
    <w:rsid w:val="00146AAB"/>
    <w:rsid w:val="00146B92"/>
    <w:rsid w:val="00147036"/>
    <w:rsid w:val="001474C8"/>
    <w:rsid w:val="00147678"/>
    <w:rsid w:val="00147768"/>
    <w:rsid w:val="00147C43"/>
    <w:rsid w:val="001500F8"/>
    <w:rsid w:val="00150135"/>
    <w:rsid w:val="0015037B"/>
    <w:rsid w:val="001507D1"/>
    <w:rsid w:val="00150A29"/>
    <w:rsid w:val="00150B8E"/>
    <w:rsid w:val="00150B96"/>
    <w:rsid w:val="00150C42"/>
    <w:rsid w:val="00150D32"/>
    <w:rsid w:val="00150EA9"/>
    <w:rsid w:val="00151051"/>
    <w:rsid w:val="00151354"/>
    <w:rsid w:val="00151378"/>
    <w:rsid w:val="001514F3"/>
    <w:rsid w:val="0015167F"/>
    <w:rsid w:val="00151729"/>
    <w:rsid w:val="00151845"/>
    <w:rsid w:val="00151BA2"/>
    <w:rsid w:val="00151BDC"/>
    <w:rsid w:val="00151C44"/>
    <w:rsid w:val="00151F92"/>
    <w:rsid w:val="0015201E"/>
    <w:rsid w:val="00152116"/>
    <w:rsid w:val="00152406"/>
    <w:rsid w:val="0015276D"/>
    <w:rsid w:val="00152D9D"/>
    <w:rsid w:val="00152E1A"/>
    <w:rsid w:val="001531BB"/>
    <w:rsid w:val="0015328B"/>
    <w:rsid w:val="001532F6"/>
    <w:rsid w:val="0015396D"/>
    <w:rsid w:val="00153AE9"/>
    <w:rsid w:val="00153C69"/>
    <w:rsid w:val="00153F74"/>
    <w:rsid w:val="0015464C"/>
    <w:rsid w:val="0015473D"/>
    <w:rsid w:val="00154781"/>
    <w:rsid w:val="001549A8"/>
    <w:rsid w:val="00154A24"/>
    <w:rsid w:val="00154C3C"/>
    <w:rsid w:val="0015522A"/>
    <w:rsid w:val="001555A3"/>
    <w:rsid w:val="00155657"/>
    <w:rsid w:val="00155704"/>
    <w:rsid w:val="00155983"/>
    <w:rsid w:val="00155C70"/>
    <w:rsid w:val="0015697B"/>
    <w:rsid w:val="00156D72"/>
    <w:rsid w:val="00156F25"/>
    <w:rsid w:val="00156F48"/>
    <w:rsid w:val="00156F5D"/>
    <w:rsid w:val="00157E63"/>
    <w:rsid w:val="00157F25"/>
    <w:rsid w:val="00160361"/>
    <w:rsid w:val="00160670"/>
    <w:rsid w:val="001606D9"/>
    <w:rsid w:val="00160A00"/>
    <w:rsid w:val="00160CA7"/>
    <w:rsid w:val="001611A9"/>
    <w:rsid w:val="00161231"/>
    <w:rsid w:val="001617B5"/>
    <w:rsid w:val="001618FB"/>
    <w:rsid w:val="00161D06"/>
    <w:rsid w:val="00161DFA"/>
    <w:rsid w:val="00161F04"/>
    <w:rsid w:val="00161F69"/>
    <w:rsid w:val="001621A3"/>
    <w:rsid w:val="00162391"/>
    <w:rsid w:val="00162475"/>
    <w:rsid w:val="001626CE"/>
    <w:rsid w:val="00162FE6"/>
    <w:rsid w:val="00162FFA"/>
    <w:rsid w:val="0016303B"/>
    <w:rsid w:val="0016308C"/>
    <w:rsid w:val="001631AA"/>
    <w:rsid w:val="00163287"/>
    <w:rsid w:val="001637E1"/>
    <w:rsid w:val="00163A17"/>
    <w:rsid w:val="0016419A"/>
    <w:rsid w:val="001643B6"/>
    <w:rsid w:val="00164453"/>
    <w:rsid w:val="00164E01"/>
    <w:rsid w:val="00164E16"/>
    <w:rsid w:val="001650BF"/>
    <w:rsid w:val="00165157"/>
    <w:rsid w:val="00165677"/>
    <w:rsid w:val="00165A91"/>
    <w:rsid w:val="00165BB4"/>
    <w:rsid w:val="00165C30"/>
    <w:rsid w:val="001661BC"/>
    <w:rsid w:val="0016632D"/>
    <w:rsid w:val="00166376"/>
    <w:rsid w:val="0016637A"/>
    <w:rsid w:val="00166557"/>
    <w:rsid w:val="00166828"/>
    <w:rsid w:val="00166A0E"/>
    <w:rsid w:val="00166C39"/>
    <w:rsid w:val="00166E1E"/>
    <w:rsid w:val="0016717C"/>
    <w:rsid w:val="00167204"/>
    <w:rsid w:val="0016753A"/>
    <w:rsid w:val="00167B7C"/>
    <w:rsid w:val="0017011E"/>
    <w:rsid w:val="00170657"/>
    <w:rsid w:val="0017083A"/>
    <w:rsid w:val="001709B6"/>
    <w:rsid w:val="00170F7E"/>
    <w:rsid w:val="00171182"/>
    <w:rsid w:val="0017170D"/>
    <w:rsid w:val="00171830"/>
    <w:rsid w:val="0017186C"/>
    <w:rsid w:val="00171CB4"/>
    <w:rsid w:val="00171DA1"/>
    <w:rsid w:val="00171E14"/>
    <w:rsid w:val="0017235A"/>
    <w:rsid w:val="00172463"/>
    <w:rsid w:val="00172654"/>
    <w:rsid w:val="0017331B"/>
    <w:rsid w:val="00173BC6"/>
    <w:rsid w:val="00173E42"/>
    <w:rsid w:val="0017439C"/>
    <w:rsid w:val="001743E7"/>
    <w:rsid w:val="001745D4"/>
    <w:rsid w:val="00174717"/>
    <w:rsid w:val="00174A96"/>
    <w:rsid w:val="00174D13"/>
    <w:rsid w:val="00175061"/>
    <w:rsid w:val="001754AA"/>
    <w:rsid w:val="0017588F"/>
    <w:rsid w:val="0017591A"/>
    <w:rsid w:val="001760C6"/>
    <w:rsid w:val="00177158"/>
    <w:rsid w:val="00177BB3"/>
    <w:rsid w:val="00177CEE"/>
    <w:rsid w:val="00177E37"/>
    <w:rsid w:val="00180244"/>
    <w:rsid w:val="001802D5"/>
    <w:rsid w:val="00180697"/>
    <w:rsid w:val="001806E8"/>
    <w:rsid w:val="0018081A"/>
    <w:rsid w:val="00180BDA"/>
    <w:rsid w:val="00180D2F"/>
    <w:rsid w:val="00180DED"/>
    <w:rsid w:val="00180E3D"/>
    <w:rsid w:val="001810CC"/>
    <w:rsid w:val="0018120F"/>
    <w:rsid w:val="00181293"/>
    <w:rsid w:val="001813B1"/>
    <w:rsid w:val="00181AE3"/>
    <w:rsid w:val="0018227F"/>
    <w:rsid w:val="0018234D"/>
    <w:rsid w:val="00182579"/>
    <w:rsid w:val="00182826"/>
    <w:rsid w:val="0018283D"/>
    <w:rsid w:val="00182967"/>
    <w:rsid w:val="00182A9F"/>
    <w:rsid w:val="00182F9F"/>
    <w:rsid w:val="001837CC"/>
    <w:rsid w:val="00183AD3"/>
    <w:rsid w:val="00183B20"/>
    <w:rsid w:val="00183C6A"/>
    <w:rsid w:val="00183F60"/>
    <w:rsid w:val="00183F84"/>
    <w:rsid w:val="00183FFE"/>
    <w:rsid w:val="0018403E"/>
    <w:rsid w:val="0018411A"/>
    <w:rsid w:val="0018444A"/>
    <w:rsid w:val="001849AB"/>
    <w:rsid w:val="00184AD4"/>
    <w:rsid w:val="00184D3A"/>
    <w:rsid w:val="001853BD"/>
    <w:rsid w:val="001856C4"/>
    <w:rsid w:val="00185CD8"/>
    <w:rsid w:val="0018610C"/>
    <w:rsid w:val="00186239"/>
    <w:rsid w:val="00186C20"/>
    <w:rsid w:val="00186C24"/>
    <w:rsid w:val="001877F5"/>
    <w:rsid w:val="00187E67"/>
    <w:rsid w:val="00187F7A"/>
    <w:rsid w:val="001901F9"/>
    <w:rsid w:val="0019029F"/>
    <w:rsid w:val="001903EF"/>
    <w:rsid w:val="001914B2"/>
    <w:rsid w:val="001917CD"/>
    <w:rsid w:val="00191E4B"/>
    <w:rsid w:val="001924E0"/>
    <w:rsid w:val="001926E5"/>
    <w:rsid w:val="001929D8"/>
    <w:rsid w:val="00192D74"/>
    <w:rsid w:val="00192E2D"/>
    <w:rsid w:val="00193171"/>
    <w:rsid w:val="001931D9"/>
    <w:rsid w:val="00193354"/>
    <w:rsid w:val="001933B1"/>
    <w:rsid w:val="00193440"/>
    <w:rsid w:val="00194171"/>
    <w:rsid w:val="001941BF"/>
    <w:rsid w:val="0019461C"/>
    <w:rsid w:val="001948AF"/>
    <w:rsid w:val="00194934"/>
    <w:rsid w:val="00194F6A"/>
    <w:rsid w:val="001952A3"/>
    <w:rsid w:val="00195408"/>
    <w:rsid w:val="001956AB"/>
    <w:rsid w:val="00195852"/>
    <w:rsid w:val="00195925"/>
    <w:rsid w:val="001960F4"/>
    <w:rsid w:val="001963E9"/>
    <w:rsid w:val="00196AD3"/>
    <w:rsid w:val="00196C15"/>
    <w:rsid w:val="001974EE"/>
    <w:rsid w:val="001975B6"/>
    <w:rsid w:val="00197686"/>
    <w:rsid w:val="001976F6"/>
    <w:rsid w:val="00197737"/>
    <w:rsid w:val="00197D85"/>
    <w:rsid w:val="00197FAB"/>
    <w:rsid w:val="001A0362"/>
    <w:rsid w:val="001A0514"/>
    <w:rsid w:val="001A0A1F"/>
    <w:rsid w:val="001A0A79"/>
    <w:rsid w:val="001A101E"/>
    <w:rsid w:val="001A1395"/>
    <w:rsid w:val="001A1678"/>
    <w:rsid w:val="001A16A4"/>
    <w:rsid w:val="001A1B65"/>
    <w:rsid w:val="001A1C83"/>
    <w:rsid w:val="001A1E45"/>
    <w:rsid w:val="001A1EA0"/>
    <w:rsid w:val="001A2280"/>
    <w:rsid w:val="001A22CA"/>
    <w:rsid w:val="001A2360"/>
    <w:rsid w:val="001A2423"/>
    <w:rsid w:val="001A269E"/>
    <w:rsid w:val="001A2DA0"/>
    <w:rsid w:val="001A2EB3"/>
    <w:rsid w:val="001A3004"/>
    <w:rsid w:val="001A3669"/>
    <w:rsid w:val="001A381E"/>
    <w:rsid w:val="001A389F"/>
    <w:rsid w:val="001A3C42"/>
    <w:rsid w:val="001A3EBC"/>
    <w:rsid w:val="001A41C0"/>
    <w:rsid w:val="001A421D"/>
    <w:rsid w:val="001A475B"/>
    <w:rsid w:val="001A48DF"/>
    <w:rsid w:val="001A4A54"/>
    <w:rsid w:val="001A4A72"/>
    <w:rsid w:val="001A50D4"/>
    <w:rsid w:val="001A5376"/>
    <w:rsid w:val="001A56D4"/>
    <w:rsid w:val="001A5B98"/>
    <w:rsid w:val="001A5EC0"/>
    <w:rsid w:val="001A60CC"/>
    <w:rsid w:val="001A6237"/>
    <w:rsid w:val="001A6735"/>
    <w:rsid w:val="001A674F"/>
    <w:rsid w:val="001A6ADA"/>
    <w:rsid w:val="001A6CF0"/>
    <w:rsid w:val="001A6F9A"/>
    <w:rsid w:val="001A6FFD"/>
    <w:rsid w:val="001A73AF"/>
    <w:rsid w:val="001A7400"/>
    <w:rsid w:val="001A74C2"/>
    <w:rsid w:val="001A7ACD"/>
    <w:rsid w:val="001A7AFA"/>
    <w:rsid w:val="001A7EC3"/>
    <w:rsid w:val="001A7F98"/>
    <w:rsid w:val="001B0064"/>
    <w:rsid w:val="001B0356"/>
    <w:rsid w:val="001B05A0"/>
    <w:rsid w:val="001B06E6"/>
    <w:rsid w:val="001B0733"/>
    <w:rsid w:val="001B094E"/>
    <w:rsid w:val="001B0C3C"/>
    <w:rsid w:val="001B107A"/>
    <w:rsid w:val="001B1127"/>
    <w:rsid w:val="001B1456"/>
    <w:rsid w:val="001B1457"/>
    <w:rsid w:val="001B18DE"/>
    <w:rsid w:val="001B1BC3"/>
    <w:rsid w:val="001B1D3D"/>
    <w:rsid w:val="001B20F2"/>
    <w:rsid w:val="001B2761"/>
    <w:rsid w:val="001B2852"/>
    <w:rsid w:val="001B2956"/>
    <w:rsid w:val="001B29FA"/>
    <w:rsid w:val="001B2A14"/>
    <w:rsid w:val="001B2A49"/>
    <w:rsid w:val="001B2CBC"/>
    <w:rsid w:val="001B2E4F"/>
    <w:rsid w:val="001B2F4F"/>
    <w:rsid w:val="001B3A8B"/>
    <w:rsid w:val="001B3FB1"/>
    <w:rsid w:val="001B467E"/>
    <w:rsid w:val="001B48AD"/>
    <w:rsid w:val="001B4AFB"/>
    <w:rsid w:val="001B4B31"/>
    <w:rsid w:val="001B5102"/>
    <w:rsid w:val="001B52EA"/>
    <w:rsid w:val="001B531D"/>
    <w:rsid w:val="001B580C"/>
    <w:rsid w:val="001B5A40"/>
    <w:rsid w:val="001B5A7A"/>
    <w:rsid w:val="001B5BF9"/>
    <w:rsid w:val="001B5D19"/>
    <w:rsid w:val="001B6492"/>
    <w:rsid w:val="001B66B4"/>
    <w:rsid w:val="001B6B3C"/>
    <w:rsid w:val="001B6D65"/>
    <w:rsid w:val="001B6FBE"/>
    <w:rsid w:val="001B7018"/>
    <w:rsid w:val="001B7508"/>
    <w:rsid w:val="001B765C"/>
    <w:rsid w:val="001B79B9"/>
    <w:rsid w:val="001B7A02"/>
    <w:rsid w:val="001B7D77"/>
    <w:rsid w:val="001C045E"/>
    <w:rsid w:val="001C07D2"/>
    <w:rsid w:val="001C0AA9"/>
    <w:rsid w:val="001C100A"/>
    <w:rsid w:val="001C1240"/>
    <w:rsid w:val="001C12D9"/>
    <w:rsid w:val="001C1311"/>
    <w:rsid w:val="001C1476"/>
    <w:rsid w:val="001C1880"/>
    <w:rsid w:val="001C1AE1"/>
    <w:rsid w:val="001C1B04"/>
    <w:rsid w:val="001C1BCD"/>
    <w:rsid w:val="001C1E45"/>
    <w:rsid w:val="001C1F45"/>
    <w:rsid w:val="001C1F61"/>
    <w:rsid w:val="001C1F82"/>
    <w:rsid w:val="001C236F"/>
    <w:rsid w:val="001C25DF"/>
    <w:rsid w:val="001C2692"/>
    <w:rsid w:val="001C2730"/>
    <w:rsid w:val="001C280A"/>
    <w:rsid w:val="001C2BA8"/>
    <w:rsid w:val="001C2CBF"/>
    <w:rsid w:val="001C3099"/>
    <w:rsid w:val="001C32FA"/>
    <w:rsid w:val="001C3540"/>
    <w:rsid w:val="001C356B"/>
    <w:rsid w:val="001C379C"/>
    <w:rsid w:val="001C3FFA"/>
    <w:rsid w:val="001C41EB"/>
    <w:rsid w:val="001C43D3"/>
    <w:rsid w:val="001C4422"/>
    <w:rsid w:val="001C4C98"/>
    <w:rsid w:val="001C5246"/>
    <w:rsid w:val="001C5491"/>
    <w:rsid w:val="001C54AA"/>
    <w:rsid w:val="001C5A10"/>
    <w:rsid w:val="001C5B4C"/>
    <w:rsid w:val="001C5CDA"/>
    <w:rsid w:val="001C63AA"/>
    <w:rsid w:val="001C65AB"/>
    <w:rsid w:val="001C7027"/>
    <w:rsid w:val="001C7A47"/>
    <w:rsid w:val="001C7F33"/>
    <w:rsid w:val="001D0048"/>
    <w:rsid w:val="001D020E"/>
    <w:rsid w:val="001D0480"/>
    <w:rsid w:val="001D08EC"/>
    <w:rsid w:val="001D0950"/>
    <w:rsid w:val="001D09C2"/>
    <w:rsid w:val="001D0FBD"/>
    <w:rsid w:val="001D1848"/>
    <w:rsid w:val="001D1EB5"/>
    <w:rsid w:val="001D279A"/>
    <w:rsid w:val="001D29E5"/>
    <w:rsid w:val="001D31A9"/>
    <w:rsid w:val="001D3238"/>
    <w:rsid w:val="001D3553"/>
    <w:rsid w:val="001D3757"/>
    <w:rsid w:val="001D3AE1"/>
    <w:rsid w:val="001D4735"/>
    <w:rsid w:val="001D47A7"/>
    <w:rsid w:val="001D49DB"/>
    <w:rsid w:val="001D4F35"/>
    <w:rsid w:val="001D50EF"/>
    <w:rsid w:val="001D5181"/>
    <w:rsid w:val="001D52E0"/>
    <w:rsid w:val="001D53A7"/>
    <w:rsid w:val="001D549C"/>
    <w:rsid w:val="001D5A3C"/>
    <w:rsid w:val="001D6014"/>
    <w:rsid w:val="001D6015"/>
    <w:rsid w:val="001D6674"/>
    <w:rsid w:val="001D672F"/>
    <w:rsid w:val="001D6AAA"/>
    <w:rsid w:val="001D6AD6"/>
    <w:rsid w:val="001D6FE9"/>
    <w:rsid w:val="001D7003"/>
    <w:rsid w:val="001D7011"/>
    <w:rsid w:val="001D7309"/>
    <w:rsid w:val="001D769F"/>
    <w:rsid w:val="001D773A"/>
    <w:rsid w:val="001E01AA"/>
    <w:rsid w:val="001E0262"/>
    <w:rsid w:val="001E06CC"/>
    <w:rsid w:val="001E0DC5"/>
    <w:rsid w:val="001E14F3"/>
    <w:rsid w:val="001E15BB"/>
    <w:rsid w:val="001E19A3"/>
    <w:rsid w:val="001E19F2"/>
    <w:rsid w:val="001E22BC"/>
    <w:rsid w:val="001E2B55"/>
    <w:rsid w:val="001E2B99"/>
    <w:rsid w:val="001E37FD"/>
    <w:rsid w:val="001E3CF7"/>
    <w:rsid w:val="001E3D16"/>
    <w:rsid w:val="001E3ED3"/>
    <w:rsid w:val="001E43B8"/>
    <w:rsid w:val="001E4711"/>
    <w:rsid w:val="001E4839"/>
    <w:rsid w:val="001E49CE"/>
    <w:rsid w:val="001E4AC1"/>
    <w:rsid w:val="001E4D54"/>
    <w:rsid w:val="001E4E05"/>
    <w:rsid w:val="001E4F5E"/>
    <w:rsid w:val="001E5151"/>
    <w:rsid w:val="001E5294"/>
    <w:rsid w:val="001E58D4"/>
    <w:rsid w:val="001E5916"/>
    <w:rsid w:val="001E5972"/>
    <w:rsid w:val="001E5A89"/>
    <w:rsid w:val="001E6009"/>
    <w:rsid w:val="001E63F8"/>
    <w:rsid w:val="001E69AD"/>
    <w:rsid w:val="001E6D16"/>
    <w:rsid w:val="001E6EC6"/>
    <w:rsid w:val="001E72F3"/>
    <w:rsid w:val="001E7602"/>
    <w:rsid w:val="001E79A6"/>
    <w:rsid w:val="001E7BD6"/>
    <w:rsid w:val="001E7BFE"/>
    <w:rsid w:val="001F01CF"/>
    <w:rsid w:val="001F029F"/>
    <w:rsid w:val="001F093E"/>
    <w:rsid w:val="001F0966"/>
    <w:rsid w:val="001F0A30"/>
    <w:rsid w:val="001F0A82"/>
    <w:rsid w:val="001F0C08"/>
    <w:rsid w:val="001F0C34"/>
    <w:rsid w:val="001F0DF0"/>
    <w:rsid w:val="001F10E9"/>
    <w:rsid w:val="001F1178"/>
    <w:rsid w:val="001F1903"/>
    <w:rsid w:val="001F1D7F"/>
    <w:rsid w:val="001F1E0D"/>
    <w:rsid w:val="001F212B"/>
    <w:rsid w:val="001F25FE"/>
    <w:rsid w:val="001F26B6"/>
    <w:rsid w:val="001F2764"/>
    <w:rsid w:val="001F277B"/>
    <w:rsid w:val="001F2997"/>
    <w:rsid w:val="001F2D27"/>
    <w:rsid w:val="001F334A"/>
    <w:rsid w:val="001F33C0"/>
    <w:rsid w:val="001F371E"/>
    <w:rsid w:val="001F39EA"/>
    <w:rsid w:val="001F3B16"/>
    <w:rsid w:val="001F3BB6"/>
    <w:rsid w:val="001F47AF"/>
    <w:rsid w:val="001F491A"/>
    <w:rsid w:val="001F49B1"/>
    <w:rsid w:val="001F49FF"/>
    <w:rsid w:val="001F5770"/>
    <w:rsid w:val="001F60A4"/>
    <w:rsid w:val="001F64B0"/>
    <w:rsid w:val="001F6C12"/>
    <w:rsid w:val="001F6DEB"/>
    <w:rsid w:val="001F6EF7"/>
    <w:rsid w:val="001F6F13"/>
    <w:rsid w:val="001F783A"/>
    <w:rsid w:val="001F785A"/>
    <w:rsid w:val="001F78A1"/>
    <w:rsid w:val="001F79B8"/>
    <w:rsid w:val="001F7E48"/>
    <w:rsid w:val="002004A4"/>
    <w:rsid w:val="0020085B"/>
    <w:rsid w:val="002008B8"/>
    <w:rsid w:val="00200B2D"/>
    <w:rsid w:val="00200C03"/>
    <w:rsid w:val="00201CB9"/>
    <w:rsid w:val="00201CFD"/>
    <w:rsid w:val="00201DDF"/>
    <w:rsid w:val="00201F71"/>
    <w:rsid w:val="0020221F"/>
    <w:rsid w:val="0020228B"/>
    <w:rsid w:val="00202AC5"/>
    <w:rsid w:val="00202B07"/>
    <w:rsid w:val="00202B9B"/>
    <w:rsid w:val="002034D3"/>
    <w:rsid w:val="0020378C"/>
    <w:rsid w:val="00203870"/>
    <w:rsid w:val="002038D8"/>
    <w:rsid w:val="00203A37"/>
    <w:rsid w:val="00203AF3"/>
    <w:rsid w:val="00204078"/>
    <w:rsid w:val="0020439A"/>
    <w:rsid w:val="00204586"/>
    <w:rsid w:val="002046DF"/>
    <w:rsid w:val="002048C6"/>
    <w:rsid w:val="002054EC"/>
    <w:rsid w:val="0020566E"/>
    <w:rsid w:val="0020567F"/>
    <w:rsid w:val="002057B3"/>
    <w:rsid w:val="00205C07"/>
    <w:rsid w:val="00205D5F"/>
    <w:rsid w:val="00205E33"/>
    <w:rsid w:val="00205E76"/>
    <w:rsid w:val="00206079"/>
    <w:rsid w:val="00206216"/>
    <w:rsid w:val="002065D0"/>
    <w:rsid w:val="002066FA"/>
    <w:rsid w:val="00206750"/>
    <w:rsid w:val="002067A5"/>
    <w:rsid w:val="002069E2"/>
    <w:rsid w:val="00206ACB"/>
    <w:rsid w:val="00206EC5"/>
    <w:rsid w:val="00206F3A"/>
    <w:rsid w:val="00207310"/>
    <w:rsid w:val="002077E8"/>
    <w:rsid w:val="00207F39"/>
    <w:rsid w:val="00210126"/>
    <w:rsid w:val="002103C0"/>
    <w:rsid w:val="00210695"/>
    <w:rsid w:val="00210B27"/>
    <w:rsid w:val="002111B6"/>
    <w:rsid w:val="00211579"/>
    <w:rsid w:val="002115E4"/>
    <w:rsid w:val="00211881"/>
    <w:rsid w:val="00211AA6"/>
    <w:rsid w:val="00211B83"/>
    <w:rsid w:val="00211BED"/>
    <w:rsid w:val="00212208"/>
    <w:rsid w:val="00212863"/>
    <w:rsid w:val="002129DA"/>
    <w:rsid w:val="00212B68"/>
    <w:rsid w:val="00212BA7"/>
    <w:rsid w:val="0021308C"/>
    <w:rsid w:val="0021315D"/>
    <w:rsid w:val="002132F3"/>
    <w:rsid w:val="00213F81"/>
    <w:rsid w:val="0021423D"/>
    <w:rsid w:val="0021432E"/>
    <w:rsid w:val="002143AD"/>
    <w:rsid w:val="0021448F"/>
    <w:rsid w:val="0021454E"/>
    <w:rsid w:val="002146B5"/>
    <w:rsid w:val="00214A40"/>
    <w:rsid w:val="00214CB5"/>
    <w:rsid w:val="00215180"/>
    <w:rsid w:val="002155B9"/>
    <w:rsid w:val="002156AE"/>
    <w:rsid w:val="00215756"/>
    <w:rsid w:val="00215A69"/>
    <w:rsid w:val="00215B76"/>
    <w:rsid w:val="00215F11"/>
    <w:rsid w:val="002160D6"/>
    <w:rsid w:val="00216320"/>
    <w:rsid w:val="0021698D"/>
    <w:rsid w:val="00216B9D"/>
    <w:rsid w:val="00216E17"/>
    <w:rsid w:val="00216F21"/>
    <w:rsid w:val="00217125"/>
    <w:rsid w:val="00217180"/>
    <w:rsid w:val="00217557"/>
    <w:rsid w:val="0021774C"/>
    <w:rsid w:val="00217765"/>
    <w:rsid w:val="00217C7C"/>
    <w:rsid w:val="00217D16"/>
    <w:rsid w:val="00217DAE"/>
    <w:rsid w:val="00217FAF"/>
    <w:rsid w:val="00220446"/>
    <w:rsid w:val="002205AD"/>
    <w:rsid w:val="002206DE"/>
    <w:rsid w:val="00220BEE"/>
    <w:rsid w:val="00220CD4"/>
    <w:rsid w:val="00220DC2"/>
    <w:rsid w:val="00220E26"/>
    <w:rsid w:val="0022114D"/>
    <w:rsid w:val="0022127A"/>
    <w:rsid w:val="00221432"/>
    <w:rsid w:val="00221613"/>
    <w:rsid w:val="00221788"/>
    <w:rsid w:val="00221F48"/>
    <w:rsid w:val="002221FB"/>
    <w:rsid w:val="002227AC"/>
    <w:rsid w:val="00222DC7"/>
    <w:rsid w:val="002232B5"/>
    <w:rsid w:val="00223327"/>
    <w:rsid w:val="0022363E"/>
    <w:rsid w:val="0022364A"/>
    <w:rsid w:val="0022397C"/>
    <w:rsid w:val="002239FB"/>
    <w:rsid w:val="00224292"/>
    <w:rsid w:val="00224667"/>
    <w:rsid w:val="00224DFC"/>
    <w:rsid w:val="00225003"/>
    <w:rsid w:val="00225375"/>
    <w:rsid w:val="002254C9"/>
    <w:rsid w:val="00226155"/>
    <w:rsid w:val="00226730"/>
    <w:rsid w:val="002268CE"/>
    <w:rsid w:val="00226AC6"/>
    <w:rsid w:val="002275A3"/>
    <w:rsid w:val="00227747"/>
    <w:rsid w:val="0022774F"/>
    <w:rsid w:val="00230771"/>
    <w:rsid w:val="002308C4"/>
    <w:rsid w:val="00230ADD"/>
    <w:rsid w:val="0023118C"/>
    <w:rsid w:val="0023119D"/>
    <w:rsid w:val="00231530"/>
    <w:rsid w:val="002316D4"/>
    <w:rsid w:val="00231AD2"/>
    <w:rsid w:val="00231C39"/>
    <w:rsid w:val="00231CF8"/>
    <w:rsid w:val="00231D60"/>
    <w:rsid w:val="00231E88"/>
    <w:rsid w:val="002322C8"/>
    <w:rsid w:val="00232523"/>
    <w:rsid w:val="00232637"/>
    <w:rsid w:val="002327AF"/>
    <w:rsid w:val="002327E3"/>
    <w:rsid w:val="00232946"/>
    <w:rsid w:val="00232AAB"/>
    <w:rsid w:val="00232D8F"/>
    <w:rsid w:val="00233061"/>
    <w:rsid w:val="00233103"/>
    <w:rsid w:val="002332F0"/>
    <w:rsid w:val="00233331"/>
    <w:rsid w:val="002337E2"/>
    <w:rsid w:val="00234272"/>
    <w:rsid w:val="00234552"/>
    <w:rsid w:val="002352AA"/>
    <w:rsid w:val="002356DE"/>
    <w:rsid w:val="00235DC5"/>
    <w:rsid w:val="00235F83"/>
    <w:rsid w:val="00235FBA"/>
    <w:rsid w:val="0023611A"/>
    <w:rsid w:val="0023613E"/>
    <w:rsid w:val="00236486"/>
    <w:rsid w:val="00236729"/>
    <w:rsid w:val="0023675D"/>
    <w:rsid w:val="00236960"/>
    <w:rsid w:val="0023699C"/>
    <w:rsid w:val="00236FE6"/>
    <w:rsid w:val="00236FFA"/>
    <w:rsid w:val="00237069"/>
    <w:rsid w:val="0023713D"/>
    <w:rsid w:val="002371D2"/>
    <w:rsid w:val="0023724C"/>
    <w:rsid w:val="00237260"/>
    <w:rsid w:val="002374D3"/>
    <w:rsid w:val="00237851"/>
    <w:rsid w:val="00237997"/>
    <w:rsid w:val="00237B6E"/>
    <w:rsid w:val="00237CD0"/>
    <w:rsid w:val="00237E7C"/>
    <w:rsid w:val="00240059"/>
    <w:rsid w:val="002401C0"/>
    <w:rsid w:val="002401F1"/>
    <w:rsid w:val="00240814"/>
    <w:rsid w:val="00240949"/>
    <w:rsid w:val="00240A38"/>
    <w:rsid w:val="00240AA3"/>
    <w:rsid w:val="00240AEB"/>
    <w:rsid w:val="00240F71"/>
    <w:rsid w:val="0024153D"/>
    <w:rsid w:val="00241EAD"/>
    <w:rsid w:val="002424C2"/>
    <w:rsid w:val="00242D2A"/>
    <w:rsid w:val="00243000"/>
    <w:rsid w:val="00243041"/>
    <w:rsid w:val="002432B8"/>
    <w:rsid w:val="00243545"/>
    <w:rsid w:val="002436F9"/>
    <w:rsid w:val="0024380C"/>
    <w:rsid w:val="0024393E"/>
    <w:rsid w:val="00243A02"/>
    <w:rsid w:val="00243AAE"/>
    <w:rsid w:val="00243CD0"/>
    <w:rsid w:val="00244247"/>
    <w:rsid w:val="0024459B"/>
    <w:rsid w:val="00244656"/>
    <w:rsid w:val="00244AB0"/>
    <w:rsid w:val="00244E26"/>
    <w:rsid w:val="00245350"/>
    <w:rsid w:val="00245369"/>
    <w:rsid w:val="00245626"/>
    <w:rsid w:val="002457D2"/>
    <w:rsid w:val="00246911"/>
    <w:rsid w:val="00246DA6"/>
    <w:rsid w:val="00247519"/>
    <w:rsid w:val="00247604"/>
    <w:rsid w:val="002477B7"/>
    <w:rsid w:val="002479FB"/>
    <w:rsid w:val="00247AEC"/>
    <w:rsid w:val="00247DF3"/>
    <w:rsid w:val="00247F71"/>
    <w:rsid w:val="00250012"/>
    <w:rsid w:val="002500B0"/>
    <w:rsid w:val="002501F9"/>
    <w:rsid w:val="0025030B"/>
    <w:rsid w:val="00250321"/>
    <w:rsid w:val="00250324"/>
    <w:rsid w:val="00250A05"/>
    <w:rsid w:val="00250F3D"/>
    <w:rsid w:val="00251070"/>
    <w:rsid w:val="0025142C"/>
    <w:rsid w:val="0025160E"/>
    <w:rsid w:val="00251B0D"/>
    <w:rsid w:val="002520E2"/>
    <w:rsid w:val="00252149"/>
    <w:rsid w:val="002521D6"/>
    <w:rsid w:val="002537A2"/>
    <w:rsid w:val="0025396A"/>
    <w:rsid w:val="00253A2E"/>
    <w:rsid w:val="00253B42"/>
    <w:rsid w:val="00253F39"/>
    <w:rsid w:val="0025469E"/>
    <w:rsid w:val="0025487D"/>
    <w:rsid w:val="002548F6"/>
    <w:rsid w:val="00254911"/>
    <w:rsid w:val="00254979"/>
    <w:rsid w:val="00254BA4"/>
    <w:rsid w:val="00255909"/>
    <w:rsid w:val="00255AE0"/>
    <w:rsid w:val="00255C31"/>
    <w:rsid w:val="0025610C"/>
    <w:rsid w:val="00256408"/>
    <w:rsid w:val="00256576"/>
    <w:rsid w:val="00256B34"/>
    <w:rsid w:val="002572F0"/>
    <w:rsid w:val="0025754B"/>
    <w:rsid w:val="00257BE1"/>
    <w:rsid w:val="00257C46"/>
    <w:rsid w:val="00257D1B"/>
    <w:rsid w:val="00257E47"/>
    <w:rsid w:val="00257E6B"/>
    <w:rsid w:val="0025C592"/>
    <w:rsid w:val="00260614"/>
    <w:rsid w:val="002606AC"/>
    <w:rsid w:val="002608AA"/>
    <w:rsid w:val="00260B71"/>
    <w:rsid w:val="00260FE1"/>
    <w:rsid w:val="00261248"/>
    <w:rsid w:val="00261433"/>
    <w:rsid w:val="00261A97"/>
    <w:rsid w:val="00261DFB"/>
    <w:rsid w:val="002620A3"/>
    <w:rsid w:val="00262218"/>
    <w:rsid w:val="0026230E"/>
    <w:rsid w:val="002624FE"/>
    <w:rsid w:val="00262CB8"/>
    <w:rsid w:val="00262E2E"/>
    <w:rsid w:val="00262E66"/>
    <w:rsid w:val="00262E8A"/>
    <w:rsid w:val="002638CA"/>
    <w:rsid w:val="0026413C"/>
    <w:rsid w:val="00264621"/>
    <w:rsid w:val="002647BC"/>
    <w:rsid w:val="00264B79"/>
    <w:rsid w:val="00264BCF"/>
    <w:rsid w:val="00264D0F"/>
    <w:rsid w:val="002656E1"/>
    <w:rsid w:val="0026581E"/>
    <w:rsid w:val="00265970"/>
    <w:rsid w:val="00265B3A"/>
    <w:rsid w:val="002662B2"/>
    <w:rsid w:val="002663BE"/>
    <w:rsid w:val="0026646F"/>
    <w:rsid w:val="00266618"/>
    <w:rsid w:val="00266947"/>
    <w:rsid w:val="00266A7F"/>
    <w:rsid w:val="00266E9C"/>
    <w:rsid w:val="00266FA4"/>
    <w:rsid w:val="00267181"/>
    <w:rsid w:val="002675E8"/>
    <w:rsid w:val="00267616"/>
    <w:rsid w:val="00267751"/>
    <w:rsid w:val="002679BE"/>
    <w:rsid w:val="00267F3C"/>
    <w:rsid w:val="00270290"/>
    <w:rsid w:val="00270381"/>
    <w:rsid w:val="002703DA"/>
    <w:rsid w:val="002704EF"/>
    <w:rsid w:val="002706EB"/>
    <w:rsid w:val="00270946"/>
    <w:rsid w:val="00270B17"/>
    <w:rsid w:val="00270C0A"/>
    <w:rsid w:val="00271101"/>
    <w:rsid w:val="0027120A"/>
    <w:rsid w:val="00271540"/>
    <w:rsid w:val="002717E8"/>
    <w:rsid w:val="00271C5E"/>
    <w:rsid w:val="00271D08"/>
    <w:rsid w:val="00271DEC"/>
    <w:rsid w:val="00271EEE"/>
    <w:rsid w:val="002722ED"/>
    <w:rsid w:val="002726C6"/>
    <w:rsid w:val="0027281E"/>
    <w:rsid w:val="00272940"/>
    <w:rsid w:val="00272AB6"/>
    <w:rsid w:val="00272AF7"/>
    <w:rsid w:val="00272B4E"/>
    <w:rsid w:val="00272E3A"/>
    <w:rsid w:val="00273119"/>
    <w:rsid w:val="0027338C"/>
    <w:rsid w:val="00273460"/>
    <w:rsid w:val="002738D8"/>
    <w:rsid w:val="00273EE5"/>
    <w:rsid w:val="00273F51"/>
    <w:rsid w:val="002743E1"/>
    <w:rsid w:val="00274ABB"/>
    <w:rsid w:val="0027501C"/>
    <w:rsid w:val="002756E3"/>
    <w:rsid w:val="00275813"/>
    <w:rsid w:val="00275972"/>
    <w:rsid w:val="00275992"/>
    <w:rsid w:val="00275D11"/>
    <w:rsid w:val="00276870"/>
    <w:rsid w:val="00276930"/>
    <w:rsid w:val="00276D43"/>
    <w:rsid w:val="0027733B"/>
    <w:rsid w:val="002773EC"/>
    <w:rsid w:val="00277B71"/>
    <w:rsid w:val="00277C57"/>
    <w:rsid w:val="002813B0"/>
    <w:rsid w:val="00281745"/>
    <w:rsid w:val="002817EB"/>
    <w:rsid w:val="00281893"/>
    <w:rsid w:val="002818D8"/>
    <w:rsid w:val="00281908"/>
    <w:rsid w:val="002819D4"/>
    <w:rsid w:val="00281B8C"/>
    <w:rsid w:val="00281CA0"/>
    <w:rsid w:val="002830B2"/>
    <w:rsid w:val="002832EE"/>
    <w:rsid w:val="00283580"/>
    <w:rsid w:val="002842DA"/>
    <w:rsid w:val="00284692"/>
    <w:rsid w:val="002847C4"/>
    <w:rsid w:val="00284C2B"/>
    <w:rsid w:val="0028506A"/>
    <w:rsid w:val="00285DBB"/>
    <w:rsid w:val="00285E2D"/>
    <w:rsid w:val="0028615B"/>
    <w:rsid w:val="0028645C"/>
    <w:rsid w:val="002864F6"/>
    <w:rsid w:val="00286BD5"/>
    <w:rsid w:val="00286D84"/>
    <w:rsid w:val="00286D8D"/>
    <w:rsid w:val="00286EC0"/>
    <w:rsid w:val="002870C7"/>
    <w:rsid w:val="00287570"/>
    <w:rsid w:val="00287745"/>
    <w:rsid w:val="00287F77"/>
    <w:rsid w:val="0029024F"/>
    <w:rsid w:val="00290297"/>
    <w:rsid w:val="00290375"/>
    <w:rsid w:val="00290413"/>
    <w:rsid w:val="0029077E"/>
    <w:rsid w:val="00290DCD"/>
    <w:rsid w:val="00291445"/>
    <w:rsid w:val="002915AF"/>
    <w:rsid w:val="002918A3"/>
    <w:rsid w:val="002918F8"/>
    <w:rsid w:val="00291966"/>
    <w:rsid w:val="00291F57"/>
    <w:rsid w:val="00291FB7"/>
    <w:rsid w:val="002923F4"/>
    <w:rsid w:val="002924F0"/>
    <w:rsid w:val="0029257E"/>
    <w:rsid w:val="00292625"/>
    <w:rsid w:val="00292E23"/>
    <w:rsid w:val="002934F2"/>
    <w:rsid w:val="002934FA"/>
    <w:rsid w:val="002939BA"/>
    <w:rsid w:val="00293BF8"/>
    <w:rsid w:val="00293E80"/>
    <w:rsid w:val="00294D0A"/>
    <w:rsid w:val="002954F4"/>
    <w:rsid w:val="00295502"/>
    <w:rsid w:val="00295549"/>
    <w:rsid w:val="00295F51"/>
    <w:rsid w:val="00296264"/>
    <w:rsid w:val="00296486"/>
    <w:rsid w:val="002965E5"/>
    <w:rsid w:val="0029664F"/>
    <w:rsid w:val="002968D2"/>
    <w:rsid w:val="00296903"/>
    <w:rsid w:val="00296ABC"/>
    <w:rsid w:val="00296C99"/>
    <w:rsid w:val="00296F24"/>
    <w:rsid w:val="0029711A"/>
    <w:rsid w:val="0029718C"/>
    <w:rsid w:val="0029748D"/>
    <w:rsid w:val="002974DF"/>
    <w:rsid w:val="002976C7"/>
    <w:rsid w:val="00297EBB"/>
    <w:rsid w:val="002A099C"/>
    <w:rsid w:val="002A0BA1"/>
    <w:rsid w:val="002A1183"/>
    <w:rsid w:val="002A16D5"/>
    <w:rsid w:val="002A1AE0"/>
    <w:rsid w:val="002A1D95"/>
    <w:rsid w:val="002A1FF0"/>
    <w:rsid w:val="002A22BB"/>
    <w:rsid w:val="002A2342"/>
    <w:rsid w:val="002A279E"/>
    <w:rsid w:val="002A27B5"/>
    <w:rsid w:val="002A28A4"/>
    <w:rsid w:val="002A2E31"/>
    <w:rsid w:val="002A2EB9"/>
    <w:rsid w:val="002A2EE6"/>
    <w:rsid w:val="002A302B"/>
    <w:rsid w:val="002A31C4"/>
    <w:rsid w:val="002A3718"/>
    <w:rsid w:val="002A3878"/>
    <w:rsid w:val="002A38B1"/>
    <w:rsid w:val="002A3937"/>
    <w:rsid w:val="002A3CF1"/>
    <w:rsid w:val="002A3DA3"/>
    <w:rsid w:val="002A3E7A"/>
    <w:rsid w:val="002A41E3"/>
    <w:rsid w:val="002A456B"/>
    <w:rsid w:val="002A48D6"/>
    <w:rsid w:val="002A4B29"/>
    <w:rsid w:val="002A4BDD"/>
    <w:rsid w:val="002A4EF7"/>
    <w:rsid w:val="002A4F2C"/>
    <w:rsid w:val="002A4F3A"/>
    <w:rsid w:val="002A5128"/>
    <w:rsid w:val="002A516A"/>
    <w:rsid w:val="002A519C"/>
    <w:rsid w:val="002A52E8"/>
    <w:rsid w:val="002A5C33"/>
    <w:rsid w:val="002A5F3F"/>
    <w:rsid w:val="002A6390"/>
    <w:rsid w:val="002A649E"/>
    <w:rsid w:val="002A65D3"/>
    <w:rsid w:val="002A67C9"/>
    <w:rsid w:val="002A72B3"/>
    <w:rsid w:val="002A75C7"/>
    <w:rsid w:val="002A76A7"/>
    <w:rsid w:val="002A76D5"/>
    <w:rsid w:val="002A79E1"/>
    <w:rsid w:val="002A7B83"/>
    <w:rsid w:val="002A7C74"/>
    <w:rsid w:val="002A7F09"/>
    <w:rsid w:val="002B06E8"/>
    <w:rsid w:val="002B07BB"/>
    <w:rsid w:val="002B0E82"/>
    <w:rsid w:val="002B13D0"/>
    <w:rsid w:val="002B1573"/>
    <w:rsid w:val="002B15E9"/>
    <w:rsid w:val="002B1835"/>
    <w:rsid w:val="002B19A8"/>
    <w:rsid w:val="002B1A12"/>
    <w:rsid w:val="002B1B73"/>
    <w:rsid w:val="002B2078"/>
    <w:rsid w:val="002B20EC"/>
    <w:rsid w:val="002B2AFB"/>
    <w:rsid w:val="002B34D9"/>
    <w:rsid w:val="002B3C27"/>
    <w:rsid w:val="002B3C64"/>
    <w:rsid w:val="002B3D21"/>
    <w:rsid w:val="002B3F67"/>
    <w:rsid w:val="002B41F0"/>
    <w:rsid w:val="002B4D76"/>
    <w:rsid w:val="002B5175"/>
    <w:rsid w:val="002B55C3"/>
    <w:rsid w:val="002B5632"/>
    <w:rsid w:val="002B6158"/>
    <w:rsid w:val="002B67D0"/>
    <w:rsid w:val="002B6961"/>
    <w:rsid w:val="002B6B40"/>
    <w:rsid w:val="002B716A"/>
    <w:rsid w:val="002B7216"/>
    <w:rsid w:val="002B7387"/>
    <w:rsid w:val="002B7A07"/>
    <w:rsid w:val="002B7B99"/>
    <w:rsid w:val="002B7DF8"/>
    <w:rsid w:val="002B7F2A"/>
    <w:rsid w:val="002C046A"/>
    <w:rsid w:val="002C049D"/>
    <w:rsid w:val="002C072C"/>
    <w:rsid w:val="002C07FE"/>
    <w:rsid w:val="002C08BD"/>
    <w:rsid w:val="002C1232"/>
    <w:rsid w:val="002C14D1"/>
    <w:rsid w:val="002C1591"/>
    <w:rsid w:val="002C1850"/>
    <w:rsid w:val="002C1860"/>
    <w:rsid w:val="002C224E"/>
    <w:rsid w:val="002C23ED"/>
    <w:rsid w:val="002C2743"/>
    <w:rsid w:val="002C2CF1"/>
    <w:rsid w:val="002C2DBD"/>
    <w:rsid w:val="002C3614"/>
    <w:rsid w:val="002C3C73"/>
    <w:rsid w:val="002C3C90"/>
    <w:rsid w:val="002C40BD"/>
    <w:rsid w:val="002C4166"/>
    <w:rsid w:val="002C43F2"/>
    <w:rsid w:val="002C46BC"/>
    <w:rsid w:val="002C49F9"/>
    <w:rsid w:val="002C4A15"/>
    <w:rsid w:val="002C4B07"/>
    <w:rsid w:val="002C4CF0"/>
    <w:rsid w:val="002C4D2B"/>
    <w:rsid w:val="002C51DA"/>
    <w:rsid w:val="002C53A6"/>
    <w:rsid w:val="002C53E2"/>
    <w:rsid w:val="002C54B1"/>
    <w:rsid w:val="002C5A48"/>
    <w:rsid w:val="002C5B1C"/>
    <w:rsid w:val="002C5CB9"/>
    <w:rsid w:val="002C5E1E"/>
    <w:rsid w:val="002C647A"/>
    <w:rsid w:val="002C6552"/>
    <w:rsid w:val="002C6A0E"/>
    <w:rsid w:val="002C6A92"/>
    <w:rsid w:val="002C702C"/>
    <w:rsid w:val="002C726D"/>
    <w:rsid w:val="002C72D7"/>
    <w:rsid w:val="002C72FB"/>
    <w:rsid w:val="002C7449"/>
    <w:rsid w:val="002C7463"/>
    <w:rsid w:val="002C74CF"/>
    <w:rsid w:val="002C7789"/>
    <w:rsid w:val="002C7A52"/>
    <w:rsid w:val="002C7D43"/>
    <w:rsid w:val="002C7FBD"/>
    <w:rsid w:val="002D04B2"/>
    <w:rsid w:val="002D087A"/>
    <w:rsid w:val="002D0D55"/>
    <w:rsid w:val="002D0DBE"/>
    <w:rsid w:val="002D10AC"/>
    <w:rsid w:val="002D125A"/>
    <w:rsid w:val="002D1562"/>
    <w:rsid w:val="002D1A64"/>
    <w:rsid w:val="002D1D9D"/>
    <w:rsid w:val="002D221B"/>
    <w:rsid w:val="002D23D6"/>
    <w:rsid w:val="002D254B"/>
    <w:rsid w:val="002D2655"/>
    <w:rsid w:val="002D272B"/>
    <w:rsid w:val="002D2822"/>
    <w:rsid w:val="002D29E1"/>
    <w:rsid w:val="002D2C54"/>
    <w:rsid w:val="002D3416"/>
    <w:rsid w:val="002D3430"/>
    <w:rsid w:val="002D3480"/>
    <w:rsid w:val="002D397C"/>
    <w:rsid w:val="002D3C4A"/>
    <w:rsid w:val="002D3C68"/>
    <w:rsid w:val="002D44A4"/>
    <w:rsid w:val="002D45BF"/>
    <w:rsid w:val="002D496E"/>
    <w:rsid w:val="002D4A63"/>
    <w:rsid w:val="002D4D42"/>
    <w:rsid w:val="002D52D5"/>
    <w:rsid w:val="002D575F"/>
    <w:rsid w:val="002D5AF9"/>
    <w:rsid w:val="002D5B62"/>
    <w:rsid w:val="002D5CDB"/>
    <w:rsid w:val="002D60A8"/>
    <w:rsid w:val="002D61DE"/>
    <w:rsid w:val="002D620F"/>
    <w:rsid w:val="002D6807"/>
    <w:rsid w:val="002D6B74"/>
    <w:rsid w:val="002D6CA8"/>
    <w:rsid w:val="002D6E00"/>
    <w:rsid w:val="002D7278"/>
    <w:rsid w:val="002D7550"/>
    <w:rsid w:val="002D78A3"/>
    <w:rsid w:val="002D7E86"/>
    <w:rsid w:val="002D7F50"/>
    <w:rsid w:val="002E0240"/>
    <w:rsid w:val="002E029C"/>
    <w:rsid w:val="002E0DD2"/>
    <w:rsid w:val="002E0F43"/>
    <w:rsid w:val="002E1007"/>
    <w:rsid w:val="002E1317"/>
    <w:rsid w:val="002E1554"/>
    <w:rsid w:val="002E15FF"/>
    <w:rsid w:val="002E164B"/>
    <w:rsid w:val="002E178C"/>
    <w:rsid w:val="002E1B5D"/>
    <w:rsid w:val="002E1FBD"/>
    <w:rsid w:val="002E2668"/>
    <w:rsid w:val="002E3009"/>
    <w:rsid w:val="002E328F"/>
    <w:rsid w:val="002E381F"/>
    <w:rsid w:val="002E3E37"/>
    <w:rsid w:val="002E492F"/>
    <w:rsid w:val="002E4CDE"/>
    <w:rsid w:val="002E4E1F"/>
    <w:rsid w:val="002E51BA"/>
    <w:rsid w:val="002E521C"/>
    <w:rsid w:val="002E5CD8"/>
    <w:rsid w:val="002E65B7"/>
    <w:rsid w:val="002E6890"/>
    <w:rsid w:val="002E68E2"/>
    <w:rsid w:val="002E6904"/>
    <w:rsid w:val="002E6FBB"/>
    <w:rsid w:val="002E7147"/>
    <w:rsid w:val="002E71E1"/>
    <w:rsid w:val="002E7528"/>
    <w:rsid w:val="002E765B"/>
    <w:rsid w:val="002E7767"/>
    <w:rsid w:val="002E7D9A"/>
    <w:rsid w:val="002F03FA"/>
    <w:rsid w:val="002F0BEB"/>
    <w:rsid w:val="002F13D2"/>
    <w:rsid w:val="002F143F"/>
    <w:rsid w:val="002F15BF"/>
    <w:rsid w:val="002F17BB"/>
    <w:rsid w:val="002F1B20"/>
    <w:rsid w:val="002F1B25"/>
    <w:rsid w:val="002F1E70"/>
    <w:rsid w:val="002F1EDD"/>
    <w:rsid w:val="002F1F77"/>
    <w:rsid w:val="002F2011"/>
    <w:rsid w:val="002F20D2"/>
    <w:rsid w:val="002F2124"/>
    <w:rsid w:val="002F2426"/>
    <w:rsid w:val="002F293F"/>
    <w:rsid w:val="002F2ACB"/>
    <w:rsid w:val="002F2F88"/>
    <w:rsid w:val="002F30FA"/>
    <w:rsid w:val="002F3261"/>
    <w:rsid w:val="002F3778"/>
    <w:rsid w:val="002F394F"/>
    <w:rsid w:val="002F3A9D"/>
    <w:rsid w:val="002F3E1F"/>
    <w:rsid w:val="002F4847"/>
    <w:rsid w:val="002F495B"/>
    <w:rsid w:val="002F4A0D"/>
    <w:rsid w:val="002F4D9C"/>
    <w:rsid w:val="002F5212"/>
    <w:rsid w:val="002F557F"/>
    <w:rsid w:val="002F56AA"/>
    <w:rsid w:val="002F56C5"/>
    <w:rsid w:val="002F5CE9"/>
    <w:rsid w:val="002F5EFB"/>
    <w:rsid w:val="002F5F59"/>
    <w:rsid w:val="002F60CE"/>
    <w:rsid w:val="002F60DB"/>
    <w:rsid w:val="002F6A31"/>
    <w:rsid w:val="002F6F6E"/>
    <w:rsid w:val="002F70CB"/>
    <w:rsid w:val="002F7141"/>
    <w:rsid w:val="002F7297"/>
    <w:rsid w:val="002F745B"/>
    <w:rsid w:val="002F74C6"/>
    <w:rsid w:val="002F77E4"/>
    <w:rsid w:val="002F7AA7"/>
    <w:rsid w:val="002F7C71"/>
    <w:rsid w:val="002F7ED8"/>
    <w:rsid w:val="00300036"/>
    <w:rsid w:val="00300211"/>
    <w:rsid w:val="00300346"/>
    <w:rsid w:val="00300BCC"/>
    <w:rsid w:val="00300BE1"/>
    <w:rsid w:val="0030144B"/>
    <w:rsid w:val="00301791"/>
    <w:rsid w:val="003017E6"/>
    <w:rsid w:val="00301805"/>
    <w:rsid w:val="00301A87"/>
    <w:rsid w:val="00301AE9"/>
    <w:rsid w:val="00301B21"/>
    <w:rsid w:val="00301B2D"/>
    <w:rsid w:val="00302026"/>
    <w:rsid w:val="003026C4"/>
    <w:rsid w:val="00302A59"/>
    <w:rsid w:val="00302BC5"/>
    <w:rsid w:val="00302DC7"/>
    <w:rsid w:val="00302F05"/>
    <w:rsid w:val="0030339A"/>
    <w:rsid w:val="00303735"/>
    <w:rsid w:val="00303760"/>
    <w:rsid w:val="00303B69"/>
    <w:rsid w:val="00303DF8"/>
    <w:rsid w:val="00303EEA"/>
    <w:rsid w:val="003049B0"/>
    <w:rsid w:val="00304D46"/>
    <w:rsid w:val="0030519D"/>
    <w:rsid w:val="00305549"/>
    <w:rsid w:val="003057FB"/>
    <w:rsid w:val="00305A0A"/>
    <w:rsid w:val="00306045"/>
    <w:rsid w:val="003060B1"/>
    <w:rsid w:val="00306423"/>
    <w:rsid w:val="00306D4E"/>
    <w:rsid w:val="00306E37"/>
    <w:rsid w:val="00306EEA"/>
    <w:rsid w:val="0030711A"/>
    <w:rsid w:val="0030713B"/>
    <w:rsid w:val="00307340"/>
    <w:rsid w:val="003074BB"/>
    <w:rsid w:val="00307771"/>
    <w:rsid w:val="003077F5"/>
    <w:rsid w:val="00307F04"/>
    <w:rsid w:val="00307F4A"/>
    <w:rsid w:val="00307FAE"/>
    <w:rsid w:val="003100B1"/>
    <w:rsid w:val="0031014D"/>
    <w:rsid w:val="00310735"/>
    <w:rsid w:val="00310EAA"/>
    <w:rsid w:val="00311074"/>
    <w:rsid w:val="003114AD"/>
    <w:rsid w:val="0031162E"/>
    <w:rsid w:val="003116F2"/>
    <w:rsid w:val="00311AB4"/>
    <w:rsid w:val="00311FAB"/>
    <w:rsid w:val="00312006"/>
    <w:rsid w:val="00313D48"/>
    <w:rsid w:val="00313DDB"/>
    <w:rsid w:val="00313E89"/>
    <w:rsid w:val="00314001"/>
    <w:rsid w:val="00314843"/>
    <w:rsid w:val="00314B35"/>
    <w:rsid w:val="00314C82"/>
    <w:rsid w:val="00314CE1"/>
    <w:rsid w:val="00314ED3"/>
    <w:rsid w:val="0031510B"/>
    <w:rsid w:val="003151C3"/>
    <w:rsid w:val="003151F5"/>
    <w:rsid w:val="00315235"/>
    <w:rsid w:val="0031536E"/>
    <w:rsid w:val="0031538F"/>
    <w:rsid w:val="00315CA1"/>
    <w:rsid w:val="003164B1"/>
    <w:rsid w:val="0031664F"/>
    <w:rsid w:val="003166A5"/>
    <w:rsid w:val="00316FB2"/>
    <w:rsid w:val="0031704B"/>
    <w:rsid w:val="00317469"/>
    <w:rsid w:val="003176CB"/>
    <w:rsid w:val="00317953"/>
    <w:rsid w:val="0032017E"/>
    <w:rsid w:val="003207E6"/>
    <w:rsid w:val="00320AA4"/>
    <w:rsid w:val="00320DC6"/>
    <w:rsid w:val="00320DEB"/>
    <w:rsid w:val="00320DFD"/>
    <w:rsid w:val="00321054"/>
    <w:rsid w:val="00321364"/>
    <w:rsid w:val="003215AF"/>
    <w:rsid w:val="00321661"/>
    <w:rsid w:val="00321C3C"/>
    <w:rsid w:val="00321C5F"/>
    <w:rsid w:val="00321F3E"/>
    <w:rsid w:val="003221D6"/>
    <w:rsid w:val="0032233B"/>
    <w:rsid w:val="0032243D"/>
    <w:rsid w:val="0032273E"/>
    <w:rsid w:val="00322DDF"/>
    <w:rsid w:val="00322E59"/>
    <w:rsid w:val="00323030"/>
    <w:rsid w:val="00323230"/>
    <w:rsid w:val="00323271"/>
    <w:rsid w:val="0032327C"/>
    <w:rsid w:val="0032328F"/>
    <w:rsid w:val="0032350F"/>
    <w:rsid w:val="00323565"/>
    <w:rsid w:val="003236BB"/>
    <w:rsid w:val="003237F1"/>
    <w:rsid w:val="00323C29"/>
    <w:rsid w:val="00323D59"/>
    <w:rsid w:val="00323FC1"/>
    <w:rsid w:val="00324029"/>
    <w:rsid w:val="0032466B"/>
    <w:rsid w:val="00324C43"/>
    <w:rsid w:val="003257E6"/>
    <w:rsid w:val="00325A82"/>
    <w:rsid w:val="003260FC"/>
    <w:rsid w:val="003271AA"/>
    <w:rsid w:val="00327549"/>
    <w:rsid w:val="00327773"/>
    <w:rsid w:val="00327C37"/>
    <w:rsid w:val="00327FD2"/>
    <w:rsid w:val="00330515"/>
    <w:rsid w:val="003308D0"/>
    <w:rsid w:val="00330B15"/>
    <w:rsid w:val="00330B8D"/>
    <w:rsid w:val="00330F32"/>
    <w:rsid w:val="003312B8"/>
    <w:rsid w:val="003312C2"/>
    <w:rsid w:val="003318FD"/>
    <w:rsid w:val="0033193E"/>
    <w:rsid w:val="00331F4A"/>
    <w:rsid w:val="00332477"/>
    <w:rsid w:val="0033254A"/>
    <w:rsid w:val="003325C1"/>
    <w:rsid w:val="00332F77"/>
    <w:rsid w:val="003331FE"/>
    <w:rsid w:val="0033341D"/>
    <w:rsid w:val="00333456"/>
    <w:rsid w:val="003335F2"/>
    <w:rsid w:val="00333B99"/>
    <w:rsid w:val="00333C90"/>
    <w:rsid w:val="0033400C"/>
    <w:rsid w:val="003344BD"/>
    <w:rsid w:val="00334514"/>
    <w:rsid w:val="00334D44"/>
    <w:rsid w:val="003355DF"/>
    <w:rsid w:val="003358FE"/>
    <w:rsid w:val="00335BD3"/>
    <w:rsid w:val="00335E1D"/>
    <w:rsid w:val="00336613"/>
    <w:rsid w:val="003366E9"/>
    <w:rsid w:val="00336753"/>
    <w:rsid w:val="003368D1"/>
    <w:rsid w:val="00336962"/>
    <w:rsid w:val="00336BBB"/>
    <w:rsid w:val="00336BE6"/>
    <w:rsid w:val="00336CB0"/>
    <w:rsid w:val="00336CD6"/>
    <w:rsid w:val="00337775"/>
    <w:rsid w:val="00337B42"/>
    <w:rsid w:val="00337D8E"/>
    <w:rsid w:val="00337E5B"/>
    <w:rsid w:val="0034009E"/>
    <w:rsid w:val="003400EB"/>
    <w:rsid w:val="00340609"/>
    <w:rsid w:val="00340D61"/>
    <w:rsid w:val="003413F7"/>
    <w:rsid w:val="00341C56"/>
    <w:rsid w:val="00341CE3"/>
    <w:rsid w:val="00341E32"/>
    <w:rsid w:val="00342032"/>
    <w:rsid w:val="003423D3"/>
    <w:rsid w:val="003423E5"/>
    <w:rsid w:val="00342417"/>
    <w:rsid w:val="003427F6"/>
    <w:rsid w:val="00342838"/>
    <w:rsid w:val="00342B2A"/>
    <w:rsid w:val="00342EE2"/>
    <w:rsid w:val="003430A9"/>
    <w:rsid w:val="003432BD"/>
    <w:rsid w:val="00343424"/>
    <w:rsid w:val="00343640"/>
    <w:rsid w:val="003437CE"/>
    <w:rsid w:val="003437F0"/>
    <w:rsid w:val="00343CB3"/>
    <w:rsid w:val="0034400B"/>
    <w:rsid w:val="00344034"/>
    <w:rsid w:val="0034453A"/>
    <w:rsid w:val="00344766"/>
    <w:rsid w:val="00344907"/>
    <w:rsid w:val="003453D4"/>
    <w:rsid w:val="0034584C"/>
    <w:rsid w:val="00345939"/>
    <w:rsid w:val="003467BE"/>
    <w:rsid w:val="00346870"/>
    <w:rsid w:val="00346BDC"/>
    <w:rsid w:val="00346E09"/>
    <w:rsid w:val="00346F27"/>
    <w:rsid w:val="00346F2C"/>
    <w:rsid w:val="00346FBB"/>
    <w:rsid w:val="0034747B"/>
    <w:rsid w:val="00347480"/>
    <w:rsid w:val="003477DB"/>
    <w:rsid w:val="00347990"/>
    <w:rsid w:val="00347A2C"/>
    <w:rsid w:val="00347B73"/>
    <w:rsid w:val="003503B0"/>
    <w:rsid w:val="003504D9"/>
    <w:rsid w:val="003509C8"/>
    <w:rsid w:val="0035107C"/>
    <w:rsid w:val="003510A8"/>
    <w:rsid w:val="00351B10"/>
    <w:rsid w:val="00351B90"/>
    <w:rsid w:val="00351C6E"/>
    <w:rsid w:val="00351E9F"/>
    <w:rsid w:val="0035222A"/>
    <w:rsid w:val="00352327"/>
    <w:rsid w:val="0035237A"/>
    <w:rsid w:val="0035240F"/>
    <w:rsid w:val="003524CB"/>
    <w:rsid w:val="00352541"/>
    <w:rsid w:val="003532DA"/>
    <w:rsid w:val="0035370D"/>
    <w:rsid w:val="00353B9A"/>
    <w:rsid w:val="00353DB4"/>
    <w:rsid w:val="00353FA4"/>
    <w:rsid w:val="00354670"/>
    <w:rsid w:val="003547D0"/>
    <w:rsid w:val="00354894"/>
    <w:rsid w:val="00354A93"/>
    <w:rsid w:val="00354C20"/>
    <w:rsid w:val="00354ED2"/>
    <w:rsid w:val="0035507E"/>
    <w:rsid w:val="00355A59"/>
    <w:rsid w:val="00355B0D"/>
    <w:rsid w:val="00355D8D"/>
    <w:rsid w:val="00356126"/>
    <w:rsid w:val="003567C4"/>
    <w:rsid w:val="003567D9"/>
    <w:rsid w:val="00356891"/>
    <w:rsid w:val="003568FF"/>
    <w:rsid w:val="00356A28"/>
    <w:rsid w:val="00356A98"/>
    <w:rsid w:val="00356C7C"/>
    <w:rsid w:val="00356E38"/>
    <w:rsid w:val="00357811"/>
    <w:rsid w:val="00357B09"/>
    <w:rsid w:val="003601B7"/>
    <w:rsid w:val="00360220"/>
    <w:rsid w:val="00360410"/>
    <w:rsid w:val="0036073F"/>
    <w:rsid w:val="00360875"/>
    <w:rsid w:val="00360A11"/>
    <w:rsid w:val="00360A79"/>
    <w:rsid w:val="00360ED9"/>
    <w:rsid w:val="00360F1D"/>
    <w:rsid w:val="00361178"/>
    <w:rsid w:val="00361586"/>
    <w:rsid w:val="0036182B"/>
    <w:rsid w:val="00361A50"/>
    <w:rsid w:val="00361A63"/>
    <w:rsid w:val="00361AB9"/>
    <w:rsid w:val="00361AC2"/>
    <w:rsid w:val="00361CEE"/>
    <w:rsid w:val="00362077"/>
    <w:rsid w:val="00362562"/>
    <w:rsid w:val="00362640"/>
    <w:rsid w:val="003626FA"/>
    <w:rsid w:val="00362865"/>
    <w:rsid w:val="00362E96"/>
    <w:rsid w:val="0036345C"/>
    <w:rsid w:val="00363742"/>
    <w:rsid w:val="003640FB"/>
    <w:rsid w:val="00364305"/>
    <w:rsid w:val="00364427"/>
    <w:rsid w:val="00364495"/>
    <w:rsid w:val="0036467F"/>
    <w:rsid w:val="003646D9"/>
    <w:rsid w:val="00364882"/>
    <w:rsid w:val="0036503C"/>
    <w:rsid w:val="003650D9"/>
    <w:rsid w:val="0036549B"/>
    <w:rsid w:val="0036578B"/>
    <w:rsid w:val="00365D56"/>
    <w:rsid w:val="00365D82"/>
    <w:rsid w:val="00366107"/>
    <w:rsid w:val="003664A2"/>
    <w:rsid w:val="00366856"/>
    <w:rsid w:val="00366860"/>
    <w:rsid w:val="00366E1F"/>
    <w:rsid w:val="00366E30"/>
    <w:rsid w:val="00367128"/>
    <w:rsid w:val="003671B1"/>
    <w:rsid w:val="003673E9"/>
    <w:rsid w:val="003676A3"/>
    <w:rsid w:val="00367B5B"/>
    <w:rsid w:val="00367BE9"/>
    <w:rsid w:val="00367E00"/>
    <w:rsid w:val="00367E41"/>
    <w:rsid w:val="0037061D"/>
    <w:rsid w:val="00370CA1"/>
    <w:rsid w:val="0037119D"/>
    <w:rsid w:val="003718C9"/>
    <w:rsid w:val="00371BF1"/>
    <w:rsid w:val="00372622"/>
    <w:rsid w:val="0037275A"/>
    <w:rsid w:val="00372965"/>
    <w:rsid w:val="00372C4E"/>
    <w:rsid w:val="00373539"/>
    <w:rsid w:val="003736A9"/>
    <w:rsid w:val="00373B05"/>
    <w:rsid w:val="00373C35"/>
    <w:rsid w:val="00373C78"/>
    <w:rsid w:val="00373CF8"/>
    <w:rsid w:val="00373F2A"/>
    <w:rsid w:val="00374477"/>
    <w:rsid w:val="00374616"/>
    <w:rsid w:val="0037466E"/>
    <w:rsid w:val="0037493C"/>
    <w:rsid w:val="00374CB9"/>
    <w:rsid w:val="00374D9D"/>
    <w:rsid w:val="00375273"/>
    <w:rsid w:val="0037575C"/>
    <w:rsid w:val="0037584D"/>
    <w:rsid w:val="0037598B"/>
    <w:rsid w:val="003759C7"/>
    <w:rsid w:val="00375CB8"/>
    <w:rsid w:val="00376075"/>
    <w:rsid w:val="003763C1"/>
    <w:rsid w:val="003763C5"/>
    <w:rsid w:val="003765F1"/>
    <w:rsid w:val="00376A90"/>
    <w:rsid w:val="00376C0D"/>
    <w:rsid w:val="00376E27"/>
    <w:rsid w:val="003776A7"/>
    <w:rsid w:val="00377DDE"/>
    <w:rsid w:val="00377E9F"/>
    <w:rsid w:val="0038008F"/>
    <w:rsid w:val="0038077E"/>
    <w:rsid w:val="00380BCC"/>
    <w:rsid w:val="00380EE1"/>
    <w:rsid w:val="00380FE3"/>
    <w:rsid w:val="0038178F"/>
    <w:rsid w:val="003817F2"/>
    <w:rsid w:val="00381944"/>
    <w:rsid w:val="00381978"/>
    <w:rsid w:val="00382757"/>
    <w:rsid w:val="00382C44"/>
    <w:rsid w:val="00382C4C"/>
    <w:rsid w:val="00382E23"/>
    <w:rsid w:val="003835F7"/>
    <w:rsid w:val="0038392A"/>
    <w:rsid w:val="00383E31"/>
    <w:rsid w:val="003840CE"/>
    <w:rsid w:val="0038415D"/>
    <w:rsid w:val="0038458B"/>
    <w:rsid w:val="00384848"/>
    <w:rsid w:val="00384D24"/>
    <w:rsid w:val="0038569A"/>
    <w:rsid w:val="003856A3"/>
    <w:rsid w:val="00385842"/>
    <w:rsid w:val="00385E72"/>
    <w:rsid w:val="00385F94"/>
    <w:rsid w:val="003862EF"/>
    <w:rsid w:val="003864DB"/>
    <w:rsid w:val="00386B3C"/>
    <w:rsid w:val="00387583"/>
    <w:rsid w:val="00387700"/>
    <w:rsid w:val="00387A5E"/>
    <w:rsid w:val="00387D60"/>
    <w:rsid w:val="00387F2C"/>
    <w:rsid w:val="0039021E"/>
    <w:rsid w:val="0039049C"/>
    <w:rsid w:val="003904B8"/>
    <w:rsid w:val="0039084D"/>
    <w:rsid w:val="00390CE2"/>
    <w:rsid w:val="00390F7D"/>
    <w:rsid w:val="003917AA"/>
    <w:rsid w:val="0039204D"/>
    <w:rsid w:val="00392146"/>
    <w:rsid w:val="00392265"/>
    <w:rsid w:val="00392575"/>
    <w:rsid w:val="00392A96"/>
    <w:rsid w:val="00392E42"/>
    <w:rsid w:val="003932C0"/>
    <w:rsid w:val="00393800"/>
    <w:rsid w:val="00393CC8"/>
    <w:rsid w:val="00393D2F"/>
    <w:rsid w:val="00393D5C"/>
    <w:rsid w:val="00394779"/>
    <w:rsid w:val="003949FF"/>
    <w:rsid w:val="00394A21"/>
    <w:rsid w:val="00394D80"/>
    <w:rsid w:val="00394DE0"/>
    <w:rsid w:val="00395058"/>
    <w:rsid w:val="00395B00"/>
    <w:rsid w:val="00395C27"/>
    <w:rsid w:val="003961B9"/>
    <w:rsid w:val="0039636F"/>
    <w:rsid w:val="00396994"/>
    <w:rsid w:val="00396E2B"/>
    <w:rsid w:val="00397242"/>
    <w:rsid w:val="00397434"/>
    <w:rsid w:val="0039778D"/>
    <w:rsid w:val="003977F5"/>
    <w:rsid w:val="00397B13"/>
    <w:rsid w:val="00397F84"/>
    <w:rsid w:val="003A00F1"/>
    <w:rsid w:val="003A0176"/>
    <w:rsid w:val="003A090C"/>
    <w:rsid w:val="003A09A7"/>
    <w:rsid w:val="003A0AEA"/>
    <w:rsid w:val="003A0D37"/>
    <w:rsid w:val="003A1189"/>
    <w:rsid w:val="003A15E2"/>
    <w:rsid w:val="003A16F9"/>
    <w:rsid w:val="003A17D0"/>
    <w:rsid w:val="003A18BF"/>
    <w:rsid w:val="003A1945"/>
    <w:rsid w:val="003A1C7E"/>
    <w:rsid w:val="003A1CE9"/>
    <w:rsid w:val="003A1FBE"/>
    <w:rsid w:val="003A2257"/>
    <w:rsid w:val="003A2B34"/>
    <w:rsid w:val="003A2F46"/>
    <w:rsid w:val="003A31B3"/>
    <w:rsid w:val="003A3248"/>
    <w:rsid w:val="003A32E8"/>
    <w:rsid w:val="003A35D0"/>
    <w:rsid w:val="003A39BA"/>
    <w:rsid w:val="003A3AAD"/>
    <w:rsid w:val="003A3B00"/>
    <w:rsid w:val="003A415C"/>
    <w:rsid w:val="003A429E"/>
    <w:rsid w:val="003A45A6"/>
    <w:rsid w:val="003A487A"/>
    <w:rsid w:val="003A4957"/>
    <w:rsid w:val="003A4B5C"/>
    <w:rsid w:val="003A4DE1"/>
    <w:rsid w:val="003A557C"/>
    <w:rsid w:val="003A55CE"/>
    <w:rsid w:val="003A57CD"/>
    <w:rsid w:val="003A5E7D"/>
    <w:rsid w:val="003A61C0"/>
    <w:rsid w:val="003A6C1C"/>
    <w:rsid w:val="003A70A8"/>
    <w:rsid w:val="003A76C4"/>
    <w:rsid w:val="003A7BA2"/>
    <w:rsid w:val="003A7DEC"/>
    <w:rsid w:val="003B0031"/>
    <w:rsid w:val="003B036F"/>
    <w:rsid w:val="003B04D0"/>
    <w:rsid w:val="003B0693"/>
    <w:rsid w:val="003B0A87"/>
    <w:rsid w:val="003B0A9B"/>
    <w:rsid w:val="003B0D77"/>
    <w:rsid w:val="003B0DF0"/>
    <w:rsid w:val="003B0F78"/>
    <w:rsid w:val="003B12F3"/>
    <w:rsid w:val="003B15A9"/>
    <w:rsid w:val="003B190E"/>
    <w:rsid w:val="003B1D67"/>
    <w:rsid w:val="003B1DB7"/>
    <w:rsid w:val="003B1FEB"/>
    <w:rsid w:val="003B2051"/>
    <w:rsid w:val="003B2106"/>
    <w:rsid w:val="003B22D6"/>
    <w:rsid w:val="003B24E7"/>
    <w:rsid w:val="003B26CB"/>
    <w:rsid w:val="003B27E9"/>
    <w:rsid w:val="003B2CFF"/>
    <w:rsid w:val="003B2EA5"/>
    <w:rsid w:val="003B3224"/>
    <w:rsid w:val="003B35BC"/>
    <w:rsid w:val="003B36BE"/>
    <w:rsid w:val="003B36D8"/>
    <w:rsid w:val="003B3936"/>
    <w:rsid w:val="003B39A7"/>
    <w:rsid w:val="003B3BCE"/>
    <w:rsid w:val="003B426A"/>
    <w:rsid w:val="003B428D"/>
    <w:rsid w:val="003B42A8"/>
    <w:rsid w:val="003B4541"/>
    <w:rsid w:val="003B479C"/>
    <w:rsid w:val="003B48AD"/>
    <w:rsid w:val="003B4A26"/>
    <w:rsid w:val="003B4A4E"/>
    <w:rsid w:val="003B4AC8"/>
    <w:rsid w:val="003B4BC8"/>
    <w:rsid w:val="003B4F7F"/>
    <w:rsid w:val="003B50DF"/>
    <w:rsid w:val="003B51BB"/>
    <w:rsid w:val="003B553B"/>
    <w:rsid w:val="003B58E7"/>
    <w:rsid w:val="003B6580"/>
    <w:rsid w:val="003B69AD"/>
    <w:rsid w:val="003B6A5E"/>
    <w:rsid w:val="003B6F0A"/>
    <w:rsid w:val="003B704A"/>
    <w:rsid w:val="003B754A"/>
    <w:rsid w:val="003B7E7D"/>
    <w:rsid w:val="003B7E8B"/>
    <w:rsid w:val="003C0310"/>
    <w:rsid w:val="003C0598"/>
    <w:rsid w:val="003C0917"/>
    <w:rsid w:val="003C0A81"/>
    <w:rsid w:val="003C0B0B"/>
    <w:rsid w:val="003C0D45"/>
    <w:rsid w:val="003C1195"/>
    <w:rsid w:val="003C14BD"/>
    <w:rsid w:val="003C156F"/>
    <w:rsid w:val="003C178A"/>
    <w:rsid w:val="003C1B3A"/>
    <w:rsid w:val="003C1D09"/>
    <w:rsid w:val="003C1EAA"/>
    <w:rsid w:val="003C1F59"/>
    <w:rsid w:val="003C20B5"/>
    <w:rsid w:val="003C2203"/>
    <w:rsid w:val="003C226C"/>
    <w:rsid w:val="003C300C"/>
    <w:rsid w:val="003C3045"/>
    <w:rsid w:val="003C321B"/>
    <w:rsid w:val="003C3461"/>
    <w:rsid w:val="003C3832"/>
    <w:rsid w:val="003C392F"/>
    <w:rsid w:val="003C3DA9"/>
    <w:rsid w:val="003C3DF6"/>
    <w:rsid w:val="003C3E82"/>
    <w:rsid w:val="003C4710"/>
    <w:rsid w:val="003C4A74"/>
    <w:rsid w:val="003C4D9F"/>
    <w:rsid w:val="003C5061"/>
    <w:rsid w:val="003C50DD"/>
    <w:rsid w:val="003C5586"/>
    <w:rsid w:val="003C55E0"/>
    <w:rsid w:val="003C5796"/>
    <w:rsid w:val="003C5A41"/>
    <w:rsid w:val="003C5DDD"/>
    <w:rsid w:val="003C6035"/>
    <w:rsid w:val="003C620A"/>
    <w:rsid w:val="003C6497"/>
    <w:rsid w:val="003C6710"/>
    <w:rsid w:val="003C68ED"/>
    <w:rsid w:val="003C6A3D"/>
    <w:rsid w:val="003C71FD"/>
    <w:rsid w:val="003C7609"/>
    <w:rsid w:val="003C797A"/>
    <w:rsid w:val="003C79E1"/>
    <w:rsid w:val="003C7A35"/>
    <w:rsid w:val="003C7A50"/>
    <w:rsid w:val="003C7A8D"/>
    <w:rsid w:val="003D01D0"/>
    <w:rsid w:val="003D0224"/>
    <w:rsid w:val="003D071A"/>
    <w:rsid w:val="003D0883"/>
    <w:rsid w:val="003D0952"/>
    <w:rsid w:val="003D0A0C"/>
    <w:rsid w:val="003D0BAD"/>
    <w:rsid w:val="003D0D3D"/>
    <w:rsid w:val="003D126F"/>
    <w:rsid w:val="003D154D"/>
    <w:rsid w:val="003D1A59"/>
    <w:rsid w:val="003D1B19"/>
    <w:rsid w:val="003D1F15"/>
    <w:rsid w:val="003D23A3"/>
    <w:rsid w:val="003D24FD"/>
    <w:rsid w:val="003D26FF"/>
    <w:rsid w:val="003D2A62"/>
    <w:rsid w:val="003D2FED"/>
    <w:rsid w:val="003D366B"/>
    <w:rsid w:val="003D3FD4"/>
    <w:rsid w:val="003D49E5"/>
    <w:rsid w:val="003D5242"/>
    <w:rsid w:val="003D5575"/>
    <w:rsid w:val="003D5607"/>
    <w:rsid w:val="003D5BAC"/>
    <w:rsid w:val="003D6205"/>
    <w:rsid w:val="003D6336"/>
    <w:rsid w:val="003D6871"/>
    <w:rsid w:val="003D6D5F"/>
    <w:rsid w:val="003D710F"/>
    <w:rsid w:val="003D767B"/>
    <w:rsid w:val="003D78E0"/>
    <w:rsid w:val="003D79AA"/>
    <w:rsid w:val="003D7A56"/>
    <w:rsid w:val="003D7AC3"/>
    <w:rsid w:val="003E0714"/>
    <w:rsid w:val="003E0B2D"/>
    <w:rsid w:val="003E11EF"/>
    <w:rsid w:val="003E1507"/>
    <w:rsid w:val="003E15D2"/>
    <w:rsid w:val="003E2264"/>
    <w:rsid w:val="003E29BC"/>
    <w:rsid w:val="003E2A36"/>
    <w:rsid w:val="003E2BF1"/>
    <w:rsid w:val="003E2F68"/>
    <w:rsid w:val="003E3116"/>
    <w:rsid w:val="003E3502"/>
    <w:rsid w:val="003E3AAA"/>
    <w:rsid w:val="003E3D9D"/>
    <w:rsid w:val="003E3F4C"/>
    <w:rsid w:val="003E40A6"/>
    <w:rsid w:val="003E41E9"/>
    <w:rsid w:val="003E4A3A"/>
    <w:rsid w:val="003E4D96"/>
    <w:rsid w:val="003E5510"/>
    <w:rsid w:val="003E56C8"/>
    <w:rsid w:val="003E5703"/>
    <w:rsid w:val="003E57CD"/>
    <w:rsid w:val="003E5E12"/>
    <w:rsid w:val="003E6404"/>
    <w:rsid w:val="003E661F"/>
    <w:rsid w:val="003E6A29"/>
    <w:rsid w:val="003E6A56"/>
    <w:rsid w:val="003E6F7B"/>
    <w:rsid w:val="003E7010"/>
    <w:rsid w:val="003E73A7"/>
    <w:rsid w:val="003E7676"/>
    <w:rsid w:val="003E7B2B"/>
    <w:rsid w:val="003E7C7C"/>
    <w:rsid w:val="003E7E0F"/>
    <w:rsid w:val="003E7E84"/>
    <w:rsid w:val="003E7EDA"/>
    <w:rsid w:val="003F01CA"/>
    <w:rsid w:val="003F0285"/>
    <w:rsid w:val="003F0AC8"/>
    <w:rsid w:val="003F1319"/>
    <w:rsid w:val="003F1585"/>
    <w:rsid w:val="003F16AE"/>
    <w:rsid w:val="003F16E7"/>
    <w:rsid w:val="003F17A3"/>
    <w:rsid w:val="003F18AF"/>
    <w:rsid w:val="003F1B96"/>
    <w:rsid w:val="003F273A"/>
    <w:rsid w:val="003F27B6"/>
    <w:rsid w:val="003F27CD"/>
    <w:rsid w:val="003F294E"/>
    <w:rsid w:val="003F2ABD"/>
    <w:rsid w:val="003F31BA"/>
    <w:rsid w:val="003F352A"/>
    <w:rsid w:val="003F3738"/>
    <w:rsid w:val="003F38F8"/>
    <w:rsid w:val="003F3BA3"/>
    <w:rsid w:val="003F3F46"/>
    <w:rsid w:val="003F40C9"/>
    <w:rsid w:val="003F4D42"/>
    <w:rsid w:val="003F5224"/>
    <w:rsid w:val="003F52BA"/>
    <w:rsid w:val="003F53E4"/>
    <w:rsid w:val="003F584A"/>
    <w:rsid w:val="003F58B1"/>
    <w:rsid w:val="003F643D"/>
    <w:rsid w:val="003F671D"/>
    <w:rsid w:val="003F69EC"/>
    <w:rsid w:val="003F6B29"/>
    <w:rsid w:val="003F7939"/>
    <w:rsid w:val="003F7A98"/>
    <w:rsid w:val="003F7C45"/>
    <w:rsid w:val="003F7E0C"/>
    <w:rsid w:val="004000A1"/>
    <w:rsid w:val="004002C1"/>
    <w:rsid w:val="00400523"/>
    <w:rsid w:val="004005CE"/>
    <w:rsid w:val="00400EA7"/>
    <w:rsid w:val="00400F7E"/>
    <w:rsid w:val="00400FBF"/>
    <w:rsid w:val="004010FE"/>
    <w:rsid w:val="0040117E"/>
    <w:rsid w:val="0040193D"/>
    <w:rsid w:val="0040203C"/>
    <w:rsid w:val="004022D7"/>
    <w:rsid w:val="0040248A"/>
    <w:rsid w:val="004026D0"/>
    <w:rsid w:val="004027F2"/>
    <w:rsid w:val="00402894"/>
    <w:rsid w:val="004029C0"/>
    <w:rsid w:val="00402A14"/>
    <w:rsid w:val="00402AAA"/>
    <w:rsid w:val="00402B34"/>
    <w:rsid w:val="00402B3E"/>
    <w:rsid w:val="00402EFB"/>
    <w:rsid w:val="0040388A"/>
    <w:rsid w:val="00403B12"/>
    <w:rsid w:val="00403DF4"/>
    <w:rsid w:val="00403DFA"/>
    <w:rsid w:val="00403E83"/>
    <w:rsid w:val="00404841"/>
    <w:rsid w:val="00404C98"/>
    <w:rsid w:val="00405CB2"/>
    <w:rsid w:val="00405D2A"/>
    <w:rsid w:val="00405ECA"/>
    <w:rsid w:val="00406000"/>
    <w:rsid w:val="004061F6"/>
    <w:rsid w:val="004063A7"/>
    <w:rsid w:val="004071A1"/>
    <w:rsid w:val="004071DF"/>
    <w:rsid w:val="00407553"/>
    <w:rsid w:val="004075D5"/>
    <w:rsid w:val="00407A23"/>
    <w:rsid w:val="00407A72"/>
    <w:rsid w:val="00407B0F"/>
    <w:rsid w:val="00407C2B"/>
    <w:rsid w:val="00407DDC"/>
    <w:rsid w:val="004108ED"/>
    <w:rsid w:val="00410C83"/>
    <w:rsid w:val="00410D82"/>
    <w:rsid w:val="004111A0"/>
    <w:rsid w:val="00411256"/>
    <w:rsid w:val="004116EA"/>
    <w:rsid w:val="00411899"/>
    <w:rsid w:val="0041191E"/>
    <w:rsid w:val="00411AC3"/>
    <w:rsid w:val="00411B3E"/>
    <w:rsid w:val="00411CD0"/>
    <w:rsid w:val="004122FB"/>
    <w:rsid w:val="0041234A"/>
    <w:rsid w:val="00412A50"/>
    <w:rsid w:val="00412AD6"/>
    <w:rsid w:val="00412B3E"/>
    <w:rsid w:val="00412CB6"/>
    <w:rsid w:val="00413459"/>
    <w:rsid w:val="004138DA"/>
    <w:rsid w:val="00414186"/>
    <w:rsid w:val="00414193"/>
    <w:rsid w:val="004141E6"/>
    <w:rsid w:val="00414319"/>
    <w:rsid w:val="00414459"/>
    <w:rsid w:val="00414723"/>
    <w:rsid w:val="00414C8F"/>
    <w:rsid w:val="00414FF6"/>
    <w:rsid w:val="004150D7"/>
    <w:rsid w:val="00415BB0"/>
    <w:rsid w:val="00415C95"/>
    <w:rsid w:val="00416043"/>
    <w:rsid w:val="0041615A"/>
    <w:rsid w:val="004162F5"/>
    <w:rsid w:val="00416302"/>
    <w:rsid w:val="00416645"/>
    <w:rsid w:val="00416966"/>
    <w:rsid w:val="00416993"/>
    <w:rsid w:val="00416CA1"/>
    <w:rsid w:val="004172D5"/>
    <w:rsid w:val="0041747E"/>
    <w:rsid w:val="00417D0C"/>
    <w:rsid w:val="0041CE94"/>
    <w:rsid w:val="00420127"/>
    <w:rsid w:val="0042027F"/>
    <w:rsid w:val="00420BCD"/>
    <w:rsid w:val="00420E35"/>
    <w:rsid w:val="004214CE"/>
    <w:rsid w:val="00421632"/>
    <w:rsid w:val="00421720"/>
    <w:rsid w:val="0042186E"/>
    <w:rsid w:val="00421A69"/>
    <w:rsid w:val="00421C5A"/>
    <w:rsid w:val="00421CD6"/>
    <w:rsid w:val="0042258F"/>
    <w:rsid w:val="0042346E"/>
    <w:rsid w:val="00423770"/>
    <w:rsid w:val="00423D2A"/>
    <w:rsid w:val="004245E8"/>
    <w:rsid w:val="00424863"/>
    <w:rsid w:val="004248D6"/>
    <w:rsid w:val="00425100"/>
    <w:rsid w:val="0042589A"/>
    <w:rsid w:val="00425B7F"/>
    <w:rsid w:val="00425DD0"/>
    <w:rsid w:val="00425F69"/>
    <w:rsid w:val="00426333"/>
    <w:rsid w:val="004264A6"/>
    <w:rsid w:val="00426598"/>
    <w:rsid w:val="00426739"/>
    <w:rsid w:val="004267C0"/>
    <w:rsid w:val="00426F65"/>
    <w:rsid w:val="00427249"/>
    <w:rsid w:val="004274C1"/>
    <w:rsid w:val="004277A8"/>
    <w:rsid w:val="004306CA"/>
    <w:rsid w:val="00430CDB"/>
    <w:rsid w:val="00430D24"/>
    <w:rsid w:val="0043130A"/>
    <w:rsid w:val="00431321"/>
    <w:rsid w:val="00431855"/>
    <w:rsid w:val="00431BE6"/>
    <w:rsid w:val="0043219C"/>
    <w:rsid w:val="00432334"/>
    <w:rsid w:val="00432399"/>
    <w:rsid w:val="00432AD7"/>
    <w:rsid w:val="00432B15"/>
    <w:rsid w:val="00432E75"/>
    <w:rsid w:val="00433C75"/>
    <w:rsid w:val="00433D67"/>
    <w:rsid w:val="00433F01"/>
    <w:rsid w:val="004340B5"/>
    <w:rsid w:val="00435011"/>
    <w:rsid w:val="004354F4"/>
    <w:rsid w:val="00435E38"/>
    <w:rsid w:val="00436071"/>
    <w:rsid w:val="00436255"/>
    <w:rsid w:val="004364A4"/>
    <w:rsid w:val="00436DA6"/>
    <w:rsid w:val="0043725B"/>
    <w:rsid w:val="0043790C"/>
    <w:rsid w:val="00437988"/>
    <w:rsid w:val="00437B25"/>
    <w:rsid w:val="00437DC4"/>
    <w:rsid w:val="00437E1A"/>
    <w:rsid w:val="00440412"/>
    <w:rsid w:val="00440695"/>
    <w:rsid w:val="00440BB1"/>
    <w:rsid w:val="00440BCC"/>
    <w:rsid w:val="00440DE1"/>
    <w:rsid w:val="00440FFD"/>
    <w:rsid w:val="004410CE"/>
    <w:rsid w:val="0044117B"/>
    <w:rsid w:val="00441266"/>
    <w:rsid w:val="00441BED"/>
    <w:rsid w:val="00441EF0"/>
    <w:rsid w:val="00441EF7"/>
    <w:rsid w:val="00441F52"/>
    <w:rsid w:val="004421A6"/>
    <w:rsid w:val="00442850"/>
    <w:rsid w:val="0044307C"/>
    <w:rsid w:val="0044307E"/>
    <w:rsid w:val="00443120"/>
    <w:rsid w:val="00443150"/>
    <w:rsid w:val="0044331B"/>
    <w:rsid w:val="00443658"/>
    <w:rsid w:val="00443D00"/>
    <w:rsid w:val="00443DCE"/>
    <w:rsid w:val="00443F99"/>
    <w:rsid w:val="00444001"/>
    <w:rsid w:val="004440A0"/>
    <w:rsid w:val="00444859"/>
    <w:rsid w:val="004448F0"/>
    <w:rsid w:val="00444908"/>
    <w:rsid w:val="00444AE6"/>
    <w:rsid w:val="00444C44"/>
    <w:rsid w:val="00444E45"/>
    <w:rsid w:val="00445063"/>
    <w:rsid w:val="0044520D"/>
    <w:rsid w:val="00445274"/>
    <w:rsid w:val="00445517"/>
    <w:rsid w:val="00445B65"/>
    <w:rsid w:val="00445C24"/>
    <w:rsid w:val="00446870"/>
    <w:rsid w:val="004469F3"/>
    <w:rsid w:val="00446C37"/>
    <w:rsid w:val="00446C7F"/>
    <w:rsid w:val="00446EE8"/>
    <w:rsid w:val="0044717D"/>
    <w:rsid w:val="004472FA"/>
    <w:rsid w:val="00447513"/>
    <w:rsid w:val="004475E5"/>
    <w:rsid w:val="00447745"/>
    <w:rsid w:val="004479D5"/>
    <w:rsid w:val="00447B91"/>
    <w:rsid w:val="00447BFB"/>
    <w:rsid w:val="004503AF"/>
    <w:rsid w:val="004505FE"/>
    <w:rsid w:val="00450698"/>
    <w:rsid w:val="00450B89"/>
    <w:rsid w:val="00450BB2"/>
    <w:rsid w:val="00450E95"/>
    <w:rsid w:val="0045103E"/>
    <w:rsid w:val="004517A7"/>
    <w:rsid w:val="00451E21"/>
    <w:rsid w:val="004523AE"/>
    <w:rsid w:val="00452672"/>
    <w:rsid w:val="00452877"/>
    <w:rsid w:val="00453256"/>
    <w:rsid w:val="0045361C"/>
    <w:rsid w:val="00453C7F"/>
    <w:rsid w:val="00453E16"/>
    <w:rsid w:val="00453FD6"/>
    <w:rsid w:val="004541E9"/>
    <w:rsid w:val="004542E3"/>
    <w:rsid w:val="00454360"/>
    <w:rsid w:val="00454803"/>
    <w:rsid w:val="00454BC0"/>
    <w:rsid w:val="00454BD2"/>
    <w:rsid w:val="0045522C"/>
    <w:rsid w:val="004552C0"/>
    <w:rsid w:val="00455699"/>
    <w:rsid w:val="00455A29"/>
    <w:rsid w:val="0045613B"/>
    <w:rsid w:val="004563D2"/>
    <w:rsid w:val="00456585"/>
    <w:rsid w:val="004567E6"/>
    <w:rsid w:val="00456860"/>
    <w:rsid w:val="00456A26"/>
    <w:rsid w:val="00456A85"/>
    <w:rsid w:val="00456B92"/>
    <w:rsid w:val="00456ECA"/>
    <w:rsid w:val="0045724D"/>
    <w:rsid w:val="004573EB"/>
    <w:rsid w:val="004576BA"/>
    <w:rsid w:val="004577D7"/>
    <w:rsid w:val="004578B1"/>
    <w:rsid w:val="00457BC7"/>
    <w:rsid w:val="004601C4"/>
    <w:rsid w:val="0046023C"/>
    <w:rsid w:val="00460375"/>
    <w:rsid w:val="00460546"/>
    <w:rsid w:val="00460753"/>
    <w:rsid w:val="00460779"/>
    <w:rsid w:val="00460D2F"/>
    <w:rsid w:val="004611D8"/>
    <w:rsid w:val="004612FF"/>
    <w:rsid w:val="004614C6"/>
    <w:rsid w:val="00461AAC"/>
    <w:rsid w:val="00461D7D"/>
    <w:rsid w:val="00462012"/>
    <w:rsid w:val="00462B59"/>
    <w:rsid w:val="00462D88"/>
    <w:rsid w:val="00462E2D"/>
    <w:rsid w:val="00462E2E"/>
    <w:rsid w:val="00463008"/>
    <w:rsid w:val="0046317F"/>
    <w:rsid w:val="00463344"/>
    <w:rsid w:val="00463C98"/>
    <w:rsid w:val="00463F67"/>
    <w:rsid w:val="00464AB8"/>
    <w:rsid w:val="00464E4F"/>
    <w:rsid w:val="004654AD"/>
    <w:rsid w:val="00465B38"/>
    <w:rsid w:val="00465B75"/>
    <w:rsid w:val="00465F05"/>
    <w:rsid w:val="00466076"/>
    <w:rsid w:val="00466305"/>
    <w:rsid w:val="004663FA"/>
    <w:rsid w:val="004666C1"/>
    <w:rsid w:val="00466725"/>
    <w:rsid w:val="0046675C"/>
    <w:rsid w:val="00466806"/>
    <w:rsid w:val="00466BF4"/>
    <w:rsid w:val="00466C71"/>
    <w:rsid w:val="00466F6B"/>
    <w:rsid w:val="00467317"/>
    <w:rsid w:val="00467331"/>
    <w:rsid w:val="00467C85"/>
    <w:rsid w:val="00467CA8"/>
    <w:rsid w:val="00467D7B"/>
    <w:rsid w:val="00470131"/>
    <w:rsid w:val="0047019A"/>
    <w:rsid w:val="0047076C"/>
    <w:rsid w:val="00470D5F"/>
    <w:rsid w:val="00470DB1"/>
    <w:rsid w:val="0047103A"/>
    <w:rsid w:val="004712D1"/>
    <w:rsid w:val="004714C0"/>
    <w:rsid w:val="00471569"/>
    <w:rsid w:val="004716C4"/>
    <w:rsid w:val="0047189A"/>
    <w:rsid w:val="004719A8"/>
    <w:rsid w:val="004719E5"/>
    <w:rsid w:val="004721F2"/>
    <w:rsid w:val="0047284D"/>
    <w:rsid w:val="004731E7"/>
    <w:rsid w:val="004732CE"/>
    <w:rsid w:val="004735A3"/>
    <w:rsid w:val="0047386C"/>
    <w:rsid w:val="00473B5D"/>
    <w:rsid w:val="00473D40"/>
    <w:rsid w:val="0047438A"/>
    <w:rsid w:val="00474ACC"/>
    <w:rsid w:val="00474D52"/>
    <w:rsid w:val="00474F8F"/>
    <w:rsid w:val="00475073"/>
    <w:rsid w:val="004754E9"/>
    <w:rsid w:val="00475739"/>
    <w:rsid w:val="00475867"/>
    <w:rsid w:val="004763CE"/>
    <w:rsid w:val="00476AD2"/>
    <w:rsid w:val="00477311"/>
    <w:rsid w:val="004775FD"/>
    <w:rsid w:val="00477E7A"/>
    <w:rsid w:val="0048048E"/>
    <w:rsid w:val="00480B05"/>
    <w:rsid w:val="00480DFD"/>
    <w:rsid w:val="00480E32"/>
    <w:rsid w:val="00481750"/>
    <w:rsid w:val="004818BD"/>
    <w:rsid w:val="00481D02"/>
    <w:rsid w:val="00481D26"/>
    <w:rsid w:val="004825EF"/>
    <w:rsid w:val="00482724"/>
    <w:rsid w:val="00483EB3"/>
    <w:rsid w:val="004840F9"/>
    <w:rsid w:val="00484138"/>
    <w:rsid w:val="00484190"/>
    <w:rsid w:val="0048420A"/>
    <w:rsid w:val="00484295"/>
    <w:rsid w:val="004842A4"/>
    <w:rsid w:val="00484451"/>
    <w:rsid w:val="0048459E"/>
    <w:rsid w:val="0048466D"/>
    <w:rsid w:val="00484745"/>
    <w:rsid w:val="004847D1"/>
    <w:rsid w:val="00484E86"/>
    <w:rsid w:val="00484F96"/>
    <w:rsid w:val="00485203"/>
    <w:rsid w:val="004852C6"/>
    <w:rsid w:val="0048540D"/>
    <w:rsid w:val="00485605"/>
    <w:rsid w:val="0048582A"/>
    <w:rsid w:val="00485B8B"/>
    <w:rsid w:val="00486629"/>
    <w:rsid w:val="00486674"/>
    <w:rsid w:val="004867F9"/>
    <w:rsid w:val="00486A26"/>
    <w:rsid w:val="00486BEA"/>
    <w:rsid w:val="004873F9"/>
    <w:rsid w:val="004875B2"/>
    <w:rsid w:val="00487683"/>
    <w:rsid w:val="00487AB8"/>
    <w:rsid w:val="00487DA6"/>
    <w:rsid w:val="0049007E"/>
    <w:rsid w:val="00490761"/>
    <w:rsid w:val="00490DF5"/>
    <w:rsid w:val="0049138C"/>
    <w:rsid w:val="0049152A"/>
    <w:rsid w:val="00491DFA"/>
    <w:rsid w:val="00491E02"/>
    <w:rsid w:val="00492267"/>
    <w:rsid w:val="00492443"/>
    <w:rsid w:val="00492515"/>
    <w:rsid w:val="004925DE"/>
    <w:rsid w:val="004927D1"/>
    <w:rsid w:val="00492B64"/>
    <w:rsid w:val="00492C37"/>
    <w:rsid w:val="004932A7"/>
    <w:rsid w:val="004932C4"/>
    <w:rsid w:val="00493468"/>
    <w:rsid w:val="00493A82"/>
    <w:rsid w:val="00493B41"/>
    <w:rsid w:val="00493CB1"/>
    <w:rsid w:val="00493E88"/>
    <w:rsid w:val="0049401D"/>
    <w:rsid w:val="004944CA"/>
    <w:rsid w:val="00494560"/>
    <w:rsid w:val="00495353"/>
    <w:rsid w:val="004961A5"/>
    <w:rsid w:val="00496644"/>
    <w:rsid w:val="00496922"/>
    <w:rsid w:val="00496C59"/>
    <w:rsid w:val="00497A57"/>
    <w:rsid w:val="00497CCB"/>
    <w:rsid w:val="00497E94"/>
    <w:rsid w:val="00497F2F"/>
    <w:rsid w:val="00497F41"/>
    <w:rsid w:val="004A0040"/>
    <w:rsid w:val="004A0333"/>
    <w:rsid w:val="004A0589"/>
    <w:rsid w:val="004A05F0"/>
    <w:rsid w:val="004A0BAB"/>
    <w:rsid w:val="004A0CBA"/>
    <w:rsid w:val="004A0D7D"/>
    <w:rsid w:val="004A0EAC"/>
    <w:rsid w:val="004A1A72"/>
    <w:rsid w:val="004A1AF9"/>
    <w:rsid w:val="004A1E15"/>
    <w:rsid w:val="004A23B1"/>
    <w:rsid w:val="004A23C1"/>
    <w:rsid w:val="004A24DC"/>
    <w:rsid w:val="004A2972"/>
    <w:rsid w:val="004A31AA"/>
    <w:rsid w:val="004A3C63"/>
    <w:rsid w:val="004A4391"/>
    <w:rsid w:val="004A43EE"/>
    <w:rsid w:val="004A4881"/>
    <w:rsid w:val="004A4AF6"/>
    <w:rsid w:val="004A4C05"/>
    <w:rsid w:val="004A5000"/>
    <w:rsid w:val="004A5493"/>
    <w:rsid w:val="004A5637"/>
    <w:rsid w:val="004A5BDE"/>
    <w:rsid w:val="004A6989"/>
    <w:rsid w:val="004A6F26"/>
    <w:rsid w:val="004A71C1"/>
    <w:rsid w:val="004A71E9"/>
    <w:rsid w:val="004A7294"/>
    <w:rsid w:val="004A72FC"/>
    <w:rsid w:val="004A73BA"/>
    <w:rsid w:val="004A7A19"/>
    <w:rsid w:val="004A7A5F"/>
    <w:rsid w:val="004A7A93"/>
    <w:rsid w:val="004A7DEA"/>
    <w:rsid w:val="004A7ED7"/>
    <w:rsid w:val="004A7F46"/>
    <w:rsid w:val="004B03D8"/>
    <w:rsid w:val="004B0719"/>
    <w:rsid w:val="004B0A33"/>
    <w:rsid w:val="004B0BAC"/>
    <w:rsid w:val="004B0C12"/>
    <w:rsid w:val="004B0DA6"/>
    <w:rsid w:val="004B10CD"/>
    <w:rsid w:val="004B129B"/>
    <w:rsid w:val="004B1367"/>
    <w:rsid w:val="004B146E"/>
    <w:rsid w:val="004B168A"/>
    <w:rsid w:val="004B1981"/>
    <w:rsid w:val="004B1B19"/>
    <w:rsid w:val="004B1D0B"/>
    <w:rsid w:val="004B1DBA"/>
    <w:rsid w:val="004B1F9A"/>
    <w:rsid w:val="004B22A3"/>
    <w:rsid w:val="004B241D"/>
    <w:rsid w:val="004B2595"/>
    <w:rsid w:val="004B282B"/>
    <w:rsid w:val="004B2A91"/>
    <w:rsid w:val="004B2E38"/>
    <w:rsid w:val="004B3299"/>
    <w:rsid w:val="004B3345"/>
    <w:rsid w:val="004B3923"/>
    <w:rsid w:val="004B3941"/>
    <w:rsid w:val="004B3A79"/>
    <w:rsid w:val="004B3C7D"/>
    <w:rsid w:val="004B412F"/>
    <w:rsid w:val="004B4362"/>
    <w:rsid w:val="004B476A"/>
    <w:rsid w:val="004B485D"/>
    <w:rsid w:val="004B4CE2"/>
    <w:rsid w:val="004B4D04"/>
    <w:rsid w:val="004B51FB"/>
    <w:rsid w:val="004B543A"/>
    <w:rsid w:val="004B557F"/>
    <w:rsid w:val="004B5737"/>
    <w:rsid w:val="004B581B"/>
    <w:rsid w:val="004B59B4"/>
    <w:rsid w:val="004B5AE2"/>
    <w:rsid w:val="004B5EBE"/>
    <w:rsid w:val="004B65B5"/>
    <w:rsid w:val="004B6A66"/>
    <w:rsid w:val="004B6EDF"/>
    <w:rsid w:val="004B7132"/>
    <w:rsid w:val="004B76E4"/>
    <w:rsid w:val="004B7936"/>
    <w:rsid w:val="004B79BA"/>
    <w:rsid w:val="004B7A8F"/>
    <w:rsid w:val="004B7AB2"/>
    <w:rsid w:val="004B7F3F"/>
    <w:rsid w:val="004C007C"/>
    <w:rsid w:val="004C02B8"/>
    <w:rsid w:val="004C05B0"/>
    <w:rsid w:val="004C0B54"/>
    <w:rsid w:val="004C0E02"/>
    <w:rsid w:val="004C0FA4"/>
    <w:rsid w:val="004C1146"/>
    <w:rsid w:val="004C1253"/>
    <w:rsid w:val="004C1629"/>
    <w:rsid w:val="004C193D"/>
    <w:rsid w:val="004C1D58"/>
    <w:rsid w:val="004C225D"/>
    <w:rsid w:val="004C31AD"/>
    <w:rsid w:val="004C327A"/>
    <w:rsid w:val="004C3316"/>
    <w:rsid w:val="004C50AD"/>
    <w:rsid w:val="004C5119"/>
    <w:rsid w:val="004C51F5"/>
    <w:rsid w:val="004C53EA"/>
    <w:rsid w:val="004C5526"/>
    <w:rsid w:val="004C5695"/>
    <w:rsid w:val="004C5B9C"/>
    <w:rsid w:val="004C5C39"/>
    <w:rsid w:val="004C5DA8"/>
    <w:rsid w:val="004C64C1"/>
    <w:rsid w:val="004C70A5"/>
    <w:rsid w:val="004C73FB"/>
    <w:rsid w:val="004C75F6"/>
    <w:rsid w:val="004C77F0"/>
    <w:rsid w:val="004D0045"/>
    <w:rsid w:val="004D00E9"/>
    <w:rsid w:val="004D060E"/>
    <w:rsid w:val="004D06A0"/>
    <w:rsid w:val="004D08B0"/>
    <w:rsid w:val="004D0E1B"/>
    <w:rsid w:val="004D13F3"/>
    <w:rsid w:val="004D1C13"/>
    <w:rsid w:val="004D1C90"/>
    <w:rsid w:val="004D209E"/>
    <w:rsid w:val="004D2468"/>
    <w:rsid w:val="004D24D7"/>
    <w:rsid w:val="004D25BB"/>
    <w:rsid w:val="004D2668"/>
    <w:rsid w:val="004D2A15"/>
    <w:rsid w:val="004D2B5A"/>
    <w:rsid w:val="004D41CD"/>
    <w:rsid w:val="004D458B"/>
    <w:rsid w:val="004D4732"/>
    <w:rsid w:val="004D4855"/>
    <w:rsid w:val="004D4A1A"/>
    <w:rsid w:val="004D4C3F"/>
    <w:rsid w:val="004D50AE"/>
    <w:rsid w:val="004D51CE"/>
    <w:rsid w:val="004D5803"/>
    <w:rsid w:val="004D5B89"/>
    <w:rsid w:val="004D669D"/>
    <w:rsid w:val="004D6752"/>
    <w:rsid w:val="004D67E0"/>
    <w:rsid w:val="004D6AC4"/>
    <w:rsid w:val="004D6C9F"/>
    <w:rsid w:val="004D729A"/>
    <w:rsid w:val="004D72AE"/>
    <w:rsid w:val="004D732C"/>
    <w:rsid w:val="004D7A3F"/>
    <w:rsid w:val="004D7CC4"/>
    <w:rsid w:val="004E02A6"/>
    <w:rsid w:val="004E0354"/>
    <w:rsid w:val="004E0392"/>
    <w:rsid w:val="004E0A21"/>
    <w:rsid w:val="004E1104"/>
    <w:rsid w:val="004E12BC"/>
    <w:rsid w:val="004E12D4"/>
    <w:rsid w:val="004E16BF"/>
    <w:rsid w:val="004E1EB5"/>
    <w:rsid w:val="004E223B"/>
    <w:rsid w:val="004E251D"/>
    <w:rsid w:val="004E2834"/>
    <w:rsid w:val="004E29B7"/>
    <w:rsid w:val="004E2FCA"/>
    <w:rsid w:val="004E30C7"/>
    <w:rsid w:val="004E30FD"/>
    <w:rsid w:val="004E3868"/>
    <w:rsid w:val="004E38A3"/>
    <w:rsid w:val="004E38B1"/>
    <w:rsid w:val="004E4C53"/>
    <w:rsid w:val="004E4D7B"/>
    <w:rsid w:val="004E54A8"/>
    <w:rsid w:val="004E5811"/>
    <w:rsid w:val="004E59FB"/>
    <w:rsid w:val="004E5FBB"/>
    <w:rsid w:val="004E61A6"/>
    <w:rsid w:val="004E630F"/>
    <w:rsid w:val="004E66CD"/>
    <w:rsid w:val="004E6A1D"/>
    <w:rsid w:val="004E6C1D"/>
    <w:rsid w:val="004E6F08"/>
    <w:rsid w:val="004E703C"/>
    <w:rsid w:val="004E718C"/>
    <w:rsid w:val="004E7F5F"/>
    <w:rsid w:val="004F03F2"/>
    <w:rsid w:val="004F0C89"/>
    <w:rsid w:val="004F0E24"/>
    <w:rsid w:val="004F0F8F"/>
    <w:rsid w:val="004F18BF"/>
    <w:rsid w:val="004F1A0C"/>
    <w:rsid w:val="004F1B04"/>
    <w:rsid w:val="004F1F3B"/>
    <w:rsid w:val="004F228D"/>
    <w:rsid w:val="004F2771"/>
    <w:rsid w:val="004F29C8"/>
    <w:rsid w:val="004F2C1C"/>
    <w:rsid w:val="004F2D79"/>
    <w:rsid w:val="004F3718"/>
    <w:rsid w:val="004F3E6F"/>
    <w:rsid w:val="004F3F9F"/>
    <w:rsid w:val="004F4328"/>
    <w:rsid w:val="004F4644"/>
    <w:rsid w:val="004F4AB6"/>
    <w:rsid w:val="004F5126"/>
    <w:rsid w:val="004F535B"/>
    <w:rsid w:val="004F5F31"/>
    <w:rsid w:val="004F5FDF"/>
    <w:rsid w:val="004F64F6"/>
    <w:rsid w:val="004F681F"/>
    <w:rsid w:val="004F6C15"/>
    <w:rsid w:val="004F6C2F"/>
    <w:rsid w:val="004F77CA"/>
    <w:rsid w:val="004F7BCF"/>
    <w:rsid w:val="004F7CC3"/>
    <w:rsid w:val="004F7FB1"/>
    <w:rsid w:val="005004BB"/>
    <w:rsid w:val="00500547"/>
    <w:rsid w:val="005005A4"/>
    <w:rsid w:val="00500699"/>
    <w:rsid w:val="005006AD"/>
    <w:rsid w:val="005007F9"/>
    <w:rsid w:val="00500CAF"/>
    <w:rsid w:val="00500E82"/>
    <w:rsid w:val="00501003"/>
    <w:rsid w:val="00501021"/>
    <w:rsid w:val="005018C9"/>
    <w:rsid w:val="005019E5"/>
    <w:rsid w:val="00501C36"/>
    <w:rsid w:val="00501CC9"/>
    <w:rsid w:val="00501EBE"/>
    <w:rsid w:val="00501EDE"/>
    <w:rsid w:val="0050207C"/>
    <w:rsid w:val="005025CD"/>
    <w:rsid w:val="005025E8"/>
    <w:rsid w:val="00502925"/>
    <w:rsid w:val="00502CF5"/>
    <w:rsid w:val="00502EE4"/>
    <w:rsid w:val="0050390E"/>
    <w:rsid w:val="00503C6A"/>
    <w:rsid w:val="00503D36"/>
    <w:rsid w:val="00503EE3"/>
    <w:rsid w:val="00503F39"/>
    <w:rsid w:val="0050450B"/>
    <w:rsid w:val="00504949"/>
    <w:rsid w:val="00504ACB"/>
    <w:rsid w:val="00505001"/>
    <w:rsid w:val="0050531C"/>
    <w:rsid w:val="005053EF"/>
    <w:rsid w:val="005056B5"/>
    <w:rsid w:val="00505C21"/>
    <w:rsid w:val="00505CD9"/>
    <w:rsid w:val="00505CEE"/>
    <w:rsid w:val="00505E42"/>
    <w:rsid w:val="00506675"/>
    <w:rsid w:val="00506925"/>
    <w:rsid w:val="00506BA3"/>
    <w:rsid w:val="00506D43"/>
    <w:rsid w:val="005074EA"/>
    <w:rsid w:val="00507F7C"/>
    <w:rsid w:val="005101F5"/>
    <w:rsid w:val="00510559"/>
    <w:rsid w:val="005105A6"/>
    <w:rsid w:val="00510BF5"/>
    <w:rsid w:val="00510C8E"/>
    <w:rsid w:val="00510CBF"/>
    <w:rsid w:val="00510CF2"/>
    <w:rsid w:val="00510DBC"/>
    <w:rsid w:val="00510EB2"/>
    <w:rsid w:val="00511D35"/>
    <w:rsid w:val="00511D85"/>
    <w:rsid w:val="00512120"/>
    <w:rsid w:val="005123B8"/>
    <w:rsid w:val="00512631"/>
    <w:rsid w:val="005128F0"/>
    <w:rsid w:val="00512A75"/>
    <w:rsid w:val="00512D5A"/>
    <w:rsid w:val="00512F6A"/>
    <w:rsid w:val="00513004"/>
    <w:rsid w:val="0051329F"/>
    <w:rsid w:val="005134FA"/>
    <w:rsid w:val="00513547"/>
    <w:rsid w:val="005138A9"/>
    <w:rsid w:val="00513AC7"/>
    <w:rsid w:val="00513AE7"/>
    <w:rsid w:val="00513BE8"/>
    <w:rsid w:val="0051409A"/>
    <w:rsid w:val="005143B8"/>
    <w:rsid w:val="005146E4"/>
    <w:rsid w:val="005149B8"/>
    <w:rsid w:val="00515450"/>
    <w:rsid w:val="005158C5"/>
    <w:rsid w:val="00515F65"/>
    <w:rsid w:val="0051635F"/>
    <w:rsid w:val="005163EB"/>
    <w:rsid w:val="00516933"/>
    <w:rsid w:val="00516A26"/>
    <w:rsid w:val="00516C1B"/>
    <w:rsid w:val="00516CFC"/>
    <w:rsid w:val="0051725E"/>
    <w:rsid w:val="00517358"/>
    <w:rsid w:val="005174F3"/>
    <w:rsid w:val="00517625"/>
    <w:rsid w:val="0051779E"/>
    <w:rsid w:val="005179A1"/>
    <w:rsid w:val="00517B6F"/>
    <w:rsid w:val="00517D4E"/>
    <w:rsid w:val="00517FF3"/>
    <w:rsid w:val="005202B5"/>
    <w:rsid w:val="0052032B"/>
    <w:rsid w:val="005208FE"/>
    <w:rsid w:val="00520D5A"/>
    <w:rsid w:val="00520FB2"/>
    <w:rsid w:val="00521010"/>
    <w:rsid w:val="0052128C"/>
    <w:rsid w:val="00521422"/>
    <w:rsid w:val="005214BB"/>
    <w:rsid w:val="005215EE"/>
    <w:rsid w:val="00521829"/>
    <w:rsid w:val="00521A89"/>
    <w:rsid w:val="00521ECA"/>
    <w:rsid w:val="00521F61"/>
    <w:rsid w:val="00522992"/>
    <w:rsid w:val="00522A76"/>
    <w:rsid w:val="00522B6A"/>
    <w:rsid w:val="00522D85"/>
    <w:rsid w:val="00523013"/>
    <w:rsid w:val="005230E8"/>
    <w:rsid w:val="00523BC3"/>
    <w:rsid w:val="00523F31"/>
    <w:rsid w:val="00524760"/>
    <w:rsid w:val="00524BE6"/>
    <w:rsid w:val="00524EFB"/>
    <w:rsid w:val="00524FCF"/>
    <w:rsid w:val="00525443"/>
    <w:rsid w:val="005256C6"/>
    <w:rsid w:val="0052589D"/>
    <w:rsid w:val="00525ADD"/>
    <w:rsid w:val="00525B22"/>
    <w:rsid w:val="00525B39"/>
    <w:rsid w:val="0052619D"/>
    <w:rsid w:val="00526266"/>
    <w:rsid w:val="0052661D"/>
    <w:rsid w:val="005266F8"/>
    <w:rsid w:val="00526DB3"/>
    <w:rsid w:val="00527000"/>
    <w:rsid w:val="00527001"/>
    <w:rsid w:val="005271DA"/>
    <w:rsid w:val="0052731F"/>
    <w:rsid w:val="005274D2"/>
    <w:rsid w:val="00527885"/>
    <w:rsid w:val="00527AEB"/>
    <w:rsid w:val="00527FA4"/>
    <w:rsid w:val="0053055B"/>
    <w:rsid w:val="00530805"/>
    <w:rsid w:val="00530C67"/>
    <w:rsid w:val="00530DC4"/>
    <w:rsid w:val="00530F00"/>
    <w:rsid w:val="0053136D"/>
    <w:rsid w:val="0053169A"/>
    <w:rsid w:val="00531984"/>
    <w:rsid w:val="0053253B"/>
    <w:rsid w:val="0053254F"/>
    <w:rsid w:val="00532592"/>
    <w:rsid w:val="0053300C"/>
    <w:rsid w:val="00533B9B"/>
    <w:rsid w:val="00533F5D"/>
    <w:rsid w:val="005343B3"/>
    <w:rsid w:val="0053442F"/>
    <w:rsid w:val="00534567"/>
    <w:rsid w:val="00534712"/>
    <w:rsid w:val="00534BC6"/>
    <w:rsid w:val="00534DF0"/>
    <w:rsid w:val="00535677"/>
    <w:rsid w:val="0053594C"/>
    <w:rsid w:val="005359FC"/>
    <w:rsid w:val="00535A6D"/>
    <w:rsid w:val="00535FC3"/>
    <w:rsid w:val="00535FCB"/>
    <w:rsid w:val="00536426"/>
    <w:rsid w:val="005366A6"/>
    <w:rsid w:val="00536737"/>
    <w:rsid w:val="0053674A"/>
    <w:rsid w:val="00536FE8"/>
    <w:rsid w:val="00537041"/>
    <w:rsid w:val="0053716A"/>
    <w:rsid w:val="0053736A"/>
    <w:rsid w:val="005375BB"/>
    <w:rsid w:val="00537E41"/>
    <w:rsid w:val="00540377"/>
    <w:rsid w:val="00540387"/>
    <w:rsid w:val="0054072D"/>
    <w:rsid w:val="00540958"/>
    <w:rsid w:val="00540AE9"/>
    <w:rsid w:val="00540B0C"/>
    <w:rsid w:val="00540D5D"/>
    <w:rsid w:val="005411E7"/>
    <w:rsid w:val="0054128F"/>
    <w:rsid w:val="00541DE9"/>
    <w:rsid w:val="0054233B"/>
    <w:rsid w:val="0054260D"/>
    <w:rsid w:val="0054266A"/>
    <w:rsid w:val="00542D14"/>
    <w:rsid w:val="00543215"/>
    <w:rsid w:val="005433B5"/>
    <w:rsid w:val="005434DA"/>
    <w:rsid w:val="005437D7"/>
    <w:rsid w:val="00543CEB"/>
    <w:rsid w:val="00543DF7"/>
    <w:rsid w:val="005443DF"/>
    <w:rsid w:val="005449B2"/>
    <w:rsid w:val="00544EA5"/>
    <w:rsid w:val="005450AD"/>
    <w:rsid w:val="005450F2"/>
    <w:rsid w:val="00545710"/>
    <w:rsid w:val="0054584B"/>
    <w:rsid w:val="0054585D"/>
    <w:rsid w:val="00545DCC"/>
    <w:rsid w:val="00545E93"/>
    <w:rsid w:val="0054602F"/>
    <w:rsid w:val="00546596"/>
    <w:rsid w:val="005467D7"/>
    <w:rsid w:val="0054697A"/>
    <w:rsid w:val="00546AB6"/>
    <w:rsid w:val="00546C47"/>
    <w:rsid w:val="00546CDF"/>
    <w:rsid w:val="00546CFF"/>
    <w:rsid w:val="00547202"/>
    <w:rsid w:val="005472F2"/>
    <w:rsid w:val="00547DCE"/>
    <w:rsid w:val="00547DF4"/>
    <w:rsid w:val="00547FA9"/>
    <w:rsid w:val="005502BF"/>
    <w:rsid w:val="00550324"/>
    <w:rsid w:val="00550C2E"/>
    <w:rsid w:val="00550D48"/>
    <w:rsid w:val="00550E75"/>
    <w:rsid w:val="0055110D"/>
    <w:rsid w:val="00551224"/>
    <w:rsid w:val="005514FF"/>
    <w:rsid w:val="00551627"/>
    <w:rsid w:val="00551E29"/>
    <w:rsid w:val="005522C2"/>
    <w:rsid w:val="00552737"/>
    <w:rsid w:val="0055299B"/>
    <w:rsid w:val="00552D9B"/>
    <w:rsid w:val="00552E1C"/>
    <w:rsid w:val="00552F21"/>
    <w:rsid w:val="005530E3"/>
    <w:rsid w:val="00553192"/>
    <w:rsid w:val="005531C7"/>
    <w:rsid w:val="0055340E"/>
    <w:rsid w:val="005535B3"/>
    <w:rsid w:val="005538BE"/>
    <w:rsid w:val="00553985"/>
    <w:rsid w:val="00553C6D"/>
    <w:rsid w:val="00553DC6"/>
    <w:rsid w:val="00553FA4"/>
    <w:rsid w:val="005543DE"/>
    <w:rsid w:val="00554519"/>
    <w:rsid w:val="00554727"/>
    <w:rsid w:val="00554ABB"/>
    <w:rsid w:val="00554B3B"/>
    <w:rsid w:val="0055510A"/>
    <w:rsid w:val="0055550C"/>
    <w:rsid w:val="00555659"/>
    <w:rsid w:val="00555663"/>
    <w:rsid w:val="00555C7F"/>
    <w:rsid w:val="00555FA8"/>
    <w:rsid w:val="00556025"/>
    <w:rsid w:val="005562BE"/>
    <w:rsid w:val="00556CB8"/>
    <w:rsid w:val="00556D64"/>
    <w:rsid w:val="00557024"/>
    <w:rsid w:val="00557647"/>
    <w:rsid w:val="0055781A"/>
    <w:rsid w:val="00557F96"/>
    <w:rsid w:val="00560279"/>
    <w:rsid w:val="005609D4"/>
    <w:rsid w:val="00560C73"/>
    <w:rsid w:val="00561061"/>
    <w:rsid w:val="0056110F"/>
    <w:rsid w:val="005618EF"/>
    <w:rsid w:val="005619CA"/>
    <w:rsid w:val="00561F31"/>
    <w:rsid w:val="00562196"/>
    <w:rsid w:val="00562266"/>
    <w:rsid w:val="00562286"/>
    <w:rsid w:val="005622E7"/>
    <w:rsid w:val="0056258C"/>
    <w:rsid w:val="00562F8F"/>
    <w:rsid w:val="005636E4"/>
    <w:rsid w:val="005637D8"/>
    <w:rsid w:val="00563A83"/>
    <w:rsid w:val="00563C51"/>
    <w:rsid w:val="005641EC"/>
    <w:rsid w:val="0056424E"/>
    <w:rsid w:val="0056428D"/>
    <w:rsid w:val="005643CC"/>
    <w:rsid w:val="00564658"/>
    <w:rsid w:val="00564962"/>
    <w:rsid w:val="005649D2"/>
    <w:rsid w:val="00564CBC"/>
    <w:rsid w:val="00564D02"/>
    <w:rsid w:val="00565894"/>
    <w:rsid w:val="00565A65"/>
    <w:rsid w:val="00565D88"/>
    <w:rsid w:val="00565E03"/>
    <w:rsid w:val="00565F55"/>
    <w:rsid w:val="0056674F"/>
    <w:rsid w:val="00566A28"/>
    <w:rsid w:val="00566BB3"/>
    <w:rsid w:val="00566BEB"/>
    <w:rsid w:val="00566C8B"/>
    <w:rsid w:val="00566CC3"/>
    <w:rsid w:val="00566CF6"/>
    <w:rsid w:val="00566EAD"/>
    <w:rsid w:val="0056715F"/>
    <w:rsid w:val="005671CE"/>
    <w:rsid w:val="0056744E"/>
    <w:rsid w:val="0056748B"/>
    <w:rsid w:val="00567B24"/>
    <w:rsid w:val="00567B25"/>
    <w:rsid w:val="00567E82"/>
    <w:rsid w:val="00567FB4"/>
    <w:rsid w:val="005703FD"/>
    <w:rsid w:val="005705DF"/>
    <w:rsid w:val="00570A0B"/>
    <w:rsid w:val="00570F51"/>
    <w:rsid w:val="005711D8"/>
    <w:rsid w:val="00571276"/>
    <w:rsid w:val="0057170F"/>
    <w:rsid w:val="00571726"/>
    <w:rsid w:val="00571738"/>
    <w:rsid w:val="00571776"/>
    <w:rsid w:val="00571C98"/>
    <w:rsid w:val="005720EA"/>
    <w:rsid w:val="0057227D"/>
    <w:rsid w:val="005723A1"/>
    <w:rsid w:val="005723A8"/>
    <w:rsid w:val="005723F6"/>
    <w:rsid w:val="005725F3"/>
    <w:rsid w:val="00572A59"/>
    <w:rsid w:val="00573122"/>
    <w:rsid w:val="0057320F"/>
    <w:rsid w:val="005734F5"/>
    <w:rsid w:val="00573727"/>
    <w:rsid w:val="00573F5B"/>
    <w:rsid w:val="00573F87"/>
    <w:rsid w:val="005743D7"/>
    <w:rsid w:val="00574BFC"/>
    <w:rsid w:val="0057599D"/>
    <w:rsid w:val="005759DE"/>
    <w:rsid w:val="00575FF7"/>
    <w:rsid w:val="005767D7"/>
    <w:rsid w:val="00576CD8"/>
    <w:rsid w:val="00576DF6"/>
    <w:rsid w:val="00576EF8"/>
    <w:rsid w:val="00577691"/>
    <w:rsid w:val="005776CC"/>
    <w:rsid w:val="005777F7"/>
    <w:rsid w:val="00577CE6"/>
    <w:rsid w:val="00577CF6"/>
    <w:rsid w:val="00580C77"/>
    <w:rsid w:val="005816B5"/>
    <w:rsid w:val="00581790"/>
    <w:rsid w:val="005819B3"/>
    <w:rsid w:val="00581FA2"/>
    <w:rsid w:val="00581FF1"/>
    <w:rsid w:val="00582366"/>
    <w:rsid w:val="00582817"/>
    <w:rsid w:val="00582F1E"/>
    <w:rsid w:val="00583AF8"/>
    <w:rsid w:val="00583DCA"/>
    <w:rsid w:val="00584F20"/>
    <w:rsid w:val="005854D7"/>
    <w:rsid w:val="005855D8"/>
    <w:rsid w:val="00585806"/>
    <w:rsid w:val="00585ABC"/>
    <w:rsid w:val="00585AD2"/>
    <w:rsid w:val="005863D4"/>
    <w:rsid w:val="00586CCB"/>
    <w:rsid w:val="00586CED"/>
    <w:rsid w:val="00586F68"/>
    <w:rsid w:val="0058704C"/>
    <w:rsid w:val="00587230"/>
    <w:rsid w:val="00587568"/>
    <w:rsid w:val="0058768C"/>
    <w:rsid w:val="0058774C"/>
    <w:rsid w:val="00590159"/>
    <w:rsid w:val="005905AE"/>
    <w:rsid w:val="005905D0"/>
    <w:rsid w:val="00590734"/>
    <w:rsid w:val="0059099B"/>
    <w:rsid w:val="00590BFE"/>
    <w:rsid w:val="00590E8C"/>
    <w:rsid w:val="00590F01"/>
    <w:rsid w:val="005914B2"/>
    <w:rsid w:val="0059164D"/>
    <w:rsid w:val="00591EBB"/>
    <w:rsid w:val="00592056"/>
    <w:rsid w:val="0059235E"/>
    <w:rsid w:val="005926EF"/>
    <w:rsid w:val="005927E9"/>
    <w:rsid w:val="00592F83"/>
    <w:rsid w:val="00592FA5"/>
    <w:rsid w:val="00593B2B"/>
    <w:rsid w:val="00593D5B"/>
    <w:rsid w:val="00593F3C"/>
    <w:rsid w:val="00594407"/>
    <w:rsid w:val="005948B1"/>
    <w:rsid w:val="00594B18"/>
    <w:rsid w:val="00594FF5"/>
    <w:rsid w:val="00595246"/>
    <w:rsid w:val="0059542A"/>
    <w:rsid w:val="00595F67"/>
    <w:rsid w:val="00596832"/>
    <w:rsid w:val="00596926"/>
    <w:rsid w:val="00596D58"/>
    <w:rsid w:val="00597001"/>
    <w:rsid w:val="00597910"/>
    <w:rsid w:val="00597F13"/>
    <w:rsid w:val="00597FA0"/>
    <w:rsid w:val="005A0386"/>
    <w:rsid w:val="005A03DF"/>
    <w:rsid w:val="005A04C0"/>
    <w:rsid w:val="005A0619"/>
    <w:rsid w:val="005A0A7B"/>
    <w:rsid w:val="005A1801"/>
    <w:rsid w:val="005A21A1"/>
    <w:rsid w:val="005A28A3"/>
    <w:rsid w:val="005A2AF9"/>
    <w:rsid w:val="005A2F79"/>
    <w:rsid w:val="005A3348"/>
    <w:rsid w:val="005A35A9"/>
    <w:rsid w:val="005A39A1"/>
    <w:rsid w:val="005A4150"/>
    <w:rsid w:val="005A417D"/>
    <w:rsid w:val="005A42F5"/>
    <w:rsid w:val="005A49ED"/>
    <w:rsid w:val="005A4ABD"/>
    <w:rsid w:val="005A4B15"/>
    <w:rsid w:val="005A4BFF"/>
    <w:rsid w:val="005A4D87"/>
    <w:rsid w:val="005A50CF"/>
    <w:rsid w:val="005A5668"/>
    <w:rsid w:val="005A5713"/>
    <w:rsid w:val="005A5E56"/>
    <w:rsid w:val="005A6315"/>
    <w:rsid w:val="005A641D"/>
    <w:rsid w:val="005A6547"/>
    <w:rsid w:val="005A68FD"/>
    <w:rsid w:val="005A69E2"/>
    <w:rsid w:val="005A6AAA"/>
    <w:rsid w:val="005A6AF0"/>
    <w:rsid w:val="005A6CE4"/>
    <w:rsid w:val="005A6DC8"/>
    <w:rsid w:val="005A719F"/>
    <w:rsid w:val="005A75D9"/>
    <w:rsid w:val="005A7920"/>
    <w:rsid w:val="005A7923"/>
    <w:rsid w:val="005A795B"/>
    <w:rsid w:val="005A7A27"/>
    <w:rsid w:val="005A7BB1"/>
    <w:rsid w:val="005A7BF6"/>
    <w:rsid w:val="005A7CFF"/>
    <w:rsid w:val="005A7FD7"/>
    <w:rsid w:val="005B0018"/>
    <w:rsid w:val="005B0237"/>
    <w:rsid w:val="005B02E4"/>
    <w:rsid w:val="005B0599"/>
    <w:rsid w:val="005B0A49"/>
    <w:rsid w:val="005B0CFC"/>
    <w:rsid w:val="005B0DCC"/>
    <w:rsid w:val="005B0EBC"/>
    <w:rsid w:val="005B18E4"/>
    <w:rsid w:val="005B1C6C"/>
    <w:rsid w:val="005B1F71"/>
    <w:rsid w:val="005B21AF"/>
    <w:rsid w:val="005B2518"/>
    <w:rsid w:val="005B2E8A"/>
    <w:rsid w:val="005B2EC1"/>
    <w:rsid w:val="005B2EDB"/>
    <w:rsid w:val="005B30F9"/>
    <w:rsid w:val="005B367E"/>
    <w:rsid w:val="005B36A6"/>
    <w:rsid w:val="005B3C2A"/>
    <w:rsid w:val="005B3FC6"/>
    <w:rsid w:val="005B43E6"/>
    <w:rsid w:val="005B4495"/>
    <w:rsid w:val="005B44D7"/>
    <w:rsid w:val="005B4C17"/>
    <w:rsid w:val="005B4CC4"/>
    <w:rsid w:val="005B4DA7"/>
    <w:rsid w:val="005B4E1D"/>
    <w:rsid w:val="005B4EA4"/>
    <w:rsid w:val="005B4FA5"/>
    <w:rsid w:val="005B5362"/>
    <w:rsid w:val="005B5DF6"/>
    <w:rsid w:val="005B6509"/>
    <w:rsid w:val="005B6522"/>
    <w:rsid w:val="005B697F"/>
    <w:rsid w:val="005B6AA9"/>
    <w:rsid w:val="005B758B"/>
    <w:rsid w:val="005B7B7E"/>
    <w:rsid w:val="005B7B98"/>
    <w:rsid w:val="005C0252"/>
    <w:rsid w:val="005C0676"/>
    <w:rsid w:val="005C0DAF"/>
    <w:rsid w:val="005C10FD"/>
    <w:rsid w:val="005C12F3"/>
    <w:rsid w:val="005C131E"/>
    <w:rsid w:val="005C15A2"/>
    <w:rsid w:val="005C1A52"/>
    <w:rsid w:val="005C1E1B"/>
    <w:rsid w:val="005C20DD"/>
    <w:rsid w:val="005C2861"/>
    <w:rsid w:val="005C2BAE"/>
    <w:rsid w:val="005C2BBF"/>
    <w:rsid w:val="005C2CB9"/>
    <w:rsid w:val="005C2CD7"/>
    <w:rsid w:val="005C2D83"/>
    <w:rsid w:val="005C31BC"/>
    <w:rsid w:val="005C3553"/>
    <w:rsid w:val="005C3565"/>
    <w:rsid w:val="005C39F3"/>
    <w:rsid w:val="005C3C6D"/>
    <w:rsid w:val="005C3C83"/>
    <w:rsid w:val="005C3FB5"/>
    <w:rsid w:val="005C40A8"/>
    <w:rsid w:val="005C418E"/>
    <w:rsid w:val="005C45F6"/>
    <w:rsid w:val="005C490C"/>
    <w:rsid w:val="005C4A5C"/>
    <w:rsid w:val="005C4C33"/>
    <w:rsid w:val="005C53B2"/>
    <w:rsid w:val="005C57C5"/>
    <w:rsid w:val="005C59F6"/>
    <w:rsid w:val="005C5D4A"/>
    <w:rsid w:val="005C62AB"/>
    <w:rsid w:val="005C6402"/>
    <w:rsid w:val="005C6647"/>
    <w:rsid w:val="005C69F6"/>
    <w:rsid w:val="005C6A5F"/>
    <w:rsid w:val="005C6BCF"/>
    <w:rsid w:val="005C6C41"/>
    <w:rsid w:val="005C6C51"/>
    <w:rsid w:val="005C73EF"/>
    <w:rsid w:val="005C7FB0"/>
    <w:rsid w:val="005D0105"/>
    <w:rsid w:val="005D039B"/>
    <w:rsid w:val="005D0A09"/>
    <w:rsid w:val="005D0EEC"/>
    <w:rsid w:val="005D110C"/>
    <w:rsid w:val="005D11D9"/>
    <w:rsid w:val="005D16BE"/>
    <w:rsid w:val="005D17A3"/>
    <w:rsid w:val="005D1927"/>
    <w:rsid w:val="005D19EE"/>
    <w:rsid w:val="005D1FC3"/>
    <w:rsid w:val="005D2177"/>
    <w:rsid w:val="005D285F"/>
    <w:rsid w:val="005D289D"/>
    <w:rsid w:val="005D2925"/>
    <w:rsid w:val="005D2950"/>
    <w:rsid w:val="005D30A1"/>
    <w:rsid w:val="005D329C"/>
    <w:rsid w:val="005D3352"/>
    <w:rsid w:val="005D3AF8"/>
    <w:rsid w:val="005D3D9D"/>
    <w:rsid w:val="005D3E41"/>
    <w:rsid w:val="005D3F93"/>
    <w:rsid w:val="005D41B2"/>
    <w:rsid w:val="005D4354"/>
    <w:rsid w:val="005D448F"/>
    <w:rsid w:val="005D4532"/>
    <w:rsid w:val="005D4703"/>
    <w:rsid w:val="005D4735"/>
    <w:rsid w:val="005D4863"/>
    <w:rsid w:val="005D4979"/>
    <w:rsid w:val="005D4B62"/>
    <w:rsid w:val="005D4C45"/>
    <w:rsid w:val="005D51F1"/>
    <w:rsid w:val="005D545A"/>
    <w:rsid w:val="005D5635"/>
    <w:rsid w:val="005D5677"/>
    <w:rsid w:val="005D585C"/>
    <w:rsid w:val="005D58ED"/>
    <w:rsid w:val="005D5E83"/>
    <w:rsid w:val="005D60C4"/>
    <w:rsid w:val="005D6123"/>
    <w:rsid w:val="005D631B"/>
    <w:rsid w:val="005D65B1"/>
    <w:rsid w:val="005D65DB"/>
    <w:rsid w:val="005D68D6"/>
    <w:rsid w:val="005D6954"/>
    <w:rsid w:val="005D6C04"/>
    <w:rsid w:val="005D780E"/>
    <w:rsid w:val="005E0090"/>
    <w:rsid w:val="005E06D8"/>
    <w:rsid w:val="005E06E3"/>
    <w:rsid w:val="005E08E9"/>
    <w:rsid w:val="005E0BDF"/>
    <w:rsid w:val="005E0F54"/>
    <w:rsid w:val="005E133D"/>
    <w:rsid w:val="005E1681"/>
    <w:rsid w:val="005E25E2"/>
    <w:rsid w:val="005E26A8"/>
    <w:rsid w:val="005E2984"/>
    <w:rsid w:val="005E2D7E"/>
    <w:rsid w:val="005E2E23"/>
    <w:rsid w:val="005E3011"/>
    <w:rsid w:val="005E3878"/>
    <w:rsid w:val="005E38BD"/>
    <w:rsid w:val="005E3AF6"/>
    <w:rsid w:val="005E3CCA"/>
    <w:rsid w:val="005E3E81"/>
    <w:rsid w:val="005E40DD"/>
    <w:rsid w:val="005E4411"/>
    <w:rsid w:val="005E466E"/>
    <w:rsid w:val="005E48D3"/>
    <w:rsid w:val="005E493D"/>
    <w:rsid w:val="005E4A9C"/>
    <w:rsid w:val="005E4FD6"/>
    <w:rsid w:val="005E5160"/>
    <w:rsid w:val="005E519B"/>
    <w:rsid w:val="005E5F99"/>
    <w:rsid w:val="005E688E"/>
    <w:rsid w:val="005E68E7"/>
    <w:rsid w:val="005E6CFC"/>
    <w:rsid w:val="005E7490"/>
    <w:rsid w:val="005E74CB"/>
    <w:rsid w:val="005E74E8"/>
    <w:rsid w:val="005E75B9"/>
    <w:rsid w:val="005E7D2B"/>
    <w:rsid w:val="005E7E09"/>
    <w:rsid w:val="005E7E2E"/>
    <w:rsid w:val="005E7F2C"/>
    <w:rsid w:val="005F0CEA"/>
    <w:rsid w:val="005F1464"/>
    <w:rsid w:val="005F1AE1"/>
    <w:rsid w:val="005F1C0D"/>
    <w:rsid w:val="005F1D24"/>
    <w:rsid w:val="005F2000"/>
    <w:rsid w:val="005F3118"/>
    <w:rsid w:val="005F3146"/>
    <w:rsid w:val="005F3257"/>
    <w:rsid w:val="005F3550"/>
    <w:rsid w:val="005F36DD"/>
    <w:rsid w:val="005F4374"/>
    <w:rsid w:val="005F43C6"/>
    <w:rsid w:val="005F4625"/>
    <w:rsid w:val="005F4715"/>
    <w:rsid w:val="005F4757"/>
    <w:rsid w:val="005F475A"/>
    <w:rsid w:val="005F47AE"/>
    <w:rsid w:val="005F4B97"/>
    <w:rsid w:val="005F4D59"/>
    <w:rsid w:val="005F4E34"/>
    <w:rsid w:val="005F4F9F"/>
    <w:rsid w:val="005F5979"/>
    <w:rsid w:val="005F5DB4"/>
    <w:rsid w:val="005F5F60"/>
    <w:rsid w:val="005F61A1"/>
    <w:rsid w:val="005F6384"/>
    <w:rsid w:val="005F63A6"/>
    <w:rsid w:val="005F65E6"/>
    <w:rsid w:val="005F724B"/>
    <w:rsid w:val="005F77D3"/>
    <w:rsid w:val="005F7963"/>
    <w:rsid w:val="005F7C1C"/>
    <w:rsid w:val="005F7D01"/>
    <w:rsid w:val="005F7E10"/>
    <w:rsid w:val="006001F5"/>
    <w:rsid w:val="006003A3"/>
    <w:rsid w:val="00600590"/>
    <w:rsid w:val="006008AA"/>
    <w:rsid w:val="006008B0"/>
    <w:rsid w:val="00600A38"/>
    <w:rsid w:val="00600AA1"/>
    <w:rsid w:val="0060115B"/>
    <w:rsid w:val="006011A8"/>
    <w:rsid w:val="00601311"/>
    <w:rsid w:val="0060136D"/>
    <w:rsid w:val="00601458"/>
    <w:rsid w:val="00601799"/>
    <w:rsid w:val="00601C25"/>
    <w:rsid w:val="0060209C"/>
    <w:rsid w:val="006020EC"/>
    <w:rsid w:val="00602521"/>
    <w:rsid w:val="00602BF8"/>
    <w:rsid w:val="00602EC6"/>
    <w:rsid w:val="006037A0"/>
    <w:rsid w:val="0060383D"/>
    <w:rsid w:val="00603F08"/>
    <w:rsid w:val="00603F85"/>
    <w:rsid w:val="0060415C"/>
    <w:rsid w:val="006041CA"/>
    <w:rsid w:val="00604571"/>
    <w:rsid w:val="0060457B"/>
    <w:rsid w:val="00604617"/>
    <w:rsid w:val="00604939"/>
    <w:rsid w:val="006053F4"/>
    <w:rsid w:val="006059E5"/>
    <w:rsid w:val="00605A92"/>
    <w:rsid w:val="00605FC6"/>
    <w:rsid w:val="00606024"/>
    <w:rsid w:val="00606537"/>
    <w:rsid w:val="006066BC"/>
    <w:rsid w:val="006068BC"/>
    <w:rsid w:val="0060737B"/>
    <w:rsid w:val="006075FB"/>
    <w:rsid w:val="00607CB7"/>
    <w:rsid w:val="006100EE"/>
    <w:rsid w:val="00610493"/>
    <w:rsid w:val="00610627"/>
    <w:rsid w:val="006106DC"/>
    <w:rsid w:val="00610B7C"/>
    <w:rsid w:val="00610BAA"/>
    <w:rsid w:val="0061104B"/>
    <w:rsid w:val="00611464"/>
    <w:rsid w:val="006122AB"/>
    <w:rsid w:val="006123CA"/>
    <w:rsid w:val="006126F9"/>
    <w:rsid w:val="00612841"/>
    <w:rsid w:val="0061287D"/>
    <w:rsid w:val="006128D9"/>
    <w:rsid w:val="00612EE5"/>
    <w:rsid w:val="00613103"/>
    <w:rsid w:val="006132BD"/>
    <w:rsid w:val="00613426"/>
    <w:rsid w:val="00613FD3"/>
    <w:rsid w:val="006141FE"/>
    <w:rsid w:val="006142F5"/>
    <w:rsid w:val="00614396"/>
    <w:rsid w:val="00614532"/>
    <w:rsid w:val="0061486D"/>
    <w:rsid w:val="006148A6"/>
    <w:rsid w:val="006148AC"/>
    <w:rsid w:val="00614A00"/>
    <w:rsid w:val="00614B81"/>
    <w:rsid w:val="006151A7"/>
    <w:rsid w:val="006154C8"/>
    <w:rsid w:val="006154EC"/>
    <w:rsid w:val="00615518"/>
    <w:rsid w:val="006156EF"/>
    <w:rsid w:val="00615A6D"/>
    <w:rsid w:val="0061604D"/>
    <w:rsid w:val="006167DD"/>
    <w:rsid w:val="006169E1"/>
    <w:rsid w:val="00616C2D"/>
    <w:rsid w:val="00616D8B"/>
    <w:rsid w:val="00616E2F"/>
    <w:rsid w:val="006173EC"/>
    <w:rsid w:val="0061789A"/>
    <w:rsid w:val="006179C5"/>
    <w:rsid w:val="00617B5D"/>
    <w:rsid w:val="00620076"/>
    <w:rsid w:val="0062008C"/>
    <w:rsid w:val="006200EA"/>
    <w:rsid w:val="006208E5"/>
    <w:rsid w:val="00620E71"/>
    <w:rsid w:val="00620FDC"/>
    <w:rsid w:val="00621448"/>
    <w:rsid w:val="006218F7"/>
    <w:rsid w:val="00621A4E"/>
    <w:rsid w:val="00621A81"/>
    <w:rsid w:val="00621AA7"/>
    <w:rsid w:val="00621B69"/>
    <w:rsid w:val="00621DB2"/>
    <w:rsid w:val="006221A8"/>
    <w:rsid w:val="00622301"/>
    <w:rsid w:val="0062248F"/>
    <w:rsid w:val="006225F6"/>
    <w:rsid w:val="0062284D"/>
    <w:rsid w:val="00622870"/>
    <w:rsid w:val="00622A47"/>
    <w:rsid w:val="00622E78"/>
    <w:rsid w:val="0062315E"/>
    <w:rsid w:val="006238B8"/>
    <w:rsid w:val="006238E0"/>
    <w:rsid w:val="00624404"/>
    <w:rsid w:val="00624723"/>
    <w:rsid w:val="00624883"/>
    <w:rsid w:val="00624968"/>
    <w:rsid w:val="00624D89"/>
    <w:rsid w:val="00624EE4"/>
    <w:rsid w:val="00624FED"/>
    <w:rsid w:val="00625247"/>
    <w:rsid w:val="00625897"/>
    <w:rsid w:val="00625A44"/>
    <w:rsid w:val="00625A46"/>
    <w:rsid w:val="006267CB"/>
    <w:rsid w:val="00626888"/>
    <w:rsid w:val="00626BA2"/>
    <w:rsid w:val="00626D00"/>
    <w:rsid w:val="00626F2E"/>
    <w:rsid w:val="006272ED"/>
    <w:rsid w:val="0062733B"/>
    <w:rsid w:val="0062735D"/>
    <w:rsid w:val="00627491"/>
    <w:rsid w:val="00627851"/>
    <w:rsid w:val="00627B4A"/>
    <w:rsid w:val="00627D3D"/>
    <w:rsid w:val="00627D83"/>
    <w:rsid w:val="00630001"/>
    <w:rsid w:val="0063003C"/>
    <w:rsid w:val="006301CD"/>
    <w:rsid w:val="00630531"/>
    <w:rsid w:val="00630B23"/>
    <w:rsid w:val="00631174"/>
    <w:rsid w:val="006318E7"/>
    <w:rsid w:val="00631A0E"/>
    <w:rsid w:val="00631B22"/>
    <w:rsid w:val="00631FB1"/>
    <w:rsid w:val="00632610"/>
    <w:rsid w:val="0063308A"/>
    <w:rsid w:val="00633092"/>
    <w:rsid w:val="006330E8"/>
    <w:rsid w:val="0063330E"/>
    <w:rsid w:val="0063338A"/>
    <w:rsid w:val="0063372E"/>
    <w:rsid w:val="0063377B"/>
    <w:rsid w:val="0063384E"/>
    <w:rsid w:val="00633AC2"/>
    <w:rsid w:val="00633AF8"/>
    <w:rsid w:val="00633C72"/>
    <w:rsid w:val="00634148"/>
    <w:rsid w:val="0063438E"/>
    <w:rsid w:val="006343E2"/>
    <w:rsid w:val="006343E3"/>
    <w:rsid w:val="00634593"/>
    <w:rsid w:val="0063460F"/>
    <w:rsid w:val="0063464C"/>
    <w:rsid w:val="00634877"/>
    <w:rsid w:val="00635691"/>
    <w:rsid w:val="006356CC"/>
    <w:rsid w:val="00635F4C"/>
    <w:rsid w:val="00636178"/>
    <w:rsid w:val="0063640B"/>
    <w:rsid w:val="00636599"/>
    <w:rsid w:val="00636666"/>
    <w:rsid w:val="006367AF"/>
    <w:rsid w:val="006368C1"/>
    <w:rsid w:val="00636CC4"/>
    <w:rsid w:val="00636D76"/>
    <w:rsid w:val="00637183"/>
    <w:rsid w:val="00637740"/>
    <w:rsid w:val="00637888"/>
    <w:rsid w:val="00637C7E"/>
    <w:rsid w:val="00640002"/>
    <w:rsid w:val="006405B1"/>
    <w:rsid w:val="00640686"/>
    <w:rsid w:val="00640925"/>
    <w:rsid w:val="00640E07"/>
    <w:rsid w:val="00640E8D"/>
    <w:rsid w:val="00641440"/>
    <w:rsid w:val="00641691"/>
    <w:rsid w:val="00641A14"/>
    <w:rsid w:val="00642286"/>
    <w:rsid w:val="00642677"/>
    <w:rsid w:val="006427A1"/>
    <w:rsid w:val="00642A9F"/>
    <w:rsid w:val="00642DF3"/>
    <w:rsid w:val="00642F28"/>
    <w:rsid w:val="00642FB5"/>
    <w:rsid w:val="006430A5"/>
    <w:rsid w:val="006436AE"/>
    <w:rsid w:val="00643E05"/>
    <w:rsid w:val="00643EE3"/>
    <w:rsid w:val="00644007"/>
    <w:rsid w:val="00644068"/>
    <w:rsid w:val="00644165"/>
    <w:rsid w:val="006441D9"/>
    <w:rsid w:val="0064439C"/>
    <w:rsid w:val="00644649"/>
    <w:rsid w:val="00644774"/>
    <w:rsid w:val="0064485B"/>
    <w:rsid w:val="006449A4"/>
    <w:rsid w:val="00644E67"/>
    <w:rsid w:val="006451EE"/>
    <w:rsid w:val="00645341"/>
    <w:rsid w:val="006453F6"/>
    <w:rsid w:val="00645821"/>
    <w:rsid w:val="0064668B"/>
    <w:rsid w:val="006469E5"/>
    <w:rsid w:val="00646A4F"/>
    <w:rsid w:val="00646B2E"/>
    <w:rsid w:val="00646C8D"/>
    <w:rsid w:val="00646CED"/>
    <w:rsid w:val="00646F06"/>
    <w:rsid w:val="0064742E"/>
    <w:rsid w:val="00647511"/>
    <w:rsid w:val="0064752B"/>
    <w:rsid w:val="00647706"/>
    <w:rsid w:val="00647755"/>
    <w:rsid w:val="00647C39"/>
    <w:rsid w:val="00647CBF"/>
    <w:rsid w:val="00647D6D"/>
    <w:rsid w:val="00647E00"/>
    <w:rsid w:val="00647E02"/>
    <w:rsid w:val="00647EE8"/>
    <w:rsid w:val="006504FA"/>
    <w:rsid w:val="00650731"/>
    <w:rsid w:val="00650EF5"/>
    <w:rsid w:val="00651003"/>
    <w:rsid w:val="00651123"/>
    <w:rsid w:val="00651487"/>
    <w:rsid w:val="006514D3"/>
    <w:rsid w:val="00651533"/>
    <w:rsid w:val="006515B0"/>
    <w:rsid w:val="00651E5A"/>
    <w:rsid w:val="00651E86"/>
    <w:rsid w:val="00652009"/>
    <w:rsid w:val="006520FA"/>
    <w:rsid w:val="006527DC"/>
    <w:rsid w:val="006528BD"/>
    <w:rsid w:val="006528D7"/>
    <w:rsid w:val="0065297A"/>
    <w:rsid w:val="00652BF1"/>
    <w:rsid w:val="00652F19"/>
    <w:rsid w:val="0065302C"/>
    <w:rsid w:val="00653083"/>
    <w:rsid w:val="006538D4"/>
    <w:rsid w:val="00653C13"/>
    <w:rsid w:val="00653F03"/>
    <w:rsid w:val="00654122"/>
    <w:rsid w:val="0065468D"/>
    <w:rsid w:val="00654B8C"/>
    <w:rsid w:val="00654D90"/>
    <w:rsid w:val="00654E6C"/>
    <w:rsid w:val="00654EAD"/>
    <w:rsid w:val="00654FB0"/>
    <w:rsid w:val="0065500A"/>
    <w:rsid w:val="00655199"/>
    <w:rsid w:val="00655323"/>
    <w:rsid w:val="00655444"/>
    <w:rsid w:val="006556D4"/>
    <w:rsid w:val="006556FD"/>
    <w:rsid w:val="00655A38"/>
    <w:rsid w:val="0065602C"/>
    <w:rsid w:val="006563CC"/>
    <w:rsid w:val="00656FD8"/>
    <w:rsid w:val="00657069"/>
    <w:rsid w:val="00657AED"/>
    <w:rsid w:val="0066005E"/>
    <w:rsid w:val="006603F8"/>
    <w:rsid w:val="006606E6"/>
    <w:rsid w:val="0066088E"/>
    <w:rsid w:val="00660ADE"/>
    <w:rsid w:val="006610F9"/>
    <w:rsid w:val="00661139"/>
    <w:rsid w:val="006611A6"/>
    <w:rsid w:val="006612F1"/>
    <w:rsid w:val="00661316"/>
    <w:rsid w:val="006615F7"/>
    <w:rsid w:val="0066161B"/>
    <w:rsid w:val="00662039"/>
    <w:rsid w:val="006620B7"/>
    <w:rsid w:val="00662430"/>
    <w:rsid w:val="00662696"/>
    <w:rsid w:val="0066287A"/>
    <w:rsid w:val="00662900"/>
    <w:rsid w:val="00662CA9"/>
    <w:rsid w:val="006630EA"/>
    <w:rsid w:val="006631D4"/>
    <w:rsid w:val="00663363"/>
    <w:rsid w:val="00663409"/>
    <w:rsid w:val="00663425"/>
    <w:rsid w:val="006636BE"/>
    <w:rsid w:val="00663766"/>
    <w:rsid w:val="006639CC"/>
    <w:rsid w:val="0066413F"/>
    <w:rsid w:val="0066417F"/>
    <w:rsid w:val="006641C8"/>
    <w:rsid w:val="00664355"/>
    <w:rsid w:val="006648FB"/>
    <w:rsid w:val="00664BC6"/>
    <w:rsid w:val="00664D90"/>
    <w:rsid w:val="00664FF7"/>
    <w:rsid w:val="00665BBA"/>
    <w:rsid w:val="00665C41"/>
    <w:rsid w:val="00665C8F"/>
    <w:rsid w:val="00666029"/>
    <w:rsid w:val="0066605E"/>
    <w:rsid w:val="006660FC"/>
    <w:rsid w:val="006663AE"/>
    <w:rsid w:val="00666744"/>
    <w:rsid w:val="00666893"/>
    <w:rsid w:val="0066792D"/>
    <w:rsid w:val="00667BDD"/>
    <w:rsid w:val="00667D13"/>
    <w:rsid w:val="00667E49"/>
    <w:rsid w:val="00667E90"/>
    <w:rsid w:val="00670780"/>
    <w:rsid w:val="006708AA"/>
    <w:rsid w:val="00670959"/>
    <w:rsid w:val="00670BAA"/>
    <w:rsid w:val="00670E89"/>
    <w:rsid w:val="00670F09"/>
    <w:rsid w:val="0067241B"/>
    <w:rsid w:val="00673B8C"/>
    <w:rsid w:val="00674227"/>
    <w:rsid w:val="006742C9"/>
    <w:rsid w:val="0067463D"/>
    <w:rsid w:val="00674B7B"/>
    <w:rsid w:val="00674BC6"/>
    <w:rsid w:val="00674C1E"/>
    <w:rsid w:val="00674C91"/>
    <w:rsid w:val="0067510F"/>
    <w:rsid w:val="00675689"/>
    <w:rsid w:val="00675736"/>
    <w:rsid w:val="006758CB"/>
    <w:rsid w:val="00675B85"/>
    <w:rsid w:val="00675BEC"/>
    <w:rsid w:val="00675E96"/>
    <w:rsid w:val="00676262"/>
    <w:rsid w:val="006764E2"/>
    <w:rsid w:val="006768C2"/>
    <w:rsid w:val="00676B4B"/>
    <w:rsid w:val="00676CD4"/>
    <w:rsid w:val="00676E94"/>
    <w:rsid w:val="00677036"/>
    <w:rsid w:val="00677189"/>
    <w:rsid w:val="00677A17"/>
    <w:rsid w:val="006801DA"/>
    <w:rsid w:val="00680DD9"/>
    <w:rsid w:val="00680E7E"/>
    <w:rsid w:val="00681AB7"/>
    <w:rsid w:val="00682159"/>
    <w:rsid w:val="006821F4"/>
    <w:rsid w:val="006828EB"/>
    <w:rsid w:val="00682A56"/>
    <w:rsid w:val="0068312D"/>
    <w:rsid w:val="00683140"/>
    <w:rsid w:val="0068347A"/>
    <w:rsid w:val="00683E45"/>
    <w:rsid w:val="00683EF1"/>
    <w:rsid w:val="00684006"/>
    <w:rsid w:val="006841AD"/>
    <w:rsid w:val="006843C7"/>
    <w:rsid w:val="00684567"/>
    <w:rsid w:val="006846BC"/>
    <w:rsid w:val="00684CA1"/>
    <w:rsid w:val="00684DC3"/>
    <w:rsid w:val="00684F57"/>
    <w:rsid w:val="006850F0"/>
    <w:rsid w:val="006852DC"/>
    <w:rsid w:val="006855C8"/>
    <w:rsid w:val="006858BB"/>
    <w:rsid w:val="00685A6F"/>
    <w:rsid w:val="00685B4F"/>
    <w:rsid w:val="00685CBC"/>
    <w:rsid w:val="00685E93"/>
    <w:rsid w:val="00685ECF"/>
    <w:rsid w:val="006860CC"/>
    <w:rsid w:val="006862AE"/>
    <w:rsid w:val="006863C2"/>
    <w:rsid w:val="006863DF"/>
    <w:rsid w:val="00686BD8"/>
    <w:rsid w:val="00686F36"/>
    <w:rsid w:val="006872AD"/>
    <w:rsid w:val="0068741F"/>
    <w:rsid w:val="00687EC2"/>
    <w:rsid w:val="006901C5"/>
    <w:rsid w:val="0069031B"/>
    <w:rsid w:val="0069047F"/>
    <w:rsid w:val="0069083A"/>
    <w:rsid w:val="00690E5E"/>
    <w:rsid w:val="00690E7F"/>
    <w:rsid w:val="00690F94"/>
    <w:rsid w:val="006911DB"/>
    <w:rsid w:val="0069130C"/>
    <w:rsid w:val="00691403"/>
    <w:rsid w:val="00691488"/>
    <w:rsid w:val="0069172D"/>
    <w:rsid w:val="00691807"/>
    <w:rsid w:val="00691975"/>
    <w:rsid w:val="00691C95"/>
    <w:rsid w:val="00691DE4"/>
    <w:rsid w:val="00692896"/>
    <w:rsid w:val="00692A47"/>
    <w:rsid w:val="00692B76"/>
    <w:rsid w:val="00692BC5"/>
    <w:rsid w:val="00692BC8"/>
    <w:rsid w:val="00693278"/>
    <w:rsid w:val="00693675"/>
    <w:rsid w:val="006937EC"/>
    <w:rsid w:val="00693D0C"/>
    <w:rsid w:val="0069466C"/>
    <w:rsid w:val="00694FFC"/>
    <w:rsid w:val="006954B6"/>
    <w:rsid w:val="006955BF"/>
    <w:rsid w:val="00695707"/>
    <w:rsid w:val="00695A7B"/>
    <w:rsid w:val="00695B9F"/>
    <w:rsid w:val="00695C8D"/>
    <w:rsid w:val="0069670A"/>
    <w:rsid w:val="00696CE6"/>
    <w:rsid w:val="00696E9B"/>
    <w:rsid w:val="00696F44"/>
    <w:rsid w:val="00697119"/>
    <w:rsid w:val="00697494"/>
    <w:rsid w:val="0069752D"/>
    <w:rsid w:val="0069754B"/>
    <w:rsid w:val="006976F4"/>
    <w:rsid w:val="00697791"/>
    <w:rsid w:val="00697A34"/>
    <w:rsid w:val="00697B4C"/>
    <w:rsid w:val="006A072E"/>
    <w:rsid w:val="006A07FD"/>
    <w:rsid w:val="006A0805"/>
    <w:rsid w:val="006A0ADA"/>
    <w:rsid w:val="006A120E"/>
    <w:rsid w:val="006A12BF"/>
    <w:rsid w:val="006A1443"/>
    <w:rsid w:val="006A15A7"/>
    <w:rsid w:val="006A1EC3"/>
    <w:rsid w:val="006A1F23"/>
    <w:rsid w:val="006A1FFD"/>
    <w:rsid w:val="006A2567"/>
    <w:rsid w:val="006A2724"/>
    <w:rsid w:val="006A2D32"/>
    <w:rsid w:val="006A2EC4"/>
    <w:rsid w:val="006A30F7"/>
    <w:rsid w:val="006A31E5"/>
    <w:rsid w:val="006A3584"/>
    <w:rsid w:val="006A395D"/>
    <w:rsid w:val="006A3C64"/>
    <w:rsid w:val="006A3E12"/>
    <w:rsid w:val="006A4468"/>
    <w:rsid w:val="006A476B"/>
    <w:rsid w:val="006A48B5"/>
    <w:rsid w:val="006A4929"/>
    <w:rsid w:val="006A49AF"/>
    <w:rsid w:val="006A4A1D"/>
    <w:rsid w:val="006A4CC1"/>
    <w:rsid w:val="006A4F52"/>
    <w:rsid w:val="006A50B4"/>
    <w:rsid w:val="006A5286"/>
    <w:rsid w:val="006A52E9"/>
    <w:rsid w:val="006A5830"/>
    <w:rsid w:val="006A5AF1"/>
    <w:rsid w:val="006A6068"/>
    <w:rsid w:val="006A633B"/>
    <w:rsid w:val="006A6612"/>
    <w:rsid w:val="006A6840"/>
    <w:rsid w:val="006A684C"/>
    <w:rsid w:val="006A6C92"/>
    <w:rsid w:val="006A6FA5"/>
    <w:rsid w:val="006A72CC"/>
    <w:rsid w:val="006A7362"/>
    <w:rsid w:val="006A77F2"/>
    <w:rsid w:val="006A7A5B"/>
    <w:rsid w:val="006A7A5D"/>
    <w:rsid w:val="006A7BE8"/>
    <w:rsid w:val="006A7C51"/>
    <w:rsid w:val="006A7F0F"/>
    <w:rsid w:val="006A7FA2"/>
    <w:rsid w:val="006B0079"/>
    <w:rsid w:val="006B038D"/>
    <w:rsid w:val="006B0498"/>
    <w:rsid w:val="006B0B9C"/>
    <w:rsid w:val="006B0D04"/>
    <w:rsid w:val="006B0E30"/>
    <w:rsid w:val="006B0F76"/>
    <w:rsid w:val="006B130A"/>
    <w:rsid w:val="006B1476"/>
    <w:rsid w:val="006B1A36"/>
    <w:rsid w:val="006B1B7D"/>
    <w:rsid w:val="006B1C1F"/>
    <w:rsid w:val="006B1CD1"/>
    <w:rsid w:val="006B1F5E"/>
    <w:rsid w:val="006B2214"/>
    <w:rsid w:val="006B2335"/>
    <w:rsid w:val="006B2636"/>
    <w:rsid w:val="006B26C2"/>
    <w:rsid w:val="006B2775"/>
    <w:rsid w:val="006B2876"/>
    <w:rsid w:val="006B288B"/>
    <w:rsid w:val="006B2B29"/>
    <w:rsid w:val="006B2D14"/>
    <w:rsid w:val="006B2E72"/>
    <w:rsid w:val="006B2EDB"/>
    <w:rsid w:val="006B2EE2"/>
    <w:rsid w:val="006B31EB"/>
    <w:rsid w:val="006B34C5"/>
    <w:rsid w:val="006B34CF"/>
    <w:rsid w:val="006B3511"/>
    <w:rsid w:val="006B3F8D"/>
    <w:rsid w:val="006B4186"/>
    <w:rsid w:val="006B4196"/>
    <w:rsid w:val="006B4C48"/>
    <w:rsid w:val="006B4EFA"/>
    <w:rsid w:val="006B5631"/>
    <w:rsid w:val="006B5A12"/>
    <w:rsid w:val="006B5BC6"/>
    <w:rsid w:val="006B6179"/>
    <w:rsid w:val="006B643F"/>
    <w:rsid w:val="006B65CE"/>
    <w:rsid w:val="006B6723"/>
    <w:rsid w:val="006B686E"/>
    <w:rsid w:val="006B6DFF"/>
    <w:rsid w:val="006B6F4B"/>
    <w:rsid w:val="006B6F4D"/>
    <w:rsid w:val="006B6FB9"/>
    <w:rsid w:val="006B74A0"/>
    <w:rsid w:val="006B778C"/>
    <w:rsid w:val="006B786E"/>
    <w:rsid w:val="006B7DA4"/>
    <w:rsid w:val="006B7DCA"/>
    <w:rsid w:val="006C06BC"/>
    <w:rsid w:val="006C0843"/>
    <w:rsid w:val="006C0CB0"/>
    <w:rsid w:val="006C1607"/>
    <w:rsid w:val="006C17E3"/>
    <w:rsid w:val="006C1A72"/>
    <w:rsid w:val="006C1EFD"/>
    <w:rsid w:val="006C1FF9"/>
    <w:rsid w:val="006C2541"/>
    <w:rsid w:val="006C25AC"/>
    <w:rsid w:val="006C28F8"/>
    <w:rsid w:val="006C2EF5"/>
    <w:rsid w:val="006C2F00"/>
    <w:rsid w:val="006C317B"/>
    <w:rsid w:val="006C33E0"/>
    <w:rsid w:val="006C3456"/>
    <w:rsid w:val="006C39C8"/>
    <w:rsid w:val="006C3A4D"/>
    <w:rsid w:val="006C3E08"/>
    <w:rsid w:val="006C3F66"/>
    <w:rsid w:val="006C3F7B"/>
    <w:rsid w:val="006C4556"/>
    <w:rsid w:val="006C49E9"/>
    <w:rsid w:val="006C4AD1"/>
    <w:rsid w:val="006C50A1"/>
    <w:rsid w:val="006C537E"/>
    <w:rsid w:val="006C5388"/>
    <w:rsid w:val="006C5452"/>
    <w:rsid w:val="006C54B7"/>
    <w:rsid w:val="006C56A5"/>
    <w:rsid w:val="006C58A3"/>
    <w:rsid w:val="006C5AB9"/>
    <w:rsid w:val="006C5AE9"/>
    <w:rsid w:val="006C5B9C"/>
    <w:rsid w:val="006C5C6A"/>
    <w:rsid w:val="006C5D9C"/>
    <w:rsid w:val="006C6044"/>
    <w:rsid w:val="006C637D"/>
    <w:rsid w:val="006C686A"/>
    <w:rsid w:val="006C6D74"/>
    <w:rsid w:val="006C791E"/>
    <w:rsid w:val="006C7D5C"/>
    <w:rsid w:val="006D03EF"/>
    <w:rsid w:val="006D04AD"/>
    <w:rsid w:val="006D04B6"/>
    <w:rsid w:val="006D0902"/>
    <w:rsid w:val="006D0A79"/>
    <w:rsid w:val="006D0C48"/>
    <w:rsid w:val="006D0D57"/>
    <w:rsid w:val="006D123D"/>
    <w:rsid w:val="006D13AA"/>
    <w:rsid w:val="006D1C78"/>
    <w:rsid w:val="006D2174"/>
    <w:rsid w:val="006D23F1"/>
    <w:rsid w:val="006D25EC"/>
    <w:rsid w:val="006D2699"/>
    <w:rsid w:val="006D290D"/>
    <w:rsid w:val="006D31BA"/>
    <w:rsid w:val="006D3332"/>
    <w:rsid w:val="006D35FE"/>
    <w:rsid w:val="006D3C5C"/>
    <w:rsid w:val="006D3D78"/>
    <w:rsid w:val="006D4045"/>
    <w:rsid w:val="006D4261"/>
    <w:rsid w:val="006D428B"/>
    <w:rsid w:val="006D4388"/>
    <w:rsid w:val="006D44A8"/>
    <w:rsid w:val="006D452F"/>
    <w:rsid w:val="006D4ADB"/>
    <w:rsid w:val="006D4F5E"/>
    <w:rsid w:val="006D55AC"/>
    <w:rsid w:val="006D5961"/>
    <w:rsid w:val="006D6112"/>
    <w:rsid w:val="006D6122"/>
    <w:rsid w:val="006D61E2"/>
    <w:rsid w:val="006D66F9"/>
    <w:rsid w:val="006D678B"/>
    <w:rsid w:val="006D6C98"/>
    <w:rsid w:val="006D7098"/>
    <w:rsid w:val="006D7302"/>
    <w:rsid w:val="006D73B6"/>
    <w:rsid w:val="006D7434"/>
    <w:rsid w:val="006D7568"/>
    <w:rsid w:val="006D7E89"/>
    <w:rsid w:val="006E01BA"/>
    <w:rsid w:val="006E0379"/>
    <w:rsid w:val="006E0464"/>
    <w:rsid w:val="006E050B"/>
    <w:rsid w:val="006E0585"/>
    <w:rsid w:val="006E0F6B"/>
    <w:rsid w:val="006E1320"/>
    <w:rsid w:val="006E14D7"/>
    <w:rsid w:val="006E1994"/>
    <w:rsid w:val="006E1AAE"/>
    <w:rsid w:val="006E1D7E"/>
    <w:rsid w:val="006E268C"/>
    <w:rsid w:val="006E2B44"/>
    <w:rsid w:val="006E2B8E"/>
    <w:rsid w:val="006E315B"/>
    <w:rsid w:val="006E34BC"/>
    <w:rsid w:val="006E34D3"/>
    <w:rsid w:val="006E34E1"/>
    <w:rsid w:val="006E3976"/>
    <w:rsid w:val="006E4A54"/>
    <w:rsid w:val="006E4AD2"/>
    <w:rsid w:val="006E4FC5"/>
    <w:rsid w:val="006E5444"/>
    <w:rsid w:val="006E545F"/>
    <w:rsid w:val="006E5469"/>
    <w:rsid w:val="006E5486"/>
    <w:rsid w:val="006E5516"/>
    <w:rsid w:val="006E5694"/>
    <w:rsid w:val="006E570C"/>
    <w:rsid w:val="006E570E"/>
    <w:rsid w:val="006E5F72"/>
    <w:rsid w:val="006E601F"/>
    <w:rsid w:val="006E6A6B"/>
    <w:rsid w:val="006E6B1B"/>
    <w:rsid w:val="006E6F1E"/>
    <w:rsid w:val="006E6F25"/>
    <w:rsid w:val="006E6F7A"/>
    <w:rsid w:val="006E7641"/>
    <w:rsid w:val="006E79DD"/>
    <w:rsid w:val="006E7B7F"/>
    <w:rsid w:val="006E7F26"/>
    <w:rsid w:val="006F00CB"/>
    <w:rsid w:val="006F022D"/>
    <w:rsid w:val="006F0384"/>
    <w:rsid w:val="006F044C"/>
    <w:rsid w:val="006F075F"/>
    <w:rsid w:val="006F07ED"/>
    <w:rsid w:val="006F0849"/>
    <w:rsid w:val="006F0A60"/>
    <w:rsid w:val="006F1947"/>
    <w:rsid w:val="006F1A33"/>
    <w:rsid w:val="006F1D7E"/>
    <w:rsid w:val="006F29D5"/>
    <w:rsid w:val="006F2B9A"/>
    <w:rsid w:val="006F352E"/>
    <w:rsid w:val="006F35B8"/>
    <w:rsid w:val="006F3D47"/>
    <w:rsid w:val="006F422B"/>
    <w:rsid w:val="006F45D4"/>
    <w:rsid w:val="006F46C4"/>
    <w:rsid w:val="006F47E7"/>
    <w:rsid w:val="006F494B"/>
    <w:rsid w:val="006F4A0B"/>
    <w:rsid w:val="006F4A5E"/>
    <w:rsid w:val="006F4DD6"/>
    <w:rsid w:val="006F51C6"/>
    <w:rsid w:val="006F540A"/>
    <w:rsid w:val="006F563C"/>
    <w:rsid w:val="006F5AE1"/>
    <w:rsid w:val="006F5D15"/>
    <w:rsid w:val="006F6376"/>
    <w:rsid w:val="006F689A"/>
    <w:rsid w:val="006F6AEF"/>
    <w:rsid w:val="006F6C0E"/>
    <w:rsid w:val="006F6F06"/>
    <w:rsid w:val="006F703B"/>
    <w:rsid w:val="006F72B8"/>
    <w:rsid w:val="006F75C7"/>
    <w:rsid w:val="006F764F"/>
    <w:rsid w:val="006F7E7E"/>
    <w:rsid w:val="007000EA"/>
    <w:rsid w:val="0070065B"/>
    <w:rsid w:val="00700699"/>
    <w:rsid w:val="007006A4"/>
    <w:rsid w:val="007007E3"/>
    <w:rsid w:val="00700A2B"/>
    <w:rsid w:val="007013E0"/>
    <w:rsid w:val="0070142E"/>
    <w:rsid w:val="007015C8"/>
    <w:rsid w:val="007015FA"/>
    <w:rsid w:val="007016EE"/>
    <w:rsid w:val="00701C30"/>
    <w:rsid w:val="0070242E"/>
    <w:rsid w:val="00702487"/>
    <w:rsid w:val="0070248A"/>
    <w:rsid w:val="00702B1C"/>
    <w:rsid w:val="00702BF9"/>
    <w:rsid w:val="0070329B"/>
    <w:rsid w:val="007033B7"/>
    <w:rsid w:val="00703528"/>
    <w:rsid w:val="0070356A"/>
    <w:rsid w:val="0070419B"/>
    <w:rsid w:val="00704760"/>
    <w:rsid w:val="007048B4"/>
    <w:rsid w:val="00704FC3"/>
    <w:rsid w:val="00705091"/>
    <w:rsid w:val="00705291"/>
    <w:rsid w:val="00705330"/>
    <w:rsid w:val="0070533B"/>
    <w:rsid w:val="007053B3"/>
    <w:rsid w:val="00705415"/>
    <w:rsid w:val="00705487"/>
    <w:rsid w:val="007054B0"/>
    <w:rsid w:val="00705845"/>
    <w:rsid w:val="007059B6"/>
    <w:rsid w:val="00705ACD"/>
    <w:rsid w:val="00705C46"/>
    <w:rsid w:val="00705DFE"/>
    <w:rsid w:val="007061E2"/>
    <w:rsid w:val="007066B0"/>
    <w:rsid w:val="00706A89"/>
    <w:rsid w:val="00706B71"/>
    <w:rsid w:val="00706C33"/>
    <w:rsid w:val="00706DFF"/>
    <w:rsid w:val="00706EA2"/>
    <w:rsid w:val="00706F04"/>
    <w:rsid w:val="00707131"/>
    <w:rsid w:val="007073E2"/>
    <w:rsid w:val="00707664"/>
    <w:rsid w:val="0070789B"/>
    <w:rsid w:val="00707BBE"/>
    <w:rsid w:val="00707E8A"/>
    <w:rsid w:val="00707FF4"/>
    <w:rsid w:val="007108D3"/>
    <w:rsid w:val="00710B2E"/>
    <w:rsid w:val="00710E7E"/>
    <w:rsid w:val="00710FFC"/>
    <w:rsid w:val="0071107C"/>
    <w:rsid w:val="007115F4"/>
    <w:rsid w:val="00711697"/>
    <w:rsid w:val="007119DC"/>
    <w:rsid w:val="00711D7E"/>
    <w:rsid w:val="00711DB0"/>
    <w:rsid w:val="00711F39"/>
    <w:rsid w:val="00712EC6"/>
    <w:rsid w:val="0071346F"/>
    <w:rsid w:val="0071383B"/>
    <w:rsid w:val="00713894"/>
    <w:rsid w:val="00713E58"/>
    <w:rsid w:val="0071413A"/>
    <w:rsid w:val="00714524"/>
    <w:rsid w:val="00714743"/>
    <w:rsid w:val="00714A3A"/>
    <w:rsid w:val="00714BB8"/>
    <w:rsid w:val="00714C5C"/>
    <w:rsid w:val="00714F13"/>
    <w:rsid w:val="00715245"/>
    <w:rsid w:val="0071589F"/>
    <w:rsid w:val="00715EBD"/>
    <w:rsid w:val="00715F65"/>
    <w:rsid w:val="007160F6"/>
    <w:rsid w:val="00716380"/>
    <w:rsid w:val="00716460"/>
    <w:rsid w:val="007169AE"/>
    <w:rsid w:val="00716AD2"/>
    <w:rsid w:val="00716E35"/>
    <w:rsid w:val="00716F89"/>
    <w:rsid w:val="00720081"/>
    <w:rsid w:val="007201CE"/>
    <w:rsid w:val="007202A9"/>
    <w:rsid w:val="00720366"/>
    <w:rsid w:val="007204DF"/>
    <w:rsid w:val="0072067E"/>
    <w:rsid w:val="00720982"/>
    <w:rsid w:val="007209E6"/>
    <w:rsid w:val="00720E39"/>
    <w:rsid w:val="007212A6"/>
    <w:rsid w:val="007212BC"/>
    <w:rsid w:val="0072137C"/>
    <w:rsid w:val="00721A4A"/>
    <w:rsid w:val="00722296"/>
    <w:rsid w:val="007228E5"/>
    <w:rsid w:val="00722958"/>
    <w:rsid w:val="007229A1"/>
    <w:rsid w:val="00722CB0"/>
    <w:rsid w:val="00722EC5"/>
    <w:rsid w:val="0072328E"/>
    <w:rsid w:val="007233D4"/>
    <w:rsid w:val="00723A00"/>
    <w:rsid w:val="00723C16"/>
    <w:rsid w:val="00723FBA"/>
    <w:rsid w:val="00724025"/>
    <w:rsid w:val="00724412"/>
    <w:rsid w:val="00724622"/>
    <w:rsid w:val="00724C62"/>
    <w:rsid w:val="00724E61"/>
    <w:rsid w:val="0072507B"/>
    <w:rsid w:val="0072544F"/>
    <w:rsid w:val="00725531"/>
    <w:rsid w:val="0072587F"/>
    <w:rsid w:val="00725A60"/>
    <w:rsid w:val="00726019"/>
    <w:rsid w:val="007265EB"/>
    <w:rsid w:val="0072692D"/>
    <w:rsid w:val="00726E6A"/>
    <w:rsid w:val="00727162"/>
    <w:rsid w:val="00727540"/>
    <w:rsid w:val="0072787B"/>
    <w:rsid w:val="00727A6F"/>
    <w:rsid w:val="00727C96"/>
    <w:rsid w:val="00730251"/>
    <w:rsid w:val="00730A30"/>
    <w:rsid w:val="00730BDA"/>
    <w:rsid w:val="00730E6D"/>
    <w:rsid w:val="00730FB2"/>
    <w:rsid w:val="00730FF7"/>
    <w:rsid w:val="007313BD"/>
    <w:rsid w:val="00731478"/>
    <w:rsid w:val="00731787"/>
    <w:rsid w:val="00731946"/>
    <w:rsid w:val="00731AFE"/>
    <w:rsid w:val="00731E0A"/>
    <w:rsid w:val="007322E6"/>
    <w:rsid w:val="00732564"/>
    <w:rsid w:val="0073273D"/>
    <w:rsid w:val="00732BE8"/>
    <w:rsid w:val="007331C9"/>
    <w:rsid w:val="00733216"/>
    <w:rsid w:val="007332E7"/>
    <w:rsid w:val="0073358A"/>
    <w:rsid w:val="00733BD0"/>
    <w:rsid w:val="00733E7F"/>
    <w:rsid w:val="00733FFD"/>
    <w:rsid w:val="00734402"/>
    <w:rsid w:val="00734A90"/>
    <w:rsid w:val="00734AC3"/>
    <w:rsid w:val="00734AEE"/>
    <w:rsid w:val="00734E41"/>
    <w:rsid w:val="007354F8"/>
    <w:rsid w:val="00735816"/>
    <w:rsid w:val="00736004"/>
    <w:rsid w:val="0073668C"/>
    <w:rsid w:val="007367F3"/>
    <w:rsid w:val="00736DA0"/>
    <w:rsid w:val="00737050"/>
    <w:rsid w:val="0073711C"/>
    <w:rsid w:val="007376F2"/>
    <w:rsid w:val="00737F29"/>
    <w:rsid w:val="00740429"/>
    <w:rsid w:val="00740A5A"/>
    <w:rsid w:val="00740BD3"/>
    <w:rsid w:val="00740C46"/>
    <w:rsid w:val="00740C5F"/>
    <w:rsid w:val="00740CD0"/>
    <w:rsid w:val="00740EFB"/>
    <w:rsid w:val="007412AF"/>
    <w:rsid w:val="00741524"/>
    <w:rsid w:val="00741925"/>
    <w:rsid w:val="007419AB"/>
    <w:rsid w:val="00741BD9"/>
    <w:rsid w:val="00741E47"/>
    <w:rsid w:val="007420A3"/>
    <w:rsid w:val="007425F6"/>
    <w:rsid w:val="007426EB"/>
    <w:rsid w:val="00742822"/>
    <w:rsid w:val="0074297D"/>
    <w:rsid w:val="007429B7"/>
    <w:rsid w:val="00742B94"/>
    <w:rsid w:val="00743DEB"/>
    <w:rsid w:val="00743EF6"/>
    <w:rsid w:val="00744010"/>
    <w:rsid w:val="00744014"/>
    <w:rsid w:val="0074405F"/>
    <w:rsid w:val="00744146"/>
    <w:rsid w:val="00744220"/>
    <w:rsid w:val="007447C7"/>
    <w:rsid w:val="00744A60"/>
    <w:rsid w:val="00744A8B"/>
    <w:rsid w:val="00744FA8"/>
    <w:rsid w:val="00745068"/>
    <w:rsid w:val="007450F9"/>
    <w:rsid w:val="007452A9"/>
    <w:rsid w:val="00745639"/>
    <w:rsid w:val="00745BEA"/>
    <w:rsid w:val="00745DA3"/>
    <w:rsid w:val="00745FEA"/>
    <w:rsid w:val="0074608B"/>
    <w:rsid w:val="0074637A"/>
    <w:rsid w:val="00746778"/>
    <w:rsid w:val="00746E34"/>
    <w:rsid w:val="00750066"/>
    <w:rsid w:val="0075093B"/>
    <w:rsid w:val="00750ABA"/>
    <w:rsid w:val="00750CC7"/>
    <w:rsid w:val="00750E03"/>
    <w:rsid w:val="00750E06"/>
    <w:rsid w:val="00750EAB"/>
    <w:rsid w:val="00750FCD"/>
    <w:rsid w:val="00751344"/>
    <w:rsid w:val="00751626"/>
    <w:rsid w:val="00751683"/>
    <w:rsid w:val="007516D8"/>
    <w:rsid w:val="00751A40"/>
    <w:rsid w:val="00751BAA"/>
    <w:rsid w:val="00751C16"/>
    <w:rsid w:val="00751EBA"/>
    <w:rsid w:val="00752071"/>
    <w:rsid w:val="00752224"/>
    <w:rsid w:val="00752511"/>
    <w:rsid w:val="00752C93"/>
    <w:rsid w:val="00752FF4"/>
    <w:rsid w:val="00753385"/>
    <w:rsid w:val="007533E6"/>
    <w:rsid w:val="007538ED"/>
    <w:rsid w:val="00753C9A"/>
    <w:rsid w:val="00753DF1"/>
    <w:rsid w:val="007540AE"/>
    <w:rsid w:val="0075416E"/>
    <w:rsid w:val="007541BF"/>
    <w:rsid w:val="007543E1"/>
    <w:rsid w:val="0075452E"/>
    <w:rsid w:val="00754827"/>
    <w:rsid w:val="007548C4"/>
    <w:rsid w:val="007548C8"/>
    <w:rsid w:val="0075496E"/>
    <w:rsid w:val="00754B59"/>
    <w:rsid w:val="00754E50"/>
    <w:rsid w:val="00754E85"/>
    <w:rsid w:val="00755328"/>
    <w:rsid w:val="0075544A"/>
    <w:rsid w:val="00755698"/>
    <w:rsid w:val="00755AFF"/>
    <w:rsid w:val="00756087"/>
    <w:rsid w:val="007566C4"/>
    <w:rsid w:val="00756E8A"/>
    <w:rsid w:val="00756EB2"/>
    <w:rsid w:val="00756FA9"/>
    <w:rsid w:val="00757641"/>
    <w:rsid w:val="00757766"/>
    <w:rsid w:val="00757AC4"/>
    <w:rsid w:val="0076020E"/>
    <w:rsid w:val="007603F1"/>
    <w:rsid w:val="00760445"/>
    <w:rsid w:val="007608CE"/>
    <w:rsid w:val="00760AA2"/>
    <w:rsid w:val="00760B08"/>
    <w:rsid w:val="00760CD5"/>
    <w:rsid w:val="00760E29"/>
    <w:rsid w:val="007610DE"/>
    <w:rsid w:val="00761569"/>
    <w:rsid w:val="00761664"/>
    <w:rsid w:val="00761777"/>
    <w:rsid w:val="007617E7"/>
    <w:rsid w:val="00761916"/>
    <w:rsid w:val="00761919"/>
    <w:rsid w:val="00761A73"/>
    <w:rsid w:val="00761A7D"/>
    <w:rsid w:val="00761AF5"/>
    <w:rsid w:val="00761B72"/>
    <w:rsid w:val="00761D65"/>
    <w:rsid w:val="007621E3"/>
    <w:rsid w:val="007622D7"/>
    <w:rsid w:val="007622E3"/>
    <w:rsid w:val="00762461"/>
    <w:rsid w:val="00762852"/>
    <w:rsid w:val="00762872"/>
    <w:rsid w:val="00762B75"/>
    <w:rsid w:val="00762C8C"/>
    <w:rsid w:val="007632E2"/>
    <w:rsid w:val="007633AE"/>
    <w:rsid w:val="007638E3"/>
    <w:rsid w:val="00763A5B"/>
    <w:rsid w:val="00763A70"/>
    <w:rsid w:val="00764741"/>
    <w:rsid w:val="0076535A"/>
    <w:rsid w:val="00765851"/>
    <w:rsid w:val="00765EC2"/>
    <w:rsid w:val="007661D2"/>
    <w:rsid w:val="0076646C"/>
    <w:rsid w:val="007666F1"/>
    <w:rsid w:val="007666FE"/>
    <w:rsid w:val="00766841"/>
    <w:rsid w:val="00766AFD"/>
    <w:rsid w:val="00766B07"/>
    <w:rsid w:val="00766C1D"/>
    <w:rsid w:val="00766FC8"/>
    <w:rsid w:val="007670E9"/>
    <w:rsid w:val="007673A9"/>
    <w:rsid w:val="0076741C"/>
    <w:rsid w:val="0076783F"/>
    <w:rsid w:val="00767AB1"/>
    <w:rsid w:val="00767B12"/>
    <w:rsid w:val="00767B5D"/>
    <w:rsid w:val="007700EF"/>
    <w:rsid w:val="00770267"/>
    <w:rsid w:val="00770371"/>
    <w:rsid w:val="007703E0"/>
    <w:rsid w:val="00770534"/>
    <w:rsid w:val="00770A1A"/>
    <w:rsid w:val="00770AE4"/>
    <w:rsid w:val="00770E97"/>
    <w:rsid w:val="0077148F"/>
    <w:rsid w:val="007715DE"/>
    <w:rsid w:val="00771F4F"/>
    <w:rsid w:val="007720C2"/>
    <w:rsid w:val="0077220C"/>
    <w:rsid w:val="0077229B"/>
    <w:rsid w:val="007725F3"/>
    <w:rsid w:val="00773038"/>
    <w:rsid w:val="007733B5"/>
    <w:rsid w:val="007739F8"/>
    <w:rsid w:val="00773A7E"/>
    <w:rsid w:val="00773C2A"/>
    <w:rsid w:val="00773CC0"/>
    <w:rsid w:val="00773DE4"/>
    <w:rsid w:val="00774134"/>
    <w:rsid w:val="00774380"/>
    <w:rsid w:val="007744A4"/>
    <w:rsid w:val="00774645"/>
    <w:rsid w:val="00774693"/>
    <w:rsid w:val="007748B6"/>
    <w:rsid w:val="007749B6"/>
    <w:rsid w:val="00774AFD"/>
    <w:rsid w:val="00774B8C"/>
    <w:rsid w:val="007752BC"/>
    <w:rsid w:val="007753C0"/>
    <w:rsid w:val="007756FE"/>
    <w:rsid w:val="00775757"/>
    <w:rsid w:val="0077576E"/>
    <w:rsid w:val="00775BF2"/>
    <w:rsid w:val="00775C17"/>
    <w:rsid w:val="00775C1C"/>
    <w:rsid w:val="00775D2C"/>
    <w:rsid w:val="00776A16"/>
    <w:rsid w:val="00776A21"/>
    <w:rsid w:val="00776B7D"/>
    <w:rsid w:val="00776EB4"/>
    <w:rsid w:val="00776F94"/>
    <w:rsid w:val="00777097"/>
    <w:rsid w:val="0077713A"/>
    <w:rsid w:val="0077716D"/>
    <w:rsid w:val="00777255"/>
    <w:rsid w:val="00777273"/>
    <w:rsid w:val="0077731A"/>
    <w:rsid w:val="0077744E"/>
    <w:rsid w:val="007774CA"/>
    <w:rsid w:val="00777679"/>
    <w:rsid w:val="007777DC"/>
    <w:rsid w:val="00777957"/>
    <w:rsid w:val="0078022C"/>
    <w:rsid w:val="007810A4"/>
    <w:rsid w:val="007812CE"/>
    <w:rsid w:val="007813B8"/>
    <w:rsid w:val="0078171C"/>
    <w:rsid w:val="00781787"/>
    <w:rsid w:val="007822A4"/>
    <w:rsid w:val="007824F7"/>
    <w:rsid w:val="00782601"/>
    <w:rsid w:val="00782CFE"/>
    <w:rsid w:val="007834B9"/>
    <w:rsid w:val="0078364E"/>
    <w:rsid w:val="00783763"/>
    <w:rsid w:val="007839E1"/>
    <w:rsid w:val="00783BE0"/>
    <w:rsid w:val="00784562"/>
    <w:rsid w:val="007846EF"/>
    <w:rsid w:val="007849AF"/>
    <w:rsid w:val="00784BD2"/>
    <w:rsid w:val="00784DCC"/>
    <w:rsid w:val="00784EC1"/>
    <w:rsid w:val="00784F48"/>
    <w:rsid w:val="007851B0"/>
    <w:rsid w:val="0078571F"/>
    <w:rsid w:val="0078608B"/>
    <w:rsid w:val="0078663F"/>
    <w:rsid w:val="00786713"/>
    <w:rsid w:val="0078672E"/>
    <w:rsid w:val="00786C0E"/>
    <w:rsid w:val="00786F36"/>
    <w:rsid w:val="0078711C"/>
    <w:rsid w:val="00787C39"/>
    <w:rsid w:val="00787C3E"/>
    <w:rsid w:val="00790183"/>
    <w:rsid w:val="00790470"/>
    <w:rsid w:val="007904EE"/>
    <w:rsid w:val="007905C9"/>
    <w:rsid w:val="00790722"/>
    <w:rsid w:val="00790790"/>
    <w:rsid w:val="00790BFB"/>
    <w:rsid w:val="00791397"/>
    <w:rsid w:val="00791436"/>
    <w:rsid w:val="00791C94"/>
    <w:rsid w:val="00791DEE"/>
    <w:rsid w:val="00791EB8"/>
    <w:rsid w:val="00791F42"/>
    <w:rsid w:val="00792A66"/>
    <w:rsid w:val="00792BF6"/>
    <w:rsid w:val="0079339E"/>
    <w:rsid w:val="007935B8"/>
    <w:rsid w:val="007939CF"/>
    <w:rsid w:val="00793B88"/>
    <w:rsid w:val="00793D36"/>
    <w:rsid w:val="00793F0A"/>
    <w:rsid w:val="0079464A"/>
    <w:rsid w:val="00794960"/>
    <w:rsid w:val="00794FCF"/>
    <w:rsid w:val="00795418"/>
    <w:rsid w:val="0079594B"/>
    <w:rsid w:val="00795CA1"/>
    <w:rsid w:val="00795EB8"/>
    <w:rsid w:val="00795ED6"/>
    <w:rsid w:val="00795F0B"/>
    <w:rsid w:val="00796303"/>
    <w:rsid w:val="007964AA"/>
    <w:rsid w:val="00796539"/>
    <w:rsid w:val="00796563"/>
    <w:rsid w:val="00796958"/>
    <w:rsid w:val="00796A52"/>
    <w:rsid w:val="00796A67"/>
    <w:rsid w:val="00796A6B"/>
    <w:rsid w:val="00796D70"/>
    <w:rsid w:val="00796DDF"/>
    <w:rsid w:val="007970BE"/>
    <w:rsid w:val="0079746C"/>
    <w:rsid w:val="007975A2"/>
    <w:rsid w:val="0079784E"/>
    <w:rsid w:val="00797949"/>
    <w:rsid w:val="00797A64"/>
    <w:rsid w:val="00797B7E"/>
    <w:rsid w:val="00797BFC"/>
    <w:rsid w:val="00797F20"/>
    <w:rsid w:val="007A0260"/>
    <w:rsid w:val="007A03BD"/>
    <w:rsid w:val="007A07FA"/>
    <w:rsid w:val="007A08C4"/>
    <w:rsid w:val="007A0D3D"/>
    <w:rsid w:val="007A1805"/>
    <w:rsid w:val="007A1B52"/>
    <w:rsid w:val="007A1C74"/>
    <w:rsid w:val="007A1F4A"/>
    <w:rsid w:val="007A21C2"/>
    <w:rsid w:val="007A249A"/>
    <w:rsid w:val="007A26F2"/>
    <w:rsid w:val="007A280D"/>
    <w:rsid w:val="007A3047"/>
    <w:rsid w:val="007A3163"/>
    <w:rsid w:val="007A351C"/>
    <w:rsid w:val="007A47B8"/>
    <w:rsid w:val="007A47D5"/>
    <w:rsid w:val="007A47DF"/>
    <w:rsid w:val="007A4A3C"/>
    <w:rsid w:val="007A4C8A"/>
    <w:rsid w:val="007A4D83"/>
    <w:rsid w:val="007A5716"/>
    <w:rsid w:val="007A571E"/>
    <w:rsid w:val="007A5A28"/>
    <w:rsid w:val="007A5AC2"/>
    <w:rsid w:val="007A5FBA"/>
    <w:rsid w:val="007A618D"/>
    <w:rsid w:val="007A6278"/>
    <w:rsid w:val="007A65B8"/>
    <w:rsid w:val="007A6A42"/>
    <w:rsid w:val="007A6F93"/>
    <w:rsid w:val="007A707D"/>
    <w:rsid w:val="007A7325"/>
    <w:rsid w:val="007A798C"/>
    <w:rsid w:val="007A7A27"/>
    <w:rsid w:val="007A7D0D"/>
    <w:rsid w:val="007A7D16"/>
    <w:rsid w:val="007A7EFD"/>
    <w:rsid w:val="007B00FC"/>
    <w:rsid w:val="007B051C"/>
    <w:rsid w:val="007B06B3"/>
    <w:rsid w:val="007B0A09"/>
    <w:rsid w:val="007B0AFB"/>
    <w:rsid w:val="007B0BC4"/>
    <w:rsid w:val="007B0D62"/>
    <w:rsid w:val="007B0FE8"/>
    <w:rsid w:val="007B109C"/>
    <w:rsid w:val="007B1107"/>
    <w:rsid w:val="007B1503"/>
    <w:rsid w:val="007B1675"/>
    <w:rsid w:val="007B1B82"/>
    <w:rsid w:val="007B1FEC"/>
    <w:rsid w:val="007B20AE"/>
    <w:rsid w:val="007B2460"/>
    <w:rsid w:val="007B2E0E"/>
    <w:rsid w:val="007B3174"/>
    <w:rsid w:val="007B387C"/>
    <w:rsid w:val="007B38C9"/>
    <w:rsid w:val="007B39E2"/>
    <w:rsid w:val="007B3BE4"/>
    <w:rsid w:val="007B3DFC"/>
    <w:rsid w:val="007B43B4"/>
    <w:rsid w:val="007B47BD"/>
    <w:rsid w:val="007B498A"/>
    <w:rsid w:val="007B4A9E"/>
    <w:rsid w:val="007B4BCA"/>
    <w:rsid w:val="007B5270"/>
    <w:rsid w:val="007B5D39"/>
    <w:rsid w:val="007B65F5"/>
    <w:rsid w:val="007B6714"/>
    <w:rsid w:val="007B72BE"/>
    <w:rsid w:val="007B74A0"/>
    <w:rsid w:val="007B79B3"/>
    <w:rsid w:val="007C044E"/>
    <w:rsid w:val="007C09EF"/>
    <w:rsid w:val="007C0A29"/>
    <w:rsid w:val="007C0A53"/>
    <w:rsid w:val="007C1695"/>
    <w:rsid w:val="007C16A2"/>
    <w:rsid w:val="007C1BB5"/>
    <w:rsid w:val="007C1E67"/>
    <w:rsid w:val="007C2163"/>
    <w:rsid w:val="007C24F6"/>
    <w:rsid w:val="007C25B4"/>
    <w:rsid w:val="007C25F6"/>
    <w:rsid w:val="007C2DB9"/>
    <w:rsid w:val="007C3626"/>
    <w:rsid w:val="007C37F0"/>
    <w:rsid w:val="007C3C09"/>
    <w:rsid w:val="007C3EE6"/>
    <w:rsid w:val="007C49A8"/>
    <w:rsid w:val="007C49FA"/>
    <w:rsid w:val="007C4E3B"/>
    <w:rsid w:val="007C57D1"/>
    <w:rsid w:val="007C585E"/>
    <w:rsid w:val="007C59F6"/>
    <w:rsid w:val="007C5A36"/>
    <w:rsid w:val="007C5DEE"/>
    <w:rsid w:val="007C5EEB"/>
    <w:rsid w:val="007C5FE4"/>
    <w:rsid w:val="007C6322"/>
    <w:rsid w:val="007C6395"/>
    <w:rsid w:val="007C645B"/>
    <w:rsid w:val="007C6971"/>
    <w:rsid w:val="007C78B4"/>
    <w:rsid w:val="007C7C35"/>
    <w:rsid w:val="007D03FF"/>
    <w:rsid w:val="007D09D8"/>
    <w:rsid w:val="007D0E0F"/>
    <w:rsid w:val="007D120D"/>
    <w:rsid w:val="007D12A1"/>
    <w:rsid w:val="007D166B"/>
    <w:rsid w:val="007D1AFB"/>
    <w:rsid w:val="007D1B98"/>
    <w:rsid w:val="007D206D"/>
    <w:rsid w:val="007D210A"/>
    <w:rsid w:val="007D21DF"/>
    <w:rsid w:val="007D2525"/>
    <w:rsid w:val="007D2541"/>
    <w:rsid w:val="007D265E"/>
    <w:rsid w:val="007D2759"/>
    <w:rsid w:val="007D2A92"/>
    <w:rsid w:val="007D2C2C"/>
    <w:rsid w:val="007D2C2F"/>
    <w:rsid w:val="007D2C7D"/>
    <w:rsid w:val="007D3258"/>
    <w:rsid w:val="007D351A"/>
    <w:rsid w:val="007D368F"/>
    <w:rsid w:val="007D377A"/>
    <w:rsid w:val="007D3888"/>
    <w:rsid w:val="007D3E98"/>
    <w:rsid w:val="007D3F3E"/>
    <w:rsid w:val="007D41E1"/>
    <w:rsid w:val="007D4735"/>
    <w:rsid w:val="007D47FB"/>
    <w:rsid w:val="007D505D"/>
    <w:rsid w:val="007D518B"/>
    <w:rsid w:val="007D53FE"/>
    <w:rsid w:val="007D5691"/>
    <w:rsid w:val="007D5D7D"/>
    <w:rsid w:val="007D6137"/>
    <w:rsid w:val="007D6792"/>
    <w:rsid w:val="007D6C2C"/>
    <w:rsid w:val="007D6E58"/>
    <w:rsid w:val="007D761F"/>
    <w:rsid w:val="007D785F"/>
    <w:rsid w:val="007D78FD"/>
    <w:rsid w:val="007E0062"/>
    <w:rsid w:val="007E046C"/>
    <w:rsid w:val="007E0488"/>
    <w:rsid w:val="007E0645"/>
    <w:rsid w:val="007E0D9B"/>
    <w:rsid w:val="007E0F65"/>
    <w:rsid w:val="007E140E"/>
    <w:rsid w:val="007E1549"/>
    <w:rsid w:val="007E1E39"/>
    <w:rsid w:val="007E25A9"/>
    <w:rsid w:val="007E25BC"/>
    <w:rsid w:val="007E2A81"/>
    <w:rsid w:val="007E3353"/>
    <w:rsid w:val="007E3455"/>
    <w:rsid w:val="007E3700"/>
    <w:rsid w:val="007E38D9"/>
    <w:rsid w:val="007E3BD9"/>
    <w:rsid w:val="007E3C68"/>
    <w:rsid w:val="007E40EA"/>
    <w:rsid w:val="007E40EC"/>
    <w:rsid w:val="007E435B"/>
    <w:rsid w:val="007E437E"/>
    <w:rsid w:val="007E445B"/>
    <w:rsid w:val="007E4697"/>
    <w:rsid w:val="007E4C8A"/>
    <w:rsid w:val="007E4C9C"/>
    <w:rsid w:val="007E4F7C"/>
    <w:rsid w:val="007E4FEA"/>
    <w:rsid w:val="007E5328"/>
    <w:rsid w:val="007E5675"/>
    <w:rsid w:val="007E63EA"/>
    <w:rsid w:val="007E6D1E"/>
    <w:rsid w:val="007E6DE8"/>
    <w:rsid w:val="007E799E"/>
    <w:rsid w:val="007E7A2D"/>
    <w:rsid w:val="007E7DD7"/>
    <w:rsid w:val="007E7E7A"/>
    <w:rsid w:val="007E7EFD"/>
    <w:rsid w:val="007F0092"/>
    <w:rsid w:val="007F00BA"/>
    <w:rsid w:val="007F0171"/>
    <w:rsid w:val="007F0195"/>
    <w:rsid w:val="007F0928"/>
    <w:rsid w:val="007F0B13"/>
    <w:rsid w:val="007F0CD4"/>
    <w:rsid w:val="007F0E75"/>
    <w:rsid w:val="007F1320"/>
    <w:rsid w:val="007F164C"/>
    <w:rsid w:val="007F1B90"/>
    <w:rsid w:val="007F1BA0"/>
    <w:rsid w:val="007F1DA4"/>
    <w:rsid w:val="007F1FC7"/>
    <w:rsid w:val="007F222F"/>
    <w:rsid w:val="007F231C"/>
    <w:rsid w:val="007F24F8"/>
    <w:rsid w:val="007F2754"/>
    <w:rsid w:val="007F2826"/>
    <w:rsid w:val="007F3551"/>
    <w:rsid w:val="007F4212"/>
    <w:rsid w:val="007F47A7"/>
    <w:rsid w:val="007F54AD"/>
    <w:rsid w:val="007F5642"/>
    <w:rsid w:val="007F58F1"/>
    <w:rsid w:val="007F5A3C"/>
    <w:rsid w:val="007F5C58"/>
    <w:rsid w:val="007F5CF7"/>
    <w:rsid w:val="007F6222"/>
    <w:rsid w:val="007F6357"/>
    <w:rsid w:val="007F679D"/>
    <w:rsid w:val="007F67DA"/>
    <w:rsid w:val="007F6C03"/>
    <w:rsid w:val="007F6E8E"/>
    <w:rsid w:val="007F6F53"/>
    <w:rsid w:val="007F73AF"/>
    <w:rsid w:val="007F7452"/>
    <w:rsid w:val="007F7B36"/>
    <w:rsid w:val="00800002"/>
    <w:rsid w:val="008003E2"/>
    <w:rsid w:val="00800CAC"/>
    <w:rsid w:val="00800DF4"/>
    <w:rsid w:val="00800E73"/>
    <w:rsid w:val="00800E86"/>
    <w:rsid w:val="00801040"/>
    <w:rsid w:val="00801574"/>
    <w:rsid w:val="00801B0F"/>
    <w:rsid w:val="00801C8D"/>
    <w:rsid w:val="00801D89"/>
    <w:rsid w:val="00801E45"/>
    <w:rsid w:val="008021F6"/>
    <w:rsid w:val="0080256A"/>
    <w:rsid w:val="008026E2"/>
    <w:rsid w:val="0080295C"/>
    <w:rsid w:val="0080296A"/>
    <w:rsid w:val="00802BC6"/>
    <w:rsid w:val="00803239"/>
    <w:rsid w:val="00803B01"/>
    <w:rsid w:val="00803D6C"/>
    <w:rsid w:val="00803DB2"/>
    <w:rsid w:val="008042B4"/>
    <w:rsid w:val="008046E1"/>
    <w:rsid w:val="00804E50"/>
    <w:rsid w:val="008051CF"/>
    <w:rsid w:val="00805706"/>
    <w:rsid w:val="00805E68"/>
    <w:rsid w:val="0080642A"/>
    <w:rsid w:val="00806710"/>
    <w:rsid w:val="00806B27"/>
    <w:rsid w:val="00806E61"/>
    <w:rsid w:val="008075AB"/>
    <w:rsid w:val="00807661"/>
    <w:rsid w:val="00807771"/>
    <w:rsid w:val="008079D3"/>
    <w:rsid w:val="00807B37"/>
    <w:rsid w:val="0081005A"/>
    <w:rsid w:val="008102DF"/>
    <w:rsid w:val="00810465"/>
    <w:rsid w:val="0081062B"/>
    <w:rsid w:val="00810677"/>
    <w:rsid w:val="008108E3"/>
    <w:rsid w:val="00810964"/>
    <w:rsid w:val="00810987"/>
    <w:rsid w:val="00811237"/>
    <w:rsid w:val="008112F2"/>
    <w:rsid w:val="00811943"/>
    <w:rsid w:val="00811E59"/>
    <w:rsid w:val="00811F10"/>
    <w:rsid w:val="0081221C"/>
    <w:rsid w:val="008123D6"/>
    <w:rsid w:val="008125EE"/>
    <w:rsid w:val="00812ADD"/>
    <w:rsid w:val="00812B9F"/>
    <w:rsid w:val="00812CC4"/>
    <w:rsid w:val="00812FCD"/>
    <w:rsid w:val="00813240"/>
    <w:rsid w:val="008132F8"/>
    <w:rsid w:val="0081396B"/>
    <w:rsid w:val="00813EA2"/>
    <w:rsid w:val="008141F1"/>
    <w:rsid w:val="00814305"/>
    <w:rsid w:val="00814B19"/>
    <w:rsid w:val="00814DED"/>
    <w:rsid w:val="00814F0B"/>
    <w:rsid w:val="00814F41"/>
    <w:rsid w:val="008151C3"/>
    <w:rsid w:val="008153B1"/>
    <w:rsid w:val="008153F8"/>
    <w:rsid w:val="00815A0B"/>
    <w:rsid w:val="00816060"/>
    <w:rsid w:val="0081640C"/>
    <w:rsid w:val="0081688E"/>
    <w:rsid w:val="008168EC"/>
    <w:rsid w:val="00816BE7"/>
    <w:rsid w:val="00816EC2"/>
    <w:rsid w:val="00817584"/>
    <w:rsid w:val="0081768D"/>
    <w:rsid w:val="00817D14"/>
    <w:rsid w:val="008202A2"/>
    <w:rsid w:val="0082036D"/>
    <w:rsid w:val="00820784"/>
    <w:rsid w:val="00820B7D"/>
    <w:rsid w:val="00820DC3"/>
    <w:rsid w:val="0082110A"/>
    <w:rsid w:val="00821254"/>
    <w:rsid w:val="00821475"/>
    <w:rsid w:val="008216E3"/>
    <w:rsid w:val="008219E3"/>
    <w:rsid w:val="00821CF2"/>
    <w:rsid w:val="00821E1F"/>
    <w:rsid w:val="00822439"/>
    <w:rsid w:val="00822DE7"/>
    <w:rsid w:val="008237A6"/>
    <w:rsid w:val="00823C0E"/>
    <w:rsid w:val="00823C4C"/>
    <w:rsid w:val="00823EEF"/>
    <w:rsid w:val="00823F28"/>
    <w:rsid w:val="0082425F"/>
    <w:rsid w:val="008247EC"/>
    <w:rsid w:val="008247F0"/>
    <w:rsid w:val="008249FC"/>
    <w:rsid w:val="00824A39"/>
    <w:rsid w:val="00824D00"/>
    <w:rsid w:val="00824E3F"/>
    <w:rsid w:val="00825053"/>
    <w:rsid w:val="008250AB"/>
    <w:rsid w:val="00825FE5"/>
    <w:rsid w:val="008263F2"/>
    <w:rsid w:val="0082681E"/>
    <w:rsid w:val="008268E5"/>
    <w:rsid w:val="00827657"/>
    <w:rsid w:val="00827663"/>
    <w:rsid w:val="0082767C"/>
    <w:rsid w:val="0082794F"/>
    <w:rsid w:val="00827BFC"/>
    <w:rsid w:val="00827D18"/>
    <w:rsid w:val="00827D43"/>
    <w:rsid w:val="00830078"/>
    <w:rsid w:val="00830307"/>
    <w:rsid w:val="008308F1"/>
    <w:rsid w:val="008308F9"/>
    <w:rsid w:val="0083090A"/>
    <w:rsid w:val="00830B27"/>
    <w:rsid w:val="00831391"/>
    <w:rsid w:val="00831589"/>
    <w:rsid w:val="00831AC3"/>
    <w:rsid w:val="00831CF0"/>
    <w:rsid w:val="00831FCD"/>
    <w:rsid w:val="00832007"/>
    <w:rsid w:val="0083215F"/>
    <w:rsid w:val="0083217B"/>
    <w:rsid w:val="00832356"/>
    <w:rsid w:val="008323F0"/>
    <w:rsid w:val="00832B70"/>
    <w:rsid w:val="00832BE7"/>
    <w:rsid w:val="00833300"/>
    <w:rsid w:val="0083334C"/>
    <w:rsid w:val="0083340F"/>
    <w:rsid w:val="008335B4"/>
    <w:rsid w:val="00833747"/>
    <w:rsid w:val="0083399F"/>
    <w:rsid w:val="00833A0D"/>
    <w:rsid w:val="00833C9D"/>
    <w:rsid w:val="0083414B"/>
    <w:rsid w:val="00834168"/>
    <w:rsid w:val="00834319"/>
    <w:rsid w:val="008344AD"/>
    <w:rsid w:val="0083465F"/>
    <w:rsid w:val="00834B1D"/>
    <w:rsid w:val="00834C15"/>
    <w:rsid w:val="00835033"/>
    <w:rsid w:val="008355A8"/>
    <w:rsid w:val="00835A4F"/>
    <w:rsid w:val="00835E63"/>
    <w:rsid w:val="00836120"/>
    <w:rsid w:val="0083642F"/>
    <w:rsid w:val="00836456"/>
    <w:rsid w:val="0083662D"/>
    <w:rsid w:val="0083665A"/>
    <w:rsid w:val="00836680"/>
    <w:rsid w:val="008372A2"/>
    <w:rsid w:val="0083772D"/>
    <w:rsid w:val="008378FF"/>
    <w:rsid w:val="00837999"/>
    <w:rsid w:val="00837A3A"/>
    <w:rsid w:val="00837C1C"/>
    <w:rsid w:val="00837E5E"/>
    <w:rsid w:val="00840341"/>
    <w:rsid w:val="00840399"/>
    <w:rsid w:val="00840567"/>
    <w:rsid w:val="00840790"/>
    <w:rsid w:val="00840AEE"/>
    <w:rsid w:val="00841190"/>
    <w:rsid w:val="008417F6"/>
    <w:rsid w:val="00841966"/>
    <w:rsid w:val="00841B65"/>
    <w:rsid w:val="00841BB7"/>
    <w:rsid w:val="00841E9E"/>
    <w:rsid w:val="00842074"/>
    <w:rsid w:val="00842175"/>
    <w:rsid w:val="008421B0"/>
    <w:rsid w:val="008421B8"/>
    <w:rsid w:val="00842A12"/>
    <w:rsid w:val="008431DF"/>
    <w:rsid w:val="00843271"/>
    <w:rsid w:val="008435BE"/>
    <w:rsid w:val="008436E1"/>
    <w:rsid w:val="0084380A"/>
    <w:rsid w:val="0084442A"/>
    <w:rsid w:val="00844517"/>
    <w:rsid w:val="00844536"/>
    <w:rsid w:val="00844776"/>
    <w:rsid w:val="00844EFC"/>
    <w:rsid w:val="00845089"/>
    <w:rsid w:val="0084530A"/>
    <w:rsid w:val="008453BC"/>
    <w:rsid w:val="0084544F"/>
    <w:rsid w:val="0084576F"/>
    <w:rsid w:val="00845B90"/>
    <w:rsid w:val="00846839"/>
    <w:rsid w:val="0084687E"/>
    <w:rsid w:val="00846CAB"/>
    <w:rsid w:val="00846E16"/>
    <w:rsid w:val="00846F58"/>
    <w:rsid w:val="00846F94"/>
    <w:rsid w:val="00847115"/>
    <w:rsid w:val="00847156"/>
    <w:rsid w:val="0084741F"/>
    <w:rsid w:val="00847EA8"/>
    <w:rsid w:val="00847F93"/>
    <w:rsid w:val="008501D7"/>
    <w:rsid w:val="008502C3"/>
    <w:rsid w:val="00850344"/>
    <w:rsid w:val="008503F3"/>
    <w:rsid w:val="00850447"/>
    <w:rsid w:val="00850563"/>
    <w:rsid w:val="00850DE4"/>
    <w:rsid w:val="00850E19"/>
    <w:rsid w:val="00850E1D"/>
    <w:rsid w:val="00850E50"/>
    <w:rsid w:val="00850EAB"/>
    <w:rsid w:val="008513ED"/>
    <w:rsid w:val="008519A7"/>
    <w:rsid w:val="00851E7F"/>
    <w:rsid w:val="00852015"/>
    <w:rsid w:val="00852466"/>
    <w:rsid w:val="0085247E"/>
    <w:rsid w:val="0085260D"/>
    <w:rsid w:val="008527D7"/>
    <w:rsid w:val="00852985"/>
    <w:rsid w:val="00852C77"/>
    <w:rsid w:val="00852CED"/>
    <w:rsid w:val="00852FB9"/>
    <w:rsid w:val="00853187"/>
    <w:rsid w:val="0085363B"/>
    <w:rsid w:val="008536A2"/>
    <w:rsid w:val="00854048"/>
    <w:rsid w:val="00854280"/>
    <w:rsid w:val="008542B4"/>
    <w:rsid w:val="0085450F"/>
    <w:rsid w:val="008549B2"/>
    <w:rsid w:val="00854E91"/>
    <w:rsid w:val="00854F6E"/>
    <w:rsid w:val="00854FA8"/>
    <w:rsid w:val="008551D8"/>
    <w:rsid w:val="0085542C"/>
    <w:rsid w:val="00855DFA"/>
    <w:rsid w:val="00855EA7"/>
    <w:rsid w:val="00856002"/>
    <w:rsid w:val="0085614F"/>
    <w:rsid w:val="00856973"/>
    <w:rsid w:val="00856CDF"/>
    <w:rsid w:val="00856FF7"/>
    <w:rsid w:val="00857082"/>
    <w:rsid w:val="0085738B"/>
    <w:rsid w:val="00857391"/>
    <w:rsid w:val="00857BED"/>
    <w:rsid w:val="00857D70"/>
    <w:rsid w:val="00857E74"/>
    <w:rsid w:val="00857F11"/>
    <w:rsid w:val="0085B40D"/>
    <w:rsid w:val="00860004"/>
    <w:rsid w:val="008604CA"/>
    <w:rsid w:val="00860A4F"/>
    <w:rsid w:val="00860B06"/>
    <w:rsid w:val="00860E3E"/>
    <w:rsid w:val="00861135"/>
    <w:rsid w:val="008613BF"/>
    <w:rsid w:val="00861717"/>
    <w:rsid w:val="00861C1F"/>
    <w:rsid w:val="0086232B"/>
    <w:rsid w:val="00862635"/>
    <w:rsid w:val="008626D6"/>
    <w:rsid w:val="00863247"/>
    <w:rsid w:val="00863A2E"/>
    <w:rsid w:val="00864444"/>
    <w:rsid w:val="0086459A"/>
    <w:rsid w:val="0086483D"/>
    <w:rsid w:val="0086495A"/>
    <w:rsid w:val="00864B29"/>
    <w:rsid w:val="00864FD5"/>
    <w:rsid w:val="0086599C"/>
    <w:rsid w:val="00865AEB"/>
    <w:rsid w:val="00865C3D"/>
    <w:rsid w:val="008661EA"/>
    <w:rsid w:val="008662FC"/>
    <w:rsid w:val="00866928"/>
    <w:rsid w:val="008669F7"/>
    <w:rsid w:val="00866A2F"/>
    <w:rsid w:val="00866AA8"/>
    <w:rsid w:val="00867245"/>
    <w:rsid w:val="008677F8"/>
    <w:rsid w:val="008679EA"/>
    <w:rsid w:val="00867CA7"/>
    <w:rsid w:val="0087023C"/>
    <w:rsid w:val="0087029F"/>
    <w:rsid w:val="0087036B"/>
    <w:rsid w:val="0087077A"/>
    <w:rsid w:val="0087087D"/>
    <w:rsid w:val="008708C4"/>
    <w:rsid w:val="00870A66"/>
    <w:rsid w:val="00870BBC"/>
    <w:rsid w:val="00871063"/>
    <w:rsid w:val="008710E7"/>
    <w:rsid w:val="00871A9C"/>
    <w:rsid w:val="00871AC5"/>
    <w:rsid w:val="00872597"/>
    <w:rsid w:val="0087297D"/>
    <w:rsid w:val="00872A5C"/>
    <w:rsid w:val="00872CEA"/>
    <w:rsid w:val="00873652"/>
    <w:rsid w:val="00873783"/>
    <w:rsid w:val="00873928"/>
    <w:rsid w:val="00873A73"/>
    <w:rsid w:val="00873EC4"/>
    <w:rsid w:val="00873FC6"/>
    <w:rsid w:val="008740E9"/>
    <w:rsid w:val="008744E1"/>
    <w:rsid w:val="00874541"/>
    <w:rsid w:val="008749AD"/>
    <w:rsid w:val="00874F23"/>
    <w:rsid w:val="00875069"/>
    <w:rsid w:val="00875524"/>
    <w:rsid w:val="008755D9"/>
    <w:rsid w:val="0087595E"/>
    <w:rsid w:val="00875A8C"/>
    <w:rsid w:val="00875E79"/>
    <w:rsid w:val="00875EE4"/>
    <w:rsid w:val="00876618"/>
    <w:rsid w:val="00876677"/>
    <w:rsid w:val="0087675F"/>
    <w:rsid w:val="008768CD"/>
    <w:rsid w:val="008768DF"/>
    <w:rsid w:val="00876903"/>
    <w:rsid w:val="00876C22"/>
    <w:rsid w:val="00876D85"/>
    <w:rsid w:val="00876FB9"/>
    <w:rsid w:val="00877213"/>
    <w:rsid w:val="0087745A"/>
    <w:rsid w:val="008774C3"/>
    <w:rsid w:val="008774F1"/>
    <w:rsid w:val="008776CE"/>
    <w:rsid w:val="0087773E"/>
    <w:rsid w:val="00877A11"/>
    <w:rsid w:val="00877BEB"/>
    <w:rsid w:val="00877C1A"/>
    <w:rsid w:val="008802AD"/>
    <w:rsid w:val="0088064B"/>
    <w:rsid w:val="00880965"/>
    <w:rsid w:val="00880EB0"/>
    <w:rsid w:val="00880F69"/>
    <w:rsid w:val="00881080"/>
    <w:rsid w:val="008816B0"/>
    <w:rsid w:val="00881FB8"/>
    <w:rsid w:val="00881FD7"/>
    <w:rsid w:val="0088221C"/>
    <w:rsid w:val="008825DB"/>
    <w:rsid w:val="00882B7F"/>
    <w:rsid w:val="00882B8E"/>
    <w:rsid w:val="00882D0A"/>
    <w:rsid w:val="008830E1"/>
    <w:rsid w:val="00883160"/>
    <w:rsid w:val="00883B2C"/>
    <w:rsid w:val="00883CC1"/>
    <w:rsid w:val="008841CC"/>
    <w:rsid w:val="00884468"/>
    <w:rsid w:val="00884E1D"/>
    <w:rsid w:val="00885028"/>
    <w:rsid w:val="0088510D"/>
    <w:rsid w:val="00885170"/>
    <w:rsid w:val="0088562C"/>
    <w:rsid w:val="00885A98"/>
    <w:rsid w:val="00885CB2"/>
    <w:rsid w:val="00885E5E"/>
    <w:rsid w:val="00885FCD"/>
    <w:rsid w:val="008864E1"/>
    <w:rsid w:val="0088678B"/>
    <w:rsid w:val="008868A4"/>
    <w:rsid w:val="00886BE8"/>
    <w:rsid w:val="00886D55"/>
    <w:rsid w:val="00886D56"/>
    <w:rsid w:val="0088772C"/>
    <w:rsid w:val="0089019E"/>
    <w:rsid w:val="0089038D"/>
    <w:rsid w:val="00890607"/>
    <w:rsid w:val="008906E9"/>
    <w:rsid w:val="00890DED"/>
    <w:rsid w:val="00891209"/>
    <w:rsid w:val="0089131B"/>
    <w:rsid w:val="00891BA3"/>
    <w:rsid w:val="00892AA6"/>
    <w:rsid w:val="00892C50"/>
    <w:rsid w:val="00892C90"/>
    <w:rsid w:val="0089325B"/>
    <w:rsid w:val="008933A6"/>
    <w:rsid w:val="00893AE4"/>
    <w:rsid w:val="00893FB2"/>
    <w:rsid w:val="00894021"/>
    <w:rsid w:val="0089407F"/>
    <w:rsid w:val="00894081"/>
    <w:rsid w:val="008949B2"/>
    <w:rsid w:val="00894DCE"/>
    <w:rsid w:val="0089531A"/>
    <w:rsid w:val="00895A2F"/>
    <w:rsid w:val="0089625C"/>
    <w:rsid w:val="00896377"/>
    <w:rsid w:val="008965B0"/>
    <w:rsid w:val="0089662C"/>
    <w:rsid w:val="008966FA"/>
    <w:rsid w:val="00896F89"/>
    <w:rsid w:val="0089764C"/>
    <w:rsid w:val="00897808"/>
    <w:rsid w:val="00897E0F"/>
    <w:rsid w:val="00897FBD"/>
    <w:rsid w:val="008A0003"/>
    <w:rsid w:val="008A0317"/>
    <w:rsid w:val="008A06B9"/>
    <w:rsid w:val="008A0C31"/>
    <w:rsid w:val="008A0D86"/>
    <w:rsid w:val="008A0F6B"/>
    <w:rsid w:val="008A0FC1"/>
    <w:rsid w:val="008A123E"/>
    <w:rsid w:val="008A2139"/>
    <w:rsid w:val="008A24D5"/>
    <w:rsid w:val="008A2506"/>
    <w:rsid w:val="008A2631"/>
    <w:rsid w:val="008A2700"/>
    <w:rsid w:val="008A2848"/>
    <w:rsid w:val="008A2FD3"/>
    <w:rsid w:val="008A3090"/>
    <w:rsid w:val="008A30E1"/>
    <w:rsid w:val="008A32A9"/>
    <w:rsid w:val="008A3446"/>
    <w:rsid w:val="008A36CC"/>
    <w:rsid w:val="008A3CCD"/>
    <w:rsid w:val="008A3DA2"/>
    <w:rsid w:val="008A3E52"/>
    <w:rsid w:val="008A419C"/>
    <w:rsid w:val="008A433F"/>
    <w:rsid w:val="008A4725"/>
    <w:rsid w:val="008A48B5"/>
    <w:rsid w:val="008A4BB5"/>
    <w:rsid w:val="008A4EF0"/>
    <w:rsid w:val="008A5296"/>
    <w:rsid w:val="008A53C8"/>
    <w:rsid w:val="008A5450"/>
    <w:rsid w:val="008A55E8"/>
    <w:rsid w:val="008A55FB"/>
    <w:rsid w:val="008A58D5"/>
    <w:rsid w:val="008A5AE7"/>
    <w:rsid w:val="008A5B64"/>
    <w:rsid w:val="008A5E32"/>
    <w:rsid w:val="008A64CB"/>
    <w:rsid w:val="008A6AAC"/>
    <w:rsid w:val="008A6E5F"/>
    <w:rsid w:val="008A72FD"/>
    <w:rsid w:val="008A7368"/>
    <w:rsid w:val="008A77C1"/>
    <w:rsid w:val="008A7D76"/>
    <w:rsid w:val="008A7E18"/>
    <w:rsid w:val="008B01D3"/>
    <w:rsid w:val="008B01E8"/>
    <w:rsid w:val="008B024D"/>
    <w:rsid w:val="008B03B3"/>
    <w:rsid w:val="008B0874"/>
    <w:rsid w:val="008B0DD1"/>
    <w:rsid w:val="008B0F2A"/>
    <w:rsid w:val="008B100C"/>
    <w:rsid w:val="008B129F"/>
    <w:rsid w:val="008B1390"/>
    <w:rsid w:val="008B14D7"/>
    <w:rsid w:val="008B181C"/>
    <w:rsid w:val="008B18EE"/>
    <w:rsid w:val="008B277C"/>
    <w:rsid w:val="008B284C"/>
    <w:rsid w:val="008B30C2"/>
    <w:rsid w:val="008B317B"/>
    <w:rsid w:val="008B33E1"/>
    <w:rsid w:val="008B356F"/>
    <w:rsid w:val="008B3764"/>
    <w:rsid w:val="008B3D70"/>
    <w:rsid w:val="008B400E"/>
    <w:rsid w:val="008B4137"/>
    <w:rsid w:val="008B41BD"/>
    <w:rsid w:val="008B44D0"/>
    <w:rsid w:val="008B450A"/>
    <w:rsid w:val="008B484B"/>
    <w:rsid w:val="008B487F"/>
    <w:rsid w:val="008B4896"/>
    <w:rsid w:val="008B4DE8"/>
    <w:rsid w:val="008B5198"/>
    <w:rsid w:val="008B51C2"/>
    <w:rsid w:val="008B5B62"/>
    <w:rsid w:val="008B5BCA"/>
    <w:rsid w:val="008B5D6C"/>
    <w:rsid w:val="008B6012"/>
    <w:rsid w:val="008B6105"/>
    <w:rsid w:val="008B6360"/>
    <w:rsid w:val="008B66E8"/>
    <w:rsid w:val="008B67B0"/>
    <w:rsid w:val="008B6DEE"/>
    <w:rsid w:val="008B6EA4"/>
    <w:rsid w:val="008B7112"/>
    <w:rsid w:val="008B732E"/>
    <w:rsid w:val="008B78B0"/>
    <w:rsid w:val="008B7CE0"/>
    <w:rsid w:val="008B7FED"/>
    <w:rsid w:val="008C0265"/>
    <w:rsid w:val="008C032B"/>
    <w:rsid w:val="008C0403"/>
    <w:rsid w:val="008C0546"/>
    <w:rsid w:val="008C0797"/>
    <w:rsid w:val="008C0A9F"/>
    <w:rsid w:val="008C0DEF"/>
    <w:rsid w:val="008C11C0"/>
    <w:rsid w:val="008C1264"/>
    <w:rsid w:val="008C1546"/>
    <w:rsid w:val="008C15EF"/>
    <w:rsid w:val="008C1BA7"/>
    <w:rsid w:val="008C1C27"/>
    <w:rsid w:val="008C2063"/>
    <w:rsid w:val="008C2203"/>
    <w:rsid w:val="008C2231"/>
    <w:rsid w:val="008C223D"/>
    <w:rsid w:val="008C24AB"/>
    <w:rsid w:val="008C2CB7"/>
    <w:rsid w:val="008C2DD8"/>
    <w:rsid w:val="008C2FDD"/>
    <w:rsid w:val="008C3127"/>
    <w:rsid w:val="008C328C"/>
    <w:rsid w:val="008C3706"/>
    <w:rsid w:val="008C37F0"/>
    <w:rsid w:val="008C3A15"/>
    <w:rsid w:val="008C3B22"/>
    <w:rsid w:val="008C42BC"/>
    <w:rsid w:val="008C4C68"/>
    <w:rsid w:val="008C4E48"/>
    <w:rsid w:val="008C513F"/>
    <w:rsid w:val="008C52B2"/>
    <w:rsid w:val="008C55FD"/>
    <w:rsid w:val="008C5944"/>
    <w:rsid w:val="008C5FF2"/>
    <w:rsid w:val="008C602E"/>
    <w:rsid w:val="008C60FD"/>
    <w:rsid w:val="008C6904"/>
    <w:rsid w:val="008C69E6"/>
    <w:rsid w:val="008C6A24"/>
    <w:rsid w:val="008C6B11"/>
    <w:rsid w:val="008C6B91"/>
    <w:rsid w:val="008C6D6F"/>
    <w:rsid w:val="008C7446"/>
    <w:rsid w:val="008C7566"/>
    <w:rsid w:val="008C769F"/>
    <w:rsid w:val="008C76F6"/>
    <w:rsid w:val="008C7EFF"/>
    <w:rsid w:val="008C7F61"/>
    <w:rsid w:val="008D036C"/>
    <w:rsid w:val="008D0C1A"/>
    <w:rsid w:val="008D0C9F"/>
    <w:rsid w:val="008D17D9"/>
    <w:rsid w:val="008D18EB"/>
    <w:rsid w:val="008D2C3F"/>
    <w:rsid w:val="008D2ED0"/>
    <w:rsid w:val="008D368F"/>
    <w:rsid w:val="008D38CE"/>
    <w:rsid w:val="008D4174"/>
    <w:rsid w:val="008D4359"/>
    <w:rsid w:val="008D43F6"/>
    <w:rsid w:val="008D4B26"/>
    <w:rsid w:val="008D4B39"/>
    <w:rsid w:val="008D4B44"/>
    <w:rsid w:val="008D4C15"/>
    <w:rsid w:val="008D4CDE"/>
    <w:rsid w:val="008D4D11"/>
    <w:rsid w:val="008D4F8F"/>
    <w:rsid w:val="008D5134"/>
    <w:rsid w:val="008D53CB"/>
    <w:rsid w:val="008D5AB5"/>
    <w:rsid w:val="008D5BDC"/>
    <w:rsid w:val="008D5D11"/>
    <w:rsid w:val="008D6043"/>
    <w:rsid w:val="008D60F4"/>
    <w:rsid w:val="008D63E4"/>
    <w:rsid w:val="008D6631"/>
    <w:rsid w:val="008D682A"/>
    <w:rsid w:val="008D6B3A"/>
    <w:rsid w:val="008D6FE6"/>
    <w:rsid w:val="008D7315"/>
    <w:rsid w:val="008D75EF"/>
    <w:rsid w:val="008D7B08"/>
    <w:rsid w:val="008D7CD4"/>
    <w:rsid w:val="008D7DD5"/>
    <w:rsid w:val="008D7E5E"/>
    <w:rsid w:val="008D7EFE"/>
    <w:rsid w:val="008DCD56"/>
    <w:rsid w:val="008E017F"/>
    <w:rsid w:val="008E047B"/>
    <w:rsid w:val="008E0A21"/>
    <w:rsid w:val="008E0CD0"/>
    <w:rsid w:val="008E1019"/>
    <w:rsid w:val="008E1198"/>
    <w:rsid w:val="008E1301"/>
    <w:rsid w:val="008E14FD"/>
    <w:rsid w:val="008E1673"/>
    <w:rsid w:val="008E16FF"/>
    <w:rsid w:val="008E20B0"/>
    <w:rsid w:val="008E21B9"/>
    <w:rsid w:val="008E272E"/>
    <w:rsid w:val="008E279A"/>
    <w:rsid w:val="008E297C"/>
    <w:rsid w:val="008E2ADB"/>
    <w:rsid w:val="008E2DD8"/>
    <w:rsid w:val="008E2EC1"/>
    <w:rsid w:val="008E3157"/>
    <w:rsid w:val="008E3311"/>
    <w:rsid w:val="008E3524"/>
    <w:rsid w:val="008E3724"/>
    <w:rsid w:val="008E3807"/>
    <w:rsid w:val="008E387C"/>
    <w:rsid w:val="008E4049"/>
    <w:rsid w:val="008E40AA"/>
    <w:rsid w:val="008E422E"/>
    <w:rsid w:val="008E4255"/>
    <w:rsid w:val="008E42D8"/>
    <w:rsid w:val="008E46C1"/>
    <w:rsid w:val="008E4A2D"/>
    <w:rsid w:val="008E4B5C"/>
    <w:rsid w:val="008E5552"/>
    <w:rsid w:val="008E5AAA"/>
    <w:rsid w:val="008E5B31"/>
    <w:rsid w:val="008E5DBF"/>
    <w:rsid w:val="008E63C4"/>
    <w:rsid w:val="008E66AE"/>
    <w:rsid w:val="008E695A"/>
    <w:rsid w:val="008E6CDD"/>
    <w:rsid w:val="008E7164"/>
    <w:rsid w:val="008E71B7"/>
    <w:rsid w:val="008E77FC"/>
    <w:rsid w:val="008E7807"/>
    <w:rsid w:val="008E7F04"/>
    <w:rsid w:val="008F020C"/>
    <w:rsid w:val="008F02AB"/>
    <w:rsid w:val="008F05CA"/>
    <w:rsid w:val="008F0A47"/>
    <w:rsid w:val="008F0CED"/>
    <w:rsid w:val="008F100E"/>
    <w:rsid w:val="008F10E2"/>
    <w:rsid w:val="008F11A3"/>
    <w:rsid w:val="008F1245"/>
    <w:rsid w:val="008F126C"/>
    <w:rsid w:val="008F16F4"/>
    <w:rsid w:val="008F210B"/>
    <w:rsid w:val="008F22BD"/>
    <w:rsid w:val="008F23A3"/>
    <w:rsid w:val="008F2AE0"/>
    <w:rsid w:val="008F2EDB"/>
    <w:rsid w:val="008F2F4F"/>
    <w:rsid w:val="008F2F87"/>
    <w:rsid w:val="008F304A"/>
    <w:rsid w:val="008F3083"/>
    <w:rsid w:val="008F3274"/>
    <w:rsid w:val="008F35EA"/>
    <w:rsid w:val="008F36BF"/>
    <w:rsid w:val="008F3720"/>
    <w:rsid w:val="008F392D"/>
    <w:rsid w:val="008F394B"/>
    <w:rsid w:val="008F3B03"/>
    <w:rsid w:val="008F404A"/>
    <w:rsid w:val="008F446F"/>
    <w:rsid w:val="008F4484"/>
    <w:rsid w:val="008F45EB"/>
    <w:rsid w:val="008F4A9F"/>
    <w:rsid w:val="008F4B7F"/>
    <w:rsid w:val="008F4EE1"/>
    <w:rsid w:val="008F5050"/>
    <w:rsid w:val="008F5096"/>
    <w:rsid w:val="008F51AE"/>
    <w:rsid w:val="008F5DE7"/>
    <w:rsid w:val="008F609F"/>
    <w:rsid w:val="008F6260"/>
    <w:rsid w:val="008F65FD"/>
    <w:rsid w:val="008F69AC"/>
    <w:rsid w:val="008F6FC0"/>
    <w:rsid w:val="008F7128"/>
    <w:rsid w:val="008F7173"/>
    <w:rsid w:val="008F7438"/>
    <w:rsid w:val="008F7641"/>
    <w:rsid w:val="008F77E7"/>
    <w:rsid w:val="00900041"/>
    <w:rsid w:val="00900A2D"/>
    <w:rsid w:val="00900D90"/>
    <w:rsid w:val="00900E87"/>
    <w:rsid w:val="0090124C"/>
    <w:rsid w:val="0090145C"/>
    <w:rsid w:val="00901531"/>
    <w:rsid w:val="00901A8C"/>
    <w:rsid w:val="00901EB3"/>
    <w:rsid w:val="0090221B"/>
    <w:rsid w:val="00902228"/>
    <w:rsid w:val="00902476"/>
    <w:rsid w:val="00902B35"/>
    <w:rsid w:val="00902C2D"/>
    <w:rsid w:val="00902F95"/>
    <w:rsid w:val="00903273"/>
    <w:rsid w:val="00903A41"/>
    <w:rsid w:val="00903DFE"/>
    <w:rsid w:val="0090428D"/>
    <w:rsid w:val="009042D0"/>
    <w:rsid w:val="0090445D"/>
    <w:rsid w:val="00904D44"/>
    <w:rsid w:val="00905840"/>
    <w:rsid w:val="00905886"/>
    <w:rsid w:val="009058F5"/>
    <w:rsid w:val="00905CA3"/>
    <w:rsid w:val="00905D9F"/>
    <w:rsid w:val="0090654A"/>
    <w:rsid w:val="00906893"/>
    <w:rsid w:val="009068FC"/>
    <w:rsid w:val="0090691C"/>
    <w:rsid w:val="00906980"/>
    <w:rsid w:val="00906A2A"/>
    <w:rsid w:val="00906BC3"/>
    <w:rsid w:val="00906F3F"/>
    <w:rsid w:val="0090720A"/>
    <w:rsid w:val="009073CF"/>
    <w:rsid w:val="009074DB"/>
    <w:rsid w:val="00907613"/>
    <w:rsid w:val="00907B59"/>
    <w:rsid w:val="00907E54"/>
    <w:rsid w:val="00907F25"/>
    <w:rsid w:val="00910384"/>
    <w:rsid w:val="00911014"/>
    <w:rsid w:val="00911E11"/>
    <w:rsid w:val="0091224C"/>
    <w:rsid w:val="0091224E"/>
    <w:rsid w:val="00912537"/>
    <w:rsid w:val="009125DF"/>
    <w:rsid w:val="00913155"/>
    <w:rsid w:val="0091323E"/>
    <w:rsid w:val="00913447"/>
    <w:rsid w:val="00913535"/>
    <w:rsid w:val="009139D2"/>
    <w:rsid w:val="00913D45"/>
    <w:rsid w:val="00913D9C"/>
    <w:rsid w:val="009141F4"/>
    <w:rsid w:val="009143B2"/>
    <w:rsid w:val="0091489D"/>
    <w:rsid w:val="009148F9"/>
    <w:rsid w:val="00914F13"/>
    <w:rsid w:val="00915100"/>
    <w:rsid w:val="009151B6"/>
    <w:rsid w:val="0091525C"/>
    <w:rsid w:val="009152F2"/>
    <w:rsid w:val="009155AE"/>
    <w:rsid w:val="009156AA"/>
    <w:rsid w:val="009156CB"/>
    <w:rsid w:val="009156CD"/>
    <w:rsid w:val="00915A6B"/>
    <w:rsid w:val="00915B76"/>
    <w:rsid w:val="00915C04"/>
    <w:rsid w:val="00915C1B"/>
    <w:rsid w:val="00915D59"/>
    <w:rsid w:val="00915E1D"/>
    <w:rsid w:val="009163BD"/>
    <w:rsid w:val="0091675F"/>
    <w:rsid w:val="00916BAA"/>
    <w:rsid w:val="00916DFB"/>
    <w:rsid w:val="00916F38"/>
    <w:rsid w:val="0091700C"/>
    <w:rsid w:val="0091728A"/>
    <w:rsid w:val="00917461"/>
    <w:rsid w:val="00917572"/>
    <w:rsid w:val="009177E5"/>
    <w:rsid w:val="00917804"/>
    <w:rsid w:val="00917C20"/>
    <w:rsid w:val="00917D48"/>
    <w:rsid w:val="00917E9D"/>
    <w:rsid w:val="00917F6D"/>
    <w:rsid w:val="0092093A"/>
    <w:rsid w:val="00920B09"/>
    <w:rsid w:val="00920DE4"/>
    <w:rsid w:val="0092161F"/>
    <w:rsid w:val="00921B69"/>
    <w:rsid w:val="00921CCA"/>
    <w:rsid w:val="00922192"/>
    <w:rsid w:val="00922228"/>
    <w:rsid w:val="0092263A"/>
    <w:rsid w:val="009228AF"/>
    <w:rsid w:val="00923096"/>
    <w:rsid w:val="00923370"/>
    <w:rsid w:val="009233B1"/>
    <w:rsid w:val="00923794"/>
    <w:rsid w:val="009239BD"/>
    <w:rsid w:val="00923B8D"/>
    <w:rsid w:val="00923C57"/>
    <w:rsid w:val="00923CB4"/>
    <w:rsid w:val="009242D1"/>
    <w:rsid w:val="0092433A"/>
    <w:rsid w:val="009245B2"/>
    <w:rsid w:val="009248F6"/>
    <w:rsid w:val="00924A5E"/>
    <w:rsid w:val="00924AAA"/>
    <w:rsid w:val="00924EAF"/>
    <w:rsid w:val="00925103"/>
    <w:rsid w:val="009255D2"/>
    <w:rsid w:val="0092594D"/>
    <w:rsid w:val="00925AE0"/>
    <w:rsid w:val="00925C66"/>
    <w:rsid w:val="00925DC6"/>
    <w:rsid w:val="00926713"/>
    <w:rsid w:val="00926911"/>
    <w:rsid w:val="00926CA9"/>
    <w:rsid w:val="00927121"/>
    <w:rsid w:val="0092717F"/>
    <w:rsid w:val="009273EB"/>
    <w:rsid w:val="009277D1"/>
    <w:rsid w:val="00927C09"/>
    <w:rsid w:val="009300D5"/>
    <w:rsid w:val="00930167"/>
    <w:rsid w:val="00930342"/>
    <w:rsid w:val="0093057F"/>
    <w:rsid w:val="009312CB"/>
    <w:rsid w:val="009313A9"/>
    <w:rsid w:val="00931703"/>
    <w:rsid w:val="0093229D"/>
    <w:rsid w:val="0093237E"/>
    <w:rsid w:val="00932741"/>
    <w:rsid w:val="0093276F"/>
    <w:rsid w:val="00932863"/>
    <w:rsid w:val="009328FF"/>
    <w:rsid w:val="00932BF7"/>
    <w:rsid w:val="00932E1E"/>
    <w:rsid w:val="0093335E"/>
    <w:rsid w:val="009334ED"/>
    <w:rsid w:val="00933E4B"/>
    <w:rsid w:val="00934109"/>
    <w:rsid w:val="009345F8"/>
    <w:rsid w:val="00934B43"/>
    <w:rsid w:val="00934C2B"/>
    <w:rsid w:val="009353C9"/>
    <w:rsid w:val="00935C48"/>
    <w:rsid w:val="00935CF5"/>
    <w:rsid w:val="00935F5E"/>
    <w:rsid w:val="00935FDE"/>
    <w:rsid w:val="00936042"/>
    <w:rsid w:val="009360D6"/>
    <w:rsid w:val="009360DF"/>
    <w:rsid w:val="00937545"/>
    <w:rsid w:val="009375C9"/>
    <w:rsid w:val="009377C7"/>
    <w:rsid w:val="009378D4"/>
    <w:rsid w:val="00937A93"/>
    <w:rsid w:val="00937B11"/>
    <w:rsid w:val="00937B60"/>
    <w:rsid w:val="00937EC7"/>
    <w:rsid w:val="009404B9"/>
    <w:rsid w:val="0094094F"/>
    <w:rsid w:val="00940F7D"/>
    <w:rsid w:val="00941007"/>
    <w:rsid w:val="009415FF"/>
    <w:rsid w:val="00941F6A"/>
    <w:rsid w:val="009426D4"/>
    <w:rsid w:val="00942C9F"/>
    <w:rsid w:val="00942CE2"/>
    <w:rsid w:val="00943502"/>
    <w:rsid w:val="00943686"/>
    <w:rsid w:val="00943848"/>
    <w:rsid w:val="00943956"/>
    <w:rsid w:val="00943AA0"/>
    <w:rsid w:val="00943BBC"/>
    <w:rsid w:val="00943F8F"/>
    <w:rsid w:val="00944618"/>
    <w:rsid w:val="009447B9"/>
    <w:rsid w:val="00944902"/>
    <w:rsid w:val="00944C78"/>
    <w:rsid w:val="00944C97"/>
    <w:rsid w:val="00944DAE"/>
    <w:rsid w:val="00944DD2"/>
    <w:rsid w:val="00944EB1"/>
    <w:rsid w:val="00945169"/>
    <w:rsid w:val="00945385"/>
    <w:rsid w:val="009457D8"/>
    <w:rsid w:val="00945E20"/>
    <w:rsid w:val="00945F17"/>
    <w:rsid w:val="00946D8F"/>
    <w:rsid w:val="0094732B"/>
    <w:rsid w:val="0094734E"/>
    <w:rsid w:val="009474F2"/>
    <w:rsid w:val="00947B76"/>
    <w:rsid w:val="00947D57"/>
    <w:rsid w:val="00950012"/>
    <w:rsid w:val="009503E2"/>
    <w:rsid w:val="00950ADE"/>
    <w:rsid w:val="00950E55"/>
    <w:rsid w:val="0095180C"/>
    <w:rsid w:val="00951F2F"/>
    <w:rsid w:val="0095245A"/>
    <w:rsid w:val="0095271D"/>
    <w:rsid w:val="00952845"/>
    <w:rsid w:val="0095297C"/>
    <w:rsid w:val="00952A8A"/>
    <w:rsid w:val="00952F5C"/>
    <w:rsid w:val="009530FB"/>
    <w:rsid w:val="0095328B"/>
    <w:rsid w:val="00953504"/>
    <w:rsid w:val="00953EFC"/>
    <w:rsid w:val="009540DC"/>
    <w:rsid w:val="009549D6"/>
    <w:rsid w:val="0095518C"/>
    <w:rsid w:val="0095521A"/>
    <w:rsid w:val="009553A6"/>
    <w:rsid w:val="009559D6"/>
    <w:rsid w:val="00955CCC"/>
    <w:rsid w:val="00955DDC"/>
    <w:rsid w:val="00955E41"/>
    <w:rsid w:val="00956588"/>
    <w:rsid w:val="00957491"/>
    <w:rsid w:val="00957D0D"/>
    <w:rsid w:val="00957EF1"/>
    <w:rsid w:val="00960015"/>
    <w:rsid w:val="00960140"/>
    <w:rsid w:val="009605A2"/>
    <w:rsid w:val="0096069D"/>
    <w:rsid w:val="00960A82"/>
    <w:rsid w:val="00960D4D"/>
    <w:rsid w:val="0096129D"/>
    <w:rsid w:val="00961463"/>
    <w:rsid w:val="00961546"/>
    <w:rsid w:val="009616F7"/>
    <w:rsid w:val="00961FA6"/>
    <w:rsid w:val="009621AB"/>
    <w:rsid w:val="009621C2"/>
    <w:rsid w:val="0096250A"/>
    <w:rsid w:val="009626B7"/>
    <w:rsid w:val="00962B35"/>
    <w:rsid w:val="00962B9F"/>
    <w:rsid w:val="00962BF6"/>
    <w:rsid w:val="00962DC1"/>
    <w:rsid w:val="00962DFF"/>
    <w:rsid w:val="009637E3"/>
    <w:rsid w:val="0096380E"/>
    <w:rsid w:val="00963A05"/>
    <w:rsid w:val="009640DE"/>
    <w:rsid w:val="009643A8"/>
    <w:rsid w:val="00964D89"/>
    <w:rsid w:val="00964E36"/>
    <w:rsid w:val="009651E9"/>
    <w:rsid w:val="00965764"/>
    <w:rsid w:val="00965BB5"/>
    <w:rsid w:val="00965C25"/>
    <w:rsid w:val="00965F0B"/>
    <w:rsid w:val="00965FAF"/>
    <w:rsid w:val="009662F1"/>
    <w:rsid w:val="00966AFC"/>
    <w:rsid w:val="00966B61"/>
    <w:rsid w:val="00966B71"/>
    <w:rsid w:val="009672EC"/>
    <w:rsid w:val="009678E1"/>
    <w:rsid w:val="009679B7"/>
    <w:rsid w:val="00967A1C"/>
    <w:rsid w:val="00967A4D"/>
    <w:rsid w:val="009702A6"/>
    <w:rsid w:val="009703A6"/>
    <w:rsid w:val="00970489"/>
    <w:rsid w:val="00970816"/>
    <w:rsid w:val="0097093F"/>
    <w:rsid w:val="00970EF6"/>
    <w:rsid w:val="0097150E"/>
    <w:rsid w:val="00971536"/>
    <w:rsid w:val="009715FE"/>
    <w:rsid w:val="00971784"/>
    <w:rsid w:val="00971A04"/>
    <w:rsid w:val="00972366"/>
    <w:rsid w:val="0097250A"/>
    <w:rsid w:val="0097281C"/>
    <w:rsid w:val="00972860"/>
    <w:rsid w:val="00972B54"/>
    <w:rsid w:val="00972CEC"/>
    <w:rsid w:val="00972DCB"/>
    <w:rsid w:val="00972F43"/>
    <w:rsid w:val="0097300D"/>
    <w:rsid w:val="0097310D"/>
    <w:rsid w:val="0097317D"/>
    <w:rsid w:val="00973600"/>
    <w:rsid w:val="00973B83"/>
    <w:rsid w:val="00973D3D"/>
    <w:rsid w:val="00974343"/>
    <w:rsid w:val="0097448B"/>
    <w:rsid w:val="00974D55"/>
    <w:rsid w:val="00974D9E"/>
    <w:rsid w:val="00974F7F"/>
    <w:rsid w:val="00975483"/>
    <w:rsid w:val="0097548E"/>
    <w:rsid w:val="009754E2"/>
    <w:rsid w:val="00975688"/>
    <w:rsid w:val="00975AD9"/>
    <w:rsid w:val="00975B61"/>
    <w:rsid w:val="00975CE7"/>
    <w:rsid w:val="00975D49"/>
    <w:rsid w:val="00976678"/>
    <w:rsid w:val="0097683D"/>
    <w:rsid w:val="00976893"/>
    <w:rsid w:val="00976D6D"/>
    <w:rsid w:val="00980529"/>
    <w:rsid w:val="00980AF4"/>
    <w:rsid w:val="00980CAD"/>
    <w:rsid w:val="00980E8A"/>
    <w:rsid w:val="00980ECB"/>
    <w:rsid w:val="00981104"/>
    <w:rsid w:val="00981678"/>
    <w:rsid w:val="00981731"/>
    <w:rsid w:val="00981D23"/>
    <w:rsid w:val="00981FA1"/>
    <w:rsid w:val="00982104"/>
    <w:rsid w:val="009825C6"/>
    <w:rsid w:val="009829D2"/>
    <w:rsid w:val="00982F29"/>
    <w:rsid w:val="00983238"/>
    <w:rsid w:val="00983361"/>
    <w:rsid w:val="009835FC"/>
    <w:rsid w:val="00983BFA"/>
    <w:rsid w:val="00983CDF"/>
    <w:rsid w:val="00983D12"/>
    <w:rsid w:val="00983F31"/>
    <w:rsid w:val="00984703"/>
    <w:rsid w:val="00984712"/>
    <w:rsid w:val="00984983"/>
    <w:rsid w:val="0098581B"/>
    <w:rsid w:val="0098581F"/>
    <w:rsid w:val="00985B4A"/>
    <w:rsid w:val="00985B76"/>
    <w:rsid w:val="00986041"/>
    <w:rsid w:val="00986375"/>
    <w:rsid w:val="00986C37"/>
    <w:rsid w:val="00986ED6"/>
    <w:rsid w:val="00987254"/>
    <w:rsid w:val="00987323"/>
    <w:rsid w:val="009873DD"/>
    <w:rsid w:val="00987411"/>
    <w:rsid w:val="009878B9"/>
    <w:rsid w:val="009878DE"/>
    <w:rsid w:val="00987A0F"/>
    <w:rsid w:val="00987F40"/>
    <w:rsid w:val="00990077"/>
    <w:rsid w:val="0099014D"/>
    <w:rsid w:val="00990405"/>
    <w:rsid w:val="00990550"/>
    <w:rsid w:val="0099083D"/>
    <w:rsid w:val="00990A18"/>
    <w:rsid w:val="00990F91"/>
    <w:rsid w:val="009917CB"/>
    <w:rsid w:val="00991985"/>
    <w:rsid w:val="00991CA9"/>
    <w:rsid w:val="00991EB6"/>
    <w:rsid w:val="0099219F"/>
    <w:rsid w:val="0099228C"/>
    <w:rsid w:val="009924B5"/>
    <w:rsid w:val="009926C6"/>
    <w:rsid w:val="00992986"/>
    <w:rsid w:val="009931F5"/>
    <w:rsid w:val="009934D0"/>
    <w:rsid w:val="009935ED"/>
    <w:rsid w:val="009937A0"/>
    <w:rsid w:val="00993AE4"/>
    <w:rsid w:val="00993C6F"/>
    <w:rsid w:val="009941AD"/>
    <w:rsid w:val="009946AC"/>
    <w:rsid w:val="009946FF"/>
    <w:rsid w:val="0099534F"/>
    <w:rsid w:val="00995E18"/>
    <w:rsid w:val="00995E2F"/>
    <w:rsid w:val="00996658"/>
    <w:rsid w:val="0099679D"/>
    <w:rsid w:val="009967B9"/>
    <w:rsid w:val="00996BB4"/>
    <w:rsid w:val="00996F72"/>
    <w:rsid w:val="0099713B"/>
    <w:rsid w:val="009972C2"/>
    <w:rsid w:val="0099730A"/>
    <w:rsid w:val="009973DF"/>
    <w:rsid w:val="009979D5"/>
    <w:rsid w:val="00997C6F"/>
    <w:rsid w:val="00997D71"/>
    <w:rsid w:val="00997F8C"/>
    <w:rsid w:val="009A0068"/>
    <w:rsid w:val="009A014A"/>
    <w:rsid w:val="009A04B8"/>
    <w:rsid w:val="009A0890"/>
    <w:rsid w:val="009A0A75"/>
    <w:rsid w:val="009A0DE8"/>
    <w:rsid w:val="009A11A3"/>
    <w:rsid w:val="009A12F0"/>
    <w:rsid w:val="009A189A"/>
    <w:rsid w:val="009A1B96"/>
    <w:rsid w:val="009A1EDE"/>
    <w:rsid w:val="009A2199"/>
    <w:rsid w:val="009A281D"/>
    <w:rsid w:val="009A2E10"/>
    <w:rsid w:val="009A2E78"/>
    <w:rsid w:val="009A3B81"/>
    <w:rsid w:val="009A3FCF"/>
    <w:rsid w:val="009A4073"/>
    <w:rsid w:val="009A4138"/>
    <w:rsid w:val="009A4315"/>
    <w:rsid w:val="009A46E6"/>
    <w:rsid w:val="009A47C5"/>
    <w:rsid w:val="009A4A6B"/>
    <w:rsid w:val="009A4D0E"/>
    <w:rsid w:val="009A4DCF"/>
    <w:rsid w:val="009A4FA7"/>
    <w:rsid w:val="009A553A"/>
    <w:rsid w:val="009A57C1"/>
    <w:rsid w:val="009A5BDA"/>
    <w:rsid w:val="009A5E77"/>
    <w:rsid w:val="009A67A9"/>
    <w:rsid w:val="009A6A34"/>
    <w:rsid w:val="009A6A7C"/>
    <w:rsid w:val="009A714D"/>
    <w:rsid w:val="009A7444"/>
    <w:rsid w:val="009A775C"/>
    <w:rsid w:val="009A7AC7"/>
    <w:rsid w:val="009A7AF4"/>
    <w:rsid w:val="009A7F8F"/>
    <w:rsid w:val="009B0356"/>
    <w:rsid w:val="009B03C3"/>
    <w:rsid w:val="009B091D"/>
    <w:rsid w:val="009B1979"/>
    <w:rsid w:val="009B1E28"/>
    <w:rsid w:val="009B1E7F"/>
    <w:rsid w:val="009B20C7"/>
    <w:rsid w:val="009B22B3"/>
    <w:rsid w:val="009B2456"/>
    <w:rsid w:val="009B25C7"/>
    <w:rsid w:val="009B3830"/>
    <w:rsid w:val="009B3F84"/>
    <w:rsid w:val="009B4791"/>
    <w:rsid w:val="009B4C88"/>
    <w:rsid w:val="009B4D09"/>
    <w:rsid w:val="009B4E28"/>
    <w:rsid w:val="009B4FFA"/>
    <w:rsid w:val="009B5090"/>
    <w:rsid w:val="009B512A"/>
    <w:rsid w:val="009B51B7"/>
    <w:rsid w:val="009B5225"/>
    <w:rsid w:val="009B5A33"/>
    <w:rsid w:val="009B5D5B"/>
    <w:rsid w:val="009B5FCD"/>
    <w:rsid w:val="009B6092"/>
    <w:rsid w:val="009B60C1"/>
    <w:rsid w:val="009B61DA"/>
    <w:rsid w:val="009B6841"/>
    <w:rsid w:val="009B6C5F"/>
    <w:rsid w:val="009B6D74"/>
    <w:rsid w:val="009B6F60"/>
    <w:rsid w:val="009B7170"/>
    <w:rsid w:val="009B76CC"/>
    <w:rsid w:val="009B7FBB"/>
    <w:rsid w:val="009C0168"/>
    <w:rsid w:val="009C0422"/>
    <w:rsid w:val="009C05E2"/>
    <w:rsid w:val="009C08CC"/>
    <w:rsid w:val="009C130A"/>
    <w:rsid w:val="009C145B"/>
    <w:rsid w:val="009C1506"/>
    <w:rsid w:val="009C1522"/>
    <w:rsid w:val="009C1E1E"/>
    <w:rsid w:val="009C1E52"/>
    <w:rsid w:val="009C2552"/>
    <w:rsid w:val="009C2833"/>
    <w:rsid w:val="009C29D2"/>
    <w:rsid w:val="009C2C02"/>
    <w:rsid w:val="009C2F0F"/>
    <w:rsid w:val="009C3049"/>
    <w:rsid w:val="009C33BD"/>
    <w:rsid w:val="009C38D8"/>
    <w:rsid w:val="009C3D95"/>
    <w:rsid w:val="009C3F77"/>
    <w:rsid w:val="009C4184"/>
    <w:rsid w:val="009C4E4F"/>
    <w:rsid w:val="009C561A"/>
    <w:rsid w:val="009C56DF"/>
    <w:rsid w:val="009C5F80"/>
    <w:rsid w:val="009C61EE"/>
    <w:rsid w:val="009C63BB"/>
    <w:rsid w:val="009C6585"/>
    <w:rsid w:val="009C66D4"/>
    <w:rsid w:val="009C6A89"/>
    <w:rsid w:val="009C7194"/>
    <w:rsid w:val="009C7673"/>
    <w:rsid w:val="009C7E3F"/>
    <w:rsid w:val="009D002A"/>
    <w:rsid w:val="009D00FC"/>
    <w:rsid w:val="009D023E"/>
    <w:rsid w:val="009D0979"/>
    <w:rsid w:val="009D0A59"/>
    <w:rsid w:val="009D0EE3"/>
    <w:rsid w:val="009D11A8"/>
    <w:rsid w:val="009D16CC"/>
    <w:rsid w:val="009D17E4"/>
    <w:rsid w:val="009D19EE"/>
    <w:rsid w:val="009D1B81"/>
    <w:rsid w:val="009D1CB8"/>
    <w:rsid w:val="009D201F"/>
    <w:rsid w:val="009D2356"/>
    <w:rsid w:val="009D286C"/>
    <w:rsid w:val="009D2A63"/>
    <w:rsid w:val="009D2CB4"/>
    <w:rsid w:val="009D3493"/>
    <w:rsid w:val="009D35BE"/>
    <w:rsid w:val="009D3631"/>
    <w:rsid w:val="009D3DEC"/>
    <w:rsid w:val="009D3E74"/>
    <w:rsid w:val="009D409A"/>
    <w:rsid w:val="009D437B"/>
    <w:rsid w:val="009D44D3"/>
    <w:rsid w:val="009D4926"/>
    <w:rsid w:val="009D4D28"/>
    <w:rsid w:val="009D56BE"/>
    <w:rsid w:val="009D5B37"/>
    <w:rsid w:val="009D5EC3"/>
    <w:rsid w:val="009D6053"/>
    <w:rsid w:val="009D60CA"/>
    <w:rsid w:val="009D65E3"/>
    <w:rsid w:val="009D65F1"/>
    <w:rsid w:val="009D6D27"/>
    <w:rsid w:val="009D7082"/>
    <w:rsid w:val="009D74A7"/>
    <w:rsid w:val="009E0795"/>
    <w:rsid w:val="009E0D75"/>
    <w:rsid w:val="009E131B"/>
    <w:rsid w:val="009E15BA"/>
    <w:rsid w:val="009E18A6"/>
    <w:rsid w:val="009E1A3F"/>
    <w:rsid w:val="009E1EAD"/>
    <w:rsid w:val="009E21B7"/>
    <w:rsid w:val="009E23F7"/>
    <w:rsid w:val="009E274F"/>
    <w:rsid w:val="009E27E2"/>
    <w:rsid w:val="009E288F"/>
    <w:rsid w:val="009E3516"/>
    <w:rsid w:val="009E377B"/>
    <w:rsid w:val="009E390A"/>
    <w:rsid w:val="009E3C1F"/>
    <w:rsid w:val="009E3E27"/>
    <w:rsid w:val="009E421D"/>
    <w:rsid w:val="009E46F9"/>
    <w:rsid w:val="009E47B5"/>
    <w:rsid w:val="009E483E"/>
    <w:rsid w:val="009E483F"/>
    <w:rsid w:val="009E48AF"/>
    <w:rsid w:val="009E4CA9"/>
    <w:rsid w:val="009E4CBA"/>
    <w:rsid w:val="009E4D7A"/>
    <w:rsid w:val="009E4DD5"/>
    <w:rsid w:val="009E550B"/>
    <w:rsid w:val="009E56F8"/>
    <w:rsid w:val="009E605F"/>
    <w:rsid w:val="009E60D2"/>
    <w:rsid w:val="009E60DE"/>
    <w:rsid w:val="009E62A7"/>
    <w:rsid w:val="009E62D6"/>
    <w:rsid w:val="009E63D0"/>
    <w:rsid w:val="009E69DA"/>
    <w:rsid w:val="009E6C0D"/>
    <w:rsid w:val="009E6CDC"/>
    <w:rsid w:val="009E6E34"/>
    <w:rsid w:val="009E7177"/>
    <w:rsid w:val="009E7485"/>
    <w:rsid w:val="009E769D"/>
    <w:rsid w:val="009E78B7"/>
    <w:rsid w:val="009F009B"/>
    <w:rsid w:val="009F017D"/>
    <w:rsid w:val="009F0243"/>
    <w:rsid w:val="009F04D1"/>
    <w:rsid w:val="009F06AC"/>
    <w:rsid w:val="009F0700"/>
    <w:rsid w:val="009F0961"/>
    <w:rsid w:val="009F0A2A"/>
    <w:rsid w:val="009F0E0A"/>
    <w:rsid w:val="009F0E42"/>
    <w:rsid w:val="009F13D2"/>
    <w:rsid w:val="009F17DC"/>
    <w:rsid w:val="009F1A53"/>
    <w:rsid w:val="009F1B8E"/>
    <w:rsid w:val="009F1F14"/>
    <w:rsid w:val="009F20D2"/>
    <w:rsid w:val="009F2153"/>
    <w:rsid w:val="009F2413"/>
    <w:rsid w:val="009F2C6B"/>
    <w:rsid w:val="009F2CF8"/>
    <w:rsid w:val="009F2F7C"/>
    <w:rsid w:val="009F34EA"/>
    <w:rsid w:val="009F3797"/>
    <w:rsid w:val="009F3AB0"/>
    <w:rsid w:val="009F4065"/>
    <w:rsid w:val="009F4236"/>
    <w:rsid w:val="009F46D7"/>
    <w:rsid w:val="009F4729"/>
    <w:rsid w:val="009F541F"/>
    <w:rsid w:val="009F5533"/>
    <w:rsid w:val="009F571B"/>
    <w:rsid w:val="009F5754"/>
    <w:rsid w:val="009F5E0E"/>
    <w:rsid w:val="009F6022"/>
    <w:rsid w:val="009F6198"/>
    <w:rsid w:val="009F64F4"/>
    <w:rsid w:val="009F6988"/>
    <w:rsid w:val="009F6B0E"/>
    <w:rsid w:val="009F7027"/>
    <w:rsid w:val="009F71AE"/>
    <w:rsid w:val="009F7529"/>
    <w:rsid w:val="009F7552"/>
    <w:rsid w:val="009F763B"/>
    <w:rsid w:val="009F7A05"/>
    <w:rsid w:val="009F7AE1"/>
    <w:rsid w:val="009F7E49"/>
    <w:rsid w:val="00A001DF"/>
    <w:rsid w:val="00A00739"/>
    <w:rsid w:val="00A01794"/>
    <w:rsid w:val="00A01C1B"/>
    <w:rsid w:val="00A01C6A"/>
    <w:rsid w:val="00A01CDB"/>
    <w:rsid w:val="00A0211F"/>
    <w:rsid w:val="00A029FB"/>
    <w:rsid w:val="00A02B3F"/>
    <w:rsid w:val="00A03049"/>
    <w:rsid w:val="00A030DA"/>
    <w:rsid w:val="00A032B0"/>
    <w:rsid w:val="00A03730"/>
    <w:rsid w:val="00A0377A"/>
    <w:rsid w:val="00A03825"/>
    <w:rsid w:val="00A03900"/>
    <w:rsid w:val="00A0419D"/>
    <w:rsid w:val="00A043F9"/>
    <w:rsid w:val="00A045B7"/>
    <w:rsid w:val="00A049A8"/>
    <w:rsid w:val="00A04A83"/>
    <w:rsid w:val="00A0586F"/>
    <w:rsid w:val="00A05AA1"/>
    <w:rsid w:val="00A05BEB"/>
    <w:rsid w:val="00A06369"/>
    <w:rsid w:val="00A064CD"/>
    <w:rsid w:val="00A065A0"/>
    <w:rsid w:val="00A06961"/>
    <w:rsid w:val="00A06993"/>
    <w:rsid w:val="00A06D24"/>
    <w:rsid w:val="00A06DF0"/>
    <w:rsid w:val="00A07088"/>
    <w:rsid w:val="00A07177"/>
    <w:rsid w:val="00A0751D"/>
    <w:rsid w:val="00A07527"/>
    <w:rsid w:val="00A0762D"/>
    <w:rsid w:val="00A07B18"/>
    <w:rsid w:val="00A07B5A"/>
    <w:rsid w:val="00A07C55"/>
    <w:rsid w:val="00A07DF4"/>
    <w:rsid w:val="00A10061"/>
    <w:rsid w:val="00A10561"/>
    <w:rsid w:val="00A105AB"/>
    <w:rsid w:val="00A108D0"/>
    <w:rsid w:val="00A10ABC"/>
    <w:rsid w:val="00A10C0F"/>
    <w:rsid w:val="00A10EDC"/>
    <w:rsid w:val="00A11354"/>
    <w:rsid w:val="00A113A5"/>
    <w:rsid w:val="00A1145C"/>
    <w:rsid w:val="00A1146E"/>
    <w:rsid w:val="00A11485"/>
    <w:rsid w:val="00A11841"/>
    <w:rsid w:val="00A126AA"/>
    <w:rsid w:val="00A12E5F"/>
    <w:rsid w:val="00A133CA"/>
    <w:rsid w:val="00A134D2"/>
    <w:rsid w:val="00A13539"/>
    <w:rsid w:val="00A1387A"/>
    <w:rsid w:val="00A13986"/>
    <w:rsid w:val="00A13ED1"/>
    <w:rsid w:val="00A1403F"/>
    <w:rsid w:val="00A14250"/>
    <w:rsid w:val="00A144FC"/>
    <w:rsid w:val="00A145B6"/>
    <w:rsid w:val="00A146C1"/>
    <w:rsid w:val="00A149AF"/>
    <w:rsid w:val="00A14D2F"/>
    <w:rsid w:val="00A14FCB"/>
    <w:rsid w:val="00A15750"/>
    <w:rsid w:val="00A15D4F"/>
    <w:rsid w:val="00A15E9C"/>
    <w:rsid w:val="00A16A4C"/>
    <w:rsid w:val="00A16AD6"/>
    <w:rsid w:val="00A17583"/>
    <w:rsid w:val="00A1762A"/>
    <w:rsid w:val="00A17843"/>
    <w:rsid w:val="00A20570"/>
    <w:rsid w:val="00A20867"/>
    <w:rsid w:val="00A20973"/>
    <w:rsid w:val="00A20D78"/>
    <w:rsid w:val="00A216FE"/>
    <w:rsid w:val="00A2196F"/>
    <w:rsid w:val="00A21AEF"/>
    <w:rsid w:val="00A21F18"/>
    <w:rsid w:val="00A2220C"/>
    <w:rsid w:val="00A22A43"/>
    <w:rsid w:val="00A22C27"/>
    <w:rsid w:val="00A22E5F"/>
    <w:rsid w:val="00A22F3D"/>
    <w:rsid w:val="00A233C3"/>
    <w:rsid w:val="00A239B9"/>
    <w:rsid w:val="00A23B0B"/>
    <w:rsid w:val="00A23B48"/>
    <w:rsid w:val="00A2478F"/>
    <w:rsid w:val="00A2485C"/>
    <w:rsid w:val="00A24963"/>
    <w:rsid w:val="00A24C85"/>
    <w:rsid w:val="00A25013"/>
    <w:rsid w:val="00A251E6"/>
    <w:rsid w:val="00A25293"/>
    <w:rsid w:val="00A25353"/>
    <w:rsid w:val="00A257E4"/>
    <w:rsid w:val="00A25920"/>
    <w:rsid w:val="00A25976"/>
    <w:rsid w:val="00A25B07"/>
    <w:rsid w:val="00A25F80"/>
    <w:rsid w:val="00A267F2"/>
    <w:rsid w:val="00A26958"/>
    <w:rsid w:val="00A27171"/>
    <w:rsid w:val="00A27382"/>
    <w:rsid w:val="00A274EB"/>
    <w:rsid w:val="00A27D75"/>
    <w:rsid w:val="00A27E83"/>
    <w:rsid w:val="00A306C6"/>
    <w:rsid w:val="00A306DD"/>
    <w:rsid w:val="00A306F5"/>
    <w:rsid w:val="00A30A55"/>
    <w:rsid w:val="00A30A69"/>
    <w:rsid w:val="00A31900"/>
    <w:rsid w:val="00A31AF6"/>
    <w:rsid w:val="00A31DC5"/>
    <w:rsid w:val="00A31EA6"/>
    <w:rsid w:val="00A3239A"/>
    <w:rsid w:val="00A32574"/>
    <w:rsid w:val="00A32827"/>
    <w:rsid w:val="00A32A1C"/>
    <w:rsid w:val="00A32CBF"/>
    <w:rsid w:val="00A32CC1"/>
    <w:rsid w:val="00A32DCF"/>
    <w:rsid w:val="00A33047"/>
    <w:rsid w:val="00A33139"/>
    <w:rsid w:val="00A335D8"/>
    <w:rsid w:val="00A3379A"/>
    <w:rsid w:val="00A337BF"/>
    <w:rsid w:val="00A3386F"/>
    <w:rsid w:val="00A33C9D"/>
    <w:rsid w:val="00A343E5"/>
    <w:rsid w:val="00A34552"/>
    <w:rsid w:val="00A35524"/>
    <w:rsid w:val="00A35AB2"/>
    <w:rsid w:val="00A36500"/>
    <w:rsid w:val="00A366C4"/>
    <w:rsid w:val="00A36883"/>
    <w:rsid w:val="00A368B2"/>
    <w:rsid w:val="00A36B5B"/>
    <w:rsid w:val="00A36EBF"/>
    <w:rsid w:val="00A37E68"/>
    <w:rsid w:val="00A40529"/>
    <w:rsid w:val="00A40586"/>
    <w:rsid w:val="00A4074A"/>
    <w:rsid w:val="00A40EA3"/>
    <w:rsid w:val="00A40F71"/>
    <w:rsid w:val="00A41247"/>
    <w:rsid w:val="00A416F0"/>
    <w:rsid w:val="00A419FF"/>
    <w:rsid w:val="00A41E72"/>
    <w:rsid w:val="00A41F0B"/>
    <w:rsid w:val="00A42135"/>
    <w:rsid w:val="00A421F1"/>
    <w:rsid w:val="00A42587"/>
    <w:rsid w:val="00A4258C"/>
    <w:rsid w:val="00A426E7"/>
    <w:rsid w:val="00A42817"/>
    <w:rsid w:val="00A42F46"/>
    <w:rsid w:val="00A42F50"/>
    <w:rsid w:val="00A4311D"/>
    <w:rsid w:val="00A434C0"/>
    <w:rsid w:val="00A436FF"/>
    <w:rsid w:val="00A43915"/>
    <w:rsid w:val="00A4394E"/>
    <w:rsid w:val="00A4396F"/>
    <w:rsid w:val="00A43D9A"/>
    <w:rsid w:val="00A43E83"/>
    <w:rsid w:val="00A444E2"/>
    <w:rsid w:val="00A447DA"/>
    <w:rsid w:val="00A44A99"/>
    <w:rsid w:val="00A44EC9"/>
    <w:rsid w:val="00A44FC2"/>
    <w:rsid w:val="00A45889"/>
    <w:rsid w:val="00A45ACE"/>
    <w:rsid w:val="00A45D3A"/>
    <w:rsid w:val="00A462D6"/>
    <w:rsid w:val="00A46799"/>
    <w:rsid w:val="00A46D5D"/>
    <w:rsid w:val="00A46F5B"/>
    <w:rsid w:val="00A477F8"/>
    <w:rsid w:val="00A47B8F"/>
    <w:rsid w:val="00A47F5A"/>
    <w:rsid w:val="00A51D38"/>
    <w:rsid w:val="00A5203F"/>
    <w:rsid w:val="00A52359"/>
    <w:rsid w:val="00A5282B"/>
    <w:rsid w:val="00A52A66"/>
    <w:rsid w:val="00A52CDA"/>
    <w:rsid w:val="00A5332E"/>
    <w:rsid w:val="00A5343A"/>
    <w:rsid w:val="00A534CE"/>
    <w:rsid w:val="00A53AB4"/>
    <w:rsid w:val="00A53EC2"/>
    <w:rsid w:val="00A54DDE"/>
    <w:rsid w:val="00A5510C"/>
    <w:rsid w:val="00A553DA"/>
    <w:rsid w:val="00A558B3"/>
    <w:rsid w:val="00A55E0E"/>
    <w:rsid w:val="00A55E1D"/>
    <w:rsid w:val="00A56276"/>
    <w:rsid w:val="00A5631B"/>
    <w:rsid w:val="00A56863"/>
    <w:rsid w:val="00A56AFC"/>
    <w:rsid w:val="00A56B5E"/>
    <w:rsid w:val="00A56BEF"/>
    <w:rsid w:val="00A56D24"/>
    <w:rsid w:val="00A56F33"/>
    <w:rsid w:val="00A57119"/>
    <w:rsid w:val="00A571EB"/>
    <w:rsid w:val="00A57224"/>
    <w:rsid w:val="00A5728F"/>
    <w:rsid w:val="00A572C6"/>
    <w:rsid w:val="00A574BD"/>
    <w:rsid w:val="00A57A21"/>
    <w:rsid w:val="00A57B76"/>
    <w:rsid w:val="00A57D1D"/>
    <w:rsid w:val="00A606CC"/>
    <w:rsid w:val="00A6096E"/>
    <w:rsid w:val="00A60CEB"/>
    <w:rsid w:val="00A60EB9"/>
    <w:rsid w:val="00A60F96"/>
    <w:rsid w:val="00A6105E"/>
    <w:rsid w:val="00A61068"/>
    <w:rsid w:val="00A61C22"/>
    <w:rsid w:val="00A61FEA"/>
    <w:rsid w:val="00A6237F"/>
    <w:rsid w:val="00A62398"/>
    <w:rsid w:val="00A628F4"/>
    <w:rsid w:val="00A62A07"/>
    <w:rsid w:val="00A62A0A"/>
    <w:rsid w:val="00A630DE"/>
    <w:rsid w:val="00A63140"/>
    <w:rsid w:val="00A63590"/>
    <w:rsid w:val="00A635DE"/>
    <w:rsid w:val="00A63612"/>
    <w:rsid w:val="00A63651"/>
    <w:rsid w:val="00A63816"/>
    <w:rsid w:val="00A63A49"/>
    <w:rsid w:val="00A63B26"/>
    <w:rsid w:val="00A63FF7"/>
    <w:rsid w:val="00A6435D"/>
    <w:rsid w:val="00A64B46"/>
    <w:rsid w:val="00A64FF2"/>
    <w:rsid w:val="00A65608"/>
    <w:rsid w:val="00A6568E"/>
    <w:rsid w:val="00A65886"/>
    <w:rsid w:val="00A65DEC"/>
    <w:rsid w:val="00A66264"/>
    <w:rsid w:val="00A6642C"/>
    <w:rsid w:val="00A665B0"/>
    <w:rsid w:val="00A66661"/>
    <w:rsid w:val="00A668BC"/>
    <w:rsid w:val="00A66BFE"/>
    <w:rsid w:val="00A66CAC"/>
    <w:rsid w:val="00A66F4F"/>
    <w:rsid w:val="00A66FDE"/>
    <w:rsid w:val="00A6766F"/>
    <w:rsid w:val="00A67942"/>
    <w:rsid w:val="00A679FC"/>
    <w:rsid w:val="00A67B07"/>
    <w:rsid w:val="00A67DA7"/>
    <w:rsid w:val="00A67F45"/>
    <w:rsid w:val="00A7003A"/>
    <w:rsid w:val="00A701BE"/>
    <w:rsid w:val="00A705FA"/>
    <w:rsid w:val="00A70763"/>
    <w:rsid w:val="00A7076E"/>
    <w:rsid w:val="00A70821"/>
    <w:rsid w:val="00A70B2B"/>
    <w:rsid w:val="00A714D2"/>
    <w:rsid w:val="00A7162D"/>
    <w:rsid w:val="00A71A3E"/>
    <w:rsid w:val="00A71C66"/>
    <w:rsid w:val="00A71D8F"/>
    <w:rsid w:val="00A72498"/>
    <w:rsid w:val="00A7263C"/>
    <w:rsid w:val="00A72822"/>
    <w:rsid w:val="00A72A06"/>
    <w:rsid w:val="00A72BE7"/>
    <w:rsid w:val="00A733AB"/>
    <w:rsid w:val="00A738D1"/>
    <w:rsid w:val="00A73968"/>
    <w:rsid w:val="00A743D9"/>
    <w:rsid w:val="00A74718"/>
    <w:rsid w:val="00A74EEB"/>
    <w:rsid w:val="00A7503B"/>
    <w:rsid w:val="00A75382"/>
    <w:rsid w:val="00A75D5E"/>
    <w:rsid w:val="00A764A2"/>
    <w:rsid w:val="00A766CB"/>
    <w:rsid w:val="00A76843"/>
    <w:rsid w:val="00A7684B"/>
    <w:rsid w:val="00A7713D"/>
    <w:rsid w:val="00A77782"/>
    <w:rsid w:val="00A7795E"/>
    <w:rsid w:val="00A779BB"/>
    <w:rsid w:val="00A8074D"/>
    <w:rsid w:val="00A80F8D"/>
    <w:rsid w:val="00A811A5"/>
    <w:rsid w:val="00A81295"/>
    <w:rsid w:val="00A81567"/>
    <w:rsid w:val="00A81769"/>
    <w:rsid w:val="00A81838"/>
    <w:rsid w:val="00A81F45"/>
    <w:rsid w:val="00A82554"/>
    <w:rsid w:val="00A82738"/>
    <w:rsid w:val="00A82A1E"/>
    <w:rsid w:val="00A82BEE"/>
    <w:rsid w:val="00A82E6F"/>
    <w:rsid w:val="00A836C7"/>
    <w:rsid w:val="00A83F45"/>
    <w:rsid w:val="00A83F63"/>
    <w:rsid w:val="00A840E6"/>
    <w:rsid w:val="00A84376"/>
    <w:rsid w:val="00A84639"/>
    <w:rsid w:val="00A84757"/>
    <w:rsid w:val="00A847C6"/>
    <w:rsid w:val="00A8493E"/>
    <w:rsid w:val="00A84961"/>
    <w:rsid w:val="00A849B3"/>
    <w:rsid w:val="00A84BB2"/>
    <w:rsid w:val="00A85010"/>
    <w:rsid w:val="00A85072"/>
    <w:rsid w:val="00A85382"/>
    <w:rsid w:val="00A8540F"/>
    <w:rsid w:val="00A857F3"/>
    <w:rsid w:val="00A85C07"/>
    <w:rsid w:val="00A863B6"/>
    <w:rsid w:val="00A86748"/>
    <w:rsid w:val="00A86ADC"/>
    <w:rsid w:val="00A86AE2"/>
    <w:rsid w:val="00A86C79"/>
    <w:rsid w:val="00A86E62"/>
    <w:rsid w:val="00A87A11"/>
    <w:rsid w:val="00A87D58"/>
    <w:rsid w:val="00A902CE"/>
    <w:rsid w:val="00A90496"/>
    <w:rsid w:val="00A9058E"/>
    <w:rsid w:val="00A90B98"/>
    <w:rsid w:val="00A90BAC"/>
    <w:rsid w:val="00A90DB2"/>
    <w:rsid w:val="00A90ECA"/>
    <w:rsid w:val="00A9122A"/>
    <w:rsid w:val="00A915E5"/>
    <w:rsid w:val="00A91902"/>
    <w:rsid w:val="00A91A91"/>
    <w:rsid w:val="00A92151"/>
    <w:rsid w:val="00A92186"/>
    <w:rsid w:val="00A929CB"/>
    <w:rsid w:val="00A92A73"/>
    <w:rsid w:val="00A92D13"/>
    <w:rsid w:val="00A930E5"/>
    <w:rsid w:val="00A93467"/>
    <w:rsid w:val="00A936DE"/>
    <w:rsid w:val="00A93878"/>
    <w:rsid w:val="00A9388F"/>
    <w:rsid w:val="00A940EB"/>
    <w:rsid w:val="00A941B8"/>
    <w:rsid w:val="00A941F0"/>
    <w:rsid w:val="00A943BE"/>
    <w:rsid w:val="00A94410"/>
    <w:rsid w:val="00A944EE"/>
    <w:rsid w:val="00A94501"/>
    <w:rsid w:val="00A948B3"/>
    <w:rsid w:val="00A94B64"/>
    <w:rsid w:val="00A94BF9"/>
    <w:rsid w:val="00A94CE3"/>
    <w:rsid w:val="00A94F9D"/>
    <w:rsid w:val="00A94FBF"/>
    <w:rsid w:val="00A95321"/>
    <w:rsid w:val="00A95499"/>
    <w:rsid w:val="00A95597"/>
    <w:rsid w:val="00A95625"/>
    <w:rsid w:val="00A95C12"/>
    <w:rsid w:val="00A95D17"/>
    <w:rsid w:val="00A960D5"/>
    <w:rsid w:val="00A964A3"/>
    <w:rsid w:val="00A96685"/>
    <w:rsid w:val="00A96847"/>
    <w:rsid w:val="00A96A02"/>
    <w:rsid w:val="00A97348"/>
    <w:rsid w:val="00A97782"/>
    <w:rsid w:val="00A9782A"/>
    <w:rsid w:val="00A97898"/>
    <w:rsid w:val="00A97953"/>
    <w:rsid w:val="00A97A0D"/>
    <w:rsid w:val="00A97BD9"/>
    <w:rsid w:val="00A97D82"/>
    <w:rsid w:val="00AA02DB"/>
    <w:rsid w:val="00AA064D"/>
    <w:rsid w:val="00AA0AF6"/>
    <w:rsid w:val="00AA12AF"/>
    <w:rsid w:val="00AA1554"/>
    <w:rsid w:val="00AA1567"/>
    <w:rsid w:val="00AA1682"/>
    <w:rsid w:val="00AA16E4"/>
    <w:rsid w:val="00AA1C06"/>
    <w:rsid w:val="00AA1E25"/>
    <w:rsid w:val="00AA1FF1"/>
    <w:rsid w:val="00AA2561"/>
    <w:rsid w:val="00AA2925"/>
    <w:rsid w:val="00AA2BE0"/>
    <w:rsid w:val="00AA2DAC"/>
    <w:rsid w:val="00AA304E"/>
    <w:rsid w:val="00AA3081"/>
    <w:rsid w:val="00AA3173"/>
    <w:rsid w:val="00AA32B6"/>
    <w:rsid w:val="00AA378D"/>
    <w:rsid w:val="00AA3A30"/>
    <w:rsid w:val="00AA3ACF"/>
    <w:rsid w:val="00AA3D48"/>
    <w:rsid w:val="00AA4711"/>
    <w:rsid w:val="00AA4D17"/>
    <w:rsid w:val="00AA4FB5"/>
    <w:rsid w:val="00AA52A1"/>
    <w:rsid w:val="00AA5626"/>
    <w:rsid w:val="00AA5882"/>
    <w:rsid w:val="00AA5B3E"/>
    <w:rsid w:val="00AA5F05"/>
    <w:rsid w:val="00AA6508"/>
    <w:rsid w:val="00AA6A1D"/>
    <w:rsid w:val="00AA6C33"/>
    <w:rsid w:val="00AA6D4B"/>
    <w:rsid w:val="00AA7434"/>
    <w:rsid w:val="00AA76EB"/>
    <w:rsid w:val="00AA7752"/>
    <w:rsid w:val="00AA77E4"/>
    <w:rsid w:val="00AA7802"/>
    <w:rsid w:val="00AA79B1"/>
    <w:rsid w:val="00AA7A5C"/>
    <w:rsid w:val="00AA7B94"/>
    <w:rsid w:val="00AA7D3E"/>
    <w:rsid w:val="00AB01CA"/>
    <w:rsid w:val="00AB04AA"/>
    <w:rsid w:val="00AB09E9"/>
    <w:rsid w:val="00AB0AAC"/>
    <w:rsid w:val="00AB0CE2"/>
    <w:rsid w:val="00AB1066"/>
    <w:rsid w:val="00AB1537"/>
    <w:rsid w:val="00AB1926"/>
    <w:rsid w:val="00AB1EA1"/>
    <w:rsid w:val="00AB1FC0"/>
    <w:rsid w:val="00AB20AA"/>
    <w:rsid w:val="00AB2179"/>
    <w:rsid w:val="00AB2416"/>
    <w:rsid w:val="00AB24D5"/>
    <w:rsid w:val="00AB28DF"/>
    <w:rsid w:val="00AB2A02"/>
    <w:rsid w:val="00AB2CDE"/>
    <w:rsid w:val="00AB3085"/>
    <w:rsid w:val="00AB32CC"/>
    <w:rsid w:val="00AB3A61"/>
    <w:rsid w:val="00AB3B70"/>
    <w:rsid w:val="00AB42D6"/>
    <w:rsid w:val="00AB4370"/>
    <w:rsid w:val="00AB43A2"/>
    <w:rsid w:val="00AB4693"/>
    <w:rsid w:val="00AB4A1B"/>
    <w:rsid w:val="00AB4B05"/>
    <w:rsid w:val="00AB4B40"/>
    <w:rsid w:val="00AB4F10"/>
    <w:rsid w:val="00AB4FE6"/>
    <w:rsid w:val="00AB50E0"/>
    <w:rsid w:val="00AB5B6A"/>
    <w:rsid w:val="00AB5D78"/>
    <w:rsid w:val="00AB6606"/>
    <w:rsid w:val="00AB675A"/>
    <w:rsid w:val="00AB69DC"/>
    <w:rsid w:val="00AB6A16"/>
    <w:rsid w:val="00AB6BF5"/>
    <w:rsid w:val="00AB6C6C"/>
    <w:rsid w:val="00AB7442"/>
    <w:rsid w:val="00AB7712"/>
    <w:rsid w:val="00AB7905"/>
    <w:rsid w:val="00AB799C"/>
    <w:rsid w:val="00AB7E84"/>
    <w:rsid w:val="00AB7ED4"/>
    <w:rsid w:val="00AC004A"/>
    <w:rsid w:val="00AC00BE"/>
    <w:rsid w:val="00AC0458"/>
    <w:rsid w:val="00AC0E41"/>
    <w:rsid w:val="00AC0F34"/>
    <w:rsid w:val="00AC12DD"/>
    <w:rsid w:val="00AC1741"/>
    <w:rsid w:val="00AC1C7F"/>
    <w:rsid w:val="00AC1C80"/>
    <w:rsid w:val="00AC2041"/>
    <w:rsid w:val="00AC20F6"/>
    <w:rsid w:val="00AC2272"/>
    <w:rsid w:val="00AC2291"/>
    <w:rsid w:val="00AC23A9"/>
    <w:rsid w:val="00AC267E"/>
    <w:rsid w:val="00AC27D1"/>
    <w:rsid w:val="00AC2A0C"/>
    <w:rsid w:val="00AC2A39"/>
    <w:rsid w:val="00AC2A4C"/>
    <w:rsid w:val="00AC2AD8"/>
    <w:rsid w:val="00AC2B50"/>
    <w:rsid w:val="00AC2BA6"/>
    <w:rsid w:val="00AC2BF6"/>
    <w:rsid w:val="00AC2D53"/>
    <w:rsid w:val="00AC2EF3"/>
    <w:rsid w:val="00AC3093"/>
    <w:rsid w:val="00AC3359"/>
    <w:rsid w:val="00AC3401"/>
    <w:rsid w:val="00AC3633"/>
    <w:rsid w:val="00AC36BE"/>
    <w:rsid w:val="00AC39F1"/>
    <w:rsid w:val="00AC3A66"/>
    <w:rsid w:val="00AC3AF5"/>
    <w:rsid w:val="00AC3C73"/>
    <w:rsid w:val="00AC3F2F"/>
    <w:rsid w:val="00AC425A"/>
    <w:rsid w:val="00AC426E"/>
    <w:rsid w:val="00AC43EB"/>
    <w:rsid w:val="00AC446C"/>
    <w:rsid w:val="00AC446E"/>
    <w:rsid w:val="00AC4542"/>
    <w:rsid w:val="00AC494F"/>
    <w:rsid w:val="00AC49AF"/>
    <w:rsid w:val="00AC4D61"/>
    <w:rsid w:val="00AC4DB2"/>
    <w:rsid w:val="00AC52B4"/>
    <w:rsid w:val="00AC55A5"/>
    <w:rsid w:val="00AC59B1"/>
    <w:rsid w:val="00AC5AFB"/>
    <w:rsid w:val="00AC621A"/>
    <w:rsid w:val="00AC62B4"/>
    <w:rsid w:val="00AC68F0"/>
    <w:rsid w:val="00AC6FCF"/>
    <w:rsid w:val="00AC723E"/>
    <w:rsid w:val="00AC7371"/>
    <w:rsid w:val="00AC7433"/>
    <w:rsid w:val="00AC7B1B"/>
    <w:rsid w:val="00AD01E9"/>
    <w:rsid w:val="00AD02AB"/>
    <w:rsid w:val="00AD0392"/>
    <w:rsid w:val="00AD041B"/>
    <w:rsid w:val="00AD0697"/>
    <w:rsid w:val="00AD0C09"/>
    <w:rsid w:val="00AD0C64"/>
    <w:rsid w:val="00AD1072"/>
    <w:rsid w:val="00AD10E7"/>
    <w:rsid w:val="00AD11CE"/>
    <w:rsid w:val="00AD199B"/>
    <w:rsid w:val="00AD1C77"/>
    <w:rsid w:val="00AD1F33"/>
    <w:rsid w:val="00AD223F"/>
    <w:rsid w:val="00AD2452"/>
    <w:rsid w:val="00AD27F2"/>
    <w:rsid w:val="00AD2B02"/>
    <w:rsid w:val="00AD2B83"/>
    <w:rsid w:val="00AD3726"/>
    <w:rsid w:val="00AD3859"/>
    <w:rsid w:val="00AD3A86"/>
    <w:rsid w:val="00AD3FD3"/>
    <w:rsid w:val="00AD40C7"/>
    <w:rsid w:val="00AD416F"/>
    <w:rsid w:val="00AD4906"/>
    <w:rsid w:val="00AD4EAF"/>
    <w:rsid w:val="00AD518F"/>
    <w:rsid w:val="00AD51DB"/>
    <w:rsid w:val="00AD528B"/>
    <w:rsid w:val="00AD5449"/>
    <w:rsid w:val="00AD54BF"/>
    <w:rsid w:val="00AD58BB"/>
    <w:rsid w:val="00AD58CA"/>
    <w:rsid w:val="00AD59C9"/>
    <w:rsid w:val="00AD5C7F"/>
    <w:rsid w:val="00AD642B"/>
    <w:rsid w:val="00AD67F3"/>
    <w:rsid w:val="00AD7B03"/>
    <w:rsid w:val="00AD7BD8"/>
    <w:rsid w:val="00AD7D90"/>
    <w:rsid w:val="00AE0108"/>
    <w:rsid w:val="00AE0476"/>
    <w:rsid w:val="00AE0791"/>
    <w:rsid w:val="00AE0931"/>
    <w:rsid w:val="00AE0C10"/>
    <w:rsid w:val="00AE0E9E"/>
    <w:rsid w:val="00AE10AE"/>
    <w:rsid w:val="00AE1453"/>
    <w:rsid w:val="00AE1474"/>
    <w:rsid w:val="00AE1D1D"/>
    <w:rsid w:val="00AE1D8D"/>
    <w:rsid w:val="00AE1EE6"/>
    <w:rsid w:val="00AE2012"/>
    <w:rsid w:val="00AE21F8"/>
    <w:rsid w:val="00AE256B"/>
    <w:rsid w:val="00AE2B83"/>
    <w:rsid w:val="00AE2E48"/>
    <w:rsid w:val="00AE2F0C"/>
    <w:rsid w:val="00AE30C7"/>
    <w:rsid w:val="00AE30CB"/>
    <w:rsid w:val="00AE3316"/>
    <w:rsid w:val="00AE3418"/>
    <w:rsid w:val="00AE3623"/>
    <w:rsid w:val="00AE3BC2"/>
    <w:rsid w:val="00AE3F61"/>
    <w:rsid w:val="00AE401B"/>
    <w:rsid w:val="00AE407E"/>
    <w:rsid w:val="00AE42E7"/>
    <w:rsid w:val="00AE44D6"/>
    <w:rsid w:val="00AE49CD"/>
    <w:rsid w:val="00AE4A23"/>
    <w:rsid w:val="00AE4BC3"/>
    <w:rsid w:val="00AE520E"/>
    <w:rsid w:val="00AE544B"/>
    <w:rsid w:val="00AE5683"/>
    <w:rsid w:val="00AE5A0A"/>
    <w:rsid w:val="00AE5AC4"/>
    <w:rsid w:val="00AE5DE3"/>
    <w:rsid w:val="00AE6081"/>
    <w:rsid w:val="00AE6961"/>
    <w:rsid w:val="00AE6DD1"/>
    <w:rsid w:val="00AE788B"/>
    <w:rsid w:val="00AE7AD5"/>
    <w:rsid w:val="00AE7EBC"/>
    <w:rsid w:val="00AF011B"/>
    <w:rsid w:val="00AF0B72"/>
    <w:rsid w:val="00AF0C9D"/>
    <w:rsid w:val="00AF0EFF"/>
    <w:rsid w:val="00AF142D"/>
    <w:rsid w:val="00AF14AB"/>
    <w:rsid w:val="00AF15F8"/>
    <w:rsid w:val="00AF16F0"/>
    <w:rsid w:val="00AF1A32"/>
    <w:rsid w:val="00AF1A53"/>
    <w:rsid w:val="00AF1DAE"/>
    <w:rsid w:val="00AF28DF"/>
    <w:rsid w:val="00AF2961"/>
    <w:rsid w:val="00AF2972"/>
    <w:rsid w:val="00AF2FFA"/>
    <w:rsid w:val="00AF3225"/>
    <w:rsid w:val="00AF34F0"/>
    <w:rsid w:val="00AF38B0"/>
    <w:rsid w:val="00AF3B64"/>
    <w:rsid w:val="00AF3F80"/>
    <w:rsid w:val="00AF3F9E"/>
    <w:rsid w:val="00AF48BD"/>
    <w:rsid w:val="00AF575B"/>
    <w:rsid w:val="00AF5825"/>
    <w:rsid w:val="00AF5C41"/>
    <w:rsid w:val="00AF5DC4"/>
    <w:rsid w:val="00AF5E16"/>
    <w:rsid w:val="00AF6030"/>
    <w:rsid w:val="00AF617F"/>
    <w:rsid w:val="00AF6222"/>
    <w:rsid w:val="00AF6277"/>
    <w:rsid w:val="00AF627A"/>
    <w:rsid w:val="00AF64E4"/>
    <w:rsid w:val="00AF6CB2"/>
    <w:rsid w:val="00AF6EA9"/>
    <w:rsid w:val="00AF6FC8"/>
    <w:rsid w:val="00AF767B"/>
    <w:rsid w:val="00AF7744"/>
    <w:rsid w:val="00AF7830"/>
    <w:rsid w:val="00AF7BA6"/>
    <w:rsid w:val="00AF7D38"/>
    <w:rsid w:val="00AF7E5F"/>
    <w:rsid w:val="00B000C0"/>
    <w:rsid w:val="00B00964"/>
    <w:rsid w:val="00B00A43"/>
    <w:rsid w:val="00B0118A"/>
    <w:rsid w:val="00B015CB"/>
    <w:rsid w:val="00B01708"/>
    <w:rsid w:val="00B01BBE"/>
    <w:rsid w:val="00B0276B"/>
    <w:rsid w:val="00B02DCA"/>
    <w:rsid w:val="00B02FD1"/>
    <w:rsid w:val="00B03564"/>
    <w:rsid w:val="00B03BE0"/>
    <w:rsid w:val="00B0474D"/>
    <w:rsid w:val="00B04B48"/>
    <w:rsid w:val="00B04EBE"/>
    <w:rsid w:val="00B050DE"/>
    <w:rsid w:val="00B0541E"/>
    <w:rsid w:val="00B0562D"/>
    <w:rsid w:val="00B058EC"/>
    <w:rsid w:val="00B05D79"/>
    <w:rsid w:val="00B05F99"/>
    <w:rsid w:val="00B06867"/>
    <w:rsid w:val="00B06889"/>
    <w:rsid w:val="00B06D60"/>
    <w:rsid w:val="00B0750A"/>
    <w:rsid w:val="00B07754"/>
    <w:rsid w:val="00B07A27"/>
    <w:rsid w:val="00B07B3F"/>
    <w:rsid w:val="00B104C1"/>
    <w:rsid w:val="00B107E5"/>
    <w:rsid w:val="00B10C6B"/>
    <w:rsid w:val="00B10D5E"/>
    <w:rsid w:val="00B10DF1"/>
    <w:rsid w:val="00B10FF1"/>
    <w:rsid w:val="00B111A6"/>
    <w:rsid w:val="00B111D8"/>
    <w:rsid w:val="00B11392"/>
    <w:rsid w:val="00B114C3"/>
    <w:rsid w:val="00B11B8D"/>
    <w:rsid w:val="00B1218D"/>
    <w:rsid w:val="00B127DB"/>
    <w:rsid w:val="00B128B2"/>
    <w:rsid w:val="00B12918"/>
    <w:rsid w:val="00B12927"/>
    <w:rsid w:val="00B12FF0"/>
    <w:rsid w:val="00B13178"/>
    <w:rsid w:val="00B1361A"/>
    <w:rsid w:val="00B13775"/>
    <w:rsid w:val="00B13777"/>
    <w:rsid w:val="00B13D29"/>
    <w:rsid w:val="00B13E0F"/>
    <w:rsid w:val="00B13E41"/>
    <w:rsid w:val="00B13E73"/>
    <w:rsid w:val="00B13FAA"/>
    <w:rsid w:val="00B1462D"/>
    <w:rsid w:val="00B147B8"/>
    <w:rsid w:val="00B1488A"/>
    <w:rsid w:val="00B148CE"/>
    <w:rsid w:val="00B14FE4"/>
    <w:rsid w:val="00B151F9"/>
    <w:rsid w:val="00B1523C"/>
    <w:rsid w:val="00B1540E"/>
    <w:rsid w:val="00B15A3C"/>
    <w:rsid w:val="00B15A94"/>
    <w:rsid w:val="00B15E97"/>
    <w:rsid w:val="00B16286"/>
    <w:rsid w:val="00B163CA"/>
    <w:rsid w:val="00B1695A"/>
    <w:rsid w:val="00B169E2"/>
    <w:rsid w:val="00B16AF6"/>
    <w:rsid w:val="00B1714C"/>
    <w:rsid w:val="00B17278"/>
    <w:rsid w:val="00B1745C"/>
    <w:rsid w:val="00B176CC"/>
    <w:rsid w:val="00B17931"/>
    <w:rsid w:val="00B17AB8"/>
    <w:rsid w:val="00B17AFC"/>
    <w:rsid w:val="00B17CA0"/>
    <w:rsid w:val="00B17D0C"/>
    <w:rsid w:val="00B17D63"/>
    <w:rsid w:val="00B20180"/>
    <w:rsid w:val="00B20264"/>
    <w:rsid w:val="00B20923"/>
    <w:rsid w:val="00B209B9"/>
    <w:rsid w:val="00B20BC9"/>
    <w:rsid w:val="00B20D66"/>
    <w:rsid w:val="00B21410"/>
    <w:rsid w:val="00B215DF"/>
    <w:rsid w:val="00B21C58"/>
    <w:rsid w:val="00B21D9E"/>
    <w:rsid w:val="00B223EA"/>
    <w:rsid w:val="00B229C7"/>
    <w:rsid w:val="00B22A06"/>
    <w:rsid w:val="00B22C9B"/>
    <w:rsid w:val="00B22F8E"/>
    <w:rsid w:val="00B23644"/>
    <w:rsid w:val="00B23C10"/>
    <w:rsid w:val="00B23E2F"/>
    <w:rsid w:val="00B23EFB"/>
    <w:rsid w:val="00B243D3"/>
    <w:rsid w:val="00B24C54"/>
    <w:rsid w:val="00B24CFB"/>
    <w:rsid w:val="00B250D6"/>
    <w:rsid w:val="00B2523D"/>
    <w:rsid w:val="00B259E6"/>
    <w:rsid w:val="00B25C91"/>
    <w:rsid w:val="00B25F54"/>
    <w:rsid w:val="00B26008"/>
    <w:rsid w:val="00B2632E"/>
    <w:rsid w:val="00B26933"/>
    <w:rsid w:val="00B269FA"/>
    <w:rsid w:val="00B26A30"/>
    <w:rsid w:val="00B27333"/>
    <w:rsid w:val="00B27512"/>
    <w:rsid w:val="00B27569"/>
    <w:rsid w:val="00B27AA0"/>
    <w:rsid w:val="00B27EE6"/>
    <w:rsid w:val="00B30FF2"/>
    <w:rsid w:val="00B31302"/>
    <w:rsid w:val="00B3168D"/>
    <w:rsid w:val="00B3179F"/>
    <w:rsid w:val="00B318BA"/>
    <w:rsid w:val="00B31C7D"/>
    <w:rsid w:val="00B31F0B"/>
    <w:rsid w:val="00B328D2"/>
    <w:rsid w:val="00B32AB5"/>
    <w:rsid w:val="00B32C6A"/>
    <w:rsid w:val="00B32E37"/>
    <w:rsid w:val="00B33245"/>
    <w:rsid w:val="00B33281"/>
    <w:rsid w:val="00B337C2"/>
    <w:rsid w:val="00B33F60"/>
    <w:rsid w:val="00B341B6"/>
    <w:rsid w:val="00B3478B"/>
    <w:rsid w:val="00B34A3D"/>
    <w:rsid w:val="00B35A46"/>
    <w:rsid w:val="00B35B00"/>
    <w:rsid w:val="00B35E8F"/>
    <w:rsid w:val="00B35F15"/>
    <w:rsid w:val="00B35F6D"/>
    <w:rsid w:val="00B36779"/>
    <w:rsid w:val="00B36A4B"/>
    <w:rsid w:val="00B36AC8"/>
    <w:rsid w:val="00B36C75"/>
    <w:rsid w:val="00B36D0F"/>
    <w:rsid w:val="00B37474"/>
    <w:rsid w:val="00B37684"/>
    <w:rsid w:val="00B37C71"/>
    <w:rsid w:val="00B37CB1"/>
    <w:rsid w:val="00B37F44"/>
    <w:rsid w:val="00B40589"/>
    <w:rsid w:val="00B405F7"/>
    <w:rsid w:val="00B4094F"/>
    <w:rsid w:val="00B40EC6"/>
    <w:rsid w:val="00B415BC"/>
    <w:rsid w:val="00B41627"/>
    <w:rsid w:val="00B41AA9"/>
    <w:rsid w:val="00B41D7E"/>
    <w:rsid w:val="00B41F4B"/>
    <w:rsid w:val="00B4220C"/>
    <w:rsid w:val="00B4293B"/>
    <w:rsid w:val="00B42C4C"/>
    <w:rsid w:val="00B42D74"/>
    <w:rsid w:val="00B42F32"/>
    <w:rsid w:val="00B42FAA"/>
    <w:rsid w:val="00B42FAF"/>
    <w:rsid w:val="00B43112"/>
    <w:rsid w:val="00B432EC"/>
    <w:rsid w:val="00B4396B"/>
    <w:rsid w:val="00B43A5C"/>
    <w:rsid w:val="00B43C71"/>
    <w:rsid w:val="00B43C79"/>
    <w:rsid w:val="00B44114"/>
    <w:rsid w:val="00B44400"/>
    <w:rsid w:val="00B4457E"/>
    <w:rsid w:val="00B4471D"/>
    <w:rsid w:val="00B447E0"/>
    <w:rsid w:val="00B44F23"/>
    <w:rsid w:val="00B44FD1"/>
    <w:rsid w:val="00B44FFC"/>
    <w:rsid w:val="00B45140"/>
    <w:rsid w:val="00B4516C"/>
    <w:rsid w:val="00B4570D"/>
    <w:rsid w:val="00B4588C"/>
    <w:rsid w:val="00B45911"/>
    <w:rsid w:val="00B45E4F"/>
    <w:rsid w:val="00B45EAB"/>
    <w:rsid w:val="00B4605E"/>
    <w:rsid w:val="00B461D3"/>
    <w:rsid w:val="00B461E9"/>
    <w:rsid w:val="00B46478"/>
    <w:rsid w:val="00B4650C"/>
    <w:rsid w:val="00B465FA"/>
    <w:rsid w:val="00B466F3"/>
    <w:rsid w:val="00B469FC"/>
    <w:rsid w:val="00B46A38"/>
    <w:rsid w:val="00B46AAD"/>
    <w:rsid w:val="00B47019"/>
    <w:rsid w:val="00B47084"/>
    <w:rsid w:val="00B47751"/>
    <w:rsid w:val="00B4779F"/>
    <w:rsid w:val="00B477D7"/>
    <w:rsid w:val="00B47A39"/>
    <w:rsid w:val="00B47E67"/>
    <w:rsid w:val="00B504BB"/>
    <w:rsid w:val="00B50FE5"/>
    <w:rsid w:val="00B51665"/>
    <w:rsid w:val="00B517F8"/>
    <w:rsid w:val="00B51D47"/>
    <w:rsid w:val="00B51DC4"/>
    <w:rsid w:val="00B51F4B"/>
    <w:rsid w:val="00B52816"/>
    <w:rsid w:val="00B52894"/>
    <w:rsid w:val="00B529B9"/>
    <w:rsid w:val="00B52ACA"/>
    <w:rsid w:val="00B532D5"/>
    <w:rsid w:val="00B53403"/>
    <w:rsid w:val="00B53457"/>
    <w:rsid w:val="00B53A91"/>
    <w:rsid w:val="00B540F9"/>
    <w:rsid w:val="00B5428C"/>
    <w:rsid w:val="00B547A3"/>
    <w:rsid w:val="00B548BD"/>
    <w:rsid w:val="00B54B90"/>
    <w:rsid w:val="00B5535B"/>
    <w:rsid w:val="00B556E5"/>
    <w:rsid w:val="00B55717"/>
    <w:rsid w:val="00B55758"/>
    <w:rsid w:val="00B55DEE"/>
    <w:rsid w:val="00B56A13"/>
    <w:rsid w:val="00B56E19"/>
    <w:rsid w:val="00B57893"/>
    <w:rsid w:val="00B57992"/>
    <w:rsid w:val="00B579DF"/>
    <w:rsid w:val="00B57AAB"/>
    <w:rsid w:val="00B57CA4"/>
    <w:rsid w:val="00B57E1B"/>
    <w:rsid w:val="00B6036E"/>
    <w:rsid w:val="00B607D2"/>
    <w:rsid w:val="00B6084F"/>
    <w:rsid w:val="00B60878"/>
    <w:rsid w:val="00B609C4"/>
    <w:rsid w:val="00B60B99"/>
    <w:rsid w:val="00B60C8D"/>
    <w:rsid w:val="00B60D80"/>
    <w:rsid w:val="00B60F1D"/>
    <w:rsid w:val="00B611A7"/>
    <w:rsid w:val="00B6155E"/>
    <w:rsid w:val="00B6155F"/>
    <w:rsid w:val="00B615EC"/>
    <w:rsid w:val="00B6184E"/>
    <w:rsid w:val="00B61C7D"/>
    <w:rsid w:val="00B61ED4"/>
    <w:rsid w:val="00B61F91"/>
    <w:rsid w:val="00B620EF"/>
    <w:rsid w:val="00B621A0"/>
    <w:rsid w:val="00B62761"/>
    <w:rsid w:val="00B62981"/>
    <w:rsid w:val="00B629EF"/>
    <w:rsid w:val="00B62B42"/>
    <w:rsid w:val="00B62B9D"/>
    <w:rsid w:val="00B62DB7"/>
    <w:rsid w:val="00B62DE3"/>
    <w:rsid w:val="00B62E40"/>
    <w:rsid w:val="00B63297"/>
    <w:rsid w:val="00B63580"/>
    <w:rsid w:val="00B6361D"/>
    <w:rsid w:val="00B63627"/>
    <w:rsid w:val="00B637F7"/>
    <w:rsid w:val="00B638EC"/>
    <w:rsid w:val="00B639DC"/>
    <w:rsid w:val="00B6422D"/>
    <w:rsid w:val="00B643A9"/>
    <w:rsid w:val="00B64480"/>
    <w:rsid w:val="00B6454C"/>
    <w:rsid w:val="00B64656"/>
    <w:rsid w:val="00B64A59"/>
    <w:rsid w:val="00B64BC6"/>
    <w:rsid w:val="00B65042"/>
    <w:rsid w:val="00B65496"/>
    <w:rsid w:val="00B654CE"/>
    <w:rsid w:val="00B65AFB"/>
    <w:rsid w:val="00B65B78"/>
    <w:rsid w:val="00B65C02"/>
    <w:rsid w:val="00B663B1"/>
    <w:rsid w:val="00B6649F"/>
    <w:rsid w:val="00B66688"/>
    <w:rsid w:val="00B66957"/>
    <w:rsid w:val="00B6699A"/>
    <w:rsid w:val="00B66AA4"/>
    <w:rsid w:val="00B66BE4"/>
    <w:rsid w:val="00B66C0F"/>
    <w:rsid w:val="00B67179"/>
    <w:rsid w:val="00B67CC5"/>
    <w:rsid w:val="00B69B73"/>
    <w:rsid w:val="00B7001B"/>
    <w:rsid w:val="00B70241"/>
    <w:rsid w:val="00B70C6F"/>
    <w:rsid w:val="00B710C7"/>
    <w:rsid w:val="00B71174"/>
    <w:rsid w:val="00B711F1"/>
    <w:rsid w:val="00B7142F"/>
    <w:rsid w:val="00B7146F"/>
    <w:rsid w:val="00B7358A"/>
    <w:rsid w:val="00B7358D"/>
    <w:rsid w:val="00B7361A"/>
    <w:rsid w:val="00B73D63"/>
    <w:rsid w:val="00B73F55"/>
    <w:rsid w:val="00B74350"/>
    <w:rsid w:val="00B7438F"/>
    <w:rsid w:val="00B748A9"/>
    <w:rsid w:val="00B74CA1"/>
    <w:rsid w:val="00B74D51"/>
    <w:rsid w:val="00B74F3C"/>
    <w:rsid w:val="00B750DF"/>
    <w:rsid w:val="00B752B7"/>
    <w:rsid w:val="00B7552E"/>
    <w:rsid w:val="00B7698C"/>
    <w:rsid w:val="00B76C94"/>
    <w:rsid w:val="00B77622"/>
    <w:rsid w:val="00B77AAE"/>
    <w:rsid w:val="00B77AC9"/>
    <w:rsid w:val="00B77F03"/>
    <w:rsid w:val="00B801A7"/>
    <w:rsid w:val="00B804BE"/>
    <w:rsid w:val="00B8051F"/>
    <w:rsid w:val="00B8063E"/>
    <w:rsid w:val="00B8070A"/>
    <w:rsid w:val="00B80918"/>
    <w:rsid w:val="00B80A75"/>
    <w:rsid w:val="00B80C9B"/>
    <w:rsid w:val="00B8103D"/>
    <w:rsid w:val="00B81F3E"/>
    <w:rsid w:val="00B8212D"/>
    <w:rsid w:val="00B821F6"/>
    <w:rsid w:val="00B8260F"/>
    <w:rsid w:val="00B827D1"/>
    <w:rsid w:val="00B828BF"/>
    <w:rsid w:val="00B82980"/>
    <w:rsid w:val="00B82C40"/>
    <w:rsid w:val="00B82E2C"/>
    <w:rsid w:val="00B83013"/>
    <w:rsid w:val="00B83115"/>
    <w:rsid w:val="00B83461"/>
    <w:rsid w:val="00B837AB"/>
    <w:rsid w:val="00B83ADC"/>
    <w:rsid w:val="00B83C85"/>
    <w:rsid w:val="00B83CE1"/>
    <w:rsid w:val="00B84324"/>
    <w:rsid w:val="00B84A57"/>
    <w:rsid w:val="00B84A92"/>
    <w:rsid w:val="00B84C54"/>
    <w:rsid w:val="00B84CB9"/>
    <w:rsid w:val="00B84E82"/>
    <w:rsid w:val="00B851AB"/>
    <w:rsid w:val="00B85317"/>
    <w:rsid w:val="00B85512"/>
    <w:rsid w:val="00B8551B"/>
    <w:rsid w:val="00B86763"/>
    <w:rsid w:val="00B8678D"/>
    <w:rsid w:val="00B86E26"/>
    <w:rsid w:val="00B86E8F"/>
    <w:rsid w:val="00B87787"/>
    <w:rsid w:val="00B878C1"/>
    <w:rsid w:val="00B87AA1"/>
    <w:rsid w:val="00B87B68"/>
    <w:rsid w:val="00B87CB7"/>
    <w:rsid w:val="00B87F71"/>
    <w:rsid w:val="00B87F7F"/>
    <w:rsid w:val="00B90217"/>
    <w:rsid w:val="00B9046B"/>
    <w:rsid w:val="00B90C02"/>
    <w:rsid w:val="00B911ED"/>
    <w:rsid w:val="00B91240"/>
    <w:rsid w:val="00B91410"/>
    <w:rsid w:val="00B9179E"/>
    <w:rsid w:val="00B91A68"/>
    <w:rsid w:val="00B91ED8"/>
    <w:rsid w:val="00B9203E"/>
    <w:rsid w:val="00B9218D"/>
    <w:rsid w:val="00B9256E"/>
    <w:rsid w:val="00B929DE"/>
    <w:rsid w:val="00B92EEE"/>
    <w:rsid w:val="00B936E1"/>
    <w:rsid w:val="00B9382E"/>
    <w:rsid w:val="00B939FD"/>
    <w:rsid w:val="00B93B53"/>
    <w:rsid w:val="00B93C03"/>
    <w:rsid w:val="00B93F98"/>
    <w:rsid w:val="00B9416F"/>
    <w:rsid w:val="00B94A12"/>
    <w:rsid w:val="00B94B2B"/>
    <w:rsid w:val="00B94BF3"/>
    <w:rsid w:val="00B94D4B"/>
    <w:rsid w:val="00B94F65"/>
    <w:rsid w:val="00B950F8"/>
    <w:rsid w:val="00B954C5"/>
    <w:rsid w:val="00B955C2"/>
    <w:rsid w:val="00B9597E"/>
    <w:rsid w:val="00B95ABA"/>
    <w:rsid w:val="00B95F42"/>
    <w:rsid w:val="00B95FA3"/>
    <w:rsid w:val="00B9637C"/>
    <w:rsid w:val="00B964BD"/>
    <w:rsid w:val="00B96689"/>
    <w:rsid w:val="00B96957"/>
    <w:rsid w:val="00B9713C"/>
    <w:rsid w:val="00B9718E"/>
    <w:rsid w:val="00B972FD"/>
    <w:rsid w:val="00B97446"/>
    <w:rsid w:val="00B97AC8"/>
    <w:rsid w:val="00B97B9A"/>
    <w:rsid w:val="00BA0010"/>
    <w:rsid w:val="00BA11ED"/>
    <w:rsid w:val="00BA12BB"/>
    <w:rsid w:val="00BA1383"/>
    <w:rsid w:val="00BA15EB"/>
    <w:rsid w:val="00BA162F"/>
    <w:rsid w:val="00BA179F"/>
    <w:rsid w:val="00BA1C80"/>
    <w:rsid w:val="00BA1EC9"/>
    <w:rsid w:val="00BA1ECA"/>
    <w:rsid w:val="00BA21AD"/>
    <w:rsid w:val="00BA2350"/>
    <w:rsid w:val="00BA2695"/>
    <w:rsid w:val="00BA28C4"/>
    <w:rsid w:val="00BA2AC0"/>
    <w:rsid w:val="00BA2B16"/>
    <w:rsid w:val="00BA2C95"/>
    <w:rsid w:val="00BA2F18"/>
    <w:rsid w:val="00BA43DD"/>
    <w:rsid w:val="00BA45CD"/>
    <w:rsid w:val="00BA4800"/>
    <w:rsid w:val="00BA4877"/>
    <w:rsid w:val="00BA48CE"/>
    <w:rsid w:val="00BA4941"/>
    <w:rsid w:val="00BA4B74"/>
    <w:rsid w:val="00BA4CD3"/>
    <w:rsid w:val="00BA4F30"/>
    <w:rsid w:val="00BA50EF"/>
    <w:rsid w:val="00BA5DB1"/>
    <w:rsid w:val="00BA5DDC"/>
    <w:rsid w:val="00BA64DE"/>
    <w:rsid w:val="00BA6895"/>
    <w:rsid w:val="00BA6A16"/>
    <w:rsid w:val="00BA6E02"/>
    <w:rsid w:val="00BA76B8"/>
    <w:rsid w:val="00BA78EA"/>
    <w:rsid w:val="00BA7BF2"/>
    <w:rsid w:val="00BB0217"/>
    <w:rsid w:val="00BB024F"/>
    <w:rsid w:val="00BB03EA"/>
    <w:rsid w:val="00BB04CA"/>
    <w:rsid w:val="00BB0C86"/>
    <w:rsid w:val="00BB0F6E"/>
    <w:rsid w:val="00BB13CF"/>
    <w:rsid w:val="00BB176B"/>
    <w:rsid w:val="00BB1A09"/>
    <w:rsid w:val="00BB1AA7"/>
    <w:rsid w:val="00BB1B55"/>
    <w:rsid w:val="00BB1D47"/>
    <w:rsid w:val="00BB206D"/>
    <w:rsid w:val="00BB2252"/>
    <w:rsid w:val="00BB24BF"/>
    <w:rsid w:val="00BB2EBC"/>
    <w:rsid w:val="00BB30BC"/>
    <w:rsid w:val="00BB3410"/>
    <w:rsid w:val="00BB36B6"/>
    <w:rsid w:val="00BB3707"/>
    <w:rsid w:val="00BB3C32"/>
    <w:rsid w:val="00BB4047"/>
    <w:rsid w:val="00BB41DC"/>
    <w:rsid w:val="00BB47B6"/>
    <w:rsid w:val="00BB4CC4"/>
    <w:rsid w:val="00BB51C4"/>
    <w:rsid w:val="00BB578F"/>
    <w:rsid w:val="00BB58DA"/>
    <w:rsid w:val="00BB5A75"/>
    <w:rsid w:val="00BB60B0"/>
    <w:rsid w:val="00BB61BD"/>
    <w:rsid w:val="00BB61C0"/>
    <w:rsid w:val="00BB68C3"/>
    <w:rsid w:val="00BB698B"/>
    <w:rsid w:val="00BB7244"/>
    <w:rsid w:val="00BB7342"/>
    <w:rsid w:val="00BB7802"/>
    <w:rsid w:val="00BBCA41"/>
    <w:rsid w:val="00BC025F"/>
    <w:rsid w:val="00BC028D"/>
    <w:rsid w:val="00BC0677"/>
    <w:rsid w:val="00BC0D15"/>
    <w:rsid w:val="00BC0ECE"/>
    <w:rsid w:val="00BC1053"/>
    <w:rsid w:val="00BC14B5"/>
    <w:rsid w:val="00BC1562"/>
    <w:rsid w:val="00BC15FF"/>
    <w:rsid w:val="00BC1A99"/>
    <w:rsid w:val="00BC1D88"/>
    <w:rsid w:val="00BC276A"/>
    <w:rsid w:val="00BC283A"/>
    <w:rsid w:val="00BC295A"/>
    <w:rsid w:val="00BC2A9E"/>
    <w:rsid w:val="00BC2D6F"/>
    <w:rsid w:val="00BC2F1C"/>
    <w:rsid w:val="00BC3175"/>
    <w:rsid w:val="00BC32CB"/>
    <w:rsid w:val="00BC3728"/>
    <w:rsid w:val="00BC3E30"/>
    <w:rsid w:val="00BC3F88"/>
    <w:rsid w:val="00BC4166"/>
    <w:rsid w:val="00BC41AB"/>
    <w:rsid w:val="00BC4EFA"/>
    <w:rsid w:val="00BC55E4"/>
    <w:rsid w:val="00BC5B83"/>
    <w:rsid w:val="00BC5F25"/>
    <w:rsid w:val="00BC64D8"/>
    <w:rsid w:val="00BC651C"/>
    <w:rsid w:val="00BC65C4"/>
    <w:rsid w:val="00BC6A25"/>
    <w:rsid w:val="00BC707E"/>
    <w:rsid w:val="00BC743B"/>
    <w:rsid w:val="00BC7544"/>
    <w:rsid w:val="00BC7A9C"/>
    <w:rsid w:val="00BC7DDC"/>
    <w:rsid w:val="00BD03FB"/>
    <w:rsid w:val="00BD0CE2"/>
    <w:rsid w:val="00BD0DEB"/>
    <w:rsid w:val="00BD0E71"/>
    <w:rsid w:val="00BD0FFD"/>
    <w:rsid w:val="00BD1036"/>
    <w:rsid w:val="00BD1A2A"/>
    <w:rsid w:val="00BD1F34"/>
    <w:rsid w:val="00BD2272"/>
    <w:rsid w:val="00BD2367"/>
    <w:rsid w:val="00BD2524"/>
    <w:rsid w:val="00BD2762"/>
    <w:rsid w:val="00BD359B"/>
    <w:rsid w:val="00BD366D"/>
    <w:rsid w:val="00BD406B"/>
    <w:rsid w:val="00BD420F"/>
    <w:rsid w:val="00BD42C0"/>
    <w:rsid w:val="00BD43BB"/>
    <w:rsid w:val="00BD4893"/>
    <w:rsid w:val="00BD48D4"/>
    <w:rsid w:val="00BD4E49"/>
    <w:rsid w:val="00BD4E51"/>
    <w:rsid w:val="00BD4EAF"/>
    <w:rsid w:val="00BD4EEA"/>
    <w:rsid w:val="00BD50D7"/>
    <w:rsid w:val="00BD5507"/>
    <w:rsid w:val="00BD570A"/>
    <w:rsid w:val="00BD6EA6"/>
    <w:rsid w:val="00BD6EF9"/>
    <w:rsid w:val="00BD7303"/>
    <w:rsid w:val="00BD739D"/>
    <w:rsid w:val="00BD786C"/>
    <w:rsid w:val="00BD7A08"/>
    <w:rsid w:val="00BD7F2D"/>
    <w:rsid w:val="00BE01BC"/>
    <w:rsid w:val="00BE01D7"/>
    <w:rsid w:val="00BE021E"/>
    <w:rsid w:val="00BE03F4"/>
    <w:rsid w:val="00BE0FA7"/>
    <w:rsid w:val="00BE11C1"/>
    <w:rsid w:val="00BE1200"/>
    <w:rsid w:val="00BE125C"/>
    <w:rsid w:val="00BE14C1"/>
    <w:rsid w:val="00BE17B0"/>
    <w:rsid w:val="00BE2254"/>
    <w:rsid w:val="00BE228B"/>
    <w:rsid w:val="00BE23A9"/>
    <w:rsid w:val="00BE256E"/>
    <w:rsid w:val="00BE27C1"/>
    <w:rsid w:val="00BE2B7C"/>
    <w:rsid w:val="00BE3342"/>
    <w:rsid w:val="00BE340D"/>
    <w:rsid w:val="00BE386B"/>
    <w:rsid w:val="00BE3C3D"/>
    <w:rsid w:val="00BE3CFC"/>
    <w:rsid w:val="00BE41C3"/>
    <w:rsid w:val="00BE46FB"/>
    <w:rsid w:val="00BE48C2"/>
    <w:rsid w:val="00BE4B0B"/>
    <w:rsid w:val="00BE4BD7"/>
    <w:rsid w:val="00BE4F09"/>
    <w:rsid w:val="00BE6508"/>
    <w:rsid w:val="00BE65E3"/>
    <w:rsid w:val="00BE6908"/>
    <w:rsid w:val="00BE6A37"/>
    <w:rsid w:val="00BE6D23"/>
    <w:rsid w:val="00BE6D9B"/>
    <w:rsid w:val="00BE6E58"/>
    <w:rsid w:val="00BE6FCB"/>
    <w:rsid w:val="00BE78A1"/>
    <w:rsid w:val="00BF00D5"/>
    <w:rsid w:val="00BF01C9"/>
    <w:rsid w:val="00BF0A2F"/>
    <w:rsid w:val="00BF0B02"/>
    <w:rsid w:val="00BF0CD1"/>
    <w:rsid w:val="00BF0DE8"/>
    <w:rsid w:val="00BF0E25"/>
    <w:rsid w:val="00BF1137"/>
    <w:rsid w:val="00BF16FD"/>
    <w:rsid w:val="00BF174E"/>
    <w:rsid w:val="00BF19A1"/>
    <w:rsid w:val="00BF1AC7"/>
    <w:rsid w:val="00BF1DF3"/>
    <w:rsid w:val="00BF20EC"/>
    <w:rsid w:val="00BF26F3"/>
    <w:rsid w:val="00BF304C"/>
    <w:rsid w:val="00BF311F"/>
    <w:rsid w:val="00BF32BC"/>
    <w:rsid w:val="00BF34BF"/>
    <w:rsid w:val="00BF367C"/>
    <w:rsid w:val="00BF374B"/>
    <w:rsid w:val="00BF3756"/>
    <w:rsid w:val="00BF4081"/>
    <w:rsid w:val="00BF4326"/>
    <w:rsid w:val="00BF49E8"/>
    <w:rsid w:val="00BF4B89"/>
    <w:rsid w:val="00BF4CDB"/>
    <w:rsid w:val="00BF4D2F"/>
    <w:rsid w:val="00BF506C"/>
    <w:rsid w:val="00BF50EA"/>
    <w:rsid w:val="00BF5DB8"/>
    <w:rsid w:val="00BF6527"/>
    <w:rsid w:val="00BF65C0"/>
    <w:rsid w:val="00BF6C4B"/>
    <w:rsid w:val="00BF6CC6"/>
    <w:rsid w:val="00BF7152"/>
    <w:rsid w:val="00BF7A95"/>
    <w:rsid w:val="00BF7B10"/>
    <w:rsid w:val="00BF7BE0"/>
    <w:rsid w:val="00BF7C18"/>
    <w:rsid w:val="00BF7DFF"/>
    <w:rsid w:val="00C00387"/>
    <w:rsid w:val="00C00C9B"/>
    <w:rsid w:val="00C01082"/>
    <w:rsid w:val="00C01356"/>
    <w:rsid w:val="00C0140A"/>
    <w:rsid w:val="00C0143A"/>
    <w:rsid w:val="00C018DC"/>
    <w:rsid w:val="00C01958"/>
    <w:rsid w:val="00C019F1"/>
    <w:rsid w:val="00C0205A"/>
    <w:rsid w:val="00C02542"/>
    <w:rsid w:val="00C03327"/>
    <w:rsid w:val="00C03492"/>
    <w:rsid w:val="00C04A56"/>
    <w:rsid w:val="00C04DC1"/>
    <w:rsid w:val="00C051F8"/>
    <w:rsid w:val="00C05A5C"/>
    <w:rsid w:val="00C05A8F"/>
    <w:rsid w:val="00C05C96"/>
    <w:rsid w:val="00C05FDD"/>
    <w:rsid w:val="00C06119"/>
    <w:rsid w:val="00C061C5"/>
    <w:rsid w:val="00C0662E"/>
    <w:rsid w:val="00C06679"/>
    <w:rsid w:val="00C068FF"/>
    <w:rsid w:val="00C06DB8"/>
    <w:rsid w:val="00C0726B"/>
    <w:rsid w:val="00C073AE"/>
    <w:rsid w:val="00C0779B"/>
    <w:rsid w:val="00C103E3"/>
    <w:rsid w:val="00C10675"/>
    <w:rsid w:val="00C10C0D"/>
    <w:rsid w:val="00C113FF"/>
    <w:rsid w:val="00C1157D"/>
    <w:rsid w:val="00C11896"/>
    <w:rsid w:val="00C11CB3"/>
    <w:rsid w:val="00C11D91"/>
    <w:rsid w:val="00C11F23"/>
    <w:rsid w:val="00C12037"/>
    <w:rsid w:val="00C124B6"/>
    <w:rsid w:val="00C12549"/>
    <w:rsid w:val="00C126D9"/>
    <w:rsid w:val="00C1272C"/>
    <w:rsid w:val="00C127A8"/>
    <w:rsid w:val="00C1280C"/>
    <w:rsid w:val="00C128AE"/>
    <w:rsid w:val="00C12B9E"/>
    <w:rsid w:val="00C12F92"/>
    <w:rsid w:val="00C130EC"/>
    <w:rsid w:val="00C130F2"/>
    <w:rsid w:val="00C1367E"/>
    <w:rsid w:val="00C13D5D"/>
    <w:rsid w:val="00C13D75"/>
    <w:rsid w:val="00C13E56"/>
    <w:rsid w:val="00C1413A"/>
    <w:rsid w:val="00C143FF"/>
    <w:rsid w:val="00C14927"/>
    <w:rsid w:val="00C14B3E"/>
    <w:rsid w:val="00C14C46"/>
    <w:rsid w:val="00C14EAA"/>
    <w:rsid w:val="00C15181"/>
    <w:rsid w:val="00C15307"/>
    <w:rsid w:val="00C155EA"/>
    <w:rsid w:val="00C1579C"/>
    <w:rsid w:val="00C15849"/>
    <w:rsid w:val="00C15A50"/>
    <w:rsid w:val="00C15ADA"/>
    <w:rsid w:val="00C1614D"/>
    <w:rsid w:val="00C1643C"/>
    <w:rsid w:val="00C169CC"/>
    <w:rsid w:val="00C16ADC"/>
    <w:rsid w:val="00C16F1E"/>
    <w:rsid w:val="00C17227"/>
    <w:rsid w:val="00C1752A"/>
    <w:rsid w:val="00C1783F"/>
    <w:rsid w:val="00C17C7B"/>
    <w:rsid w:val="00C17EEC"/>
    <w:rsid w:val="00C17F81"/>
    <w:rsid w:val="00C20087"/>
    <w:rsid w:val="00C201E1"/>
    <w:rsid w:val="00C202D5"/>
    <w:rsid w:val="00C203A4"/>
    <w:rsid w:val="00C20648"/>
    <w:rsid w:val="00C20741"/>
    <w:rsid w:val="00C208CD"/>
    <w:rsid w:val="00C20CB5"/>
    <w:rsid w:val="00C20FC7"/>
    <w:rsid w:val="00C20FDE"/>
    <w:rsid w:val="00C21377"/>
    <w:rsid w:val="00C2139B"/>
    <w:rsid w:val="00C215E6"/>
    <w:rsid w:val="00C21CA5"/>
    <w:rsid w:val="00C21E5A"/>
    <w:rsid w:val="00C221DC"/>
    <w:rsid w:val="00C222F7"/>
    <w:rsid w:val="00C224D3"/>
    <w:rsid w:val="00C22556"/>
    <w:rsid w:val="00C22EAB"/>
    <w:rsid w:val="00C23162"/>
    <w:rsid w:val="00C231EF"/>
    <w:rsid w:val="00C234BD"/>
    <w:rsid w:val="00C234F4"/>
    <w:rsid w:val="00C23C0E"/>
    <w:rsid w:val="00C23E7B"/>
    <w:rsid w:val="00C2449F"/>
    <w:rsid w:val="00C248F4"/>
    <w:rsid w:val="00C24ECF"/>
    <w:rsid w:val="00C24F1C"/>
    <w:rsid w:val="00C250B8"/>
    <w:rsid w:val="00C250C2"/>
    <w:rsid w:val="00C25296"/>
    <w:rsid w:val="00C2640F"/>
    <w:rsid w:val="00C26C12"/>
    <w:rsid w:val="00C26CB6"/>
    <w:rsid w:val="00C26F2D"/>
    <w:rsid w:val="00C26F80"/>
    <w:rsid w:val="00C27A32"/>
    <w:rsid w:val="00C3042D"/>
    <w:rsid w:val="00C30472"/>
    <w:rsid w:val="00C30AC9"/>
    <w:rsid w:val="00C30EE4"/>
    <w:rsid w:val="00C30FC1"/>
    <w:rsid w:val="00C317E1"/>
    <w:rsid w:val="00C322B0"/>
    <w:rsid w:val="00C3277A"/>
    <w:rsid w:val="00C32D2D"/>
    <w:rsid w:val="00C32DCE"/>
    <w:rsid w:val="00C33066"/>
    <w:rsid w:val="00C332D5"/>
    <w:rsid w:val="00C335C4"/>
    <w:rsid w:val="00C337EA"/>
    <w:rsid w:val="00C33E43"/>
    <w:rsid w:val="00C34066"/>
    <w:rsid w:val="00C341AB"/>
    <w:rsid w:val="00C343F7"/>
    <w:rsid w:val="00C3445B"/>
    <w:rsid w:val="00C34DDC"/>
    <w:rsid w:val="00C3559B"/>
    <w:rsid w:val="00C35617"/>
    <w:rsid w:val="00C356D3"/>
    <w:rsid w:val="00C3571C"/>
    <w:rsid w:val="00C35AC6"/>
    <w:rsid w:val="00C35B53"/>
    <w:rsid w:val="00C35D64"/>
    <w:rsid w:val="00C35E36"/>
    <w:rsid w:val="00C35FB5"/>
    <w:rsid w:val="00C36262"/>
    <w:rsid w:val="00C36D37"/>
    <w:rsid w:val="00C36D7D"/>
    <w:rsid w:val="00C37169"/>
    <w:rsid w:val="00C37190"/>
    <w:rsid w:val="00C3732D"/>
    <w:rsid w:val="00C37991"/>
    <w:rsid w:val="00C37CEF"/>
    <w:rsid w:val="00C404F6"/>
    <w:rsid w:val="00C40505"/>
    <w:rsid w:val="00C40637"/>
    <w:rsid w:val="00C40C3F"/>
    <w:rsid w:val="00C40C7B"/>
    <w:rsid w:val="00C4102A"/>
    <w:rsid w:val="00C41042"/>
    <w:rsid w:val="00C413E1"/>
    <w:rsid w:val="00C417C0"/>
    <w:rsid w:val="00C4186F"/>
    <w:rsid w:val="00C41879"/>
    <w:rsid w:val="00C41893"/>
    <w:rsid w:val="00C41B4E"/>
    <w:rsid w:val="00C41FA2"/>
    <w:rsid w:val="00C42411"/>
    <w:rsid w:val="00C431C4"/>
    <w:rsid w:val="00C4344C"/>
    <w:rsid w:val="00C446E2"/>
    <w:rsid w:val="00C44FAC"/>
    <w:rsid w:val="00C45328"/>
    <w:rsid w:val="00C45A32"/>
    <w:rsid w:val="00C45A74"/>
    <w:rsid w:val="00C45BF4"/>
    <w:rsid w:val="00C45D38"/>
    <w:rsid w:val="00C4601A"/>
    <w:rsid w:val="00C46EDC"/>
    <w:rsid w:val="00C46F11"/>
    <w:rsid w:val="00C47EF4"/>
    <w:rsid w:val="00C50233"/>
    <w:rsid w:val="00C50F0A"/>
    <w:rsid w:val="00C5124B"/>
    <w:rsid w:val="00C515A1"/>
    <w:rsid w:val="00C5168A"/>
    <w:rsid w:val="00C51780"/>
    <w:rsid w:val="00C5183B"/>
    <w:rsid w:val="00C51920"/>
    <w:rsid w:val="00C5198E"/>
    <w:rsid w:val="00C519E6"/>
    <w:rsid w:val="00C51A8A"/>
    <w:rsid w:val="00C520F1"/>
    <w:rsid w:val="00C5234B"/>
    <w:rsid w:val="00C52463"/>
    <w:rsid w:val="00C52603"/>
    <w:rsid w:val="00C52647"/>
    <w:rsid w:val="00C5319C"/>
    <w:rsid w:val="00C53449"/>
    <w:rsid w:val="00C53582"/>
    <w:rsid w:val="00C53613"/>
    <w:rsid w:val="00C537B0"/>
    <w:rsid w:val="00C53A52"/>
    <w:rsid w:val="00C54233"/>
    <w:rsid w:val="00C548B3"/>
    <w:rsid w:val="00C54B01"/>
    <w:rsid w:val="00C54CC8"/>
    <w:rsid w:val="00C54F3F"/>
    <w:rsid w:val="00C54F60"/>
    <w:rsid w:val="00C54F8F"/>
    <w:rsid w:val="00C54FAF"/>
    <w:rsid w:val="00C55041"/>
    <w:rsid w:val="00C55B0A"/>
    <w:rsid w:val="00C55B5C"/>
    <w:rsid w:val="00C56193"/>
    <w:rsid w:val="00C564A5"/>
    <w:rsid w:val="00C5653E"/>
    <w:rsid w:val="00C56834"/>
    <w:rsid w:val="00C568E9"/>
    <w:rsid w:val="00C56CDB"/>
    <w:rsid w:val="00C573A8"/>
    <w:rsid w:val="00C574FF"/>
    <w:rsid w:val="00C5798A"/>
    <w:rsid w:val="00C57D2E"/>
    <w:rsid w:val="00C601B6"/>
    <w:rsid w:val="00C601EE"/>
    <w:rsid w:val="00C609F3"/>
    <w:rsid w:val="00C60BDC"/>
    <w:rsid w:val="00C60D95"/>
    <w:rsid w:val="00C60E24"/>
    <w:rsid w:val="00C60F12"/>
    <w:rsid w:val="00C60FB6"/>
    <w:rsid w:val="00C61813"/>
    <w:rsid w:val="00C61825"/>
    <w:rsid w:val="00C618E7"/>
    <w:rsid w:val="00C61B16"/>
    <w:rsid w:val="00C625E6"/>
    <w:rsid w:val="00C6292C"/>
    <w:rsid w:val="00C629FB"/>
    <w:rsid w:val="00C62B62"/>
    <w:rsid w:val="00C62EEB"/>
    <w:rsid w:val="00C62F7E"/>
    <w:rsid w:val="00C63113"/>
    <w:rsid w:val="00C63275"/>
    <w:rsid w:val="00C63DB8"/>
    <w:rsid w:val="00C6427C"/>
    <w:rsid w:val="00C64728"/>
    <w:rsid w:val="00C64A47"/>
    <w:rsid w:val="00C64D39"/>
    <w:rsid w:val="00C65D91"/>
    <w:rsid w:val="00C6637F"/>
    <w:rsid w:val="00C663F7"/>
    <w:rsid w:val="00C6641C"/>
    <w:rsid w:val="00C666A4"/>
    <w:rsid w:val="00C666ED"/>
    <w:rsid w:val="00C6682E"/>
    <w:rsid w:val="00C66974"/>
    <w:rsid w:val="00C66C31"/>
    <w:rsid w:val="00C66C43"/>
    <w:rsid w:val="00C66CFD"/>
    <w:rsid w:val="00C66E6D"/>
    <w:rsid w:val="00C66FCD"/>
    <w:rsid w:val="00C67A4A"/>
    <w:rsid w:val="00C67B19"/>
    <w:rsid w:val="00C67C74"/>
    <w:rsid w:val="00C6C8C5"/>
    <w:rsid w:val="00C70413"/>
    <w:rsid w:val="00C7076F"/>
    <w:rsid w:val="00C70C2E"/>
    <w:rsid w:val="00C71229"/>
    <w:rsid w:val="00C71330"/>
    <w:rsid w:val="00C71539"/>
    <w:rsid w:val="00C716B9"/>
    <w:rsid w:val="00C718E9"/>
    <w:rsid w:val="00C7193F"/>
    <w:rsid w:val="00C71968"/>
    <w:rsid w:val="00C71EE8"/>
    <w:rsid w:val="00C7209D"/>
    <w:rsid w:val="00C72354"/>
    <w:rsid w:val="00C72377"/>
    <w:rsid w:val="00C72A7D"/>
    <w:rsid w:val="00C72AB2"/>
    <w:rsid w:val="00C72C13"/>
    <w:rsid w:val="00C72CFB"/>
    <w:rsid w:val="00C72FD4"/>
    <w:rsid w:val="00C730D2"/>
    <w:rsid w:val="00C7326D"/>
    <w:rsid w:val="00C739E3"/>
    <w:rsid w:val="00C74280"/>
    <w:rsid w:val="00C74632"/>
    <w:rsid w:val="00C74A83"/>
    <w:rsid w:val="00C74CE2"/>
    <w:rsid w:val="00C75208"/>
    <w:rsid w:val="00C75613"/>
    <w:rsid w:val="00C75C86"/>
    <w:rsid w:val="00C75D9F"/>
    <w:rsid w:val="00C75F9B"/>
    <w:rsid w:val="00C75FCD"/>
    <w:rsid w:val="00C762DB"/>
    <w:rsid w:val="00C763C0"/>
    <w:rsid w:val="00C765B9"/>
    <w:rsid w:val="00C76B96"/>
    <w:rsid w:val="00C76D23"/>
    <w:rsid w:val="00C7734C"/>
    <w:rsid w:val="00C77428"/>
    <w:rsid w:val="00C774A3"/>
    <w:rsid w:val="00C775BD"/>
    <w:rsid w:val="00C775F3"/>
    <w:rsid w:val="00C778CB"/>
    <w:rsid w:val="00C77DFB"/>
    <w:rsid w:val="00C801A1"/>
    <w:rsid w:val="00C80336"/>
    <w:rsid w:val="00C80497"/>
    <w:rsid w:val="00C806BA"/>
    <w:rsid w:val="00C8093E"/>
    <w:rsid w:val="00C80BFB"/>
    <w:rsid w:val="00C810C8"/>
    <w:rsid w:val="00C810D7"/>
    <w:rsid w:val="00C810F4"/>
    <w:rsid w:val="00C819B9"/>
    <w:rsid w:val="00C81EF9"/>
    <w:rsid w:val="00C82B8C"/>
    <w:rsid w:val="00C830B0"/>
    <w:rsid w:val="00C831EF"/>
    <w:rsid w:val="00C83231"/>
    <w:rsid w:val="00C83571"/>
    <w:rsid w:val="00C836B1"/>
    <w:rsid w:val="00C841B0"/>
    <w:rsid w:val="00C84333"/>
    <w:rsid w:val="00C84918"/>
    <w:rsid w:val="00C84CBC"/>
    <w:rsid w:val="00C84CE9"/>
    <w:rsid w:val="00C84E25"/>
    <w:rsid w:val="00C84F80"/>
    <w:rsid w:val="00C84FD5"/>
    <w:rsid w:val="00C8517E"/>
    <w:rsid w:val="00C85526"/>
    <w:rsid w:val="00C856E1"/>
    <w:rsid w:val="00C857B9"/>
    <w:rsid w:val="00C85C56"/>
    <w:rsid w:val="00C85E0C"/>
    <w:rsid w:val="00C85E66"/>
    <w:rsid w:val="00C85FF3"/>
    <w:rsid w:val="00C860B0"/>
    <w:rsid w:val="00C86192"/>
    <w:rsid w:val="00C86946"/>
    <w:rsid w:val="00C86BAC"/>
    <w:rsid w:val="00C8706A"/>
    <w:rsid w:val="00C8723A"/>
    <w:rsid w:val="00C877C3"/>
    <w:rsid w:val="00C87B94"/>
    <w:rsid w:val="00C90AB0"/>
    <w:rsid w:val="00C90B82"/>
    <w:rsid w:val="00C90BA6"/>
    <w:rsid w:val="00C91259"/>
    <w:rsid w:val="00C91272"/>
    <w:rsid w:val="00C917C9"/>
    <w:rsid w:val="00C919AD"/>
    <w:rsid w:val="00C91EC7"/>
    <w:rsid w:val="00C92881"/>
    <w:rsid w:val="00C92B92"/>
    <w:rsid w:val="00C93084"/>
    <w:rsid w:val="00C93104"/>
    <w:rsid w:val="00C9315B"/>
    <w:rsid w:val="00C936F4"/>
    <w:rsid w:val="00C938C9"/>
    <w:rsid w:val="00C938D9"/>
    <w:rsid w:val="00C93B95"/>
    <w:rsid w:val="00C93D92"/>
    <w:rsid w:val="00C93ED1"/>
    <w:rsid w:val="00C947E5"/>
    <w:rsid w:val="00C948DC"/>
    <w:rsid w:val="00C9498B"/>
    <w:rsid w:val="00C94C1D"/>
    <w:rsid w:val="00C94C59"/>
    <w:rsid w:val="00C94F1D"/>
    <w:rsid w:val="00C95716"/>
    <w:rsid w:val="00C958B8"/>
    <w:rsid w:val="00C958D3"/>
    <w:rsid w:val="00C959C6"/>
    <w:rsid w:val="00C95B06"/>
    <w:rsid w:val="00C95C66"/>
    <w:rsid w:val="00C95C7C"/>
    <w:rsid w:val="00C95DFC"/>
    <w:rsid w:val="00C9630B"/>
    <w:rsid w:val="00C96456"/>
    <w:rsid w:val="00C96738"/>
    <w:rsid w:val="00C9674E"/>
    <w:rsid w:val="00C96790"/>
    <w:rsid w:val="00C96C43"/>
    <w:rsid w:val="00C97765"/>
    <w:rsid w:val="00C97BE1"/>
    <w:rsid w:val="00C97BFE"/>
    <w:rsid w:val="00C97F7F"/>
    <w:rsid w:val="00CA017B"/>
    <w:rsid w:val="00CA0FEA"/>
    <w:rsid w:val="00CA10C1"/>
    <w:rsid w:val="00CA11D2"/>
    <w:rsid w:val="00CA1808"/>
    <w:rsid w:val="00CA1C41"/>
    <w:rsid w:val="00CA1D3F"/>
    <w:rsid w:val="00CA250D"/>
    <w:rsid w:val="00CA2B8C"/>
    <w:rsid w:val="00CA2DA0"/>
    <w:rsid w:val="00CA2F8A"/>
    <w:rsid w:val="00CA32ED"/>
    <w:rsid w:val="00CA33C2"/>
    <w:rsid w:val="00CA34A3"/>
    <w:rsid w:val="00CA37A9"/>
    <w:rsid w:val="00CA3B57"/>
    <w:rsid w:val="00CA3BEB"/>
    <w:rsid w:val="00CA3CCB"/>
    <w:rsid w:val="00CA3CFD"/>
    <w:rsid w:val="00CA3FDD"/>
    <w:rsid w:val="00CA412D"/>
    <w:rsid w:val="00CA4307"/>
    <w:rsid w:val="00CA4436"/>
    <w:rsid w:val="00CA478C"/>
    <w:rsid w:val="00CA48F8"/>
    <w:rsid w:val="00CA4958"/>
    <w:rsid w:val="00CA4C50"/>
    <w:rsid w:val="00CA4DD2"/>
    <w:rsid w:val="00CA4E1D"/>
    <w:rsid w:val="00CA4F3E"/>
    <w:rsid w:val="00CA5358"/>
    <w:rsid w:val="00CA564F"/>
    <w:rsid w:val="00CA5B91"/>
    <w:rsid w:val="00CA5E3B"/>
    <w:rsid w:val="00CA5FE5"/>
    <w:rsid w:val="00CA624D"/>
    <w:rsid w:val="00CA62C3"/>
    <w:rsid w:val="00CA6368"/>
    <w:rsid w:val="00CA677C"/>
    <w:rsid w:val="00CA6FAF"/>
    <w:rsid w:val="00CA7140"/>
    <w:rsid w:val="00CA7504"/>
    <w:rsid w:val="00CA751E"/>
    <w:rsid w:val="00CA7651"/>
    <w:rsid w:val="00CA7823"/>
    <w:rsid w:val="00CA7A93"/>
    <w:rsid w:val="00CA7E82"/>
    <w:rsid w:val="00CB0039"/>
    <w:rsid w:val="00CB03DB"/>
    <w:rsid w:val="00CB046F"/>
    <w:rsid w:val="00CB08FF"/>
    <w:rsid w:val="00CB090F"/>
    <w:rsid w:val="00CB096B"/>
    <w:rsid w:val="00CB0B17"/>
    <w:rsid w:val="00CB0C7C"/>
    <w:rsid w:val="00CB0F50"/>
    <w:rsid w:val="00CB0FA9"/>
    <w:rsid w:val="00CB1677"/>
    <w:rsid w:val="00CB194C"/>
    <w:rsid w:val="00CB1D35"/>
    <w:rsid w:val="00CB2067"/>
    <w:rsid w:val="00CB21D3"/>
    <w:rsid w:val="00CB2298"/>
    <w:rsid w:val="00CB255D"/>
    <w:rsid w:val="00CB269C"/>
    <w:rsid w:val="00CB28C1"/>
    <w:rsid w:val="00CB28FE"/>
    <w:rsid w:val="00CB290C"/>
    <w:rsid w:val="00CB2BB5"/>
    <w:rsid w:val="00CB2C84"/>
    <w:rsid w:val="00CB2D95"/>
    <w:rsid w:val="00CB2E34"/>
    <w:rsid w:val="00CB30BE"/>
    <w:rsid w:val="00CB37B1"/>
    <w:rsid w:val="00CB3B47"/>
    <w:rsid w:val="00CB3DD4"/>
    <w:rsid w:val="00CB3EB6"/>
    <w:rsid w:val="00CB4676"/>
    <w:rsid w:val="00CB490A"/>
    <w:rsid w:val="00CB4932"/>
    <w:rsid w:val="00CB4E8F"/>
    <w:rsid w:val="00CB5501"/>
    <w:rsid w:val="00CB550D"/>
    <w:rsid w:val="00CB5689"/>
    <w:rsid w:val="00CB56E6"/>
    <w:rsid w:val="00CB6417"/>
    <w:rsid w:val="00CB6716"/>
    <w:rsid w:val="00CB6A96"/>
    <w:rsid w:val="00CB6ACE"/>
    <w:rsid w:val="00CB6B8C"/>
    <w:rsid w:val="00CB6DDD"/>
    <w:rsid w:val="00CB718A"/>
    <w:rsid w:val="00CB741E"/>
    <w:rsid w:val="00CB756D"/>
    <w:rsid w:val="00CB78F3"/>
    <w:rsid w:val="00CB7A1D"/>
    <w:rsid w:val="00CB7B60"/>
    <w:rsid w:val="00CC0335"/>
    <w:rsid w:val="00CC08AB"/>
    <w:rsid w:val="00CC09C7"/>
    <w:rsid w:val="00CC0CB8"/>
    <w:rsid w:val="00CC1199"/>
    <w:rsid w:val="00CC1265"/>
    <w:rsid w:val="00CC1487"/>
    <w:rsid w:val="00CC1C8E"/>
    <w:rsid w:val="00CC2523"/>
    <w:rsid w:val="00CC2D9A"/>
    <w:rsid w:val="00CC2F10"/>
    <w:rsid w:val="00CC32FD"/>
    <w:rsid w:val="00CC3581"/>
    <w:rsid w:val="00CC3731"/>
    <w:rsid w:val="00CC4258"/>
    <w:rsid w:val="00CC4775"/>
    <w:rsid w:val="00CC536C"/>
    <w:rsid w:val="00CC53C5"/>
    <w:rsid w:val="00CC54B5"/>
    <w:rsid w:val="00CC54B6"/>
    <w:rsid w:val="00CC54D6"/>
    <w:rsid w:val="00CC558C"/>
    <w:rsid w:val="00CC5BA4"/>
    <w:rsid w:val="00CC6754"/>
    <w:rsid w:val="00CC688B"/>
    <w:rsid w:val="00CC6A32"/>
    <w:rsid w:val="00CC6C06"/>
    <w:rsid w:val="00CC6E1D"/>
    <w:rsid w:val="00CC6E9F"/>
    <w:rsid w:val="00CC6FD5"/>
    <w:rsid w:val="00CC716C"/>
    <w:rsid w:val="00CC723F"/>
    <w:rsid w:val="00CC7258"/>
    <w:rsid w:val="00CC77DF"/>
    <w:rsid w:val="00CC7817"/>
    <w:rsid w:val="00CC7C52"/>
    <w:rsid w:val="00CC7FAE"/>
    <w:rsid w:val="00CD01E8"/>
    <w:rsid w:val="00CD06E9"/>
    <w:rsid w:val="00CD0A47"/>
    <w:rsid w:val="00CD0BEE"/>
    <w:rsid w:val="00CD0D7C"/>
    <w:rsid w:val="00CD0E09"/>
    <w:rsid w:val="00CD0EE0"/>
    <w:rsid w:val="00CD1044"/>
    <w:rsid w:val="00CD1198"/>
    <w:rsid w:val="00CD11C6"/>
    <w:rsid w:val="00CD1822"/>
    <w:rsid w:val="00CD18DF"/>
    <w:rsid w:val="00CD1C17"/>
    <w:rsid w:val="00CD1CFD"/>
    <w:rsid w:val="00CD202C"/>
    <w:rsid w:val="00CD290D"/>
    <w:rsid w:val="00CD2D5D"/>
    <w:rsid w:val="00CD3139"/>
    <w:rsid w:val="00CD3338"/>
    <w:rsid w:val="00CD401F"/>
    <w:rsid w:val="00CD46DE"/>
    <w:rsid w:val="00CD4BB6"/>
    <w:rsid w:val="00CD4DFD"/>
    <w:rsid w:val="00CD4EC4"/>
    <w:rsid w:val="00CD57EE"/>
    <w:rsid w:val="00CD5B12"/>
    <w:rsid w:val="00CD5E15"/>
    <w:rsid w:val="00CD5EA5"/>
    <w:rsid w:val="00CD6132"/>
    <w:rsid w:val="00CD68DF"/>
    <w:rsid w:val="00CD6E5E"/>
    <w:rsid w:val="00CD6EA5"/>
    <w:rsid w:val="00CD6F04"/>
    <w:rsid w:val="00CD7017"/>
    <w:rsid w:val="00CD74A0"/>
    <w:rsid w:val="00CD75BD"/>
    <w:rsid w:val="00CD7780"/>
    <w:rsid w:val="00CD7949"/>
    <w:rsid w:val="00CD7956"/>
    <w:rsid w:val="00CD7A4C"/>
    <w:rsid w:val="00CD7D3C"/>
    <w:rsid w:val="00CE0035"/>
    <w:rsid w:val="00CE0193"/>
    <w:rsid w:val="00CE0437"/>
    <w:rsid w:val="00CE04AB"/>
    <w:rsid w:val="00CE06A2"/>
    <w:rsid w:val="00CE0A74"/>
    <w:rsid w:val="00CE1542"/>
    <w:rsid w:val="00CE1A3E"/>
    <w:rsid w:val="00CE1D9E"/>
    <w:rsid w:val="00CE1F0C"/>
    <w:rsid w:val="00CE1F42"/>
    <w:rsid w:val="00CE2011"/>
    <w:rsid w:val="00CE209C"/>
    <w:rsid w:val="00CE2109"/>
    <w:rsid w:val="00CE22D1"/>
    <w:rsid w:val="00CE2334"/>
    <w:rsid w:val="00CE2337"/>
    <w:rsid w:val="00CE29A6"/>
    <w:rsid w:val="00CE2A60"/>
    <w:rsid w:val="00CE2B6A"/>
    <w:rsid w:val="00CE2EA4"/>
    <w:rsid w:val="00CE3460"/>
    <w:rsid w:val="00CE379B"/>
    <w:rsid w:val="00CE39B5"/>
    <w:rsid w:val="00CE3CC6"/>
    <w:rsid w:val="00CE3E15"/>
    <w:rsid w:val="00CE4185"/>
    <w:rsid w:val="00CE42B6"/>
    <w:rsid w:val="00CE42F1"/>
    <w:rsid w:val="00CE431E"/>
    <w:rsid w:val="00CE4765"/>
    <w:rsid w:val="00CE4873"/>
    <w:rsid w:val="00CE50FC"/>
    <w:rsid w:val="00CE5354"/>
    <w:rsid w:val="00CE560A"/>
    <w:rsid w:val="00CE5AC2"/>
    <w:rsid w:val="00CE5DEC"/>
    <w:rsid w:val="00CE5E41"/>
    <w:rsid w:val="00CE5F1C"/>
    <w:rsid w:val="00CE60C4"/>
    <w:rsid w:val="00CE60DF"/>
    <w:rsid w:val="00CE61C2"/>
    <w:rsid w:val="00CE62BC"/>
    <w:rsid w:val="00CE65B2"/>
    <w:rsid w:val="00CE6962"/>
    <w:rsid w:val="00CE6970"/>
    <w:rsid w:val="00CE6E79"/>
    <w:rsid w:val="00CE72AC"/>
    <w:rsid w:val="00CE7552"/>
    <w:rsid w:val="00CE7960"/>
    <w:rsid w:val="00CE7C48"/>
    <w:rsid w:val="00CE7C7D"/>
    <w:rsid w:val="00CE7CD9"/>
    <w:rsid w:val="00CF0396"/>
    <w:rsid w:val="00CF0BA2"/>
    <w:rsid w:val="00CF15F2"/>
    <w:rsid w:val="00CF165A"/>
    <w:rsid w:val="00CF1BB2"/>
    <w:rsid w:val="00CF1D6B"/>
    <w:rsid w:val="00CF1F6D"/>
    <w:rsid w:val="00CF2490"/>
    <w:rsid w:val="00CF2A84"/>
    <w:rsid w:val="00CF2E8E"/>
    <w:rsid w:val="00CF2ECD"/>
    <w:rsid w:val="00CF337A"/>
    <w:rsid w:val="00CF339A"/>
    <w:rsid w:val="00CF3A2E"/>
    <w:rsid w:val="00CF3AF0"/>
    <w:rsid w:val="00CF4005"/>
    <w:rsid w:val="00CF420F"/>
    <w:rsid w:val="00CF42FA"/>
    <w:rsid w:val="00CF4456"/>
    <w:rsid w:val="00CF448E"/>
    <w:rsid w:val="00CF46A6"/>
    <w:rsid w:val="00CF4B63"/>
    <w:rsid w:val="00CF4BA4"/>
    <w:rsid w:val="00CF4DD4"/>
    <w:rsid w:val="00CF4EE3"/>
    <w:rsid w:val="00CF53F3"/>
    <w:rsid w:val="00CF5518"/>
    <w:rsid w:val="00CF5918"/>
    <w:rsid w:val="00CF59F9"/>
    <w:rsid w:val="00CF5BD8"/>
    <w:rsid w:val="00CF5DFF"/>
    <w:rsid w:val="00CF62CD"/>
    <w:rsid w:val="00CF638D"/>
    <w:rsid w:val="00CF67C3"/>
    <w:rsid w:val="00CF686D"/>
    <w:rsid w:val="00CF6A10"/>
    <w:rsid w:val="00CF6A65"/>
    <w:rsid w:val="00CF6FA1"/>
    <w:rsid w:val="00CF6FD8"/>
    <w:rsid w:val="00CF7140"/>
    <w:rsid w:val="00CF76D5"/>
    <w:rsid w:val="00CF7F8E"/>
    <w:rsid w:val="00D00CC0"/>
    <w:rsid w:val="00D01583"/>
    <w:rsid w:val="00D0176E"/>
    <w:rsid w:val="00D01947"/>
    <w:rsid w:val="00D0229B"/>
    <w:rsid w:val="00D02362"/>
    <w:rsid w:val="00D02ABB"/>
    <w:rsid w:val="00D02C0B"/>
    <w:rsid w:val="00D02E81"/>
    <w:rsid w:val="00D02EEA"/>
    <w:rsid w:val="00D03254"/>
    <w:rsid w:val="00D03260"/>
    <w:rsid w:val="00D035C9"/>
    <w:rsid w:val="00D035FF"/>
    <w:rsid w:val="00D03CCE"/>
    <w:rsid w:val="00D0428B"/>
    <w:rsid w:val="00D0523F"/>
    <w:rsid w:val="00D06264"/>
    <w:rsid w:val="00D062F0"/>
    <w:rsid w:val="00D064F4"/>
    <w:rsid w:val="00D066BC"/>
    <w:rsid w:val="00D0676E"/>
    <w:rsid w:val="00D068A4"/>
    <w:rsid w:val="00D06DFF"/>
    <w:rsid w:val="00D07080"/>
    <w:rsid w:val="00D072F2"/>
    <w:rsid w:val="00D07C11"/>
    <w:rsid w:val="00D07EF0"/>
    <w:rsid w:val="00D106C9"/>
    <w:rsid w:val="00D10BDF"/>
    <w:rsid w:val="00D1108C"/>
    <w:rsid w:val="00D110A8"/>
    <w:rsid w:val="00D1125E"/>
    <w:rsid w:val="00D11372"/>
    <w:rsid w:val="00D114D2"/>
    <w:rsid w:val="00D119AC"/>
    <w:rsid w:val="00D11BBA"/>
    <w:rsid w:val="00D11EA3"/>
    <w:rsid w:val="00D11EFA"/>
    <w:rsid w:val="00D1208B"/>
    <w:rsid w:val="00D1228C"/>
    <w:rsid w:val="00D1253E"/>
    <w:rsid w:val="00D129C2"/>
    <w:rsid w:val="00D12B6C"/>
    <w:rsid w:val="00D12D38"/>
    <w:rsid w:val="00D130B1"/>
    <w:rsid w:val="00D1331A"/>
    <w:rsid w:val="00D13546"/>
    <w:rsid w:val="00D13AFB"/>
    <w:rsid w:val="00D13C1E"/>
    <w:rsid w:val="00D13C5F"/>
    <w:rsid w:val="00D13C7D"/>
    <w:rsid w:val="00D13CCE"/>
    <w:rsid w:val="00D13D82"/>
    <w:rsid w:val="00D1440B"/>
    <w:rsid w:val="00D14438"/>
    <w:rsid w:val="00D14A5F"/>
    <w:rsid w:val="00D14CA1"/>
    <w:rsid w:val="00D14E1F"/>
    <w:rsid w:val="00D14EB0"/>
    <w:rsid w:val="00D14F55"/>
    <w:rsid w:val="00D150E1"/>
    <w:rsid w:val="00D1543B"/>
    <w:rsid w:val="00D15517"/>
    <w:rsid w:val="00D156FB"/>
    <w:rsid w:val="00D159AE"/>
    <w:rsid w:val="00D15C25"/>
    <w:rsid w:val="00D15C94"/>
    <w:rsid w:val="00D15E9F"/>
    <w:rsid w:val="00D161B5"/>
    <w:rsid w:val="00D1644B"/>
    <w:rsid w:val="00D167EB"/>
    <w:rsid w:val="00D16A95"/>
    <w:rsid w:val="00D16CA9"/>
    <w:rsid w:val="00D16D58"/>
    <w:rsid w:val="00D170F7"/>
    <w:rsid w:val="00D17252"/>
    <w:rsid w:val="00D173F8"/>
    <w:rsid w:val="00D1742F"/>
    <w:rsid w:val="00D17786"/>
    <w:rsid w:val="00D1791C"/>
    <w:rsid w:val="00D17A63"/>
    <w:rsid w:val="00D17DC0"/>
    <w:rsid w:val="00D20E20"/>
    <w:rsid w:val="00D20F02"/>
    <w:rsid w:val="00D20F22"/>
    <w:rsid w:val="00D2120F"/>
    <w:rsid w:val="00D21C17"/>
    <w:rsid w:val="00D2214A"/>
    <w:rsid w:val="00D22167"/>
    <w:rsid w:val="00D22189"/>
    <w:rsid w:val="00D222CE"/>
    <w:rsid w:val="00D22328"/>
    <w:rsid w:val="00D226FE"/>
    <w:rsid w:val="00D22F7F"/>
    <w:rsid w:val="00D23292"/>
    <w:rsid w:val="00D2369E"/>
    <w:rsid w:val="00D23D57"/>
    <w:rsid w:val="00D2410F"/>
    <w:rsid w:val="00D24BE7"/>
    <w:rsid w:val="00D24D08"/>
    <w:rsid w:val="00D24D77"/>
    <w:rsid w:val="00D25A1E"/>
    <w:rsid w:val="00D260A6"/>
    <w:rsid w:val="00D260E6"/>
    <w:rsid w:val="00D269EB"/>
    <w:rsid w:val="00D26C75"/>
    <w:rsid w:val="00D2707D"/>
    <w:rsid w:val="00D27A44"/>
    <w:rsid w:val="00D27BC1"/>
    <w:rsid w:val="00D305A9"/>
    <w:rsid w:val="00D30670"/>
    <w:rsid w:val="00D30BE2"/>
    <w:rsid w:val="00D30F21"/>
    <w:rsid w:val="00D31239"/>
    <w:rsid w:val="00D31816"/>
    <w:rsid w:val="00D318D9"/>
    <w:rsid w:val="00D31EFE"/>
    <w:rsid w:val="00D323F7"/>
    <w:rsid w:val="00D324EF"/>
    <w:rsid w:val="00D32860"/>
    <w:rsid w:val="00D32E80"/>
    <w:rsid w:val="00D3317E"/>
    <w:rsid w:val="00D33388"/>
    <w:rsid w:val="00D333AC"/>
    <w:rsid w:val="00D333B3"/>
    <w:rsid w:val="00D333F1"/>
    <w:rsid w:val="00D335F1"/>
    <w:rsid w:val="00D33772"/>
    <w:rsid w:val="00D33DE7"/>
    <w:rsid w:val="00D3401A"/>
    <w:rsid w:val="00D341A9"/>
    <w:rsid w:val="00D343AF"/>
    <w:rsid w:val="00D34558"/>
    <w:rsid w:val="00D3473F"/>
    <w:rsid w:val="00D347FB"/>
    <w:rsid w:val="00D3492D"/>
    <w:rsid w:val="00D34BBE"/>
    <w:rsid w:val="00D3500D"/>
    <w:rsid w:val="00D350EE"/>
    <w:rsid w:val="00D35133"/>
    <w:rsid w:val="00D353FC"/>
    <w:rsid w:val="00D35494"/>
    <w:rsid w:val="00D355F9"/>
    <w:rsid w:val="00D3593B"/>
    <w:rsid w:val="00D35D51"/>
    <w:rsid w:val="00D35D73"/>
    <w:rsid w:val="00D36305"/>
    <w:rsid w:val="00D363A8"/>
    <w:rsid w:val="00D36439"/>
    <w:rsid w:val="00D368AA"/>
    <w:rsid w:val="00D36AB9"/>
    <w:rsid w:val="00D36E6A"/>
    <w:rsid w:val="00D36ED4"/>
    <w:rsid w:val="00D3757E"/>
    <w:rsid w:val="00D37A0B"/>
    <w:rsid w:val="00D37FA9"/>
    <w:rsid w:val="00D40158"/>
    <w:rsid w:val="00D401A2"/>
    <w:rsid w:val="00D40219"/>
    <w:rsid w:val="00D402F8"/>
    <w:rsid w:val="00D403D1"/>
    <w:rsid w:val="00D40480"/>
    <w:rsid w:val="00D40A3B"/>
    <w:rsid w:val="00D40DEB"/>
    <w:rsid w:val="00D40FCF"/>
    <w:rsid w:val="00D413EB"/>
    <w:rsid w:val="00D4141E"/>
    <w:rsid w:val="00D417F4"/>
    <w:rsid w:val="00D419CA"/>
    <w:rsid w:val="00D41F88"/>
    <w:rsid w:val="00D4217E"/>
    <w:rsid w:val="00D4221B"/>
    <w:rsid w:val="00D42246"/>
    <w:rsid w:val="00D422F0"/>
    <w:rsid w:val="00D423D5"/>
    <w:rsid w:val="00D42411"/>
    <w:rsid w:val="00D424FC"/>
    <w:rsid w:val="00D429BD"/>
    <w:rsid w:val="00D433DC"/>
    <w:rsid w:val="00D435A5"/>
    <w:rsid w:val="00D4385F"/>
    <w:rsid w:val="00D442F0"/>
    <w:rsid w:val="00D44312"/>
    <w:rsid w:val="00D4453F"/>
    <w:rsid w:val="00D446D5"/>
    <w:rsid w:val="00D44DBC"/>
    <w:rsid w:val="00D44E8F"/>
    <w:rsid w:val="00D451C6"/>
    <w:rsid w:val="00D45272"/>
    <w:rsid w:val="00D452EF"/>
    <w:rsid w:val="00D4535C"/>
    <w:rsid w:val="00D45559"/>
    <w:rsid w:val="00D45749"/>
    <w:rsid w:val="00D458DF"/>
    <w:rsid w:val="00D45DD6"/>
    <w:rsid w:val="00D45F2C"/>
    <w:rsid w:val="00D460DF"/>
    <w:rsid w:val="00D46C7C"/>
    <w:rsid w:val="00D4723D"/>
    <w:rsid w:val="00D478A3"/>
    <w:rsid w:val="00D47A10"/>
    <w:rsid w:val="00D47A36"/>
    <w:rsid w:val="00D47A3E"/>
    <w:rsid w:val="00D47D69"/>
    <w:rsid w:val="00D509E1"/>
    <w:rsid w:val="00D50A16"/>
    <w:rsid w:val="00D50B89"/>
    <w:rsid w:val="00D50C15"/>
    <w:rsid w:val="00D50C39"/>
    <w:rsid w:val="00D50D84"/>
    <w:rsid w:val="00D510D8"/>
    <w:rsid w:val="00D5137A"/>
    <w:rsid w:val="00D519FB"/>
    <w:rsid w:val="00D51F08"/>
    <w:rsid w:val="00D52040"/>
    <w:rsid w:val="00D521AE"/>
    <w:rsid w:val="00D52413"/>
    <w:rsid w:val="00D52921"/>
    <w:rsid w:val="00D5296C"/>
    <w:rsid w:val="00D52E25"/>
    <w:rsid w:val="00D52E75"/>
    <w:rsid w:val="00D5327F"/>
    <w:rsid w:val="00D5338C"/>
    <w:rsid w:val="00D537D9"/>
    <w:rsid w:val="00D537E9"/>
    <w:rsid w:val="00D537FC"/>
    <w:rsid w:val="00D53C0B"/>
    <w:rsid w:val="00D53F05"/>
    <w:rsid w:val="00D54643"/>
    <w:rsid w:val="00D547A5"/>
    <w:rsid w:val="00D54854"/>
    <w:rsid w:val="00D54DBA"/>
    <w:rsid w:val="00D55065"/>
    <w:rsid w:val="00D551BF"/>
    <w:rsid w:val="00D55469"/>
    <w:rsid w:val="00D55532"/>
    <w:rsid w:val="00D55630"/>
    <w:rsid w:val="00D55A86"/>
    <w:rsid w:val="00D55E68"/>
    <w:rsid w:val="00D55FDC"/>
    <w:rsid w:val="00D561F7"/>
    <w:rsid w:val="00D56300"/>
    <w:rsid w:val="00D56338"/>
    <w:rsid w:val="00D5662C"/>
    <w:rsid w:val="00D5673A"/>
    <w:rsid w:val="00D56A24"/>
    <w:rsid w:val="00D57397"/>
    <w:rsid w:val="00D577CE"/>
    <w:rsid w:val="00D57E2C"/>
    <w:rsid w:val="00D60AE1"/>
    <w:rsid w:val="00D60C22"/>
    <w:rsid w:val="00D60DD7"/>
    <w:rsid w:val="00D6133E"/>
    <w:rsid w:val="00D61435"/>
    <w:rsid w:val="00D61712"/>
    <w:rsid w:val="00D61B27"/>
    <w:rsid w:val="00D61E2A"/>
    <w:rsid w:val="00D62278"/>
    <w:rsid w:val="00D62282"/>
    <w:rsid w:val="00D62353"/>
    <w:rsid w:val="00D62829"/>
    <w:rsid w:val="00D62AE0"/>
    <w:rsid w:val="00D62C06"/>
    <w:rsid w:val="00D63414"/>
    <w:rsid w:val="00D6353F"/>
    <w:rsid w:val="00D63790"/>
    <w:rsid w:val="00D6389C"/>
    <w:rsid w:val="00D63990"/>
    <w:rsid w:val="00D639DE"/>
    <w:rsid w:val="00D63D38"/>
    <w:rsid w:val="00D642AB"/>
    <w:rsid w:val="00D64626"/>
    <w:rsid w:val="00D6563C"/>
    <w:rsid w:val="00D65641"/>
    <w:rsid w:val="00D6568C"/>
    <w:rsid w:val="00D65C20"/>
    <w:rsid w:val="00D65D64"/>
    <w:rsid w:val="00D66450"/>
    <w:rsid w:val="00D66B5A"/>
    <w:rsid w:val="00D672C4"/>
    <w:rsid w:val="00D672E7"/>
    <w:rsid w:val="00D6749D"/>
    <w:rsid w:val="00D675ED"/>
    <w:rsid w:val="00D67A4C"/>
    <w:rsid w:val="00D67A7E"/>
    <w:rsid w:val="00D67B5C"/>
    <w:rsid w:val="00D67C49"/>
    <w:rsid w:val="00D67CA4"/>
    <w:rsid w:val="00D67CE9"/>
    <w:rsid w:val="00D67D85"/>
    <w:rsid w:val="00D67F57"/>
    <w:rsid w:val="00D7008C"/>
    <w:rsid w:val="00D700E6"/>
    <w:rsid w:val="00D709BE"/>
    <w:rsid w:val="00D70AE5"/>
    <w:rsid w:val="00D70B2D"/>
    <w:rsid w:val="00D71089"/>
    <w:rsid w:val="00D7113E"/>
    <w:rsid w:val="00D712BE"/>
    <w:rsid w:val="00D713B7"/>
    <w:rsid w:val="00D718D9"/>
    <w:rsid w:val="00D71F0E"/>
    <w:rsid w:val="00D720A4"/>
    <w:rsid w:val="00D72374"/>
    <w:rsid w:val="00D724B4"/>
    <w:rsid w:val="00D72620"/>
    <w:rsid w:val="00D72681"/>
    <w:rsid w:val="00D72BEE"/>
    <w:rsid w:val="00D72C08"/>
    <w:rsid w:val="00D72C2D"/>
    <w:rsid w:val="00D72EDD"/>
    <w:rsid w:val="00D72FAE"/>
    <w:rsid w:val="00D731D7"/>
    <w:rsid w:val="00D7327E"/>
    <w:rsid w:val="00D732BF"/>
    <w:rsid w:val="00D7352E"/>
    <w:rsid w:val="00D73563"/>
    <w:rsid w:val="00D73602"/>
    <w:rsid w:val="00D73701"/>
    <w:rsid w:val="00D73922"/>
    <w:rsid w:val="00D739AC"/>
    <w:rsid w:val="00D73BFA"/>
    <w:rsid w:val="00D73DAC"/>
    <w:rsid w:val="00D74002"/>
    <w:rsid w:val="00D742AD"/>
    <w:rsid w:val="00D7486C"/>
    <w:rsid w:val="00D74894"/>
    <w:rsid w:val="00D74954"/>
    <w:rsid w:val="00D74B71"/>
    <w:rsid w:val="00D74CF9"/>
    <w:rsid w:val="00D74E14"/>
    <w:rsid w:val="00D74E5F"/>
    <w:rsid w:val="00D750C3"/>
    <w:rsid w:val="00D75114"/>
    <w:rsid w:val="00D752DB"/>
    <w:rsid w:val="00D75392"/>
    <w:rsid w:val="00D75996"/>
    <w:rsid w:val="00D75C30"/>
    <w:rsid w:val="00D75CCE"/>
    <w:rsid w:val="00D766F9"/>
    <w:rsid w:val="00D76A20"/>
    <w:rsid w:val="00D76B7C"/>
    <w:rsid w:val="00D76D74"/>
    <w:rsid w:val="00D77188"/>
    <w:rsid w:val="00D77341"/>
    <w:rsid w:val="00D774DB"/>
    <w:rsid w:val="00D77653"/>
    <w:rsid w:val="00D7F11E"/>
    <w:rsid w:val="00D80151"/>
    <w:rsid w:val="00D80207"/>
    <w:rsid w:val="00D8026A"/>
    <w:rsid w:val="00D80301"/>
    <w:rsid w:val="00D8036A"/>
    <w:rsid w:val="00D80522"/>
    <w:rsid w:val="00D80A43"/>
    <w:rsid w:val="00D80C06"/>
    <w:rsid w:val="00D80C7D"/>
    <w:rsid w:val="00D80DAB"/>
    <w:rsid w:val="00D80FA4"/>
    <w:rsid w:val="00D811E0"/>
    <w:rsid w:val="00D8178F"/>
    <w:rsid w:val="00D81AEF"/>
    <w:rsid w:val="00D820EB"/>
    <w:rsid w:val="00D8224C"/>
    <w:rsid w:val="00D823A2"/>
    <w:rsid w:val="00D82FEF"/>
    <w:rsid w:val="00D83E91"/>
    <w:rsid w:val="00D8442E"/>
    <w:rsid w:val="00D84700"/>
    <w:rsid w:val="00D847D2"/>
    <w:rsid w:val="00D84E27"/>
    <w:rsid w:val="00D85468"/>
    <w:rsid w:val="00D863EF"/>
    <w:rsid w:val="00D86723"/>
    <w:rsid w:val="00D868CC"/>
    <w:rsid w:val="00D86A1D"/>
    <w:rsid w:val="00D874F1"/>
    <w:rsid w:val="00D8779A"/>
    <w:rsid w:val="00D8793E"/>
    <w:rsid w:val="00D87C2B"/>
    <w:rsid w:val="00D87F74"/>
    <w:rsid w:val="00D90009"/>
    <w:rsid w:val="00D90179"/>
    <w:rsid w:val="00D904D5"/>
    <w:rsid w:val="00D90522"/>
    <w:rsid w:val="00D9080A"/>
    <w:rsid w:val="00D909F9"/>
    <w:rsid w:val="00D90FCE"/>
    <w:rsid w:val="00D91138"/>
    <w:rsid w:val="00D914DD"/>
    <w:rsid w:val="00D917B9"/>
    <w:rsid w:val="00D9202E"/>
    <w:rsid w:val="00D9237C"/>
    <w:rsid w:val="00D92483"/>
    <w:rsid w:val="00D92675"/>
    <w:rsid w:val="00D926A3"/>
    <w:rsid w:val="00D92DFE"/>
    <w:rsid w:val="00D93232"/>
    <w:rsid w:val="00D932B5"/>
    <w:rsid w:val="00D933FF"/>
    <w:rsid w:val="00D93417"/>
    <w:rsid w:val="00D93A90"/>
    <w:rsid w:val="00D93C5F"/>
    <w:rsid w:val="00D93F1D"/>
    <w:rsid w:val="00D942D3"/>
    <w:rsid w:val="00D9444A"/>
    <w:rsid w:val="00D94670"/>
    <w:rsid w:val="00D949CF"/>
    <w:rsid w:val="00D94EA0"/>
    <w:rsid w:val="00D95139"/>
    <w:rsid w:val="00D95161"/>
    <w:rsid w:val="00D95292"/>
    <w:rsid w:val="00D9530C"/>
    <w:rsid w:val="00D95439"/>
    <w:rsid w:val="00D95C2D"/>
    <w:rsid w:val="00D95C9F"/>
    <w:rsid w:val="00D95D38"/>
    <w:rsid w:val="00D95F04"/>
    <w:rsid w:val="00D96196"/>
    <w:rsid w:val="00D9644E"/>
    <w:rsid w:val="00D96596"/>
    <w:rsid w:val="00D9659C"/>
    <w:rsid w:val="00D9662A"/>
    <w:rsid w:val="00D96972"/>
    <w:rsid w:val="00D971B0"/>
    <w:rsid w:val="00D97254"/>
    <w:rsid w:val="00D9728F"/>
    <w:rsid w:val="00D978A7"/>
    <w:rsid w:val="00D97BF4"/>
    <w:rsid w:val="00D97D0A"/>
    <w:rsid w:val="00DA0057"/>
    <w:rsid w:val="00DA01D5"/>
    <w:rsid w:val="00DA02FD"/>
    <w:rsid w:val="00DA0690"/>
    <w:rsid w:val="00DA07B2"/>
    <w:rsid w:val="00DA0D8B"/>
    <w:rsid w:val="00DA107F"/>
    <w:rsid w:val="00DA13E2"/>
    <w:rsid w:val="00DA13FB"/>
    <w:rsid w:val="00DA1499"/>
    <w:rsid w:val="00DA1681"/>
    <w:rsid w:val="00DA17D3"/>
    <w:rsid w:val="00DA194F"/>
    <w:rsid w:val="00DA2039"/>
    <w:rsid w:val="00DA213F"/>
    <w:rsid w:val="00DA25A9"/>
    <w:rsid w:val="00DA29A4"/>
    <w:rsid w:val="00DA323D"/>
    <w:rsid w:val="00DA3426"/>
    <w:rsid w:val="00DA34AB"/>
    <w:rsid w:val="00DA3566"/>
    <w:rsid w:val="00DA378C"/>
    <w:rsid w:val="00DA3A84"/>
    <w:rsid w:val="00DA3C9E"/>
    <w:rsid w:val="00DA3EC2"/>
    <w:rsid w:val="00DA4B7B"/>
    <w:rsid w:val="00DA4CD1"/>
    <w:rsid w:val="00DA4EC7"/>
    <w:rsid w:val="00DA4F5B"/>
    <w:rsid w:val="00DA5994"/>
    <w:rsid w:val="00DA5ADF"/>
    <w:rsid w:val="00DA5FC6"/>
    <w:rsid w:val="00DA63BE"/>
    <w:rsid w:val="00DA6420"/>
    <w:rsid w:val="00DA6618"/>
    <w:rsid w:val="00DA67CC"/>
    <w:rsid w:val="00DA6A00"/>
    <w:rsid w:val="00DA6AE1"/>
    <w:rsid w:val="00DA6C08"/>
    <w:rsid w:val="00DA7081"/>
    <w:rsid w:val="00DA71CA"/>
    <w:rsid w:val="00DA7220"/>
    <w:rsid w:val="00DA77EA"/>
    <w:rsid w:val="00DA7E85"/>
    <w:rsid w:val="00DA7ECC"/>
    <w:rsid w:val="00DB030A"/>
    <w:rsid w:val="00DB047F"/>
    <w:rsid w:val="00DB04E3"/>
    <w:rsid w:val="00DB067C"/>
    <w:rsid w:val="00DB0CD7"/>
    <w:rsid w:val="00DB0EB6"/>
    <w:rsid w:val="00DB0F37"/>
    <w:rsid w:val="00DB0F3D"/>
    <w:rsid w:val="00DB107F"/>
    <w:rsid w:val="00DB11C3"/>
    <w:rsid w:val="00DB19C9"/>
    <w:rsid w:val="00DB1A0F"/>
    <w:rsid w:val="00DB1C83"/>
    <w:rsid w:val="00DB1FF0"/>
    <w:rsid w:val="00DB204A"/>
    <w:rsid w:val="00DB2201"/>
    <w:rsid w:val="00DB250D"/>
    <w:rsid w:val="00DB2651"/>
    <w:rsid w:val="00DB29BF"/>
    <w:rsid w:val="00DB2A39"/>
    <w:rsid w:val="00DB2CF6"/>
    <w:rsid w:val="00DB2EBE"/>
    <w:rsid w:val="00DB3071"/>
    <w:rsid w:val="00DB30B4"/>
    <w:rsid w:val="00DB333D"/>
    <w:rsid w:val="00DB35E5"/>
    <w:rsid w:val="00DB3689"/>
    <w:rsid w:val="00DB3A4A"/>
    <w:rsid w:val="00DB3AEA"/>
    <w:rsid w:val="00DB3DE9"/>
    <w:rsid w:val="00DB4012"/>
    <w:rsid w:val="00DB4315"/>
    <w:rsid w:val="00DB433A"/>
    <w:rsid w:val="00DB4561"/>
    <w:rsid w:val="00DB45CC"/>
    <w:rsid w:val="00DB4848"/>
    <w:rsid w:val="00DB4A8F"/>
    <w:rsid w:val="00DB4DA2"/>
    <w:rsid w:val="00DB513B"/>
    <w:rsid w:val="00DB5880"/>
    <w:rsid w:val="00DB5B14"/>
    <w:rsid w:val="00DB6102"/>
    <w:rsid w:val="00DB6B14"/>
    <w:rsid w:val="00DB6E9A"/>
    <w:rsid w:val="00DB70F8"/>
    <w:rsid w:val="00DB7475"/>
    <w:rsid w:val="00DB7A0B"/>
    <w:rsid w:val="00DB7B8A"/>
    <w:rsid w:val="00DB7EE9"/>
    <w:rsid w:val="00DB7FB3"/>
    <w:rsid w:val="00DC03C6"/>
    <w:rsid w:val="00DC104C"/>
    <w:rsid w:val="00DC1217"/>
    <w:rsid w:val="00DC129F"/>
    <w:rsid w:val="00DC14B7"/>
    <w:rsid w:val="00DC198D"/>
    <w:rsid w:val="00DC1C00"/>
    <w:rsid w:val="00DC1C27"/>
    <w:rsid w:val="00DC1D86"/>
    <w:rsid w:val="00DC1E4D"/>
    <w:rsid w:val="00DC229E"/>
    <w:rsid w:val="00DC25CB"/>
    <w:rsid w:val="00DC263C"/>
    <w:rsid w:val="00DC2D01"/>
    <w:rsid w:val="00DC2E13"/>
    <w:rsid w:val="00DC2EAC"/>
    <w:rsid w:val="00DC35F4"/>
    <w:rsid w:val="00DC378A"/>
    <w:rsid w:val="00DC3A74"/>
    <w:rsid w:val="00DC475E"/>
    <w:rsid w:val="00DC4831"/>
    <w:rsid w:val="00DC48E1"/>
    <w:rsid w:val="00DC53D2"/>
    <w:rsid w:val="00DC55B0"/>
    <w:rsid w:val="00DC55CB"/>
    <w:rsid w:val="00DC5AB9"/>
    <w:rsid w:val="00DC5AFD"/>
    <w:rsid w:val="00DC6298"/>
    <w:rsid w:val="00DC689D"/>
    <w:rsid w:val="00DC6D48"/>
    <w:rsid w:val="00DC71E1"/>
    <w:rsid w:val="00DC74FF"/>
    <w:rsid w:val="00DC7677"/>
    <w:rsid w:val="00DC7854"/>
    <w:rsid w:val="00DC7C3E"/>
    <w:rsid w:val="00DC7D49"/>
    <w:rsid w:val="00DC7FA7"/>
    <w:rsid w:val="00DD06D0"/>
    <w:rsid w:val="00DD079A"/>
    <w:rsid w:val="00DD08CA"/>
    <w:rsid w:val="00DD0906"/>
    <w:rsid w:val="00DD094A"/>
    <w:rsid w:val="00DD0980"/>
    <w:rsid w:val="00DD0A50"/>
    <w:rsid w:val="00DD0AFD"/>
    <w:rsid w:val="00DD0B9D"/>
    <w:rsid w:val="00DD0C43"/>
    <w:rsid w:val="00DD13E2"/>
    <w:rsid w:val="00DD1B55"/>
    <w:rsid w:val="00DD1E7E"/>
    <w:rsid w:val="00DD1E8B"/>
    <w:rsid w:val="00DD1F24"/>
    <w:rsid w:val="00DD2571"/>
    <w:rsid w:val="00DD268D"/>
    <w:rsid w:val="00DD2736"/>
    <w:rsid w:val="00DD27C4"/>
    <w:rsid w:val="00DD28CF"/>
    <w:rsid w:val="00DD2B94"/>
    <w:rsid w:val="00DD2E5C"/>
    <w:rsid w:val="00DD2F34"/>
    <w:rsid w:val="00DD3031"/>
    <w:rsid w:val="00DD355E"/>
    <w:rsid w:val="00DD3995"/>
    <w:rsid w:val="00DD3996"/>
    <w:rsid w:val="00DD3A72"/>
    <w:rsid w:val="00DD3B7D"/>
    <w:rsid w:val="00DD3D1D"/>
    <w:rsid w:val="00DD4685"/>
    <w:rsid w:val="00DD4861"/>
    <w:rsid w:val="00DD49AC"/>
    <w:rsid w:val="00DD4F91"/>
    <w:rsid w:val="00DD5056"/>
    <w:rsid w:val="00DD587C"/>
    <w:rsid w:val="00DD5FF2"/>
    <w:rsid w:val="00DD637C"/>
    <w:rsid w:val="00DD65EE"/>
    <w:rsid w:val="00DD6D3E"/>
    <w:rsid w:val="00DD6D69"/>
    <w:rsid w:val="00DD710A"/>
    <w:rsid w:val="00DD7344"/>
    <w:rsid w:val="00DD76DF"/>
    <w:rsid w:val="00DD7B94"/>
    <w:rsid w:val="00DD7D54"/>
    <w:rsid w:val="00DD7DA0"/>
    <w:rsid w:val="00DE02DE"/>
    <w:rsid w:val="00DE05EC"/>
    <w:rsid w:val="00DE0AD2"/>
    <w:rsid w:val="00DE0B3C"/>
    <w:rsid w:val="00DE1059"/>
    <w:rsid w:val="00DE27E3"/>
    <w:rsid w:val="00DE2A02"/>
    <w:rsid w:val="00DE2A68"/>
    <w:rsid w:val="00DE2AB1"/>
    <w:rsid w:val="00DE2D0D"/>
    <w:rsid w:val="00DE3118"/>
    <w:rsid w:val="00DE317C"/>
    <w:rsid w:val="00DE3396"/>
    <w:rsid w:val="00DE33FA"/>
    <w:rsid w:val="00DE34C0"/>
    <w:rsid w:val="00DE3D6E"/>
    <w:rsid w:val="00DE4603"/>
    <w:rsid w:val="00DE47C6"/>
    <w:rsid w:val="00DE48B7"/>
    <w:rsid w:val="00DE4B48"/>
    <w:rsid w:val="00DE5082"/>
    <w:rsid w:val="00DE5091"/>
    <w:rsid w:val="00DE53EB"/>
    <w:rsid w:val="00DE543F"/>
    <w:rsid w:val="00DE552F"/>
    <w:rsid w:val="00DE558D"/>
    <w:rsid w:val="00DE58F7"/>
    <w:rsid w:val="00DE62EA"/>
    <w:rsid w:val="00DE6340"/>
    <w:rsid w:val="00DE6346"/>
    <w:rsid w:val="00DE6387"/>
    <w:rsid w:val="00DE658B"/>
    <w:rsid w:val="00DE6704"/>
    <w:rsid w:val="00DE68C4"/>
    <w:rsid w:val="00DE723A"/>
    <w:rsid w:val="00DE724A"/>
    <w:rsid w:val="00DE7664"/>
    <w:rsid w:val="00DE7BFD"/>
    <w:rsid w:val="00DE7D5B"/>
    <w:rsid w:val="00DE7E65"/>
    <w:rsid w:val="00DE7F9F"/>
    <w:rsid w:val="00DF02A6"/>
    <w:rsid w:val="00DF0B86"/>
    <w:rsid w:val="00DF0D66"/>
    <w:rsid w:val="00DF0E9A"/>
    <w:rsid w:val="00DF1539"/>
    <w:rsid w:val="00DF182C"/>
    <w:rsid w:val="00DF1D5C"/>
    <w:rsid w:val="00DF1ED6"/>
    <w:rsid w:val="00DF2004"/>
    <w:rsid w:val="00DF2604"/>
    <w:rsid w:val="00DF267F"/>
    <w:rsid w:val="00DF29D1"/>
    <w:rsid w:val="00DF3348"/>
    <w:rsid w:val="00DF39AB"/>
    <w:rsid w:val="00DF3C7C"/>
    <w:rsid w:val="00DF3D02"/>
    <w:rsid w:val="00DF3EA6"/>
    <w:rsid w:val="00DF42DD"/>
    <w:rsid w:val="00DF4480"/>
    <w:rsid w:val="00DF4768"/>
    <w:rsid w:val="00DF47B9"/>
    <w:rsid w:val="00DF4AC2"/>
    <w:rsid w:val="00DF4C05"/>
    <w:rsid w:val="00DF4F53"/>
    <w:rsid w:val="00DF50B2"/>
    <w:rsid w:val="00DF547C"/>
    <w:rsid w:val="00DF54ED"/>
    <w:rsid w:val="00DF5905"/>
    <w:rsid w:val="00DF5B89"/>
    <w:rsid w:val="00DF5CC4"/>
    <w:rsid w:val="00DF5E20"/>
    <w:rsid w:val="00DF662D"/>
    <w:rsid w:val="00DF686C"/>
    <w:rsid w:val="00DF6C66"/>
    <w:rsid w:val="00DF7401"/>
    <w:rsid w:val="00DF770F"/>
    <w:rsid w:val="00DF797D"/>
    <w:rsid w:val="00DF7E11"/>
    <w:rsid w:val="00E000A5"/>
    <w:rsid w:val="00E000E9"/>
    <w:rsid w:val="00E00106"/>
    <w:rsid w:val="00E00DBB"/>
    <w:rsid w:val="00E00F37"/>
    <w:rsid w:val="00E01068"/>
    <w:rsid w:val="00E010F4"/>
    <w:rsid w:val="00E012D8"/>
    <w:rsid w:val="00E01693"/>
    <w:rsid w:val="00E01954"/>
    <w:rsid w:val="00E0241B"/>
    <w:rsid w:val="00E02686"/>
    <w:rsid w:val="00E028EE"/>
    <w:rsid w:val="00E02E5A"/>
    <w:rsid w:val="00E02F45"/>
    <w:rsid w:val="00E032C5"/>
    <w:rsid w:val="00E03397"/>
    <w:rsid w:val="00E03843"/>
    <w:rsid w:val="00E03B2A"/>
    <w:rsid w:val="00E03BDA"/>
    <w:rsid w:val="00E03F45"/>
    <w:rsid w:val="00E0417D"/>
    <w:rsid w:val="00E0463B"/>
    <w:rsid w:val="00E04CF3"/>
    <w:rsid w:val="00E04E52"/>
    <w:rsid w:val="00E052CA"/>
    <w:rsid w:val="00E05AE0"/>
    <w:rsid w:val="00E0624B"/>
    <w:rsid w:val="00E06393"/>
    <w:rsid w:val="00E063CD"/>
    <w:rsid w:val="00E06768"/>
    <w:rsid w:val="00E0683D"/>
    <w:rsid w:val="00E068E9"/>
    <w:rsid w:val="00E06B7F"/>
    <w:rsid w:val="00E06B96"/>
    <w:rsid w:val="00E06DB9"/>
    <w:rsid w:val="00E07190"/>
    <w:rsid w:val="00E07272"/>
    <w:rsid w:val="00E0745F"/>
    <w:rsid w:val="00E0771D"/>
    <w:rsid w:val="00E0772B"/>
    <w:rsid w:val="00E07A44"/>
    <w:rsid w:val="00E07C5C"/>
    <w:rsid w:val="00E10416"/>
    <w:rsid w:val="00E10545"/>
    <w:rsid w:val="00E10A99"/>
    <w:rsid w:val="00E10C05"/>
    <w:rsid w:val="00E10C2B"/>
    <w:rsid w:val="00E10C72"/>
    <w:rsid w:val="00E10E03"/>
    <w:rsid w:val="00E112B2"/>
    <w:rsid w:val="00E115AD"/>
    <w:rsid w:val="00E115E1"/>
    <w:rsid w:val="00E11801"/>
    <w:rsid w:val="00E119B6"/>
    <w:rsid w:val="00E11D4D"/>
    <w:rsid w:val="00E1203D"/>
    <w:rsid w:val="00E121B3"/>
    <w:rsid w:val="00E123C3"/>
    <w:rsid w:val="00E126D5"/>
    <w:rsid w:val="00E12953"/>
    <w:rsid w:val="00E12A62"/>
    <w:rsid w:val="00E12B78"/>
    <w:rsid w:val="00E13059"/>
    <w:rsid w:val="00E132BB"/>
    <w:rsid w:val="00E13467"/>
    <w:rsid w:val="00E13642"/>
    <w:rsid w:val="00E13B21"/>
    <w:rsid w:val="00E13B68"/>
    <w:rsid w:val="00E13BCA"/>
    <w:rsid w:val="00E13CAE"/>
    <w:rsid w:val="00E13DE9"/>
    <w:rsid w:val="00E14438"/>
    <w:rsid w:val="00E14547"/>
    <w:rsid w:val="00E14A35"/>
    <w:rsid w:val="00E14A9E"/>
    <w:rsid w:val="00E14AF7"/>
    <w:rsid w:val="00E14BA6"/>
    <w:rsid w:val="00E15093"/>
    <w:rsid w:val="00E15231"/>
    <w:rsid w:val="00E15278"/>
    <w:rsid w:val="00E1581F"/>
    <w:rsid w:val="00E15B50"/>
    <w:rsid w:val="00E15C15"/>
    <w:rsid w:val="00E16080"/>
    <w:rsid w:val="00E16724"/>
    <w:rsid w:val="00E16D5B"/>
    <w:rsid w:val="00E16E48"/>
    <w:rsid w:val="00E16F7B"/>
    <w:rsid w:val="00E17289"/>
    <w:rsid w:val="00E17649"/>
    <w:rsid w:val="00E17A1A"/>
    <w:rsid w:val="00E17BE7"/>
    <w:rsid w:val="00E17D41"/>
    <w:rsid w:val="00E17DE1"/>
    <w:rsid w:val="00E17F81"/>
    <w:rsid w:val="00E2017C"/>
    <w:rsid w:val="00E2024F"/>
    <w:rsid w:val="00E207DA"/>
    <w:rsid w:val="00E20B3C"/>
    <w:rsid w:val="00E20C0F"/>
    <w:rsid w:val="00E20C93"/>
    <w:rsid w:val="00E20D55"/>
    <w:rsid w:val="00E210DA"/>
    <w:rsid w:val="00E215CD"/>
    <w:rsid w:val="00E218B0"/>
    <w:rsid w:val="00E21A34"/>
    <w:rsid w:val="00E21A77"/>
    <w:rsid w:val="00E21CFB"/>
    <w:rsid w:val="00E21F5E"/>
    <w:rsid w:val="00E224B7"/>
    <w:rsid w:val="00E22970"/>
    <w:rsid w:val="00E22986"/>
    <w:rsid w:val="00E22BCF"/>
    <w:rsid w:val="00E22F9E"/>
    <w:rsid w:val="00E231F4"/>
    <w:rsid w:val="00E23E31"/>
    <w:rsid w:val="00E23F7B"/>
    <w:rsid w:val="00E2491D"/>
    <w:rsid w:val="00E24C13"/>
    <w:rsid w:val="00E24DF4"/>
    <w:rsid w:val="00E24E16"/>
    <w:rsid w:val="00E252CA"/>
    <w:rsid w:val="00E25887"/>
    <w:rsid w:val="00E25D1B"/>
    <w:rsid w:val="00E2640D"/>
    <w:rsid w:val="00E26430"/>
    <w:rsid w:val="00E2649B"/>
    <w:rsid w:val="00E264F2"/>
    <w:rsid w:val="00E26B81"/>
    <w:rsid w:val="00E26BC9"/>
    <w:rsid w:val="00E2736E"/>
    <w:rsid w:val="00E273FA"/>
    <w:rsid w:val="00E27476"/>
    <w:rsid w:val="00E27E3D"/>
    <w:rsid w:val="00E27EAF"/>
    <w:rsid w:val="00E30451"/>
    <w:rsid w:val="00E30793"/>
    <w:rsid w:val="00E30A20"/>
    <w:rsid w:val="00E30CF2"/>
    <w:rsid w:val="00E30F40"/>
    <w:rsid w:val="00E311D6"/>
    <w:rsid w:val="00E3167F"/>
    <w:rsid w:val="00E3196F"/>
    <w:rsid w:val="00E32143"/>
    <w:rsid w:val="00E321F9"/>
    <w:rsid w:val="00E32315"/>
    <w:rsid w:val="00E3293B"/>
    <w:rsid w:val="00E333C1"/>
    <w:rsid w:val="00E33606"/>
    <w:rsid w:val="00E33631"/>
    <w:rsid w:val="00E34426"/>
    <w:rsid w:val="00E3466B"/>
    <w:rsid w:val="00E3490A"/>
    <w:rsid w:val="00E34CBC"/>
    <w:rsid w:val="00E34FE1"/>
    <w:rsid w:val="00E35335"/>
    <w:rsid w:val="00E35481"/>
    <w:rsid w:val="00E357C0"/>
    <w:rsid w:val="00E35BE8"/>
    <w:rsid w:val="00E35D53"/>
    <w:rsid w:val="00E35EC0"/>
    <w:rsid w:val="00E367F6"/>
    <w:rsid w:val="00E36987"/>
    <w:rsid w:val="00E36E61"/>
    <w:rsid w:val="00E375F7"/>
    <w:rsid w:val="00E376DC"/>
    <w:rsid w:val="00E37E72"/>
    <w:rsid w:val="00E37F54"/>
    <w:rsid w:val="00E405E8"/>
    <w:rsid w:val="00E408AA"/>
    <w:rsid w:val="00E41981"/>
    <w:rsid w:val="00E41B49"/>
    <w:rsid w:val="00E41DF9"/>
    <w:rsid w:val="00E41E55"/>
    <w:rsid w:val="00E41F46"/>
    <w:rsid w:val="00E41FCC"/>
    <w:rsid w:val="00E42250"/>
    <w:rsid w:val="00E4238D"/>
    <w:rsid w:val="00E426C8"/>
    <w:rsid w:val="00E42C75"/>
    <w:rsid w:val="00E42EF0"/>
    <w:rsid w:val="00E42FB1"/>
    <w:rsid w:val="00E43022"/>
    <w:rsid w:val="00E437CE"/>
    <w:rsid w:val="00E438D1"/>
    <w:rsid w:val="00E43922"/>
    <w:rsid w:val="00E43A08"/>
    <w:rsid w:val="00E4415E"/>
    <w:rsid w:val="00E44D35"/>
    <w:rsid w:val="00E4522C"/>
    <w:rsid w:val="00E4568F"/>
    <w:rsid w:val="00E46B22"/>
    <w:rsid w:val="00E4775A"/>
    <w:rsid w:val="00E47900"/>
    <w:rsid w:val="00E47967"/>
    <w:rsid w:val="00E47A67"/>
    <w:rsid w:val="00E47CCD"/>
    <w:rsid w:val="00E500F8"/>
    <w:rsid w:val="00E50871"/>
    <w:rsid w:val="00E50A13"/>
    <w:rsid w:val="00E50C70"/>
    <w:rsid w:val="00E50F1F"/>
    <w:rsid w:val="00E510B6"/>
    <w:rsid w:val="00E5147D"/>
    <w:rsid w:val="00E51C61"/>
    <w:rsid w:val="00E5238F"/>
    <w:rsid w:val="00E52481"/>
    <w:rsid w:val="00E5301A"/>
    <w:rsid w:val="00E532B5"/>
    <w:rsid w:val="00E533B8"/>
    <w:rsid w:val="00E534C3"/>
    <w:rsid w:val="00E53638"/>
    <w:rsid w:val="00E539E7"/>
    <w:rsid w:val="00E53A22"/>
    <w:rsid w:val="00E53BE5"/>
    <w:rsid w:val="00E53EBD"/>
    <w:rsid w:val="00E53FFB"/>
    <w:rsid w:val="00E54014"/>
    <w:rsid w:val="00E543AC"/>
    <w:rsid w:val="00E543BD"/>
    <w:rsid w:val="00E54925"/>
    <w:rsid w:val="00E54B21"/>
    <w:rsid w:val="00E54BF8"/>
    <w:rsid w:val="00E55307"/>
    <w:rsid w:val="00E557DF"/>
    <w:rsid w:val="00E558C3"/>
    <w:rsid w:val="00E559EA"/>
    <w:rsid w:val="00E565B8"/>
    <w:rsid w:val="00E56625"/>
    <w:rsid w:val="00E56698"/>
    <w:rsid w:val="00E5688F"/>
    <w:rsid w:val="00E574D1"/>
    <w:rsid w:val="00E57AD1"/>
    <w:rsid w:val="00E6020E"/>
    <w:rsid w:val="00E60246"/>
    <w:rsid w:val="00E605B0"/>
    <w:rsid w:val="00E60947"/>
    <w:rsid w:val="00E60BA4"/>
    <w:rsid w:val="00E60FF0"/>
    <w:rsid w:val="00E616C6"/>
    <w:rsid w:val="00E617F4"/>
    <w:rsid w:val="00E61922"/>
    <w:rsid w:val="00E62027"/>
    <w:rsid w:val="00E624B1"/>
    <w:rsid w:val="00E628E5"/>
    <w:rsid w:val="00E632C5"/>
    <w:rsid w:val="00E632DA"/>
    <w:rsid w:val="00E63B1E"/>
    <w:rsid w:val="00E63B47"/>
    <w:rsid w:val="00E63BCC"/>
    <w:rsid w:val="00E63D38"/>
    <w:rsid w:val="00E63EB3"/>
    <w:rsid w:val="00E64107"/>
    <w:rsid w:val="00E6410E"/>
    <w:rsid w:val="00E64295"/>
    <w:rsid w:val="00E644F6"/>
    <w:rsid w:val="00E645B7"/>
    <w:rsid w:val="00E647BE"/>
    <w:rsid w:val="00E6496D"/>
    <w:rsid w:val="00E64DCB"/>
    <w:rsid w:val="00E6545E"/>
    <w:rsid w:val="00E65987"/>
    <w:rsid w:val="00E66159"/>
    <w:rsid w:val="00E661B8"/>
    <w:rsid w:val="00E663EB"/>
    <w:rsid w:val="00E66813"/>
    <w:rsid w:val="00E66B0C"/>
    <w:rsid w:val="00E66CE1"/>
    <w:rsid w:val="00E67037"/>
    <w:rsid w:val="00E67109"/>
    <w:rsid w:val="00E6750F"/>
    <w:rsid w:val="00E67C82"/>
    <w:rsid w:val="00E67E2B"/>
    <w:rsid w:val="00E70167"/>
    <w:rsid w:val="00E70C51"/>
    <w:rsid w:val="00E70EDC"/>
    <w:rsid w:val="00E7109E"/>
    <w:rsid w:val="00E71182"/>
    <w:rsid w:val="00E71187"/>
    <w:rsid w:val="00E71309"/>
    <w:rsid w:val="00E71318"/>
    <w:rsid w:val="00E714C4"/>
    <w:rsid w:val="00E7167E"/>
    <w:rsid w:val="00E72935"/>
    <w:rsid w:val="00E72BF6"/>
    <w:rsid w:val="00E72F42"/>
    <w:rsid w:val="00E73033"/>
    <w:rsid w:val="00E732F1"/>
    <w:rsid w:val="00E73ADE"/>
    <w:rsid w:val="00E74389"/>
    <w:rsid w:val="00E747B7"/>
    <w:rsid w:val="00E74FE1"/>
    <w:rsid w:val="00E75000"/>
    <w:rsid w:val="00E7502A"/>
    <w:rsid w:val="00E75211"/>
    <w:rsid w:val="00E758BD"/>
    <w:rsid w:val="00E75B90"/>
    <w:rsid w:val="00E769A9"/>
    <w:rsid w:val="00E76A74"/>
    <w:rsid w:val="00E76D15"/>
    <w:rsid w:val="00E770A9"/>
    <w:rsid w:val="00E77266"/>
    <w:rsid w:val="00E7787A"/>
    <w:rsid w:val="00E7793A"/>
    <w:rsid w:val="00E77ADD"/>
    <w:rsid w:val="00E77C85"/>
    <w:rsid w:val="00E8060C"/>
    <w:rsid w:val="00E806D1"/>
    <w:rsid w:val="00E80895"/>
    <w:rsid w:val="00E80A33"/>
    <w:rsid w:val="00E812E3"/>
    <w:rsid w:val="00E81485"/>
    <w:rsid w:val="00E81661"/>
    <w:rsid w:val="00E81877"/>
    <w:rsid w:val="00E81969"/>
    <w:rsid w:val="00E81AFE"/>
    <w:rsid w:val="00E81B81"/>
    <w:rsid w:val="00E81C06"/>
    <w:rsid w:val="00E81CF8"/>
    <w:rsid w:val="00E81E57"/>
    <w:rsid w:val="00E81F0A"/>
    <w:rsid w:val="00E81FEC"/>
    <w:rsid w:val="00E820BA"/>
    <w:rsid w:val="00E82CE2"/>
    <w:rsid w:val="00E82D20"/>
    <w:rsid w:val="00E82D69"/>
    <w:rsid w:val="00E82FB3"/>
    <w:rsid w:val="00E830E5"/>
    <w:rsid w:val="00E83157"/>
    <w:rsid w:val="00E83988"/>
    <w:rsid w:val="00E83CE0"/>
    <w:rsid w:val="00E83ED4"/>
    <w:rsid w:val="00E84760"/>
    <w:rsid w:val="00E8492D"/>
    <w:rsid w:val="00E84A6D"/>
    <w:rsid w:val="00E84EE8"/>
    <w:rsid w:val="00E84F2B"/>
    <w:rsid w:val="00E84F37"/>
    <w:rsid w:val="00E852DB"/>
    <w:rsid w:val="00E85517"/>
    <w:rsid w:val="00E8556D"/>
    <w:rsid w:val="00E858D1"/>
    <w:rsid w:val="00E85922"/>
    <w:rsid w:val="00E85F3D"/>
    <w:rsid w:val="00E86035"/>
    <w:rsid w:val="00E860D4"/>
    <w:rsid w:val="00E863E2"/>
    <w:rsid w:val="00E86950"/>
    <w:rsid w:val="00E869F9"/>
    <w:rsid w:val="00E8703F"/>
    <w:rsid w:val="00E87349"/>
    <w:rsid w:val="00E874B3"/>
    <w:rsid w:val="00E87541"/>
    <w:rsid w:val="00E876A7"/>
    <w:rsid w:val="00E87924"/>
    <w:rsid w:val="00E9001C"/>
    <w:rsid w:val="00E90201"/>
    <w:rsid w:val="00E90656"/>
    <w:rsid w:val="00E90A46"/>
    <w:rsid w:val="00E90E8D"/>
    <w:rsid w:val="00E90ED9"/>
    <w:rsid w:val="00E91443"/>
    <w:rsid w:val="00E91A29"/>
    <w:rsid w:val="00E921B0"/>
    <w:rsid w:val="00E92370"/>
    <w:rsid w:val="00E9239D"/>
    <w:rsid w:val="00E923BD"/>
    <w:rsid w:val="00E92485"/>
    <w:rsid w:val="00E92AB5"/>
    <w:rsid w:val="00E930F5"/>
    <w:rsid w:val="00E93253"/>
    <w:rsid w:val="00E932D7"/>
    <w:rsid w:val="00E9330B"/>
    <w:rsid w:val="00E93A26"/>
    <w:rsid w:val="00E93E2F"/>
    <w:rsid w:val="00E9459C"/>
    <w:rsid w:val="00E945CB"/>
    <w:rsid w:val="00E94844"/>
    <w:rsid w:val="00E948B4"/>
    <w:rsid w:val="00E94B57"/>
    <w:rsid w:val="00E94E10"/>
    <w:rsid w:val="00E95100"/>
    <w:rsid w:val="00E951E1"/>
    <w:rsid w:val="00E959FE"/>
    <w:rsid w:val="00E95CD0"/>
    <w:rsid w:val="00E95D5A"/>
    <w:rsid w:val="00E96006"/>
    <w:rsid w:val="00E96424"/>
    <w:rsid w:val="00E96495"/>
    <w:rsid w:val="00E96782"/>
    <w:rsid w:val="00E96A4E"/>
    <w:rsid w:val="00E96D2A"/>
    <w:rsid w:val="00E96D9C"/>
    <w:rsid w:val="00E96F61"/>
    <w:rsid w:val="00E97291"/>
    <w:rsid w:val="00E9747F"/>
    <w:rsid w:val="00E97778"/>
    <w:rsid w:val="00E979EF"/>
    <w:rsid w:val="00E97AE6"/>
    <w:rsid w:val="00EA00F1"/>
    <w:rsid w:val="00EA01B9"/>
    <w:rsid w:val="00EA04CD"/>
    <w:rsid w:val="00EA0528"/>
    <w:rsid w:val="00EA057B"/>
    <w:rsid w:val="00EA06E8"/>
    <w:rsid w:val="00EA0A09"/>
    <w:rsid w:val="00EA0B61"/>
    <w:rsid w:val="00EA1020"/>
    <w:rsid w:val="00EA109F"/>
    <w:rsid w:val="00EA17EA"/>
    <w:rsid w:val="00EA1C2D"/>
    <w:rsid w:val="00EA256D"/>
    <w:rsid w:val="00EA2771"/>
    <w:rsid w:val="00EA2B06"/>
    <w:rsid w:val="00EA302C"/>
    <w:rsid w:val="00EA3506"/>
    <w:rsid w:val="00EA352D"/>
    <w:rsid w:val="00EA3573"/>
    <w:rsid w:val="00EA35BE"/>
    <w:rsid w:val="00EA3640"/>
    <w:rsid w:val="00EA36DE"/>
    <w:rsid w:val="00EA3B44"/>
    <w:rsid w:val="00EA3C59"/>
    <w:rsid w:val="00EA42A1"/>
    <w:rsid w:val="00EA43D1"/>
    <w:rsid w:val="00EA4FAC"/>
    <w:rsid w:val="00EA51EF"/>
    <w:rsid w:val="00EA53DA"/>
    <w:rsid w:val="00EA5709"/>
    <w:rsid w:val="00EA58BF"/>
    <w:rsid w:val="00EA5C73"/>
    <w:rsid w:val="00EA6126"/>
    <w:rsid w:val="00EA64A7"/>
    <w:rsid w:val="00EA64E3"/>
    <w:rsid w:val="00EA6802"/>
    <w:rsid w:val="00EA6D18"/>
    <w:rsid w:val="00EA6FD6"/>
    <w:rsid w:val="00EA7486"/>
    <w:rsid w:val="00EA755B"/>
    <w:rsid w:val="00EA763E"/>
    <w:rsid w:val="00EA7658"/>
    <w:rsid w:val="00EA76E3"/>
    <w:rsid w:val="00EA7CAD"/>
    <w:rsid w:val="00EAE935"/>
    <w:rsid w:val="00EB0169"/>
    <w:rsid w:val="00EB0A07"/>
    <w:rsid w:val="00EB0A8D"/>
    <w:rsid w:val="00EB0C63"/>
    <w:rsid w:val="00EB0C64"/>
    <w:rsid w:val="00EB0E71"/>
    <w:rsid w:val="00EB1202"/>
    <w:rsid w:val="00EB132B"/>
    <w:rsid w:val="00EB1384"/>
    <w:rsid w:val="00EB169A"/>
    <w:rsid w:val="00EB1889"/>
    <w:rsid w:val="00EB18FE"/>
    <w:rsid w:val="00EB19D4"/>
    <w:rsid w:val="00EB1BBA"/>
    <w:rsid w:val="00EB1CC8"/>
    <w:rsid w:val="00EB2469"/>
    <w:rsid w:val="00EB2C0D"/>
    <w:rsid w:val="00EB3126"/>
    <w:rsid w:val="00EB33CA"/>
    <w:rsid w:val="00EB34E4"/>
    <w:rsid w:val="00EB3953"/>
    <w:rsid w:val="00EB3969"/>
    <w:rsid w:val="00EB3C74"/>
    <w:rsid w:val="00EB3E12"/>
    <w:rsid w:val="00EB3EDE"/>
    <w:rsid w:val="00EB3F19"/>
    <w:rsid w:val="00EB4240"/>
    <w:rsid w:val="00EB431B"/>
    <w:rsid w:val="00EB454C"/>
    <w:rsid w:val="00EB4ADF"/>
    <w:rsid w:val="00EB4EAE"/>
    <w:rsid w:val="00EB5A0B"/>
    <w:rsid w:val="00EB5A0F"/>
    <w:rsid w:val="00EB5AED"/>
    <w:rsid w:val="00EB5E54"/>
    <w:rsid w:val="00EB5E9B"/>
    <w:rsid w:val="00EB5EE9"/>
    <w:rsid w:val="00EB5EFD"/>
    <w:rsid w:val="00EB6022"/>
    <w:rsid w:val="00EB6EE8"/>
    <w:rsid w:val="00EB70D4"/>
    <w:rsid w:val="00EB71A0"/>
    <w:rsid w:val="00EB71C6"/>
    <w:rsid w:val="00EB72A9"/>
    <w:rsid w:val="00EB72BB"/>
    <w:rsid w:val="00EB74A1"/>
    <w:rsid w:val="00EB7B82"/>
    <w:rsid w:val="00EB7DE9"/>
    <w:rsid w:val="00EC0861"/>
    <w:rsid w:val="00EC0BFA"/>
    <w:rsid w:val="00EC0CF1"/>
    <w:rsid w:val="00EC0E56"/>
    <w:rsid w:val="00EC0EF1"/>
    <w:rsid w:val="00EC145B"/>
    <w:rsid w:val="00EC1562"/>
    <w:rsid w:val="00EC15C9"/>
    <w:rsid w:val="00EC1702"/>
    <w:rsid w:val="00EC1F36"/>
    <w:rsid w:val="00EC2ADF"/>
    <w:rsid w:val="00EC2F40"/>
    <w:rsid w:val="00EC3140"/>
    <w:rsid w:val="00EC3187"/>
    <w:rsid w:val="00EC3533"/>
    <w:rsid w:val="00EC35D4"/>
    <w:rsid w:val="00EC35E4"/>
    <w:rsid w:val="00EC37CD"/>
    <w:rsid w:val="00EC39C4"/>
    <w:rsid w:val="00EC3A5F"/>
    <w:rsid w:val="00EC3A64"/>
    <w:rsid w:val="00EC3AC5"/>
    <w:rsid w:val="00EC404B"/>
    <w:rsid w:val="00EC4DF6"/>
    <w:rsid w:val="00EC4F0C"/>
    <w:rsid w:val="00EC4F85"/>
    <w:rsid w:val="00EC5009"/>
    <w:rsid w:val="00EC583F"/>
    <w:rsid w:val="00EC5A96"/>
    <w:rsid w:val="00EC5BE6"/>
    <w:rsid w:val="00EC6436"/>
    <w:rsid w:val="00EC6490"/>
    <w:rsid w:val="00EC6AA5"/>
    <w:rsid w:val="00EC6DA2"/>
    <w:rsid w:val="00EC73E7"/>
    <w:rsid w:val="00EC7579"/>
    <w:rsid w:val="00EC7FE2"/>
    <w:rsid w:val="00ED032B"/>
    <w:rsid w:val="00ED0420"/>
    <w:rsid w:val="00ED04B2"/>
    <w:rsid w:val="00ED04E0"/>
    <w:rsid w:val="00ED0553"/>
    <w:rsid w:val="00ED06E8"/>
    <w:rsid w:val="00ED09CB"/>
    <w:rsid w:val="00ED0FAA"/>
    <w:rsid w:val="00ED1006"/>
    <w:rsid w:val="00ED1117"/>
    <w:rsid w:val="00ED112D"/>
    <w:rsid w:val="00ED113E"/>
    <w:rsid w:val="00ED140C"/>
    <w:rsid w:val="00ED18EB"/>
    <w:rsid w:val="00ED1A1E"/>
    <w:rsid w:val="00ED1A6E"/>
    <w:rsid w:val="00ED1BD0"/>
    <w:rsid w:val="00ED1C5D"/>
    <w:rsid w:val="00ED1C6C"/>
    <w:rsid w:val="00ED1D90"/>
    <w:rsid w:val="00ED2055"/>
    <w:rsid w:val="00ED2223"/>
    <w:rsid w:val="00ED22C2"/>
    <w:rsid w:val="00ED22E9"/>
    <w:rsid w:val="00ED240B"/>
    <w:rsid w:val="00ED271E"/>
    <w:rsid w:val="00ED272E"/>
    <w:rsid w:val="00ED29F7"/>
    <w:rsid w:val="00ED2D61"/>
    <w:rsid w:val="00ED2EB7"/>
    <w:rsid w:val="00ED32A2"/>
    <w:rsid w:val="00ED348A"/>
    <w:rsid w:val="00ED353C"/>
    <w:rsid w:val="00ED3900"/>
    <w:rsid w:val="00ED394F"/>
    <w:rsid w:val="00ED46A9"/>
    <w:rsid w:val="00ED50F4"/>
    <w:rsid w:val="00ED5432"/>
    <w:rsid w:val="00ED57C5"/>
    <w:rsid w:val="00ED5AB1"/>
    <w:rsid w:val="00ED602E"/>
    <w:rsid w:val="00ED622F"/>
    <w:rsid w:val="00ED6366"/>
    <w:rsid w:val="00ED6641"/>
    <w:rsid w:val="00ED6EAE"/>
    <w:rsid w:val="00ED6F82"/>
    <w:rsid w:val="00ED6F9B"/>
    <w:rsid w:val="00ED77DB"/>
    <w:rsid w:val="00EE02E9"/>
    <w:rsid w:val="00EE0399"/>
    <w:rsid w:val="00EE03F9"/>
    <w:rsid w:val="00EE07D9"/>
    <w:rsid w:val="00EE0C58"/>
    <w:rsid w:val="00EE0D04"/>
    <w:rsid w:val="00EE0FD6"/>
    <w:rsid w:val="00EE147A"/>
    <w:rsid w:val="00EE1879"/>
    <w:rsid w:val="00EE1CCA"/>
    <w:rsid w:val="00EE1FDA"/>
    <w:rsid w:val="00EE2229"/>
    <w:rsid w:val="00EE2479"/>
    <w:rsid w:val="00EE355B"/>
    <w:rsid w:val="00EE378F"/>
    <w:rsid w:val="00EE39B7"/>
    <w:rsid w:val="00EE411D"/>
    <w:rsid w:val="00EE475A"/>
    <w:rsid w:val="00EE4A90"/>
    <w:rsid w:val="00EE4D97"/>
    <w:rsid w:val="00EE527A"/>
    <w:rsid w:val="00EE54B8"/>
    <w:rsid w:val="00EE552A"/>
    <w:rsid w:val="00EE5619"/>
    <w:rsid w:val="00EE59BB"/>
    <w:rsid w:val="00EE5D34"/>
    <w:rsid w:val="00EE60BE"/>
    <w:rsid w:val="00EE6159"/>
    <w:rsid w:val="00EE64B2"/>
    <w:rsid w:val="00EE64C8"/>
    <w:rsid w:val="00EE68A6"/>
    <w:rsid w:val="00EE6BBA"/>
    <w:rsid w:val="00EE6FA6"/>
    <w:rsid w:val="00EE71CA"/>
    <w:rsid w:val="00EE71CE"/>
    <w:rsid w:val="00EE7A6F"/>
    <w:rsid w:val="00EE7F5A"/>
    <w:rsid w:val="00EE7FE0"/>
    <w:rsid w:val="00EF0592"/>
    <w:rsid w:val="00EF0658"/>
    <w:rsid w:val="00EF06E7"/>
    <w:rsid w:val="00EF0DD4"/>
    <w:rsid w:val="00EF0F79"/>
    <w:rsid w:val="00EF1186"/>
    <w:rsid w:val="00EF1313"/>
    <w:rsid w:val="00EF1903"/>
    <w:rsid w:val="00EF1952"/>
    <w:rsid w:val="00EF20EB"/>
    <w:rsid w:val="00EF226F"/>
    <w:rsid w:val="00EF266C"/>
    <w:rsid w:val="00EF2783"/>
    <w:rsid w:val="00EF28FF"/>
    <w:rsid w:val="00EF2A12"/>
    <w:rsid w:val="00EF2AB4"/>
    <w:rsid w:val="00EF2C98"/>
    <w:rsid w:val="00EF2D90"/>
    <w:rsid w:val="00EF30E3"/>
    <w:rsid w:val="00EF326D"/>
    <w:rsid w:val="00EF34AB"/>
    <w:rsid w:val="00EF3597"/>
    <w:rsid w:val="00EF3F6D"/>
    <w:rsid w:val="00EF42D9"/>
    <w:rsid w:val="00EF44F2"/>
    <w:rsid w:val="00EF4A54"/>
    <w:rsid w:val="00EF4BE9"/>
    <w:rsid w:val="00EF4CB5"/>
    <w:rsid w:val="00EF4E3E"/>
    <w:rsid w:val="00EF5669"/>
    <w:rsid w:val="00EF5C4F"/>
    <w:rsid w:val="00EF5F88"/>
    <w:rsid w:val="00EF604D"/>
    <w:rsid w:val="00EF65E7"/>
    <w:rsid w:val="00EF660F"/>
    <w:rsid w:val="00EF6A78"/>
    <w:rsid w:val="00EF6CA0"/>
    <w:rsid w:val="00EF6FB4"/>
    <w:rsid w:val="00EF720A"/>
    <w:rsid w:val="00EF76E1"/>
    <w:rsid w:val="00EF77EB"/>
    <w:rsid w:val="00EF799E"/>
    <w:rsid w:val="00EF7FAB"/>
    <w:rsid w:val="00F0017F"/>
    <w:rsid w:val="00F0062D"/>
    <w:rsid w:val="00F00763"/>
    <w:rsid w:val="00F007B6"/>
    <w:rsid w:val="00F01B7B"/>
    <w:rsid w:val="00F02106"/>
    <w:rsid w:val="00F02351"/>
    <w:rsid w:val="00F028E3"/>
    <w:rsid w:val="00F02D71"/>
    <w:rsid w:val="00F02E08"/>
    <w:rsid w:val="00F03272"/>
    <w:rsid w:val="00F03367"/>
    <w:rsid w:val="00F033A4"/>
    <w:rsid w:val="00F0351B"/>
    <w:rsid w:val="00F038D9"/>
    <w:rsid w:val="00F03C8C"/>
    <w:rsid w:val="00F03D18"/>
    <w:rsid w:val="00F03E30"/>
    <w:rsid w:val="00F0460C"/>
    <w:rsid w:val="00F04E15"/>
    <w:rsid w:val="00F04F61"/>
    <w:rsid w:val="00F05464"/>
    <w:rsid w:val="00F05526"/>
    <w:rsid w:val="00F059FF"/>
    <w:rsid w:val="00F05CAA"/>
    <w:rsid w:val="00F05E75"/>
    <w:rsid w:val="00F06060"/>
    <w:rsid w:val="00F0647B"/>
    <w:rsid w:val="00F0659B"/>
    <w:rsid w:val="00F06769"/>
    <w:rsid w:val="00F06AC3"/>
    <w:rsid w:val="00F06BB6"/>
    <w:rsid w:val="00F06C30"/>
    <w:rsid w:val="00F06F0C"/>
    <w:rsid w:val="00F07082"/>
    <w:rsid w:val="00F07174"/>
    <w:rsid w:val="00F07504"/>
    <w:rsid w:val="00F0783E"/>
    <w:rsid w:val="00F079D0"/>
    <w:rsid w:val="00F07B15"/>
    <w:rsid w:val="00F07DF1"/>
    <w:rsid w:val="00F07F73"/>
    <w:rsid w:val="00F10123"/>
    <w:rsid w:val="00F1025B"/>
    <w:rsid w:val="00F103A0"/>
    <w:rsid w:val="00F103FA"/>
    <w:rsid w:val="00F108BF"/>
    <w:rsid w:val="00F10EF6"/>
    <w:rsid w:val="00F10F28"/>
    <w:rsid w:val="00F1138C"/>
    <w:rsid w:val="00F11C4C"/>
    <w:rsid w:val="00F120F6"/>
    <w:rsid w:val="00F12631"/>
    <w:rsid w:val="00F1264F"/>
    <w:rsid w:val="00F12C77"/>
    <w:rsid w:val="00F12C79"/>
    <w:rsid w:val="00F12FAF"/>
    <w:rsid w:val="00F130C2"/>
    <w:rsid w:val="00F13255"/>
    <w:rsid w:val="00F1326E"/>
    <w:rsid w:val="00F13371"/>
    <w:rsid w:val="00F13B31"/>
    <w:rsid w:val="00F13CBF"/>
    <w:rsid w:val="00F13FFC"/>
    <w:rsid w:val="00F140C4"/>
    <w:rsid w:val="00F14121"/>
    <w:rsid w:val="00F14196"/>
    <w:rsid w:val="00F1473E"/>
    <w:rsid w:val="00F149BA"/>
    <w:rsid w:val="00F14CAB"/>
    <w:rsid w:val="00F150E3"/>
    <w:rsid w:val="00F154B6"/>
    <w:rsid w:val="00F15575"/>
    <w:rsid w:val="00F15A07"/>
    <w:rsid w:val="00F15D4C"/>
    <w:rsid w:val="00F15EC3"/>
    <w:rsid w:val="00F16003"/>
    <w:rsid w:val="00F16083"/>
    <w:rsid w:val="00F161B0"/>
    <w:rsid w:val="00F1626D"/>
    <w:rsid w:val="00F16475"/>
    <w:rsid w:val="00F165F5"/>
    <w:rsid w:val="00F16684"/>
    <w:rsid w:val="00F16845"/>
    <w:rsid w:val="00F16933"/>
    <w:rsid w:val="00F16C2B"/>
    <w:rsid w:val="00F16E70"/>
    <w:rsid w:val="00F16EBE"/>
    <w:rsid w:val="00F1725A"/>
    <w:rsid w:val="00F1743C"/>
    <w:rsid w:val="00F17606"/>
    <w:rsid w:val="00F178C2"/>
    <w:rsid w:val="00F17D3F"/>
    <w:rsid w:val="00F17ED8"/>
    <w:rsid w:val="00F17EE1"/>
    <w:rsid w:val="00F2028A"/>
    <w:rsid w:val="00F2040F"/>
    <w:rsid w:val="00F20609"/>
    <w:rsid w:val="00F20629"/>
    <w:rsid w:val="00F207F2"/>
    <w:rsid w:val="00F20E8F"/>
    <w:rsid w:val="00F20ECF"/>
    <w:rsid w:val="00F20FDE"/>
    <w:rsid w:val="00F2113F"/>
    <w:rsid w:val="00F212B3"/>
    <w:rsid w:val="00F21348"/>
    <w:rsid w:val="00F21452"/>
    <w:rsid w:val="00F22101"/>
    <w:rsid w:val="00F2237A"/>
    <w:rsid w:val="00F223D5"/>
    <w:rsid w:val="00F2243A"/>
    <w:rsid w:val="00F22851"/>
    <w:rsid w:val="00F22A2E"/>
    <w:rsid w:val="00F22A36"/>
    <w:rsid w:val="00F2311C"/>
    <w:rsid w:val="00F231ED"/>
    <w:rsid w:val="00F23297"/>
    <w:rsid w:val="00F23927"/>
    <w:rsid w:val="00F23ACC"/>
    <w:rsid w:val="00F23D6A"/>
    <w:rsid w:val="00F2412F"/>
    <w:rsid w:val="00F24168"/>
    <w:rsid w:val="00F24208"/>
    <w:rsid w:val="00F244D2"/>
    <w:rsid w:val="00F24614"/>
    <w:rsid w:val="00F2497F"/>
    <w:rsid w:val="00F24A1D"/>
    <w:rsid w:val="00F24AC0"/>
    <w:rsid w:val="00F24B85"/>
    <w:rsid w:val="00F24E1B"/>
    <w:rsid w:val="00F24E33"/>
    <w:rsid w:val="00F25022"/>
    <w:rsid w:val="00F25800"/>
    <w:rsid w:val="00F258FF"/>
    <w:rsid w:val="00F25AEF"/>
    <w:rsid w:val="00F261D0"/>
    <w:rsid w:val="00F26507"/>
    <w:rsid w:val="00F26A0C"/>
    <w:rsid w:val="00F26F41"/>
    <w:rsid w:val="00F2714D"/>
    <w:rsid w:val="00F274A3"/>
    <w:rsid w:val="00F2758C"/>
    <w:rsid w:val="00F278D7"/>
    <w:rsid w:val="00F304D8"/>
    <w:rsid w:val="00F3092C"/>
    <w:rsid w:val="00F30CDA"/>
    <w:rsid w:val="00F30D3D"/>
    <w:rsid w:val="00F312B4"/>
    <w:rsid w:val="00F313E1"/>
    <w:rsid w:val="00F31647"/>
    <w:rsid w:val="00F31FC1"/>
    <w:rsid w:val="00F3204E"/>
    <w:rsid w:val="00F32070"/>
    <w:rsid w:val="00F32158"/>
    <w:rsid w:val="00F3236C"/>
    <w:rsid w:val="00F32829"/>
    <w:rsid w:val="00F32933"/>
    <w:rsid w:val="00F32D25"/>
    <w:rsid w:val="00F32D80"/>
    <w:rsid w:val="00F33147"/>
    <w:rsid w:val="00F33150"/>
    <w:rsid w:val="00F33229"/>
    <w:rsid w:val="00F33262"/>
    <w:rsid w:val="00F3332A"/>
    <w:rsid w:val="00F33334"/>
    <w:rsid w:val="00F33E14"/>
    <w:rsid w:val="00F340A0"/>
    <w:rsid w:val="00F340E9"/>
    <w:rsid w:val="00F3426B"/>
    <w:rsid w:val="00F34303"/>
    <w:rsid w:val="00F34312"/>
    <w:rsid w:val="00F3456F"/>
    <w:rsid w:val="00F348CA"/>
    <w:rsid w:val="00F34DF0"/>
    <w:rsid w:val="00F3509D"/>
    <w:rsid w:val="00F35451"/>
    <w:rsid w:val="00F35736"/>
    <w:rsid w:val="00F359E2"/>
    <w:rsid w:val="00F35EC1"/>
    <w:rsid w:val="00F35F2C"/>
    <w:rsid w:val="00F3684F"/>
    <w:rsid w:val="00F36B14"/>
    <w:rsid w:val="00F36B6D"/>
    <w:rsid w:val="00F36E07"/>
    <w:rsid w:val="00F36ECE"/>
    <w:rsid w:val="00F3720F"/>
    <w:rsid w:val="00F3722E"/>
    <w:rsid w:val="00F373AB"/>
    <w:rsid w:val="00F37617"/>
    <w:rsid w:val="00F37E28"/>
    <w:rsid w:val="00F40053"/>
    <w:rsid w:val="00F40209"/>
    <w:rsid w:val="00F4038E"/>
    <w:rsid w:val="00F40A6F"/>
    <w:rsid w:val="00F40C9A"/>
    <w:rsid w:val="00F40F70"/>
    <w:rsid w:val="00F41CA5"/>
    <w:rsid w:val="00F41E01"/>
    <w:rsid w:val="00F422F4"/>
    <w:rsid w:val="00F426D3"/>
    <w:rsid w:val="00F430F0"/>
    <w:rsid w:val="00F4330E"/>
    <w:rsid w:val="00F43320"/>
    <w:rsid w:val="00F43718"/>
    <w:rsid w:val="00F43A88"/>
    <w:rsid w:val="00F43D5D"/>
    <w:rsid w:val="00F43E6B"/>
    <w:rsid w:val="00F44213"/>
    <w:rsid w:val="00F442F7"/>
    <w:rsid w:val="00F44699"/>
    <w:rsid w:val="00F44A81"/>
    <w:rsid w:val="00F44D2A"/>
    <w:rsid w:val="00F44D3E"/>
    <w:rsid w:val="00F4543D"/>
    <w:rsid w:val="00F4594F"/>
    <w:rsid w:val="00F46585"/>
    <w:rsid w:val="00F46611"/>
    <w:rsid w:val="00F468C7"/>
    <w:rsid w:val="00F46B8B"/>
    <w:rsid w:val="00F47014"/>
    <w:rsid w:val="00F47749"/>
    <w:rsid w:val="00F47C43"/>
    <w:rsid w:val="00F47E8A"/>
    <w:rsid w:val="00F47F8F"/>
    <w:rsid w:val="00F50346"/>
    <w:rsid w:val="00F50985"/>
    <w:rsid w:val="00F50BD0"/>
    <w:rsid w:val="00F50C93"/>
    <w:rsid w:val="00F513AB"/>
    <w:rsid w:val="00F51607"/>
    <w:rsid w:val="00F51631"/>
    <w:rsid w:val="00F518BC"/>
    <w:rsid w:val="00F51999"/>
    <w:rsid w:val="00F51B4F"/>
    <w:rsid w:val="00F51E8D"/>
    <w:rsid w:val="00F5223D"/>
    <w:rsid w:val="00F52609"/>
    <w:rsid w:val="00F5299C"/>
    <w:rsid w:val="00F529AF"/>
    <w:rsid w:val="00F52EB3"/>
    <w:rsid w:val="00F53106"/>
    <w:rsid w:val="00F5375E"/>
    <w:rsid w:val="00F548DC"/>
    <w:rsid w:val="00F548EC"/>
    <w:rsid w:val="00F549E6"/>
    <w:rsid w:val="00F54ACE"/>
    <w:rsid w:val="00F54C95"/>
    <w:rsid w:val="00F54DBA"/>
    <w:rsid w:val="00F54F8B"/>
    <w:rsid w:val="00F551ED"/>
    <w:rsid w:val="00F5558D"/>
    <w:rsid w:val="00F555C9"/>
    <w:rsid w:val="00F55F91"/>
    <w:rsid w:val="00F563E4"/>
    <w:rsid w:val="00F56D88"/>
    <w:rsid w:val="00F56E61"/>
    <w:rsid w:val="00F56EC4"/>
    <w:rsid w:val="00F56EE5"/>
    <w:rsid w:val="00F57193"/>
    <w:rsid w:val="00F57379"/>
    <w:rsid w:val="00F573FD"/>
    <w:rsid w:val="00F576B5"/>
    <w:rsid w:val="00F57772"/>
    <w:rsid w:val="00F5791D"/>
    <w:rsid w:val="00F57CA7"/>
    <w:rsid w:val="00F57D74"/>
    <w:rsid w:val="00F57F74"/>
    <w:rsid w:val="00F6038B"/>
    <w:rsid w:val="00F603AE"/>
    <w:rsid w:val="00F60801"/>
    <w:rsid w:val="00F60977"/>
    <w:rsid w:val="00F6139E"/>
    <w:rsid w:val="00F61BAC"/>
    <w:rsid w:val="00F61BE4"/>
    <w:rsid w:val="00F61C03"/>
    <w:rsid w:val="00F61D9C"/>
    <w:rsid w:val="00F61E55"/>
    <w:rsid w:val="00F61E91"/>
    <w:rsid w:val="00F61F6A"/>
    <w:rsid w:val="00F625E1"/>
    <w:rsid w:val="00F6289B"/>
    <w:rsid w:val="00F6297D"/>
    <w:rsid w:val="00F629EB"/>
    <w:rsid w:val="00F62EED"/>
    <w:rsid w:val="00F6310B"/>
    <w:rsid w:val="00F63402"/>
    <w:rsid w:val="00F638BF"/>
    <w:rsid w:val="00F63D10"/>
    <w:rsid w:val="00F63D36"/>
    <w:rsid w:val="00F64060"/>
    <w:rsid w:val="00F64259"/>
    <w:rsid w:val="00F64295"/>
    <w:rsid w:val="00F64368"/>
    <w:rsid w:val="00F64401"/>
    <w:rsid w:val="00F64470"/>
    <w:rsid w:val="00F64691"/>
    <w:rsid w:val="00F646A7"/>
    <w:rsid w:val="00F64713"/>
    <w:rsid w:val="00F64C54"/>
    <w:rsid w:val="00F64E90"/>
    <w:rsid w:val="00F64ECF"/>
    <w:rsid w:val="00F6503E"/>
    <w:rsid w:val="00F65060"/>
    <w:rsid w:val="00F6508B"/>
    <w:rsid w:val="00F65166"/>
    <w:rsid w:val="00F651AE"/>
    <w:rsid w:val="00F65689"/>
    <w:rsid w:val="00F657ED"/>
    <w:rsid w:val="00F65C04"/>
    <w:rsid w:val="00F65EEC"/>
    <w:rsid w:val="00F66040"/>
    <w:rsid w:val="00F66079"/>
    <w:rsid w:val="00F662F4"/>
    <w:rsid w:val="00F664A1"/>
    <w:rsid w:val="00F66649"/>
    <w:rsid w:val="00F667DA"/>
    <w:rsid w:val="00F66DF2"/>
    <w:rsid w:val="00F67048"/>
    <w:rsid w:val="00F67421"/>
    <w:rsid w:val="00F674E7"/>
    <w:rsid w:val="00F67A3F"/>
    <w:rsid w:val="00F67CE2"/>
    <w:rsid w:val="00F67FDE"/>
    <w:rsid w:val="00F707AC"/>
    <w:rsid w:val="00F70D19"/>
    <w:rsid w:val="00F71D1C"/>
    <w:rsid w:val="00F71D25"/>
    <w:rsid w:val="00F71E36"/>
    <w:rsid w:val="00F71FF8"/>
    <w:rsid w:val="00F721BC"/>
    <w:rsid w:val="00F72246"/>
    <w:rsid w:val="00F723E4"/>
    <w:rsid w:val="00F7250A"/>
    <w:rsid w:val="00F72926"/>
    <w:rsid w:val="00F72B2D"/>
    <w:rsid w:val="00F72D94"/>
    <w:rsid w:val="00F72E1B"/>
    <w:rsid w:val="00F72F0F"/>
    <w:rsid w:val="00F730A3"/>
    <w:rsid w:val="00F735D1"/>
    <w:rsid w:val="00F7368C"/>
    <w:rsid w:val="00F736F5"/>
    <w:rsid w:val="00F738D6"/>
    <w:rsid w:val="00F73AF2"/>
    <w:rsid w:val="00F73C35"/>
    <w:rsid w:val="00F73C89"/>
    <w:rsid w:val="00F73E91"/>
    <w:rsid w:val="00F741D9"/>
    <w:rsid w:val="00F743C5"/>
    <w:rsid w:val="00F74939"/>
    <w:rsid w:val="00F7497D"/>
    <w:rsid w:val="00F74F88"/>
    <w:rsid w:val="00F75603"/>
    <w:rsid w:val="00F75725"/>
    <w:rsid w:val="00F75840"/>
    <w:rsid w:val="00F758FE"/>
    <w:rsid w:val="00F75943"/>
    <w:rsid w:val="00F759D5"/>
    <w:rsid w:val="00F762D2"/>
    <w:rsid w:val="00F768B5"/>
    <w:rsid w:val="00F76AAA"/>
    <w:rsid w:val="00F76C65"/>
    <w:rsid w:val="00F7713D"/>
    <w:rsid w:val="00F7750E"/>
    <w:rsid w:val="00F77887"/>
    <w:rsid w:val="00F8015C"/>
    <w:rsid w:val="00F80274"/>
    <w:rsid w:val="00F806E5"/>
    <w:rsid w:val="00F80FD8"/>
    <w:rsid w:val="00F810EC"/>
    <w:rsid w:val="00F8122E"/>
    <w:rsid w:val="00F81EA1"/>
    <w:rsid w:val="00F8201C"/>
    <w:rsid w:val="00F82301"/>
    <w:rsid w:val="00F823E8"/>
    <w:rsid w:val="00F8339E"/>
    <w:rsid w:val="00F8342A"/>
    <w:rsid w:val="00F83509"/>
    <w:rsid w:val="00F8350F"/>
    <w:rsid w:val="00F8382A"/>
    <w:rsid w:val="00F83E78"/>
    <w:rsid w:val="00F8437C"/>
    <w:rsid w:val="00F8442C"/>
    <w:rsid w:val="00F8460F"/>
    <w:rsid w:val="00F84A01"/>
    <w:rsid w:val="00F84AC9"/>
    <w:rsid w:val="00F84C3D"/>
    <w:rsid w:val="00F84D4D"/>
    <w:rsid w:val="00F84DBD"/>
    <w:rsid w:val="00F850B0"/>
    <w:rsid w:val="00F8582C"/>
    <w:rsid w:val="00F85B5B"/>
    <w:rsid w:val="00F85E6B"/>
    <w:rsid w:val="00F8611B"/>
    <w:rsid w:val="00F8617F"/>
    <w:rsid w:val="00F8622E"/>
    <w:rsid w:val="00F863F6"/>
    <w:rsid w:val="00F8683C"/>
    <w:rsid w:val="00F86EAB"/>
    <w:rsid w:val="00F87650"/>
    <w:rsid w:val="00F879DC"/>
    <w:rsid w:val="00F87CD0"/>
    <w:rsid w:val="00F87E28"/>
    <w:rsid w:val="00F87EEE"/>
    <w:rsid w:val="00F87FC5"/>
    <w:rsid w:val="00F903FC"/>
    <w:rsid w:val="00F90A6B"/>
    <w:rsid w:val="00F90C44"/>
    <w:rsid w:val="00F90D91"/>
    <w:rsid w:val="00F914E2"/>
    <w:rsid w:val="00F91AD1"/>
    <w:rsid w:val="00F91E45"/>
    <w:rsid w:val="00F920C6"/>
    <w:rsid w:val="00F921CC"/>
    <w:rsid w:val="00F9267B"/>
    <w:rsid w:val="00F92774"/>
    <w:rsid w:val="00F9280B"/>
    <w:rsid w:val="00F92BD0"/>
    <w:rsid w:val="00F93229"/>
    <w:rsid w:val="00F93255"/>
    <w:rsid w:val="00F9367D"/>
    <w:rsid w:val="00F93CA5"/>
    <w:rsid w:val="00F93F2D"/>
    <w:rsid w:val="00F9400A"/>
    <w:rsid w:val="00F94209"/>
    <w:rsid w:val="00F9434F"/>
    <w:rsid w:val="00F9438D"/>
    <w:rsid w:val="00F94B4E"/>
    <w:rsid w:val="00F94DDB"/>
    <w:rsid w:val="00F94F17"/>
    <w:rsid w:val="00F94FC9"/>
    <w:rsid w:val="00F9548E"/>
    <w:rsid w:val="00F9550F"/>
    <w:rsid w:val="00F95532"/>
    <w:rsid w:val="00F955E6"/>
    <w:rsid w:val="00F95A0B"/>
    <w:rsid w:val="00F95F74"/>
    <w:rsid w:val="00F9603B"/>
    <w:rsid w:val="00F96D46"/>
    <w:rsid w:val="00F96F9E"/>
    <w:rsid w:val="00F9758D"/>
    <w:rsid w:val="00F975A4"/>
    <w:rsid w:val="00F977DF"/>
    <w:rsid w:val="00F97D07"/>
    <w:rsid w:val="00FA0436"/>
    <w:rsid w:val="00FA0610"/>
    <w:rsid w:val="00FA133C"/>
    <w:rsid w:val="00FA13D6"/>
    <w:rsid w:val="00FA1401"/>
    <w:rsid w:val="00FA1593"/>
    <w:rsid w:val="00FA174A"/>
    <w:rsid w:val="00FA1C14"/>
    <w:rsid w:val="00FA1FAE"/>
    <w:rsid w:val="00FA22F0"/>
    <w:rsid w:val="00FA2485"/>
    <w:rsid w:val="00FA2737"/>
    <w:rsid w:val="00FA2B00"/>
    <w:rsid w:val="00FA3C8D"/>
    <w:rsid w:val="00FA3D1F"/>
    <w:rsid w:val="00FA3F09"/>
    <w:rsid w:val="00FA44B9"/>
    <w:rsid w:val="00FA45FB"/>
    <w:rsid w:val="00FA46C2"/>
    <w:rsid w:val="00FA47D4"/>
    <w:rsid w:val="00FA4876"/>
    <w:rsid w:val="00FA4F3A"/>
    <w:rsid w:val="00FA5852"/>
    <w:rsid w:val="00FA5AA6"/>
    <w:rsid w:val="00FA5E89"/>
    <w:rsid w:val="00FA618A"/>
    <w:rsid w:val="00FA6263"/>
    <w:rsid w:val="00FA69DD"/>
    <w:rsid w:val="00FA69F2"/>
    <w:rsid w:val="00FA6FC9"/>
    <w:rsid w:val="00FA7499"/>
    <w:rsid w:val="00FA75A4"/>
    <w:rsid w:val="00FB07D9"/>
    <w:rsid w:val="00FB0B55"/>
    <w:rsid w:val="00FB1202"/>
    <w:rsid w:val="00FB12E1"/>
    <w:rsid w:val="00FB1907"/>
    <w:rsid w:val="00FB1A18"/>
    <w:rsid w:val="00FB1BEB"/>
    <w:rsid w:val="00FB1F7B"/>
    <w:rsid w:val="00FB2362"/>
    <w:rsid w:val="00FB2371"/>
    <w:rsid w:val="00FB28A7"/>
    <w:rsid w:val="00FB28E5"/>
    <w:rsid w:val="00FB2B8D"/>
    <w:rsid w:val="00FB2F12"/>
    <w:rsid w:val="00FB30BD"/>
    <w:rsid w:val="00FB31E8"/>
    <w:rsid w:val="00FB324F"/>
    <w:rsid w:val="00FB35EE"/>
    <w:rsid w:val="00FB4195"/>
    <w:rsid w:val="00FB4214"/>
    <w:rsid w:val="00FB43DD"/>
    <w:rsid w:val="00FB447F"/>
    <w:rsid w:val="00FB4773"/>
    <w:rsid w:val="00FB4AF1"/>
    <w:rsid w:val="00FB4BB4"/>
    <w:rsid w:val="00FB4E21"/>
    <w:rsid w:val="00FB50FD"/>
    <w:rsid w:val="00FB5296"/>
    <w:rsid w:val="00FB533A"/>
    <w:rsid w:val="00FB53D5"/>
    <w:rsid w:val="00FB5424"/>
    <w:rsid w:val="00FB550E"/>
    <w:rsid w:val="00FB565D"/>
    <w:rsid w:val="00FB605E"/>
    <w:rsid w:val="00FB61A6"/>
    <w:rsid w:val="00FB6246"/>
    <w:rsid w:val="00FB624F"/>
    <w:rsid w:val="00FB64DB"/>
    <w:rsid w:val="00FB66DD"/>
    <w:rsid w:val="00FB68B0"/>
    <w:rsid w:val="00FB6BB5"/>
    <w:rsid w:val="00FB70D9"/>
    <w:rsid w:val="00FB7327"/>
    <w:rsid w:val="00FB732D"/>
    <w:rsid w:val="00FB74AB"/>
    <w:rsid w:val="00FB74E8"/>
    <w:rsid w:val="00FB7984"/>
    <w:rsid w:val="00FB7AE0"/>
    <w:rsid w:val="00FB7B8F"/>
    <w:rsid w:val="00FC0053"/>
    <w:rsid w:val="00FC0368"/>
    <w:rsid w:val="00FC06AE"/>
    <w:rsid w:val="00FC077B"/>
    <w:rsid w:val="00FC0C34"/>
    <w:rsid w:val="00FC0E09"/>
    <w:rsid w:val="00FC0FA6"/>
    <w:rsid w:val="00FC18F9"/>
    <w:rsid w:val="00FC1937"/>
    <w:rsid w:val="00FC1AFE"/>
    <w:rsid w:val="00FC2280"/>
    <w:rsid w:val="00FC271B"/>
    <w:rsid w:val="00FC283F"/>
    <w:rsid w:val="00FC28DD"/>
    <w:rsid w:val="00FC2CF9"/>
    <w:rsid w:val="00FC2DB2"/>
    <w:rsid w:val="00FC3325"/>
    <w:rsid w:val="00FC39B5"/>
    <w:rsid w:val="00FC3E39"/>
    <w:rsid w:val="00FC3E9D"/>
    <w:rsid w:val="00FC3F42"/>
    <w:rsid w:val="00FC40E6"/>
    <w:rsid w:val="00FC4106"/>
    <w:rsid w:val="00FC4610"/>
    <w:rsid w:val="00FC47FB"/>
    <w:rsid w:val="00FC4A11"/>
    <w:rsid w:val="00FC4EC9"/>
    <w:rsid w:val="00FC5390"/>
    <w:rsid w:val="00FC5A14"/>
    <w:rsid w:val="00FC5A82"/>
    <w:rsid w:val="00FC5AA4"/>
    <w:rsid w:val="00FC5B0F"/>
    <w:rsid w:val="00FC5CA9"/>
    <w:rsid w:val="00FC5CB0"/>
    <w:rsid w:val="00FC6120"/>
    <w:rsid w:val="00FC6884"/>
    <w:rsid w:val="00FC6E1F"/>
    <w:rsid w:val="00FC726A"/>
    <w:rsid w:val="00FC74E7"/>
    <w:rsid w:val="00FC75E6"/>
    <w:rsid w:val="00FC7698"/>
    <w:rsid w:val="00FC7800"/>
    <w:rsid w:val="00FC786A"/>
    <w:rsid w:val="00FC793E"/>
    <w:rsid w:val="00FC7A77"/>
    <w:rsid w:val="00FC7C31"/>
    <w:rsid w:val="00FD01F1"/>
    <w:rsid w:val="00FD02F1"/>
    <w:rsid w:val="00FD06C9"/>
    <w:rsid w:val="00FD0782"/>
    <w:rsid w:val="00FD0EEF"/>
    <w:rsid w:val="00FD181F"/>
    <w:rsid w:val="00FD19CE"/>
    <w:rsid w:val="00FD1A27"/>
    <w:rsid w:val="00FD2113"/>
    <w:rsid w:val="00FD224C"/>
    <w:rsid w:val="00FD2792"/>
    <w:rsid w:val="00FD2A1B"/>
    <w:rsid w:val="00FD2BD9"/>
    <w:rsid w:val="00FD3F69"/>
    <w:rsid w:val="00FD3FC2"/>
    <w:rsid w:val="00FD3FDB"/>
    <w:rsid w:val="00FD42AD"/>
    <w:rsid w:val="00FD4503"/>
    <w:rsid w:val="00FD4989"/>
    <w:rsid w:val="00FD4B9C"/>
    <w:rsid w:val="00FD4C56"/>
    <w:rsid w:val="00FD4EC3"/>
    <w:rsid w:val="00FD507A"/>
    <w:rsid w:val="00FD5421"/>
    <w:rsid w:val="00FD55BE"/>
    <w:rsid w:val="00FD592B"/>
    <w:rsid w:val="00FD5960"/>
    <w:rsid w:val="00FD5AFD"/>
    <w:rsid w:val="00FD5E4D"/>
    <w:rsid w:val="00FD5F1F"/>
    <w:rsid w:val="00FD5FFA"/>
    <w:rsid w:val="00FD646E"/>
    <w:rsid w:val="00FD728D"/>
    <w:rsid w:val="00FD7544"/>
    <w:rsid w:val="00FD75A5"/>
    <w:rsid w:val="00FD764E"/>
    <w:rsid w:val="00FD7B20"/>
    <w:rsid w:val="00FD7D1C"/>
    <w:rsid w:val="00FD7E7F"/>
    <w:rsid w:val="00FE00D4"/>
    <w:rsid w:val="00FE050E"/>
    <w:rsid w:val="00FE09E5"/>
    <w:rsid w:val="00FE09FA"/>
    <w:rsid w:val="00FE0ABE"/>
    <w:rsid w:val="00FE123C"/>
    <w:rsid w:val="00FE17C0"/>
    <w:rsid w:val="00FE183F"/>
    <w:rsid w:val="00FE1918"/>
    <w:rsid w:val="00FE1A00"/>
    <w:rsid w:val="00FE1A02"/>
    <w:rsid w:val="00FE1E03"/>
    <w:rsid w:val="00FE1FCF"/>
    <w:rsid w:val="00FE24A0"/>
    <w:rsid w:val="00FE29E7"/>
    <w:rsid w:val="00FE2AB5"/>
    <w:rsid w:val="00FE3174"/>
    <w:rsid w:val="00FE34DC"/>
    <w:rsid w:val="00FE37B9"/>
    <w:rsid w:val="00FE3B90"/>
    <w:rsid w:val="00FE3C98"/>
    <w:rsid w:val="00FE3E79"/>
    <w:rsid w:val="00FE41A0"/>
    <w:rsid w:val="00FE41D4"/>
    <w:rsid w:val="00FE4386"/>
    <w:rsid w:val="00FE44FB"/>
    <w:rsid w:val="00FE4518"/>
    <w:rsid w:val="00FE49AC"/>
    <w:rsid w:val="00FE4D13"/>
    <w:rsid w:val="00FE4FFB"/>
    <w:rsid w:val="00FE55EC"/>
    <w:rsid w:val="00FE5630"/>
    <w:rsid w:val="00FE5715"/>
    <w:rsid w:val="00FE5ADA"/>
    <w:rsid w:val="00FE5C0F"/>
    <w:rsid w:val="00FE5DBE"/>
    <w:rsid w:val="00FE619C"/>
    <w:rsid w:val="00FE623D"/>
    <w:rsid w:val="00FE629C"/>
    <w:rsid w:val="00FE691C"/>
    <w:rsid w:val="00FE6929"/>
    <w:rsid w:val="00FE6E1B"/>
    <w:rsid w:val="00FE747B"/>
    <w:rsid w:val="00FE7521"/>
    <w:rsid w:val="00FE7724"/>
    <w:rsid w:val="00FE79E1"/>
    <w:rsid w:val="00FE7B46"/>
    <w:rsid w:val="00FE7C5E"/>
    <w:rsid w:val="00FE7D45"/>
    <w:rsid w:val="00FE7EE3"/>
    <w:rsid w:val="00FE7FA1"/>
    <w:rsid w:val="00FF03D3"/>
    <w:rsid w:val="00FF04D6"/>
    <w:rsid w:val="00FF06A2"/>
    <w:rsid w:val="00FF07AA"/>
    <w:rsid w:val="00FF0804"/>
    <w:rsid w:val="00FF0BD9"/>
    <w:rsid w:val="00FF0C03"/>
    <w:rsid w:val="00FF0CC3"/>
    <w:rsid w:val="00FF0EE8"/>
    <w:rsid w:val="00FF13A7"/>
    <w:rsid w:val="00FF19B2"/>
    <w:rsid w:val="00FF1D6E"/>
    <w:rsid w:val="00FF1F7A"/>
    <w:rsid w:val="00FF25EC"/>
    <w:rsid w:val="00FF282A"/>
    <w:rsid w:val="00FF299E"/>
    <w:rsid w:val="00FF2C02"/>
    <w:rsid w:val="00FF304E"/>
    <w:rsid w:val="00FF3252"/>
    <w:rsid w:val="00FF3275"/>
    <w:rsid w:val="00FF33D1"/>
    <w:rsid w:val="00FF3690"/>
    <w:rsid w:val="00FF3A32"/>
    <w:rsid w:val="00FF3E0D"/>
    <w:rsid w:val="00FF3F5D"/>
    <w:rsid w:val="00FF4772"/>
    <w:rsid w:val="00FF4BBD"/>
    <w:rsid w:val="00FF4CC4"/>
    <w:rsid w:val="00FF50D8"/>
    <w:rsid w:val="00FF5501"/>
    <w:rsid w:val="00FF5643"/>
    <w:rsid w:val="00FF6111"/>
    <w:rsid w:val="00FF65F9"/>
    <w:rsid w:val="00FF6784"/>
    <w:rsid w:val="00FF6949"/>
    <w:rsid w:val="00FF6A71"/>
    <w:rsid w:val="00FF6ADC"/>
    <w:rsid w:val="00FF6D83"/>
    <w:rsid w:val="00FF723D"/>
    <w:rsid w:val="00FF7C9D"/>
    <w:rsid w:val="00FF7D54"/>
    <w:rsid w:val="010C4264"/>
    <w:rsid w:val="010EA06B"/>
    <w:rsid w:val="01147891"/>
    <w:rsid w:val="012B279D"/>
    <w:rsid w:val="01354B3B"/>
    <w:rsid w:val="0136D912"/>
    <w:rsid w:val="0146C82D"/>
    <w:rsid w:val="014EBE95"/>
    <w:rsid w:val="01545C9E"/>
    <w:rsid w:val="01834EFC"/>
    <w:rsid w:val="019B4D4D"/>
    <w:rsid w:val="019E4B45"/>
    <w:rsid w:val="01AF3C1E"/>
    <w:rsid w:val="01B9E8FC"/>
    <w:rsid w:val="01C44955"/>
    <w:rsid w:val="01C4F7C0"/>
    <w:rsid w:val="01CE5CBC"/>
    <w:rsid w:val="01DA8FDD"/>
    <w:rsid w:val="01E84267"/>
    <w:rsid w:val="01E8D66A"/>
    <w:rsid w:val="01EAB750"/>
    <w:rsid w:val="01FCA5B6"/>
    <w:rsid w:val="022B53FA"/>
    <w:rsid w:val="022D07CB"/>
    <w:rsid w:val="023A5CF0"/>
    <w:rsid w:val="0252D373"/>
    <w:rsid w:val="025D59E1"/>
    <w:rsid w:val="025DC338"/>
    <w:rsid w:val="027801C7"/>
    <w:rsid w:val="0278B99F"/>
    <w:rsid w:val="0282FF22"/>
    <w:rsid w:val="02988050"/>
    <w:rsid w:val="029FF95C"/>
    <w:rsid w:val="02A2CAC6"/>
    <w:rsid w:val="02A3D568"/>
    <w:rsid w:val="02BC3493"/>
    <w:rsid w:val="02CB4B67"/>
    <w:rsid w:val="02D60E69"/>
    <w:rsid w:val="02E00088"/>
    <w:rsid w:val="02E71B03"/>
    <w:rsid w:val="02EA112F"/>
    <w:rsid w:val="030A9749"/>
    <w:rsid w:val="0318EFA0"/>
    <w:rsid w:val="031EB01D"/>
    <w:rsid w:val="0328AF97"/>
    <w:rsid w:val="032B1296"/>
    <w:rsid w:val="032C51C5"/>
    <w:rsid w:val="0331464F"/>
    <w:rsid w:val="034631B3"/>
    <w:rsid w:val="034C8208"/>
    <w:rsid w:val="036C48FB"/>
    <w:rsid w:val="037C5065"/>
    <w:rsid w:val="039EE248"/>
    <w:rsid w:val="03AE32D5"/>
    <w:rsid w:val="03C3714D"/>
    <w:rsid w:val="03C9170A"/>
    <w:rsid w:val="03CE89EB"/>
    <w:rsid w:val="03CEB46E"/>
    <w:rsid w:val="03CEB966"/>
    <w:rsid w:val="03D98729"/>
    <w:rsid w:val="03DDDE8E"/>
    <w:rsid w:val="03DED9E1"/>
    <w:rsid w:val="03E18E77"/>
    <w:rsid w:val="03E74C84"/>
    <w:rsid w:val="03E7BA8A"/>
    <w:rsid w:val="04141FFE"/>
    <w:rsid w:val="044C3FBE"/>
    <w:rsid w:val="04650A22"/>
    <w:rsid w:val="0469AD59"/>
    <w:rsid w:val="0479B5CE"/>
    <w:rsid w:val="0496B070"/>
    <w:rsid w:val="049AD16C"/>
    <w:rsid w:val="04AE1C33"/>
    <w:rsid w:val="04B8010D"/>
    <w:rsid w:val="04CE27C6"/>
    <w:rsid w:val="04D6209B"/>
    <w:rsid w:val="04DE1651"/>
    <w:rsid w:val="04E1E6CC"/>
    <w:rsid w:val="04E9E3A5"/>
    <w:rsid w:val="04EF05EB"/>
    <w:rsid w:val="04FFE137"/>
    <w:rsid w:val="05040A38"/>
    <w:rsid w:val="053231AB"/>
    <w:rsid w:val="054879A9"/>
    <w:rsid w:val="0557E277"/>
    <w:rsid w:val="055FB3E3"/>
    <w:rsid w:val="05800D32"/>
    <w:rsid w:val="05A37371"/>
    <w:rsid w:val="05A892AC"/>
    <w:rsid w:val="05C1290F"/>
    <w:rsid w:val="05C12C86"/>
    <w:rsid w:val="05C6370C"/>
    <w:rsid w:val="0600791A"/>
    <w:rsid w:val="0603CFBC"/>
    <w:rsid w:val="06109832"/>
    <w:rsid w:val="0668C09E"/>
    <w:rsid w:val="066A131E"/>
    <w:rsid w:val="0675E073"/>
    <w:rsid w:val="067858F4"/>
    <w:rsid w:val="067F8116"/>
    <w:rsid w:val="067F8236"/>
    <w:rsid w:val="0684C185"/>
    <w:rsid w:val="06B964A7"/>
    <w:rsid w:val="06B98908"/>
    <w:rsid w:val="06BC7DBD"/>
    <w:rsid w:val="06CDDA58"/>
    <w:rsid w:val="06CF6F91"/>
    <w:rsid w:val="06DA418C"/>
    <w:rsid w:val="06F2D8EC"/>
    <w:rsid w:val="070079C2"/>
    <w:rsid w:val="07054913"/>
    <w:rsid w:val="0728B571"/>
    <w:rsid w:val="073E6B2A"/>
    <w:rsid w:val="07404249"/>
    <w:rsid w:val="0750EFA4"/>
    <w:rsid w:val="0766DBB4"/>
    <w:rsid w:val="0768E08B"/>
    <w:rsid w:val="0774D5B1"/>
    <w:rsid w:val="0778E888"/>
    <w:rsid w:val="07A7F203"/>
    <w:rsid w:val="07AA0FBC"/>
    <w:rsid w:val="07AC392C"/>
    <w:rsid w:val="07B73AA2"/>
    <w:rsid w:val="07BB404E"/>
    <w:rsid w:val="07C7A6B2"/>
    <w:rsid w:val="07DF8584"/>
    <w:rsid w:val="07EC6F3D"/>
    <w:rsid w:val="0801DEAC"/>
    <w:rsid w:val="08033D0E"/>
    <w:rsid w:val="0809832A"/>
    <w:rsid w:val="081F285A"/>
    <w:rsid w:val="08220BDD"/>
    <w:rsid w:val="083045CA"/>
    <w:rsid w:val="084434EE"/>
    <w:rsid w:val="0845C781"/>
    <w:rsid w:val="084B4BA9"/>
    <w:rsid w:val="0850FB73"/>
    <w:rsid w:val="085C36A5"/>
    <w:rsid w:val="0861EEC9"/>
    <w:rsid w:val="0865885D"/>
    <w:rsid w:val="0869DDF6"/>
    <w:rsid w:val="086CB755"/>
    <w:rsid w:val="08766A05"/>
    <w:rsid w:val="08795997"/>
    <w:rsid w:val="088897CD"/>
    <w:rsid w:val="0890CA07"/>
    <w:rsid w:val="08A210B3"/>
    <w:rsid w:val="08A5B727"/>
    <w:rsid w:val="08AE49C8"/>
    <w:rsid w:val="08B8B7A2"/>
    <w:rsid w:val="08D0EDA2"/>
    <w:rsid w:val="08D9ABDA"/>
    <w:rsid w:val="08DB6EE5"/>
    <w:rsid w:val="08EFBAA8"/>
    <w:rsid w:val="08F9D35A"/>
    <w:rsid w:val="0906B90D"/>
    <w:rsid w:val="090E8B7F"/>
    <w:rsid w:val="09451953"/>
    <w:rsid w:val="0947089A"/>
    <w:rsid w:val="0963452F"/>
    <w:rsid w:val="096DA439"/>
    <w:rsid w:val="0997A49E"/>
    <w:rsid w:val="09A06192"/>
    <w:rsid w:val="09B16B6D"/>
    <w:rsid w:val="09CD6F8E"/>
    <w:rsid w:val="09D32866"/>
    <w:rsid w:val="09E15920"/>
    <w:rsid w:val="09E6EF77"/>
    <w:rsid w:val="09ED1258"/>
    <w:rsid w:val="0A0A8B5B"/>
    <w:rsid w:val="0A1C402E"/>
    <w:rsid w:val="0A2CEF90"/>
    <w:rsid w:val="0A37AFEE"/>
    <w:rsid w:val="0A590E0C"/>
    <w:rsid w:val="0A63258F"/>
    <w:rsid w:val="0A64A766"/>
    <w:rsid w:val="0A73E5B2"/>
    <w:rsid w:val="0AAD7F53"/>
    <w:rsid w:val="0AC19A51"/>
    <w:rsid w:val="0AC5EFC6"/>
    <w:rsid w:val="0AC6C2BB"/>
    <w:rsid w:val="0ACDC6C1"/>
    <w:rsid w:val="0AD91D89"/>
    <w:rsid w:val="0AEDFB9E"/>
    <w:rsid w:val="0AFE4A01"/>
    <w:rsid w:val="0B08A2CD"/>
    <w:rsid w:val="0B174F69"/>
    <w:rsid w:val="0B1C1F0D"/>
    <w:rsid w:val="0B2390E2"/>
    <w:rsid w:val="0B32B6A5"/>
    <w:rsid w:val="0B3B6FB8"/>
    <w:rsid w:val="0B3DF1CD"/>
    <w:rsid w:val="0B48B3BF"/>
    <w:rsid w:val="0B4B88DA"/>
    <w:rsid w:val="0B57FE9C"/>
    <w:rsid w:val="0B9B8692"/>
    <w:rsid w:val="0BAB188A"/>
    <w:rsid w:val="0BAC592E"/>
    <w:rsid w:val="0BB721E8"/>
    <w:rsid w:val="0BB9E95D"/>
    <w:rsid w:val="0BE95BB8"/>
    <w:rsid w:val="0BEC9320"/>
    <w:rsid w:val="0BFA58A4"/>
    <w:rsid w:val="0C05326F"/>
    <w:rsid w:val="0C0B9F33"/>
    <w:rsid w:val="0C112D5A"/>
    <w:rsid w:val="0C15ADE7"/>
    <w:rsid w:val="0C233C69"/>
    <w:rsid w:val="0C35A7EF"/>
    <w:rsid w:val="0C5A6C0D"/>
    <w:rsid w:val="0C70BB46"/>
    <w:rsid w:val="0C742193"/>
    <w:rsid w:val="0C75D5CC"/>
    <w:rsid w:val="0C853A88"/>
    <w:rsid w:val="0C926528"/>
    <w:rsid w:val="0CB1787B"/>
    <w:rsid w:val="0CD51F13"/>
    <w:rsid w:val="0CDE815C"/>
    <w:rsid w:val="0CE033C5"/>
    <w:rsid w:val="0CEEE389"/>
    <w:rsid w:val="0CEFFB88"/>
    <w:rsid w:val="0D2AEDF6"/>
    <w:rsid w:val="0D373DF0"/>
    <w:rsid w:val="0D4F7A35"/>
    <w:rsid w:val="0D57E63D"/>
    <w:rsid w:val="0D580E3E"/>
    <w:rsid w:val="0D5A8271"/>
    <w:rsid w:val="0D6659BB"/>
    <w:rsid w:val="0D7D4AD0"/>
    <w:rsid w:val="0D84D775"/>
    <w:rsid w:val="0D89C716"/>
    <w:rsid w:val="0D8B61EA"/>
    <w:rsid w:val="0DA7A759"/>
    <w:rsid w:val="0DA8E244"/>
    <w:rsid w:val="0DAAECC9"/>
    <w:rsid w:val="0DB7E655"/>
    <w:rsid w:val="0DC1F61C"/>
    <w:rsid w:val="0DC5CF44"/>
    <w:rsid w:val="0DC90A50"/>
    <w:rsid w:val="0DD95447"/>
    <w:rsid w:val="0DE8B459"/>
    <w:rsid w:val="0DE92A9F"/>
    <w:rsid w:val="0E011FD3"/>
    <w:rsid w:val="0E1587C9"/>
    <w:rsid w:val="0E23EA01"/>
    <w:rsid w:val="0E31A656"/>
    <w:rsid w:val="0E349117"/>
    <w:rsid w:val="0E35F2EE"/>
    <w:rsid w:val="0E4D6411"/>
    <w:rsid w:val="0E64E6B0"/>
    <w:rsid w:val="0E67558E"/>
    <w:rsid w:val="0E71765C"/>
    <w:rsid w:val="0E767392"/>
    <w:rsid w:val="0E7CE67C"/>
    <w:rsid w:val="0EA966A8"/>
    <w:rsid w:val="0EB3D8AB"/>
    <w:rsid w:val="0EB49EF9"/>
    <w:rsid w:val="0EB9D44F"/>
    <w:rsid w:val="0EBFB1E3"/>
    <w:rsid w:val="0ED2A131"/>
    <w:rsid w:val="0EE46187"/>
    <w:rsid w:val="0EE7DD23"/>
    <w:rsid w:val="0EF65DC9"/>
    <w:rsid w:val="0EF660A3"/>
    <w:rsid w:val="0F00DD15"/>
    <w:rsid w:val="0F0A13E7"/>
    <w:rsid w:val="0F0D7E8C"/>
    <w:rsid w:val="0F236C77"/>
    <w:rsid w:val="0F28B981"/>
    <w:rsid w:val="0F2BA04D"/>
    <w:rsid w:val="0F531C98"/>
    <w:rsid w:val="0F53706C"/>
    <w:rsid w:val="0F6C0E0D"/>
    <w:rsid w:val="0F74D331"/>
    <w:rsid w:val="0F7FF840"/>
    <w:rsid w:val="0F9C92AF"/>
    <w:rsid w:val="0FA9487C"/>
    <w:rsid w:val="0FCFAACC"/>
    <w:rsid w:val="0FDC0CB2"/>
    <w:rsid w:val="0FDEAF70"/>
    <w:rsid w:val="0FE1D605"/>
    <w:rsid w:val="0FEED09D"/>
    <w:rsid w:val="101A315B"/>
    <w:rsid w:val="101E6B4F"/>
    <w:rsid w:val="10225C72"/>
    <w:rsid w:val="10254BEF"/>
    <w:rsid w:val="102FF4C1"/>
    <w:rsid w:val="103228B5"/>
    <w:rsid w:val="103D08AF"/>
    <w:rsid w:val="104194F0"/>
    <w:rsid w:val="10499681"/>
    <w:rsid w:val="1069F081"/>
    <w:rsid w:val="1084A918"/>
    <w:rsid w:val="10988361"/>
    <w:rsid w:val="10A2F9A9"/>
    <w:rsid w:val="10A33013"/>
    <w:rsid w:val="10A7AAFC"/>
    <w:rsid w:val="10ABBEAF"/>
    <w:rsid w:val="10C1CA6B"/>
    <w:rsid w:val="10C41737"/>
    <w:rsid w:val="10C7323C"/>
    <w:rsid w:val="10D0B4DC"/>
    <w:rsid w:val="10EC8A9C"/>
    <w:rsid w:val="10F491ED"/>
    <w:rsid w:val="1105FEF1"/>
    <w:rsid w:val="111EBDD5"/>
    <w:rsid w:val="11207A81"/>
    <w:rsid w:val="112670B2"/>
    <w:rsid w:val="113F31CB"/>
    <w:rsid w:val="1140088C"/>
    <w:rsid w:val="1141FAA2"/>
    <w:rsid w:val="11570E7D"/>
    <w:rsid w:val="11609DEA"/>
    <w:rsid w:val="1164FC2E"/>
    <w:rsid w:val="11AD43DA"/>
    <w:rsid w:val="11B04397"/>
    <w:rsid w:val="11D7F604"/>
    <w:rsid w:val="11D99EB4"/>
    <w:rsid w:val="11DE16EC"/>
    <w:rsid w:val="11E1438D"/>
    <w:rsid w:val="11E2DA2E"/>
    <w:rsid w:val="11E41125"/>
    <w:rsid w:val="11EE16E5"/>
    <w:rsid w:val="11F884B3"/>
    <w:rsid w:val="1212C42A"/>
    <w:rsid w:val="121F8DFD"/>
    <w:rsid w:val="123F62A5"/>
    <w:rsid w:val="124ABC80"/>
    <w:rsid w:val="124F3274"/>
    <w:rsid w:val="12569F6A"/>
    <w:rsid w:val="125EB69E"/>
    <w:rsid w:val="12695C18"/>
    <w:rsid w:val="1271BE90"/>
    <w:rsid w:val="1280D0FC"/>
    <w:rsid w:val="1283D601"/>
    <w:rsid w:val="1293DFF1"/>
    <w:rsid w:val="129492EA"/>
    <w:rsid w:val="12A7D78A"/>
    <w:rsid w:val="12B46E96"/>
    <w:rsid w:val="12B8756C"/>
    <w:rsid w:val="12C5E582"/>
    <w:rsid w:val="12CDBE23"/>
    <w:rsid w:val="12DDCB61"/>
    <w:rsid w:val="12E82E19"/>
    <w:rsid w:val="12FE444B"/>
    <w:rsid w:val="130836AF"/>
    <w:rsid w:val="13293A80"/>
    <w:rsid w:val="13498EF5"/>
    <w:rsid w:val="1356FE07"/>
    <w:rsid w:val="136A0EBC"/>
    <w:rsid w:val="137E4325"/>
    <w:rsid w:val="138AC10A"/>
    <w:rsid w:val="13A541A8"/>
    <w:rsid w:val="13B0A6DC"/>
    <w:rsid w:val="13D320A1"/>
    <w:rsid w:val="13DFEDFB"/>
    <w:rsid w:val="13EBB26C"/>
    <w:rsid w:val="13F355BA"/>
    <w:rsid w:val="13FFCCAA"/>
    <w:rsid w:val="14028E70"/>
    <w:rsid w:val="14282A5A"/>
    <w:rsid w:val="14401C92"/>
    <w:rsid w:val="1445CB98"/>
    <w:rsid w:val="145B30A2"/>
    <w:rsid w:val="14672D80"/>
    <w:rsid w:val="146B5672"/>
    <w:rsid w:val="14745B3B"/>
    <w:rsid w:val="1478AAD8"/>
    <w:rsid w:val="147B150B"/>
    <w:rsid w:val="149CF433"/>
    <w:rsid w:val="149D8DA2"/>
    <w:rsid w:val="14B0B23D"/>
    <w:rsid w:val="14B64CB1"/>
    <w:rsid w:val="14B90BDC"/>
    <w:rsid w:val="14CE5FEF"/>
    <w:rsid w:val="14D8A7B7"/>
    <w:rsid w:val="14FA91B7"/>
    <w:rsid w:val="150954F5"/>
    <w:rsid w:val="150C52A6"/>
    <w:rsid w:val="150D1D09"/>
    <w:rsid w:val="1512B37F"/>
    <w:rsid w:val="1519D448"/>
    <w:rsid w:val="151BBB9F"/>
    <w:rsid w:val="151C5169"/>
    <w:rsid w:val="151EDF68"/>
    <w:rsid w:val="1562AAEC"/>
    <w:rsid w:val="1563A5C4"/>
    <w:rsid w:val="15863F03"/>
    <w:rsid w:val="15864537"/>
    <w:rsid w:val="1588AC47"/>
    <w:rsid w:val="158E9CA5"/>
    <w:rsid w:val="158EB25B"/>
    <w:rsid w:val="159031CC"/>
    <w:rsid w:val="1596CF25"/>
    <w:rsid w:val="15A6D1A7"/>
    <w:rsid w:val="15D531B7"/>
    <w:rsid w:val="15F66C8A"/>
    <w:rsid w:val="1609EB0E"/>
    <w:rsid w:val="160E2817"/>
    <w:rsid w:val="16164B04"/>
    <w:rsid w:val="161A9FE5"/>
    <w:rsid w:val="161ED670"/>
    <w:rsid w:val="162C0908"/>
    <w:rsid w:val="16332DC1"/>
    <w:rsid w:val="16358B94"/>
    <w:rsid w:val="1637A6BC"/>
    <w:rsid w:val="1639512D"/>
    <w:rsid w:val="164D2A6A"/>
    <w:rsid w:val="165BFE25"/>
    <w:rsid w:val="16737307"/>
    <w:rsid w:val="16871231"/>
    <w:rsid w:val="168D0470"/>
    <w:rsid w:val="16913F9D"/>
    <w:rsid w:val="16A7707F"/>
    <w:rsid w:val="16B1AC01"/>
    <w:rsid w:val="16B2F924"/>
    <w:rsid w:val="16B3BC11"/>
    <w:rsid w:val="16DE8493"/>
    <w:rsid w:val="16E642E6"/>
    <w:rsid w:val="16F37725"/>
    <w:rsid w:val="16F3F51E"/>
    <w:rsid w:val="16F81CD0"/>
    <w:rsid w:val="16FC0344"/>
    <w:rsid w:val="171092F4"/>
    <w:rsid w:val="171B17C6"/>
    <w:rsid w:val="171E955E"/>
    <w:rsid w:val="17231C1B"/>
    <w:rsid w:val="1741E889"/>
    <w:rsid w:val="17422880"/>
    <w:rsid w:val="175AE1F0"/>
    <w:rsid w:val="175C97E7"/>
    <w:rsid w:val="175F9069"/>
    <w:rsid w:val="17A4BE17"/>
    <w:rsid w:val="17AEE07D"/>
    <w:rsid w:val="17D3A5EA"/>
    <w:rsid w:val="17D492B2"/>
    <w:rsid w:val="17E8CCDA"/>
    <w:rsid w:val="17EC6A56"/>
    <w:rsid w:val="17FF8011"/>
    <w:rsid w:val="180DC5F1"/>
    <w:rsid w:val="182F9B7E"/>
    <w:rsid w:val="1830AF9B"/>
    <w:rsid w:val="1834D2C9"/>
    <w:rsid w:val="1847F37A"/>
    <w:rsid w:val="18485E9A"/>
    <w:rsid w:val="18486408"/>
    <w:rsid w:val="184AD8D6"/>
    <w:rsid w:val="185018D5"/>
    <w:rsid w:val="18573950"/>
    <w:rsid w:val="18595FE2"/>
    <w:rsid w:val="186CEDE9"/>
    <w:rsid w:val="186FC368"/>
    <w:rsid w:val="188E040F"/>
    <w:rsid w:val="189E9D99"/>
    <w:rsid w:val="18A4C122"/>
    <w:rsid w:val="18A834E0"/>
    <w:rsid w:val="18E975C1"/>
    <w:rsid w:val="191331A7"/>
    <w:rsid w:val="191FA95A"/>
    <w:rsid w:val="1934934C"/>
    <w:rsid w:val="193668AB"/>
    <w:rsid w:val="194C9CDD"/>
    <w:rsid w:val="19559B30"/>
    <w:rsid w:val="1955ADE0"/>
    <w:rsid w:val="1955DA66"/>
    <w:rsid w:val="195E339B"/>
    <w:rsid w:val="19618F6D"/>
    <w:rsid w:val="19927534"/>
    <w:rsid w:val="19A5E1D3"/>
    <w:rsid w:val="19A6B5A6"/>
    <w:rsid w:val="19A7ABA5"/>
    <w:rsid w:val="19C06756"/>
    <w:rsid w:val="19CFFF06"/>
    <w:rsid w:val="19E46475"/>
    <w:rsid w:val="19E590FC"/>
    <w:rsid w:val="19F83548"/>
    <w:rsid w:val="19FB3F9F"/>
    <w:rsid w:val="1A01AA97"/>
    <w:rsid w:val="1A1BC66C"/>
    <w:rsid w:val="1A1E7F0E"/>
    <w:rsid w:val="1A22A4DB"/>
    <w:rsid w:val="1A253DFD"/>
    <w:rsid w:val="1A30BB2B"/>
    <w:rsid w:val="1A42E87B"/>
    <w:rsid w:val="1A486F07"/>
    <w:rsid w:val="1A68F08E"/>
    <w:rsid w:val="1A701CB0"/>
    <w:rsid w:val="1A7587AC"/>
    <w:rsid w:val="1A7BA694"/>
    <w:rsid w:val="1A86CCE0"/>
    <w:rsid w:val="1A8F4F7D"/>
    <w:rsid w:val="1A908EF5"/>
    <w:rsid w:val="1A933558"/>
    <w:rsid w:val="1A968966"/>
    <w:rsid w:val="1A999034"/>
    <w:rsid w:val="1A9E7B3D"/>
    <w:rsid w:val="1AA38D03"/>
    <w:rsid w:val="1AA9064B"/>
    <w:rsid w:val="1ABBD85C"/>
    <w:rsid w:val="1AC05663"/>
    <w:rsid w:val="1AC10970"/>
    <w:rsid w:val="1ACB6845"/>
    <w:rsid w:val="1B109896"/>
    <w:rsid w:val="1B1828A0"/>
    <w:rsid w:val="1B22D3FE"/>
    <w:rsid w:val="1B2BC446"/>
    <w:rsid w:val="1B2D4AF8"/>
    <w:rsid w:val="1B582066"/>
    <w:rsid w:val="1B60B7DC"/>
    <w:rsid w:val="1B76A630"/>
    <w:rsid w:val="1B8C003A"/>
    <w:rsid w:val="1B922C4B"/>
    <w:rsid w:val="1BB5DFD5"/>
    <w:rsid w:val="1BC839EB"/>
    <w:rsid w:val="1BD520B8"/>
    <w:rsid w:val="1C007E2F"/>
    <w:rsid w:val="1C0B5458"/>
    <w:rsid w:val="1C11BCB3"/>
    <w:rsid w:val="1C1263FE"/>
    <w:rsid w:val="1C1615EC"/>
    <w:rsid w:val="1C1B347D"/>
    <w:rsid w:val="1C2051E1"/>
    <w:rsid w:val="1C2082BE"/>
    <w:rsid w:val="1C2E652B"/>
    <w:rsid w:val="1C3C3BEC"/>
    <w:rsid w:val="1C3C6D10"/>
    <w:rsid w:val="1C3D96C2"/>
    <w:rsid w:val="1C434344"/>
    <w:rsid w:val="1C4BF20B"/>
    <w:rsid w:val="1C4F9DF2"/>
    <w:rsid w:val="1C550118"/>
    <w:rsid w:val="1C5E250E"/>
    <w:rsid w:val="1C80AF0C"/>
    <w:rsid w:val="1C8168F8"/>
    <w:rsid w:val="1C9C2E47"/>
    <w:rsid w:val="1CF0C765"/>
    <w:rsid w:val="1CFC2823"/>
    <w:rsid w:val="1D014FD5"/>
    <w:rsid w:val="1D52CE27"/>
    <w:rsid w:val="1D5DF3B0"/>
    <w:rsid w:val="1D7E8D56"/>
    <w:rsid w:val="1D90BCDC"/>
    <w:rsid w:val="1D9C9924"/>
    <w:rsid w:val="1D9DCABD"/>
    <w:rsid w:val="1DC08DC3"/>
    <w:rsid w:val="1DC76568"/>
    <w:rsid w:val="1DEA0431"/>
    <w:rsid w:val="1E04A113"/>
    <w:rsid w:val="1E212E55"/>
    <w:rsid w:val="1E218EFD"/>
    <w:rsid w:val="1E2A3479"/>
    <w:rsid w:val="1E2FB355"/>
    <w:rsid w:val="1E63AD5D"/>
    <w:rsid w:val="1E695BAD"/>
    <w:rsid w:val="1E845F4C"/>
    <w:rsid w:val="1E85BA19"/>
    <w:rsid w:val="1E87A1DC"/>
    <w:rsid w:val="1E88599C"/>
    <w:rsid w:val="1E9066BA"/>
    <w:rsid w:val="1E975519"/>
    <w:rsid w:val="1E983E6E"/>
    <w:rsid w:val="1EC4A319"/>
    <w:rsid w:val="1ECDCF39"/>
    <w:rsid w:val="1ECF0909"/>
    <w:rsid w:val="1EE268A4"/>
    <w:rsid w:val="1EE32C31"/>
    <w:rsid w:val="1EEC5EBC"/>
    <w:rsid w:val="1EF96224"/>
    <w:rsid w:val="1EFAE65A"/>
    <w:rsid w:val="1F0F704F"/>
    <w:rsid w:val="1F1418B9"/>
    <w:rsid w:val="1F171AAC"/>
    <w:rsid w:val="1F1FC141"/>
    <w:rsid w:val="1F2193E3"/>
    <w:rsid w:val="1F28FABE"/>
    <w:rsid w:val="1F373CFF"/>
    <w:rsid w:val="1F39B673"/>
    <w:rsid w:val="1F615EFD"/>
    <w:rsid w:val="1F7402E2"/>
    <w:rsid w:val="1F7B9049"/>
    <w:rsid w:val="1F8D5A39"/>
    <w:rsid w:val="1F9E00FE"/>
    <w:rsid w:val="1FA89566"/>
    <w:rsid w:val="1FAF2B38"/>
    <w:rsid w:val="1FB9CF52"/>
    <w:rsid w:val="1FC0764C"/>
    <w:rsid w:val="1FC84EE1"/>
    <w:rsid w:val="1FD1EBC1"/>
    <w:rsid w:val="1FDFF5CE"/>
    <w:rsid w:val="1FE808C8"/>
    <w:rsid w:val="1FEF24C0"/>
    <w:rsid w:val="1FFDC93F"/>
    <w:rsid w:val="20084FE2"/>
    <w:rsid w:val="2029B3CA"/>
    <w:rsid w:val="202B46ED"/>
    <w:rsid w:val="20444FC2"/>
    <w:rsid w:val="206718B8"/>
    <w:rsid w:val="206F5C8E"/>
    <w:rsid w:val="2090D293"/>
    <w:rsid w:val="20D9D47F"/>
    <w:rsid w:val="20DA0BC5"/>
    <w:rsid w:val="211B4A0C"/>
    <w:rsid w:val="212335E9"/>
    <w:rsid w:val="2125C93E"/>
    <w:rsid w:val="212D9C57"/>
    <w:rsid w:val="213018CC"/>
    <w:rsid w:val="2139D451"/>
    <w:rsid w:val="21527545"/>
    <w:rsid w:val="217507FC"/>
    <w:rsid w:val="217DD39A"/>
    <w:rsid w:val="217E2269"/>
    <w:rsid w:val="217EB080"/>
    <w:rsid w:val="2187DD7B"/>
    <w:rsid w:val="219184A6"/>
    <w:rsid w:val="2195B9EA"/>
    <w:rsid w:val="2195E940"/>
    <w:rsid w:val="219DFFB4"/>
    <w:rsid w:val="21A4C96A"/>
    <w:rsid w:val="21AB3A35"/>
    <w:rsid w:val="21B3A813"/>
    <w:rsid w:val="21BF8CF6"/>
    <w:rsid w:val="21C961F6"/>
    <w:rsid w:val="21E0C73E"/>
    <w:rsid w:val="21FC7B16"/>
    <w:rsid w:val="21FD6C83"/>
    <w:rsid w:val="22036978"/>
    <w:rsid w:val="22056A28"/>
    <w:rsid w:val="2220B6BE"/>
    <w:rsid w:val="223FBE42"/>
    <w:rsid w:val="22438FAD"/>
    <w:rsid w:val="225B47C3"/>
    <w:rsid w:val="2264786E"/>
    <w:rsid w:val="226C39B5"/>
    <w:rsid w:val="2283BAB4"/>
    <w:rsid w:val="2288684B"/>
    <w:rsid w:val="2297FED5"/>
    <w:rsid w:val="229F26C1"/>
    <w:rsid w:val="22A52BB8"/>
    <w:rsid w:val="22A759B3"/>
    <w:rsid w:val="22A806A8"/>
    <w:rsid w:val="22BA4B74"/>
    <w:rsid w:val="22C68762"/>
    <w:rsid w:val="22EEDFFA"/>
    <w:rsid w:val="232DB2D8"/>
    <w:rsid w:val="233A3023"/>
    <w:rsid w:val="2345A8B2"/>
    <w:rsid w:val="23462847"/>
    <w:rsid w:val="235031A9"/>
    <w:rsid w:val="23605E2B"/>
    <w:rsid w:val="236FFA91"/>
    <w:rsid w:val="23705155"/>
    <w:rsid w:val="23842660"/>
    <w:rsid w:val="23943CB3"/>
    <w:rsid w:val="23A7C8D4"/>
    <w:rsid w:val="23AC7AE1"/>
    <w:rsid w:val="23B505D6"/>
    <w:rsid w:val="23C37FD6"/>
    <w:rsid w:val="23CA2AAA"/>
    <w:rsid w:val="23D1A75F"/>
    <w:rsid w:val="23D1A86A"/>
    <w:rsid w:val="23D28705"/>
    <w:rsid w:val="23ED882D"/>
    <w:rsid w:val="23FA9F0F"/>
    <w:rsid w:val="23FDB7DF"/>
    <w:rsid w:val="240F2C82"/>
    <w:rsid w:val="24128D4B"/>
    <w:rsid w:val="2412C690"/>
    <w:rsid w:val="2418FF87"/>
    <w:rsid w:val="2440B1E8"/>
    <w:rsid w:val="2445BCE9"/>
    <w:rsid w:val="24475C64"/>
    <w:rsid w:val="2447CA0B"/>
    <w:rsid w:val="24492228"/>
    <w:rsid w:val="2454125A"/>
    <w:rsid w:val="245B6B08"/>
    <w:rsid w:val="245E4226"/>
    <w:rsid w:val="246038A3"/>
    <w:rsid w:val="2466E49B"/>
    <w:rsid w:val="2476E2CB"/>
    <w:rsid w:val="247BC8D4"/>
    <w:rsid w:val="24A94BA7"/>
    <w:rsid w:val="24ABEF89"/>
    <w:rsid w:val="24CE320F"/>
    <w:rsid w:val="24D48FFD"/>
    <w:rsid w:val="24E6FC35"/>
    <w:rsid w:val="24FF42FC"/>
    <w:rsid w:val="2502D52A"/>
    <w:rsid w:val="2504A576"/>
    <w:rsid w:val="2505587D"/>
    <w:rsid w:val="250F32CD"/>
    <w:rsid w:val="251F01E1"/>
    <w:rsid w:val="253EA417"/>
    <w:rsid w:val="2541942E"/>
    <w:rsid w:val="255817B2"/>
    <w:rsid w:val="25625760"/>
    <w:rsid w:val="25825040"/>
    <w:rsid w:val="25951D40"/>
    <w:rsid w:val="2595CE00"/>
    <w:rsid w:val="25B96BCC"/>
    <w:rsid w:val="260AB067"/>
    <w:rsid w:val="26192EF9"/>
    <w:rsid w:val="262A3302"/>
    <w:rsid w:val="262D37FB"/>
    <w:rsid w:val="2638897A"/>
    <w:rsid w:val="264210BA"/>
    <w:rsid w:val="2644CF8E"/>
    <w:rsid w:val="2644D9FF"/>
    <w:rsid w:val="26505F48"/>
    <w:rsid w:val="26512CB3"/>
    <w:rsid w:val="266F0F8B"/>
    <w:rsid w:val="267AD28D"/>
    <w:rsid w:val="2684E065"/>
    <w:rsid w:val="268557F7"/>
    <w:rsid w:val="268F4CB9"/>
    <w:rsid w:val="2699C62B"/>
    <w:rsid w:val="269ED91E"/>
    <w:rsid w:val="26A08356"/>
    <w:rsid w:val="26A71626"/>
    <w:rsid w:val="26AC9669"/>
    <w:rsid w:val="26B031F0"/>
    <w:rsid w:val="26B7AD63"/>
    <w:rsid w:val="26C3A9E3"/>
    <w:rsid w:val="26DE1A89"/>
    <w:rsid w:val="26FBF4A1"/>
    <w:rsid w:val="26FC4F82"/>
    <w:rsid w:val="27021778"/>
    <w:rsid w:val="27112453"/>
    <w:rsid w:val="27140F27"/>
    <w:rsid w:val="2722E1C2"/>
    <w:rsid w:val="27255E7E"/>
    <w:rsid w:val="2733C5D6"/>
    <w:rsid w:val="2748AD84"/>
    <w:rsid w:val="274D8A9E"/>
    <w:rsid w:val="27953BF5"/>
    <w:rsid w:val="27A4AC59"/>
    <w:rsid w:val="27ABC827"/>
    <w:rsid w:val="27B99555"/>
    <w:rsid w:val="27C2868F"/>
    <w:rsid w:val="27CEAACB"/>
    <w:rsid w:val="27CEFE37"/>
    <w:rsid w:val="27D1BB56"/>
    <w:rsid w:val="27F20959"/>
    <w:rsid w:val="280118BE"/>
    <w:rsid w:val="2813A8F5"/>
    <w:rsid w:val="281846F2"/>
    <w:rsid w:val="2818E9AF"/>
    <w:rsid w:val="281A2F6B"/>
    <w:rsid w:val="281AF6D0"/>
    <w:rsid w:val="28290E68"/>
    <w:rsid w:val="282EAEF7"/>
    <w:rsid w:val="283CF70B"/>
    <w:rsid w:val="2853A0CC"/>
    <w:rsid w:val="285B2668"/>
    <w:rsid w:val="285C0422"/>
    <w:rsid w:val="285D9110"/>
    <w:rsid w:val="2865110A"/>
    <w:rsid w:val="286540DB"/>
    <w:rsid w:val="286D5B47"/>
    <w:rsid w:val="288305FD"/>
    <w:rsid w:val="2891A06A"/>
    <w:rsid w:val="289E439D"/>
    <w:rsid w:val="28A647CC"/>
    <w:rsid w:val="28BB8E6A"/>
    <w:rsid w:val="28C7D532"/>
    <w:rsid w:val="28CB78DA"/>
    <w:rsid w:val="28D41EF7"/>
    <w:rsid w:val="28D4D977"/>
    <w:rsid w:val="28D65B39"/>
    <w:rsid w:val="28EEC516"/>
    <w:rsid w:val="29015AF9"/>
    <w:rsid w:val="2905F06E"/>
    <w:rsid w:val="290BC2FB"/>
    <w:rsid w:val="2920E627"/>
    <w:rsid w:val="2923EEB6"/>
    <w:rsid w:val="292C5EC4"/>
    <w:rsid w:val="2930C0B3"/>
    <w:rsid w:val="294297B6"/>
    <w:rsid w:val="294414FC"/>
    <w:rsid w:val="2954203A"/>
    <w:rsid w:val="29597183"/>
    <w:rsid w:val="29694CFD"/>
    <w:rsid w:val="298C6729"/>
    <w:rsid w:val="299FE1E0"/>
    <w:rsid w:val="29C03ECC"/>
    <w:rsid w:val="29CDA913"/>
    <w:rsid w:val="29E195C6"/>
    <w:rsid w:val="29FAF05A"/>
    <w:rsid w:val="2A126916"/>
    <w:rsid w:val="2A15225D"/>
    <w:rsid w:val="2A178209"/>
    <w:rsid w:val="2A1B3373"/>
    <w:rsid w:val="2A4DF75E"/>
    <w:rsid w:val="2A558F6C"/>
    <w:rsid w:val="2A752FCE"/>
    <w:rsid w:val="2A7FA00C"/>
    <w:rsid w:val="2A884CB4"/>
    <w:rsid w:val="2A894140"/>
    <w:rsid w:val="2A8CD8DC"/>
    <w:rsid w:val="2A95F4AA"/>
    <w:rsid w:val="2A972B93"/>
    <w:rsid w:val="2A9A7F44"/>
    <w:rsid w:val="2AC4603F"/>
    <w:rsid w:val="2AC828E9"/>
    <w:rsid w:val="2AD11D9F"/>
    <w:rsid w:val="2AD50EA7"/>
    <w:rsid w:val="2AD8B5F4"/>
    <w:rsid w:val="2AE11329"/>
    <w:rsid w:val="2AE2E14B"/>
    <w:rsid w:val="2AF76056"/>
    <w:rsid w:val="2B022ED7"/>
    <w:rsid w:val="2B20EC36"/>
    <w:rsid w:val="2B28B07D"/>
    <w:rsid w:val="2B28F1D0"/>
    <w:rsid w:val="2B2B1EF2"/>
    <w:rsid w:val="2B39ABB0"/>
    <w:rsid w:val="2B5D2048"/>
    <w:rsid w:val="2B5F7618"/>
    <w:rsid w:val="2B750DF7"/>
    <w:rsid w:val="2B78DE59"/>
    <w:rsid w:val="2B7E110C"/>
    <w:rsid w:val="2B8849E1"/>
    <w:rsid w:val="2BA0927F"/>
    <w:rsid w:val="2BB72709"/>
    <w:rsid w:val="2BD981D4"/>
    <w:rsid w:val="2BF3C4FA"/>
    <w:rsid w:val="2C0A7524"/>
    <w:rsid w:val="2C0EF280"/>
    <w:rsid w:val="2C264CB2"/>
    <w:rsid w:val="2C290910"/>
    <w:rsid w:val="2C2B366D"/>
    <w:rsid w:val="2C36EAD3"/>
    <w:rsid w:val="2C5129A6"/>
    <w:rsid w:val="2C774FDB"/>
    <w:rsid w:val="2C7EF101"/>
    <w:rsid w:val="2C99769A"/>
    <w:rsid w:val="2CB44A47"/>
    <w:rsid w:val="2CBD3C6F"/>
    <w:rsid w:val="2CCCA37F"/>
    <w:rsid w:val="2CD0CF22"/>
    <w:rsid w:val="2CE08D21"/>
    <w:rsid w:val="2CEEFD81"/>
    <w:rsid w:val="2D0D16DC"/>
    <w:rsid w:val="2D2EA88E"/>
    <w:rsid w:val="2D2EE15F"/>
    <w:rsid w:val="2D490CDE"/>
    <w:rsid w:val="2D494255"/>
    <w:rsid w:val="2D50B575"/>
    <w:rsid w:val="2D5582E7"/>
    <w:rsid w:val="2D727533"/>
    <w:rsid w:val="2D755B89"/>
    <w:rsid w:val="2D87799A"/>
    <w:rsid w:val="2D8A8126"/>
    <w:rsid w:val="2D9C115E"/>
    <w:rsid w:val="2DA06F13"/>
    <w:rsid w:val="2DA475B1"/>
    <w:rsid w:val="2DAF1166"/>
    <w:rsid w:val="2DB54B79"/>
    <w:rsid w:val="2DBEBB20"/>
    <w:rsid w:val="2DBFBFC6"/>
    <w:rsid w:val="2DD93ECF"/>
    <w:rsid w:val="2DE2B93E"/>
    <w:rsid w:val="2DE611AD"/>
    <w:rsid w:val="2DF506A1"/>
    <w:rsid w:val="2DF734AA"/>
    <w:rsid w:val="2E00C444"/>
    <w:rsid w:val="2E113726"/>
    <w:rsid w:val="2E18DF99"/>
    <w:rsid w:val="2E2148DD"/>
    <w:rsid w:val="2E2B6FA8"/>
    <w:rsid w:val="2E2F36AC"/>
    <w:rsid w:val="2E3E73B1"/>
    <w:rsid w:val="2E3EB235"/>
    <w:rsid w:val="2E412BE4"/>
    <w:rsid w:val="2E5BBC80"/>
    <w:rsid w:val="2E950065"/>
    <w:rsid w:val="2EB94F80"/>
    <w:rsid w:val="2EC0C94F"/>
    <w:rsid w:val="2EC3AA7B"/>
    <w:rsid w:val="2EDF6C3F"/>
    <w:rsid w:val="2EE6571F"/>
    <w:rsid w:val="2EF503F7"/>
    <w:rsid w:val="2F1A1166"/>
    <w:rsid w:val="2F27CB92"/>
    <w:rsid w:val="2F429BE9"/>
    <w:rsid w:val="2F4AC73A"/>
    <w:rsid w:val="2F50D7F0"/>
    <w:rsid w:val="2F6B90D6"/>
    <w:rsid w:val="2F7E0384"/>
    <w:rsid w:val="2F94E229"/>
    <w:rsid w:val="2F9BBC7D"/>
    <w:rsid w:val="2FA61D86"/>
    <w:rsid w:val="2FAC08C7"/>
    <w:rsid w:val="2FAE4520"/>
    <w:rsid w:val="2FD3DADD"/>
    <w:rsid w:val="2FE03CA5"/>
    <w:rsid w:val="2FE551ED"/>
    <w:rsid w:val="2FFE55E3"/>
    <w:rsid w:val="3015DE92"/>
    <w:rsid w:val="302A1046"/>
    <w:rsid w:val="302C469C"/>
    <w:rsid w:val="30327F2C"/>
    <w:rsid w:val="30330C97"/>
    <w:rsid w:val="30360AB3"/>
    <w:rsid w:val="303AFD0D"/>
    <w:rsid w:val="304EEDC7"/>
    <w:rsid w:val="3055D5D7"/>
    <w:rsid w:val="3063BB7C"/>
    <w:rsid w:val="3064C926"/>
    <w:rsid w:val="3072CADA"/>
    <w:rsid w:val="3073DCE8"/>
    <w:rsid w:val="307FC07D"/>
    <w:rsid w:val="30833015"/>
    <w:rsid w:val="30868C16"/>
    <w:rsid w:val="30877FD5"/>
    <w:rsid w:val="30991416"/>
    <w:rsid w:val="30A183AA"/>
    <w:rsid w:val="30B8AF7C"/>
    <w:rsid w:val="30BFF30D"/>
    <w:rsid w:val="30C566CF"/>
    <w:rsid w:val="30CCC26A"/>
    <w:rsid w:val="30CF0501"/>
    <w:rsid w:val="30EDCCA2"/>
    <w:rsid w:val="30F6E504"/>
    <w:rsid w:val="30F742EF"/>
    <w:rsid w:val="30FDBBC5"/>
    <w:rsid w:val="31262730"/>
    <w:rsid w:val="31323A4C"/>
    <w:rsid w:val="3134C954"/>
    <w:rsid w:val="3147B516"/>
    <w:rsid w:val="3152A503"/>
    <w:rsid w:val="315514F2"/>
    <w:rsid w:val="31575FDD"/>
    <w:rsid w:val="31801940"/>
    <w:rsid w:val="3181C156"/>
    <w:rsid w:val="3183BC69"/>
    <w:rsid w:val="3188A7D1"/>
    <w:rsid w:val="318E854C"/>
    <w:rsid w:val="319591E9"/>
    <w:rsid w:val="31968932"/>
    <w:rsid w:val="319E870E"/>
    <w:rsid w:val="31A88AC6"/>
    <w:rsid w:val="31B43E0B"/>
    <w:rsid w:val="31B6C75E"/>
    <w:rsid w:val="31BF62DD"/>
    <w:rsid w:val="31C7667C"/>
    <w:rsid w:val="31D19121"/>
    <w:rsid w:val="31E8F9BC"/>
    <w:rsid w:val="320C4D70"/>
    <w:rsid w:val="321EC4F3"/>
    <w:rsid w:val="32246CA1"/>
    <w:rsid w:val="32260BF6"/>
    <w:rsid w:val="324317DB"/>
    <w:rsid w:val="32529C16"/>
    <w:rsid w:val="3255518C"/>
    <w:rsid w:val="3257ABDD"/>
    <w:rsid w:val="326B36D7"/>
    <w:rsid w:val="326D7BFA"/>
    <w:rsid w:val="326DAF3F"/>
    <w:rsid w:val="327B5229"/>
    <w:rsid w:val="3281508C"/>
    <w:rsid w:val="329E6F59"/>
    <w:rsid w:val="32A7A9BF"/>
    <w:rsid w:val="32ABEEE5"/>
    <w:rsid w:val="32ADFC5A"/>
    <w:rsid w:val="32B4D785"/>
    <w:rsid w:val="32CBAB15"/>
    <w:rsid w:val="32D1FDEF"/>
    <w:rsid w:val="32DA1405"/>
    <w:rsid w:val="3305518E"/>
    <w:rsid w:val="330D47C2"/>
    <w:rsid w:val="332541A9"/>
    <w:rsid w:val="332B98E6"/>
    <w:rsid w:val="33402E2D"/>
    <w:rsid w:val="334500E2"/>
    <w:rsid w:val="334BCAC7"/>
    <w:rsid w:val="335F9B98"/>
    <w:rsid w:val="3362E734"/>
    <w:rsid w:val="3365E702"/>
    <w:rsid w:val="33671B14"/>
    <w:rsid w:val="3370F07A"/>
    <w:rsid w:val="337E3B14"/>
    <w:rsid w:val="339D367B"/>
    <w:rsid w:val="33AC7976"/>
    <w:rsid w:val="33B31CA8"/>
    <w:rsid w:val="33BA6F63"/>
    <w:rsid w:val="33BB90CF"/>
    <w:rsid w:val="33D2A1B7"/>
    <w:rsid w:val="33DB4FDD"/>
    <w:rsid w:val="33E611A5"/>
    <w:rsid w:val="33E78E10"/>
    <w:rsid w:val="33F0B202"/>
    <w:rsid w:val="33F87E41"/>
    <w:rsid w:val="34199906"/>
    <w:rsid w:val="342BFA4C"/>
    <w:rsid w:val="342C3DAE"/>
    <w:rsid w:val="34386160"/>
    <w:rsid w:val="343C4C8F"/>
    <w:rsid w:val="3443A551"/>
    <w:rsid w:val="3443EFAE"/>
    <w:rsid w:val="3444A512"/>
    <w:rsid w:val="34554139"/>
    <w:rsid w:val="346051E4"/>
    <w:rsid w:val="34621AE9"/>
    <w:rsid w:val="349C88AA"/>
    <w:rsid w:val="34A47301"/>
    <w:rsid w:val="34AC20DD"/>
    <w:rsid w:val="34B2E9C3"/>
    <w:rsid w:val="34B463E6"/>
    <w:rsid w:val="34D1D696"/>
    <w:rsid w:val="34E1CE83"/>
    <w:rsid w:val="34EF47FD"/>
    <w:rsid w:val="34F977F9"/>
    <w:rsid w:val="3506B40A"/>
    <w:rsid w:val="35301712"/>
    <w:rsid w:val="353565BA"/>
    <w:rsid w:val="35509B2F"/>
    <w:rsid w:val="35546D9D"/>
    <w:rsid w:val="356847B1"/>
    <w:rsid w:val="356B630A"/>
    <w:rsid w:val="35756336"/>
    <w:rsid w:val="357BC45F"/>
    <w:rsid w:val="357C8180"/>
    <w:rsid w:val="3582271C"/>
    <w:rsid w:val="358BBB21"/>
    <w:rsid w:val="35911AA2"/>
    <w:rsid w:val="35932D25"/>
    <w:rsid w:val="3593ABD1"/>
    <w:rsid w:val="35A0E596"/>
    <w:rsid w:val="35BE72E7"/>
    <w:rsid w:val="35C23454"/>
    <w:rsid w:val="35CB491F"/>
    <w:rsid w:val="35CCEFA8"/>
    <w:rsid w:val="35E2AB7C"/>
    <w:rsid w:val="35FF33FA"/>
    <w:rsid w:val="3616B320"/>
    <w:rsid w:val="3634CF81"/>
    <w:rsid w:val="3639792B"/>
    <w:rsid w:val="36563EA7"/>
    <w:rsid w:val="36709A7E"/>
    <w:rsid w:val="3692F233"/>
    <w:rsid w:val="369D2077"/>
    <w:rsid w:val="369ED8CA"/>
    <w:rsid w:val="36C7DCE6"/>
    <w:rsid w:val="36CC6A90"/>
    <w:rsid w:val="36CFC65E"/>
    <w:rsid w:val="36EE48FD"/>
    <w:rsid w:val="36F6B2B2"/>
    <w:rsid w:val="36FFCFBE"/>
    <w:rsid w:val="3702A609"/>
    <w:rsid w:val="3707D1E5"/>
    <w:rsid w:val="371148AC"/>
    <w:rsid w:val="3715FB21"/>
    <w:rsid w:val="37162D6B"/>
    <w:rsid w:val="37197BB8"/>
    <w:rsid w:val="371DCDFA"/>
    <w:rsid w:val="373F2561"/>
    <w:rsid w:val="374BA19B"/>
    <w:rsid w:val="374F66D4"/>
    <w:rsid w:val="375158C2"/>
    <w:rsid w:val="37527441"/>
    <w:rsid w:val="378C46EA"/>
    <w:rsid w:val="3796027B"/>
    <w:rsid w:val="37A11C1B"/>
    <w:rsid w:val="37AE3CD6"/>
    <w:rsid w:val="37B16B6A"/>
    <w:rsid w:val="37B3C98E"/>
    <w:rsid w:val="37C8AE4C"/>
    <w:rsid w:val="37E4314B"/>
    <w:rsid w:val="37EDA480"/>
    <w:rsid w:val="37F8F323"/>
    <w:rsid w:val="37FFDEE4"/>
    <w:rsid w:val="3805E446"/>
    <w:rsid w:val="3813F1C9"/>
    <w:rsid w:val="38397138"/>
    <w:rsid w:val="3858D4F9"/>
    <w:rsid w:val="386106AC"/>
    <w:rsid w:val="38626C4D"/>
    <w:rsid w:val="3868AD89"/>
    <w:rsid w:val="387F5C38"/>
    <w:rsid w:val="38818546"/>
    <w:rsid w:val="3896275E"/>
    <w:rsid w:val="38AAF451"/>
    <w:rsid w:val="38B9B121"/>
    <w:rsid w:val="38D9BA06"/>
    <w:rsid w:val="38E13230"/>
    <w:rsid w:val="38E5A940"/>
    <w:rsid w:val="38EB48A7"/>
    <w:rsid w:val="38F1BD81"/>
    <w:rsid w:val="390173D6"/>
    <w:rsid w:val="39112D7C"/>
    <w:rsid w:val="391190B3"/>
    <w:rsid w:val="39150D40"/>
    <w:rsid w:val="39153CC6"/>
    <w:rsid w:val="391C71AF"/>
    <w:rsid w:val="391FD20E"/>
    <w:rsid w:val="3937DB82"/>
    <w:rsid w:val="39427367"/>
    <w:rsid w:val="39455F7B"/>
    <w:rsid w:val="3950EA18"/>
    <w:rsid w:val="39544D25"/>
    <w:rsid w:val="39574132"/>
    <w:rsid w:val="3957AA46"/>
    <w:rsid w:val="39586EFC"/>
    <w:rsid w:val="39593871"/>
    <w:rsid w:val="39623BF6"/>
    <w:rsid w:val="396FF61D"/>
    <w:rsid w:val="397122CA"/>
    <w:rsid w:val="397E5B7C"/>
    <w:rsid w:val="399247A6"/>
    <w:rsid w:val="39926B94"/>
    <w:rsid w:val="3993F233"/>
    <w:rsid w:val="3997B5C3"/>
    <w:rsid w:val="39C2F39F"/>
    <w:rsid w:val="39C3CCBD"/>
    <w:rsid w:val="39EB7DC1"/>
    <w:rsid w:val="3A10446F"/>
    <w:rsid w:val="3A39F1AD"/>
    <w:rsid w:val="3A46BAF1"/>
    <w:rsid w:val="3A4CEC47"/>
    <w:rsid w:val="3A5477F7"/>
    <w:rsid w:val="3A5BA54A"/>
    <w:rsid w:val="3A5F560E"/>
    <w:rsid w:val="3A61CF4B"/>
    <w:rsid w:val="3A66AE82"/>
    <w:rsid w:val="3A77BF55"/>
    <w:rsid w:val="3A82D08A"/>
    <w:rsid w:val="3A934E4B"/>
    <w:rsid w:val="3A9D5675"/>
    <w:rsid w:val="3A9E2B47"/>
    <w:rsid w:val="3AA00565"/>
    <w:rsid w:val="3AB8E50F"/>
    <w:rsid w:val="3AC24F2D"/>
    <w:rsid w:val="3ACC01B2"/>
    <w:rsid w:val="3AE558AE"/>
    <w:rsid w:val="3AF4CF2C"/>
    <w:rsid w:val="3B0B8F68"/>
    <w:rsid w:val="3B0D4CF7"/>
    <w:rsid w:val="3B112BC9"/>
    <w:rsid w:val="3B1A1CF0"/>
    <w:rsid w:val="3B2F82AE"/>
    <w:rsid w:val="3B2F9A2C"/>
    <w:rsid w:val="3B417CC5"/>
    <w:rsid w:val="3B500F26"/>
    <w:rsid w:val="3B55E9FA"/>
    <w:rsid w:val="3B697AE0"/>
    <w:rsid w:val="3B6B7679"/>
    <w:rsid w:val="3B92D682"/>
    <w:rsid w:val="3B9F60F3"/>
    <w:rsid w:val="3BAA96D3"/>
    <w:rsid w:val="3BAAA652"/>
    <w:rsid w:val="3BB6338B"/>
    <w:rsid w:val="3BBA3477"/>
    <w:rsid w:val="3BBC5CB0"/>
    <w:rsid w:val="3BC04844"/>
    <w:rsid w:val="3BC93C36"/>
    <w:rsid w:val="3BD3A34C"/>
    <w:rsid w:val="3BD6DFE7"/>
    <w:rsid w:val="3BDA1268"/>
    <w:rsid w:val="3BE0C2F7"/>
    <w:rsid w:val="3BE68135"/>
    <w:rsid w:val="3BECBDCA"/>
    <w:rsid w:val="3BFE0CF0"/>
    <w:rsid w:val="3C0E6280"/>
    <w:rsid w:val="3C11050C"/>
    <w:rsid w:val="3C282876"/>
    <w:rsid w:val="3C3EBC99"/>
    <w:rsid w:val="3C4B1800"/>
    <w:rsid w:val="3C58F1C9"/>
    <w:rsid w:val="3C8343C5"/>
    <w:rsid w:val="3C839FE4"/>
    <w:rsid w:val="3CBD365A"/>
    <w:rsid w:val="3CC5D0E2"/>
    <w:rsid w:val="3CC6583F"/>
    <w:rsid w:val="3CC9ACB5"/>
    <w:rsid w:val="3CCA5842"/>
    <w:rsid w:val="3CCEB78B"/>
    <w:rsid w:val="3CDE2BCF"/>
    <w:rsid w:val="3CEED8E0"/>
    <w:rsid w:val="3CFCF260"/>
    <w:rsid w:val="3D1AB1DE"/>
    <w:rsid w:val="3D25A20F"/>
    <w:rsid w:val="3D5B7D24"/>
    <w:rsid w:val="3D62AF69"/>
    <w:rsid w:val="3D64BCFC"/>
    <w:rsid w:val="3D6667DE"/>
    <w:rsid w:val="3D6A28D9"/>
    <w:rsid w:val="3D7658A1"/>
    <w:rsid w:val="3D89D2CF"/>
    <w:rsid w:val="3D8B21FA"/>
    <w:rsid w:val="3D907D88"/>
    <w:rsid w:val="3D910B4D"/>
    <w:rsid w:val="3D947D34"/>
    <w:rsid w:val="3D9F28A8"/>
    <w:rsid w:val="3DA8DF0D"/>
    <w:rsid w:val="3DAB32EB"/>
    <w:rsid w:val="3DBA8B21"/>
    <w:rsid w:val="3DC6F7C5"/>
    <w:rsid w:val="3DC717BB"/>
    <w:rsid w:val="3DDBB702"/>
    <w:rsid w:val="3DE6A1FC"/>
    <w:rsid w:val="3DE6B543"/>
    <w:rsid w:val="3DE95DF0"/>
    <w:rsid w:val="3E02ABCC"/>
    <w:rsid w:val="3E189C9F"/>
    <w:rsid w:val="3E23429A"/>
    <w:rsid w:val="3E2DA929"/>
    <w:rsid w:val="3E2FB11D"/>
    <w:rsid w:val="3E316368"/>
    <w:rsid w:val="3E348AEE"/>
    <w:rsid w:val="3E532AD4"/>
    <w:rsid w:val="3E58D141"/>
    <w:rsid w:val="3E5F6DC9"/>
    <w:rsid w:val="3E69A2E8"/>
    <w:rsid w:val="3E7C44C9"/>
    <w:rsid w:val="3E83E016"/>
    <w:rsid w:val="3E8AE770"/>
    <w:rsid w:val="3E8D7E86"/>
    <w:rsid w:val="3E92A118"/>
    <w:rsid w:val="3EA6F6FB"/>
    <w:rsid w:val="3EA80585"/>
    <w:rsid w:val="3EB669E9"/>
    <w:rsid w:val="3ECCEDBF"/>
    <w:rsid w:val="3ECDF305"/>
    <w:rsid w:val="3EF5369F"/>
    <w:rsid w:val="3EF817F9"/>
    <w:rsid w:val="3EFC45E0"/>
    <w:rsid w:val="3F094520"/>
    <w:rsid w:val="3F1A2508"/>
    <w:rsid w:val="3F1B9BE1"/>
    <w:rsid w:val="3F1F87F4"/>
    <w:rsid w:val="3F36F69B"/>
    <w:rsid w:val="3F3F9DB6"/>
    <w:rsid w:val="3F42363C"/>
    <w:rsid w:val="3F42C419"/>
    <w:rsid w:val="3F4E3601"/>
    <w:rsid w:val="3F536ED3"/>
    <w:rsid w:val="3F5DBBAA"/>
    <w:rsid w:val="3F6316EF"/>
    <w:rsid w:val="3F64FCB3"/>
    <w:rsid w:val="3F680EE4"/>
    <w:rsid w:val="3F71A354"/>
    <w:rsid w:val="3F798393"/>
    <w:rsid w:val="3F8402E2"/>
    <w:rsid w:val="3F8B18D4"/>
    <w:rsid w:val="3F907262"/>
    <w:rsid w:val="3F9AF092"/>
    <w:rsid w:val="3FAA62B5"/>
    <w:rsid w:val="3FB78B62"/>
    <w:rsid w:val="40310291"/>
    <w:rsid w:val="40380297"/>
    <w:rsid w:val="403830FE"/>
    <w:rsid w:val="403F0A36"/>
    <w:rsid w:val="40470938"/>
    <w:rsid w:val="4049A0B2"/>
    <w:rsid w:val="4050BBD8"/>
    <w:rsid w:val="40923B70"/>
    <w:rsid w:val="409900CE"/>
    <w:rsid w:val="40ABE008"/>
    <w:rsid w:val="40B8B6C3"/>
    <w:rsid w:val="40BF4778"/>
    <w:rsid w:val="40D3FC7C"/>
    <w:rsid w:val="40D9CBE4"/>
    <w:rsid w:val="40F2D736"/>
    <w:rsid w:val="4107B100"/>
    <w:rsid w:val="4125CC34"/>
    <w:rsid w:val="41307BA8"/>
    <w:rsid w:val="4169F351"/>
    <w:rsid w:val="41AB72F1"/>
    <w:rsid w:val="41CA7B04"/>
    <w:rsid w:val="41D7898E"/>
    <w:rsid w:val="41DD7179"/>
    <w:rsid w:val="41E3531C"/>
    <w:rsid w:val="41EEEFC1"/>
    <w:rsid w:val="41FC395F"/>
    <w:rsid w:val="420A5A57"/>
    <w:rsid w:val="4210B3C7"/>
    <w:rsid w:val="42464893"/>
    <w:rsid w:val="424E4AC4"/>
    <w:rsid w:val="424F753B"/>
    <w:rsid w:val="425B4F25"/>
    <w:rsid w:val="427412F5"/>
    <w:rsid w:val="42795E00"/>
    <w:rsid w:val="428BF211"/>
    <w:rsid w:val="429FBB6D"/>
    <w:rsid w:val="42A62621"/>
    <w:rsid w:val="42BBAA1D"/>
    <w:rsid w:val="42BE15AD"/>
    <w:rsid w:val="42DECC58"/>
    <w:rsid w:val="42EA19D4"/>
    <w:rsid w:val="42F46316"/>
    <w:rsid w:val="432D37C3"/>
    <w:rsid w:val="433B1399"/>
    <w:rsid w:val="43508A93"/>
    <w:rsid w:val="4371B121"/>
    <w:rsid w:val="437E2104"/>
    <w:rsid w:val="4386C8D4"/>
    <w:rsid w:val="438F4316"/>
    <w:rsid w:val="43997E60"/>
    <w:rsid w:val="43A4E96C"/>
    <w:rsid w:val="43AE05EF"/>
    <w:rsid w:val="43B56DCB"/>
    <w:rsid w:val="43DF5DC7"/>
    <w:rsid w:val="43EC04BC"/>
    <w:rsid w:val="43F1DE3B"/>
    <w:rsid w:val="43F31332"/>
    <w:rsid w:val="43F57D7D"/>
    <w:rsid w:val="44009221"/>
    <w:rsid w:val="4403302E"/>
    <w:rsid w:val="440E8726"/>
    <w:rsid w:val="442B1A8E"/>
    <w:rsid w:val="4430CAC1"/>
    <w:rsid w:val="44362EF7"/>
    <w:rsid w:val="44399CC4"/>
    <w:rsid w:val="4440FDB5"/>
    <w:rsid w:val="44448D2F"/>
    <w:rsid w:val="44473964"/>
    <w:rsid w:val="445905F9"/>
    <w:rsid w:val="446F7200"/>
    <w:rsid w:val="447192CA"/>
    <w:rsid w:val="449A8F3A"/>
    <w:rsid w:val="44BA21EA"/>
    <w:rsid w:val="44BB4BE3"/>
    <w:rsid w:val="44BC8977"/>
    <w:rsid w:val="44D0963F"/>
    <w:rsid w:val="44D0CFE8"/>
    <w:rsid w:val="44E3DC8B"/>
    <w:rsid w:val="44F06E70"/>
    <w:rsid w:val="4506E024"/>
    <w:rsid w:val="451752A7"/>
    <w:rsid w:val="4521361E"/>
    <w:rsid w:val="452A01E5"/>
    <w:rsid w:val="45324F15"/>
    <w:rsid w:val="453931A8"/>
    <w:rsid w:val="454EB76F"/>
    <w:rsid w:val="4551F6FA"/>
    <w:rsid w:val="455F01E4"/>
    <w:rsid w:val="45684496"/>
    <w:rsid w:val="4575C1AC"/>
    <w:rsid w:val="4576FA12"/>
    <w:rsid w:val="45844E92"/>
    <w:rsid w:val="458825EF"/>
    <w:rsid w:val="45B8ED57"/>
    <w:rsid w:val="46024778"/>
    <w:rsid w:val="4608E26F"/>
    <w:rsid w:val="4609E7D8"/>
    <w:rsid w:val="4610EAA5"/>
    <w:rsid w:val="461FA26E"/>
    <w:rsid w:val="4629A5B8"/>
    <w:rsid w:val="462C2CFB"/>
    <w:rsid w:val="462F7A33"/>
    <w:rsid w:val="4634A4AB"/>
    <w:rsid w:val="463AD458"/>
    <w:rsid w:val="464FB6A5"/>
    <w:rsid w:val="467099CA"/>
    <w:rsid w:val="467ABADD"/>
    <w:rsid w:val="46C39464"/>
    <w:rsid w:val="46CA6941"/>
    <w:rsid w:val="46CBA3F5"/>
    <w:rsid w:val="46D7A3DA"/>
    <w:rsid w:val="46DDA354"/>
    <w:rsid w:val="46EA3BC4"/>
    <w:rsid w:val="46ED9671"/>
    <w:rsid w:val="47004AD4"/>
    <w:rsid w:val="4713FFA2"/>
    <w:rsid w:val="47146A2D"/>
    <w:rsid w:val="472D44ED"/>
    <w:rsid w:val="472E2617"/>
    <w:rsid w:val="47304895"/>
    <w:rsid w:val="474143AB"/>
    <w:rsid w:val="4751B0D3"/>
    <w:rsid w:val="4754BE52"/>
    <w:rsid w:val="47586ACC"/>
    <w:rsid w:val="475CE08B"/>
    <w:rsid w:val="4764A46E"/>
    <w:rsid w:val="4764C074"/>
    <w:rsid w:val="4772764B"/>
    <w:rsid w:val="478FC862"/>
    <w:rsid w:val="47A3E6D6"/>
    <w:rsid w:val="47AA9534"/>
    <w:rsid w:val="47B2E04E"/>
    <w:rsid w:val="47CB7460"/>
    <w:rsid w:val="47CE9AC9"/>
    <w:rsid w:val="47D9A713"/>
    <w:rsid w:val="47DD7033"/>
    <w:rsid w:val="47E60520"/>
    <w:rsid w:val="47EF51D5"/>
    <w:rsid w:val="47F1F478"/>
    <w:rsid w:val="47FD7513"/>
    <w:rsid w:val="483B3D9C"/>
    <w:rsid w:val="48402ED2"/>
    <w:rsid w:val="485FC99A"/>
    <w:rsid w:val="487984BD"/>
    <w:rsid w:val="4894DBCE"/>
    <w:rsid w:val="48B14371"/>
    <w:rsid w:val="48B446E8"/>
    <w:rsid w:val="48DB0AFC"/>
    <w:rsid w:val="48E28342"/>
    <w:rsid w:val="48E3CC74"/>
    <w:rsid w:val="48E90C49"/>
    <w:rsid w:val="48F6F822"/>
    <w:rsid w:val="48FCA2E8"/>
    <w:rsid w:val="48FFB2C0"/>
    <w:rsid w:val="490405F0"/>
    <w:rsid w:val="4911E2BB"/>
    <w:rsid w:val="49123E07"/>
    <w:rsid w:val="491A6C55"/>
    <w:rsid w:val="49275127"/>
    <w:rsid w:val="4929D82A"/>
    <w:rsid w:val="492AE012"/>
    <w:rsid w:val="49374557"/>
    <w:rsid w:val="49580D44"/>
    <w:rsid w:val="495B0F25"/>
    <w:rsid w:val="4963E654"/>
    <w:rsid w:val="4966A624"/>
    <w:rsid w:val="4974AD98"/>
    <w:rsid w:val="497E63CD"/>
    <w:rsid w:val="4985AF2E"/>
    <w:rsid w:val="498DF001"/>
    <w:rsid w:val="498E3EAA"/>
    <w:rsid w:val="4991950A"/>
    <w:rsid w:val="49982305"/>
    <w:rsid w:val="499930DF"/>
    <w:rsid w:val="4999F016"/>
    <w:rsid w:val="499EAC12"/>
    <w:rsid w:val="49A033CF"/>
    <w:rsid w:val="49A6014C"/>
    <w:rsid w:val="49AE69F1"/>
    <w:rsid w:val="49B867E4"/>
    <w:rsid w:val="49BAAC26"/>
    <w:rsid w:val="49BC3C89"/>
    <w:rsid w:val="49C3AB7E"/>
    <w:rsid w:val="49F9EE1A"/>
    <w:rsid w:val="4A0A1D26"/>
    <w:rsid w:val="4A1DAE8B"/>
    <w:rsid w:val="4A1EAA3E"/>
    <w:rsid w:val="4A35B858"/>
    <w:rsid w:val="4A78DC96"/>
    <w:rsid w:val="4A7A6449"/>
    <w:rsid w:val="4A7B0FF9"/>
    <w:rsid w:val="4A909233"/>
    <w:rsid w:val="4A9543E0"/>
    <w:rsid w:val="4AB085C8"/>
    <w:rsid w:val="4ABA4C87"/>
    <w:rsid w:val="4AC4E630"/>
    <w:rsid w:val="4ACD3140"/>
    <w:rsid w:val="4AD42373"/>
    <w:rsid w:val="4AD643B7"/>
    <w:rsid w:val="4AE7A2D4"/>
    <w:rsid w:val="4AEE4595"/>
    <w:rsid w:val="4AF79FE5"/>
    <w:rsid w:val="4AF97FB5"/>
    <w:rsid w:val="4B0D077F"/>
    <w:rsid w:val="4B1D792B"/>
    <w:rsid w:val="4B208203"/>
    <w:rsid w:val="4B347DF5"/>
    <w:rsid w:val="4B3AA448"/>
    <w:rsid w:val="4B3D01F6"/>
    <w:rsid w:val="4B3F5093"/>
    <w:rsid w:val="4B62EF22"/>
    <w:rsid w:val="4B8AA59F"/>
    <w:rsid w:val="4BD253AB"/>
    <w:rsid w:val="4BD36FD4"/>
    <w:rsid w:val="4BD8B76E"/>
    <w:rsid w:val="4BD902EF"/>
    <w:rsid w:val="4BE713D1"/>
    <w:rsid w:val="4BF49FD7"/>
    <w:rsid w:val="4BF5008F"/>
    <w:rsid w:val="4BF922D9"/>
    <w:rsid w:val="4BFBF226"/>
    <w:rsid w:val="4BFD07AC"/>
    <w:rsid w:val="4BFD825A"/>
    <w:rsid w:val="4C12ECFD"/>
    <w:rsid w:val="4C259A77"/>
    <w:rsid w:val="4C2F5532"/>
    <w:rsid w:val="4C393F10"/>
    <w:rsid w:val="4C3A99B9"/>
    <w:rsid w:val="4C3B8EA2"/>
    <w:rsid w:val="4C438AD5"/>
    <w:rsid w:val="4C5F3F70"/>
    <w:rsid w:val="4C8A7369"/>
    <w:rsid w:val="4C933248"/>
    <w:rsid w:val="4CAFFDE0"/>
    <w:rsid w:val="4CD5CD36"/>
    <w:rsid w:val="4CE53182"/>
    <w:rsid w:val="4CECD466"/>
    <w:rsid w:val="4CED94BE"/>
    <w:rsid w:val="4D08CCF8"/>
    <w:rsid w:val="4D22D499"/>
    <w:rsid w:val="4D239F8C"/>
    <w:rsid w:val="4D2603F9"/>
    <w:rsid w:val="4D48D4CF"/>
    <w:rsid w:val="4D6D1DC1"/>
    <w:rsid w:val="4D738322"/>
    <w:rsid w:val="4D77450B"/>
    <w:rsid w:val="4D9231D5"/>
    <w:rsid w:val="4D9D8537"/>
    <w:rsid w:val="4D9E7158"/>
    <w:rsid w:val="4DA1D49F"/>
    <w:rsid w:val="4DA315F7"/>
    <w:rsid w:val="4DAC7BEC"/>
    <w:rsid w:val="4DC3A839"/>
    <w:rsid w:val="4DCF5F44"/>
    <w:rsid w:val="4DD9324E"/>
    <w:rsid w:val="4DDB3C41"/>
    <w:rsid w:val="4DE0194D"/>
    <w:rsid w:val="4DE2576B"/>
    <w:rsid w:val="4DF95B62"/>
    <w:rsid w:val="4DFE68BD"/>
    <w:rsid w:val="4E05D390"/>
    <w:rsid w:val="4E1F0010"/>
    <w:rsid w:val="4E2028DD"/>
    <w:rsid w:val="4E35D084"/>
    <w:rsid w:val="4E510E91"/>
    <w:rsid w:val="4E513927"/>
    <w:rsid w:val="4E6CFEEF"/>
    <w:rsid w:val="4E6D52BC"/>
    <w:rsid w:val="4E7EC4DA"/>
    <w:rsid w:val="4E8A7ADA"/>
    <w:rsid w:val="4E8ADB4C"/>
    <w:rsid w:val="4E9D67DC"/>
    <w:rsid w:val="4EA2274D"/>
    <w:rsid w:val="4EA55BC2"/>
    <w:rsid w:val="4EB6C4C6"/>
    <w:rsid w:val="4EBD05FF"/>
    <w:rsid w:val="4EC2B605"/>
    <w:rsid w:val="4ECA40F2"/>
    <w:rsid w:val="4ED8442E"/>
    <w:rsid w:val="4EFECDDB"/>
    <w:rsid w:val="4F00530A"/>
    <w:rsid w:val="4F0B34C8"/>
    <w:rsid w:val="4F1E0344"/>
    <w:rsid w:val="4F28949A"/>
    <w:rsid w:val="4F43A531"/>
    <w:rsid w:val="4F7141D6"/>
    <w:rsid w:val="4F72CD09"/>
    <w:rsid w:val="4F7E2A2F"/>
    <w:rsid w:val="4F7E4668"/>
    <w:rsid w:val="4F86E0A1"/>
    <w:rsid w:val="4F8FF2A5"/>
    <w:rsid w:val="4F97F0D3"/>
    <w:rsid w:val="4F9B55D1"/>
    <w:rsid w:val="4FADB9D9"/>
    <w:rsid w:val="4FAE4E73"/>
    <w:rsid w:val="4FB7A10B"/>
    <w:rsid w:val="4FCFB8C9"/>
    <w:rsid w:val="4FD140FA"/>
    <w:rsid w:val="4FD2A301"/>
    <w:rsid w:val="4FDC2D56"/>
    <w:rsid w:val="4FDD809E"/>
    <w:rsid w:val="4FE690F6"/>
    <w:rsid w:val="4FE849FC"/>
    <w:rsid w:val="4FE97D50"/>
    <w:rsid w:val="4FFB74FC"/>
    <w:rsid w:val="501154AC"/>
    <w:rsid w:val="501F4004"/>
    <w:rsid w:val="5025A9DA"/>
    <w:rsid w:val="5039640D"/>
    <w:rsid w:val="5049360F"/>
    <w:rsid w:val="50569484"/>
    <w:rsid w:val="505B27DB"/>
    <w:rsid w:val="5071E005"/>
    <w:rsid w:val="50725EF4"/>
    <w:rsid w:val="5091B721"/>
    <w:rsid w:val="509912D2"/>
    <w:rsid w:val="509AC5C5"/>
    <w:rsid w:val="50B1CA06"/>
    <w:rsid w:val="50B1E655"/>
    <w:rsid w:val="50C5E1B4"/>
    <w:rsid w:val="50CE8B8C"/>
    <w:rsid w:val="50E35EF6"/>
    <w:rsid w:val="50E8F5D3"/>
    <w:rsid w:val="50EE20B1"/>
    <w:rsid w:val="5110DE5D"/>
    <w:rsid w:val="5113E952"/>
    <w:rsid w:val="5142C071"/>
    <w:rsid w:val="515660B5"/>
    <w:rsid w:val="5158E98D"/>
    <w:rsid w:val="51598523"/>
    <w:rsid w:val="516E5595"/>
    <w:rsid w:val="518EF0BB"/>
    <w:rsid w:val="51A76A25"/>
    <w:rsid w:val="51C35A0F"/>
    <w:rsid w:val="51C7376F"/>
    <w:rsid w:val="51FF69FE"/>
    <w:rsid w:val="5204A043"/>
    <w:rsid w:val="520BCBBA"/>
    <w:rsid w:val="521F0A82"/>
    <w:rsid w:val="5226E891"/>
    <w:rsid w:val="52276994"/>
    <w:rsid w:val="5227E05E"/>
    <w:rsid w:val="522CC287"/>
    <w:rsid w:val="5230DF29"/>
    <w:rsid w:val="5259C23A"/>
    <w:rsid w:val="525C7367"/>
    <w:rsid w:val="52A0DB77"/>
    <w:rsid w:val="52A10638"/>
    <w:rsid w:val="52A43F4E"/>
    <w:rsid w:val="52B3DEB2"/>
    <w:rsid w:val="52BC3A71"/>
    <w:rsid w:val="52EF45A1"/>
    <w:rsid w:val="52EF6F7C"/>
    <w:rsid w:val="52F0D5F2"/>
    <w:rsid w:val="52F8060E"/>
    <w:rsid w:val="530663C4"/>
    <w:rsid w:val="5308736D"/>
    <w:rsid w:val="530E7660"/>
    <w:rsid w:val="53159039"/>
    <w:rsid w:val="532D4837"/>
    <w:rsid w:val="533EE01F"/>
    <w:rsid w:val="534CF5F5"/>
    <w:rsid w:val="53654127"/>
    <w:rsid w:val="538FE636"/>
    <w:rsid w:val="539A8293"/>
    <w:rsid w:val="53B6E572"/>
    <w:rsid w:val="53BC1640"/>
    <w:rsid w:val="53D2F08D"/>
    <w:rsid w:val="53D7FC66"/>
    <w:rsid w:val="53DBBD31"/>
    <w:rsid w:val="53DDA858"/>
    <w:rsid w:val="53E79E37"/>
    <w:rsid w:val="53EBDB75"/>
    <w:rsid w:val="53FFD647"/>
    <w:rsid w:val="540ED867"/>
    <w:rsid w:val="54392184"/>
    <w:rsid w:val="5439FB11"/>
    <w:rsid w:val="543AEB27"/>
    <w:rsid w:val="5444A6BA"/>
    <w:rsid w:val="544D6808"/>
    <w:rsid w:val="545E916E"/>
    <w:rsid w:val="54627015"/>
    <w:rsid w:val="547CCFBA"/>
    <w:rsid w:val="547FF837"/>
    <w:rsid w:val="5483DA07"/>
    <w:rsid w:val="5485BF76"/>
    <w:rsid w:val="54902D96"/>
    <w:rsid w:val="5492E259"/>
    <w:rsid w:val="549E36CC"/>
    <w:rsid w:val="54AE579C"/>
    <w:rsid w:val="54C425DD"/>
    <w:rsid w:val="54C4D7C3"/>
    <w:rsid w:val="54FAAB3E"/>
    <w:rsid w:val="5501C293"/>
    <w:rsid w:val="5502EA8B"/>
    <w:rsid w:val="550A66CB"/>
    <w:rsid w:val="5519A900"/>
    <w:rsid w:val="5525058A"/>
    <w:rsid w:val="5526D459"/>
    <w:rsid w:val="55293747"/>
    <w:rsid w:val="5529C8D2"/>
    <w:rsid w:val="552BABF6"/>
    <w:rsid w:val="552C90D2"/>
    <w:rsid w:val="553CE556"/>
    <w:rsid w:val="55405473"/>
    <w:rsid w:val="55552004"/>
    <w:rsid w:val="5559B148"/>
    <w:rsid w:val="5560AA7F"/>
    <w:rsid w:val="556DEEA5"/>
    <w:rsid w:val="558A9F10"/>
    <w:rsid w:val="5593B076"/>
    <w:rsid w:val="5594C09B"/>
    <w:rsid w:val="55A32FA5"/>
    <w:rsid w:val="55A8A96A"/>
    <w:rsid w:val="55A93AD2"/>
    <w:rsid w:val="55BB237A"/>
    <w:rsid w:val="55C295A1"/>
    <w:rsid w:val="55D169C2"/>
    <w:rsid w:val="55D6FCD6"/>
    <w:rsid w:val="55D98776"/>
    <w:rsid w:val="55D9FEE1"/>
    <w:rsid w:val="55DA15BA"/>
    <w:rsid w:val="55DC315C"/>
    <w:rsid w:val="55F0CDB8"/>
    <w:rsid w:val="5604D761"/>
    <w:rsid w:val="561048EB"/>
    <w:rsid w:val="56233F59"/>
    <w:rsid w:val="562A1A89"/>
    <w:rsid w:val="562B86DD"/>
    <w:rsid w:val="562E8D59"/>
    <w:rsid w:val="562EE1B5"/>
    <w:rsid w:val="562F3C4F"/>
    <w:rsid w:val="56390E72"/>
    <w:rsid w:val="5646F632"/>
    <w:rsid w:val="564911CA"/>
    <w:rsid w:val="564C9F8E"/>
    <w:rsid w:val="566EB828"/>
    <w:rsid w:val="56830DF5"/>
    <w:rsid w:val="568609E5"/>
    <w:rsid w:val="569926E4"/>
    <w:rsid w:val="569B3216"/>
    <w:rsid w:val="56B8FD3D"/>
    <w:rsid w:val="56DF7C4C"/>
    <w:rsid w:val="56E17055"/>
    <w:rsid w:val="56E17F7C"/>
    <w:rsid w:val="56F31FE6"/>
    <w:rsid w:val="56FBBA40"/>
    <w:rsid w:val="56FE1060"/>
    <w:rsid w:val="56FFE86D"/>
    <w:rsid w:val="57026B41"/>
    <w:rsid w:val="57103182"/>
    <w:rsid w:val="571F46BC"/>
    <w:rsid w:val="573F47DD"/>
    <w:rsid w:val="57411B29"/>
    <w:rsid w:val="575E4733"/>
    <w:rsid w:val="576140F2"/>
    <w:rsid w:val="576EED8E"/>
    <w:rsid w:val="577B16E3"/>
    <w:rsid w:val="578EC980"/>
    <w:rsid w:val="5793B55E"/>
    <w:rsid w:val="579A3246"/>
    <w:rsid w:val="579E4A48"/>
    <w:rsid w:val="57A22C3A"/>
    <w:rsid w:val="57AC4B0A"/>
    <w:rsid w:val="57B5F968"/>
    <w:rsid w:val="57B6A09B"/>
    <w:rsid w:val="57C5D421"/>
    <w:rsid w:val="57E93AF9"/>
    <w:rsid w:val="57EF7A46"/>
    <w:rsid w:val="57FEDCB5"/>
    <w:rsid w:val="58025DD9"/>
    <w:rsid w:val="580ACCBF"/>
    <w:rsid w:val="5811D284"/>
    <w:rsid w:val="584D1252"/>
    <w:rsid w:val="5854B505"/>
    <w:rsid w:val="58638953"/>
    <w:rsid w:val="5874058C"/>
    <w:rsid w:val="587EC789"/>
    <w:rsid w:val="58821625"/>
    <w:rsid w:val="58864ACA"/>
    <w:rsid w:val="588BC726"/>
    <w:rsid w:val="58903F74"/>
    <w:rsid w:val="58916FDE"/>
    <w:rsid w:val="5899C270"/>
    <w:rsid w:val="58A2DE56"/>
    <w:rsid w:val="58BD86AB"/>
    <w:rsid w:val="58C329AB"/>
    <w:rsid w:val="58C51DF5"/>
    <w:rsid w:val="58CDFA7E"/>
    <w:rsid w:val="59047229"/>
    <w:rsid w:val="591A427A"/>
    <w:rsid w:val="591D9A7D"/>
    <w:rsid w:val="5929BBBF"/>
    <w:rsid w:val="592DD3BA"/>
    <w:rsid w:val="59371CFC"/>
    <w:rsid w:val="596FC73A"/>
    <w:rsid w:val="596FF66D"/>
    <w:rsid w:val="5980502F"/>
    <w:rsid w:val="598E9E65"/>
    <w:rsid w:val="599B3679"/>
    <w:rsid w:val="599E5C1E"/>
    <w:rsid w:val="59AFC69B"/>
    <w:rsid w:val="59B4C673"/>
    <w:rsid w:val="59C221E6"/>
    <w:rsid w:val="59C59B35"/>
    <w:rsid w:val="59DC36C0"/>
    <w:rsid w:val="59E43419"/>
    <w:rsid w:val="59E6F360"/>
    <w:rsid w:val="59F325A3"/>
    <w:rsid w:val="5A17BDAF"/>
    <w:rsid w:val="5A2DAAD8"/>
    <w:rsid w:val="5A2F21DA"/>
    <w:rsid w:val="5A42AEA1"/>
    <w:rsid w:val="5A54707E"/>
    <w:rsid w:val="5A590338"/>
    <w:rsid w:val="5A7107F3"/>
    <w:rsid w:val="5A7A8836"/>
    <w:rsid w:val="5A7BBD8D"/>
    <w:rsid w:val="5A7BECD8"/>
    <w:rsid w:val="5A7EF69B"/>
    <w:rsid w:val="5A81DAEC"/>
    <w:rsid w:val="5A87FA64"/>
    <w:rsid w:val="5A8B09BF"/>
    <w:rsid w:val="5A8E00C7"/>
    <w:rsid w:val="5A92C678"/>
    <w:rsid w:val="5AB9E249"/>
    <w:rsid w:val="5AC0B317"/>
    <w:rsid w:val="5ACFF5B1"/>
    <w:rsid w:val="5AD2FE7C"/>
    <w:rsid w:val="5AE1A15C"/>
    <w:rsid w:val="5AEC3AAB"/>
    <w:rsid w:val="5B0094AA"/>
    <w:rsid w:val="5B10E67C"/>
    <w:rsid w:val="5B11A93A"/>
    <w:rsid w:val="5B17D6FC"/>
    <w:rsid w:val="5B190E0F"/>
    <w:rsid w:val="5B22336F"/>
    <w:rsid w:val="5B274AD0"/>
    <w:rsid w:val="5B27ABEE"/>
    <w:rsid w:val="5B290222"/>
    <w:rsid w:val="5B4642AB"/>
    <w:rsid w:val="5B4E242E"/>
    <w:rsid w:val="5B536825"/>
    <w:rsid w:val="5B67F4B1"/>
    <w:rsid w:val="5B74A404"/>
    <w:rsid w:val="5B76BD5A"/>
    <w:rsid w:val="5B7F0BF9"/>
    <w:rsid w:val="5BAA50F8"/>
    <w:rsid w:val="5BB5D8ED"/>
    <w:rsid w:val="5BB84FA4"/>
    <w:rsid w:val="5BBC3DB0"/>
    <w:rsid w:val="5BC086F8"/>
    <w:rsid w:val="5BC12714"/>
    <w:rsid w:val="5BCA5B33"/>
    <w:rsid w:val="5BD65797"/>
    <w:rsid w:val="5BE3602B"/>
    <w:rsid w:val="5C02E1AD"/>
    <w:rsid w:val="5C117C77"/>
    <w:rsid w:val="5C216B39"/>
    <w:rsid w:val="5C34E62D"/>
    <w:rsid w:val="5C4890B4"/>
    <w:rsid w:val="5C4E2D06"/>
    <w:rsid w:val="5C51B023"/>
    <w:rsid w:val="5C7F9668"/>
    <w:rsid w:val="5C861686"/>
    <w:rsid w:val="5C95AB93"/>
    <w:rsid w:val="5C9E2AC8"/>
    <w:rsid w:val="5CA4610C"/>
    <w:rsid w:val="5CB3497D"/>
    <w:rsid w:val="5CB3B2A6"/>
    <w:rsid w:val="5CC5A5B6"/>
    <w:rsid w:val="5CCF5E31"/>
    <w:rsid w:val="5CDCDE2A"/>
    <w:rsid w:val="5CE19B83"/>
    <w:rsid w:val="5CF86691"/>
    <w:rsid w:val="5D2A06E6"/>
    <w:rsid w:val="5D2E80D4"/>
    <w:rsid w:val="5D36CEAE"/>
    <w:rsid w:val="5D65F63C"/>
    <w:rsid w:val="5D7CDE49"/>
    <w:rsid w:val="5D7E842F"/>
    <w:rsid w:val="5D8B28C8"/>
    <w:rsid w:val="5D9417E4"/>
    <w:rsid w:val="5D97A888"/>
    <w:rsid w:val="5DA13540"/>
    <w:rsid w:val="5DA46957"/>
    <w:rsid w:val="5DAB6D3A"/>
    <w:rsid w:val="5DB8F9CA"/>
    <w:rsid w:val="5DB9AE21"/>
    <w:rsid w:val="5DCC90F8"/>
    <w:rsid w:val="5DF2C849"/>
    <w:rsid w:val="5DF83C69"/>
    <w:rsid w:val="5E04E144"/>
    <w:rsid w:val="5E0FD4F7"/>
    <w:rsid w:val="5E141507"/>
    <w:rsid w:val="5E1B32D5"/>
    <w:rsid w:val="5E1CFFAF"/>
    <w:rsid w:val="5E2DBED8"/>
    <w:rsid w:val="5E30A083"/>
    <w:rsid w:val="5E30C781"/>
    <w:rsid w:val="5E313177"/>
    <w:rsid w:val="5E67B5B0"/>
    <w:rsid w:val="5E752F3B"/>
    <w:rsid w:val="5E768AB7"/>
    <w:rsid w:val="5EA1A4B0"/>
    <w:rsid w:val="5ECB5BD8"/>
    <w:rsid w:val="5ED1F678"/>
    <w:rsid w:val="5ED56C36"/>
    <w:rsid w:val="5EDE10B4"/>
    <w:rsid w:val="5EE04C88"/>
    <w:rsid w:val="5EE5D01A"/>
    <w:rsid w:val="5EF1CC54"/>
    <w:rsid w:val="5F10B66E"/>
    <w:rsid w:val="5F1BA3DE"/>
    <w:rsid w:val="5F1EC12A"/>
    <w:rsid w:val="5F2879ED"/>
    <w:rsid w:val="5F296BB5"/>
    <w:rsid w:val="5F375EDF"/>
    <w:rsid w:val="5F394AD5"/>
    <w:rsid w:val="5F403AD9"/>
    <w:rsid w:val="5F4A5E62"/>
    <w:rsid w:val="5F4D56D6"/>
    <w:rsid w:val="5F5EA842"/>
    <w:rsid w:val="5F5ECFD5"/>
    <w:rsid w:val="5F71B3F1"/>
    <w:rsid w:val="5F9E67EC"/>
    <w:rsid w:val="5FB2D224"/>
    <w:rsid w:val="5FBF5442"/>
    <w:rsid w:val="5FCE81C4"/>
    <w:rsid w:val="5FD27C65"/>
    <w:rsid w:val="5FDB4C9A"/>
    <w:rsid w:val="5FDB86BF"/>
    <w:rsid w:val="5FDD60B2"/>
    <w:rsid w:val="5FDE7FB2"/>
    <w:rsid w:val="5FE30B35"/>
    <w:rsid w:val="5FE41C32"/>
    <w:rsid w:val="5FE5907D"/>
    <w:rsid w:val="5FE6B916"/>
    <w:rsid w:val="5FFE1ED2"/>
    <w:rsid w:val="60047950"/>
    <w:rsid w:val="60168AD6"/>
    <w:rsid w:val="6016C098"/>
    <w:rsid w:val="601B04F2"/>
    <w:rsid w:val="60202E43"/>
    <w:rsid w:val="6025586B"/>
    <w:rsid w:val="602C4D56"/>
    <w:rsid w:val="602D4CCE"/>
    <w:rsid w:val="60326ED1"/>
    <w:rsid w:val="6033FB87"/>
    <w:rsid w:val="60463C22"/>
    <w:rsid w:val="6046AA17"/>
    <w:rsid w:val="609C448E"/>
    <w:rsid w:val="60AB3E7B"/>
    <w:rsid w:val="60B774E6"/>
    <w:rsid w:val="60B9BE24"/>
    <w:rsid w:val="60CC5060"/>
    <w:rsid w:val="60F13AF6"/>
    <w:rsid w:val="6104D7BB"/>
    <w:rsid w:val="61103639"/>
    <w:rsid w:val="611A1DF9"/>
    <w:rsid w:val="611A968E"/>
    <w:rsid w:val="611CDE99"/>
    <w:rsid w:val="61343291"/>
    <w:rsid w:val="61366187"/>
    <w:rsid w:val="615040AB"/>
    <w:rsid w:val="61544E53"/>
    <w:rsid w:val="61573086"/>
    <w:rsid w:val="6158E463"/>
    <w:rsid w:val="6163ECFA"/>
    <w:rsid w:val="616FF121"/>
    <w:rsid w:val="617A43C3"/>
    <w:rsid w:val="61806799"/>
    <w:rsid w:val="61988689"/>
    <w:rsid w:val="619E1B7A"/>
    <w:rsid w:val="61B5AC7C"/>
    <w:rsid w:val="61B5CE39"/>
    <w:rsid w:val="61B5E2BE"/>
    <w:rsid w:val="61D0B459"/>
    <w:rsid w:val="61D9BE0A"/>
    <w:rsid w:val="61DF2DE0"/>
    <w:rsid w:val="61EC24BC"/>
    <w:rsid w:val="61F0A33A"/>
    <w:rsid w:val="61F96AC2"/>
    <w:rsid w:val="62012A8F"/>
    <w:rsid w:val="6209B50D"/>
    <w:rsid w:val="621D4EBB"/>
    <w:rsid w:val="62218571"/>
    <w:rsid w:val="622C8A83"/>
    <w:rsid w:val="6266C8BB"/>
    <w:rsid w:val="6268A6C9"/>
    <w:rsid w:val="627DAD8C"/>
    <w:rsid w:val="6284E969"/>
    <w:rsid w:val="62A1CBD4"/>
    <w:rsid w:val="62A84248"/>
    <w:rsid w:val="62A85819"/>
    <w:rsid w:val="62D02CD9"/>
    <w:rsid w:val="62DCCEB3"/>
    <w:rsid w:val="6304BD5C"/>
    <w:rsid w:val="63141D21"/>
    <w:rsid w:val="63181975"/>
    <w:rsid w:val="631D1768"/>
    <w:rsid w:val="63354E94"/>
    <w:rsid w:val="633CDC50"/>
    <w:rsid w:val="63437C78"/>
    <w:rsid w:val="63448503"/>
    <w:rsid w:val="6367D8AC"/>
    <w:rsid w:val="6382CE01"/>
    <w:rsid w:val="638B9CF6"/>
    <w:rsid w:val="63A43FA5"/>
    <w:rsid w:val="63AC1B4A"/>
    <w:rsid w:val="63C63E88"/>
    <w:rsid w:val="63CDCF98"/>
    <w:rsid w:val="63DF9863"/>
    <w:rsid w:val="63E18B92"/>
    <w:rsid w:val="63ED8AC9"/>
    <w:rsid w:val="640377D9"/>
    <w:rsid w:val="642B67C2"/>
    <w:rsid w:val="642F13F0"/>
    <w:rsid w:val="642FF1F3"/>
    <w:rsid w:val="6439C743"/>
    <w:rsid w:val="643DD61C"/>
    <w:rsid w:val="643F76CF"/>
    <w:rsid w:val="64447F17"/>
    <w:rsid w:val="644AD272"/>
    <w:rsid w:val="644DD115"/>
    <w:rsid w:val="64552745"/>
    <w:rsid w:val="6462F5BE"/>
    <w:rsid w:val="647DAFED"/>
    <w:rsid w:val="6489D11B"/>
    <w:rsid w:val="648D0957"/>
    <w:rsid w:val="6499ED06"/>
    <w:rsid w:val="64B67421"/>
    <w:rsid w:val="64C3BBEB"/>
    <w:rsid w:val="64C67C4F"/>
    <w:rsid w:val="64CB07D5"/>
    <w:rsid w:val="64E76CBE"/>
    <w:rsid w:val="64EFEC4D"/>
    <w:rsid w:val="65050955"/>
    <w:rsid w:val="65103362"/>
    <w:rsid w:val="651082F9"/>
    <w:rsid w:val="651F91CA"/>
    <w:rsid w:val="6531F184"/>
    <w:rsid w:val="654D46E9"/>
    <w:rsid w:val="654F195C"/>
    <w:rsid w:val="65677AB2"/>
    <w:rsid w:val="656E8961"/>
    <w:rsid w:val="65702204"/>
    <w:rsid w:val="658B6A16"/>
    <w:rsid w:val="659636EA"/>
    <w:rsid w:val="65985EF0"/>
    <w:rsid w:val="65C0977C"/>
    <w:rsid w:val="65C2F43F"/>
    <w:rsid w:val="65D52F6A"/>
    <w:rsid w:val="65DF688F"/>
    <w:rsid w:val="65F3CEBB"/>
    <w:rsid w:val="660142F5"/>
    <w:rsid w:val="6603C1B2"/>
    <w:rsid w:val="6605D004"/>
    <w:rsid w:val="660A35B8"/>
    <w:rsid w:val="661883C4"/>
    <w:rsid w:val="66216106"/>
    <w:rsid w:val="662CE100"/>
    <w:rsid w:val="6636B819"/>
    <w:rsid w:val="664386BB"/>
    <w:rsid w:val="6644F3B4"/>
    <w:rsid w:val="665FAF29"/>
    <w:rsid w:val="6660DDC1"/>
    <w:rsid w:val="666552B1"/>
    <w:rsid w:val="66683EAB"/>
    <w:rsid w:val="667D2276"/>
    <w:rsid w:val="6691AF2E"/>
    <w:rsid w:val="66A9DE57"/>
    <w:rsid w:val="66B44456"/>
    <w:rsid w:val="66BF0646"/>
    <w:rsid w:val="66C91362"/>
    <w:rsid w:val="66D0920F"/>
    <w:rsid w:val="66DA6839"/>
    <w:rsid w:val="66E227EE"/>
    <w:rsid w:val="671D578D"/>
    <w:rsid w:val="67221C53"/>
    <w:rsid w:val="673565F9"/>
    <w:rsid w:val="6738C304"/>
    <w:rsid w:val="675CC3A9"/>
    <w:rsid w:val="676593B4"/>
    <w:rsid w:val="67A18A0C"/>
    <w:rsid w:val="67A8422B"/>
    <w:rsid w:val="67CB7DDD"/>
    <w:rsid w:val="67DABF03"/>
    <w:rsid w:val="67DCEE8F"/>
    <w:rsid w:val="67DECE4B"/>
    <w:rsid w:val="67FE282A"/>
    <w:rsid w:val="6808E191"/>
    <w:rsid w:val="680E265C"/>
    <w:rsid w:val="680F7F07"/>
    <w:rsid w:val="68116248"/>
    <w:rsid w:val="683BA8E2"/>
    <w:rsid w:val="684620D7"/>
    <w:rsid w:val="684D0A9E"/>
    <w:rsid w:val="685B19D5"/>
    <w:rsid w:val="685B692A"/>
    <w:rsid w:val="6863B9F0"/>
    <w:rsid w:val="686A5500"/>
    <w:rsid w:val="687C1CED"/>
    <w:rsid w:val="6894E904"/>
    <w:rsid w:val="68BBA115"/>
    <w:rsid w:val="68CCCE26"/>
    <w:rsid w:val="68D13E61"/>
    <w:rsid w:val="68DF5CE5"/>
    <w:rsid w:val="68E088B8"/>
    <w:rsid w:val="68E248D8"/>
    <w:rsid w:val="68E5057F"/>
    <w:rsid w:val="692CFBAC"/>
    <w:rsid w:val="6932BDF7"/>
    <w:rsid w:val="6933E7A6"/>
    <w:rsid w:val="6938E8D3"/>
    <w:rsid w:val="6938F148"/>
    <w:rsid w:val="69447CD7"/>
    <w:rsid w:val="695CCEA3"/>
    <w:rsid w:val="6960E078"/>
    <w:rsid w:val="69686A2C"/>
    <w:rsid w:val="696FC68D"/>
    <w:rsid w:val="6979C319"/>
    <w:rsid w:val="69935F7B"/>
    <w:rsid w:val="69A88EF6"/>
    <w:rsid w:val="69C1D741"/>
    <w:rsid w:val="69C29AB7"/>
    <w:rsid w:val="69CA1280"/>
    <w:rsid w:val="69CF547F"/>
    <w:rsid w:val="69D94F8B"/>
    <w:rsid w:val="69D9CDD5"/>
    <w:rsid w:val="69DB9F16"/>
    <w:rsid w:val="69DC2150"/>
    <w:rsid w:val="69F48F0A"/>
    <w:rsid w:val="6A089202"/>
    <w:rsid w:val="6A0C4E73"/>
    <w:rsid w:val="6A1C7CAA"/>
    <w:rsid w:val="6A268EBE"/>
    <w:rsid w:val="6A43F8C0"/>
    <w:rsid w:val="6A453B85"/>
    <w:rsid w:val="6A52F91B"/>
    <w:rsid w:val="6A8124D9"/>
    <w:rsid w:val="6A82B424"/>
    <w:rsid w:val="6A8E43CA"/>
    <w:rsid w:val="6A94C699"/>
    <w:rsid w:val="6A9AF567"/>
    <w:rsid w:val="6A9D50D3"/>
    <w:rsid w:val="6A9E3216"/>
    <w:rsid w:val="6AD3AC11"/>
    <w:rsid w:val="6AE28F05"/>
    <w:rsid w:val="6AF949F6"/>
    <w:rsid w:val="6B081476"/>
    <w:rsid w:val="6B267FB7"/>
    <w:rsid w:val="6B35E552"/>
    <w:rsid w:val="6B3623C8"/>
    <w:rsid w:val="6B444086"/>
    <w:rsid w:val="6B61E1DB"/>
    <w:rsid w:val="6B79B662"/>
    <w:rsid w:val="6B875C95"/>
    <w:rsid w:val="6B9ED6C0"/>
    <w:rsid w:val="6B9F738C"/>
    <w:rsid w:val="6BA8E224"/>
    <w:rsid w:val="6BB26A03"/>
    <w:rsid w:val="6BBA0011"/>
    <w:rsid w:val="6BBC80AD"/>
    <w:rsid w:val="6BBF4FE6"/>
    <w:rsid w:val="6BC441C7"/>
    <w:rsid w:val="6BC670B0"/>
    <w:rsid w:val="6BD2B43F"/>
    <w:rsid w:val="6BDA7CFA"/>
    <w:rsid w:val="6BDFA699"/>
    <w:rsid w:val="6BE5C22F"/>
    <w:rsid w:val="6BE66490"/>
    <w:rsid w:val="6C04500A"/>
    <w:rsid w:val="6C1044DB"/>
    <w:rsid w:val="6C2114C1"/>
    <w:rsid w:val="6C22770E"/>
    <w:rsid w:val="6C235080"/>
    <w:rsid w:val="6C295E6D"/>
    <w:rsid w:val="6C437E79"/>
    <w:rsid w:val="6C55C18E"/>
    <w:rsid w:val="6C768EA0"/>
    <w:rsid w:val="6C954520"/>
    <w:rsid w:val="6CA0C040"/>
    <w:rsid w:val="6CA391EE"/>
    <w:rsid w:val="6CA83D45"/>
    <w:rsid w:val="6CAF7F63"/>
    <w:rsid w:val="6CBB40C9"/>
    <w:rsid w:val="6CD71A87"/>
    <w:rsid w:val="6CD9B350"/>
    <w:rsid w:val="6CEC13B4"/>
    <w:rsid w:val="6CFFB4CB"/>
    <w:rsid w:val="6D1B5E74"/>
    <w:rsid w:val="6D230731"/>
    <w:rsid w:val="6D26ECEE"/>
    <w:rsid w:val="6D29529C"/>
    <w:rsid w:val="6D47415C"/>
    <w:rsid w:val="6D5474A6"/>
    <w:rsid w:val="6D811102"/>
    <w:rsid w:val="6DA13D56"/>
    <w:rsid w:val="6DAA0A7F"/>
    <w:rsid w:val="6DB62874"/>
    <w:rsid w:val="6DC0D201"/>
    <w:rsid w:val="6DC20A0B"/>
    <w:rsid w:val="6DC980BA"/>
    <w:rsid w:val="6DCDA2F7"/>
    <w:rsid w:val="6DDAD2DC"/>
    <w:rsid w:val="6DE55BA8"/>
    <w:rsid w:val="6DED9D32"/>
    <w:rsid w:val="6DF7325B"/>
    <w:rsid w:val="6E143AFF"/>
    <w:rsid w:val="6E251D3B"/>
    <w:rsid w:val="6E2E61FB"/>
    <w:rsid w:val="6E3797D9"/>
    <w:rsid w:val="6E3CE6E1"/>
    <w:rsid w:val="6E42DE23"/>
    <w:rsid w:val="6E5EBD33"/>
    <w:rsid w:val="6E7FB8A6"/>
    <w:rsid w:val="6E855BD0"/>
    <w:rsid w:val="6EA51D19"/>
    <w:rsid w:val="6EC81017"/>
    <w:rsid w:val="6EDAABAE"/>
    <w:rsid w:val="6EDB7293"/>
    <w:rsid w:val="6EDDC249"/>
    <w:rsid w:val="6EEB7FBA"/>
    <w:rsid w:val="6EF1D82B"/>
    <w:rsid w:val="6EF2BFE5"/>
    <w:rsid w:val="6F0AC669"/>
    <w:rsid w:val="6F1CEDBA"/>
    <w:rsid w:val="6F314429"/>
    <w:rsid w:val="6F42E5CA"/>
    <w:rsid w:val="6F4CCE78"/>
    <w:rsid w:val="6F52648D"/>
    <w:rsid w:val="6F58B224"/>
    <w:rsid w:val="6F59F122"/>
    <w:rsid w:val="6F609565"/>
    <w:rsid w:val="6F6E3B6D"/>
    <w:rsid w:val="6FAAD7FC"/>
    <w:rsid w:val="6FCBA351"/>
    <w:rsid w:val="6FD389D4"/>
    <w:rsid w:val="6FDAF479"/>
    <w:rsid w:val="6FF318B4"/>
    <w:rsid w:val="7008EF59"/>
    <w:rsid w:val="70123FFE"/>
    <w:rsid w:val="7013AD0C"/>
    <w:rsid w:val="70211995"/>
    <w:rsid w:val="702723D5"/>
    <w:rsid w:val="70306EE6"/>
    <w:rsid w:val="703BBC1F"/>
    <w:rsid w:val="703E922C"/>
    <w:rsid w:val="70530FEA"/>
    <w:rsid w:val="7055D74E"/>
    <w:rsid w:val="705C2CAB"/>
    <w:rsid w:val="7082D53B"/>
    <w:rsid w:val="7090F1C2"/>
    <w:rsid w:val="709B42F0"/>
    <w:rsid w:val="709B6D05"/>
    <w:rsid w:val="70A50F94"/>
    <w:rsid w:val="70A5D5AB"/>
    <w:rsid w:val="70A842BB"/>
    <w:rsid w:val="70B2D340"/>
    <w:rsid w:val="70B61DE8"/>
    <w:rsid w:val="70BAED9F"/>
    <w:rsid w:val="70E258BD"/>
    <w:rsid w:val="70E65B7E"/>
    <w:rsid w:val="70EC7CA8"/>
    <w:rsid w:val="71060572"/>
    <w:rsid w:val="710EFD0E"/>
    <w:rsid w:val="711AC637"/>
    <w:rsid w:val="7132C90C"/>
    <w:rsid w:val="7137B035"/>
    <w:rsid w:val="71481E70"/>
    <w:rsid w:val="714E9FFE"/>
    <w:rsid w:val="715FD6B3"/>
    <w:rsid w:val="718ACCA4"/>
    <w:rsid w:val="7196134F"/>
    <w:rsid w:val="719A066D"/>
    <w:rsid w:val="71A0A5F4"/>
    <w:rsid w:val="71A57987"/>
    <w:rsid w:val="71B5347C"/>
    <w:rsid w:val="71DDACCE"/>
    <w:rsid w:val="71E02E49"/>
    <w:rsid w:val="71E64279"/>
    <w:rsid w:val="71EA4D08"/>
    <w:rsid w:val="7209644B"/>
    <w:rsid w:val="7211F54A"/>
    <w:rsid w:val="722A3571"/>
    <w:rsid w:val="723D2ECF"/>
    <w:rsid w:val="72493998"/>
    <w:rsid w:val="724CE32B"/>
    <w:rsid w:val="725C7AFB"/>
    <w:rsid w:val="725E50BC"/>
    <w:rsid w:val="72807475"/>
    <w:rsid w:val="728D66BD"/>
    <w:rsid w:val="728EE938"/>
    <w:rsid w:val="7294EDBE"/>
    <w:rsid w:val="72982A49"/>
    <w:rsid w:val="72A99D8F"/>
    <w:rsid w:val="72E0EC0C"/>
    <w:rsid w:val="72E1C08B"/>
    <w:rsid w:val="72E2726F"/>
    <w:rsid w:val="7305F6E5"/>
    <w:rsid w:val="730ABA65"/>
    <w:rsid w:val="731D59D0"/>
    <w:rsid w:val="73222E67"/>
    <w:rsid w:val="734A607B"/>
    <w:rsid w:val="735D60C4"/>
    <w:rsid w:val="73856694"/>
    <w:rsid w:val="738A2BF1"/>
    <w:rsid w:val="7390361F"/>
    <w:rsid w:val="7395C575"/>
    <w:rsid w:val="73B942E1"/>
    <w:rsid w:val="73C6E70A"/>
    <w:rsid w:val="73CCD822"/>
    <w:rsid w:val="73F48968"/>
    <w:rsid w:val="73F498FE"/>
    <w:rsid w:val="73FAE96E"/>
    <w:rsid w:val="73FCBF05"/>
    <w:rsid w:val="74064A5A"/>
    <w:rsid w:val="741A9972"/>
    <w:rsid w:val="742BC3DD"/>
    <w:rsid w:val="742D3463"/>
    <w:rsid w:val="7430423A"/>
    <w:rsid w:val="743ADD90"/>
    <w:rsid w:val="7443E411"/>
    <w:rsid w:val="74448D59"/>
    <w:rsid w:val="74492366"/>
    <w:rsid w:val="74566172"/>
    <w:rsid w:val="74621064"/>
    <w:rsid w:val="747C1C90"/>
    <w:rsid w:val="748499BD"/>
    <w:rsid w:val="748CA512"/>
    <w:rsid w:val="748D2FA2"/>
    <w:rsid w:val="749FBC07"/>
    <w:rsid w:val="74A67D9D"/>
    <w:rsid w:val="74A9B798"/>
    <w:rsid w:val="74BB5A32"/>
    <w:rsid w:val="74BF5639"/>
    <w:rsid w:val="74BF9889"/>
    <w:rsid w:val="74C4D10E"/>
    <w:rsid w:val="74CAE496"/>
    <w:rsid w:val="74D3887F"/>
    <w:rsid w:val="74F5000A"/>
    <w:rsid w:val="75089F51"/>
    <w:rsid w:val="75124F0C"/>
    <w:rsid w:val="7527CFAC"/>
    <w:rsid w:val="753DE231"/>
    <w:rsid w:val="75480847"/>
    <w:rsid w:val="754A36E8"/>
    <w:rsid w:val="754C8EBA"/>
    <w:rsid w:val="7555AFE8"/>
    <w:rsid w:val="756E2FC4"/>
    <w:rsid w:val="75A9CCEA"/>
    <w:rsid w:val="75B67E05"/>
    <w:rsid w:val="75BBDFD5"/>
    <w:rsid w:val="75D2CE0B"/>
    <w:rsid w:val="75D3F969"/>
    <w:rsid w:val="75D64A33"/>
    <w:rsid w:val="75D70175"/>
    <w:rsid w:val="75E6642D"/>
    <w:rsid w:val="75EF533E"/>
    <w:rsid w:val="75EFD34D"/>
    <w:rsid w:val="75F206A2"/>
    <w:rsid w:val="75F5430E"/>
    <w:rsid w:val="75FEF23F"/>
    <w:rsid w:val="760BCBB9"/>
    <w:rsid w:val="760EE0CA"/>
    <w:rsid w:val="762105AE"/>
    <w:rsid w:val="7621B1B0"/>
    <w:rsid w:val="7624036F"/>
    <w:rsid w:val="7650A808"/>
    <w:rsid w:val="7675F02A"/>
    <w:rsid w:val="76880B02"/>
    <w:rsid w:val="7695A8E5"/>
    <w:rsid w:val="769A5EC5"/>
    <w:rsid w:val="76A311DE"/>
    <w:rsid w:val="76A343B1"/>
    <w:rsid w:val="76B2F5D9"/>
    <w:rsid w:val="76B33D9E"/>
    <w:rsid w:val="76CABE67"/>
    <w:rsid w:val="76E455C8"/>
    <w:rsid w:val="76F36B66"/>
    <w:rsid w:val="770771D3"/>
    <w:rsid w:val="7708DDF9"/>
    <w:rsid w:val="770E360E"/>
    <w:rsid w:val="771B55E4"/>
    <w:rsid w:val="7722B03B"/>
    <w:rsid w:val="77487C3E"/>
    <w:rsid w:val="77573907"/>
    <w:rsid w:val="77623A59"/>
    <w:rsid w:val="7766CA5F"/>
    <w:rsid w:val="776F9BB1"/>
    <w:rsid w:val="77727042"/>
    <w:rsid w:val="7774FBD8"/>
    <w:rsid w:val="778F2B41"/>
    <w:rsid w:val="7796E40A"/>
    <w:rsid w:val="77A2ED29"/>
    <w:rsid w:val="77A3E156"/>
    <w:rsid w:val="77A49BA3"/>
    <w:rsid w:val="77BC4FE9"/>
    <w:rsid w:val="77BE3B89"/>
    <w:rsid w:val="78046CD0"/>
    <w:rsid w:val="780C168A"/>
    <w:rsid w:val="78106FA8"/>
    <w:rsid w:val="78199FCB"/>
    <w:rsid w:val="7820C1F9"/>
    <w:rsid w:val="7835F94B"/>
    <w:rsid w:val="783ABAD8"/>
    <w:rsid w:val="7842A7E3"/>
    <w:rsid w:val="784E0F52"/>
    <w:rsid w:val="785D582E"/>
    <w:rsid w:val="787F76E5"/>
    <w:rsid w:val="788A4F0F"/>
    <w:rsid w:val="788FCE4E"/>
    <w:rsid w:val="789154E8"/>
    <w:rsid w:val="7898C7BC"/>
    <w:rsid w:val="78CF95E0"/>
    <w:rsid w:val="78E114AB"/>
    <w:rsid w:val="78E2DBD1"/>
    <w:rsid w:val="78E88D12"/>
    <w:rsid w:val="78F36CB4"/>
    <w:rsid w:val="78FA3008"/>
    <w:rsid w:val="7906F2AD"/>
    <w:rsid w:val="7914D726"/>
    <w:rsid w:val="791BBEB4"/>
    <w:rsid w:val="792C6879"/>
    <w:rsid w:val="793D9DCA"/>
    <w:rsid w:val="794794EB"/>
    <w:rsid w:val="795181C5"/>
    <w:rsid w:val="7956483A"/>
    <w:rsid w:val="79582A46"/>
    <w:rsid w:val="795F5842"/>
    <w:rsid w:val="7989D173"/>
    <w:rsid w:val="798B875C"/>
    <w:rsid w:val="798C9CE3"/>
    <w:rsid w:val="79977834"/>
    <w:rsid w:val="799F4DE2"/>
    <w:rsid w:val="79A1CCEA"/>
    <w:rsid w:val="79A44C74"/>
    <w:rsid w:val="79B1467D"/>
    <w:rsid w:val="79BE27C9"/>
    <w:rsid w:val="79C00040"/>
    <w:rsid w:val="79C14E29"/>
    <w:rsid w:val="79CAC095"/>
    <w:rsid w:val="79D2FA49"/>
    <w:rsid w:val="79D92CA1"/>
    <w:rsid w:val="79F7F4B5"/>
    <w:rsid w:val="79FCF2DA"/>
    <w:rsid w:val="7A02A5F7"/>
    <w:rsid w:val="7A046C9E"/>
    <w:rsid w:val="7A294DF9"/>
    <w:rsid w:val="7A30E442"/>
    <w:rsid w:val="7A3F046F"/>
    <w:rsid w:val="7A51BC5A"/>
    <w:rsid w:val="7A6806CD"/>
    <w:rsid w:val="7A6A58B7"/>
    <w:rsid w:val="7A7B1629"/>
    <w:rsid w:val="7A7EF4CB"/>
    <w:rsid w:val="7A8570EC"/>
    <w:rsid w:val="7A95BC8F"/>
    <w:rsid w:val="7A9E4BF8"/>
    <w:rsid w:val="7AA71138"/>
    <w:rsid w:val="7AADEA38"/>
    <w:rsid w:val="7ACB389A"/>
    <w:rsid w:val="7AD69BC7"/>
    <w:rsid w:val="7ADAE45A"/>
    <w:rsid w:val="7ADB9455"/>
    <w:rsid w:val="7ADD892B"/>
    <w:rsid w:val="7AEE0B32"/>
    <w:rsid w:val="7B000287"/>
    <w:rsid w:val="7B0E8115"/>
    <w:rsid w:val="7B10D4E6"/>
    <w:rsid w:val="7B1346D6"/>
    <w:rsid w:val="7B1754AB"/>
    <w:rsid w:val="7B2248A7"/>
    <w:rsid w:val="7B2305E0"/>
    <w:rsid w:val="7B232C88"/>
    <w:rsid w:val="7B2DD9A2"/>
    <w:rsid w:val="7B34435C"/>
    <w:rsid w:val="7B4D8B59"/>
    <w:rsid w:val="7B85180D"/>
    <w:rsid w:val="7BA399EB"/>
    <w:rsid w:val="7BAA7387"/>
    <w:rsid w:val="7BAD9B31"/>
    <w:rsid w:val="7BC7A271"/>
    <w:rsid w:val="7BD3D0F1"/>
    <w:rsid w:val="7BD84FE0"/>
    <w:rsid w:val="7BDFED7A"/>
    <w:rsid w:val="7BEB8FF7"/>
    <w:rsid w:val="7BF16271"/>
    <w:rsid w:val="7BF658AF"/>
    <w:rsid w:val="7C048229"/>
    <w:rsid w:val="7C1C9B47"/>
    <w:rsid w:val="7C1F4E32"/>
    <w:rsid w:val="7C21251B"/>
    <w:rsid w:val="7C32895C"/>
    <w:rsid w:val="7C3DAAE3"/>
    <w:rsid w:val="7C41749F"/>
    <w:rsid w:val="7C59B721"/>
    <w:rsid w:val="7C5A7322"/>
    <w:rsid w:val="7C603373"/>
    <w:rsid w:val="7C78E41D"/>
    <w:rsid w:val="7C8B8D0C"/>
    <w:rsid w:val="7C95EA56"/>
    <w:rsid w:val="7C96EBE1"/>
    <w:rsid w:val="7CC1ADBB"/>
    <w:rsid w:val="7CC401D6"/>
    <w:rsid w:val="7CD8859C"/>
    <w:rsid w:val="7CEDE817"/>
    <w:rsid w:val="7CF57183"/>
    <w:rsid w:val="7CF858EF"/>
    <w:rsid w:val="7D0F4D22"/>
    <w:rsid w:val="7D122D74"/>
    <w:rsid w:val="7D23FAF5"/>
    <w:rsid w:val="7D2EF27D"/>
    <w:rsid w:val="7D354838"/>
    <w:rsid w:val="7D3CE92F"/>
    <w:rsid w:val="7D43AC83"/>
    <w:rsid w:val="7DD2E05C"/>
    <w:rsid w:val="7DE9CD8F"/>
    <w:rsid w:val="7DEC1BDB"/>
    <w:rsid w:val="7DFCFD8D"/>
    <w:rsid w:val="7E0B7DD5"/>
    <w:rsid w:val="7E13C874"/>
    <w:rsid w:val="7E2732B1"/>
    <w:rsid w:val="7E2C4445"/>
    <w:rsid w:val="7E3FD1AF"/>
    <w:rsid w:val="7E4AF999"/>
    <w:rsid w:val="7E4D1E27"/>
    <w:rsid w:val="7E50D268"/>
    <w:rsid w:val="7E526E84"/>
    <w:rsid w:val="7E54B92E"/>
    <w:rsid w:val="7E698253"/>
    <w:rsid w:val="7E75A19E"/>
    <w:rsid w:val="7E761A01"/>
    <w:rsid w:val="7E80A2DE"/>
    <w:rsid w:val="7E979CF8"/>
    <w:rsid w:val="7EB1D601"/>
    <w:rsid w:val="7EC4B0CA"/>
    <w:rsid w:val="7EC60F0A"/>
    <w:rsid w:val="7EF8D0E0"/>
    <w:rsid w:val="7EFE625B"/>
    <w:rsid w:val="7F004B4D"/>
    <w:rsid w:val="7F0EADC6"/>
    <w:rsid w:val="7F164BF8"/>
    <w:rsid w:val="7F17D1EF"/>
    <w:rsid w:val="7F1B88C7"/>
    <w:rsid w:val="7F35A232"/>
    <w:rsid w:val="7F5188E2"/>
    <w:rsid w:val="7F6A2576"/>
    <w:rsid w:val="7F7D3912"/>
    <w:rsid w:val="7F9EF7A4"/>
    <w:rsid w:val="7F9F7F0B"/>
    <w:rsid w:val="7FB01C33"/>
    <w:rsid w:val="7FBF99D9"/>
    <w:rsid w:val="7FC2ABC8"/>
    <w:rsid w:val="7FC7AE5C"/>
    <w:rsid w:val="7FCE1DB1"/>
    <w:rsid w:val="7FE986B9"/>
    <w:rsid w:val="7FF3901C"/>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12B10"/>
  <w15:docId w15:val="{92D94509-94CE-4A7B-BFA5-E60B8410D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EBF"/>
    <w:pPr>
      <w:spacing w:line="360" w:lineRule="auto"/>
      <w:ind w:firstLine="720"/>
      <w:jc w:val="both"/>
    </w:pPr>
    <w:rPr>
      <w:rFonts w:ascii="Times New Roman" w:hAnsi="Times New Roman"/>
    </w:rPr>
  </w:style>
  <w:style w:type="paragraph" w:styleId="Ttulo1">
    <w:name w:val="heading 1"/>
    <w:basedOn w:val="Normal"/>
    <w:next w:val="Normal"/>
    <w:link w:val="Ttulo1Car"/>
    <w:uiPriority w:val="9"/>
    <w:qFormat/>
    <w:rsid w:val="00E63B47"/>
    <w:pPr>
      <w:keepNext/>
      <w:keepLines/>
      <w:numPr>
        <w:numId w:val="1"/>
      </w:numPr>
      <w:spacing w:before="360" w:after="80"/>
      <w:jc w:val="left"/>
      <w:outlineLvl w:val="0"/>
    </w:pPr>
    <w:rPr>
      <w:rFonts w:eastAsiaTheme="majorEastAsia" w:cstheme="majorBidi"/>
      <w:b/>
      <w:szCs w:val="40"/>
    </w:rPr>
  </w:style>
  <w:style w:type="paragraph" w:styleId="Ttulo2">
    <w:name w:val="heading 2"/>
    <w:basedOn w:val="Ttulo1"/>
    <w:next w:val="Normal"/>
    <w:link w:val="Ttulo2Car"/>
    <w:uiPriority w:val="9"/>
    <w:unhideWhenUsed/>
    <w:qFormat/>
    <w:rsid w:val="00DB2CF6"/>
    <w:pPr>
      <w:numPr>
        <w:ilvl w:val="1"/>
      </w:numPr>
      <w:spacing w:before="160"/>
      <w:ind w:left="1296"/>
      <w:outlineLvl w:val="1"/>
    </w:pPr>
    <w:rPr>
      <w:b w:val="0"/>
      <w:szCs w:val="32"/>
    </w:rPr>
  </w:style>
  <w:style w:type="paragraph" w:styleId="Ttulo3">
    <w:name w:val="heading 3"/>
    <w:basedOn w:val="Normal"/>
    <w:next w:val="Normal"/>
    <w:link w:val="Ttulo3Car"/>
    <w:uiPriority w:val="9"/>
    <w:unhideWhenUsed/>
    <w:qFormat/>
    <w:rsid w:val="0074405F"/>
    <w:pPr>
      <w:keepNext/>
      <w:keepLines/>
      <w:numPr>
        <w:ilvl w:val="2"/>
        <w:numId w:val="1"/>
      </w:numPr>
      <w:spacing w:before="160" w:after="80"/>
      <w:ind w:left="2160"/>
      <w:outlineLvl w:val="2"/>
    </w:pPr>
    <w:rPr>
      <w:rFonts w:eastAsiaTheme="majorEastAsia" w:cstheme="majorBidi"/>
      <w:szCs w:val="28"/>
    </w:rPr>
  </w:style>
  <w:style w:type="paragraph" w:styleId="Ttulo4">
    <w:name w:val="heading 4"/>
    <w:basedOn w:val="Normal"/>
    <w:next w:val="Normal"/>
    <w:link w:val="Ttulo4Car"/>
    <w:uiPriority w:val="9"/>
    <w:unhideWhenUsed/>
    <w:qFormat/>
    <w:rsid w:val="00975483"/>
    <w:pPr>
      <w:keepNext/>
      <w:keepLines/>
      <w:numPr>
        <w:ilvl w:val="3"/>
        <w:numId w:val="1"/>
      </w:numPr>
      <w:spacing w:before="80" w:after="40"/>
      <w:ind w:left="3024"/>
      <w:outlineLvl w:val="3"/>
    </w:pPr>
    <w:rPr>
      <w:rFonts w:eastAsiaTheme="majorEastAsia" w:cstheme="majorBidi"/>
      <w:iCs/>
    </w:rPr>
  </w:style>
  <w:style w:type="paragraph" w:styleId="Ttulo5">
    <w:name w:val="heading 5"/>
    <w:basedOn w:val="Normal"/>
    <w:next w:val="Normal"/>
    <w:link w:val="Ttulo5Car"/>
    <w:uiPriority w:val="9"/>
    <w:semiHidden/>
    <w:unhideWhenUsed/>
    <w:qFormat/>
    <w:rsid w:val="006C67A3"/>
    <w:pPr>
      <w:keepNext/>
      <w:keepLines/>
      <w:numPr>
        <w:ilvl w:val="4"/>
        <w:numId w:val="1"/>
      </w:numPr>
      <w:spacing w:before="80" w:after="40"/>
      <w:ind w:left="540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67A3"/>
    <w:pPr>
      <w:keepNext/>
      <w:keepLines/>
      <w:numPr>
        <w:ilvl w:val="5"/>
        <w:numId w:val="1"/>
      </w:numPr>
      <w:spacing w:before="40" w:after="0"/>
      <w:ind w:left="612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67A3"/>
    <w:pPr>
      <w:keepNext/>
      <w:keepLines/>
      <w:numPr>
        <w:ilvl w:val="6"/>
        <w:numId w:val="1"/>
      </w:numPr>
      <w:spacing w:before="40" w:after="0"/>
      <w:ind w:left="68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67A3"/>
    <w:pPr>
      <w:keepNext/>
      <w:keepLines/>
      <w:numPr>
        <w:ilvl w:val="7"/>
        <w:numId w:val="1"/>
      </w:numPr>
      <w:spacing w:after="0"/>
      <w:ind w:left="756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67A3"/>
    <w:pPr>
      <w:keepNext/>
      <w:keepLines/>
      <w:numPr>
        <w:ilvl w:val="8"/>
        <w:numId w:val="1"/>
      </w:numPr>
      <w:spacing w:after="0"/>
      <w:ind w:left="828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3B47"/>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DB2CF6"/>
    <w:rPr>
      <w:rFonts w:ascii="Times New Roman" w:eastAsiaTheme="majorEastAsia" w:hAnsi="Times New Roman" w:cstheme="majorBidi"/>
      <w:szCs w:val="32"/>
    </w:rPr>
  </w:style>
  <w:style w:type="character" w:customStyle="1" w:styleId="Ttulo3Car">
    <w:name w:val="Título 3 Car"/>
    <w:basedOn w:val="Fuentedeprrafopredeter"/>
    <w:link w:val="Ttulo3"/>
    <w:uiPriority w:val="9"/>
    <w:rsid w:val="0074405F"/>
    <w:rPr>
      <w:rFonts w:ascii="Times New Roman" w:eastAsiaTheme="majorEastAsia" w:hAnsi="Times New Roman" w:cstheme="majorBidi"/>
      <w:szCs w:val="28"/>
    </w:rPr>
  </w:style>
  <w:style w:type="character" w:customStyle="1" w:styleId="Ttulo4Car">
    <w:name w:val="Título 4 Car"/>
    <w:basedOn w:val="Fuentedeprrafopredeter"/>
    <w:link w:val="Ttulo4"/>
    <w:uiPriority w:val="9"/>
    <w:rsid w:val="00975483"/>
    <w:rPr>
      <w:rFonts w:ascii="Times New Roman" w:eastAsiaTheme="majorEastAsia" w:hAnsi="Times New Roman" w:cstheme="majorBidi"/>
      <w:iCs/>
    </w:rPr>
  </w:style>
  <w:style w:type="character" w:customStyle="1" w:styleId="Ttulo5Car">
    <w:name w:val="Título 5 Car"/>
    <w:basedOn w:val="Fuentedeprrafopredeter"/>
    <w:link w:val="Ttulo5"/>
    <w:uiPriority w:val="9"/>
    <w:semiHidden/>
    <w:rsid w:val="006C67A3"/>
    <w:rPr>
      <w:rFonts w:ascii="Times New Roman" w:eastAsiaTheme="majorEastAsia" w:hAnsi="Times New Roman" w:cstheme="majorBidi"/>
      <w:color w:val="0F4761" w:themeColor="accent1" w:themeShade="BF"/>
    </w:rPr>
  </w:style>
  <w:style w:type="character" w:customStyle="1" w:styleId="Ttulo6Car">
    <w:name w:val="Título 6 Car"/>
    <w:basedOn w:val="Fuentedeprrafopredeter"/>
    <w:link w:val="Ttulo6"/>
    <w:uiPriority w:val="9"/>
    <w:semiHidden/>
    <w:rsid w:val="006C67A3"/>
    <w:rPr>
      <w:rFonts w:ascii="Times New Roman" w:eastAsiaTheme="majorEastAsia" w:hAnsi="Times New Roman" w:cstheme="majorBidi"/>
      <w:i/>
      <w:iCs/>
      <w:color w:val="595959" w:themeColor="text1" w:themeTint="A6"/>
    </w:rPr>
  </w:style>
  <w:style w:type="character" w:customStyle="1" w:styleId="Ttulo7Car">
    <w:name w:val="Título 7 Car"/>
    <w:basedOn w:val="Fuentedeprrafopredeter"/>
    <w:link w:val="Ttulo7"/>
    <w:uiPriority w:val="9"/>
    <w:semiHidden/>
    <w:rsid w:val="006C67A3"/>
    <w:rPr>
      <w:rFonts w:ascii="Times New Roman" w:eastAsiaTheme="majorEastAsia" w:hAnsi="Times New Roman" w:cstheme="majorBidi"/>
      <w:color w:val="595959" w:themeColor="text1" w:themeTint="A6"/>
    </w:rPr>
  </w:style>
  <w:style w:type="character" w:customStyle="1" w:styleId="Ttulo8Car">
    <w:name w:val="Título 8 Car"/>
    <w:basedOn w:val="Fuentedeprrafopredeter"/>
    <w:link w:val="Ttulo8"/>
    <w:uiPriority w:val="9"/>
    <w:semiHidden/>
    <w:rsid w:val="006C67A3"/>
    <w:rPr>
      <w:rFonts w:ascii="Times New Roman" w:eastAsiaTheme="majorEastAsia" w:hAnsi="Times New Roman" w:cstheme="majorBidi"/>
      <w:i/>
      <w:iCs/>
      <w:color w:val="272727" w:themeColor="text1" w:themeTint="D8"/>
    </w:rPr>
  </w:style>
  <w:style w:type="character" w:customStyle="1" w:styleId="Ttulo9Car">
    <w:name w:val="Título 9 Car"/>
    <w:basedOn w:val="Fuentedeprrafopredeter"/>
    <w:link w:val="Ttulo9"/>
    <w:uiPriority w:val="9"/>
    <w:semiHidden/>
    <w:rsid w:val="006C67A3"/>
    <w:rPr>
      <w:rFonts w:ascii="Times New Roman" w:eastAsiaTheme="majorEastAsia" w:hAnsi="Times New Roman" w:cstheme="majorBidi"/>
      <w:color w:val="272727" w:themeColor="text1" w:themeTint="D8"/>
    </w:rPr>
  </w:style>
  <w:style w:type="paragraph" w:styleId="Sinespaciado">
    <w:name w:val="No Spacing"/>
    <w:uiPriority w:val="1"/>
    <w:qFormat/>
    <w:rsid w:val="009D1CB8"/>
    <w:pPr>
      <w:spacing w:after="0" w:line="240" w:lineRule="auto"/>
    </w:pPr>
  </w:style>
  <w:style w:type="paragraph" w:styleId="Ttulo">
    <w:name w:val="Title"/>
    <w:basedOn w:val="Normal"/>
    <w:next w:val="Normal"/>
    <w:link w:val="TtuloCar"/>
    <w:uiPriority w:val="10"/>
    <w:qFormat/>
    <w:rsid w:val="006C6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67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6C67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67A3"/>
    <w:pPr>
      <w:spacing w:before="160"/>
      <w:jc w:val="center"/>
    </w:pPr>
    <w:rPr>
      <w:i/>
      <w:iCs/>
      <w:color w:val="404040" w:themeColor="text1" w:themeTint="BF"/>
    </w:rPr>
  </w:style>
  <w:style w:type="character" w:customStyle="1" w:styleId="CitaCar">
    <w:name w:val="Cita Car"/>
    <w:basedOn w:val="Fuentedeprrafopredeter"/>
    <w:link w:val="Cita"/>
    <w:uiPriority w:val="29"/>
    <w:rsid w:val="006C67A3"/>
    <w:rPr>
      <w:i/>
      <w:iCs/>
      <w:color w:val="404040" w:themeColor="text1" w:themeTint="BF"/>
    </w:rPr>
  </w:style>
  <w:style w:type="paragraph" w:styleId="Prrafodelista">
    <w:name w:val="List Paragraph"/>
    <w:basedOn w:val="Normal"/>
    <w:uiPriority w:val="34"/>
    <w:qFormat/>
    <w:rsid w:val="006C67A3"/>
    <w:pPr>
      <w:ind w:left="720"/>
      <w:contextualSpacing/>
    </w:pPr>
  </w:style>
  <w:style w:type="character" w:styleId="nfasisintenso">
    <w:name w:val="Intense Emphasis"/>
    <w:basedOn w:val="Fuentedeprrafopredeter"/>
    <w:uiPriority w:val="21"/>
    <w:qFormat/>
    <w:rsid w:val="006C67A3"/>
    <w:rPr>
      <w:i/>
      <w:iCs/>
      <w:color w:val="0F4761" w:themeColor="accent1" w:themeShade="BF"/>
    </w:rPr>
  </w:style>
  <w:style w:type="paragraph" w:styleId="Citadestacada">
    <w:name w:val="Intense Quote"/>
    <w:basedOn w:val="Normal"/>
    <w:next w:val="Normal"/>
    <w:link w:val="CitadestacadaCar"/>
    <w:uiPriority w:val="30"/>
    <w:qFormat/>
    <w:rsid w:val="006C6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67A3"/>
    <w:rPr>
      <w:i/>
      <w:iCs/>
      <w:color w:val="0F4761" w:themeColor="accent1" w:themeShade="BF"/>
    </w:rPr>
  </w:style>
  <w:style w:type="character" w:styleId="Referenciaintensa">
    <w:name w:val="Intense Reference"/>
    <w:basedOn w:val="Fuentedeprrafopredeter"/>
    <w:uiPriority w:val="32"/>
    <w:qFormat/>
    <w:rsid w:val="006C67A3"/>
    <w:rPr>
      <w:b/>
      <w:bCs/>
      <w:smallCaps/>
      <w:color w:val="0F4761" w:themeColor="accent1" w:themeShade="BF"/>
      <w:spacing w:val="5"/>
    </w:rPr>
  </w:style>
  <w:style w:type="paragraph" w:styleId="Encabezado">
    <w:name w:val="header"/>
    <w:basedOn w:val="Normal"/>
    <w:link w:val="EncabezadoCar"/>
    <w:uiPriority w:val="99"/>
    <w:unhideWhenUsed/>
    <w:rsid w:val="004B21C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21C3"/>
  </w:style>
  <w:style w:type="paragraph" w:styleId="Piedepgina">
    <w:name w:val="footer"/>
    <w:basedOn w:val="Normal"/>
    <w:link w:val="PiedepginaCar"/>
    <w:uiPriority w:val="99"/>
    <w:unhideWhenUsed/>
    <w:rsid w:val="004B21C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B21C3"/>
  </w:style>
  <w:style w:type="paragraph" w:styleId="TtuloTDC">
    <w:name w:val="TOC Heading"/>
    <w:basedOn w:val="Ttulo1"/>
    <w:next w:val="Normal"/>
    <w:uiPriority w:val="39"/>
    <w:unhideWhenUsed/>
    <w:qFormat/>
    <w:rsid w:val="0056340D"/>
    <w:pPr>
      <w:spacing w:before="240" w:after="0" w:line="259" w:lineRule="auto"/>
      <w:outlineLvl w:val="9"/>
    </w:pPr>
    <w:rPr>
      <w:sz w:val="32"/>
      <w:szCs w:val="32"/>
    </w:rPr>
  </w:style>
  <w:style w:type="paragraph" w:styleId="TDC1">
    <w:name w:val="toc 1"/>
    <w:next w:val="Normal"/>
    <w:autoRedefine/>
    <w:uiPriority w:val="39"/>
    <w:unhideWhenUsed/>
    <w:rsid w:val="00284C2B"/>
    <w:pPr>
      <w:tabs>
        <w:tab w:val="left" w:pos="1200"/>
        <w:tab w:val="right" w:leader="dot" w:pos="8828"/>
        <w:tab w:val="right" w:leader="dot" w:pos="9350"/>
      </w:tabs>
      <w:spacing w:before="120" w:after="120"/>
    </w:pPr>
    <w:rPr>
      <w:rFonts w:ascii="Times New Roman" w:eastAsiaTheme="majorEastAsia" w:hAnsi="Times New Roman" w:cstheme="majorBidi"/>
      <w:bCs/>
      <w:caps/>
      <w:szCs w:val="20"/>
    </w:rPr>
  </w:style>
  <w:style w:type="paragraph" w:styleId="TDC2">
    <w:name w:val="toc 2"/>
    <w:basedOn w:val="Tabladeilustraciones"/>
    <w:next w:val="Tabladeilustraciones"/>
    <w:autoRedefine/>
    <w:uiPriority w:val="39"/>
    <w:unhideWhenUsed/>
    <w:rsid w:val="00F3092C"/>
    <w:pPr>
      <w:tabs>
        <w:tab w:val="left" w:pos="720"/>
        <w:tab w:val="right" w:leader="dot" w:pos="8828"/>
      </w:tabs>
      <w:ind w:left="380" w:firstLine="0"/>
    </w:pPr>
    <w:rPr>
      <w:smallCaps w:val="0"/>
      <w:sz w:val="24"/>
    </w:rPr>
  </w:style>
  <w:style w:type="paragraph" w:styleId="Tabladeilustraciones">
    <w:name w:val="table of figures"/>
    <w:basedOn w:val="Normal"/>
    <w:next w:val="Normal"/>
    <w:uiPriority w:val="99"/>
    <w:unhideWhenUsed/>
    <w:rsid w:val="00AC77DA"/>
    <w:pPr>
      <w:spacing w:after="0"/>
      <w:ind w:left="480" w:hanging="480"/>
    </w:pPr>
    <w:rPr>
      <w:smallCaps/>
      <w:sz w:val="20"/>
      <w:szCs w:val="20"/>
    </w:rPr>
  </w:style>
  <w:style w:type="paragraph" w:styleId="TDC3">
    <w:name w:val="toc 3"/>
    <w:basedOn w:val="Tabladeilustraciones"/>
    <w:next w:val="Normal"/>
    <w:autoRedefine/>
    <w:uiPriority w:val="39"/>
    <w:unhideWhenUsed/>
    <w:rsid w:val="00F3092C"/>
    <w:pPr>
      <w:tabs>
        <w:tab w:val="left" w:pos="1440"/>
        <w:tab w:val="right" w:leader="dot" w:pos="8828"/>
      </w:tabs>
      <w:ind w:left="720" w:firstLine="0"/>
    </w:pPr>
    <w:rPr>
      <w:iCs/>
      <w:sz w:val="22"/>
    </w:rPr>
  </w:style>
  <w:style w:type="character" w:styleId="Hipervnculo">
    <w:name w:val="Hyperlink"/>
    <w:basedOn w:val="Fuentedeprrafopredeter"/>
    <w:uiPriority w:val="99"/>
    <w:unhideWhenUsed/>
    <w:rsid w:val="0056340D"/>
    <w:rPr>
      <w:color w:val="467886" w:themeColor="hyperlink"/>
      <w:u w:val="single"/>
    </w:rPr>
  </w:style>
  <w:style w:type="paragraph" w:styleId="Descripcin">
    <w:name w:val="caption"/>
    <w:basedOn w:val="Normal"/>
    <w:next w:val="Normal"/>
    <w:uiPriority w:val="35"/>
    <w:unhideWhenUsed/>
    <w:qFormat/>
    <w:rsid w:val="00684F57"/>
    <w:pPr>
      <w:spacing w:after="200" w:line="240" w:lineRule="auto"/>
      <w:ind w:firstLine="0"/>
      <w:jc w:val="center"/>
    </w:pPr>
    <w:rPr>
      <w:i/>
      <w:iCs/>
      <w:sz w:val="22"/>
      <w:szCs w:val="18"/>
    </w:rPr>
  </w:style>
  <w:style w:type="paragraph" w:styleId="Textonotapie">
    <w:name w:val="footnote text"/>
    <w:basedOn w:val="Normal"/>
    <w:link w:val="TextonotapieCar"/>
    <w:uiPriority w:val="99"/>
    <w:semiHidden/>
    <w:unhideWhenUsed/>
    <w:rsid w:val="0064340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43409"/>
    <w:rPr>
      <w:sz w:val="20"/>
      <w:szCs w:val="20"/>
    </w:rPr>
  </w:style>
  <w:style w:type="character" w:styleId="Refdenotaalpie">
    <w:name w:val="footnote reference"/>
    <w:basedOn w:val="Fuentedeprrafopredeter"/>
    <w:uiPriority w:val="99"/>
    <w:semiHidden/>
    <w:unhideWhenUsed/>
    <w:rsid w:val="005B6D4A"/>
    <w:rPr>
      <w:vertAlign w:val="superscript"/>
    </w:rPr>
  </w:style>
  <w:style w:type="character" w:styleId="Hipervnculovisitado">
    <w:name w:val="FollowedHyperlink"/>
    <w:basedOn w:val="Fuentedeprrafopredeter"/>
    <w:uiPriority w:val="99"/>
    <w:semiHidden/>
    <w:unhideWhenUsed/>
    <w:rsid w:val="0031011D"/>
    <w:rPr>
      <w:color w:val="96607D" w:themeColor="followedHyperlink"/>
      <w:u w:val="single"/>
    </w:rPr>
  </w:style>
  <w:style w:type="paragraph" w:styleId="NormalWeb">
    <w:name w:val="Normal (Web)"/>
    <w:basedOn w:val="Normal"/>
    <w:uiPriority w:val="99"/>
    <w:unhideWhenUsed/>
    <w:rsid w:val="00C92C16"/>
    <w:rPr>
      <w:rFonts w:cs="Times New Roman"/>
    </w:rPr>
  </w:style>
  <w:style w:type="table" w:customStyle="1" w:styleId="TableNormal1">
    <w:name w:val="Table Normal1"/>
    <w:rsid w:val="00F3332A"/>
    <w:tblPr>
      <w:tblCellMar>
        <w:top w:w="0" w:type="dxa"/>
        <w:left w:w="0" w:type="dxa"/>
        <w:bottom w:w="0" w:type="dxa"/>
        <w:right w:w="0" w:type="dxa"/>
      </w:tblCellMar>
    </w:tblPr>
  </w:style>
  <w:style w:type="paragraph" w:styleId="TDC4">
    <w:name w:val="toc 4"/>
    <w:basedOn w:val="Normal"/>
    <w:next w:val="Normal"/>
    <w:autoRedefine/>
    <w:uiPriority w:val="39"/>
    <w:unhideWhenUsed/>
    <w:rsid w:val="00BB4CC4"/>
    <w:pPr>
      <w:spacing w:after="0"/>
      <w:ind w:left="720"/>
    </w:pPr>
    <w:rPr>
      <w:rFonts w:asciiTheme="minorHAnsi" w:hAnsiTheme="minorHAnsi"/>
      <w:sz w:val="18"/>
      <w:szCs w:val="18"/>
    </w:rPr>
  </w:style>
  <w:style w:type="paragraph" w:styleId="TDC5">
    <w:name w:val="toc 5"/>
    <w:basedOn w:val="Normal"/>
    <w:next w:val="Normal"/>
    <w:autoRedefine/>
    <w:uiPriority w:val="39"/>
    <w:unhideWhenUsed/>
    <w:rsid w:val="00BB4CC4"/>
    <w:pPr>
      <w:spacing w:after="0"/>
      <w:ind w:left="960"/>
    </w:pPr>
    <w:rPr>
      <w:rFonts w:asciiTheme="minorHAnsi" w:hAnsiTheme="minorHAnsi"/>
      <w:sz w:val="18"/>
      <w:szCs w:val="18"/>
    </w:rPr>
  </w:style>
  <w:style w:type="paragraph" w:styleId="TDC6">
    <w:name w:val="toc 6"/>
    <w:basedOn w:val="Normal"/>
    <w:next w:val="Normal"/>
    <w:autoRedefine/>
    <w:uiPriority w:val="39"/>
    <w:unhideWhenUsed/>
    <w:rsid w:val="00BB4CC4"/>
    <w:pPr>
      <w:spacing w:after="0"/>
      <w:ind w:left="1200"/>
    </w:pPr>
    <w:rPr>
      <w:rFonts w:asciiTheme="minorHAnsi" w:hAnsiTheme="minorHAnsi"/>
      <w:sz w:val="18"/>
      <w:szCs w:val="18"/>
    </w:rPr>
  </w:style>
  <w:style w:type="paragraph" w:styleId="TDC7">
    <w:name w:val="toc 7"/>
    <w:basedOn w:val="Normal"/>
    <w:next w:val="Normal"/>
    <w:autoRedefine/>
    <w:uiPriority w:val="39"/>
    <w:unhideWhenUsed/>
    <w:rsid w:val="00BB4CC4"/>
    <w:pPr>
      <w:spacing w:after="0"/>
      <w:ind w:left="1440"/>
    </w:pPr>
    <w:rPr>
      <w:rFonts w:asciiTheme="minorHAnsi" w:hAnsiTheme="minorHAnsi"/>
      <w:sz w:val="18"/>
      <w:szCs w:val="18"/>
    </w:rPr>
  </w:style>
  <w:style w:type="paragraph" w:styleId="TDC8">
    <w:name w:val="toc 8"/>
    <w:basedOn w:val="Normal"/>
    <w:next w:val="Normal"/>
    <w:autoRedefine/>
    <w:uiPriority w:val="39"/>
    <w:unhideWhenUsed/>
    <w:rsid w:val="00BB4CC4"/>
    <w:pPr>
      <w:spacing w:after="0"/>
      <w:ind w:left="1680"/>
    </w:pPr>
    <w:rPr>
      <w:rFonts w:asciiTheme="minorHAnsi" w:hAnsiTheme="minorHAnsi"/>
      <w:sz w:val="18"/>
      <w:szCs w:val="18"/>
    </w:rPr>
  </w:style>
  <w:style w:type="paragraph" w:styleId="TDC9">
    <w:name w:val="toc 9"/>
    <w:basedOn w:val="Normal"/>
    <w:next w:val="Normal"/>
    <w:autoRedefine/>
    <w:uiPriority w:val="39"/>
    <w:unhideWhenUsed/>
    <w:rsid w:val="00BB4CC4"/>
    <w:pPr>
      <w:spacing w:after="0"/>
      <w:ind w:left="1920"/>
    </w:pPr>
    <w:rPr>
      <w:rFonts w:asciiTheme="minorHAnsi" w:hAnsiTheme="minorHAnsi"/>
      <w:sz w:val="18"/>
      <w:szCs w:val="18"/>
    </w:rPr>
  </w:style>
  <w:style w:type="table" w:styleId="Tablaconcuadrcula">
    <w:name w:val="Table Grid"/>
    <w:basedOn w:val="Tablanormal"/>
    <w:uiPriority w:val="59"/>
    <w:rsid w:val="00ED2D6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ibliografa">
    <w:name w:val="Bibliography"/>
    <w:basedOn w:val="Normal"/>
    <w:next w:val="Normal"/>
    <w:uiPriority w:val="37"/>
    <w:unhideWhenUsed/>
    <w:rsid w:val="00983BFA"/>
  </w:style>
  <w:style w:type="paragraph" w:styleId="Revisin">
    <w:name w:val="Revision"/>
    <w:hidden/>
    <w:uiPriority w:val="99"/>
    <w:semiHidden/>
    <w:rsid w:val="00E10A99"/>
    <w:pPr>
      <w:spacing w:after="0" w:line="240" w:lineRule="auto"/>
    </w:pPr>
    <w:rPr>
      <w:rFonts w:ascii="Times New Roman" w:hAnsi="Times New Roman"/>
    </w:rPr>
  </w:style>
  <w:style w:type="character" w:styleId="Mencinsinresolver">
    <w:name w:val="Unresolved Mention"/>
    <w:basedOn w:val="Fuentedeprrafopredeter"/>
    <w:uiPriority w:val="99"/>
    <w:semiHidden/>
    <w:unhideWhenUsed/>
    <w:rsid w:val="002D0D55"/>
    <w:rPr>
      <w:color w:val="605E5C"/>
      <w:shd w:val="clear" w:color="auto" w:fill="E1DFDD"/>
    </w:rPr>
  </w:style>
  <w:style w:type="character" w:styleId="Textoennegrita">
    <w:name w:val="Strong"/>
    <w:basedOn w:val="Fuentedeprrafopredeter"/>
    <w:uiPriority w:val="22"/>
    <w:qFormat/>
    <w:rsid w:val="00D9662A"/>
    <w:rPr>
      <w:b/>
      <w:bCs/>
    </w:rPr>
  </w:style>
  <w:style w:type="character" w:styleId="CdigoHTML">
    <w:name w:val="HTML Code"/>
    <w:basedOn w:val="Fuentedeprrafopredeter"/>
    <w:uiPriority w:val="99"/>
    <w:semiHidden/>
    <w:unhideWhenUsed/>
    <w:rsid w:val="005D039B"/>
    <w:rPr>
      <w:rFonts w:ascii="Courier New" w:eastAsia="Times New Roman" w:hAnsi="Courier New" w:cs="Courier New"/>
      <w:sz w:val="20"/>
      <w:szCs w:val="20"/>
    </w:rPr>
  </w:style>
  <w:style w:type="character" w:customStyle="1" w:styleId="citation-130">
    <w:name w:val="citation-130"/>
    <w:basedOn w:val="Fuentedeprrafopredeter"/>
    <w:rsid w:val="005D03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2230">
      <w:bodyDiv w:val="1"/>
      <w:marLeft w:val="0"/>
      <w:marRight w:val="0"/>
      <w:marTop w:val="0"/>
      <w:marBottom w:val="0"/>
      <w:divBdr>
        <w:top w:val="none" w:sz="0" w:space="0" w:color="auto"/>
        <w:left w:val="none" w:sz="0" w:space="0" w:color="auto"/>
        <w:bottom w:val="none" w:sz="0" w:space="0" w:color="auto"/>
        <w:right w:val="none" w:sz="0" w:space="0" w:color="auto"/>
      </w:divBdr>
    </w:div>
    <w:div w:id="4092405">
      <w:bodyDiv w:val="1"/>
      <w:marLeft w:val="0"/>
      <w:marRight w:val="0"/>
      <w:marTop w:val="0"/>
      <w:marBottom w:val="0"/>
      <w:divBdr>
        <w:top w:val="none" w:sz="0" w:space="0" w:color="auto"/>
        <w:left w:val="none" w:sz="0" w:space="0" w:color="auto"/>
        <w:bottom w:val="none" w:sz="0" w:space="0" w:color="auto"/>
        <w:right w:val="none" w:sz="0" w:space="0" w:color="auto"/>
      </w:divBdr>
    </w:div>
    <w:div w:id="19402131">
      <w:bodyDiv w:val="1"/>
      <w:marLeft w:val="0"/>
      <w:marRight w:val="0"/>
      <w:marTop w:val="0"/>
      <w:marBottom w:val="0"/>
      <w:divBdr>
        <w:top w:val="none" w:sz="0" w:space="0" w:color="auto"/>
        <w:left w:val="none" w:sz="0" w:space="0" w:color="auto"/>
        <w:bottom w:val="none" w:sz="0" w:space="0" w:color="auto"/>
        <w:right w:val="none" w:sz="0" w:space="0" w:color="auto"/>
      </w:divBdr>
    </w:div>
    <w:div w:id="38365730">
      <w:bodyDiv w:val="1"/>
      <w:marLeft w:val="0"/>
      <w:marRight w:val="0"/>
      <w:marTop w:val="0"/>
      <w:marBottom w:val="0"/>
      <w:divBdr>
        <w:top w:val="none" w:sz="0" w:space="0" w:color="auto"/>
        <w:left w:val="none" w:sz="0" w:space="0" w:color="auto"/>
        <w:bottom w:val="none" w:sz="0" w:space="0" w:color="auto"/>
        <w:right w:val="none" w:sz="0" w:space="0" w:color="auto"/>
      </w:divBdr>
    </w:div>
    <w:div w:id="91053177">
      <w:bodyDiv w:val="1"/>
      <w:marLeft w:val="0"/>
      <w:marRight w:val="0"/>
      <w:marTop w:val="0"/>
      <w:marBottom w:val="0"/>
      <w:divBdr>
        <w:top w:val="none" w:sz="0" w:space="0" w:color="auto"/>
        <w:left w:val="none" w:sz="0" w:space="0" w:color="auto"/>
        <w:bottom w:val="none" w:sz="0" w:space="0" w:color="auto"/>
        <w:right w:val="none" w:sz="0" w:space="0" w:color="auto"/>
      </w:divBdr>
    </w:div>
    <w:div w:id="110168115">
      <w:bodyDiv w:val="1"/>
      <w:marLeft w:val="0"/>
      <w:marRight w:val="0"/>
      <w:marTop w:val="0"/>
      <w:marBottom w:val="0"/>
      <w:divBdr>
        <w:top w:val="none" w:sz="0" w:space="0" w:color="auto"/>
        <w:left w:val="none" w:sz="0" w:space="0" w:color="auto"/>
        <w:bottom w:val="none" w:sz="0" w:space="0" w:color="auto"/>
        <w:right w:val="none" w:sz="0" w:space="0" w:color="auto"/>
      </w:divBdr>
    </w:div>
    <w:div w:id="112331035">
      <w:bodyDiv w:val="1"/>
      <w:marLeft w:val="0"/>
      <w:marRight w:val="0"/>
      <w:marTop w:val="0"/>
      <w:marBottom w:val="0"/>
      <w:divBdr>
        <w:top w:val="none" w:sz="0" w:space="0" w:color="auto"/>
        <w:left w:val="none" w:sz="0" w:space="0" w:color="auto"/>
        <w:bottom w:val="none" w:sz="0" w:space="0" w:color="auto"/>
        <w:right w:val="none" w:sz="0" w:space="0" w:color="auto"/>
      </w:divBdr>
    </w:div>
    <w:div w:id="117065977">
      <w:bodyDiv w:val="1"/>
      <w:marLeft w:val="0"/>
      <w:marRight w:val="0"/>
      <w:marTop w:val="0"/>
      <w:marBottom w:val="0"/>
      <w:divBdr>
        <w:top w:val="none" w:sz="0" w:space="0" w:color="auto"/>
        <w:left w:val="none" w:sz="0" w:space="0" w:color="auto"/>
        <w:bottom w:val="none" w:sz="0" w:space="0" w:color="auto"/>
        <w:right w:val="none" w:sz="0" w:space="0" w:color="auto"/>
      </w:divBdr>
    </w:div>
    <w:div w:id="121311063">
      <w:bodyDiv w:val="1"/>
      <w:marLeft w:val="0"/>
      <w:marRight w:val="0"/>
      <w:marTop w:val="0"/>
      <w:marBottom w:val="0"/>
      <w:divBdr>
        <w:top w:val="none" w:sz="0" w:space="0" w:color="auto"/>
        <w:left w:val="none" w:sz="0" w:space="0" w:color="auto"/>
        <w:bottom w:val="none" w:sz="0" w:space="0" w:color="auto"/>
        <w:right w:val="none" w:sz="0" w:space="0" w:color="auto"/>
      </w:divBdr>
    </w:div>
    <w:div w:id="123348518">
      <w:bodyDiv w:val="1"/>
      <w:marLeft w:val="0"/>
      <w:marRight w:val="0"/>
      <w:marTop w:val="0"/>
      <w:marBottom w:val="0"/>
      <w:divBdr>
        <w:top w:val="none" w:sz="0" w:space="0" w:color="auto"/>
        <w:left w:val="none" w:sz="0" w:space="0" w:color="auto"/>
        <w:bottom w:val="none" w:sz="0" w:space="0" w:color="auto"/>
        <w:right w:val="none" w:sz="0" w:space="0" w:color="auto"/>
      </w:divBdr>
      <w:divsChild>
        <w:div w:id="1580560552">
          <w:marLeft w:val="0"/>
          <w:marRight w:val="0"/>
          <w:marTop w:val="0"/>
          <w:marBottom w:val="0"/>
          <w:divBdr>
            <w:top w:val="none" w:sz="0" w:space="0" w:color="auto"/>
            <w:left w:val="none" w:sz="0" w:space="0" w:color="auto"/>
            <w:bottom w:val="none" w:sz="0" w:space="0" w:color="auto"/>
            <w:right w:val="none" w:sz="0" w:space="0" w:color="auto"/>
          </w:divBdr>
        </w:div>
      </w:divsChild>
    </w:div>
    <w:div w:id="150097042">
      <w:bodyDiv w:val="1"/>
      <w:marLeft w:val="0"/>
      <w:marRight w:val="0"/>
      <w:marTop w:val="0"/>
      <w:marBottom w:val="0"/>
      <w:divBdr>
        <w:top w:val="none" w:sz="0" w:space="0" w:color="auto"/>
        <w:left w:val="none" w:sz="0" w:space="0" w:color="auto"/>
        <w:bottom w:val="none" w:sz="0" w:space="0" w:color="auto"/>
        <w:right w:val="none" w:sz="0" w:space="0" w:color="auto"/>
      </w:divBdr>
    </w:div>
    <w:div w:id="198663629">
      <w:bodyDiv w:val="1"/>
      <w:marLeft w:val="0"/>
      <w:marRight w:val="0"/>
      <w:marTop w:val="0"/>
      <w:marBottom w:val="0"/>
      <w:divBdr>
        <w:top w:val="none" w:sz="0" w:space="0" w:color="auto"/>
        <w:left w:val="none" w:sz="0" w:space="0" w:color="auto"/>
        <w:bottom w:val="none" w:sz="0" w:space="0" w:color="auto"/>
        <w:right w:val="none" w:sz="0" w:space="0" w:color="auto"/>
      </w:divBdr>
    </w:div>
    <w:div w:id="223488294">
      <w:bodyDiv w:val="1"/>
      <w:marLeft w:val="0"/>
      <w:marRight w:val="0"/>
      <w:marTop w:val="0"/>
      <w:marBottom w:val="0"/>
      <w:divBdr>
        <w:top w:val="none" w:sz="0" w:space="0" w:color="auto"/>
        <w:left w:val="none" w:sz="0" w:space="0" w:color="auto"/>
        <w:bottom w:val="none" w:sz="0" w:space="0" w:color="auto"/>
        <w:right w:val="none" w:sz="0" w:space="0" w:color="auto"/>
      </w:divBdr>
    </w:div>
    <w:div w:id="249195701">
      <w:bodyDiv w:val="1"/>
      <w:marLeft w:val="0"/>
      <w:marRight w:val="0"/>
      <w:marTop w:val="0"/>
      <w:marBottom w:val="0"/>
      <w:divBdr>
        <w:top w:val="none" w:sz="0" w:space="0" w:color="auto"/>
        <w:left w:val="none" w:sz="0" w:space="0" w:color="auto"/>
        <w:bottom w:val="none" w:sz="0" w:space="0" w:color="auto"/>
        <w:right w:val="none" w:sz="0" w:space="0" w:color="auto"/>
      </w:divBdr>
    </w:div>
    <w:div w:id="269513689">
      <w:bodyDiv w:val="1"/>
      <w:marLeft w:val="0"/>
      <w:marRight w:val="0"/>
      <w:marTop w:val="0"/>
      <w:marBottom w:val="0"/>
      <w:divBdr>
        <w:top w:val="none" w:sz="0" w:space="0" w:color="auto"/>
        <w:left w:val="none" w:sz="0" w:space="0" w:color="auto"/>
        <w:bottom w:val="none" w:sz="0" w:space="0" w:color="auto"/>
        <w:right w:val="none" w:sz="0" w:space="0" w:color="auto"/>
      </w:divBdr>
      <w:divsChild>
        <w:div w:id="1099714296">
          <w:marLeft w:val="0"/>
          <w:marRight w:val="0"/>
          <w:marTop w:val="0"/>
          <w:marBottom w:val="0"/>
          <w:divBdr>
            <w:top w:val="none" w:sz="0" w:space="0" w:color="auto"/>
            <w:left w:val="none" w:sz="0" w:space="0" w:color="auto"/>
            <w:bottom w:val="none" w:sz="0" w:space="0" w:color="auto"/>
            <w:right w:val="none" w:sz="0" w:space="0" w:color="auto"/>
          </w:divBdr>
        </w:div>
      </w:divsChild>
    </w:div>
    <w:div w:id="282225037">
      <w:bodyDiv w:val="1"/>
      <w:marLeft w:val="0"/>
      <w:marRight w:val="0"/>
      <w:marTop w:val="0"/>
      <w:marBottom w:val="0"/>
      <w:divBdr>
        <w:top w:val="none" w:sz="0" w:space="0" w:color="auto"/>
        <w:left w:val="none" w:sz="0" w:space="0" w:color="auto"/>
        <w:bottom w:val="none" w:sz="0" w:space="0" w:color="auto"/>
        <w:right w:val="none" w:sz="0" w:space="0" w:color="auto"/>
      </w:divBdr>
    </w:div>
    <w:div w:id="342821255">
      <w:bodyDiv w:val="1"/>
      <w:marLeft w:val="0"/>
      <w:marRight w:val="0"/>
      <w:marTop w:val="0"/>
      <w:marBottom w:val="0"/>
      <w:divBdr>
        <w:top w:val="none" w:sz="0" w:space="0" w:color="auto"/>
        <w:left w:val="none" w:sz="0" w:space="0" w:color="auto"/>
        <w:bottom w:val="none" w:sz="0" w:space="0" w:color="auto"/>
        <w:right w:val="none" w:sz="0" w:space="0" w:color="auto"/>
      </w:divBdr>
    </w:div>
    <w:div w:id="388890942">
      <w:bodyDiv w:val="1"/>
      <w:marLeft w:val="0"/>
      <w:marRight w:val="0"/>
      <w:marTop w:val="0"/>
      <w:marBottom w:val="0"/>
      <w:divBdr>
        <w:top w:val="none" w:sz="0" w:space="0" w:color="auto"/>
        <w:left w:val="none" w:sz="0" w:space="0" w:color="auto"/>
        <w:bottom w:val="none" w:sz="0" w:space="0" w:color="auto"/>
        <w:right w:val="none" w:sz="0" w:space="0" w:color="auto"/>
      </w:divBdr>
    </w:div>
    <w:div w:id="390542642">
      <w:bodyDiv w:val="1"/>
      <w:marLeft w:val="0"/>
      <w:marRight w:val="0"/>
      <w:marTop w:val="0"/>
      <w:marBottom w:val="0"/>
      <w:divBdr>
        <w:top w:val="none" w:sz="0" w:space="0" w:color="auto"/>
        <w:left w:val="none" w:sz="0" w:space="0" w:color="auto"/>
        <w:bottom w:val="none" w:sz="0" w:space="0" w:color="auto"/>
        <w:right w:val="none" w:sz="0" w:space="0" w:color="auto"/>
      </w:divBdr>
      <w:divsChild>
        <w:div w:id="1062682175">
          <w:marLeft w:val="0"/>
          <w:marRight w:val="0"/>
          <w:marTop w:val="0"/>
          <w:marBottom w:val="0"/>
          <w:divBdr>
            <w:top w:val="none" w:sz="0" w:space="0" w:color="auto"/>
            <w:left w:val="none" w:sz="0" w:space="0" w:color="auto"/>
            <w:bottom w:val="none" w:sz="0" w:space="0" w:color="auto"/>
            <w:right w:val="none" w:sz="0" w:space="0" w:color="auto"/>
          </w:divBdr>
        </w:div>
      </w:divsChild>
    </w:div>
    <w:div w:id="397434701">
      <w:bodyDiv w:val="1"/>
      <w:marLeft w:val="0"/>
      <w:marRight w:val="0"/>
      <w:marTop w:val="0"/>
      <w:marBottom w:val="0"/>
      <w:divBdr>
        <w:top w:val="none" w:sz="0" w:space="0" w:color="auto"/>
        <w:left w:val="none" w:sz="0" w:space="0" w:color="auto"/>
        <w:bottom w:val="none" w:sz="0" w:space="0" w:color="auto"/>
        <w:right w:val="none" w:sz="0" w:space="0" w:color="auto"/>
      </w:divBdr>
    </w:div>
    <w:div w:id="415858233">
      <w:bodyDiv w:val="1"/>
      <w:marLeft w:val="0"/>
      <w:marRight w:val="0"/>
      <w:marTop w:val="0"/>
      <w:marBottom w:val="0"/>
      <w:divBdr>
        <w:top w:val="none" w:sz="0" w:space="0" w:color="auto"/>
        <w:left w:val="none" w:sz="0" w:space="0" w:color="auto"/>
        <w:bottom w:val="none" w:sz="0" w:space="0" w:color="auto"/>
        <w:right w:val="none" w:sz="0" w:space="0" w:color="auto"/>
      </w:divBdr>
    </w:div>
    <w:div w:id="419255808">
      <w:bodyDiv w:val="1"/>
      <w:marLeft w:val="0"/>
      <w:marRight w:val="0"/>
      <w:marTop w:val="0"/>
      <w:marBottom w:val="0"/>
      <w:divBdr>
        <w:top w:val="none" w:sz="0" w:space="0" w:color="auto"/>
        <w:left w:val="none" w:sz="0" w:space="0" w:color="auto"/>
        <w:bottom w:val="none" w:sz="0" w:space="0" w:color="auto"/>
        <w:right w:val="none" w:sz="0" w:space="0" w:color="auto"/>
      </w:divBdr>
    </w:div>
    <w:div w:id="435251982">
      <w:bodyDiv w:val="1"/>
      <w:marLeft w:val="0"/>
      <w:marRight w:val="0"/>
      <w:marTop w:val="0"/>
      <w:marBottom w:val="0"/>
      <w:divBdr>
        <w:top w:val="none" w:sz="0" w:space="0" w:color="auto"/>
        <w:left w:val="none" w:sz="0" w:space="0" w:color="auto"/>
        <w:bottom w:val="none" w:sz="0" w:space="0" w:color="auto"/>
        <w:right w:val="none" w:sz="0" w:space="0" w:color="auto"/>
      </w:divBdr>
    </w:div>
    <w:div w:id="479352301">
      <w:bodyDiv w:val="1"/>
      <w:marLeft w:val="0"/>
      <w:marRight w:val="0"/>
      <w:marTop w:val="0"/>
      <w:marBottom w:val="0"/>
      <w:divBdr>
        <w:top w:val="none" w:sz="0" w:space="0" w:color="auto"/>
        <w:left w:val="none" w:sz="0" w:space="0" w:color="auto"/>
        <w:bottom w:val="none" w:sz="0" w:space="0" w:color="auto"/>
        <w:right w:val="none" w:sz="0" w:space="0" w:color="auto"/>
      </w:divBdr>
    </w:div>
    <w:div w:id="493766362">
      <w:bodyDiv w:val="1"/>
      <w:marLeft w:val="0"/>
      <w:marRight w:val="0"/>
      <w:marTop w:val="0"/>
      <w:marBottom w:val="0"/>
      <w:divBdr>
        <w:top w:val="none" w:sz="0" w:space="0" w:color="auto"/>
        <w:left w:val="none" w:sz="0" w:space="0" w:color="auto"/>
        <w:bottom w:val="none" w:sz="0" w:space="0" w:color="auto"/>
        <w:right w:val="none" w:sz="0" w:space="0" w:color="auto"/>
      </w:divBdr>
    </w:div>
    <w:div w:id="494301466">
      <w:bodyDiv w:val="1"/>
      <w:marLeft w:val="0"/>
      <w:marRight w:val="0"/>
      <w:marTop w:val="0"/>
      <w:marBottom w:val="0"/>
      <w:divBdr>
        <w:top w:val="none" w:sz="0" w:space="0" w:color="auto"/>
        <w:left w:val="none" w:sz="0" w:space="0" w:color="auto"/>
        <w:bottom w:val="none" w:sz="0" w:space="0" w:color="auto"/>
        <w:right w:val="none" w:sz="0" w:space="0" w:color="auto"/>
      </w:divBdr>
    </w:div>
    <w:div w:id="504175968">
      <w:bodyDiv w:val="1"/>
      <w:marLeft w:val="0"/>
      <w:marRight w:val="0"/>
      <w:marTop w:val="0"/>
      <w:marBottom w:val="0"/>
      <w:divBdr>
        <w:top w:val="none" w:sz="0" w:space="0" w:color="auto"/>
        <w:left w:val="none" w:sz="0" w:space="0" w:color="auto"/>
        <w:bottom w:val="none" w:sz="0" w:space="0" w:color="auto"/>
        <w:right w:val="none" w:sz="0" w:space="0" w:color="auto"/>
      </w:divBdr>
    </w:div>
    <w:div w:id="510143591">
      <w:bodyDiv w:val="1"/>
      <w:marLeft w:val="0"/>
      <w:marRight w:val="0"/>
      <w:marTop w:val="0"/>
      <w:marBottom w:val="0"/>
      <w:divBdr>
        <w:top w:val="none" w:sz="0" w:space="0" w:color="auto"/>
        <w:left w:val="none" w:sz="0" w:space="0" w:color="auto"/>
        <w:bottom w:val="none" w:sz="0" w:space="0" w:color="auto"/>
        <w:right w:val="none" w:sz="0" w:space="0" w:color="auto"/>
      </w:divBdr>
    </w:div>
    <w:div w:id="514269456">
      <w:bodyDiv w:val="1"/>
      <w:marLeft w:val="0"/>
      <w:marRight w:val="0"/>
      <w:marTop w:val="0"/>
      <w:marBottom w:val="0"/>
      <w:divBdr>
        <w:top w:val="none" w:sz="0" w:space="0" w:color="auto"/>
        <w:left w:val="none" w:sz="0" w:space="0" w:color="auto"/>
        <w:bottom w:val="none" w:sz="0" w:space="0" w:color="auto"/>
        <w:right w:val="none" w:sz="0" w:space="0" w:color="auto"/>
      </w:divBdr>
    </w:div>
    <w:div w:id="527453932">
      <w:bodyDiv w:val="1"/>
      <w:marLeft w:val="0"/>
      <w:marRight w:val="0"/>
      <w:marTop w:val="0"/>
      <w:marBottom w:val="0"/>
      <w:divBdr>
        <w:top w:val="none" w:sz="0" w:space="0" w:color="auto"/>
        <w:left w:val="none" w:sz="0" w:space="0" w:color="auto"/>
        <w:bottom w:val="none" w:sz="0" w:space="0" w:color="auto"/>
        <w:right w:val="none" w:sz="0" w:space="0" w:color="auto"/>
      </w:divBdr>
    </w:div>
    <w:div w:id="543448069">
      <w:bodyDiv w:val="1"/>
      <w:marLeft w:val="0"/>
      <w:marRight w:val="0"/>
      <w:marTop w:val="0"/>
      <w:marBottom w:val="0"/>
      <w:divBdr>
        <w:top w:val="none" w:sz="0" w:space="0" w:color="auto"/>
        <w:left w:val="none" w:sz="0" w:space="0" w:color="auto"/>
        <w:bottom w:val="none" w:sz="0" w:space="0" w:color="auto"/>
        <w:right w:val="none" w:sz="0" w:space="0" w:color="auto"/>
      </w:divBdr>
      <w:divsChild>
        <w:div w:id="1263761711">
          <w:marLeft w:val="0"/>
          <w:marRight w:val="0"/>
          <w:marTop w:val="0"/>
          <w:marBottom w:val="0"/>
          <w:divBdr>
            <w:top w:val="none" w:sz="0" w:space="0" w:color="auto"/>
            <w:left w:val="none" w:sz="0" w:space="0" w:color="auto"/>
            <w:bottom w:val="none" w:sz="0" w:space="0" w:color="auto"/>
            <w:right w:val="none" w:sz="0" w:space="0" w:color="auto"/>
          </w:divBdr>
        </w:div>
      </w:divsChild>
    </w:div>
    <w:div w:id="567377465">
      <w:bodyDiv w:val="1"/>
      <w:marLeft w:val="0"/>
      <w:marRight w:val="0"/>
      <w:marTop w:val="0"/>
      <w:marBottom w:val="0"/>
      <w:divBdr>
        <w:top w:val="none" w:sz="0" w:space="0" w:color="auto"/>
        <w:left w:val="none" w:sz="0" w:space="0" w:color="auto"/>
        <w:bottom w:val="none" w:sz="0" w:space="0" w:color="auto"/>
        <w:right w:val="none" w:sz="0" w:space="0" w:color="auto"/>
      </w:divBdr>
    </w:div>
    <w:div w:id="580062374">
      <w:bodyDiv w:val="1"/>
      <w:marLeft w:val="0"/>
      <w:marRight w:val="0"/>
      <w:marTop w:val="0"/>
      <w:marBottom w:val="0"/>
      <w:divBdr>
        <w:top w:val="none" w:sz="0" w:space="0" w:color="auto"/>
        <w:left w:val="none" w:sz="0" w:space="0" w:color="auto"/>
        <w:bottom w:val="none" w:sz="0" w:space="0" w:color="auto"/>
        <w:right w:val="none" w:sz="0" w:space="0" w:color="auto"/>
      </w:divBdr>
    </w:div>
    <w:div w:id="595747306">
      <w:bodyDiv w:val="1"/>
      <w:marLeft w:val="0"/>
      <w:marRight w:val="0"/>
      <w:marTop w:val="0"/>
      <w:marBottom w:val="0"/>
      <w:divBdr>
        <w:top w:val="none" w:sz="0" w:space="0" w:color="auto"/>
        <w:left w:val="none" w:sz="0" w:space="0" w:color="auto"/>
        <w:bottom w:val="none" w:sz="0" w:space="0" w:color="auto"/>
        <w:right w:val="none" w:sz="0" w:space="0" w:color="auto"/>
      </w:divBdr>
    </w:div>
    <w:div w:id="601257124">
      <w:bodyDiv w:val="1"/>
      <w:marLeft w:val="0"/>
      <w:marRight w:val="0"/>
      <w:marTop w:val="0"/>
      <w:marBottom w:val="0"/>
      <w:divBdr>
        <w:top w:val="none" w:sz="0" w:space="0" w:color="auto"/>
        <w:left w:val="none" w:sz="0" w:space="0" w:color="auto"/>
        <w:bottom w:val="none" w:sz="0" w:space="0" w:color="auto"/>
        <w:right w:val="none" w:sz="0" w:space="0" w:color="auto"/>
      </w:divBdr>
    </w:div>
    <w:div w:id="623847191">
      <w:bodyDiv w:val="1"/>
      <w:marLeft w:val="0"/>
      <w:marRight w:val="0"/>
      <w:marTop w:val="0"/>
      <w:marBottom w:val="0"/>
      <w:divBdr>
        <w:top w:val="none" w:sz="0" w:space="0" w:color="auto"/>
        <w:left w:val="none" w:sz="0" w:space="0" w:color="auto"/>
        <w:bottom w:val="none" w:sz="0" w:space="0" w:color="auto"/>
        <w:right w:val="none" w:sz="0" w:space="0" w:color="auto"/>
      </w:divBdr>
    </w:div>
    <w:div w:id="626014588">
      <w:bodyDiv w:val="1"/>
      <w:marLeft w:val="0"/>
      <w:marRight w:val="0"/>
      <w:marTop w:val="0"/>
      <w:marBottom w:val="0"/>
      <w:divBdr>
        <w:top w:val="none" w:sz="0" w:space="0" w:color="auto"/>
        <w:left w:val="none" w:sz="0" w:space="0" w:color="auto"/>
        <w:bottom w:val="none" w:sz="0" w:space="0" w:color="auto"/>
        <w:right w:val="none" w:sz="0" w:space="0" w:color="auto"/>
      </w:divBdr>
    </w:div>
    <w:div w:id="677730817">
      <w:bodyDiv w:val="1"/>
      <w:marLeft w:val="0"/>
      <w:marRight w:val="0"/>
      <w:marTop w:val="0"/>
      <w:marBottom w:val="0"/>
      <w:divBdr>
        <w:top w:val="none" w:sz="0" w:space="0" w:color="auto"/>
        <w:left w:val="none" w:sz="0" w:space="0" w:color="auto"/>
        <w:bottom w:val="none" w:sz="0" w:space="0" w:color="auto"/>
        <w:right w:val="none" w:sz="0" w:space="0" w:color="auto"/>
      </w:divBdr>
      <w:divsChild>
        <w:div w:id="1456168711">
          <w:marLeft w:val="0"/>
          <w:marRight w:val="0"/>
          <w:marTop w:val="0"/>
          <w:marBottom w:val="0"/>
          <w:divBdr>
            <w:top w:val="none" w:sz="0" w:space="0" w:color="auto"/>
            <w:left w:val="none" w:sz="0" w:space="0" w:color="auto"/>
            <w:bottom w:val="none" w:sz="0" w:space="0" w:color="auto"/>
            <w:right w:val="none" w:sz="0" w:space="0" w:color="auto"/>
          </w:divBdr>
        </w:div>
      </w:divsChild>
    </w:div>
    <w:div w:id="733628402">
      <w:bodyDiv w:val="1"/>
      <w:marLeft w:val="0"/>
      <w:marRight w:val="0"/>
      <w:marTop w:val="0"/>
      <w:marBottom w:val="0"/>
      <w:divBdr>
        <w:top w:val="none" w:sz="0" w:space="0" w:color="auto"/>
        <w:left w:val="none" w:sz="0" w:space="0" w:color="auto"/>
        <w:bottom w:val="none" w:sz="0" w:space="0" w:color="auto"/>
        <w:right w:val="none" w:sz="0" w:space="0" w:color="auto"/>
      </w:divBdr>
      <w:divsChild>
        <w:div w:id="1308897888">
          <w:marLeft w:val="0"/>
          <w:marRight w:val="0"/>
          <w:marTop w:val="0"/>
          <w:marBottom w:val="0"/>
          <w:divBdr>
            <w:top w:val="none" w:sz="0" w:space="0" w:color="auto"/>
            <w:left w:val="none" w:sz="0" w:space="0" w:color="auto"/>
            <w:bottom w:val="none" w:sz="0" w:space="0" w:color="auto"/>
            <w:right w:val="none" w:sz="0" w:space="0" w:color="auto"/>
          </w:divBdr>
        </w:div>
      </w:divsChild>
    </w:div>
    <w:div w:id="736585655">
      <w:bodyDiv w:val="1"/>
      <w:marLeft w:val="0"/>
      <w:marRight w:val="0"/>
      <w:marTop w:val="0"/>
      <w:marBottom w:val="0"/>
      <w:divBdr>
        <w:top w:val="none" w:sz="0" w:space="0" w:color="auto"/>
        <w:left w:val="none" w:sz="0" w:space="0" w:color="auto"/>
        <w:bottom w:val="none" w:sz="0" w:space="0" w:color="auto"/>
        <w:right w:val="none" w:sz="0" w:space="0" w:color="auto"/>
      </w:divBdr>
    </w:div>
    <w:div w:id="738094489">
      <w:bodyDiv w:val="1"/>
      <w:marLeft w:val="0"/>
      <w:marRight w:val="0"/>
      <w:marTop w:val="0"/>
      <w:marBottom w:val="0"/>
      <w:divBdr>
        <w:top w:val="none" w:sz="0" w:space="0" w:color="auto"/>
        <w:left w:val="none" w:sz="0" w:space="0" w:color="auto"/>
        <w:bottom w:val="none" w:sz="0" w:space="0" w:color="auto"/>
        <w:right w:val="none" w:sz="0" w:space="0" w:color="auto"/>
      </w:divBdr>
    </w:div>
    <w:div w:id="753937869">
      <w:bodyDiv w:val="1"/>
      <w:marLeft w:val="0"/>
      <w:marRight w:val="0"/>
      <w:marTop w:val="0"/>
      <w:marBottom w:val="0"/>
      <w:divBdr>
        <w:top w:val="none" w:sz="0" w:space="0" w:color="auto"/>
        <w:left w:val="none" w:sz="0" w:space="0" w:color="auto"/>
        <w:bottom w:val="none" w:sz="0" w:space="0" w:color="auto"/>
        <w:right w:val="none" w:sz="0" w:space="0" w:color="auto"/>
      </w:divBdr>
    </w:div>
    <w:div w:id="784034032">
      <w:bodyDiv w:val="1"/>
      <w:marLeft w:val="0"/>
      <w:marRight w:val="0"/>
      <w:marTop w:val="0"/>
      <w:marBottom w:val="0"/>
      <w:divBdr>
        <w:top w:val="none" w:sz="0" w:space="0" w:color="auto"/>
        <w:left w:val="none" w:sz="0" w:space="0" w:color="auto"/>
        <w:bottom w:val="none" w:sz="0" w:space="0" w:color="auto"/>
        <w:right w:val="none" w:sz="0" w:space="0" w:color="auto"/>
      </w:divBdr>
      <w:divsChild>
        <w:div w:id="546835812">
          <w:marLeft w:val="0"/>
          <w:marRight w:val="0"/>
          <w:marTop w:val="0"/>
          <w:marBottom w:val="0"/>
          <w:divBdr>
            <w:top w:val="none" w:sz="0" w:space="0" w:color="auto"/>
            <w:left w:val="none" w:sz="0" w:space="0" w:color="auto"/>
            <w:bottom w:val="none" w:sz="0" w:space="0" w:color="auto"/>
            <w:right w:val="none" w:sz="0" w:space="0" w:color="auto"/>
          </w:divBdr>
          <w:divsChild>
            <w:div w:id="1274824776">
              <w:marLeft w:val="0"/>
              <w:marRight w:val="0"/>
              <w:marTop w:val="0"/>
              <w:marBottom w:val="0"/>
              <w:divBdr>
                <w:top w:val="none" w:sz="0" w:space="0" w:color="auto"/>
                <w:left w:val="none" w:sz="0" w:space="0" w:color="auto"/>
                <w:bottom w:val="none" w:sz="0" w:space="0" w:color="auto"/>
                <w:right w:val="none" w:sz="0" w:space="0" w:color="auto"/>
              </w:divBdr>
              <w:divsChild>
                <w:div w:id="161456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333392">
      <w:bodyDiv w:val="1"/>
      <w:marLeft w:val="0"/>
      <w:marRight w:val="0"/>
      <w:marTop w:val="0"/>
      <w:marBottom w:val="0"/>
      <w:divBdr>
        <w:top w:val="none" w:sz="0" w:space="0" w:color="auto"/>
        <w:left w:val="none" w:sz="0" w:space="0" w:color="auto"/>
        <w:bottom w:val="none" w:sz="0" w:space="0" w:color="auto"/>
        <w:right w:val="none" w:sz="0" w:space="0" w:color="auto"/>
      </w:divBdr>
    </w:div>
    <w:div w:id="805045717">
      <w:bodyDiv w:val="1"/>
      <w:marLeft w:val="0"/>
      <w:marRight w:val="0"/>
      <w:marTop w:val="0"/>
      <w:marBottom w:val="0"/>
      <w:divBdr>
        <w:top w:val="none" w:sz="0" w:space="0" w:color="auto"/>
        <w:left w:val="none" w:sz="0" w:space="0" w:color="auto"/>
        <w:bottom w:val="none" w:sz="0" w:space="0" w:color="auto"/>
        <w:right w:val="none" w:sz="0" w:space="0" w:color="auto"/>
      </w:divBdr>
    </w:div>
    <w:div w:id="824205959">
      <w:bodyDiv w:val="1"/>
      <w:marLeft w:val="0"/>
      <w:marRight w:val="0"/>
      <w:marTop w:val="0"/>
      <w:marBottom w:val="0"/>
      <w:divBdr>
        <w:top w:val="none" w:sz="0" w:space="0" w:color="auto"/>
        <w:left w:val="none" w:sz="0" w:space="0" w:color="auto"/>
        <w:bottom w:val="none" w:sz="0" w:space="0" w:color="auto"/>
        <w:right w:val="none" w:sz="0" w:space="0" w:color="auto"/>
      </w:divBdr>
    </w:div>
    <w:div w:id="824323569">
      <w:bodyDiv w:val="1"/>
      <w:marLeft w:val="0"/>
      <w:marRight w:val="0"/>
      <w:marTop w:val="0"/>
      <w:marBottom w:val="0"/>
      <w:divBdr>
        <w:top w:val="none" w:sz="0" w:space="0" w:color="auto"/>
        <w:left w:val="none" w:sz="0" w:space="0" w:color="auto"/>
        <w:bottom w:val="none" w:sz="0" w:space="0" w:color="auto"/>
        <w:right w:val="none" w:sz="0" w:space="0" w:color="auto"/>
      </w:divBdr>
      <w:divsChild>
        <w:div w:id="1472016112">
          <w:marLeft w:val="0"/>
          <w:marRight w:val="0"/>
          <w:marTop w:val="0"/>
          <w:marBottom w:val="0"/>
          <w:divBdr>
            <w:top w:val="none" w:sz="0" w:space="0" w:color="auto"/>
            <w:left w:val="none" w:sz="0" w:space="0" w:color="auto"/>
            <w:bottom w:val="none" w:sz="0" w:space="0" w:color="auto"/>
            <w:right w:val="none" w:sz="0" w:space="0" w:color="auto"/>
          </w:divBdr>
        </w:div>
      </w:divsChild>
    </w:div>
    <w:div w:id="848132278">
      <w:bodyDiv w:val="1"/>
      <w:marLeft w:val="0"/>
      <w:marRight w:val="0"/>
      <w:marTop w:val="0"/>
      <w:marBottom w:val="0"/>
      <w:divBdr>
        <w:top w:val="none" w:sz="0" w:space="0" w:color="auto"/>
        <w:left w:val="none" w:sz="0" w:space="0" w:color="auto"/>
        <w:bottom w:val="none" w:sz="0" w:space="0" w:color="auto"/>
        <w:right w:val="none" w:sz="0" w:space="0" w:color="auto"/>
      </w:divBdr>
    </w:div>
    <w:div w:id="861433953">
      <w:bodyDiv w:val="1"/>
      <w:marLeft w:val="0"/>
      <w:marRight w:val="0"/>
      <w:marTop w:val="0"/>
      <w:marBottom w:val="0"/>
      <w:divBdr>
        <w:top w:val="none" w:sz="0" w:space="0" w:color="auto"/>
        <w:left w:val="none" w:sz="0" w:space="0" w:color="auto"/>
        <w:bottom w:val="none" w:sz="0" w:space="0" w:color="auto"/>
        <w:right w:val="none" w:sz="0" w:space="0" w:color="auto"/>
      </w:divBdr>
    </w:div>
    <w:div w:id="868838200">
      <w:bodyDiv w:val="1"/>
      <w:marLeft w:val="0"/>
      <w:marRight w:val="0"/>
      <w:marTop w:val="0"/>
      <w:marBottom w:val="0"/>
      <w:divBdr>
        <w:top w:val="none" w:sz="0" w:space="0" w:color="auto"/>
        <w:left w:val="none" w:sz="0" w:space="0" w:color="auto"/>
        <w:bottom w:val="none" w:sz="0" w:space="0" w:color="auto"/>
        <w:right w:val="none" w:sz="0" w:space="0" w:color="auto"/>
      </w:divBdr>
    </w:div>
    <w:div w:id="892816966">
      <w:bodyDiv w:val="1"/>
      <w:marLeft w:val="0"/>
      <w:marRight w:val="0"/>
      <w:marTop w:val="0"/>
      <w:marBottom w:val="0"/>
      <w:divBdr>
        <w:top w:val="none" w:sz="0" w:space="0" w:color="auto"/>
        <w:left w:val="none" w:sz="0" w:space="0" w:color="auto"/>
        <w:bottom w:val="none" w:sz="0" w:space="0" w:color="auto"/>
        <w:right w:val="none" w:sz="0" w:space="0" w:color="auto"/>
      </w:divBdr>
    </w:div>
    <w:div w:id="894242467">
      <w:bodyDiv w:val="1"/>
      <w:marLeft w:val="0"/>
      <w:marRight w:val="0"/>
      <w:marTop w:val="0"/>
      <w:marBottom w:val="0"/>
      <w:divBdr>
        <w:top w:val="none" w:sz="0" w:space="0" w:color="auto"/>
        <w:left w:val="none" w:sz="0" w:space="0" w:color="auto"/>
        <w:bottom w:val="none" w:sz="0" w:space="0" w:color="auto"/>
        <w:right w:val="none" w:sz="0" w:space="0" w:color="auto"/>
      </w:divBdr>
    </w:div>
    <w:div w:id="932594991">
      <w:bodyDiv w:val="1"/>
      <w:marLeft w:val="0"/>
      <w:marRight w:val="0"/>
      <w:marTop w:val="0"/>
      <w:marBottom w:val="0"/>
      <w:divBdr>
        <w:top w:val="none" w:sz="0" w:space="0" w:color="auto"/>
        <w:left w:val="none" w:sz="0" w:space="0" w:color="auto"/>
        <w:bottom w:val="none" w:sz="0" w:space="0" w:color="auto"/>
        <w:right w:val="none" w:sz="0" w:space="0" w:color="auto"/>
      </w:divBdr>
    </w:div>
    <w:div w:id="948513310">
      <w:bodyDiv w:val="1"/>
      <w:marLeft w:val="0"/>
      <w:marRight w:val="0"/>
      <w:marTop w:val="0"/>
      <w:marBottom w:val="0"/>
      <w:divBdr>
        <w:top w:val="none" w:sz="0" w:space="0" w:color="auto"/>
        <w:left w:val="none" w:sz="0" w:space="0" w:color="auto"/>
        <w:bottom w:val="none" w:sz="0" w:space="0" w:color="auto"/>
        <w:right w:val="none" w:sz="0" w:space="0" w:color="auto"/>
      </w:divBdr>
    </w:div>
    <w:div w:id="983968079">
      <w:bodyDiv w:val="1"/>
      <w:marLeft w:val="0"/>
      <w:marRight w:val="0"/>
      <w:marTop w:val="0"/>
      <w:marBottom w:val="0"/>
      <w:divBdr>
        <w:top w:val="none" w:sz="0" w:space="0" w:color="auto"/>
        <w:left w:val="none" w:sz="0" w:space="0" w:color="auto"/>
        <w:bottom w:val="none" w:sz="0" w:space="0" w:color="auto"/>
        <w:right w:val="none" w:sz="0" w:space="0" w:color="auto"/>
      </w:divBdr>
    </w:div>
    <w:div w:id="986516063">
      <w:bodyDiv w:val="1"/>
      <w:marLeft w:val="0"/>
      <w:marRight w:val="0"/>
      <w:marTop w:val="0"/>
      <w:marBottom w:val="0"/>
      <w:divBdr>
        <w:top w:val="none" w:sz="0" w:space="0" w:color="auto"/>
        <w:left w:val="none" w:sz="0" w:space="0" w:color="auto"/>
        <w:bottom w:val="none" w:sz="0" w:space="0" w:color="auto"/>
        <w:right w:val="none" w:sz="0" w:space="0" w:color="auto"/>
      </w:divBdr>
    </w:div>
    <w:div w:id="1021056074">
      <w:bodyDiv w:val="1"/>
      <w:marLeft w:val="0"/>
      <w:marRight w:val="0"/>
      <w:marTop w:val="0"/>
      <w:marBottom w:val="0"/>
      <w:divBdr>
        <w:top w:val="none" w:sz="0" w:space="0" w:color="auto"/>
        <w:left w:val="none" w:sz="0" w:space="0" w:color="auto"/>
        <w:bottom w:val="none" w:sz="0" w:space="0" w:color="auto"/>
        <w:right w:val="none" w:sz="0" w:space="0" w:color="auto"/>
      </w:divBdr>
    </w:div>
    <w:div w:id="1060791036">
      <w:bodyDiv w:val="1"/>
      <w:marLeft w:val="0"/>
      <w:marRight w:val="0"/>
      <w:marTop w:val="0"/>
      <w:marBottom w:val="0"/>
      <w:divBdr>
        <w:top w:val="none" w:sz="0" w:space="0" w:color="auto"/>
        <w:left w:val="none" w:sz="0" w:space="0" w:color="auto"/>
        <w:bottom w:val="none" w:sz="0" w:space="0" w:color="auto"/>
        <w:right w:val="none" w:sz="0" w:space="0" w:color="auto"/>
      </w:divBdr>
    </w:div>
    <w:div w:id="1115758869">
      <w:bodyDiv w:val="1"/>
      <w:marLeft w:val="0"/>
      <w:marRight w:val="0"/>
      <w:marTop w:val="0"/>
      <w:marBottom w:val="0"/>
      <w:divBdr>
        <w:top w:val="none" w:sz="0" w:space="0" w:color="auto"/>
        <w:left w:val="none" w:sz="0" w:space="0" w:color="auto"/>
        <w:bottom w:val="none" w:sz="0" w:space="0" w:color="auto"/>
        <w:right w:val="none" w:sz="0" w:space="0" w:color="auto"/>
      </w:divBdr>
    </w:div>
    <w:div w:id="1119567323">
      <w:bodyDiv w:val="1"/>
      <w:marLeft w:val="0"/>
      <w:marRight w:val="0"/>
      <w:marTop w:val="0"/>
      <w:marBottom w:val="0"/>
      <w:divBdr>
        <w:top w:val="none" w:sz="0" w:space="0" w:color="auto"/>
        <w:left w:val="none" w:sz="0" w:space="0" w:color="auto"/>
        <w:bottom w:val="none" w:sz="0" w:space="0" w:color="auto"/>
        <w:right w:val="none" w:sz="0" w:space="0" w:color="auto"/>
      </w:divBdr>
    </w:div>
    <w:div w:id="1136409023">
      <w:bodyDiv w:val="1"/>
      <w:marLeft w:val="0"/>
      <w:marRight w:val="0"/>
      <w:marTop w:val="0"/>
      <w:marBottom w:val="0"/>
      <w:divBdr>
        <w:top w:val="none" w:sz="0" w:space="0" w:color="auto"/>
        <w:left w:val="none" w:sz="0" w:space="0" w:color="auto"/>
        <w:bottom w:val="none" w:sz="0" w:space="0" w:color="auto"/>
        <w:right w:val="none" w:sz="0" w:space="0" w:color="auto"/>
      </w:divBdr>
    </w:div>
    <w:div w:id="1137144139">
      <w:bodyDiv w:val="1"/>
      <w:marLeft w:val="0"/>
      <w:marRight w:val="0"/>
      <w:marTop w:val="0"/>
      <w:marBottom w:val="0"/>
      <w:divBdr>
        <w:top w:val="none" w:sz="0" w:space="0" w:color="auto"/>
        <w:left w:val="none" w:sz="0" w:space="0" w:color="auto"/>
        <w:bottom w:val="none" w:sz="0" w:space="0" w:color="auto"/>
        <w:right w:val="none" w:sz="0" w:space="0" w:color="auto"/>
      </w:divBdr>
    </w:div>
    <w:div w:id="1139297669">
      <w:bodyDiv w:val="1"/>
      <w:marLeft w:val="0"/>
      <w:marRight w:val="0"/>
      <w:marTop w:val="0"/>
      <w:marBottom w:val="0"/>
      <w:divBdr>
        <w:top w:val="none" w:sz="0" w:space="0" w:color="auto"/>
        <w:left w:val="none" w:sz="0" w:space="0" w:color="auto"/>
        <w:bottom w:val="none" w:sz="0" w:space="0" w:color="auto"/>
        <w:right w:val="none" w:sz="0" w:space="0" w:color="auto"/>
      </w:divBdr>
      <w:divsChild>
        <w:div w:id="1641836787">
          <w:marLeft w:val="0"/>
          <w:marRight w:val="0"/>
          <w:marTop w:val="0"/>
          <w:marBottom w:val="0"/>
          <w:divBdr>
            <w:top w:val="none" w:sz="0" w:space="0" w:color="auto"/>
            <w:left w:val="none" w:sz="0" w:space="0" w:color="auto"/>
            <w:bottom w:val="none" w:sz="0" w:space="0" w:color="auto"/>
            <w:right w:val="none" w:sz="0" w:space="0" w:color="auto"/>
          </w:divBdr>
        </w:div>
      </w:divsChild>
    </w:div>
    <w:div w:id="1143808877">
      <w:bodyDiv w:val="1"/>
      <w:marLeft w:val="0"/>
      <w:marRight w:val="0"/>
      <w:marTop w:val="0"/>
      <w:marBottom w:val="0"/>
      <w:divBdr>
        <w:top w:val="none" w:sz="0" w:space="0" w:color="auto"/>
        <w:left w:val="none" w:sz="0" w:space="0" w:color="auto"/>
        <w:bottom w:val="none" w:sz="0" w:space="0" w:color="auto"/>
        <w:right w:val="none" w:sz="0" w:space="0" w:color="auto"/>
      </w:divBdr>
    </w:div>
    <w:div w:id="1156841959">
      <w:bodyDiv w:val="1"/>
      <w:marLeft w:val="0"/>
      <w:marRight w:val="0"/>
      <w:marTop w:val="0"/>
      <w:marBottom w:val="0"/>
      <w:divBdr>
        <w:top w:val="none" w:sz="0" w:space="0" w:color="auto"/>
        <w:left w:val="none" w:sz="0" w:space="0" w:color="auto"/>
        <w:bottom w:val="none" w:sz="0" w:space="0" w:color="auto"/>
        <w:right w:val="none" w:sz="0" w:space="0" w:color="auto"/>
      </w:divBdr>
    </w:div>
    <w:div w:id="1226843016">
      <w:bodyDiv w:val="1"/>
      <w:marLeft w:val="0"/>
      <w:marRight w:val="0"/>
      <w:marTop w:val="0"/>
      <w:marBottom w:val="0"/>
      <w:divBdr>
        <w:top w:val="none" w:sz="0" w:space="0" w:color="auto"/>
        <w:left w:val="none" w:sz="0" w:space="0" w:color="auto"/>
        <w:bottom w:val="none" w:sz="0" w:space="0" w:color="auto"/>
        <w:right w:val="none" w:sz="0" w:space="0" w:color="auto"/>
      </w:divBdr>
    </w:div>
    <w:div w:id="1232810202">
      <w:bodyDiv w:val="1"/>
      <w:marLeft w:val="0"/>
      <w:marRight w:val="0"/>
      <w:marTop w:val="0"/>
      <w:marBottom w:val="0"/>
      <w:divBdr>
        <w:top w:val="none" w:sz="0" w:space="0" w:color="auto"/>
        <w:left w:val="none" w:sz="0" w:space="0" w:color="auto"/>
        <w:bottom w:val="none" w:sz="0" w:space="0" w:color="auto"/>
        <w:right w:val="none" w:sz="0" w:space="0" w:color="auto"/>
      </w:divBdr>
    </w:div>
    <w:div w:id="1261720715">
      <w:bodyDiv w:val="1"/>
      <w:marLeft w:val="0"/>
      <w:marRight w:val="0"/>
      <w:marTop w:val="0"/>
      <w:marBottom w:val="0"/>
      <w:divBdr>
        <w:top w:val="none" w:sz="0" w:space="0" w:color="auto"/>
        <w:left w:val="none" w:sz="0" w:space="0" w:color="auto"/>
        <w:bottom w:val="none" w:sz="0" w:space="0" w:color="auto"/>
        <w:right w:val="none" w:sz="0" w:space="0" w:color="auto"/>
      </w:divBdr>
    </w:div>
    <w:div w:id="1273365695">
      <w:bodyDiv w:val="1"/>
      <w:marLeft w:val="0"/>
      <w:marRight w:val="0"/>
      <w:marTop w:val="0"/>
      <w:marBottom w:val="0"/>
      <w:divBdr>
        <w:top w:val="none" w:sz="0" w:space="0" w:color="auto"/>
        <w:left w:val="none" w:sz="0" w:space="0" w:color="auto"/>
        <w:bottom w:val="none" w:sz="0" w:space="0" w:color="auto"/>
        <w:right w:val="none" w:sz="0" w:space="0" w:color="auto"/>
      </w:divBdr>
      <w:divsChild>
        <w:div w:id="870263486">
          <w:marLeft w:val="0"/>
          <w:marRight w:val="0"/>
          <w:marTop w:val="0"/>
          <w:marBottom w:val="0"/>
          <w:divBdr>
            <w:top w:val="none" w:sz="0" w:space="0" w:color="auto"/>
            <w:left w:val="none" w:sz="0" w:space="0" w:color="auto"/>
            <w:bottom w:val="none" w:sz="0" w:space="0" w:color="auto"/>
            <w:right w:val="none" w:sz="0" w:space="0" w:color="auto"/>
          </w:divBdr>
        </w:div>
      </w:divsChild>
    </w:div>
    <w:div w:id="1273436520">
      <w:bodyDiv w:val="1"/>
      <w:marLeft w:val="0"/>
      <w:marRight w:val="0"/>
      <w:marTop w:val="0"/>
      <w:marBottom w:val="0"/>
      <w:divBdr>
        <w:top w:val="none" w:sz="0" w:space="0" w:color="auto"/>
        <w:left w:val="none" w:sz="0" w:space="0" w:color="auto"/>
        <w:bottom w:val="none" w:sz="0" w:space="0" w:color="auto"/>
        <w:right w:val="none" w:sz="0" w:space="0" w:color="auto"/>
      </w:divBdr>
    </w:div>
    <w:div w:id="1295212558">
      <w:bodyDiv w:val="1"/>
      <w:marLeft w:val="0"/>
      <w:marRight w:val="0"/>
      <w:marTop w:val="0"/>
      <w:marBottom w:val="0"/>
      <w:divBdr>
        <w:top w:val="none" w:sz="0" w:space="0" w:color="auto"/>
        <w:left w:val="none" w:sz="0" w:space="0" w:color="auto"/>
        <w:bottom w:val="none" w:sz="0" w:space="0" w:color="auto"/>
        <w:right w:val="none" w:sz="0" w:space="0" w:color="auto"/>
      </w:divBdr>
    </w:div>
    <w:div w:id="1310790872">
      <w:bodyDiv w:val="1"/>
      <w:marLeft w:val="0"/>
      <w:marRight w:val="0"/>
      <w:marTop w:val="0"/>
      <w:marBottom w:val="0"/>
      <w:divBdr>
        <w:top w:val="none" w:sz="0" w:space="0" w:color="auto"/>
        <w:left w:val="none" w:sz="0" w:space="0" w:color="auto"/>
        <w:bottom w:val="none" w:sz="0" w:space="0" w:color="auto"/>
        <w:right w:val="none" w:sz="0" w:space="0" w:color="auto"/>
      </w:divBdr>
    </w:div>
    <w:div w:id="1321889576">
      <w:bodyDiv w:val="1"/>
      <w:marLeft w:val="0"/>
      <w:marRight w:val="0"/>
      <w:marTop w:val="0"/>
      <w:marBottom w:val="0"/>
      <w:divBdr>
        <w:top w:val="none" w:sz="0" w:space="0" w:color="auto"/>
        <w:left w:val="none" w:sz="0" w:space="0" w:color="auto"/>
        <w:bottom w:val="none" w:sz="0" w:space="0" w:color="auto"/>
        <w:right w:val="none" w:sz="0" w:space="0" w:color="auto"/>
      </w:divBdr>
    </w:div>
    <w:div w:id="1326546485">
      <w:bodyDiv w:val="1"/>
      <w:marLeft w:val="0"/>
      <w:marRight w:val="0"/>
      <w:marTop w:val="0"/>
      <w:marBottom w:val="0"/>
      <w:divBdr>
        <w:top w:val="none" w:sz="0" w:space="0" w:color="auto"/>
        <w:left w:val="none" w:sz="0" w:space="0" w:color="auto"/>
        <w:bottom w:val="none" w:sz="0" w:space="0" w:color="auto"/>
        <w:right w:val="none" w:sz="0" w:space="0" w:color="auto"/>
      </w:divBdr>
    </w:div>
    <w:div w:id="1375039338">
      <w:bodyDiv w:val="1"/>
      <w:marLeft w:val="0"/>
      <w:marRight w:val="0"/>
      <w:marTop w:val="0"/>
      <w:marBottom w:val="0"/>
      <w:divBdr>
        <w:top w:val="none" w:sz="0" w:space="0" w:color="auto"/>
        <w:left w:val="none" w:sz="0" w:space="0" w:color="auto"/>
        <w:bottom w:val="none" w:sz="0" w:space="0" w:color="auto"/>
        <w:right w:val="none" w:sz="0" w:space="0" w:color="auto"/>
      </w:divBdr>
    </w:div>
    <w:div w:id="1377313006">
      <w:bodyDiv w:val="1"/>
      <w:marLeft w:val="0"/>
      <w:marRight w:val="0"/>
      <w:marTop w:val="0"/>
      <w:marBottom w:val="0"/>
      <w:divBdr>
        <w:top w:val="none" w:sz="0" w:space="0" w:color="auto"/>
        <w:left w:val="none" w:sz="0" w:space="0" w:color="auto"/>
        <w:bottom w:val="none" w:sz="0" w:space="0" w:color="auto"/>
        <w:right w:val="none" w:sz="0" w:space="0" w:color="auto"/>
      </w:divBdr>
    </w:div>
    <w:div w:id="1400522318">
      <w:bodyDiv w:val="1"/>
      <w:marLeft w:val="0"/>
      <w:marRight w:val="0"/>
      <w:marTop w:val="0"/>
      <w:marBottom w:val="0"/>
      <w:divBdr>
        <w:top w:val="none" w:sz="0" w:space="0" w:color="auto"/>
        <w:left w:val="none" w:sz="0" w:space="0" w:color="auto"/>
        <w:bottom w:val="none" w:sz="0" w:space="0" w:color="auto"/>
        <w:right w:val="none" w:sz="0" w:space="0" w:color="auto"/>
      </w:divBdr>
    </w:div>
    <w:div w:id="1431126074">
      <w:bodyDiv w:val="1"/>
      <w:marLeft w:val="0"/>
      <w:marRight w:val="0"/>
      <w:marTop w:val="0"/>
      <w:marBottom w:val="0"/>
      <w:divBdr>
        <w:top w:val="none" w:sz="0" w:space="0" w:color="auto"/>
        <w:left w:val="none" w:sz="0" w:space="0" w:color="auto"/>
        <w:bottom w:val="none" w:sz="0" w:space="0" w:color="auto"/>
        <w:right w:val="none" w:sz="0" w:space="0" w:color="auto"/>
      </w:divBdr>
    </w:div>
    <w:div w:id="1468549400">
      <w:bodyDiv w:val="1"/>
      <w:marLeft w:val="0"/>
      <w:marRight w:val="0"/>
      <w:marTop w:val="0"/>
      <w:marBottom w:val="0"/>
      <w:divBdr>
        <w:top w:val="none" w:sz="0" w:space="0" w:color="auto"/>
        <w:left w:val="none" w:sz="0" w:space="0" w:color="auto"/>
        <w:bottom w:val="none" w:sz="0" w:space="0" w:color="auto"/>
        <w:right w:val="none" w:sz="0" w:space="0" w:color="auto"/>
      </w:divBdr>
    </w:div>
    <w:div w:id="1472163925">
      <w:bodyDiv w:val="1"/>
      <w:marLeft w:val="0"/>
      <w:marRight w:val="0"/>
      <w:marTop w:val="0"/>
      <w:marBottom w:val="0"/>
      <w:divBdr>
        <w:top w:val="none" w:sz="0" w:space="0" w:color="auto"/>
        <w:left w:val="none" w:sz="0" w:space="0" w:color="auto"/>
        <w:bottom w:val="none" w:sz="0" w:space="0" w:color="auto"/>
        <w:right w:val="none" w:sz="0" w:space="0" w:color="auto"/>
      </w:divBdr>
    </w:div>
    <w:div w:id="1475490847">
      <w:bodyDiv w:val="1"/>
      <w:marLeft w:val="0"/>
      <w:marRight w:val="0"/>
      <w:marTop w:val="0"/>
      <w:marBottom w:val="0"/>
      <w:divBdr>
        <w:top w:val="none" w:sz="0" w:space="0" w:color="auto"/>
        <w:left w:val="none" w:sz="0" w:space="0" w:color="auto"/>
        <w:bottom w:val="none" w:sz="0" w:space="0" w:color="auto"/>
        <w:right w:val="none" w:sz="0" w:space="0" w:color="auto"/>
      </w:divBdr>
    </w:div>
    <w:div w:id="1485389763">
      <w:bodyDiv w:val="1"/>
      <w:marLeft w:val="0"/>
      <w:marRight w:val="0"/>
      <w:marTop w:val="0"/>
      <w:marBottom w:val="0"/>
      <w:divBdr>
        <w:top w:val="none" w:sz="0" w:space="0" w:color="auto"/>
        <w:left w:val="none" w:sz="0" w:space="0" w:color="auto"/>
        <w:bottom w:val="none" w:sz="0" w:space="0" w:color="auto"/>
        <w:right w:val="none" w:sz="0" w:space="0" w:color="auto"/>
      </w:divBdr>
    </w:div>
    <w:div w:id="1485393494">
      <w:bodyDiv w:val="1"/>
      <w:marLeft w:val="0"/>
      <w:marRight w:val="0"/>
      <w:marTop w:val="0"/>
      <w:marBottom w:val="0"/>
      <w:divBdr>
        <w:top w:val="none" w:sz="0" w:space="0" w:color="auto"/>
        <w:left w:val="none" w:sz="0" w:space="0" w:color="auto"/>
        <w:bottom w:val="none" w:sz="0" w:space="0" w:color="auto"/>
        <w:right w:val="none" w:sz="0" w:space="0" w:color="auto"/>
      </w:divBdr>
    </w:div>
    <w:div w:id="1492600029">
      <w:bodyDiv w:val="1"/>
      <w:marLeft w:val="0"/>
      <w:marRight w:val="0"/>
      <w:marTop w:val="0"/>
      <w:marBottom w:val="0"/>
      <w:divBdr>
        <w:top w:val="none" w:sz="0" w:space="0" w:color="auto"/>
        <w:left w:val="none" w:sz="0" w:space="0" w:color="auto"/>
        <w:bottom w:val="none" w:sz="0" w:space="0" w:color="auto"/>
        <w:right w:val="none" w:sz="0" w:space="0" w:color="auto"/>
      </w:divBdr>
    </w:div>
    <w:div w:id="1496604114">
      <w:bodyDiv w:val="1"/>
      <w:marLeft w:val="0"/>
      <w:marRight w:val="0"/>
      <w:marTop w:val="0"/>
      <w:marBottom w:val="0"/>
      <w:divBdr>
        <w:top w:val="none" w:sz="0" w:space="0" w:color="auto"/>
        <w:left w:val="none" w:sz="0" w:space="0" w:color="auto"/>
        <w:bottom w:val="none" w:sz="0" w:space="0" w:color="auto"/>
        <w:right w:val="none" w:sz="0" w:space="0" w:color="auto"/>
      </w:divBdr>
    </w:div>
    <w:div w:id="1498836605">
      <w:bodyDiv w:val="1"/>
      <w:marLeft w:val="0"/>
      <w:marRight w:val="0"/>
      <w:marTop w:val="0"/>
      <w:marBottom w:val="0"/>
      <w:divBdr>
        <w:top w:val="none" w:sz="0" w:space="0" w:color="auto"/>
        <w:left w:val="none" w:sz="0" w:space="0" w:color="auto"/>
        <w:bottom w:val="none" w:sz="0" w:space="0" w:color="auto"/>
        <w:right w:val="none" w:sz="0" w:space="0" w:color="auto"/>
      </w:divBdr>
    </w:div>
    <w:div w:id="1550070123">
      <w:bodyDiv w:val="1"/>
      <w:marLeft w:val="0"/>
      <w:marRight w:val="0"/>
      <w:marTop w:val="0"/>
      <w:marBottom w:val="0"/>
      <w:divBdr>
        <w:top w:val="none" w:sz="0" w:space="0" w:color="auto"/>
        <w:left w:val="none" w:sz="0" w:space="0" w:color="auto"/>
        <w:bottom w:val="none" w:sz="0" w:space="0" w:color="auto"/>
        <w:right w:val="none" w:sz="0" w:space="0" w:color="auto"/>
      </w:divBdr>
    </w:div>
    <w:div w:id="1609041786">
      <w:bodyDiv w:val="1"/>
      <w:marLeft w:val="0"/>
      <w:marRight w:val="0"/>
      <w:marTop w:val="0"/>
      <w:marBottom w:val="0"/>
      <w:divBdr>
        <w:top w:val="none" w:sz="0" w:space="0" w:color="auto"/>
        <w:left w:val="none" w:sz="0" w:space="0" w:color="auto"/>
        <w:bottom w:val="none" w:sz="0" w:space="0" w:color="auto"/>
        <w:right w:val="none" w:sz="0" w:space="0" w:color="auto"/>
      </w:divBdr>
    </w:div>
    <w:div w:id="1625040894">
      <w:bodyDiv w:val="1"/>
      <w:marLeft w:val="0"/>
      <w:marRight w:val="0"/>
      <w:marTop w:val="0"/>
      <w:marBottom w:val="0"/>
      <w:divBdr>
        <w:top w:val="none" w:sz="0" w:space="0" w:color="auto"/>
        <w:left w:val="none" w:sz="0" w:space="0" w:color="auto"/>
        <w:bottom w:val="none" w:sz="0" w:space="0" w:color="auto"/>
        <w:right w:val="none" w:sz="0" w:space="0" w:color="auto"/>
      </w:divBdr>
    </w:div>
    <w:div w:id="1627463997">
      <w:bodyDiv w:val="1"/>
      <w:marLeft w:val="0"/>
      <w:marRight w:val="0"/>
      <w:marTop w:val="0"/>
      <w:marBottom w:val="0"/>
      <w:divBdr>
        <w:top w:val="none" w:sz="0" w:space="0" w:color="auto"/>
        <w:left w:val="none" w:sz="0" w:space="0" w:color="auto"/>
        <w:bottom w:val="none" w:sz="0" w:space="0" w:color="auto"/>
        <w:right w:val="none" w:sz="0" w:space="0" w:color="auto"/>
      </w:divBdr>
    </w:div>
    <w:div w:id="1647397852">
      <w:bodyDiv w:val="1"/>
      <w:marLeft w:val="0"/>
      <w:marRight w:val="0"/>
      <w:marTop w:val="0"/>
      <w:marBottom w:val="0"/>
      <w:divBdr>
        <w:top w:val="none" w:sz="0" w:space="0" w:color="auto"/>
        <w:left w:val="none" w:sz="0" w:space="0" w:color="auto"/>
        <w:bottom w:val="none" w:sz="0" w:space="0" w:color="auto"/>
        <w:right w:val="none" w:sz="0" w:space="0" w:color="auto"/>
      </w:divBdr>
    </w:div>
    <w:div w:id="1648976378">
      <w:bodyDiv w:val="1"/>
      <w:marLeft w:val="0"/>
      <w:marRight w:val="0"/>
      <w:marTop w:val="0"/>
      <w:marBottom w:val="0"/>
      <w:divBdr>
        <w:top w:val="none" w:sz="0" w:space="0" w:color="auto"/>
        <w:left w:val="none" w:sz="0" w:space="0" w:color="auto"/>
        <w:bottom w:val="none" w:sz="0" w:space="0" w:color="auto"/>
        <w:right w:val="none" w:sz="0" w:space="0" w:color="auto"/>
      </w:divBdr>
    </w:div>
    <w:div w:id="1663314812">
      <w:bodyDiv w:val="1"/>
      <w:marLeft w:val="0"/>
      <w:marRight w:val="0"/>
      <w:marTop w:val="0"/>
      <w:marBottom w:val="0"/>
      <w:divBdr>
        <w:top w:val="none" w:sz="0" w:space="0" w:color="auto"/>
        <w:left w:val="none" w:sz="0" w:space="0" w:color="auto"/>
        <w:bottom w:val="none" w:sz="0" w:space="0" w:color="auto"/>
        <w:right w:val="none" w:sz="0" w:space="0" w:color="auto"/>
      </w:divBdr>
    </w:div>
    <w:div w:id="1682121373">
      <w:bodyDiv w:val="1"/>
      <w:marLeft w:val="0"/>
      <w:marRight w:val="0"/>
      <w:marTop w:val="0"/>
      <w:marBottom w:val="0"/>
      <w:divBdr>
        <w:top w:val="none" w:sz="0" w:space="0" w:color="auto"/>
        <w:left w:val="none" w:sz="0" w:space="0" w:color="auto"/>
        <w:bottom w:val="none" w:sz="0" w:space="0" w:color="auto"/>
        <w:right w:val="none" w:sz="0" w:space="0" w:color="auto"/>
      </w:divBdr>
      <w:divsChild>
        <w:div w:id="1311860602">
          <w:marLeft w:val="0"/>
          <w:marRight w:val="0"/>
          <w:marTop w:val="0"/>
          <w:marBottom w:val="0"/>
          <w:divBdr>
            <w:top w:val="none" w:sz="0" w:space="0" w:color="auto"/>
            <w:left w:val="none" w:sz="0" w:space="0" w:color="auto"/>
            <w:bottom w:val="none" w:sz="0" w:space="0" w:color="auto"/>
            <w:right w:val="none" w:sz="0" w:space="0" w:color="auto"/>
          </w:divBdr>
        </w:div>
      </w:divsChild>
    </w:div>
    <w:div w:id="1684018529">
      <w:bodyDiv w:val="1"/>
      <w:marLeft w:val="0"/>
      <w:marRight w:val="0"/>
      <w:marTop w:val="0"/>
      <w:marBottom w:val="0"/>
      <w:divBdr>
        <w:top w:val="none" w:sz="0" w:space="0" w:color="auto"/>
        <w:left w:val="none" w:sz="0" w:space="0" w:color="auto"/>
        <w:bottom w:val="none" w:sz="0" w:space="0" w:color="auto"/>
        <w:right w:val="none" w:sz="0" w:space="0" w:color="auto"/>
      </w:divBdr>
    </w:div>
    <w:div w:id="1697191417">
      <w:bodyDiv w:val="1"/>
      <w:marLeft w:val="0"/>
      <w:marRight w:val="0"/>
      <w:marTop w:val="0"/>
      <w:marBottom w:val="0"/>
      <w:divBdr>
        <w:top w:val="none" w:sz="0" w:space="0" w:color="auto"/>
        <w:left w:val="none" w:sz="0" w:space="0" w:color="auto"/>
        <w:bottom w:val="none" w:sz="0" w:space="0" w:color="auto"/>
        <w:right w:val="none" w:sz="0" w:space="0" w:color="auto"/>
      </w:divBdr>
      <w:divsChild>
        <w:div w:id="838736010">
          <w:marLeft w:val="0"/>
          <w:marRight w:val="0"/>
          <w:marTop w:val="0"/>
          <w:marBottom w:val="0"/>
          <w:divBdr>
            <w:top w:val="none" w:sz="0" w:space="0" w:color="auto"/>
            <w:left w:val="none" w:sz="0" w:space="0" w:color="auto"/>
            <w:bottom w:val="none" w:sz="0" w:space="0" w:color="auto"/>
            <w:right w:val="none" w:sz="0" w:space="0" w:color="auto"/>
          </w:divBdr>
        </w:div>
      </w:divsChild>
    </w:div>
    <w:div w:id="1697609550">
      <w:bodyDiv w:val="1"/>
      <w:marLeft w:val="0"/>
      <w:marRight w:val="0"/>
      <w:marTop w:val="0"/>
      <w:marBottom w:val="0"/>
      <w:divBdr>
        <w:top w:val="none" w:sz="0" w:space="0" w:color="auto"/>
        <w:left w:val="none" w:sz="0" w:space="0" w:color="auto"/>
        <w:bottom w:val="none" w:sz="0" w:space="0" w:color="auto"/>
        <w:right w:val="none" w:sz="0" w:space="0" w:color="auto"/>
      </w:divBdr>
      <w:divsChild>
        <w:div w:id="642273034">
          <w:marLeft w:val="0"/>
          <w:marRight w:val="0"/>
          <w:marTop w:val="0"/>
          <w:marBottom w:val="0"/>
          <w:divBdr>
            <w:top w:val="none" w:sz="0" w:space="0" w:color="auto"/>
            <w:left w:val="none" w:sz="0" w:space="0" w:color="auto"/>
            <w:bottom w:val="none" w:sz="0" w:space="0" w:color="auto"/>
            <w:right w:val="none" w:sz="0" w:space="0" w:color="auto"/>
          </w:divBdr>
          <w:divsChild>
            <w:div w:id="838471258">
              <w:marLeft w:val="0"/>
              <w:marRight w:val="0"/>
              <w:marTop w:val="0"/>
              <w:marBottom w:val="0"/>
              <w:divBdr>
                <w:top w:val="none" w:sz="0" w:space="0" w:color="auto"/>
                <w:left w:val="none" w:sz="0" w:space="0" w:color="auto"/>
                <w:bottom w:val="none" w:sz="0" w:space="0" w:color="auto"/>
                <w:right w:val="none" w:sz="0" w:space="0" w:color="auto"/>
              </w:divBdr>
              <w:divsChild>
                <w:div w:id="153002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041715">
      <w:bodyDiv w:val="1"/>
      <w:marLeft w:val="0"/>
      <w:marRight w:val="0"/>
      <w:marTop w:val="0"/>
      <w:marBottom w:val="0"/>
      <w:divBdr>
        <w:top w:val="none" w:sz="0" w:space="0" w:color="auto"/>
        <w:left w:val="none" w:sz="0" w:space="0" w:color="auto"/>
        <w:bottom w:val="none" w:sz="0" w:space="0" w:color="auto"/>
        <w:right w:val="none" w:sz="0" w:space="0" w:color="auto"/>
      </w:divBdr>
    </w:div>
    <w:div w:id="1698851347">
      <w:bodyDiv w:val="1"/>
      <w:marLeft w:val="0"/>
      <w:marRight w:val="0"/>
      <w:marTop w:val="0"/>
      <w:marBottom w:val="0"/>
      <w:divBdr>
        <w:top w:val="none" w:sz="0" w:space="0" w:color="auto"/>
        <w:left w:val="none" w:sz="0" w:space="0" w:color="auto"/>
        <w:bottom w:val="none" w:sz="0" w:space="0" w:color="auto"/>
        <w:right w:val="none" w:sz="0" w:space="0" w:color="auto"/>
      </w:divBdr>
    </w:div>
    <w:div w:id="1716999633">
      <w:bodyDiv w:val="1"/>
      <w:marLeft w:val="0"/>
      <w:marRight w:val="0"/>
      <w:marTop w:val="0"/>
      <w:marBottom w:val="0"/>
      <w:divBdr>
        <w:top w:val="none" w:sz="0" w:space="0" w:color="auto"/>
        <w:left w:val="none" w:sz="0" w:space="0" w:color="auto"/>
        <w:bottom w:val="none" w:sz="0" w:space="0" w:color="auto"/>
        <w:right w:val="none" w:sz="0" w:space="0" w:color="auto"/>
      </w:divBdr>
    </w:div>
    <w:div w:id="1772119742">
      <w:bodyDiv w:val="1"/>
      <w:marLeft w:val="0"/>
      <w:marRight w:val="0"/>
      <w:marTop w:val="0"/>
      <w:marBottom w:val="0"/>
      <w:divBdr>
        <w:top w:val="none" w:sz="0" w:space="0" w:color="auto"/>
        <w:left w:val="none" w:sz="0" w:space="0" w:color="auto"/>
        <w:bottom w:val="none" w:sz="0" w:space="0" w:color="auto"/>
        <w:right w:val="none" w:sz="0" w:space="0" w:color="auto"/>
      </w:divBdr>
    </w:div>
    <w:div w:id="1775901254">
      <w:bodyDiv w:val="1"/>
      <w:marLeft w:val="0"/>
      <w:marRight w:val="0"/>
      <w:marTop w:val="0"/>
      <w:marBottom w:val="0"/>
      <w:divBdr>
        <w:top w:val="none" w:sz="0" w:space="0" w:color="auto"/>
        <w:left w:val="none" w:sz="0" w:space="0" w:color="auto"/>
        <w:bottom w:val="none" w:sz="0" w:space="0" w:color="auto"/>
        <w:right w:val="none" w:sz="0" w:space="0" w:color="auto"/>
      </w:divBdr>
    </w:div>
    <w:div w:id="1777289083">
      <w:bodyDiv w:val="1"/>
      <w:marLeft w:val="0"/>
      <w:marRight w:val="0"/>
      <w:marTop w:val="0"/>
      <w:marBottom w:val="0"/>
      <w:divBdr>
        <w:top w:val="none" w:sz="0" w:space="0" w:color="auto"/>
        <w:left w:val="none" w:sz="0" w:space="0" w:color="auto"/>
        <w:bottom w:val="none" w:sz="0" w:space="0" w:color="auto"/>
        <w:right w:val="none" w:sz="0" w:space="0" w:color="auto"/>
      </w:divBdr>
    </w:div>
    <w:div w:id="1800880085">
      <w:bodyDiv w:val="1"/>
      <w:marLeft w:val="0"/>
      <w:marRight w:val="0"/>
      <w:marTop w:val="0"/>
      <w:marBottom w:val="0"/>
      <w:divBdr>
        <w:top w:val="none" w:sz="0" w:space="0" w:color="auto"/>
        <w:left w:val="none" w:sz="0" w:space="0" w:color="auto"/>
        <w:bottom w:val="none" w:sz="0" w:space="0" w:color="auto"/>
        <w:right w:val="none" w:sz="0" w:space="0" w:color="auto"/>
      </w:divBdr>
    </w:div>
    <w:div w:id="1865094746">
      <w:bodyDiv w:val="1"/>
      <w:marLeft w:val="0"/>
      <w:marRight w:val="0"/>
      <w:marTop w:val="0"/>
      <w:marBottom w:val="0"/>
      <w:divBdr>
        <w:top w:val="none" w:sz="0" w:space="0" w:color="auto"/>
        <w:left w:val="none" w:sz="0" w:space="0" w:color="auto"/>
        <w:bottom w:val="none" w:sz="0" w:space="0" w:color="auto"/>
        <w:right w:val="none" w:sz="0" w:space="0" w:color="auto"/>
      </w:divBdr>
    </w:div>
    <w:div w:id="1866284255">
      <w:bodyDiv w:val="1"/>
      <w:marLeft w:val="0"/>
      <w:marRight w:val="0"/>
      <w:marTop w:val="0"/>
      <w:marBottom w:val="0"/>
      <w:divBdr>
        <w:top w:val="none" w:sz="0" w:space="0" w:color="auto"/>
        <w:left w:val="none" w:sz="0" w:space="0" w:color="auto"/>
        <w:bottom w:val="none" w:sz="0" w:space="0" w:color="auto"/>
        <w:right w:val="none" w:sz="0" w:space="0" w:color="auto"/>
      </w:divBdr>
    </w:div>
    <w:div w:id="1874922320">
      <w:bodyDiv w:val="1"/>
      <w:marLeft w:val="0"/>
      <w:marRight w:val="0"/>
      <w:marTop w:val="0"/>
      <w:marBottom w:val="0"/>
      <w:divBdr>
        <w:top w:val="none" w:sz="0" w:space="0" w:color="auto"/>
        <w:left w:val="none" w:sz="0" w:space="0" w:color="auto"/>
        <w:bottom w:val="none" w:sz="0" w:space="0" w:color="auto"/>
        <w:right w:val="none" w:sz="0" w:space="0" w:color="auto"/>
      </w:divBdr>
    </w:div>
    <w:div w:id="1876773723">
      <w:bodyDiv w:val="1"/>
      <w:marLeft w:val="0"/>
      <w:marRight w:val="0"/>
      <w:marTop w:val="0"/>
      <w:marBottom w:val="0"/>
      <w:divBdr>
        <w:top w:val="none" w:sz="0" w:space="0" w:color="auto"/>
        <w:left w:val="none" w:sz="0" w:space="0" w:color="auto"/>
        <w:bottom w:val="none" w:sz="0" w:space="0" w:color="auto"/>
        <w:right w:val="none" w:sz="0" w:space="0" w:color="auto"/>
      </w:divBdr>
    </w:div>
    <w:div w:id="1891845303">
      <w:bodyDiv w:val="1"/>
      <w:marLeft w:val="0"/>
      <w:marRight w:val="0"/>
      <w:marTop w:val="0"/>
      <w:marBottom w:val="0"/>
      <w:divBdr>
        <w:top w:val="none" w:sz="0" w:space="0" w:color="auto"/>
        <w:left w:val="none" w:sz="0" w:space="0" w:color="auto"/>
        <w:bottom w:val="none" w:sz="0" w:space="0" w:color="auto"/>
        <w:right w:val="none" w:sz="0" w:space="0" w:color="auto"/>
      </w:divBdr>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 w:id="1894653799">
      <w:bodyDiv w:val="1"/>
      <w:marLeft w:val="0"/>
      <w:marRight w:val="0"/>
      <w:marTop w:val="0"/>
      <w:marBottom w:val="0"/>
      <w:divBdr>
        <w:top w:val="none" w:sz="0" w:space="0" w:color="auto"/>
        <w:left w:val="none" w:sz="0" w:space="0" w:color="auto"/>
        <w:bottom w:val="none" w:sz="0" w:space="0" w:color="auto"/>
        <w:right w:val="none" w:sz="0" w:space="0" w:color="auto"/>
      </w:divBdr>
    </w:div>
    <w:div w:id="1948653236">
      <w:bodyDiv w:val="1"/>
      <w:marLeft w:val="0"/>
      <w:marRight w:val="0"/>
      <w:marTop w:val="0"/>
      <w:marBottom w:val="0"/>
      <w:divBdr>
        <w:top w:val="none" w:sz="0" w:space="0" w:color="auto"/>
        <w:left w:val="none" w:sz="0" w:space="0" w:color="auto"/>
        <w:bottom w:val="none" w:sz="0" w:space="0" w:color="auto"/>
        <w:right w:val="none" w:sz="0" w:space="0" w:color="auto"/>
      </w:divBdr>
    </w:div>
    <w:div w:id="1972900209">
      <w:bodyDiv w:val="1"/>
      <w:marLeft w:val="0"/>
      <w:marRight w:val="0"/>
      <w:marTop w:val="0"/>
      <w:marBottom w:val="0"/>
      <w:divBdr>
        <w:top w:val="none" w:sz="0" w:space="0" w:color="auto"/>
        <w:left w:val="none" w:sz="0" w:space="0" w:color="auto"/>
        <w:bottom w:val="none" w:sz="0" w:space="0" w:color="auto"/>
        <w:right w:val="none" w:sz="0" w:space="0" w:color="auto"/>
      </w:divBdr>
      <w:divsChild>
        <w:div w:id="2087534112">
          <w:marLeft w:val="0"/>
          <w:marRight w:val="0"/>
          <w:marTop w:val="0"/>
          <w:marBottom w:val="0"/>
          <w:divBdr>
            <w:top w:val="none" w:sz="0" w:space="0" w:color="auto"/>
            <w:left w:val="none" w:sz="0" w:space="0" w:color="auto"/>
            <w:bottom w:val="none" w:sz="0" w:space="0" w:color="auto"/>
            <w:right w:val="none" w:sz="0" w:space="0" w:color="auto"/>
          </w:divBdr>
          <w:divsChild>
            <w:div w:id="180396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89268">
      <w:bodyDiv w:val="1"/>
      <w:marLeft w:val="0"/>
      <w:marRight w:val="0"/>
      <w:marTop w:val="0"/>
      <w:marBottom w:val="0"/>
      <w:divBdr>
        <w:top w:val="none" w:sz="0" w:space="0" w:color="auto"/>
        <w:left w:val="none" w:sz="0" w:space="0" w:color="auto"/>
        <w:bottom w:val="none" w:sz="0" w:space="0" w:color="auto"/>
        <w:right w:val="none" w:sz="0" w:space="0" w:color="auto"/>
      </w:divBdr>
    </w:div>
    <w:div w:id="2006273992">
      <w:bodyDiv w:val="1"/>
      <w:marLeft w:val="0"/>
      <w:marRight w:val="0"/>
      <w:marTop w:val="0"/>
      <w:marBottom w:val="0"/>
      <w:divBdr>
        <w:top w:val="none" w:sz="0" w:space="0" w:color="auto"/>
        <w:left w:val="none" w:sz="0" w:space="0" w:color="auto"/>
        <w:bottom w:val="none" w:sz="0" w:space="0" w:color="auto"/>
        <w:right w:val="none" w:sz="0" w:space="0" w:color="auto"/>
      </w:divBdr>
    </w:div>
    <w:div w:id="2013953072">
      <w:bodyDiv w:val="1"/>
      <w:marLeft w:val="0"/>
      <w:marRight w:val="0"/>
      <w:marTop w:val="0"/>
      <w:marBottom w:val="0"/>
      <w:divBdr>
        <w:top w:val="none" w:sz="0" w:space="0" w:color="auto"/>
        <w:left w:val="none" w:sz="0" w:space="0" w:color="auto"/>
        <w:bottom w:val="none" w:sz="0" w:space="0" w:color="auto"/>
        <w:right w:val="none" w:sz="0" w:space="0" w:color="auto"/>
      </w:divBdr>
    </w:div>
    <w:div w:id="2013995643">
      <w:bodyDiv w:val="1"/>
      <w:marLeft w:val="0"/>
      <w:marRight w:val="0"/>
      <w:marTop w:val="0"/>
      <w:marBottom w:val="0"/>
      <w:divBdr>
        <w:top w:val="none" w:sz="0" w:space="0" w:color="auto"/>
        <w:left w:val="none" w:sz="0" w:space="0" w:color="auto"/>
        <w:bottom w:val="none" w:sz="0" w:space="0" w:color="auto"/>
        <w:right w:val="none" w:sz="0" w:space="0" w:color="auto"/>
      </w:divBdr>
    </w:div>
    <w:div w:id="2040625637">
      <w:bodyDiv w:val="1"/>
      <w:marLeft w:val="0"/>
      <w:marRight w:val="0"/>
      <w:marTop w:val="0"/>
      <w:marBottom w:val="0"/>
      <w:divBdr>
        <w:top w:val="none" w:sz="0" w:space="0" w:color="auto"/>
        <w:left w:val="none" w:sz="0" w:space="0" w:color="auto"/>
        <w:bottom w:val="none" w:sz="0" w:space="0" w:color="auto"/>
        <w:right w:val="none" w:sz="0" w:space="0" w:color="auto"/>
      </w:divBdr>
    </w:div>
    <w:div w:id="2064327512">
      <w:bodyDiv w:val="1"/>
      <w:marLeft w:val="0"/>
      <w:marRight w:val="0"/>
      <w:marTop w:val="0"/>
      <w:marBottom w:val="0"/>
      <w:divBdr>
        <w:top w:val="none" w:sz="0" w:space="0" w:color="auto"/>
        <w:left w:val="none" w:sz="0" w:space="0" w:color="auto"/>
        <w:bottom w:val="none" w:sz="0" w:space="0" w:color="auto"/>
        <w:right w:val="none" w:sz="0" w:space="0" w:color="auto"/>
      </w:divBdr>
    </w:div>
    <w:div w:id="2086342325">
      <w:bodyDiv w:val="1"/>
      <w:marLeft w:val="0"/>
      <w:marRight w:val="0"/>
      <w:marTop w:val="0"/>
      <w:marBottom w:val="0"/>
      <w:divBdr>
        <w:top w:val="none" w:sz="0" w:space="0" w:color="auto"/>
        <w:left w:val="none" w:sz="0" w:space="0" w:color="auto"/>
        <w:bottom w:val="none" w:sz="0" w:space="0" w:color="auto"/>
        <w:right w:val="none" w:sz="0" w:space="0" w:color="auto"/>
      </w:divBdr>
      <w:divsChild>
        <w:div w:id="1617906303">
          <w:marLeft w:val="0"/>
          <w:marRight w:val="0"/>
          <w:marTop w:val="0"/>
          <w:marBottom w:val="0"/>
          <w:divBdr>
            <w:top w:val="none" w:sz="0" w:space="0" w:color="auto"/>
            <w:left w:val="none" w:sz="0" w:space="0" w:color="auto"/>
            <w:bottom w:val="none" w:sz="0" w:space="0" w:color="auto"/>
            <w:right w:val="none" w:sz="0" w:space="0" w:color="auto"/>
          </w:divBdr>
          <w:divsChild>
            <w:div w:id="153970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49553">
      <w:bodyDiv w:val="1"/>
      <w:marLeft w:val="0"/>
      <w:marRight w:val="0"/>
      <w:marTop w:val="0"/>
      <w:marBottom w:val="0"/>
      <w:divBdr>
        <w:top w:val="none" w:sz="0" w:space="0" w:color="auto"/>
        <w:left w:val="none" w:sz="0" w:space="0" w:color="auto"/>
        <w:bottom w:val="none" w:sz="0" w:space="0" w:color="auto"/>
        <w:right w:val="none" w:sz="0" w:space="0" w:color="auto"/>
      </w:divBdr>
    </w:div>
    <w:div w:id="2090228316">
      <w:bodyDiv w:val="1"/>
      <w:marLeft w:val="0"/>
      <w:marRight w:val="0"/>
      <w:marTop w:val="0"/>
      <w:marBottom w:val="0"/>
      <w:divBdr>
        <w:top w:val="none" w:sz="0" w:space="0" w:color="auto"/>
        <w:left w:val="none" w:sz="0" w:space="0" w:color="auto"/>
        <w:bottom w:val="none" w:sz="0" w:space="0" w:color="auto"/>
        <w:right w:val="none" w:sz="0" w:space="0" w:color="auto"/>
      </w:divBdr>
    </w:div>
    <w:div w:id="2105610890">
      <w:bodyDiv w:val="1"/>
      <w:marLeft w:val="0"/>
      <w:marRight w:val="0"/>
      <w:marTop w:val="0"/>
      <w:marBottom w:val="0"/>
      <w:divBdr>
        <w:top w:val="none" w:sz="0" w:space="0" w:color="auto"/>
        <w:left w:val="none" w:sz="0" w:space="0" w:color="auto"/>
        <w:bottom w:val="none" w:sz="0" w:space="0" w:color="auto"/>
        <w:right w:val="none" w:sz="0" w:space="0" w:color="auto"/>
      </w:divBdr>
      <w:divsChild>
        <w:div w:id="1510828173">
          <w:marLeft w:val="0"/>
          <w:marRight w:val="0"/>
          <w:marTop w:val="0"/>
          <w:marBottom w:val="0"/>
          <w:divBdr>
            <w:top w:val="none" w:sz="0" w:space="0" w:color="auto"/>
            <w:left w:val="none" w:sz="0" w:space="0" w:color="auto"/>
            <w:bottom w:val="none" w:sz="0" w:space="0" w:color="auto"/>
            <w:right w:val="none" w:sz="0" w:space="0" w:color="auto"/>
          </w:divBdr>
        </w:div>
      </w:divsChild>
    </w:div>
    <w:div w:id="2106727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28.png"/><Relationship Id="rId159" Type="http://schemas.openxmlformats.org/officeDocument/2006/relationships/image" Target="media/image149.png"/><Relationship Id="rId170" Type="http://schemas.openxmlformats.org/officeDocument/2006/relationships/image" Target="media/image159.emf"/><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settings" Target="settings.xml"/><Relationship Id="rId95" Type="http://schemas.openxmlformats.org/officeDocument/2006/relationships/image" Target="media/image87.png"/><Relationship Id="rId160" Type="http://schemas.openxmlformats.org/officeDocument/2006/relationships/image" Target="media/image150.png"/><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08.png"/><Relationship Id="rId139" Type="http://schemas.openxmlformats.org/officeDocument/2006/relationships/image" Target="media/image129.png"/><Relationship Id="rId85" Type="http://schemas.openxmlformats.org/officeDocument/2006/relationships/image" Target="media/image77.png"/><Relationship Id="rId150" Type="http://schemas.openxmlformats.org/officeDocument/2006/relationships/image" Target="media/image140.png"/><Relationship Id="rId171" Type="http://schemas.openxmlformats.org/officeDocument/2006/relationships/oleObject" Target="embeddings/oleObject2.bin"/><Relationship Id="rId12" Type="http://schemas.openxmlformats.org/officeDocument/2006/relationships/image" Target="media/image4.png"/><Relationship Id="rId33" Type="http://schemas.openxmlformats.org/officeDocument/2006/relationships/image" Target="media/image25.png"/><Relationship Id="rId108" Type="http://schemas.openxmlformats.org/officeDocument/2006/relationships/image" Target="media/image100.png"/><Relationship Id="rId129" Type="http://schemas.openxmlformats.org/officeDocument/2006/relationships/image" Target="media/image119.png"/><Relationship Id="rId54" Type="http://schemas.openxmlformats.org/officeDocument/2006/relationships/image" Target="media/image46.png"/><Relationship Id="rId75" Type="http://schemas.openxmlformats.org/officeDocument/2006/relationships/image" Target="media/image67.png"/><Relationship Id="rId96" Type="http://schemas.openxmlformats.org/officeDocument/2006/relationships/image" Target="media/image88.png"/><Relationship Id="rId140" Type="http://schemas.openxmlformats.org/officeDocument/2006/relationships/image" Target="media/image130.png"/><Relationship Id="rId161" Type="http://schemas.openxmlformats.org/officeDocument/2006/relationships/image" Target="media/image151.png"/><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0.png"/><Relationship Id="rId135" Type="http://schemas.openxmlformats.org/officeDocument/2006/relationships/image" Target="media/image125.png"/><Relationship Id="rId151" Type="http://schemas.openxmlformats.org/officeDocument/2006/relationships/image" Target="media/image141.png"/><Relationship Id="rId156" Type="http://schemas.openxmlformats.org/officeDocument/2006/relationships/image" Target="media/image146.png"/><Relationship Id="rId177" Type="http://schemas.openxmlformats.org/officeDocument/2006/relationships/footer" Target="footer1.xml"/><Relationship Id="rId172" Type="http://schemas.openxmlformats.org/officeDocument/2006/relationships/image" Target="media/image160.emf"/><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0.png"/><Relationship Id="rId125" Type="http://schemas.openxmlformats.org/officeDocument/2006/relationships/image" Target="media/image115.png"/><Relationship Id="rId141" Type="http://schemas.openxmlformats.org/officeDocument/2006/relationships/image" Target="media/image131.png"/><Relationship Id="rId146" Type="http://schemas.openxmlformats.org/officeDocument/2006/relationships/image" Target="media/image136.png"/><Relationship Id="rId167" Type="http://schemas.openxmlformats.org/officeDocument/2006/relationships/image" Target="media/image157.png"/><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162" Type="http://schemas.openxmlformats.org/officeDocument/2006/relationships/image" Target="media/image152.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image" Target="media/image126.png"/><Relationship Id="rId157" Type="http://schemas.openxmlformats.org/officeDocument/2006/relationships/image" Target="media/image147.png"/><Relationship Id="rId178" Type="http://schemas.openxmlformats.org/officeDocument/2006/relationships/fontTable" Target="fontTable.xml"/><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image" Target="media/image142.png"/><Relationship Id="rId173" Type="http://schemas.openxmlformats.org/officeDocument/2006/relationships/oleObject" Target="embeddings/oleObject3.bin"/><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image" Target="media/image158.emf"/><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image" Target="media/image153.png"/><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8.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hyperlink" Target="http://localhost/phpmyadmin" TargetMode="External"/><Relationship Id="rId132" Type="http://schemas.openxmlformats.org/officeDocument/2006/relationships/image" Target="media/image122.png"/><Relationship Id="rId153" Type="http://schemas.openxmlformats.org/officeDocument/2006/relationships/image" Target="media/image143.png"/><Relationship Id="rId174" Type="http://schemas.openxmlformats.org/officeDocument/2006/relationships/image" Target="media/image161.emf"/><Relationship Id="rId179" Type="http://schemas.openxmlformats.org/officeDocument/2006/relationships/theme" Target="theme/theme1.xm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7.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164" Type="http://schemas.openxmlformats.org/officeDocument/2006/relationships/image" Target="media/image154.png"/><Relationship Id="rId169" Type="http://schemas.openxmlformats.org/officeDocument/2006/relationships/oleObject" Target="embeddings/oleObject1.bin"/><Relationship Id="rId4" Type="http://schemas.openxmlformats.org/officeDocument/2006/relationships/styles" Target="styles.xml"/><Relationship Id="rId9" Type="http://schemas.openxmlformats.org/officeDocument/2006/relationships/image" Target="media/image1.png"/><Relationship Id="rId180" Type="http://schemas.microsoft.com/office/2020/10/relationships/intelligence" Target="intelligence2.xml"/><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hyperlink" Target="http://localhost/TicTac%20/" TargetMode="External"/><Relationship Id="rId133" Type="http://schemas.openxmlformats.org/officeDocument/2006/relationships/image" Target="media/image123.png"/><Relationship Id="rId154" Type="http://schemas.openxmlformats.org/officeDocument/2006/relationships/image" Target="media/image144.png"/><Relationship Id="rId175" Type="http://schemas.openxmlformats.org/officeDocument/2006/relationships/oleObject" Target="embeddings/oleObject4.bin"/><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2.png"/><Relationship Id="rId165" Type="http://schemas.openxmlformats.org/officeDocument/2006/relationships/image" Target="media/image155.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3.png"/><Relationship Id="rId134" Type="http://schemas.openxmlformats.org/officeDocument/2006/relationships/image" Target="media/image124.png"/><Relationship Id="rId80" Type="http://schemas.openxmlformats.org/officeDocument/2006/relationships/image" Target="media/image72.png"/><Relationship Id="rId155" Type="http://schemas.openxmlformats.org/officeDocument/2006/relationships/image" Target="media/image145.png"/><Relationship Id="rId176" Type="http://schemas.openxmlformats.org/officeDocument/2006/relationships/header" Target="header1.xml"/><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4.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5.png"/><Relationship Id="rId166" Type="http://schemas.openxmlformats.org/officeDocument/2006/relationships/image" Target="media/image156.png"/><Relationship Id="rId1"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Eug25</b:Tag>
    <b:SourceType>InternetSite</b:SourceType>
    <b:Guid>{4014AA0D-180F-453A-B03D-AACC28465055}</b:Guid>
    <b:Title>EugCom</b:Title>
    <b:Year>2025</b:Year>
    <b:Author>
      <b:Author>
        <b:NameList>
          <b:Person>
            <b:Last>EugCom</b:Last>
          </b:Person>
        </b:NameList>
      </b:Author>
    </b:Author>
    <b:InternetSiteTitle>EugCom</b:InternetSiteTitle>
    <b:Month>05</b:Month>
    <b:Day>07</b:Day>
    <b:URL>https://www.eugcom.cl/</b:URL>
    <b:RefOrder>1</b:RefOrder>
  </b:Source>
  <b:Source>
    <b:Tag>Ing25</b:Tag>
    <b:SourceType>DocumentFromInternetSite</b:SourceType>
    <b:Guid>{1754F686-FFC8-46D3-9FDE-60B44E5B5987}</b:Guid>
    <b:Title>Canvas Unab</b:Title>
    <b:InternetSiteTitle>Canvas Unab</b:InternetSiteTitle>
    <b:Year>2025</b:Year>
    <b:Month>05</b:Month>
    <b:Day>03</b:Day>
    <b:URL>https://canvas.unab.cl/courses/143007/files/folder/_Material/RUBRICA?preview=14113604</b:URL>
    <b:Author>
      <b:Author>
        <b:NameList>
          <b:Person>
            <b:Last>software</b:Last>
            <b:First>Ingenieria</b:First>
            <b:Middle>de</b:Middle>
          </b:Person>
        </b:NameList>
      </b:Author>
    </b:Author>
    <b:RefOrder>2</b:RefOrder>
  </b:Source>
  <b:Source>
    <b:Tag>Car20</b:Tag>
    <b:SourceType>InternetSite</b:SourceType>
    <b:Guid>{2D1A7A22-6D25-47E8-B915-66AF4AC0B9CC}</b:Guid>
    <b:Title>Normas APA</b:Title>
    <b:InternetSiteTitle>Normas APA</b:InternetSiteTitle>
    <b:Year>2020</b:Year>
    <b:Month>01</b:Month>
    <b:Day>24</b:Day>
    <b:URL>https://normas-apa.org/citas/</b:URL>
    <b:Author>
      <b:Author>
        <b:NameList>
          <b:Person>
            <b:Last>Sanchez</b:Last>
            <b:First>Carlos</b:First>
          </b:Person>
        </b:NameList>
      </b:Author>
    </b:Author>
    <b:RefOrder>3</b:RefOrder>
  </b:Source>
  <b:Source>
    <b:Tag>Luc</b:Tag>
    <b:SourceType>InternetSite</b:SourceType>
    <b:Guid>{5E80B479-698F-4A3A-B40A-3A2809C5DF14}</b:Guid>
    <b:Author>
      <b:Author>
        <b:NameList>
          <b:Person>
            <b:Last>LucidChart</b:Last>
          </b:Person>
        </b:NameList>
      </b:Author>
    </b:Author>
    <b:Title>LucidChart</b:Title>
    <b:InternetSiteTitle>LucidChart</b:InternetSiteTitle>
    <b:URL>https://www.lucidchart.com/pages</b:URL>
    <b:RefOrder>4</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DLvJQrn/s3t721qKHDOuEhpMiQ==">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</go:docsCustomData>
</go:gDocsCustomXmlDataStorage>
</file>

<file path=customXml/itemProps1.xml><?xml version="1.0" encoding="utf-8"?>
<ds:datastoreItem xmlns:ds="http://schemas.openxmlformats.org/officeDocument/2006/customXml" ds:itemID="{D7966003-8400-4354-952A-39E3FBC3C48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739</TotalTime>
  <Pages>302</Pages>
  <Words>33547</Words>
  <Characters>184510</Characters>
  <Application>Microsoft Office Word</Application>
  <DocSecurity>2</DocSecurity>
  <Lines>1537</Lines>
  <Paragraphs>435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217622</CharactersWithSpaces>
  <SharedDoc>false</SharedDoc>
  <HLinks>
    <vt:vector size="912" baseType="variant">
      <vt:variant>
        <vt:i4>327757</vt:i4>
      </vt:variant>
      <vt:variant>
        <vt:i4>1146</vt:i4>
      </vt:variant>
      <vt:variant>
        <vt:i4>0</vt:i4>
      </vt:variant>
      <vt:variant>
        <vt:i4>5</vt:i4>
      </vt:variant>
      <vt:variant>
        <vt:lpwstr>http://localhost/TicTac /</vt:lpwstr>
      </vt:variant>
      <vt:variant>
        <vt:lpwstr/>
      </vt:variant>
      <vt:variant>
        <vt:i4>2555962</vt:i4>
      </vt:variant>
      <vt:variant>
        <vt:i4>1143</vt:i4>
      </vt:variant>
      <vt:variant>
        <vt:i4>0</vt:i4>
      </vt:variant>
      <vt:variant>
        <vt:i4>5</vt:i4>
      </vt:variant>
      <vt:variant>
        <vt:lpwstr>http://localhost/phpmyadmin</vt:lpwstr>
      </vt:variant>
      <vt:variant>
        <vt:lpwstr/>
      </vt:variant>
      <vt:variant>
        <vt:i4>1179696</vt:i4>
      </vt:variant>
      <vt:variant>
        <vt:i4>902</vt:i4>
      </vt:variant>
      <vt:variant>
        <vt:i4>0</vt:i4>
      </vt:variant>
      <vt:variant>
        <vt:i4>5</vt:i4>
      </vt:variant>
      <vt:variant>
        <vt:lpwstr/>
      </vt:variant>
      <vt:variant>
        <vt:lpwstr>_Toc201172466</vt:lpwstr>
      </vt:variant>
      <vt:variant>
        <vt:i4>1179696</vt:i4>
      </vt:variant>
      <vt:variant>
        <vt:i4>896</vt:i4>
      </vt:variant>
      <vt:variant>
        <vt:i4>0</vt:i4>
      </vt:variant>
      <vt:variant>
        <vt:i4>5</vt:i4>
      </vt:variant>
      <vt:variant>
        <vt:lpwstr/>
      </vt:variant>
      <vt:variant>
        <vt:lpwstr>_Toc201172465</vt:lpwstr>
      </vt:variant>
      <vt:variant>
        <vt:i4>1179696</vt:i4>
      </vt:variant>
      <vt:variant>
        <vt:i4>890</vt:i4>
      </vt:variant>
      <vt:variant>
        <vt:i4>0</vt:i4>
      </vt:variant>
      <vt:variant>
        <vt:i4>5</vt:i4>
      </vt:variant>
      <vt:variant>
        <vt:lpwstr/>
      </vt:variant>
      <vt:variant>
        <vt:lpwstr>_Toc201172464</vt:lpwstr>
      </vt:variant>
      <vt:variant>
        <vt:i4>1179696</vt:i4>
      </vt:variant>
      <vt:variant>
        <vt:i4>884</vt:i4>
      </vt:variant>
      <vt:variant>
        <vt:i4>0</vt:i4>
      </vt:variant>
      <vt:variant>
        <vt:i4>5</vt:i4>
      </vt:variant>
      <vt:variant>
        <vt:lpwstr/>
      </vt:variant>
      <vt:variant>
        <vt:lpwstr>_Toc201172460</vt:lpwstr>
      </vt:variant>
      <vt:variant>
        <vt:i4>1114160</vt:i4>
      </vt:variant>
      <vt:variant>
        <vt:i4>878</vt:i4>
      </vt:variant>
      <vt:variant>
        <vt:i4>0</vt:i4>
      </vt:variant>
      <vt:variant>
        <vt:i4>5</vt:i4>
      </vt:variant>
      <vt:variant>
        <vt:lpwstr/>
      </vt:variant>
      <vt:variant>
        <vt:lpwstr>_Toc201172459</vt:lpwstr>
      </vt:variant>
      <vt:variant>
        <vt:i4>1114160</vt:i4>
      </vt:variant>
      <vt:variant>
        <vt:i4>872</vt:i4>
      </vt:variant>
      <vt:variant>
        <vt:i4>0</vt:i4>
      </vt:variant>
      <vt:variant>
        <vt:i4>5</vt:i4>
      </vt:variant>
      <vt:variant>
        <vt:lpwstr/>
      </vt:variant>
      <vt:variant>
        <vt:lpwstr>_Toc201172458</vt:lpwstr>
      </vt:variant>
      <vt:variant>
        <vt:i4>1048624</vt:i4>
      </vt:variant>
      <vt:variant>
        <vt:i4>866</vt:i4>
      </vt:variant>
      <vt:variant>
        <vt:i4>0</vt:i4>
      </vt:variant>
      <vt:variant>
        <vt:i4>5</vt:i4>
      </vt:variant>
      <vt:variant>
        <vt:lpwstr/>
      </vt:variant>
      <vt:variant>
        <vt:lpwstr>_Toc201172441</vt:lpwstr>
      </vt:variant>
      <vt:variant>
        <vt:i4>1507376</vt:i4>
      </vt:variant>
      <vt:variant>
        <vt:i4>860</vt:i4>
      </vt:variant>
      <vt:variant>
        <vt:i4>0</vt:i4>
      </vt:variant>
      <vt:variant>
        <vt:i4>5</vt:i4>
      </vt:variant>
      <vt:variant>
        <vt:lpwstr/>
      </vt:variant>
      <vt:variant>
        <vt:lpwstr>_Toc201172438</vt:lpwstr>
      </vt:variant>
      <vt:variant>
        <vt:i4>1507376</vt:i4>
      </vt:variant>
      <vt:variant>
        <vt:i4>854</vt:i4>
      </vt:variant>
      <vt:variant>
        <vt:i4>0</vt:i4>
      </vt:variant>
      <vt:variant>
        <vt:i4>5</vt:i4>
      </vt:variant>
      <vt:variant>
        <vt:lpwstr/>
      </vt:variant>
      <vt:variant>
        <vt:lpwstr>_Toc201172437</vt:lpwstr>
      </vt:variant>
      <vt:variant>
        <vt:i4>1376304</vt:i4>
      </vt:variant>
      <vt:variant>
        <vt:i4>848</vt:i4>
      </vt:variant>
      <vt:variant>
        <vt:i4>0</vt:i4>
      </vt:variant>
      <vt:variant>
        <vt:i4>5</vt:i4>
      </vt:variant>
      <vt:variant>
        <vt:lpwstr/>
      </vt:variant>
      <vt:variant>
        <vt:lpwstr>_Toc201172417</vt:lpwstr>
      </vt:variant>
      <vt:variant>
        <vt:i4>1376304</vt:i4>
      </vt:variant>
      <vt:variant>
        <vt:i4>842</vt:i4>
      </vt:variant>
      <vt:variant>
        <vt:i4>0</vt:i4>
      </vt:variant>
      <vt:variant>
        <vt:i4>5</vt:i4>
      </vt:variant>
      <vt:variant>
        <vt:lpwstr/>
      </vt:variant>
      <vt:variant>
        <vt:lpwstr>_Toc201172416</vt:lpwstr>
      </vt:variant>
      <vt:variant>
        <vt:i4>1376304</vt:i4>
      </vt:variant>
      <vt:variant>
        <vt:i4>836</vt:i4>
      </vt:variant>
      <vt:variant>
        <vt:i4>0</vt:i4>
      </vt:variant>
      <vt:variant>
        <vt:i4>5</vt:i4>
      </vt:variant>
      <vt:variant>
        <vt:lpwstr/>
      </vt:variant>
      <vt:variant>
        <vt:lpwstr>_Toc201172415</vt:lpwstr>
      </vt:variant>
      <vt:variant>
        <vt:i4>1376304</vt:i4>
      </vt:variant>
      <vt:variant>
        <vt:i4>830</vt:i4>
      </vt:variant>
      <vt:variant>
        <vt:i4>0</vt:i4>
      </vt:variant>
      <vt:variant>
        <vt:i4>5</vt:i4>
      </vt:variant>
      <vt:variant>
        <vt:lpwstr/>
      </vt:variant>
      <vt:variant>
        <vt:lpwstr>_Toc201172414</vt:lpwstr>
      </vt:variant>
      <vt:variant>
        <vt:i4>1376304</vt:i4>
      </vt:variant>
      <vt:variant>
        <vt:i4>824</vt:i4>
      </vt:variant>
      <vt:variant>
        <vt:i4>0</vt:i4>
      </vt:variant>
      <vt:variant>
        <vt:i4>5</vt:i4>
      </vt:variant>
      <vt:variant>
        <vt:lpwstr/>
      </vt:variant>
      <vt:variant>
        <vt:lpwstr>_Toc201172413</vt:lpwstr>
      </vt:variant>
      <vt:variant>
        <vt:i4>1376304</vt:i4>
      </vt:variant>
      <vt:variant>
        <vt:i4>818</vt:i4>
      </vt:variant>
      <vt:variant>
        <vt:i4>0</vt:i4>
      </vt:variant>
      <vt:variant>
        <vt:i4>5</vt:i4>
      </vt:variant>
      <vt:variant>
        <vt:lpwstr/>
      </vt:variant>
      <vt:variant>
        <vt:lpwstr>_Toc201172412</vt:lpwstr>
      </vt:variant>
      <vt:variant>
        <vt:i4>1376304</vt:i4>
      </vt:variant>
      <vt:variant>
        <vt:i4>812</vt:i4>
      </vt:variant>
      <vt:variant>
        <vt:i4>0</vt:i4>
      </vt:variant>
      <vt:variant>
        <vt:i4>5</vt:i4>
      </vt:variant>
      <vt:variant>
        <vt:lpwstr/>
      </vt:variant>
      <vt:variant>
        <vt:lpwstr>_Toc201172411</vt:lpwstr>
      </vt:variant>
      <vt:variant>
        <vt:i4>1376304</vt:i4>
      </vt:variant>
      <vt:variant>
        <vt:i4>806</vt:i4>
      </vt:variant>
      <vt:variant>
        <vt:i4>0</vt:i4>
      </vt:variant>
      <vt:variant>
        <vt:i4>5</vt:i4>
      </vt:variant>
      <vt:variant>
        <vt:lpwstr/>
      </vt:variant>
      <vt:variant>
        <vt:lpwstr>_Toc201172410</vt:lpwstr>
      </vt:variant>
      <vt:variant>
        <vt:i4>1310768</vt:i4>
      </vt:variant>
      <vt:variant>
        <vt:i4>800</vt:i4>
      </vt:variant>
      <vt:variant>
        <vt:i4>0</vt:i4>
      </vt:variant>
      <vt:variant>
        <vt:i4>5</vt:i4>
      </vt:variant>
      <vt:variant>
        <vt:lpwstr/>
      </vt:variant>
      <vt:variant>
        <vt:lpwstr>_Toc201172409</vt:lpwstr>
      </vt:variant>
      <vt:variant>
        <vt:i4>1310768</vt:i4>
      </vt:variant>
      <vt:variant>
        <vt:i4>794</vt:i4>
      </vt:variant>
      <vt:variant>
        <vt:i4>0</vt:i4>
      </vt:variant>
      <vt:variant>
        <vt:i4>5</vt:i4>
      </vt:variant>
      <vt:variant>
        <vt:lpwstr/>
      </vt:variant>
      <vt:variant>
        <vt:lpwstr>_Toc201172408</vt:lpwstr>
      </vt:variant>
      <vt:variant>
        <vt:i4>1310768</vt:i4>
      </vt:variant>
      <vt:variant>
        <vt:i4>788</vt:i4>
      </vt:variant>
      <vt:variant>
        <vt:i4>0</vt:i4>
      </vt:variant>
      <vt:variant>
        <vt:i4>5</vt:i4>
      </vt:variant>
      <vt:variant>
        <vt:lpwstr/>
      </vt:variant>
      <vt:variant>
        <vt:lpwstr>_Toc201172407</vt:lpwstr>
      </vt:variant>
      <vt:variant>
        <vt:i4>1310768</vt:i4>
      </vt:variant>
      <vt:variant>
        <vt:i4>782</vt:i4>
      </vt:variant>
      <vt:variant>
        <vt:i4>0</vt:i4>
      </vt:variant>
      <vt:variant>
        <vt:i4>5</vt:i4>
      </vt:variant>
      <vt:variant>
        <vt:lpwstr/>
      </vt:variant>
      <vt:variant>
        <vt:lpwstr>_Toc201172406</vt:lpwstr>
      </vt:variant>
      <vt:variant>
        <vt:i4>1310768</vt:i4>
      </vt:variant>
      <vt:variant>
        <vt:i4>776</vt:i4>
      </vt:variant>
      <vt:variant>
        <vt:i4>0</vt:i4>
      </vt:variant>
      <vt:variant>
        <vt:i4>5</vt:i4>
      </vt:variant>
      <vt:variant>
        <vt:lpwstr/>
      </vt:variant>
      <vt:variant>
        <vt:lpwstr>_Toc201172405</vt:lpwstr>
      </vt:variant>
      <vt:variant>
        <vt:i4>1310768</vt:i4>
      </vt:variant>
      <vt:variant>
        <vt:i4>770</vt:i4>
      </vt:variant>
      <vt:variant>
        <vt:i4>0</vt:i4>
      </vt:variant>
      <vt:variant>
        <vt:i4>5</vt:i4>
      </vt:variant>
      <vt:variant>
        <vt:lpwstr/>
      </vt:variant>
      <vt:variant>
        <vt:lpwstr>_Toc201172404</vt:lpwstr>
      </vt:variant>
      <vt:variant>
        <vt:i4>1310768</vt:i4>
      </vt:variant>
      <vt:variant>
        <vt:i4>764</vt:i4>
      </vt:variant>
      <vt:variant>
        <vt:i4>0</vt:i4>
      </vt:variant>
      <vt:variant>
        <vt:i4>5</vt:i4>
      </vt:variant>
      <vt:variant>
        <vt:lpwstr/>
      </vt:variant>
      <vt:variant>
        <vt:lpwstr>_Toc201172403</vt:lpwstr>
      </vt:variant>
      <vt:variant>
        <vt:i4>1310768</vt:i4>
      </vt:variant>
      <vt:variant>
        <vt:i4>758</vt:i4>
      </vt:variant>
      <vt:variant>
        <vt:i4>0</vt:i4>
      </vt:variant>
      <vt:variant>
        <vt:i4>5</vt:i4>
      </vt:variant>
      <vt:variant>
        <vt:lpwstr/>
      </vt:variant>
      <vt:variant>
        <vt:lpwstr>_Toc201172402</vt:lpwstr>
      </vt:variant>
      <vt:variant>
        <vt:i4>1310768</vt:i4>
      </vt:variant>
      <vt:variant>
        <vt:i4>752</vt:i4>
      </vt:variant>
      <vt:variant>
        <vt:i4>0</vt:i4>
      </vt:variant>
      <vt:variant>
        <vt:i4>5</vt:i4>
      </vt:variant>
      <vt:variant>
        <vt:lpwstr/>
      </vt:variant>
      <vt:variant>
        <vt:lpwstr>_Toc201172401</vt:lpwstr>
      </vt:variant>
      <vt:variant>
        <vt:i4>1310768</vt:i4>
      </vt:variant>
      <vt:variant>
        <vt:i4>746</vt:i4>
      </vt:variant>
      <vt:variant>
        <vt:i4>0</vt:i4>
      </vt:variant>
      <vt:variant>
        <vt:i4>5</vt:i4>
      </vt:variant>
      <vt:variant>
        <vt:lpwstr/>
      </vt:variant>
      <vt:variant>
        <vt:lpwstr>_Toc201172400</vt:lpwstr>
      </vt:variant>
      <vt:variant>
        <vt:i4>1900599</vt:i4>
      </vt:variant>
      <vt:variant>
        <vt:i4>740</vt:i4>
      </vt:variant>
      <vt:variant>
        <vt:i4>0</vt:i4>
      </vt:variant>
      <vt:variant>
        <vt:i4>5</vt:i4>
      </vt:variant>
      <vt:variant>
        <vt:lpwstr/>
      </vt:variant>
      <vt:variant>
        <vt:lpwstr>_Toc201172399</vt:lpwstr>
      </vt:variant>
      <vt:variant>
        <vt:i4>1900599</vt:i4>
      </vt:variant>
      <vt:variant>
        <vt:i4>734</vt:i4>
      </vt:variant>
      <vt:variant>
        <vt:i4>0</vt:i4>
      </vt:variant>
      <vt:variant>
        <vt:i4>5</vt:i4>
      </vt:variant>
      <vt:variant>
        <vt:lpwstr/>
      </vt:variant>
      <vt:variant>
        <vt:lpwstr>_Toc201172398</vt:lpwstr>
      </vt:variant>
      <vt:variant>
        <vt:i4>1900599</vt:i4>
      </vt:variant>
      <vt:variant>
        <vt:i4>728</vt:i4>
      </vt:variant>
      <vt:variant>
        <vt:i4>0</vt:i4>
      </vt:variant>
      <vt:variant>
        <vt:i4>5</vt:i4>
      </vt:variant>
      <vt:variant>
        <vt:lpwstr/>
      </vt:variant>
      <vt:variant>
        <vt:lpwstr>_Toc201172394</vt:lpwstr>
      </vt:variant>
      <vt:variant>
        <vt:i4>1900599</vt:i4>
      </vt:variant>
      <vt:variant>
        <vt:i4>722</vt:i4>
      </vt:variant>
      <vt:variant>
        <vt:i4>0</vt:i4>
      </vt:variant>
      <vt:variant>
        <vt:i4>5</vt:i4>
      </vt:variant>
      <vt:variant>
        <vt:lpwstr/>
      </vt:variant>
      <vt:variant>
        <vt:lpwstr>_Toc201172393</vt:lpwstr>
      </vt:variant>
      <vt:variant>
        <vt:i4>1900599</vt:i4>
      </vt:variant>
      <vt:variant>
        <vt:i4>713</vt:i4>
      </vt:variant>
      <vt:variant>
        <vt:i4>0</vt:i4>
      </vt:variant>
      <vt:variant>
        <vt:i4>5</vt:i4>
      </vt:variant>
      <vt:variant>
        <vt:lpwstr/>
      </vt:variant>
      <vt:variant>
        <vt:lpwstr>_Toc201172392</vt:lpwstr>
      </vt:variant>
      <vt:variant>
        <vt:i4>1900599</vt:i4>
      </vt:variant>
      <vt:variant>
        <vt:i4>707</vt:i4>
      </vt:variant>
      <vt:variant>
        <vt:i4>0</vt:i4>
      </vt:variant>
      <vt:variant>
        <vt:i4>5</vt:i4>
      </vt:variant>
      <vt:variant>
        <vt:lpwstr/>
      </vt:variant>
      <vt:variant>
        <vt:lpwstr>_Toc201172391</vt:lpwstr>
      </vt:variant>
      <vt:variant>
        <vt:i4>1835063</vt:i4>
      </vt:variant>
      <vt:variant>
        <vt:i4>701</vt:i4>
      </vt:variant>
      <vt:variant>
        <vt:i4>0</vt:i4>
      </vt:variant>
      <vt:variant>
        <vt:i4>5</vt:i4>
      </vt:variant>
      <vt:variant>
        <vt:lpwstr/>
      </vt:variant>
      <vt:variant>
        <vt:lpwstr>_Toc201172389</vt:lpwstr>
      </vt:variant>
      <vt:variant>
        <vt:i4>1835063</vt:i4>
      </vt:variant>
      <vt:variant>
        <vt:i4>695</vt:i4>
      </vt:variant>
      <vt:variant>
        <vt:i4>0</vt:i4>
      </vt:variant>
      <vt:variant>
        <vt:i4>5</vt:i4>
      </vt:variant>
      <vt:variant>
        <vt:lpwstr/>
      </vt:variant>
      <vt:variant>
        <vt:lpwstr>_Toc201172388</vt:lpwstr>
      </vt:variant>
      <vt:variant>
        <vt:i4>1835063</vt:i4>
      </vt:variant>
      <vt:variant>
        <vt:i4>689</vt:i4>
      </vt:variant>
      <vt:variant>
        <vt:i4>0</vt:i4>
      </vt:variant>
      <vt:variant>
        <vt:i4>5</vt:i4>
      </vt:variant>
      <vt:variant>
        <vt:lpwstr/>
      </vt:variant>
      <vt:variant>
        <vt:lpwstr>_Toc201172387</vt:lpwstr>
      </vt:variant>
      <vt:variant>
        <vt:i4>1835063</vt:i4>
      </vt:variant>
      <vt:variant>
        <vt:i4>683</vt:i4>
      </vt:variant>
      <vt:variant>
        <vt:i4>0</vt:i4>
      </vt:variant>
      <vt:variant>
        <vt:i4>5</vt:i4>
      </vt:variant>
      <vt:variant>
        <vt:lpwstr/>
      </vt:variant>
      <vt:variant>
        <vt:lpwstr>_Toc201172384</vt:lpwstr>
      </vt:variant>
      <vt:variant>
        <vt:i4>1835063</vt:i4>
      </vt:variant>
      <vt:variant>
        <vt:i4>677</vt:i4>
      </vt:variant>
      <vt:variant>
        <vt:i4>0</vt:i4>
      </vt:variant>
      <vt:variant>
        <vt:i4>5</vt:i4>
      </vt:variant>
      <vt:variant>
        <vt:lpwstr/>
      </vt:variant>
      <vt:variant>
        <vt:lpwstr>_Toc201172383</vt:lpwstr>
      </vt:variant>
      <vt:variant>
        <vt:i4>1835063</vt:i4>
      </vt:variant>
      <vt:variant>
        <vt:i4>671</vt:i4>
      </vt:variant>
      <vt:variant>
        <vt:i4>0</vt:i4>
      </vt:variant>
      <vt:variant>
        <vt:i4>5</vt:i4>
      </vt:variant>
      <vt:variant>
        <vt:lpwstr/>
      </vt:variant>
      <vt:variant>
        <vt:lpwstr>_Toc201172382</vt:lpwstr>
      </vt:variant>
      <vt:variant>
        <vt:i4>1835063</vt:i4>
      </vt:variant>
      <vt:variant>
        <vt:i4>665</vt:i4>
      </vt:variant>
      <vt:variant>
        <vt:i4>0</vt:i4>
      </vt:variant>
      <vt:variant>
        <vt:i4>5</vt:i4>
      </vt:variant>
      <vt:variant>
        <vt:lpwstr/>
      </vt:variant>
      <vt:variant>
        <vt:lpwstr>_Toc201172381</vt:lpwstr>
      </vt:variant>
      <vt:variant>
        <vt:i4>1835063</vt:i4>
      </vt:variant>
      <vt:variant>
        <vt:i4>659</vt:i4>
      </vt:variant>
      <vt:variant>
        <vt:i4>0</vt:i4>
      </vt:variant>
      <vt:variant>
        <vt:i4>5</vt:i4>
      </vt:variant>
      <vt:variant>
        <vt:lpwstr/>
      </vt:variant>
      <vt:variant>
        <vt:lpwstr>_Toc201172380</vt:lpwstr>
      </vt:variant>
      <vt:variant>
        <vt:i4>1245239</vt:i4>
      </vt:variant>
      <vt:variant>
        <vt:i4>653</vt:i4>
      </vt:variant>
      <vt:variant>
        <vt:i4>0</vt:i4>
      </vt:variant>
      <vt:variant>
        <vt:i4>5</vt:i4>
      </vt:variant>
      <vt:variant>
        <vt:lpwstr/>
      </vt:variant>
      <vt:variant>
        <vt:lpwstr>_Toc201172379</vt:lpwstr>
      </vt:variant>
      <vt:variant>
        <vt:i4>1245239</vt:i4>
      </vt:variant>
      <vt:variant>
        <vt:i4>647</vt:i4>
      </vt:variant>
      <vt:variant>
        <vt:i4>0</vt:i4>
      </vt:variant>
      <vt:variant>
        <vt:i4>5</vt:i4>
      </vt:variant>
      <vt:variant>
        <vt:lpwstr/>
      </vt:variant>
      <vt:variant>
        <vt:lpwstr>_Toc201172378</vt:lpwstr>
      </vt:variant>
      <vt:variant>
        <vt:i4>1245239</vt:i4>
      </vt:variant>
      <vt:variant>
        <vt:i4>641</vt:i4>
      </vt:variant>
      <vt:variant>
        <vt:i4>0</vt:i4>
      </vt:variant>
      <vt:variant>
        <vt:i4>5</vt:i4>
      </vt:variant>
      <vt:variant>
        <vt:lpwstr/>
      </vt:variant>
      <vt:variant>
        <vt:lpwstr>_Toc201172377</vt:lpwstr>
      </vt:variant>
      <vt:variant>
        <vt:i4>1245239</vt:i4>
      </vt:variant>
      <vt:variant>
        <vt:i4>635</vt:i4>
      </vt:variant>
      <vt:variant>
        <vt:i4>0</vt:i4>
      </vt:variant>
      <vt:variant>
        <vt:i4>5</vt:i4>
      </vt:variant>
      <vt:variant>
        <vt:lpwstr/>
      </vt:variant>
      <vt:variant>
        <vt:lpwstr>_Toc201172376</vt:lpwstr>
      </vt:variant>
      <vt:variant>
        <vt:i4>1245239</vt:i4>
      </vt:variant>
      <vt:variant>
        <vt:i4>629</vt:i4>
      </vt:variant>
      <vt:variant>
        <vt:i4>0</vt:i4>
      </vt:variant>
      <vt:variant>
        <vt:i4>5</vt:i4>
      </vt:variant>
      <vt:variant>
        <vt:lpwstr/>
      </vt:variant>
      <vt:variant>
        <vt:lpwstr>_Toc201172375</vt:lpwstr>
      </vt:variant>
      <vt:variant>
        <vt:i4>1245239</vt:i4>
      </vt:variant>
      <vt:variant>
        <vt:i4>623</vt:i4>
      </vt:variant>
      <vt:variant>
        <vt:i4>0</vt:i4>
      </vt:variant>
      <vt:variant>
        <vt:i4>5</vt:i4>
      </vt:variant>
      <vt:variant>
        <vt:lpwstr/>
      </vt:variant>
      <vt:variant>
        <vt:lpwstr>_Toc201172374</vt:lpwstr>
      </vt:variant>
      <vt:variant>
        <vt:i4>1245239</vt:i4>
      </vt:variant>
      <vt:variant>
        <vt:i4>617</vt:i4>
      </vt:variant>
      <vt:variant>
        <vt:i4>0</vt:i4>
      </vt:variant>
      <vt:variant>
        <vt:i4>5</vt:i4>
      </vt:variant>
      <vt:variant>
        <vt:lpwstr/>
      </vt:variant>
      <vt:variant>
        <vt:lpwstr>_Toc201172373</vt:lpwstr>
      </vt:variant>
      <vt:variant>
        <vt:i4>1245239</vt:i4>
      </vt:variant>
      <vt:variant>
        <vt:i4>611</vt:i4>
      </vt:variant>
      <vt:variant>
        <vt:i4>0</vt:i4>
      </vt:variant>
      <vt:variant>
        <vt:i4>5</vt:i4>
      </vt:variant>
      <vt:variant>
        <vt:lpwstr/>
      </vt:variant>
      <vt:variant>
        <vt:lpwstr>_Toc201172372</vt:lpwstr>
      </vt:variant>
      <vt:variant>
        <vt:i4>1245239</vt:i4>
      </vt:variant>
      <vt:variant>
        <vt:i4>605</vt:i4>
      </vt:variant>
      <vt:variant>
        <vt:i4>0</vt:i4>
      </vt:variant>
      <vt:variant>
        <vt:i4>5</vt:i4>
      </vt:variant>
      <vt:variant>
        <vt:lpwstr/>
      </vt:variant>
      <vt:variant>
        <vt:lpwstr>_Toc201172371</vt:lpwstr>
      </vt:variant>
      <vt:variant>
        <vt:i4>1245239</vt:i4>
      </vt:variant>
      <vt:variant>
        <vt:i4>599</vt:i4>
      </vt:variant>
      <vt:variant>
        <vt:i4>0</vt:i4>
      </vt:variant>
      <vt:variant>
        <vt:i4>5</vt:i4>
      </vt:variant>
      <vt:variant>
        <vt:lpwstr/>
      </vt:variant>
      <vt:variant>
        <vt:lpwstr>_Toc201172370</vt:lpwstr>
      </vt:variant>
      <vt:variant>
        <vt:i4>1179703</vt:i4>
      </vt:variant>
      <vt:variant>
        <vt:i4>593</vt:i4>
      </vt:variant>
      <vt:variant>
        <vt:i4>0</vt:i4>
      </vt:variant>
      <vt:variant>
        <vt:i4>5</vt:i4>
      </vt:variant>
      <vt:variant>
        <vt:lpwstr/>
      </vt:variant>
      <vt:variant>
        <vt:lpwstr>_Toc201172369</vt:lpwstr>
      </vt:variant>
      <vt:variant>
        <vt:i4>1179703</vt:i4>
      </vt:variant>
      <vt:variant>
        <vt:i4>587</vt:i4>
      </vt:variant>
      <vt:variant>
        <vt:i4>0</vt:i4>
      </vt:variant>
      <vt:variant>
        <vt:i4>5</vt:i4>
      </vt:variant>
      <vt:variant>
        <vt:lpwstr/>
      </vt:variant>
      <vt:variant>
        <vt:lpwstr>_Toc201172368</vt:lpwstr>
      </vt:variant>
      <vt:variant>
        <vt:i4>1179703</vt:i4>
      </vt:variant>
      <vt:variant>
        <vt:i4>581</vt:i4>
      </vt:variant>
      <vt:variant>
        <vt:i4>0</vt:i4>
      </vt:variant>
      <vt:variant>
        <vt:i4>5</vt:i4>
      </vt:variant>
      <vt:variant>
        <vt:lpwstr/>
      </vt:variant>
      <vt:variant>
        <vt:lpwstr>_Toc201172367</vt:lpwstr>
      </vt:variant>
      <vt:variant>
        <vt:i4>1179703</vt:i4>
      </vt:variant>
      <vt:variant>
        <vt:i4>575</vt:i4>
      </vt:variant>
      <vt:variant>
        <vt:i4>0</vt:i4>
      </vt:variant>
      <vt:variant>
        <vt:i4>5</vt:i4>
      </vt:variant>
      <vt:variant>
        <vt:lpwstr/>
      </vt:variant>
      <vt:variant>
        <vt:lpwstr>_Toc201172366</vt:lpwstr>
      </vt:variant>
      <vt:variant>
        <vt:i4>1179703</vt:i4>
      </vt:variant>
      <vt:variant>
        <vt:i4>569</vt:i4>
      </vt:variant>
      <vt:variant>
        <vt:i4>0</vt:i4>
      </vt:variant>
      <vt:variant>
        <vt:i4>5</vt:i4>
      </vt:variant>
      <vt:variant>
        <vt:lpwstr/>
      </vt:variant>
      <vt:variant>
        <vt:lpwstr>_Toc201172365</vt:lpwstr>
      </vt:variant>
      <vt:variant>
        <vt:i4>1179703</vt:i4>
      </vt:variant>
      <vt:variant>
        <vt:i4>563</vt:i4>
      </vt:variant>
      <vt:variant>
        <vt:i4>0</vt:i4>
      </vt:variant>
      <vt:variant>
        <vt:i4>5</vt:i4>
      </vt:variant>
      <vt:variant>
        <vt:lpwstr/>
      </vt:variant>
      <vt:variant>
        <vt:lpwstr>_Toc201172363</vt:lpwstr>
      </vt:variant>
      <vt:variant>
        <vt:i4>1179703</vt:i4>
      </vt:variant>
      <vt:variant>
        <vt:i4>557</vt:i4>
      </vt:variant>
      <vt:variant>
        <vt:i4>0</vt:i4>
      </vt:variant>
      <vt:variant>
        <vt:i4>5</vt:i4>
      </vt:variant>
      <vt:variant>
        <vt:lpwstr/>
      </vt:variant>
      <vt:variant>
        <vt:lpwstr>_Toc201172362</vt:lpwstr>
      </vt:variant>
      <vt:variant>
        <vt:i4>1179703</vt:i4>
      </vt:variant>
      <vt:variant>
        <vt:i4>551</vt:i4>
      </vt:variant>
      <vt:variant>
        <vt:i4>0</vt:i4>
      </vt:variant>
      <vt:variant>
        <vt:i4>5</vt:i4>
      </vt:variant>
      <vt:variant>
        <vt:lpwstr/>
      </vt:variant>
      <vt:variant>
        <vt:lpwstr>_Toc201172361</vt:lpwstr>
      </vt:variant>
      <vt:variant>
        <vt:i4>1179703</vt:i4>
      </vt:variant>
      <vt:variant>
        <vt:i4>545</vt:i4>
      </vt:variant>
      <vt:variant>
        <vt:i4>0</vt:i4>
      </vt:variant>
      <vt:variant>
        <vt:i4>5</vt:i4>
      </vt:variant>
      <vt:variant>
        <vt:lpwstr/>
      </vt:variant>
      <vt:variant>
        <vt:lpwstr>_Toc201172360</vt:lpwstr>
      </vt:variant>
      <vt:variant>
        <vt:i4>1114167</vt:i4>
      </vt:variant>
      <vt:variant>
        <vt:i4>539</vt:i4>
      </vt:variant>
      <vt:variant>
        <vt:i4>0</vt:i4>
      </vt:variant>
      <vt:variant>
        <vt:i4>5</vt:i4>
      </vt:variant>
      <vt:variant>
        <vt:lpwstr/>
      </vt:variant>
      <vt:variant>
        <vt:lpwstr>_Toc201172359</vt:lpwstr>
      </vt:variant>
      <vt:variant>
        <vt:i4>1114167</vt:i4>
      </vt:variant>
      <vt:variant>
        <vt:i4>533</vt:i4>
      </vt:variant>
      <vt:variant>
        <vt:i4>0</vt:i4>
      </vt:variant>
      <vt:variant>
        <vt:i4>5</vt:i4>
      </vt:variant>
      <vt:variant>
        <vt:lpwstr/>
      </vt:variant>
      <vt:variant>
        <vt:lpwstr>_Toc201172358</vt:lpwstr>
      </vt:variant>
      <vt:variant>
        <vt:i4>1114167</vt:i4>
      </vt:variant>
      <vt:variant>
        <vt:i4>527</vt:i4>
      </vt:variant>
      <vt:variant>
        <vt:i4>0</vt:i4>
      </vt:variant>
      <vt:variant>
        <vt:i4>5</vt:i4>
      </vt:variant>
      <vt:variant>
        <vt:lpwstr/>
      </vt:variant>
      <vt:variant>
        <vt:lpwstr>_Toc201172357</vt:lpwstr>
      </vt:variant>
      <vt:variant>
        <vt:i4>1114167</vt:i4>
      </vt:variant>
      <vt:variant>
        <vt:i4>521</vt:i4>
      </vt:variant>
      <vt:variant>
        <vt:i4>0</vt:i4>
      </vt:variant>
      <vt:variant>
        <vt:i4>5</vt:i4>
      </vt:variant>
      <vt:variant>
        <vt:lpwstr/>
      </vt:variant>
      <vt:variant>
        <vt:lpwstr>_Toc201172356</vt:lpwstr>
      </vt:variant>
      <vt:variant>
        <vt:i4>1114167</vt:i4>
      </vt:variant>
      <vt:variant>
        <vt:i4>515</vt:i4>
      </vt:variant>
      <vt:variant>
        <vt:i4>0</vt:i4>
      </vt:variant>
      <vt:variant>
        <vt:i4>5</vt:i4>
      </vt:variant>
      <vt:variant>
        <vt:lpwstr/>
      </vt:variant>
      <vt:variant>
        <vt:lpwstr>_Toc201172355</vt:lpwstr>
      </vt:variant>
      <vt:variant>
        <vt:i4>1114167</vt:i4>
      </vt:variant>
      <vt:variant>
        <vt:i4>509</vt:i4>
      </vt:variant>
      <vt:variant>
        <vt:i4>0</vt:i4>
      </vt:variant>
      <vt:variant>
        <vt:i4>5</vt:i4>
      </vt:variant>
      <vt:variant>
        <vt:lpwstr/>
      </vt:variant>
      <vt:variant>
        <vt:lpwstr>_Toc201172354</vt:lpwstr>
      </vt:variant>
      <vt:variant>
        <vt:i4>1114167</vt:i4>
      </vt:variant>
      <vt:variant>
        <vt:i4>503</vt:i4>
      </vt:variant>
      <vt:variant>
        <vt:i4>0</vt:i4>
      </vt:variant>
      <vt:variant>
        <vt:i4>5</vt:i4>
      </vt:variant>
      <vt:variant>
        <vt:lpwstr/>
      </vt:variant>
      <vt:variant>
        <vt:lpwstr>_Toc201172353</vt:lpwstr>
      </vt:variant>
      <vt:variant>
        <vt:i4>1114167</vt:i4>
      </vt:variant>
      <vt:variant>
        <vt:i4>497</vt:i4>
      </vt:variant>
      <vt:variant>
        <vt:i4>0</vt:i4>
      </vt:variant>
      <vt:variant>
        <vt:i4>5</vt:i4>
      </vt:variant>
      <vt:variant>
        <vt:lpwstr/>
      </vt:variant>
      <vt:variant>
        <vt:lpwstr>_Toc201172352</vt:lpwstr>
      </vt:variant>
      <vt:variant>
        <vt:i4>1114167</vt:i4>
      </vt:variant>
      <vt:variant>
        <vt:i4>491</vt:i4>
      </vt:variant>
      <vt:variant>
        <vt:i4>0</vt:i4>
      </vt:variant>
      <vt:variant>
        <vt:i4>5</vt:i4>
      </vt:variant>
      <vt:variant>
        <vt:lpwstr/>
      </vt:variant>
      <vt:variant>
        <vt:lpwstr>_Toc201172351</vt:lpwstr>
      </vt:variant>
      <vt:variant>
        <vt:i4>1114167</vt:i4>
      </vt:variant>
      <vt:variant>
        <vt:i4>485</vt:i4>
      </vt:variant>
      <vt:variant>
        <vt:i4>0</vt:i4>
      </vt:variant>
      <vt:variant>
        <vt:i4>5</vt:i4>
      </vt:variant>
      <vt:variant>
        <vt:lpwstr/>
      </vt:variant>
      <vt:variant>
        <vt:lpwstr>_Toc201172350</vt:lpwstr>
      </vt:variant>
      <vt:variant>
        <vt:i4>1048631</vt:i4>
      </vt:variant>
      <vt:variant>
        <vt:i4>479</vt:i4>
      </vt:variant>
      <vt:variant>
        <vt:i4>0</vt:i4>
      </vt:variant>
      <vt:variant>
        <vt:i4>5</vt:i4>
      </vt:variant>
      <vt:variant>
        <vt:lpwstr/>
      </vt:variant>
      <vt:variant>
        <vt:lpwstr>_Toc201172349</vt:lpwstr>
      </vt:variant>
      <vt:variant>
        <vt:i4>1048631</vt:i4>
      </vt:variant>
      <vt:variant>
        <vt:i4>473</vt:i4>
      </vt:variant>
      <vt:variant>
        <vt:i4>0</vt:i4>
      </vt:variant>
      <vt:variant>
        <vt:i4>5</vt:i4>
      </vt:variant>
      <vt:variant>
        <vt:lpwstr/>
      </vt:variant>
      <vt:variant>
        <vt:lpwstr>_Toc201172348</vt:lpwstr>
      </vt:variant>
      <vt:variant>
        <vt:i4>1048631</vt:i4>
      </vt:variant>
      <vt:variant>
        <vt:i4>467</vt:i4>
      </vt:variant>
      <vt:variant>
        <vt:i4>0</vt:i4>
      </vt:variant>
      <vt:variant>
        <vt:i4>5</vt:i4>
      </vt:variant>
      <vt:variant>
        <vt:lpwstr/>
      </vt:variant>
      <vt:variant>
        <vt:lpwstr>_Toc201172347</vt:lpwstr>
      </vt:variant>
      <vt:variant>
        <vt:i4>1048631</vt:i4>
      </vt:variant>
      <vt:variant>
        <vt:i4>461</vt:i4>
      </vt:variant>
      <vt:variant>
        <vt:i4>0</vt:i4>
      </vt:variant>
      <vt:variant>
        <vt:i4>5</vt:i4>
      </vt:variant>
      <vt:variant>
        <vt:lpwstr/>
      </vt:variant>
      <vt:variant>
        <vt:lpwstr>_Toc201172346</vt:lpwstr>
      </vt:variant>
      <vt:variant>
        <vt:i4>1048631</vt:i4>
      </vt:variant>
      <vt:variant>
        <vt:i4>455</vt:i4>
      </vt:variant>
      <vt:variant>
        <vt:i4>0</vt:i4>
      </vt:variant>
      <vt:variant>
        <vt:i4>5</vt:i4>
      </vt:variant>
      <vt:variant>
        <vt:lpwstr/>
      </vt:variant>
      <vt:variant>
        <vt:lpwstr>_Toc201172345</vt:lpwstr>
      </vt:variant>
      <vt:variant>
        <vt:i4>1048631</vt:i4>
      </vt:variant>
      <vt:variant>
        <vt:i4>449</vt:i4>
      </vt:variant>
      <vt:variant>
        <vt:i4>0</vt:i4>
      </vt:variant>
      <vt:variant>
        <vt:i4>5</vt:i4>
      </vt:variant>
      <vt:variant>
        <vt:lpwstr/>
      </vt:variant>
      <vt:variant>
        <vt:lpwstr>_Toc201172344</vt:lpwstr>
      </vt:variant>
      <vt:variant>
        <vt:i4>1048631</vt:i4>
      </vt:variant>
      <vt:variant>
        <vt:i4>443</vt:i4>
      </vt:variant>
      <vt:variant>
        <vt:i4>0</vt:i4>
      </vt:variant>
      <vt:variant>
        <vt:i4>5</vt:i4>
      </vt:variant>
      <vt:variant>
        <vt:lpwstr/>
      </vt:variant>
      <vt:variant>
        <vt:lpwstr>_Toc201172343</vt:lpwstr>
      </vt:variant>
      <vt:variant>
        <vt:i4>1441847</vt:i4>
      </vt:variant>
      <vt:variant>
        <vt:i4>437</vt:i4>
      </vt:variant>
      <vt:variant>
        <vt:i4>0</vt:i4>
      </vt:variant>
      <vt:variant>
        <vt:i4>5</vt:i4>
      </vt:variant>
      <vt:variant>
        <vt:lpwstr/>
      </vt:variant>
      <vt:variant>
        <vt:lpwstr>_Toc201172326</vt:lpwstr>
      </vt:variant>
      <vt:variant>
        <vt:i4>1441847</vt:i4>
      </vt:variant>
      <vt:variant>
        <vt:i4>431</vt:i4>
      </vt:variant>
      <vt:variant>
        <vt:i4>0</vt:i4>
      </vt:variant>
      <vt:variant>
        <vt:i4>5</vt:i4>
      </vt:variant>
      <vt:variant>
        <vt:lpwstr/>
      </vt:variant>
      <vt:variant>
        <vt:lpwstr>_Toc201172324</vt:lpwstr>
      </vt:variant>
      <vt:variant>
        <vt:i4>1441847</vt:i4>
      </vt:variant>
      <vt:variant>
        <vt:i4>425</vt:i4>
      </vt:variant>
      <vt:variant>
        <vt:i4>0</vt:i4>
      </vt:variant>
      <vt:variant>
        <vt:i4>5</vt:i4>
      </vt:variant>
      <vt:variant>
        <vt:lpwstr/>
      </vt:variant>
      <vt:variant>
        <vt:lpwstr>_Toc201172323</vt:lpwstr>
      </vt:variant>
      <vt:variant>
        <vt:i4>1441847</vt:i4>
      </vt:variant>
      <vt:variant>
        <vt:i4>419</vt:i4>
      </vt:variant>
      <vt:variant>
        <vt:i4>0</vt:i4>
      </vt:variant>
      <vt:variant>
        <vt:i4>5</vt:i4>
      </vt:variant>
      <vt:variant>
        <vt:lpwstr/>
      </vt:variant>
      <vt:variant>
        <vt:lpwstr>_Toc201172322</vt:lpwstr>
      </vt:variant>
      <vt:variant>
        <vt:i4>1441847</vt:i4>
      </vt:variant>
      <vt:variant>
        <vt:i4>413</vt:i4>
      </vt:variant>
      <vt:variant>
        <vt:i4>0</vt:i4>
      </vt:variant>
      <vt:variant>
        <vt:i4>5</vt:i4>
      </vt:variant>
      <vt:variant>
        <vt:lpwstr/>
      </vt:variant>
      <vt:variant>
        <vt:lpwstr>_Toc201172321</vt:lpwstr>
      </vt:variant>
      <vt:variant>
        <vt:i4>1441847</vt:i4>
      </vt:variant>
      <vt:variant>
        <vt:i4>407</vt:i4>
      </vt:variant>
      <vt:variant>
        <vt:i4>0</vt:i4>
      </vt:variant>
      <vt:variant>
        <vt:i4>5</vt:i4>
      </vt:variant>
      <vt:variant>
        <vt:lpwstr/>
      </vt:variant>
      <vt:variant>
        <vt:lpwstr>_Toc201172320</vt:lpwstr>
      </vt:variant>
      <vt:variant>
        <vt:i4>1376311</vt:i4>
      </vt:variant>
      <vt:variant>
        <vt:i4>401</vt:i4>
      </vt:variant>
      <vt:variant>
        <vt:i4>0</vt:i4>
      </vt:variant>
      <vt:variant>
        <vt:i4>5</vt:i4>
      </vt:variant>
      <vt:variant>
        <vt:lpwstr/>
      </vt:variant>
      <vt:variant>
        <vt:lpwstr>_Toc201172319</vt:lpwstr>
      </vt:variant>
      <vt:variant>
        <vt:i4>1245236</vt:i4>
      </vt:variant>
      <vt:variant>
        <vt:i4>392</vt:i4>
      </vt:variant>
      <vt:variant>
        <vt:i4>0</vt:i4>
      </vt:variant>
      <vt:variant>
        <vt:i4>5</vt:i4>
      </vt:variant>
      <vt:variant>
        <vt:lpwstr/>
      </vt:variant>
      <vt:variant>
        <vt:lpwstr>_Toc201173064</vt:lpwstr>
      </vt:variant>
      <vt:variant>
        <vt:i4>1245236</vt:i4>
      </vt:variant>
      <vt:variant>
        <vt:i4>386</vt:i4>
      </vt:variant>
      <vt:variant>
        <vt:i4>0</vt:i4>
      </vt:variant>
      <vt:variant>
        <vt:i4>5</vt:i4>
      </vt:variant>
      <vt:variant>
        <vt:lpwstr/>
      </vt:variant>
      <vt:variant>
        <vt:lpwstr>_Toc201173063</vt:lpwstr>
      </vt:variant>
      <vt:variant>
        <vt:i4>1245236</vt:i4>
      </vt:variant>
      <vt:variant>
        <vt:i4>380</vt:i4>
      </vt:variant>
      <vt:variant>
        <vt:i4>0</vt:i4>
      </vt:variant>
      <vt:variant>
        <vt:i4>5</vt:i4>
      </vt:variant>
      <vt:variant>
        <vt:lpwstr/>
      </vt:variant>
      <vt:variant>
        <vt:lpwstr>_Toc201173062</vt:lpwstr>
      </vt:variant>
      <vt:variant>
        <vt:i4>1245236</vt:i4>
      </vt:variant>
      <vt:variant>
        <vt:i4>374</vt:i4>
      </vt:variant>
      <vt:variant>
        <vt:i4>0</vt:i4>
      </vt:variant>
      <vt:variant>
        <vt:i4>5</vt:i4>
      </vt:variant>
      <vt:variant>
        <vt:lpwstr/>
      </vt:variant>
      <vt:variant>
        <vt:lpwstr>_Toc201173061</vt:lpwstr>
      </vt:variant>
      <vt:variant>
        <vt:i4>1245236</vt:i4>
      </vt:variant>
      <vt:variant>
        <vt:i4>368</vt:i4>
      </vt:variant>
      <vt:variant>
        <vt:i4>0</vt:i4>
      </vt:variant>
      <vt:variant>
        <vt:i4>5</vt:i4>
      </vt:variant>
      <vt:variant>
        <vt:lpwstr/>
      </vt:variant>
      <vt:variant>
        <vt:lpwstr>_Toc201173060</vt:lpwstr>
      </vt:variant>
      <vt:variant>
        <vt:i4>1048628</vt:i4>
      </vt:variant>
      <vt:variant>
        <vt:i4>362</vt:i4>
      </vt:variant>
      <vt:variant>
        <vt:i4>0</vt:i4>
      </vt:variant>
      <vt:variant>
        <vt:i4>5</vt:i4>
      </vt:variant>
      <vt:variant>
        <vt:lpwstr/>
      </vt:variant>
      <vt:variant>
        <vt:lpwstr>_Toc201173059</vt:lpwstr>
      </vt:variant>
      <vt:variant>
        <vt:i4>1048628</vt:i4>
      </vt:variant>
      <vt:variant>
        <vt:i4>356</vt:i4>
      </vt:variant>
      <vt:variant>
        <vt:i4>0</vt:i4>
      </vt:variant>
      <vt:variant>
        <vt:i4>5</vt:i4>
      </vt:variant>
      <vt:variant>
        <vt:lpwstr/>
      </vt:variant>
      <vt:variant>
        <vt:lpwstr>_Toc201173058</vt:lpwstr>
      </vt:variant>
      <vt:variant>
        <vt:i4>1048628</vt:i4>
      </vt:variant>
      <vt:variant>
        <vt:i4>350</vt:i4>
      </vt:variant>
      <vt:variant>
        <vt:i4>0</vt:i4>
      </vt:variant>
      <vt:variant>
        <vt:i4>5</vt:i4>
      </vt:variant>
      <vt:variant>
        <vt:lpwstr/>
      </vt:variant>
      <vt:variant>
        <vt:lpwstr>_Toc201173057</vt:lpwstr>
      </vt:variant>
      <vt:variant>
        <vt:i4>1048628</vt:i4>
      </vt:variant>
      <vt:variant>
        <vt:i4>344</vt:i4>
      </vt:variant>
      <vt:variant>
        <vt:i4>0</vt:i4>
      </vt:variant>
      <vt:variant>
        <vt:i4>5</vt:i4>
      </vt:variant>
      <vt:variant>
        <vt:lpwstr/>
      </vt:variant>
      <vt:variant>
        <vt:lpwstr>_Toc201173056</vt:lpwstr>
      </vt:variant>
      <vt:variant>
        <vt:i4>1048628</vt:i4>
      </vt:variant>
      <vt:variant>
        <vt:i4>338</vt:i4>
      </vt:variant>
      <vt:variant>
        <vt:i4>0</vt:i4>
      </vt:variant>
      <vt:variant>
        <vt:i4>5</vt:i4>
      </vt:variant>
      <vt:variant>
        <vt:lpwstr/>
      </vt:variant>
      <vt:variant>
        <vt:lpwstr>_Toc201173055</vt:lpwstr>
      </vt:variant>
      <vt:variant>
        <vt:i4>1048628</vt:i4>
      </vt:variant>
      <vt:variant>
        <vt:i4>332</vt:i4>
      </vt:variant>
      <vt:variant>
        <vt:i4>0</vt:i4>
      </vt:variant>
      <vt:variant>
        <vt:i4>5</vt:i4>
      </vt:variant>
      <vt:variant>
        <vt:lpwstr/>
      </vt:variant>
      <vt:variant>
        <vt:lpwstr>_Toc201173054</vt:lpwstr>
      </vt:variant>
      <vt:variant>
        <vt:i4>1048628</vt:i4>
      </vt:variant>
      <vt:variant>
        <vt:i4>326</vt:i4>
      </vt:variant>
      <vt:variant>
        <vt:i4>0</vt:i4>
      </vt:variant>
      <vt:variant>
        <vt:i4>5</vt:i4>
      </vt:variant>
      <vt:variant>
        <vt:lpwstr/>
      </vt:variant>
      <vt:variant>
        <vt:lpwstr>_Toc201173053</vt:lpwstr>
      </vt:variant>
      <vt:variant>
        <vt:i4>1048628</vt:i4>
      </vt:variant>
      <vt:variant>
        <vt:i4>320</vt:i4>
      </vt:variant>
      <vt:variant>
        <vt:i4>0</vt:i4>
      </vt:variant>
      <vt:variant>
        <vt:i4>5</vt:i4>
      </vt:variant>
      <vt:variant>
        <vt:lpwstr/>
      </vt:variant>
      <vt:variant>
        <vt:lpwstr>_Toc201173052</vt:lpwstr>
      </vt:variant>
      <vt:variant>
        <vt:i4>1048628</vt:i4>
      </vt:variant>
      <vt:variant>
        <vt:i4>314</vt:i4>
      </vt:variant>
      <vt:variant>
        <vt:i4>0</vt:i4>
      </vt:variant>
      <vt:variant>
        <vt:i4>5</vt:i4>
      </vt:variant>
      <vt:variant>
        <vt:lpwstr/>
      </vt:variant>
      <vt:variant>
        <vt:lpwstr>_Toc201173051</vt:lpwstr>
      </vt:variant>
      <vt:variant>
        <vt:i4>1048628</vt:i4>
      </vt:variant>
      <vt:variant>
        <vt:i4>308</vt:i4>
      </vt:variant>
      <vt:variant>
        <vt:i4>0</vt:i4>
      </vt:variant>
      <vt:variant>
        <vt:i4>5</vt:i4>
      </vt:variant>
      <vt:variant>
        <vt:lpwstr/>
      </vt:variant>
      <vt:variant>
        <vt:lpwstr>_Toc201173050</vt:lpwstr>
      </vt:variant>
      <vt:variant>
        <vt:i4>1114164</vt:i4>
      </vt:variant>
      <vt:variant>
        <vt:i4>302</vt:i4>
      </vt:variant>
      <vt:variant>
        <vt:i4>0</vt:i4>
      </vt:variant>
      <vt:variant>
        <vt:i4>5</vt:i4>
      </vt:variant>
      <vt:variant>
        <vt:lpwstr/>
      </vt:variant>
      <vt:variant>
        <vt:lpwstr>_Toc201173049</vt:lpwstr>
      </vt:variant>
      <vt:variant>
        <vt:i4>1114164</vt:i4>
      </vt:variant>
      <vt:variant>
        <vt:i4>296</vt:i4>
      </vt:variant>
      <vt:variant>
        <vt:i4>0</vt:i4>
      </vt:variant>
      <vt:variant>
        <vt:i4>5</vt:i4>
      </vt:variant>
      <vt:variant>
        <vt:lpwstr/>
      </vt:variant>
      <vt:variant>
        <vt:lpwstr>_Toc201173048</vt:lpwstr>
      </vt:variant>
      <vt:variant>
        <vt:i4>1114164</vt:i4>
      </vt:variant>
      <vt:variant>
        <vt:i4>290</vt:i4>
      </vt:variant>
      <vt:variant>
        <vt:i4>0</vt:i4>
      </vt:variant>
      <vt:variant>
        <vt:i4>5</vt:i4>
      </vt:variant>
      <vt:variant>
        <vt:lpwstr/>
      </vt:variant>
      <vt:variant>
        <vt:lpwstr>_Toc201173047</vt:lpwstr>
      </vt:variant>
      <vt:variant>
        <vt:i4>1114164</vt:i4>
      </vt:variant>
      <vt:variant>
        <vt:i4>284</vt:i4>
      </vt:variant>
      <vt:variant>
        <vt:i4>0</vt:i4>
      </vt:variant>
      <vt:variant>
        <vt:i4>5</vt:i4>
      </vt:variant>
      <vt:variant>
        <vt:lpwstr/>
      </vt:variant>
      <vt:variant>
        <vt:lpwstr>_Toc201173046</vt:lpwstr>
      </vt:variant>
      <vt:variant>
        <vt:i4>1114164</vt:i4>
      </vt:variant>
      <vt:variant>
        <vt:i4>278</vt:i4>
      </vt:variant>
      <vt:variant>
        <vt:i4>0</vt:i4>
      </vt:variant>
      <vt:variant>
        <vt:i4>5</vt:i4>
      </vt:variant>
      <vt:variant>
        <vt:lpwstr/>
      </vt:variant>
      <vt:variant>
        <vt:lpwstr>_Toc201173045</vt:lpwstr>
      </vt:variant>
      <vt:variant>
        <vt:i4>1114164</vt:i4>
      </vt:variant>
      <vt:variant>
        <vt:i4>272</vt:i4>
      </vt:variant>
      <vt:variant>
        <vt:i4>0</vt:i4>
      </vt:variant>
      <vt:variant>
        <vt:i4>5</vt:i4>
      </vt:variant>
      <vt:variant>
        <vt:lpwstr/>
      </vt:variant>
      <vt:variant>
        <vt:lpwstr>_Toc201173044</vt:lpwstr>
      </vt:variant>
      <vt:variant>
        <vt:i4>1114164</vt:i4>
      </vt:variant>
      <vt:variant>
        <vt:i4>266</vt:i4>
      </vt:variant>
      <vt:variant>
        <vt:i4>0</vt:i4>
      </vt:variant>
      <vt:variant>
        <vt:i4>5</vt:i4>
      </vt:variant>
      <vt:variant>
        <vt:lpwstr/>
      </vt:variant>
      <vt:variant>
        <vt:lpwstr>_Toc201173043</vt:lpwstr>
      </vt:variant>
      <vt:variant>
        <vt:i4>1114164</vt:i4>
      </vt:variant>
      <vt:variant>
        <vt:i4>260</vt:i4>
      </vt:variant>
      <vt:variant>
        <vt:i4>0</vt:i4>
      </vt:variant>
      <vt:variant>
        <vt:i4>5</vt:i4>
      </vt:variant>
      <vt:variant>
        <vt:lpwstr/>
      </vt:variant>
      <vt:variant>
        <vt:lpwstr>_Toc201173042</vt:lpwstr>
      </vt:variant>
      <vt:variant>
        <vt:i4>1114164</vt:i4>
      </vt:variant>
      <vt:variant>
        <vt:i4>254</vt:i4>
      </vt:variant>
      <vt:variant>
        <vt:i4>0</vt:i4>
      </vt:variant>
      <vt:variant>
        <vt:i4>5</vt:i4>
      </vt:variant>
      <vt:variant>
        <vt:lpwstr/>
      </vt:variant>
      <vt:variant>
        <vt:lpwstr>_Toc201173041</vt:lpwstr>
      </vt:variant>
      <vt:variant>
        <vt:i4>1114164</vt:i4>
      </vt:variant>
      <vt:variant>
        <vt:i4>248</vt:i4>
      </vt:variant>
      <vt:variant>
        <vt:i4>0</vt:i4>
      </vt:variant>
      <vt:variant>
        <vt:i4>5</vt:i4>
      </vt:variant>
      <vt:variant>
        <vt:lpwstr/>
      </vt:variant>
      <vt:variant>
        <vt:lpwstr>_Toc201173040</vt:lpwstr>
      </vt:variant>
      <vt:variant>
        <vt:i4>1441844</vt:i4>
      </vt:variant>
      <vt:variant>
        <vt:i4>242</vt:i4>
      </vt:variant>
      <vt:variant>
        <vt:i4>0</vt:i4>
      </vt:variant>
      <vt:variant>
        <vt:i4>5</vt:i4>
      </vt:variant>
      <vt:variant>
        <vt:lpwstr/>
      </vt:variant>
      <vt:variant>
        <vt:lpwstr>_Toc201173039</vt:lpwstr>
      </vt:variant>
      <vt:variant>
        <vt:i4>1441844</vt:i4>
      </vt:variant>
      <vt:variant>
        <vt:i4>236</vt:i4>
      </vt:variant>
      <vt:variant>
        <vt:i4>0</vt:i4>
      </vt:variant>
      <vt:variant>
        <vt:i4>5</vt:i4>
      </vt:variant>
      <vt:variant>
        <vt:lpwstr/>
      </vt:variant>
      <vt:variant>
        <vt:lpwstr>_Toc201173038</vt:lpwstr>
      </vt:variant>
      <vt:variant>
        <vt:i4>1441844</vt:i4>
      </vt:variant>
      <vt:variant>
        <vt:i4>230</vt:i4>
      </vt:variant>
      <vt:variant>
        <vt:i4>0</vt:i4>
      </vt:variant>
      <vt:variant>
        <vt:i4>5</vt:i4>
      </vt:variant>
      <vt:variant>
        <vt:lpwstr/>
      </vt:variant>
      <vt:variant>
        <vt:lpwstr>_Toc201173037</vt:lpwstr>
      </vt:variant>
      <vt:variant>
        <vt:i4>1441844</vt:i4>
      </vt:variant>
      <vt:variant>
        <vt:i4>224</vt:i4>
      </vt:variant>
      <vt:variant>
        <vt:i4>0</vt:i4>
      </vt:variant>
      <vt:variant>
        <vt:i4>5</vt:i4>
      </vt:variant>
      <vt:variant>
        <vt:lpwstr/>
      </vt:variant>
      <vt:variant>
        <vt:lpwstr>_Toc201173036</vt:lpwstr>
      </vt:variant>
      <vt:variant>
        <vt:i4>1441844</vt:i4>
      </vt:variant>
      <vt:variant>
        <vt:i4>218</vt:i4>
      </vt:variant>
      <vt:variant>
        <vt:i4>0</vt:i4>
      </vt:variant>
      <vt:variant>
        <vt:i4>5</vt:i4>
      </vt:variant>
      <vt:variant>
        <vt:lpwstr/>
      </vt:variant>
      <vt:variant>
        <vt:lpwstr>_Toc201173035</vt:lpwstr>
      </vt:variant>
      <vt:variant>
        <vt:i4>1441844</vt:i4>
      </vt:variant>
      <vt:variant>
        <vt:i4>212</vt:i4>
      </vt:variant>
      <vt:variant>
        <vt:i4>0</vt:i4>
      </vt:variant>
      <vt:variant>
        <vt:i4>5</vt:i4>
      </vt:variant>
      <vt:variant>
        <vt:lpwstr/>
      </vt:variant>
      <vt:variant>
        <vt:lpwstr>_Toc201173034</vt:lpwstr>
      </vt:variant>
      <vt:variant>
        <vt:i4>1441844</vt:i4>
      </vt:variant>
      <vt:variant>
        <vt:i4>206</vt:i4>
      </vt:variant>
      <vt:variant>
        <vt:i4>0</vt:i4>
      </vt:variant>
      <vt:variant>
        <vt:i4>5</vt:i4>
      </vt:variant>
      <vt:variant>
        <vt:lpwstr/>
      </vt:variant>
      <vt:variant>
        <vt:lpwstr>_Toc201173033</vt:lpwstr>
      </vt:variant>
      <vt:variant>
        <vt:i4>1441844</vt:i4>
      </vt:variant>
      <vt:variant>
        <vt:i4>200</vt:i4>
      </vt:variant>
      <vt:variant>
        <vt:i4>0</vt:i4>
      </vt:variant>
      <vt:variant>
        <vt:i4>5</vt:i4>
      </vt:variant>
      <vt:variant>
        <vt:lpwstr/>
      </vt:variant>
      <vt:variant>
        <vt:lpwstr>_Toc201173032</vt:lpwstr>
      </vt:variant>
      <vt:variant>
        <vt:i4>1441844</vt:i4>
      </vt:variant>
      <vt:variant>
        <vt:i4>194</vt:i4>
      </vt:variant>
      <vt:variant>
        <vt:i4>0</vt:i4>
      </vt:variant>
      <vt:variant>
        <vt:i4>5</vt:i4>
      </vt:variant>
      <vt:variant>
        <vt:lpwstr/>
      </vt:variant>
      <vt:variant>
        <vt:lpwstr>_Toc201173031</vt:lpwstr>
      </vt:variant>
      <vt:variant>
        <vt:i4>1441844</vt:i4>
      </vt:variant>
      <vt:variant>
        <vt:i4>188</vt:i4>
      </vt:variant>
      <vt:variant>
        <vt:i4>0</vt:i4>
      </vt:variant>
      <vt:variant>
        <vt:i4>5</vt:i4>
      </vt:variant>
      <vt:variant>
        <vt:lpwstr/>
      </vt:variant>
      <vt:variant>
        <vt:lpwstr>_Toc201173030</vt:lpwstr>
      </vt:variant>
      <vt:variant>
        <vt:i4>1507380</vt:i4>
      </vt:variant>
      <vt:variant>
        <vt:i4>182</vt:i4>
      </vt:variant>
      <vt:variant>
        <vt:i4>0</vt:i4>
      </vt:variant>
      <vt:variant>
        <vt:i4>5</vt:i4>
      </vt:variant>
      <vt:variant>
        <vt:lpwstr/>
      </vt:variant>
      <vt:variant>
        <vt:lpwstr>_Toc201173029</vt:lpwstr>
      </vt:variant>
      <vt:variant>
        <vt:i4>1507380</vt:i4>
      </vt:variant>
      <vt:variant>
        <vt:i4>176</vt:i4>
      </vt:variant>
      <vt:variant>
        <vt:i4>0</vt:i4>
      </vt:variant>
      <vt:variant>
        <vt:i4>5</vt:i4>
      </vt:variant>
      <vt:variant>
        <vt:lpwstr/>
      </vt:variant>
      <vt:variant>
        <vt:lpwstr>_Toc201173028</vt:lpwstr>
      </vt:variant>
      <vt:variant>
        <vt:i4>1507380</vt:i4>
      </vt:variant>
      <vt:variant>
        <vt:i4>170</vt:i4>
      </vt:variant>
      <vt:variant>
        <vt:i4>0</vt:i4>
      </vt:variant>
      <vt:variant>
        <vt:i4>5</vt:i4>
      </vt:variant>
      <vt:variant>
        <vt:lpwstr/>
      </vt:variant>
      <vt:variant>
        <vt:lpwstr>_Toc201173027</vt:lpwstr>
      </vt:variant>
      <vt:variant>
        <vt:i4>1507380</vt:i4>
      </vt:variant>
      <vt:variant>
        <vt:i4>164</vt:i4>
      </vt:variant>
      <vt:variant>
        <vt:i4>0</vt:i4>
      </vt:variant>
      <vt:variant>
        <vt:i4>5</vt:i4>
      </vt:variant>
      <vt:variant>
        <vt:lpwstr/>
      </vt:variant>
      <vt:variant>
        <vt:lpwstr>_Toc201173026</vt:lpwstr>
      </vt:variant>
      <vt:variant>
        <vt:i4>1507380</vt:i4>
      </vt:variant>
      <vt:variant>
        <vt:i4>158</vt:i4>
      </vt:variant>
      <vt:variant>
        <vt:i4>0</vt:i4>
      </vt:variant>
      <vt:variant>
        <vt:i4>5</vt:i4>
      </vt:variant>
      <vt:variant>
        <vt:lpwstr/>
      </vt:variant>
      <vt:variant>
        <vt:lpwstr>_Toc201173025</vt:lpwstr>
      </vt:variant>
      <vt:variant>
        <vt:i4>1507380</vt:i4>
      </vt:variant>
      <vt:variant>
        <vt:i4>152</vt:i4>
      </vt:variant>
      <vt:variant>
        <vt:i4>0</vt:i4>
      </vt:variant>
      <vt:variant>
        <vt:i4>5</vt:i4>
      </vt:variant>
      <vt:variant>
        <vt:lpwstr/>
      </vt:variant>
      <vt:variant>
        <vt:lpwstr>_Toc201173024</vt:lpwstr>
      </vt:variant>
      <vt:variant>
        <vt:i4>1507380</vt:i4>
      </vt:variant>
      <vt:variant>
        <vt:i4>146</vt:i4>
      </vt:variant>
      <vt:variant>
        <vt:i4>0</vt:i4>
      </vt:variant>
      <vt:variant>
        <vt:i4>5</vt:i4>
      </vt:variant>
      <vt:variant>
        <vt:lpwstr/>
      </vt:variant>
      <vt:variant>
        <vt:lpwstr>_Toc201173023</vt:lpwstr>
      </vt:variant>
      <vt:variant>
        <vt:i4>1507380</vt:i4>
      </vt:variant>
      <vt:variant>
        <vt:i4>140</vt:i4>
      </vt:variant>
      <vt:variant>
        <vt:i4>0</vt:i4>
      </vt:variant>
      <vt:variant>
        <vt:i4>5</vt:i4>
      </vt:variant>
      <vt:variant>
        <vt:lpwstr/>
      </vt:variant>
      <vt:variant>
        <vt:lpwstr>_Toc201173022</vt:lpwstr>
      </vt:variant>
      <vt:variant>
        <vt:i4>1507380</vt:i4>
      </vt:variant>
      <vt:variant>
        <vt:i4>134</vt:i4>
      </vt:variant>
      <vt:variant>
        <vt:i4>0</vt:i4>
      </vt:variant>
      <vt:variant>
        <vt:i4>5</vt:i4>
      </vt:variant>
      <vt:variant>
        <vt:lpwstr/>
      </vt:variant>
      <vt:variant>
        <vt:lpwstr>_Toc201173021</vt:lpwstr>
      </vt:variant>
      <vt:variant>
        <vt:i4>1507380</vt:i4>
      </vt:variant>
      <vt:variant>
        <vt:i4>128</vt:i4>
      </vt:variant>
      <vt:variant>
        <vt:i4>0</vt:i4>
      </vt:variant>
      <vt:variant>
        <vt:i4>5</vt:i4>
      </vt:variant>
      <vt:variant>
        <vt:lpwstr/>
      </vt:variant>
      <vt:variant>
        <vt:lpwstr>_Toc201173020</vt:lpwstr>
      </vt:variant>
      <vt:variant>
        <vt:i4>1310772</vt:i4>
      </vt:variant>
      <vt:variant>
        <vt:i4>122</vt:i4>
      </vt:variant>
      <vt:variant>
        <vt:i4>0</vt:i4>
      </vt:variant>
      <vt:variant>
        <vt:i4>5</vt:i4>
      </vt:variant>
      <vt:variant>
        <vt:lpwstr/>
      </vt:variant>
      <vt:variant>
        <vt:lpwstr>_Toc201173019</vt:lpwstr>
      </vt:variant>
      <vt:variant>
        <vt:i4>1310772</vt:i4>
      </vt:variant>
      <vt:variant>
        <vt:i4>116</vt:i4>
      </vt:variant>
      <vt:variant>
        <vt:i4>0</vt:i4>
      </vt:variant>
      <vt:variant>
        <vt:i4>5</vt:i4>
      </vt:variant>
      <vt:variant>
        <vt:lpwstr/>
      </vt:variant>
      <vt:variant>
        <vt:lpwstr>_Toc201173018</vt:lpwstr>
      </vt:variant>
      <vt:variant>
        <vt:i4>1310772</vt:i4>
      </vt:variant>
      <vt:variant>
        <vt:i4>110</vt:i4>
      </vt:variant>
      <vt:variant>
        <vt:i4>0</vt:i4>
      </vt:variant>
      <vt:variant>
        <vt:i4>5</vt:i4>
      </vt:variant>
      <vt:variant>
        <vt:lpwstr/>
      </vt:variant>
      <vt:variant>
        <vt:lpwstr>_Toc201173017</vt:lpwstr>
      </vt:variant>
      <vt:variant>
        <vt:i4>1310772</vt:i4>
      </vt:variant>
      <vt:variant>
        <vt:i4>104</vt:i4>
      </vt:variant>
      <vt:variant>
        <vt:i4>0</vt:i4>
      </vt:variant>
      <vt:variant>
        <vt:i4>5</vt:i4>
      </vt:variant>
      <vt:variant>
        <vt:lpwstr/>
      </vt:variant>
      <vt:variant>
        <vt:lpwstr>_Toc201173016</vt:lpwstr>
      </vt:variant>
      <vt:variant>
        <vt:i4>1310772</vt:i4>
      </vt:variant>
      <vt:variant>
        <vt:i4>98</vt:i4>
      </vt:variant>
      <vt:variant>
        <vt:i4>0</vt:i4>
      </vt:variant>
      <vt:variant>
        <vt:i4>5</vt:i4>
      </vt:variant>
      <vt:variant>
        <vt:lpwstr/>
      </vt:variant>
      <vt:variant>
        <vt:lpwstr>_Toc201173015</vt:lpwstr>
      </vt:variant>
      <vt:variant>
        <vt:i4>1310772</vt:i4>
      </vt:variant>
      <vt:variant>
        <vt:i4>92</vt:i4>
      </vt:variant>
      <vt:variant>
        <vt:i4>0</vt:i4>
      </vt:variant>
      <vt:variant>
        <vt:i4>5</vt:i4>
      </vt:variant>
      <vt:variant>
        <vt:lpwstr/>
      </vt:variant>
      <vt:variant>
        <vt:lpwstr>_Toc201173014</vt:lpwstr>
      </vt:variant>
      <vt:variant>
        <vt:i4>1310772</vt:i4>
      </vt:variant>
      <vt:variant>
        <vt:i4>86</vt:i4>
      </vt:variant>
      <vt:variant>
        <vt:i4>0</vt:i4>
      </vt:variant>
      <vt:variant>
        <vt:i4>5</vt:i4>
      </vt:variant>
      <vt:variant>
        <vt:lpwstr/>
      </vt:variant>
      <vt:variant>
        <vt:lpwstr>_Toc201173013</vt:lpwstr>
      </vt:variant>
      <vt:variant>
        <vt:i4>1310772</vt:i4>
      </vt:variant>
      <vt:variant>
        <vt:i4>80</vt:i4>
      </vt:variant>
      <vt:variant>
        <vt:i4>0</vt:i4>
      </vt:variant>
      <vt:variant>
        <vt:i4>5</vt:i4>
      </vt:variant>
      <vt:variant>
        <vt:lpwstr/>
      </vt:variant>
      <vt:variant>
        <vt:lpwstr>_Toc201173012</vt:lpwstr>
      </vt:variant>
      <vt:variant>
        <vt:i4>1310772</vt:i4>
      </vt:variant>
      <vt:variant>
        <vt:i4>74</vt:i4>
      </vt:variant>
      <vt:variant>
        <vt:i4>0</vt:i4>
      </vt:variant>
      <vt:variant>
        <vt:i4>5</vt:i4>
      </vt:variant>
      <vt:variant>
        <vt:lpwstr/>
      </vt:variant>
      <vt:variant>
        <vt:lpwstr>_Toc201173011</vt:lpwstr>
      </vt:variant>
      <vt:variant>
        <vt:i4>1310772</vt:i4>
      </vt:variant>
      <vt:variant>
        <vt:i4>68</vt:i4>
      </vt:variant>
      <vt:variant>
        <vt:i4>0</vt:i4>
      </vt:variant>
      <vt:variant>
        <vt:i4>5</vt:i4>
      </vt:variant>
      <vt:variant>
        <vt:lpwstr/>
      </vt:variant>
      <vt:variant>
        <vt:lpwstr>_Toc201173010</vt:lpwstr>
      </vt:variant>
      <vt:variant>
        <vt:i4>1376308</vt:i4>
      </vt:variant>
      <vt:variant>
        <vt:i4>62</vt:i4>
      </vt:variant>
      <vt:variant>
        <vt:i4>0</vt:i4>
      </vt:variant>
      <vt:variant>
        <vt:i4>5</vt:i4>
      </vt:variant>
      <vt:variant>
        <vt:lpwstr/>
      </vt:variant>
      <vt:variant>
        <vt:lpwstr>_Toc201173009</vt:lpwstr>
      </vt:variant>
      <vt:variant>
        <vt:i4>1376308</vt:i4>
      </vt:variant>
      <vt:variant>
        <vt:i4>56</vt:i4>
      </vt:variant>
      <vt:variant>
        <vt:i4>0</vt:i4>
      </vt:variant>
      <vt:variant>
        <vt:i4>5</vt:i4>
      </vt:variant>
      <vt:variant>
        <vt:lpwstr/>
      </vt:variant>
      <vt:variant>
        <vt:lpwstr>_Toc201173008</vt:lpwstr>
      </vt:variant>
      <vt:variant>
        <vt:i4>1376308</vt:i4>
      </vt:variant>
      <vt:variant>
        <vt:i4>50</vt:i4>
      </vt:variant>
      <vt:variant>
        <vt:i4>0</vt:i4>
      </vt:variant>
      <vt:variant>
        <vt:i4>5</vt:i4>
      </vt:variant>
      <vt:variant>
        <vt:lpwstr/>
      </vt:variant>
      <vt:variant>
        <vt:lpwstr>_Toc201173007</vt:lpwstr>
      </vt:variant>
      <vt:variant>
        <vt:i4>1376308</vt:i4>
      </vt:variant>
      <vt:variant>
        <vt:i4>44</vt:i4>
      </vt:variant>
      <vt:variant>
        <vt:i4>0</vt:i4>
      </vt:variant>
      <vt:variant>
        <vt:i4>5</vt:i4>
      </vt:variant>
      <vt:variant>
        <vt:lpwstr/>
      </vt:variant>
      <vt:variant>
        <vt:lpwstr>_Toc201173006</vt:lpwstr>
      </vt:variant>
      <vt:variant>
        <vt:i4>1376308</vt:i4>
      </vt:variant>
      <vt:variant>
        <vt:i4>38</vt:i4>
      </vt:variant>
      <vt:variant>
        <vt:i4>0</vt:i4>
      </vt:variant>
      <vt:variant>
        <vt:i4>5</vt:i4>
      </vt:variant>
      <vt:variant>
        <vt:lpwstr/>
      </vt:variant>
      <vt:variant>
        <vt:lpwstr>_Toc201173005</vt:lpwstr>
      </vt:variant>
      <vt:variant>
        <vt:i4>1376308</vt:i4>
      </vt:variant>
      <vt:variant>
        <vt:i4>32</vt:i4>
      </vt:variant>
      <vt:variant>
        <vt:i4>0</vt:i4>
      </vt:variant>
      <vt:variant>
        <vt:i4>5</vt:i4>
      </vt:variant>
      <vt:variant>
        <vt:lpwstr/>
      </vt:variant>
      <vt:variant>
        <vt:lpwstr>_Toc201173004</vt:lpwstr>
      </vt:variant>
      <vt:variant>
        <vt:i4>1376308</vt:i4>
      </vt:variant>
      <vt:variant>
        <vt:i4>26</vt:i4>
      </vt:variant>
      <vt:variant>
        <vt:i4>0</vt:i4>
      </vt:variant>
      <vt:variant>
        <vt:i4>5</vt:i4>
      </vt:variant>
      <vt:variant>
        <vt:lpwstr/>
      </vt:variant>
      <vt:variant>
        <vt:lpwstr>_Toc201173003</vt:lpwstr>
      </vt:variant>
      <vt:variant>
        <vt:i4>1376308</vt:i4>
      </vt:variant>
      <vt:variant>
        <vt:i4>20</vt:i4>
      </vt:variant>
      <vt:variant>
        <vt:i4>0</vt:i4>
      </vt:variant>
      <vt:variant>
        <vt:i4>5</vt:i4>
      </vt:variant>
      <vt:variant>
        <vt:lpwstr/>
      </vt:variant>
      <vt:variant>
        <vt:lpwstr>_Toc201173002</vt:lpwstr>
      </vt:variant>
      <vt:variant>
        <vt:i4>1376308</vt:i4>
      </vt:variant>
      <vt:variant>
        <vt:i4>14</vt:i4>
      </vt:variant>
      <vt:variant>
        <vt:i4>0</vt:i4>
      </vt:variant>
      <vt:variant>
        <vt:i4>5</vt:i4>
      </vt:variant>
      <vt:variant>
        <vt:lpwstr/>
      </vt:variant>
      <vt:variant>
        <vt:lpwstr>_Toc201173001</vt:lpwstr>
      </vt:variant>
      <vt:variant>
        <vt:i4>1376308</vt:i4>
      </vt:variant>
      <vt:variant>
        <vt:i4>8</vt:i4>
      </vt:variant>
      <vt:variant>
        <vt:i4>0</vt:i4>
      </vt:variant>
      <vt:variant>
        <vt:i4>5</vt:i4>
      </vt:variant>
      <vt:variant>
        <vt:lpwstr/>
      </vt:variant>
      <vt:variant>
        <vt:lpwstr>_Toc201173000</vt:lpwstr>
      </vt:variant>
      <vt:variant>
        <vt:i4>1900605</vt:i4>
      </vt:variant>
      <vt:variant>
        <vt:i4>2</vt:i4>
      </vt:variant>
      <vt:variant>
        <vt:i4>0</vt:i4>
      </vt:variant>
      <vt:variant>
        <vt:i4>5</vt:i4>
      </vt:variant>
      <vt:variant>
        <vt:lpwstr/>
      </vt:variant>
      <vt:variant>
        <vt:lpwstr>_Toc201172999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Addan saez</dc:creator>
  <cp:keywords/>
  <cp:lastModifiedBy>Addan saez</cp:lastModifiedBy>
  <cp:revision>10</cp:revision>
  <cp:lastPrinted>2025-05-23T02:32:00Z</cp:lastPrinted>
  <dcterms:created xsi:type="dcterms:W3CDTF">2025-10-01T06:04:00Z</dcterms:created>
  <dcterms:modified xsi:type="dcterms:W3CDTF">2025-10-03T22:21:00Z</dcterms:modified>
  <cp:contentStatus/>
</cp:coreProperties>
</file>