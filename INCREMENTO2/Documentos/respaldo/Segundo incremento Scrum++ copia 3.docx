
<file path=[Content_Types].xml><?xml version="1.0" encoding="utf-8"?>
<Types xmlns="http://schemas.openxmlformats.org/package/2006/content-types">
  <Default Extension="bin" ContentType="application/vnd.openxmlformats-officedocument.oleObject"/>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7116A" w14:textId="4AC755B4" w:rsidR="009825C6" w:rsidRDefault="009825C6" w:rsidP="00A33139">
      <w:pPr>
        <w:ind w:firstLine="0"/>
      </w:pPr>
      <w:bookmarkStart w:id="0" w:name="_Hlk200566869"/>
      <w:bookmarkEnd w:id="0"/>
    </w:p>
    <w:p w14:paraId="34C3728D" w14:textId="490E4DD5" w:rsidR="002C5E1E" w:rsidRDefault="002C5E1E" w:rsidP="002C5E1E">
      <w:pPr>
        <w:ind w:firstLine="0"/>
        <w:jc w:val="center"/>
      </w:pPr>
      <w:r>
        <w:rPr>
          <w:noProof/>
        </w:rPr>
        <w:drawing>
          <wp:inline distT="0" distB="0" distL="0" distR="0" wp14:anchorId="44CCD093" wp14:editId="1C3EADE7">
            <wp:extent cx="1095375" cy="920926"/>
            <wp:effectExtent l="0" t="0" r="0" b="0"/>
            <wp:docPr id="108619527" name="Imagen 4" descr="Logos- Universidad Andrés 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gos- Universidad Andrés Bell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99560" cy="924445"/>
                    </a:xfrm>
                    <a:prstGeom prst="rect">
                      <a:avLst/>
                    </a:prstGeom>
                    <a:noFill/>
                    <a:ln>
                      <a:noFill/>
                    </a:ln>
                  </pic:spPr>
                </pic:pic>
              </a:graphicData>
            </a:graphic>
          </wp:inline>
        </w:drawing>
      </w:r>
    </w:p>
    <w:p w14:paraId="35960077" w14:textId="77777777" w:rsidR="002C5E1E" w:rsidRPr="00156F25" w:rsidRDefault="00BF1137" w:rsidP="002C5E1E">
      <w:pPr>
        <w:spacing w:line="240" w:lineRule="auto"/>
        <w:ind w:firstLine="0"/>
        <w:jc w:val="center"/>
        <w:rPr>
          <w:b/>
          <w:bCs/>
        </w:rPr>
      </w:pPr>
      <w:r w:rsidRPr="00156F25">
        <w:rPr>
          <w:b/>
          <w:bCs/>
        </w:rPr>
        <w:t>Facultad de ingeniería</w:t>
      </w:r>
    </w:p>
    <w:p w14:paraId="4150179C" w14:textId="607CFA2A" w:rsidR="009825C6" w:rsidRPr="00156F25" w:rsidRDefault="00BF1137" w:rsidP="002C5E1E">
      <w:pPr>
        <w:spacing w:line="240" w:lineRule="auto"/>
        <w:ind w:firstLine="0"/>
        <w:jc w:val="center"/>
        <w:rPr>
          <w:b/>
          <w:bCs/>
        </w:rPr>
      </w:pPr>
      <w:r w:rsidRPr="00156F25">
        <w:rPr>
          <w:b/>
          <w:bCs/>
        </w:rPr>
        <w:t>Ingeniería de software I</w:t>
      </w:r>
    </w:p>
    <w:p w14:paraId="2E409D4C" w14:textId="77777777" w:rsidR="000206D6" w:rsidRDefault="000206D6" w:rsidP="002C5E1E">
      <w:pPr>
        <w:ind w:firstLine="0"/>
      </w:pPr>
    </w:p>
    <w:p w14:paraId="2546F279" w14:textId="77777777" w:rsidR="00B0474D" w:rsidRDefault="00B0474D" w:rsidP="004071DF">
      <w:pPr>
        <w:jc w:val="center"/>
      </w:pPr>
    </w:p>
    <w:p w14:paraId="1C23A31A" w14:textId="55FD444C" w:rsidR="009825C6" w:rsidRPr="00A930E5" w:rsidRDefault="00BF1137" w:rsidP="00A930E5">
      <w:pPr>
        <w:jc w:val="center"/>
        <w:rPr>
          <w:b/>
          <w:bCs/>
        </w:rPr>
      </w:pPr>
      <w:r w:rsidRPr="00A930E5">
        <w:rPr>
          <w:b/>
          <w:bCs/>
        </w:rPr>
        <w:t>PROYECTO INGENIERÍA DE SOFTWARE</w:t>
      </w:r>
      <w:r w:rsidR="001754AA" w:rsidRPr="00A930E5">
        <w:rPr>
          <w:b/>
          <w:bCs/>
        </w:rPr>
        <w:t xml:space="preserve"> </w:t>
      </w:r>
      <w:r w:rsidR="003366E9">
        <w:rPr>
          <w:b/>
          <w:bCs/>
        </w:rPr>
        <w:t>SEGUNDO</w:t>
      </w:r>
      <w:r w:rsidR="001754AA" w:rsidRPr="00A930E5">
        <w:rPr>
          <w:b/>
          <w:bCs/>
        </w:rPr>
        <w:t xml:space="preserve"> INCREMENTO PARA EL</w:t>
      </w:r>
      <w:r w:rsidR="002C5E1E" w:rsidRPr="00A930E5">
        <w:rPr>
          <w:b/>
          <w:bCs/>
        </w:rPr>
        <w:t xml:space="preserve"> </w:t>
      </w:r>
      <w:r w:rsidRPr="00A930E5">
        <w:rPr>
          <w:b/>
          <w:bCs/>
        </w:rPr>
        <w:t>SISTEMA BIOMÉTRICO WEB EUGCOM</w:t>
      </w:r>
    </w:p>
    <w:p w14:paraId="0A19807A" w14:textId="77777777" w:rsidR="002C5E1E" w:rsidRDefault="002C5E1E" w:rsidP="002C5E1E">
      <w:pPr>
        <w:ind w:firstLine="0"/>
      </w:pPr>
    </w:p>
    <w:p w14:paraId="25E55DE4" w14:textId="77777777" w:rsidR="009825C6" w:rsidRPr="00096817" w:rsidRDefault="00BF1137" w:rsidP="002C5E1E">
      <w:pPr>
        <w:spacing w:line="240" w:lineRule="auto"/>
        <w:ind w:firstLine="0"/>
        <w:jc w:val="center"/>
        <w:rPr>
          <w:b/>
          <w:bCs/>
        </w:rPr>
      </w:pPr>
      <w:r w:rsidRPr="00096817">
        <w:rPr>
          <w:b/>
          <w:bCs/>
        </w:rPr>
        <w:t>Autores:</w:t>
      </w:r>
    </w:p>
    <w:p w14:paraId="6B4FCC9E" w14:textId="77777777" w:rsidR="009825C6" w:rsidRDefault="00BF1137" w:rsidP="001754AA">
      <w:pPr>
        <w:spacing w:line="240" w:lineRule="auto"/>
        <w:ind w:firstLine="0"/>
        <w:jc w:val="center"/>
      </w:pPr>
      <w:r>
        <w:t>Benjamín Alberto Franco Silva</w:t>
      </w:r>
    </w:p>
    <w:p w14:paraId="6F69AC9A" w14:textId="77777777" w:rsidR="009825C6" w:rsidRDefault="00BF1137" w:rsidP="001754AA">
      <w:pPr>
        <w:spacing w:line="240" w:lineRule="auto"/>
        <w:ind w:firstLine="0"/>
        <w:jc w:val="center"/>
      </w:pPr>
      <w:r>
        <w:t>Vicente Ignacio Henríquez Cortés</w:t>
      </w:r>
    </w:p>
    <w:p w14:paraId="440F7CAB" w14:textId="77777777" w:rsidR="009825C6" w:rsidRDefault="00BF1137" w:rsidP="001754AA">
      <w:pPr>
        <w:spacing w:line="240" w:lineRule="auto"/>
        <w:ind w:firstLine="0"/>
        <w:jc w:val="center"/>
      </w:pPr>
      <w:proofErr w:type="spellStart"/>
      <w:r>
        <w:t>Addán</w:t>
      </w:r>
      <w:proofErr w:type="spellEnd"/>
      <w:r>
        <w:t xml:space="preserve"> Ignacio Sáez Rodríguez</w:t>
      </w:r>
    </w:p>
    <w:p w14:paraId="1A64325F" w14:textId="72A6351B" w:rsidR="003366E9" w:rsidRDefault="003366E9" w:rsidP="003366E9">
      <w:pPr>
        <w:spacing w:line="240" w:lineRule="auto"/>
        <w:ind w:firstLine="0"/>
        <w:jc w:val="center"/>
      </w:pPr>
      <w:r w:rsidRPr="0069752D">
        <w:t>Felipe Andrés Uribe del Pino</w:t>
      </w:r>
    </w:p>
    <w:p w14:paraId="24F02F9A" w14:textId="03EBAFFB" w:rsidR="0069752D" w:rsidRPr="0069752D" w:rsidRDefault="00BF1137" w:rsidP="003366E9">
      <w:pPr>
        <w:spacing w:line="240" w:lineRule="auto"/>
        <w:ind w:firstLine="0"/>
        <w:jc w:val="center"/>
      </w:pPr>
      <w:r>
        <w:t xml:space="preserve">Catalina Vidal </w:t>
      </w:r>
      <w:proofErr w:type="spellStart"/>
      <w:r>
        <w:t>Gallardo</w:t>
      </w:r>
      <w:proofErr w:type="spellEnd"/>
    </w:p>
    <w:p w14:paraId="0E521D03" w14:textId="77777777" w:rsidR="009825C6" w:rsidRDefault="00BF1137" w:rsidP="001754AA">
      <w:pPr>
        <w:spacing w:line="240" w:lineRule="auto"/>
        <w:ind w:firstLine="0"/>
        <w:jc w:val="center"/>
        <w:rPr>
          <w:u w:val="single"/>
        </w:rPr>
      </w:pPr>
      <w:r>
        <w:t>Diego Yves Amaro Véliz Riquelme</w:t>
      </w:r>
    </w:p>
    <w:p w14:paraId="114E345D" w14:textId="77777777" w:rsidR="002C5E1E" w:rsidRDefault="002C5E1E" w:rsidP="002C5E1E">
      <w:pPr>
        <w:jc w:val="center"/>
      </w:pPr>
    </w:p>
    <w:p w14:paraId="44B547DE" w14:textId="17C44F29" w:rsidR="0EF65DC9" w:rsidRPr="00096817" w:rsidRDefault="00BF1137" w:rsidP="002C5E1E">
      <w:pPr>
        <w:spacing w:line="240" w:lineRule="auto"/>
        <w:ind w:firstLine="0"/>
        <w:jc w:val="center"/>
        <w:rPr>
          <w:b/>
          <w:bCs/>
        </w:rPr>
      </w:pPr>
      <w:r w:rsidRPr="00096817">
        <w:rPr>
          <w:b/>
          <w:bCs/>
        </w:rPr>
        <w:t>Profesor:</w:t>
      </w:r>
    </w:p>
    <w:p w14:paraId="1802D49C" w14:textId="622AE763" w:rsidR="002C5E1E" w:rsidRDefault="0053055B" w:rsidP="009B091D">
      <w:pPr>
        <w:spacing w:line="240" w:lineRule="auto"/>
        <w:ind w:firstLine="0"/>
        <w:jc w:val="center"/>
      </w:pPr>
      <w:r>
        <w:t xml:space="preserve">Paulo Luis Francisco </w:t>
      </w:r>
      <w:proofErr w:type="spellStart"/>
      <w:r>
        <w:t>Quinsacara</w:t>
      </w:r>
      <w:proofErr w:type="spellEnd"/>
      <w:r>
        <w:t xml:space="preserve"> Jofré</w:t>
      </w:r>
    </w:p>
    <w:p w14:paraId="2AD0329A" w14:textId="77777777" w:rsidR="009B091D" w:rsidRDefault="009B091D" w:rsidP="009B091D">
      <w:pPr>
        <w:spacing w:line="240" w:lineRule="auto"/>
        <w:ind w:firstLine="0"/>
        <w:jc w:val="center"/>
      </w:pPr>
    </w:p>
    <w:p w14:paraId="73D99B2E" w14:textId="3DE662E1" w:rsidR="0053055B" w:rsidRPr="006514D3" w:rsidRDefault="0053055B" w:rsidP="002C5E1E">
      <w:pPr>
        <w:spacing w:line="240" w:lineRule="auto"/>
        <w:ind w:firstLine="0"/>
        <w:jc w:val="center"/>
        <w:rPr>
          <w:b/>
          <w:bCs/>
        </w:rPr>
      </w:pPr>
      <w:r w:rsidRPr="006514D3">
        <w:rPr>
          <w:b/>
          <w:bCs/>
        </w:rPr>
        <w:t>Santiago</w:t>
      </w:r>
      <w:r w:rsidR="00096817" w:rsidRPr="006514D3">
        <w:rPr>
          <w:b/>
          <w:bCs/>
        </w:rPr>
        <w:t>,</w:t>
      </w:r>
      <w:r w:rsidRPr="006514D3">
        <w:rPr>
          <w:b/>
          <w:bCs/>
        </w:rPr>
        <w:t xml:space="preserve"> Chile</w:t>
      </w:r>
    </w:p>
    <w:p w14:paraId="6A4E17C4" w14:textId="0E6FEBEF" w:rsidR="003E661F" w:rsidRPr="006514D3" w:rsidRDefault="0053055B" w:rsidP="003E661F">
      <w:pPr>
        <w:spacing w:line="240" w:lineRule="auto"/>
        <w:ind w:firstLine="0"/>
        <w:jc w:val="center"/>
        <w:rPr>
          <w:b/>
          <w:bCs/>
        </w:rPr>
      </w:pPr>
      <w:r w:rsidRPr="006514D3">
        <w:rPr>
          <w:b/>
          <w:bCs/>
        </w:rPr>
        <w:t>2025</w:t>
      </w:r>
    </w:p>
    <w:p w14:paraId="71741C55" w14:textId="589ACCD3" w:rsidR="00F02351" w:rsidRDefault="003E661F" w:rsidP="000A13D0">
      <w:pPr>
        <w:ind w:firstLine="0"/>
        <w:rPr>
          <w:b/>
          <w:bCs/>
        </w:rPr>
      </w:pPr>
      <w:r>
        <w:br w:type="page"/>
      </w:r>
      <w:r w:rsidR="000C1D01">
        <w:rPr>
          <w:b/>
          <w:bCs/>
        </w:rPr>
        <w:lastRenderedPageBreak/>
        <w:t>Í</w:t>
      </w:r>
      <w:r w:rsidR="000A13D0" w:rsidRPr="003C3DF6">
        <w:rPr>
          <w:b/>
          <w:bCs/>
        </w:rPr>
        <w:t>NDICE DE CONTENIDOS</w:t>
      </w:r>
    </w:p>
    <w:p w14:paraId="1030E361" w14:textId="77777777" w:rsidR="008F35EA" w:rsidRPr="003C3DF6" w:rsidRDefault="008F35EA" w:rsidP="000A13D0">
      <w:pPr>
        <w:ind w:firstLine="0"/>
        <w:rPr>
          <w:b/>
          <w:bCs/>
        </w:rPr>
      </w:pPr>
    </w:p>
    <w:p w14:paraId="26DC1DD9" w14:textId="3797B849" w:rsidR="00FA3C8D" w:rsidRDefault="00733E7F">
      <w:pPr>
        <w:pStyle w:val="TDC1"/>
        <w:rPr>
          <w:rFonts w:asciiTheme="minorHAnsi" w:eastAsiaTheme="minorEastAsia" w:hAnsiTheme="minorHAnsi" w:cstheme="minorBidi"/>
          <w:bCs w:val="0"/>
          <w:caps w:val="0"/>
          <w:noProof/>
          <w:kern w:val="2"/>
          <w:szCs w:val="24"/>
          <w14:ligatures w14:val="standardContextual"/>
        </w:rPr>
      </w:pPr>
      <w:r>
        <w:rPr>
          <w:bCs w:val="0"/>
          <w:caps w:val="0"/>
        </w:rPr>
        <w:fldChar w:fldCharType="begin"/>
      </w:r>
      <w:r>
        <w:rPr>
          <w:bCs w:val="0"/>
          <w:caps w:val="0"/>
        </w:rPr>
        <w:instrText xml:space="preserve"> TOC \o "1-3" \h \z \u </w:instrText>
      </w:r>
      <w:r>
        <w:rPr>
          <w:bCs w:val="0"/>
          <w:caps w:val="0"/>
        </w:rPr>
        <w:fldChar w:fldCharType="separate"/>
      </w:r>
      <w:hyperlink w:anchor="_Toc208864104" w:history="1">
        <w:r w:rsidR="00FA3C8D" w:rsidRPr="0085595E">
          <w:rPr>
            <w:rStyle w:val="Hipervnculo"/>
            <w:noProof/>
          </w:rPr>
          <w:t>1. INTRODUCCIÓN</w:t>
        </w:r>
        <w:r w:rsidR="00FA3C8D">
          <w:rPr>
            <w:noProof/>
            <w:webHidden/>
          </w:rPr>
          <w:tab/>
        </w:r>
        <w:r w:rsidR="00FA3C8D">
          <w:rPr>
            <w:noProof/>
            <w:webHidden/>
          </w:rPr>
          <w:fldChar w:fldCharType="begin"/>
        </w:r>
        <w:r w:rsidR="00FA3C8D">
          <w:rPr>
            <w:noProof/>
            <w:webHidden/>
          </w:rPr>
          <w:instrText xml:space="preserve"> PAGEREF _Toc208864104 \h </w:instrText>
        </w:r>
        <w:r w:rsidR="00FA3C8D">
          <w:rPr>
            <w:noProof/>
            <w:webHidden/>
          </w:rPr>
        </w:r>
        <w:r w:rsidR="00FA3C8D">
          <w:rPr>
            <w:noProof/>
            <w:webHidden/>
          </w:rPr>
          <w:fldChar w:fldCharType="separate"/>
        </w:r>
        <w:r w:rsidR="00FA3C8D">
          <w:rPr>
            <w:noProof/>
            <w:webHidden/>
          </w:rPr>
          <w:t>9</w:t>
        </w:r>
        <w:r w:rsidR="00FA3C8D">
          <w:rPr>
            <w:noProof/>
            <w:webHidden/>
          </w:rPr>
          <w:fldChar w:fldCharType="end"/>
        </w:r>
      </w:hyperlink>
    </w:p>
    <w:p w14:paraId="6571C248" w14:textId="6B9B7620"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105" w:history="1">
        <w:r w:rsidRPr="0085595E">
          <w:rPr>
            <w:rStyle w:val="Hipervnculo"/>
            <w:noProof/>
          </w:rPr>
          <w:t>2. PROPUESTA DE SOLUCIÓN E INCREMENTO DONDE SE ESPECIFICA EL INCREMENTO</w:t>
        </w:r>
        <w:r>
          <w:rPr>
            <w:noProof/>
            <w:webHidden/>
          </w:rPr>
          <w:tab/>
        </w:r>
        <w:r>
          <w:rPr>
            <w:noProof/>
            <w:webHidden/>
          </w:rPr>
          <w:fldChar w:fldCharType="begin"/>
        </w:r>
        <w:r>
          <w:rPr>
            <w:noProof/>
            <w:webHidden/>
          </w:rPr>
          <w:instrText xml:space="preserve"> PAGEREF _Toc208864105 \h </w:instrText>
        </w:r>
        <w:r>
          <w:rPr>
            <w:noProof/>
            <w:webHidden/>
          </w:rPr>
        </w:r>
        <w:r>
          <w:rPr>
            <w:noProof/>
            <w:webHidden/>
          </w:rPr>
          <w:fldChar w:fldCharType="separate"/>
        </w:r>
        <w:r>
          <w:rPr>
            <w:noProof/>
            <w:webHidden/>
          </w:rPr>
          <w:t>10</w:t>
        </w:r>
        <w:r>
          <w:rPr>
            <w:noProof/>
            <w:webHidden/>
          </w:rPr>
          <w:fldChar w:fldCharType="end"/>
        </w:r>
      </w:hyperlink>
    </w:p>
    <w:p w14:paraId="583723B0" w14:textId="6112C5D9" w:rsidR="00FA3C8D" w:rsidRDefault="00FA3C8D">
      <w:pPr>
        <w:pStyle w:val="TDC2"/>
        <w:rPr>
          <w:rFonts w:asciiTheme="minorHAnsi" w:eastAsiaTheme="minorEastAsia" w:hAnsiTheme="minorHAnsi" w:cstheme="minorBidi"/>
          <w:noProof/>
          <w:kern w:val="2"/>
          <w:szCs w:val="24"/>
          <w14:ligatures w14:val="standardContextual"/>
        </w:rPr>
      </w:pPr>
      <w:hyperlink w:anchor="_Toc208864106" w:history="1">
        <w:r w:rsidRPr="0085595E">
          <w:rPr>
            <w:rStyle w:val="Hipervnculo"/>
            <w:noProof/>
          </w:rPr>
          <w:t>2.1</w:t>
        </w:r>
        <w:r>
          <w:rPr>
            <w:rFonts w:asciiTheme="minorHAnsi" w:eastAsiaTheme="minorEastAsia" w:hAnsiTheme="minorHAnsi" w:cstheme="minorBidi"/>
            <w:noProof/>
            <w:kern w:val="2"/>
            <w:szCs w:val="24"/>
            <w14:ligatures w14:val="standardContextual"/>
          </w:rPr>
          <w:tab/>
        </w:r>
        <w:r w:rsidRPr="0085595E">
          <w:rPr>
            <w:rStyle w:val="Hipervnculo"/>
            <w:noProof/>
          </w:rPr>
          <w:t>Propuesta de solución</w:t>
        </w:r>
        <w:r>
          <w:rPr>
            <w:noProof/>
            <w:webHidden/>
          </w:rPr>
          <w:tab/>
        </w:r>
        <w:r>
          <w:rPr>
            <w:noProof/>
            <w:webHidden/>
          </w:rPr>
          <w:fldChar w:fldCharType="begin"/>
        </w:r>
        <w:r>
          <w:rPr>
            <w:noProof/>
            <w:webHidden/>
          </w:rPr>
          <w:instrText xml:space="preserve"> PAGEREF _Toc208864106 \h </w:instrText>
        </w:r>
        <w:r>
          <w:rPr>
            <w:noProof/>
            <w:webHidden/>
          </w:rPr>
        </w:r>
        <w:r>
          <w:rPr>
            <w:noProof/>
            <w:webHidden/>
          </w:rPr>
          <w:fldChar w:fldCharType="separate"/>
        </w:r>
        <w:r>
          <w:rPr>
            <w:noProof/>
            <w:webHidden/>
          </w:rPr>
          <w:t>10</w:t>
        </w:r>
        <w:r>
          <w:rPr>
            <w:noProof/>
            <w:webHidden/>
          </w:rPr>
          <w:fldChar w:fldCharType="end"/>
        </w:r>
      </w:hyperlink>
    </w:p>
    <w:p w14:paraId="5661077B" w14:textId="47EB26D1" w:rsidR="00FA3C8D" w:rsidRDefault="00FA3C8D">
      <w:pPr>
        <w:pStyle w:val="TDC2"/>
        <w:rPr>
          <w:rFonts w:asciiTheme="minorHAnsi" w:eastAsiaTheme="minorEastAsia" w:hAnsiTheme="minorHAnsi" w:cstheme="minorBidi"/>
          <w:noProof/>
          <w:kern w:val="2"/>
          <w:szCs w:val="24"/>
          <w14:ligatures w14:val="standardContextual"/>
        </w:rPr>
      </w:pPr>
      <w:hyperlink w:anchor="_Toc208864107" w:history="1">
        <w:r w:rsidRPr="0085595E">
          <w:rPr>
            <w:rStyle w:val="Hipervnculo"/>
            <w:noProof/>
          </w:rPr>
          <w:t>2.2</w:t>
        </w:r>
        <w:r>
          <w:rPr>
            <w:rFonts w:asciiTheme="minorHAnsi" w:eastAsiaTheme="minorEastAsia" w:hAnsiTheme="minorHAnsi" w:cstheme="minorBidi"/>
            <w:noProof/>
            <w:kern w:val="2"/>
            <w:szCs w:val="24"/>
            <w14:ligatures w14:val="standardContextual"/>
          </w:rPr>
          <w:tab/>
        </w:r>
        <w:r w:rsidRPr="0085595E">
          <w:rPr>
            <w:rStyle w:val="Hipervnculo"/>
            <w:noProof/>
          </w:rPr>
          <w:t>Especificación del Incremento (Segundo Incremento)</w:t>
        </w:r>
        <w:r>
          <w:rPr>
            <w:noProof/>
            <w:webHidden/>
          </w:rPr>
          <w:tab/>
        </w:r>
        <w:r>
          <w:rPr>
            <w:noProof/>
            <w:webHidden/>
          </w:rPr>
          <w:fldChar w:fldCharType="begin"/>
        </w:r>
        <w:r>
          <w:rPr>
            <w:noProof/>
            <w:webHidden/>
          </w:rPr>
          <w:instrText xml:space="preserve"> PAGEREF _Toc208864107 \h </w:instrText>
        </w:r>
        <w:r>
          <w:rPr>
            <w:noProof/>
            <w:webHidden/>
          </w:rPr>
        </w:r>
        <w:r>
          <w:rPr>
            <w:noProof/>
            <w:webHidden/>
          </w:rPr>
          <w:fldChar w:fldCharType="separate"/>
        </w:r>
        <w:r>
          <w:rPr>
            <w:noProof/>
            <w:webHidden/>
          </w:rPr>
          <w:t>11</w:t>
        </w:r>
        <w:r>
          <w:rPr>
            <w:noProof/>
            <w:webHidden/>
          </w:rPr>
          <w:fldChar w:fldCharType="end"/>
        </w:r>
      </w:hyperlink>
    </w:p>
    <w:p w14:paraId="6368CCC7" w14:textId="742452EF" w:rsidR="00FA3C8D" w:rsidRDefault="00FA3C8D">
      <w:pPr>
        <w:pStyle w:val="TDC2"/>
        <w:rPr>
          <w:rFonts w:asciiTheme="minorHAnsi" w:eastAsiaTheme="minorEastAsia" w:hAnsiTheme="minorHAnsi" w:cstheme="minorBidi"/>
          <w:noProof/>
          <w:kern w:val="2"/>
          <w:szCs w:val="24"/>
          <w14:ligatures w14:val="standardContextual"/>
        </w:rPr>
      </w:pPr>
      <w:hyperlink w:anchor="_Toc208864108" w:history="1">
        <w:r w:rsidRPr="0085595E">
          <w:rPr>
            <w:rStyle w:val="Hipervnculo"/>
            <w:noProof/>
          </w:rPr>
          <w:t>2.3</w:t>
        </w:r>
        <w:r>
          <w:rPr>
            <w:rFonts w:asciiTheme="minorHAnsi" w:eastAsiaTheme="minorEastAsia" w:hAnsiTheme="minorHAnsi" w:cstheme="minorBidi"/>
            <w:noProof/>
            <w:kern w:val="2"/>
            <w:szCs w:val="24"/>
            <w14:ligatures w14:val="standardContextual"/>
          </w:rPr>
          <w:tab/>
        </w:r>
        <w:r w:rsidRPr="0085595E">
          <w:rPr>
            <w:rStyle w:val="Hipervnculo"/>
            <w:noProof/>
          </w:rPr>
          <w:t>Cantidad de casos de uso</w:t>
        </w:r>
        <w:r>
          <w:rPr>
            <w:noProof/>
            <w:webHidden/>
          </w:rPr>
          <w:tab/>
        </w:r>
        <w:r>
          <w:rPr>
            <w:noProof/>
            <w:webHidden/>
          </w:rPr>
          <w:fldChar w:fldCharType="begin"/>
        </w:r>
        <w:r>
          <w:rPr>
            <w:noProof/>
            <w:webHidden/>
          </w:rPr>
          <w:instrText xml:space="preserve"> PAGEREF _Toc208864108 \h </w:instrText>
        </w:r>
        <w:r>
          <w:rPr>
            <w:noProof/>
            <w:webHidden/>
          </w:rPr>
        </w:r>
        <w:r>
          <w:rPr>
            <w:noProof/>
            <w:webHidden/>
          </w:rPr>
          <w:fldChar w:fldCharType="separate"/>
        </w:r>
        <w:r>
          <w:rPr>
            <w:noProof/>
            <w:webHidden/>
          </w:rPr>
          <w:t>11</w:t>
        </w:r>
        <w:r>
          <w:rPr>
            <w:noProof/>
            <w:webHidden/>
          </w:rPr>
          <w:fldChar w:fldCharType="end"/>
        </w:r>
      </w:hyperlink>
    </w:p>
    <w:p w14:paraId="4684D8FE" w14:textId="68EF97F2" w:rsidR="00FA3C8D" w:rsidRDefault="00FA3C8D">
      <w:pPr>
        <w:pStyle w:val="TDC2"/>
        <w:rPr>
          <w:rFonts w:asciiTheme="minorHAnsi" w:eastAsiaTheme="minorEastAsia" w:hAnsiTheme="minorHAnsi" w:cstheme="minorBidi"/>
          <w:noProof/>
          <w:kern w:val="2"/>
          <w:szCs w:val="24"/>
          <w14:ligatures w14:val="standardContextual"/>
        </w:rPr>
      </w:pPr>
      <w:hyperlink w:anchor="_Toc208864109" w:history="1">
        <w:r w:rsidRPr="0085595E">
          <w:rPr>
            <w:rStyle w:val="Hipervnculo"/>
            <w:noProof/>
          </w:rPr>
          <w:t>2.4</w:t>
        </w:r>
        <w:r>
          <w:rPr>
            <w:rFonts w:asciiTheme="minorHAnsi" w:eastAsiaTheme="minorEastAsia" w:hAnsiTheme="minorHAnsi" w:cstheme="minorBidi"/>
            <w:noProof/>
            <w:kern w:val="2"/>
            <w:szCs w:val="24"/>
            <w14:ligatures w14:val="standardContextual"/>
          </w:rPr>
          <w:tab/>
        </w:r>
        <w:r w:rsidRPr="0085595E">
          <w:rPr>
            <w:rStyle w:val="Hipervnculo"/>
            <w:noProof/>
          </w:rPr>
          <w:t>Porcentaje parcial</w:t>
        </w:r>
        <w:r>
          <w:rPr>
            <w:noProof/>
            <w:webHidden/>
          </w:rPr>
          <w:tab/>
        </w:r>
        <w:r>
          <w:rPr>
            <w:noProof/>
            <w:webHidden/>
          </w:rPr>
          <w:fldChar w:fldCharType="begin"/>
        </w:r>
        <w:r>
          <w:rPr>
            <w:noProof/>
            <w:webHidden/>
          </w:rPr>
          <w:instrText xml:space="preserve"> PAGEREF _Toc208864109 \h </w:instrText>
        </w:r>
        <w:r>
          <w:rPr>
            <w:noProof/>
            <w:webHidden/>
          </w:rPr>
        </w:r>
        <w:r>
          <w:rPr>
            <w:noProof/>
            <w:webHidden/>
          </w:rPr>
          <w:fldChar w:fldCharType="separate"/>
        </w:r>
        <w:r>
          <w:rPr>
            <w:noProof/>
            <w:webHidden/>
          </w:rPr>
          <w:t>12</w:t>
        </w:r>
        <w:r>
          <w:rPr>
            <w:noProof/>
            <w:webHidden/>
          </w:rPr>
          <w:fldChar w:fldCharType="end"/>
        </w:r>
      </w:hyperlink>
    </w:p>
    <w:p w14:paraId="718554EC" w14:textId="3B1AB9E8" w:rsidR="00FA3C8D" w:rsidRDefault="00FA3C8D">
      <w:pPr>
        <w:pStyle w:val="TDC2"/>
        <w:rPr>
          <w:rFonts w:asciiTheme="minorHAnsi" w:eastAsiaTheme="minorEastAsia" w:hAnsiTheme="minorHAnsi" w:cstheme="minorBidi"/>
          <w:noProof/>
          <w:kern w:val="2"/>
          <w:szCs w:val="24"/>
          <w14:ligatures w14:val="standardContextual"/>
        </w:rPr>
      </w:pPr>
      <w:hyperlink w:anchor="_Toc208864110" w:history="1">
        <w:r w:rsidRPr="0085595E">
          <w:rPr>
            <w:rStyle w:val="Hipervnculo"/>
            <w:noProof/>
          </w:rPr>
          <w:t>2.5</w:t>
        </w:r>
        <w:r>
          <w:rPr>
            <w:rFonts w:asciiTheme="minorHAnsi" w:eastAsiaTheme="minorEastAsia" w:hAnsiTheme="minorHAnsi" w:cstheme="minorBidi"/>
            <w:noProof/>
            <w:kern w:val="2"/>
            <w:szCs w:val="24"/>
            <w14:ligatures w14:val="standardContextual"/>
          </w:rPr>
          <w:tab/>
        </w:r>
        <w:r w:rsidRPr="0085595E">
          <w:rPr>
            <w:rStyle w:val="Hipervnculo"/>
            <w:noProof/>
          </w:rPr>
          <w:t>Porcentaje acumulado</w:t>
        </w:r>
        <w:r>
          <w:rPr>
            <w:noProof/>
            <w:webHidden/>
          </w:rPr>
          <w:tab/>
        </w:r>
        <w:r>
          <w:rPr>
            <w:noProof/>
            <w:webHidden/>
          </w:rPr>
          <w:fldChar w:fldCharType="begin"/>
        </w:r>
        <w:r>
          <w:rPr>
            <w:noProof/>
            <w:webHidden/>
          </w:rPr>
          <w:instrText xml:space="preserve"> PAGEREF _Toc208864110 \h </w:instrText>
        </w:r>
        <w:r>
          <w:rPr>
            <w:noProof/>
            <w:webHidden/>
          </w:rPr>
        </w:r>
        <w:r>
          <w:rPr>
            <w:noProof/>
            <w:webHidden/>
          </w:rPr>
          <w:fldChar w:fldCharType="separate"/>
        </w:r>
        <w:r>
          <w:rPr>
            <w:noProof/>
            <w:webHidden/>
          </w:rPr>
          <w:t>13</w:t>
        </w:r>
        <w:r>
          <w:rPr>
            <w:noProof/>
            <w:webHidden/>
          </w:rPr>
          <w:fldChar w:fldCharType="end"/>
        </w:r>
      </w:hyperlink>
    </w:p>
    <w:p w14:paraId="2317DAF8" w14:textId="37D4ED40"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111" w:history="1">
        <w:r w:rsidRPr="0085595E">
          <w:rPr>
            <w:rStyle w:val="Hipervnculo"/>
            <w:noProof/>
          </w:rPr>
          <w:t>3. PRODUCT BACKLOG</w:t>
        </w:r>
        <w:r>
          <w:rPr>
            <w:noProof/>
            <w:webHidden/>
          </w:rPr>
          <w:tab/>
        </w:r>
        <w:r>
          <w:rPr>
            <w:noProof/>
            <w:webHidden/>
          </w:rPr>
          <w:fldChar w:fldCharType="begin"/>
        </w:r>
        <w:r>
          <w:rPr>
            <w:noProof/>
            <w:webHidden/>
          </w:rPr>
          <w:instrText xml:space="preserve"> PAGEREF _Toc208864111 \h </w:instrText>
        </w:r>
        <w:r>
          <w:rPr>
            <w:noProof/>
            <w:webHidden/>
          </w:rPr>
        </w:r>
        <w:r>
          <w:rPr>
            <w:noProof/>
            <w:webHidden/>
          </w:rPr>
          <w:fldChar w:fldCharType="separate"/>
        </w:r>
        <w:r>
          <w:rPr>
            <w:noProof/>
            <w:webHidden/>
          </w:rPr>
          <w:t>15</w:t>
        </w:r>
        <w:r>
          <w:rPr>
            <w:noProof/>
            <w:webHidden/>
          </w:rPr>
          <w:fldChar w:fldCharType="end"/>
        </w:r>
      </w:hyperlink>
    </w:p>
    <w:p w14:paraId="65383209" w14:textId="23E4FD5D"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112" w:history="1">
        <w:r w:rsidRPr="0085595E">
          <w:rPr>
            <w:rStyle w:val="Hipervnculo"/>
            <w:noProof/>
          </w:rPr>
          <w:t>4. SPRINT BACKLOG Y VISTA EXTERNA</w:t>
        </w:r>
        <w:r>
          <w:rPr>
            <w:noProof/>
            <w:webHidden/>
          </w:rPr>
          <w:tab/>
        </w:r>
        <w:r>
          <w:rPr>
            <w:noProof/>
            <w:webHidden/>
          </w:rPr>
          <w:fldChar w:fldCharType="begin"/>
        </w:r>
        <w:r>
          <w:rPr>
            <w:noProof/>
            <w:webHidden/>
          </w:rPr>
          <w:instrText xml:space="preserve"> PAGEREF _Toc208864112 \h </w:instrText>
        </w:r>
        <w:r>
          <w:rPr>
            <w:noProof/>
            <w:webHidden/>
          </w:rPr>
        </w:r>
        <w:r>
          <w:rPr>
            <w:noProof/>
            <w:webHidden/>
          </w:rPr>
          <w:fldChar w:fldCharType="separate"/>
        </w:r>
        <w:r>
          <w:rPr>
            <w:noProof/>
            <w:webHidden/>
          </w:rPr>
          <w:t>19</w:t>
        </w:r>
        <w:r>
          <w:rPr>
            <w:noProof/>
            <w:webHidden/>
          </w:rPr>
          <w:fldChar w:fldCharType="end"/>
        </w:r>
      </w:hyperlink>
    </w:p>
    <w:p w14:paraId="37E46A39" w14:textId="6D18C381" w:rsidR="00FA3C8D" w:rsidRDefault="00FA3C8D">
      <w:pPr>
        <w:pStyle w:val="TDC2"/>
        <w:rPr>
          <w:rFonts w:asciiTheme="minorHAnsi" w:eastAsiaTheme="minorEastAsia" w:hAnsiTheme="minorHAnsi" w:cstheme="minorBidi"/>
          <w:noProof/>
          <w:kern w:val="2"/>
          <w:szCs w:val="24"/>
          <w14:ligatures w14:val="standardContextual"/>
        </w:rPr>
      </w:pPr>
      <w:hyperlink w:anchor="_Toc208864113" w:history="1">
        <w:r w:rsidRPr="0085595E">
          <w:rPr>
            <w:rStyle w:val="Hipervnculo"/>
            <w:noProof/>
          </w:rPr>
          <w:t>4.1</w:t>
        </w:r>
        <w:r>
          <w:rPr>
            <w:rFonts w:asciiTheme="minorHAnsi" w:eastAsiaTheme="minorEastAsia" w:hAnsiTheme="minorHAnsi" w:cstheme="minorBidi"/>
            <w:noProof/>
            <w:kern w:val="2"/>
            <w:szCs w:val="24"/>
            <w14:ligatures w14:val="standardContextual"/>
          </w:rPr>
          <w:tab/>
        </w:r>
        <w:r w:rsidRPr="0085595E">
          <w:rPr>
            <w:rStyle w:val="Hipervnculo"/>
            <w:noProof/>
          </w:rPr>
          <w:t>Sprint backlog</w:t>
        </w:r>
        <w:r>
          <w:rPr>
            <w:noProof/>
            <w:webHidden/>
          </w:rPr>
          <w:tab/>
        </w:r>
        <w:r>
          <w:rPr>
            <w:noProof/>
            <w:webHidden/>
          </w:rPr>
          <w:fldChar w:fldCharType="begin"/>
        </w:r>
        <w:r>
          <w:rPr>
            <w:noProof/>
            <w:webHidden/>
          </w:rPr>
          <w:instrText xml:space="preserve"> PAGEREF _Toc208864113 \h </w:instrText>
        </w:r>
        <w:r>
          <w:rPr>
            <w:noProof/>
            <w:webHidden/>
          </w:rPr>
        </w:r>
        <w:r>
          <w:rPr>
            <w:noProof/>
            <w:webHidden/>
          </w:rPr>
          <w:fldChar w:fldCharType="separate"/>
        </w:r>
        <w:r>
          <w:rPr>
            <w:noProof/>
            <w:webHidden/>
          </w:rPr>
          <w:t>19</w:t>
        </w:r>
        <w:r>
          <w:rPr>
            <w:noProof/>
            <w:webHidden/>
          </w:rPr>
          <w:fldChar w:fldCharType="end"/>
        </w:r>
      </w:hyperlink>
    </w:p>
    <w:p w14:paraId="50CBD636" w14:textId="2C3C834F" w:rsidR="00FA3C8D" w:rsidRDefault="00FA3C8D">
      <w:pPr>
        <w:pStyle w:val="TDC2"/>
        <w:rPr>
          <w:rFonts w:asciiTheme="minorHAnsi" w:eastAsiaTheme="minorEastAsia" w:hAnsiTheme="minorHAnsi" w:cstheme="minorBidi"/>
          <w:noProof/>
          <w:kern w:val="2"/>
          <w:szCs w:val="24"/>
          <w14:ligatures w14:val="standardContextual"/>
        </w:rPr>
      </w:pPr>
      <w:hyperlink w:anchor="_Toc208864114" w:history="1">
        <w:r w:rsidRPr="0085595E">
          <w:rPr>
            <w:rStyle w:val="Hipervnculo"/>
            <w:noProof/>
          </w:rPr>
          <w:t>4.2</w:t>
        </w:r>
        <w:r>
          <w:rPr>
            <w:rFonts w:asciiTheme="minorHAnsi" w:eastAsiaTheme="minorEastAsia" w:hAnsiTheme="minorHAnsi" w:cstheme="minorBidi"/>
            <w:noProof/>
            <w:kern w:val="2"/>
            <w:szCs w:val="24"/>
            <w14:ligatures w14:val="standardContextual"/>
          </w:rPr>
          <w:tab/>
        </w:r>
        <w:r w:rsidRPr="0085595E">
          <w:rPr>
            <w:rStyle w:val="Hipervnculo"/>
            <w:noProof/>
          </w:rPr>
          <w:t>Vista externa ( Casos de uso )</w:t>
        </w:r>
        <w:r>
          <w:rPr>
            <w:noProof/>
            <w:webHidden/>
          </w:rPr>
          <w:tab/>
        </w:r>
        <w:r>
          <w:rPr>
            <w:noProof/>
            <w:webHidden/>
          </w:rPr>
          <w:fldChar w:fldCharType="begin"/>
        </w:r>
        <w:r>
          <w:rPr>
            <w:noProof/>
            <w:webHidden/>
          </w:rPr>
          <w:instrText xml:space="preserve"> PAGEREF _Toc208864114 \h </w:instrText>
        </w:r>
        <w:r>
          <w:rPr>
            <w:noProof/>
            <w:webHidden/>
          </w:rPr>
        </w:r>
        <w:r>
          <w:rPr>
            <w:noProof/>
            <w:webHidden/>
          </w:rPr>
          <w:fldChar w:fldCharType="separate"/>
        </w:r>
        <w:r>
          <w:rPr>
            <w:noProof/>
            <w:webHidden/>
          </w:rPr>
          <w:t>21</w:t>
        </w:r>
        <w:r>
          <w:rPr>
            <w:noProof/>
            <w:webHidden/>
          </w:rPr>
          <w:fldChar w:fldCharType="end"/>
        </w:r>
      </w:hyperlink>
    </w:p>
    <w:p w14:paraId="36E5B6BA" w14:textId="3FD588F0"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115" w:history="1">
        <w:r w:rsidRPr="0085595E">
          <w:rPr>
            <w:rStyle w:val="Hipervnculo"/>
            <w:noProof/>
          </w:rPr>
          <w:t>5. SPRINT VISTAS</w:t>
        </w:r>
        <w:r>
          <w:rPr>
            <w:noProof/>
            <w:webHidden/>
          </w:rPr>
          <w:tab/>
        </w:r>
        <w:r>
          <w:rPr>
            <w:noProof/>
            <w:webHidden/>
          </w:rPr>
          <w:fldChar w:fldCharType="begin"/>
        </w:r>
        <w:r>
          <w:rPr>
            <w:noProof/>
            <w:webHidden/>
          </w:rPr>
          <w:instrText xml:space="preserve"> PAGEREF _Toc208864115 \h </w:instrText>
        </w:r>
        <w:r>
          <w:rPr>
            <w:noProof/>
            <w:webHidden/>
          </w:rPr>
        </w:r>
        <w:r>
          <w:rPr>
            <w:noProof/>
            <w:webHidden/>
          </w:rPr>
          <w:fldChar w:fldCharType="separate"/>
        </w:r>
        <w:r>
          <w:rPr>
            <w:noProof/>
            <w:webHidden/>
          </w:rPr>
          <w:t>67</w:t>
        </w:r>
        <w:r>
          <w:rPr>
            <w:noProof/>
            <w:webHidden/>
          </w:rPr>
          <w:fldChar w:fldCharType="end"/>
        </w:r>
      </w:hyperlink>
    </w:p>
    <w:p w14:paraId="259FC0A2" w14:textId="76F9720C" w:rsidR="00FA3C8D" w:rsidRDefault="00FA3C8D">
      <w:pPr>
        <w:pStyle w:val="TDC2"/>
        <w:rPr>
          <w:rFonts w:asciiTheme="minorHAnsi" w:eastAsiaTheme="minorEastAsia" w:hAnsiTheme="minorHAnsi" w:cstheme="minorBidi"/>
          <w:noProof/>
          <w:kern w:val="2"/>
          <w:szCs w:val="24"/>
          <w14:ligatures w14:val="standardContextual"/>
        </w:rPr>
      </w:pPr>
      <w:hyperlink w:anchor="_Toc208864116" w:history="1">
        <w:r w:rsidRPr="0085595E">
          <w:rPr>
            <w:rStyle w:val="Hipervnculo"/>
            <w:noProof/>
          </w:rPr>
          <w:t>5.1</w:t>
        </w:r>
        <w:r>
          <w:rPr>
            <w:rFonts w:asciiTheme="minorHAnsi" w:eastAsiaTheme="minorEastAsia" w:hAnsiTheme="minorHAnsi" w:cstheme="minorBidi"/>
            <w:noProof/>
            <w:kern w:val="2"/>
            <w:szCs w:val="24"/>
            <w14:ligatures w14:val="standardContextual"/>
          </w:rPr>
          <w:tab/>
        </w:r>
        <w:r w:rsidRPr="0085595E">
          <w:rPr>
            <w:rStyle w:val="Hipervnculo"/>
            <w:noProof/>
          </w:rPr>
          <w:t>Vista lógica</w:t>
        </w:r>
        <w:r>
          <w:rPr>
            <w:noProof/>
            <w:webHidden/>
          </w:rPr>
          <w:tab/>
        </w:r>
        <w:r>
          <w:rPr>
            <w:noProof/>
            <w:webHidden/>
          </w:rPr>
          <w:fldChar w:fldCharType="begin"/>
        </w:r>
        <w:r>
          <w:rPr>
            <w:noProof/>
            <w:webHidden/>
          </w:rPr>
          <w:instrText xml:space="preserve"> PAGEREF _Toc208864116 \h </w:instrText>
        </w:r>
        <w:r>
          <w:rPr>
            <w:noProof/>
            <w:webHidden/>
          </w:rPr>
        </w:r>
        <w:r>
          <w:rPr>
            <w:noProof/>
            <w:webHidden/>
          </w:rPr>
          <w:fldChar w:fldCharType="separate"/>
        </w:r>
        <w:r>
          <w:rPr>
            <w:noProof/>
            <w:webHidden/>
          </w:rPr>
          <w:t>67</w:t>
        </w:r>
        <w:r>
          <w:rPr>
            <w:noProof/>
            <w:webHidden/>
          </w:rPr>
          <w:fldChar w:fldCharType="end"/>
        </w:r>
      </w:hyperlink>
    </w:p>
    <w:p w14:paraId="7CADD021" w14:textId="42F18282" w:rsidR="00FA3C8D" w:rsidRDefault="00FA3C8D">
      <w:pPr>
        <w:pStyle w:val="TDC3"/>
        <w:rPr>
          <w:rFonts w:asciiTheme="minorHAnsi" w:eastAsiaTheme="minorEastAsia" w:hAnsiTheme="minorHAnsi" w:cstheme="minorBidi"/>
          <w:iCs w:val="0"/>
          <w:smallCaps w:val="0"/>
          <w:noProof/>
          <w:kern w:val="2"/>
          <w:sz w:val="24"/>
          <w:szCs w:val="24"/>
          <w14:ligatures w14:val="standardContextual"/>
        </w:rPr>
      </w:pPr>
      <w:hyperlink w:anchor="_Toc208864117" w:history="1">
        <w:r w:rsidRPr="0085595E">
          <w:rPr>
            <w:rStyle w:val="Hipervnculo"/>
            <w:noProof/>
          </w:rPr>
          <w:t>5.1.1</w:t>
        </w:r>
        <w:r>
          <w:rPr>
            <w:rFonts w:asciiTheme="minorHAnsi" w:eastAsiaTheme="minorEastAsia" w:hAnsiTheme="minorHAnsi" w:cstheme="minorBidi"/>
            <w:iCs w:val="0"/>
            <w:smallCaps w:val="0"/>
            <w:noProof/>
            <w:kern w:val="2"/>
            <w:sz w:val="24"/>
            <w:szCs w:val="24"/>
            <w14:ligatures w14:val="standardContextual"/>
          </w:rPr>
          <w:tab/>
        </w:r>
        <w:r w:rsidRPr="0085595E">
          <w:rPr>
            <w:rStyle w:val="Hipervnculo"/>
            <w:noProof/>
          </w:rPr>
          <w:t>Diagrama de clases</w:t>
        </w:r>
        <w:r>
          <w:rPr>
            <w:noProof/>
            <w:webHidden/>
          </w:rPr>
          <w:tab/>
        </w:r>
        <w:r>
          <w:rPr>
            <w:noProof/>
            <w:webHidden/>
          </w:rPr>
          <w:fldChar w:fldCharType="begin"/>
        </w:r>
        <w:r>
          <w:rPr>
            <w:noProof/>
            <w:webHidden/>
          </w:rPr>
          <w:instrText xml:space="preserve"> PAGEREF _Toc208864117 \h </w:instrText>
        </w:r>
        <w:r>
          <w:rPr>
            <w:noProof/>
            <w:webHidden/>
          </w:rPr>
        </w:r>
        <w:r>
          <w:rPr>
            <w:noProof/>
            <w:webHidden/>
          </w:rPr>
          <w:fldChar w:fldCharType="separate"/>
        </w:r>
        <w:r>
          <w:rPr>
            <w:noProof/>
            <w:webHidden/>
          </w:rPr>
          <w:t>67</w:t>
        </w:r>
        <w:r>
          <w:rPr>
            <w:noProof/>
            <w:webHidden/>
          </w:rPr>
          <w:fldChar w:fldCharType="end"/>
        </w:r>
      </w:hyperlink>
    </w:p>
    <w:p w14:paraId="3316748E" w14:textId="1C55F8BD" w:rsidR="00FA3C8D" w:rsidRDefault="00FA3C8D">
      <w:pPr>
        <w:pStyle w:val="TDC3"/>
        <w:rPr>
          <w:rFonts w:asciiTheme="minorHAnsi" w:eastAsiaTheme="minorEastAsia" w:hAnsiTheme="minorHAnsi" w:cstheme="minorBidi"/>
          <w:iCs w:val="0"/>
          <w:smallCaps w:val="0"/>
          <w:noProof/>
          <w:kern w:val="2"/>
          <w:sz w:val="24"/>
          <w:szCs w:val="24"/>
          <w14:ligatures w14:val="standardContextual"/>
        </w:rPr>
      </w:pPr>
      <w:hyperlink w:anchor="_Toc208864118" w:history="1">
        <w:r w:rsidRPr="0085595E">
          <w:rPr>
            <w:rStyle w:val="Hipervnculo"/>
            <w:noProof/>
          </w:rPr>
          <w:t>5.1.2</w:t>
        </w:r>
        <w:r>
          <w:rPr>
            <w:rFonts w:asciiTheme="minorHAnsi" w:eastAsiaTheme="minorEastAsia" w:hAnsiTheme="minorHAnsi" w:cstheme="minorBidi"/>
            <w:iCs w:val="0"/>
            <w:smallCaps w:val="0"/>
            <w:noProof/>
            <w:kern w:val="2"/>
            <w:sz w:val="24"/>
            <w:szCs w:val="24"/>
            <w14:ligatures w14:val="standardContextual"/>
          </w:rPr>
          <w:tab/>
        </w:r>
        <w:r w:rsidRPr="0085595E">
          <w:rPr>
            <w:rStyle w:val="Hipervnculo"/>
            <w:noProof/>
          </w:rPr>
          <w:t>Modelado de datos</w:t>
        </w:r>
        <w:r>
          <w:rPr>
            <w:noProof/>
            <w:webHidden/>
          </w:rPr>
          <w:tab/>
        </w:r>
        <w:r>
          <w:rPr>
            <w:noProof/>
            <w:webHidden/>
          </w:rPr>
          <w:fldChar w:fldCharType="begin"/>
        </w:r>
        <w:r>
          <w:rPr>
            <w:noProof/>
            <w:webHidden/>
          </w:rPr>
          <w:instrText xml:space="preserve"> PAGEREF _Toc208864118 \h </w:instrText>
        </w:r>
        <w:r>
          <w:rPr>
            <w:noProof/>
            <w:webHidden/>
          </w:rPr>
        </w:r>
        <w:r>
          <w:rPr>
            <w:noProof/>
            <w:webHidden/>
          </w:rPr>
          <w:fldChar w:fldCharType="separate"/>
        </w:r>
        <w:r>
          <w:rPr>
            <w:noProof/>
            <w:webHidden/>
          </w:rPr>
          <w:t>69</w:t>
        </w:r>
        <w:r>
          <w:rPr>
            <w:noProof/>
            <w:webHidden/>
          </w:rPr>
          <w:fldChar w:fldCharType="end"/>
        </w:r>
      </w:hyperlink>
    </w:p>
    <w:p w14:paraId="7F823B15" w14:textId="52913290" w:rsidR="00FA3C8D" w:rsidRDefault="00FA3C8D">
      <w:pPr>
        <w:pStyle w:val="TDC2"/>
        <w:rPr>
          <w:rFonts w:asciiTheme="minorHAnsi" w:eastAsiaTheme="minorEastAsia" w:hAnsiTheme="minorHAnsi" w:cstheme="minorBidi"/>
          <w:noProof/>
          <w:kern w:val="2"/>
          <w:szCs w:val="24"/>
          <w14:ligatures w14:val="standardContextual"/>
        </w:rPr>
      </w:pPr>
      <w:hyperlink w:anchor="_Toc208864119" w:history="1">
        <w:r w:rsidRPr="0085595E">
          <w:rPr>
            <w:rStyle w:val="Hipervnculo"/>
            <w:noProof/>
          </w:rPr>
          <w:t>5.2</w:t>
        </w:r>
        <w:r>
          <w:rPr>
            <w:rFonts w:asciiTheme="minorHAnsi" w:eastAsiaTheme="minorEastAsia" w:hAnsiTheme="minorHAnsi" w:cstheme="minorBidi"/>
            <w:noProof/>
            <w:kern w:val="2"/>
            <w:szCs w:val="24"/>
            <w14:ligatures w14:val="standardContextual"/>
          </w:rPr>
          <w:tab/>
        </w:r>
        <w:r w:rsidRPr="0085595E">
          <w:rPr>
            <w:rStyle w:val="Hipervnculo"/>
            <w:noProof/>
          </w:rPr>
          <w:t>Vista de proceso:</w:t>
        </w:r>
        <w:r>
          <w:rPr>
            <w:noProof/>
            <w:webHidden/>
          </w:rPr>
          <w:tab/>
        </w:r>
        <w:r>
          <w:rPr>
            <w:noProof/>
            <w:webHidden/>
          </w:rPr>
          <w:fldChar w:fldCharType="begin"/>
        </w:r>
        <w:r>
          <w:rPr>
            <w:noProof/>
            <w:webHidden/>
          </w:rPr>
          <w:instrText xml:space="preserve"> PAGEREF _Toc208864119 \h </w:instrText>
        </w:r>
        <w:r>
          <w:rPr>
            <w:noProof/>
            <w:webHidden/>
          </w:rPr>
        </w:r>
        <w:r>
          <w:rPr>
            <w:noProof/>
            <w:webHidden/>
          </w:rPr>
          <w:fldChar w:fldCharType="separate"/>
        </w:r>
        <w:r>
          <w:rPr>
            <w:noProof/>
            <w:webHidden/>
          </w:rPr>
          <w:t>70</w:t>
        </w:r>
        <w:r>
          <w:rPr>
            <w:noProof/>
            <w:webHidden/>
          </w:rPr>
          <w:fldChar w:fldCharType="end"/>
        </w:r>
      </w:hyperlink>
    </w:p>
    <w:p w14:paraId="42218A1E" w14:textId="6828F273" w:rsidR="00FA3C8D" w:rsidRDefault="00FA3C8D">
      <w:pPr>
        <w:pStyle w:val="TDC3"/>
        <w:rPr>
          <w:rFonts w:asciiTheme="minorHAnsi" w:eastAsiaTheme="minorEastAsia" w:hAnsiTheme="minorHAnsi" w:cstheme="minorBidi"/>
          <w:iCs w:val="0"/>
          <w:smallCaps w:val="0"/>
          <w:noProof/>
          <w:kern w:val="2"/>
          <w:sz w:val="24"/>
          <w:szCs w:val="24"/>
          <w14:ligatures w14:val="standardContextual"/>
        </w:rPr>
      </w:pPr>
      <w:hyperlink w:anchor="_Toc208864120" w:history="1">
        <w:r w:rsidRPr="0085595E">
          <w:rPr>
            <w:rStyle w:val="Hipervnculo"/>
            <w:noProof/>
          </w:rPr>
          <w:t>5.2.1</w:t>
        </w:r>
        <w:r>
          <w:rPr>
            <w:rFonts w:asciiTheme="minorHAnsi" w:eastAsiaTheme="minorEastAsia" w:hAnsiTheme="minorHAnsi" w:cstheme="minorBidi"/>
            <w:iCs w:val="0"/>
            <w:smallCaps w:val="0"/>
            <w:noProof/>
            <w:kern w:val="2"/>
            <w:sz w:val="24"/>
            <w:szCs w:val="24"/>
            <w14:ligatures w14:val="standardContextual"/>
          </w:rPr>
          <w:tab/>
        </w:r>
        <w:r w:rsidRPr="0085595E">
          <w:rPr>
            <w:rStyle w:val="Hipervnculo"/>
            <w:noProof/>
          </w:rPr>
          <w:t>Diagramas de secuencias</w:t>
        </w:r>
        <w:r>
          <w:rPr>
            <w:noProof/>
            <w:webHidden/>
          </w:rPr>
          <w:tab/>
        </w:r>
        <w:r>
          <w:rPr>
            <w:noProof/>
            <w:webHidden/>
          </w:rPr>
          <w:fldChar w:fldCharType="begin"/>
        </w:r>
        <w:r>
          <w:rPr>
            <w:noProof/>
            <w:webHidden/>
          </w:rPr>
          <w:instrText xml:space="preserve"> PAGEREF _Toc208864120 \h </w:instrText>
        </w:r>
        <w:r>
          <w:rPr>
            <w:noProof/>
            <w:webHidden/>
          </w:rPr>
        </w:r>
        <w:r>
          <w:rPr>
            <w:noProof/>
            <w:webHidden/>
          </w:rPr>
          <w:fldChar w:fldCharType="separate"/>
        </w:r>
        <w:r>
          <w:rPr>
            <w:noProof/>
            <w:webHidden/>
          </w:rPr>
          <w:t>70</w:t>
        </w:r>
        <w:r>
          <w:rPr>
            <w:noProof/>
            <w:webHidden/>
          </w:rPr>
          <w:fldChar w:fldCharType="end"/>
        </w:r>
      </w:hyperlink>
    </w:p>
    <w:p w14:paraId="1BBC738C" w14:textId="7E2DF47D" w:rsidR="00FA3C8D" w:rsidRDefault="00FA3C8D">
      <w:pPr>
        <w:pStyle w:val="TDC2"/>
        <w:rPr>
          <w:rFonts w:asciiTheme="minorHAnsi" w:eastAsiaTheme="minorEastAsia" w:hAnsiTheme="minorHAnsi" w:cstheme="minorBidi"/>
          <w:noProof/>
          <w:kern w:val="2"/>
          <w:szCs w:val="24"/>
          <w14:ligatures w14:val="standardContextual"/>
        </w:rPr>
      </w:pPr>
      <w:hyperlink w:anchor="_Toc208864121" w:history="1">
        <w:r w:rsidRPr="0085595E">
          <w:rPr>
            <w:rStyle w:val="Hipervnculo"/>
            <w:noProof/>
          </w:rPr>
          <w:t>5.3</w:t>
        </w:r>
        <w:r>
          <w:rPr>
            <w:rFonts w:asciiTheme="minorHAnsi" w:eastAsiaTheme="minorEastAsia" w:hAnsiTheme="minorHAnsi" w:cstheme="minorBidi"/>
            <w:noProof/>
            <w:kern w:val="2"/>
            <w:szCs w:val="24"/>
            <w14:ligatures w14:val="standardContextual"/>
          </w:rPr>
          <w:tab/>
        </w:r>
        <w:r w:rsidRPr="0085595E">
          <w:rPr>
            <w:rStyle w:val="Hipervnculo"/>
            <w:noProof/>
          </w:rPr>
          <w:t>Vista desarrollo</w:t>
        </w:r>
        <w:r>
          <w:rPr>
            <w:noProof/>
            <w:webHidden/>
          </w:rPr>
          <w:tab/>
        </w:r>
        <w:r>
          <w:rPr>
            <w:noProof/>
            <w:webHidden/>
          </w:rPr>
          <w:fldChar w:fldCharType="begin"/>
        </w:r>
        <w:r>
          <w:rPr>
            <w:noProof/>
            <w:webHidden/>
          </w:rPr>
          <w:instrText xml:space="preserve"> PAGEREF _Toc208864121 \h </w:instrText>
        </w:r>
        <w:r>
          <w:rPr>
            <w:noProof/>
            <w:webHidden/>
          </w:rPr>
        </w:r>
        <w:r>
          <w:rPr>
            <w:noProof/>
            <w:webHidden/>
          </w:rPr>
          <w:fldChar w:fldCharType="separate"/>
        </w:r>
        <w:r>
          <w:rPr>
            <w:noProof/>
            <w:webHidden/>
          </w:rPr>
          <w:t>70</w:t>
        </w:r>
        <w:r>
          <w:rPr>
            <w:noProof/>
            <w:webHidden/>
          </w:rPr>
          <w:fldChar w:fldCharType="end"/>
        </w:r>
      </w:hyperlink>
    </w:p>
    <w:p w14:paraId="27A982C0" w14:textId="34F98F21" w:rsidR="00FA3C8D" w:rsidRDefault="00FA3C8D">
      <w:pPr>
        <w:pStyle w:val="TDC3"/>
        <w:rPr>
          <w:rFonts w:asciiTheme="minorHAnsi" w:eastAsiaTheme="minorEastAsia" w:hAnsiTheme="minorHAnsi" w:cstheme="minorBidi"/>
          <w:iCs w:val="0"/>
          <w:smallCaps w:val="0"/>
          <w:noProof/>
          <w:kern w:val="2"/>
          <w:sz w:val="24"/>
          <w:szCs w:val="24"/>
          <w14:ligatures w14:val="standardContextual"/>
        </w:rPr>
      </w:pPr>
      <w:hyperlink w:anchor="_Toc208864122" w:history="1">
        <w:r w:rsidRPr="0085595E">
          <w:rPr>
            <w:rStyle w:val="Hipervnculo"/>
            <w:noProof/>
          </w:rPr>
          <w:t>5.3.1</w:t>
        </w:r>
        <w:r>
          <w:rPr>
            <w:rFonts w:asciiTheme="minorHAnsi" w:eastAsiaTheme="minorEastAsia" w:hAnsiTheme="minorHAnsi" w:cstheme="minorBidi"/>
            <w:iCs w:val="0"/>
            <w:smallCaps w:val="0"/>
            <w:noProof/>
            <w:kern w:val="2"/>
            <w:sz w:val="24"/>
            <w:szCs w:val="24"/>
            <w14:ligatures w14:val="standardContextual"/>
          </w:rPr>
          <w:tab/>
        </w:r>
        <w:r w:rsidRPr="0085595E">
          <w:rPr>
            <w:rStyle w:val="Hipervnculo"/>
            <w:noProof/>
          </w:rPr>
          <w:t>Diagrama de componentes</w:t>
        </w:r>
        <w:r>
          <w:rPr>
            <w:noProof/>
            <w:webHidden/>
          </w:rPr>
          <w:tab/>
        </w:r>
        <w:r>
          <w:rPr>
            <w:noProof/>
            <w:webHidden/>
          </w:rPr>
          <w:fldChar w:fldCharType="begin"/>
        </w:r>
        <w:r>
          <w:rPr>
            <w:noProof/>
            <w:webHidden/>
          </w:rPr>
          <w:instrText xml:space="preserve"> PAGEREF _Toc208864122 \h </w:instrText>
        </w:r>
        <w:r>
          <w:rPr>
            <w:noProof/>
            <w:webHidden/>
          </w:rPr>
        </w:r>
        <w:r>
          <w:rPr>
            <w:noProof/>
            <w:webHidden/>
          </w:rPr>
          <w:fldChar w:fldCharType="separate"/>
        </w:r>
        <w:r>
          <w:rPr>
            <w:noProof/>
            <w:webHidden/>
          </w:rPr>
          <w:t>70</w:t>
        </w:r>
        <w:r>
          <w:rPr>
            <w:noProof/>
            <w:webHidden/>
          </w:rPr>
          <w:fldChar w:fldCharType="end"/>
        </w:r>
      </w:hyperlink>
    </w:p>
    <w:p w14:paraId="2D09BEC4" w14:textId="1897E73D" w:rsidR="00FA3C8D" w:rsidRDefault="00FA3C8D">
      <w:pPr>
        <w:pStyle w:val="TDC2"/>
        <w:rPr>
          <w:rFonts w:asciiTheme="minorHAnsi" w:eastAsiaTheme="minorEastAsia" w:hAnsiTheme="minorHAnsi" w:cstheme="minorBidi"/>
          <w:noProof/>
          <w:kern w:val="2"/>
          <w:szCs w:val="24"/>
          <w14:ligatures w14:val="standardContextual"/>
        </w:rPr>
      </w:pPr>
      <w:hyperlink w:anchor="_Toc208864123" w:history="1">
        <w:r w:rsidRPr="0085595E">
          <w:rPr>
            <w:rStyle w:val="Hipervnculo"/>
            <w:noProof/>
          </w:rPr>
          <w:t>5.4</w:t>
        </w:r>
        <w:r>
          <w:rPr>
            <w:rFonts w:asciiTheme="minorHAnsi" w:eastAsiaTheme="minorEastAsia" w:hAnsiTheme="minorHAnsi" w:cstheme="minorBidi"/>
            <w:noProof/>
            <w:kern w:val="2"/>
            <w:szCs w:val="24"/>
            <w14:ligatures w14:val="standardContextual"/>
          </w:rPr>
          <w:tab/>
        </w:r>
        <w:r w:rsidRPr="0085595E">
          <w:rPr>
            <w:rStyle w:val="Hipervnculo"/>
            <w:noProof/>
          </w:rPr>
          <w:t>Vista física</w:t>
        </w:r>
        <w:r>
          <w:rPr>
            <w:noProof/>
            <w:webHidden/>
          </w:rPr>
          <w:tab/>
        </w:r>
        <w:r>
          <w:rPr>
            <w:noProof/>
            <w:webHidden/>
          </w:rPr>
          <w:fldChar w:fldCharType="begin"/>
        </w:r>
        <w:r>
          <w:rPr>
            <w:noProof/>
            <w:webHidden/>
          </w:rPr>
          <w:instrText xml:space="preserve"> PAGEREF _Toc208864123 \h </w:instrText>
        </w:r>
        <w:r>
          <w:rPr>
            <w:noProof/>
            <w:webHidden/>
          </w:rPr>
        </w:r>
        <w:r>
          <w:rPr>
            <w:noProof/>
            <w:webHidden/>
          </w:rPr>
          <w:fldChar w:fldCharType="separate"/>
        </w:r>
        <w:r>
          <w:rPr>
            <w:noProof/>
            <w:webHidden/>
          </w:rPr>
          <w:t>72</w:t>
        </w:r>
        <w:r>
          <w:rPr>
            <w:noProof/>
            <w:webHidden/>
          </w:rPr>
          <w:fldChar w:fldCharType="end"/>
        </w:r>
      </w:hyperlink>
    </w:p>
    <w:p w14:paraId="69E835D3" w14:textId="7FB38307" w:rsidR="00FA3C8D" w:rsidRDefault="00FA3C8D">
      <w:pPr>
        <w:pStyle w:val="TDC3"/>
        <w:rPr>
          <w:rFonts w:asciiTheme="minorHAnsi" w:eastAsiaTheme="minorEastAsia" w:hAnsiTheme="minorHAnsi" w:cstheme="minorBidi"/>
          <w:iCs w:val="0"/>
          <w:smallCaps w:val="0"/>
          <w:noProof/>
          <w:kern w:val="2"/>
          <w:sz w:val="24"/>
          <w:szCs w:val="24"/>
          <w14:ligatures w14:val="standardContextual"/>
        </w:rPr>
      </w:pPr>
      <w:hyperlink w:anchor="_Toc208864124" w:history="1">
        <w:r w:rsidRPr="0085595E">
          <w:rPr>
            <w:rStyle w:val="Hipervnculo"/>
            <w:noProof/>
          </w:rPr>
          <w:t>5.4.1</w:t>
        </w:r>
        <w:r>
          <w:rPr>
            <w:rFonts w:asciiTheme="minorHAnsi" w:eastAsiaTheme="minorEastAsia" w:hAnsiTheme="minorHAnsi" w:cstheme="minorBidi"/>
            <w:iCs w:val="0"/>
            <w:smallCaps w:val="0"/>
            <w:noProof/>
            <w:kern w:val="2"/>
            <w:sz w:val="24"/>
            <w:szCs w:val="24"/>
            <w14:ligatures w14:val="standardContextual"/>
          </w:rPr>
          <w:tab/>
        </w:r>
        <w:r w:rsidRPr="0085595E">
          <w:rPr>
            <w:rStyle w:val="Hipervnculo"/>
            <w:noProof/>
          </w:rPr>
          <w:t>Diagrama de despliegue</w:t>
        </w:r>
        <w:r>
          <w:rPr>
            <w:noProof/>
            <w:webHidden/>
          </w:rPr>
          <w:tab/>
        </w:r>
        <w:r>
          <w:rPr>
            <w:noProof/>
            <w:webHidden/>
          </w:rPr>
          <w:fldChar w:fldCharType="begin"/>
        </w:r>
        <w:r>
          <w:rPr>
            <w:noProof/>
            <w:webHidden/>
          </w:rPr>
          <w:instrText xml:space="preserve"> PAGEREF _Toc208864124 \h </w:instrText>
        </w:r>
        <w:r>
          <w:rPr>
            <w:noProof/>
            <w:webHidden/>
          </w:rPr>
        </w:r>
        <w:r>
          <w:rPr>
            <w:noProof/>
            <w:webHidden/>
          </w:rPr>
          <w:fldChar w:fldCharType="separate"/>
        </w:r>
        <w:r>
          <w:rPr>
            <w:noProof/>
            <w:webHidden/>
          </w:rPr>
          <w:t>72</w:t>
        </w:r>
        <w:r>
          <w:rPr>
            <w:noProof/>
            <w:webHidden/>
          </w:rPr>
          <w:fldChar w:fldCharType="end"/>
        </w:r>
      </w:hyperlink>
    </w:p>
    <w:p w14:paraId="0C65CA94" w14:textId="0CC05334"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125" w:history="1">
        <w:r w:rsidRPr="0085595E">
          <w:rPr>
            <w:rStyle w:val="Hipervnculo"/>
            <w:noProof/>
          </w:rPr>
          <w:t>6. MANUAL DE INSTALACIÓN Y NAVEGACIÓN</w:t>
        </w:r>
        <w:r>
          <w:rPr>
            <w:noProof/>
            <w:webHidden/>
          </w:rPr>
          <w:tab/>
        </w:r>
        <w:r>
          <w:rPr>
            <w:noProof/>
            <w:webHidden/>
          </w:rPr>
          <w:fldChar w:fldCharType="begin"/>
        </w:r>
        <w:r>
          <w:rPr>
            <w:noProof/>
            <w:webHidden/>
          </w:rPr>
          <w:instrText xml:space="preserve"> PAGEREF _Toc208864125 \h </w:instrText>
        </w:r>
        <w:r>
          <w:rPr>
            <w:noProof/>
            <w:webHidden/>
          </w:rPr>
        </w:r>
        <w:r>
          <w:rPr>
            <w:noProof/>
            <w:webHidden/>
          </w:rPr>
          <w:fldChar w:fldCharType="separate"/>
        </w:r>
        <w:r>
          <w:rPr>
            <w:noProof/>
            <w:webHidden/>
          </w:rPr>
          <w:t>74</w:t>
        </w:r>
        <w:r>
          <w:rPr>
            <w:noProof/>
            <w:webHidden/>
          </w:rPr>
          <w:fldChar w:fldCharType="end"/>
        </w:r>
      </w:hyperlink>
    </w:p>
    <w:p w14:paraId="38194AF6" w14:textId="6C4ED8E0" w:rsidR="00FA3C8D" w:rsidRDefault="00FA3C8D">
      <w:pPr>
        <w:pStyle w:val="TDC2"/>
        <w:rPr>
          <w:rFonts w:asciiTheme="minorHAnsi" w:eastAsiaTheme="minorEastAsia" w:hAnsiTheme="minorHAnsi" w:cstheme="minorBidi"/>
          <w:noProof/>
          <w:kern w:val="2"/>
          <w:szCs w:val="24"/>
          <w14:ligatures w14:val="standardContextual"/>
        </w:rPr>
      </w:pPr>
      <w:hyperlink w:anchor="_Toc208864126" w:history="1">
        <w:r w:rsidRPr="0085595E">
          <w:rPr>
            <w:rStyle w:val="Hipervnculo"/>
            <w:noProof/>
          </w:rPr>
          <w:t>6.1</w:t>
        </w:r>
        <w:r>
          <w:rPr>
            <w:rFonts w:asciiTheme="minorHAnsi" w:eastAsiaTheme="minorEastAsia" w:hAnsiTheme="minorHAnsi" w:cstheme="minorBidi"/>
            <w:noProof/>
            <w:kern w:val="2"/>
            <w:szCs w:val="24"/>
            <w14:ligatures w14:val="standardContextual"/>
          </w:rPr>
          <w:tab/>
        </w:r>
        <w:r w:rsidRPr="0085595E">
          <w:rPr>
            <w:rStyle w:val="Hipervnculo"/>
            <w:noProof/>
          </w:rPr>
          <w:t>Requisitos de hardware</w:t>
        </w:r>
        <w:r>
          <w:rPr>
            <w:noProof/>
            <w:webHidden/>
          </w:rPr>
          <w:tab/>
        </w:r>
        <w:r>
          <w:rPr>
            <w:noProof/>
            <w:webHidden/>
          </w:rPr>
          <w:fldChar w:fldCharType="begin"/>
        </w:r>
        <w:r>
          <w:rPr>
            <w:noProof/>
            <w:webHidden/>
          </w:rPr>
          <w:instrText xml:space="preserve"> PAGEREF _Toc208864126 \h </w:instrText>
        </w:r>
        <w:r>
          <w:rPr>
            <w:noProof/>
            <w:webHidden/>
          </w:rPr>
        </w:r>
        <w:r>
          <w:rPr>
            <w:noProof/>
            <w:webHidden/>
          </w:rPr>
          <w:fldChar w:fldCharType="separate"/>
        </w:r>
        <w:r>
          <w:rPr>
            <w:noProof/>
            <w:webHidden/>
          </w:rPr>
          <w:t>74</w:t>
        </w:r>
        <w:r>
          <w:rPr>
            <w:noProof/>
            <w:webHidden/>
          </w:rPr>
          <w:fldChar w:fldCharType="end"/>
        </w:r>
      </w:hyperlink>
    </w:p>
    <w:p w14:paraId="3D5D85E0" w14:textId="48D14885" w:rsidR="00FA3C8D" w:rsidRDefault="00FA3C8D">
      <w:pPr>
        <w:pStyle w:val="TDC2"/>
        <w:rPr>
          <w:rFonts w:asciiTheme="minorHAnsi" w:eastAsiaTheme="minorEastAsia" w:hAnsiTheme="minorHAnsi" w:cstheme="minorBidi"/>
          <w:noProof/>
          <w:kern w:val="2"/>
          <w:szCs w:val="24"/>
          <w14:ligatures w14:val="standardContextual"/>
        </w:rPr>
      </w:pPr>
      <w:hyperlink w:anchor="_Toc208864127" w:history="1">
        <w:r w:rsidRPr="0085595E">
          <w:rPr>
            <w:rStyle w:val="Hipervnculo"/>
            <w:noProof/>
          </w:rPr>
          <w:t>6.2</w:t>
        </w:r>
        <w:r>
          <w:rPr>
            <w:rFonts w:asciiTheme="minorHAnsi" w:eastAsiaTheme="minorEastAsia" w:hAnsiTheme="minorHAnsi" w:cstheme="minorBidi"/>
            <w:noProof/>
            <w:kern w:val="2"/>
            <w:szCs w:val="24"/>
            <w14:ligatures w14:val="standardContextual"/>
          </w:rPr>
          <w:tab/>
        </w:r>
        <w:r w:rsidRPr="0085595E">
          <w:rPr>
            <w:rStyle w:val="Hipervnculo"/>
            <w:noProof/>
          </w:rPr>
          <w:t>Requisitos de Software</w:t>
        </w:r>
        <w:r>
          <w:rPr>
            <w:noProof/>
            <w:webHidden/>
          </w:rPr>
          <w:tab/>
        </w:r>
        <w:r>
          <w:rPr>
            <w:noProof/>
            <w:webHidden/>
          </w:rPr>
          <w:fldChar w:fldCharType="begin"/>
        </w:r>
        <w:r>
          <w:rPr>
            <w:noProof/>
            <w:webHidden/>
          </w:rPr>
          <w:instrText xml:space="preserve"> PAGEREF _Toc208864127 \h </w:instrText>
        </w:r>
        <w:r>
          <w:rPr>
            <w:noProof/>
            <w:webHidden/>
          </w:rPr>
        </w:r>
        <w:r>
          <w:rPr>
            <w:noProof/>
            <w:webHidden/>
          </w:rPr>
          <w:fldChar w:fldCharType="separate"/>
        </w:r>
        <w:r>
          <w:rPr>
            <w:noProof/>
            <w:webHidden/>
          </w:rPr>
          <w:t>74</w:t>
        </w:r>
        <w:r>
          <w:rPr>
            <w:noProof/>
            <w:webHidden/>
          </w:rPr>
          <w:fldChar w:fldCharType="end"/>
        </w:r>
      </w:hyperlink>
    </w:p>
    <w:p w14:paraId="47E5B94B" w14:textId="39E8A2EB" w:rsidR="00FA3C8D" w:rsidRDefault="00FA3C8D">
      <w:pPr>
        <w:pStyle w:val="TDC2"/>
        <w:rPr>
          <w:rFonts w:asciiTheme="minorHAnsi" w:eastAsiaTheme="minorEastAsia" w:hAnsiTheme="minorHAnsi" w:cstheme="minorBidi"/>
          <w:noProof/>
          <w:kern w:val="2"/>
          <w:szCs w:val="24"/>
          <w14:ligatures w14:val="standardContextual"/>
        </w:rPr>
      </w:pPr>
      <w:hyperlink w:anchor="_Toc208864128" w:history="1">
        <w:r w:rsidRPr="0085595E">
          <w:rPr>
            <w:rStyle w:val="Hipervnculo"/>
            <w:noProof/>
          </w:rPr>
          <w:t>6.3</w:t>
        </w:r>
        <w:r>
          <w:rPr>
            <w:rFonts w:asciiTheme="minorHAnsi" w:eastAsiaTheme="minorEastAsia" w:hAnsiTheme="minorHAnsi" w:cstheme="minorBidi"/>
            <w:noProof/>
            <w:kern w:val="2"/>
            <w:szCs w:val="24"/>
            <w14:ligatures w14:val="standardContextual"/>
          </w:rPr>
          <w:tab/>
        </w:r>
        <w:r w:rsidRPr="0085595E">
          <w:rPr>
            <w:rStyle w:val="Hipervnculo"/>
            <w:noProof/>
          </w:rPr>
          <w:t>Instalación de dependencias</w:t>
        </w:r>
        <w:r>
          <w:rPr>
            <w:noProof/>
            <w:webHidden/>
          </w:rPr>
          <w:tab/>
        </w:r>
        <w:r>
          <w:rPr>
            <w:noProof/>
            <w:webHidden/>
          </w:rPr>
          <w:fldChar w:fldCharType="begin"/>
        </w:r>
        <w:r>
          <w:rPr>
            <w:noProof/>
            <w:webHidden/>
          </w:rPr>
          <w:instrText xml:space="preserve"> PAGEREF _Toc208864128 \h </w:instrText>
        </w:r>
        <w:r>
          <w:rPr>
            <w:noProof/>
            <w:webHidden/>
          </w:rPr>
        </w:r>
        <w:r>
          <w:rPr>
            <w:noProof/>
            <w:webHidden/>
          </w:rPr>
          <w:fldChar w:fldCharType="separate"/>
        </w:r>
        <w:r>
          <w:rPr>
            <w:noProof/>
            <w:webHidden/>
          </w:rPr>
          <w:t>75</w:t>
        </w:r>
        <w:r>
          <w:rPr>
            <w:noProof/>
            <w:webHidden/>
          </w:rPr>
          <w:fldChar w:fldCharType="end"/>
        </w:r>
      </w:hyperlink>
    </w:p>
    <w:p w14:paraId="530240B2" w14:textId="34B99820" w:rsidR="00FA3C8D" w:rsidRDefault="00FA3C8D">
      <w:pPr>
        <w:pStyle w:val="TDC2"/>
        <w:rPr>
          <w:rFonts w:asciiTheme="minorHAnsi" w:eastAsiaTheme="minorEastAsia" w:hAnsiTheme="minorHAnsi" w:cstheme="minorBidi"/>
          <w:noProof/>
          <w:kern w:val="2"/>
          <w:szCs w:val="24"/>
          <w14:ligatures w14:val="standardContextual"/>
        </w:rPr>
      </w:pPr>
      <w:hyperlink w:anchor="_Toc208864129" w:history="1">
        <w:r w:rsidRPr="0085595E">
          <w:rPr>
            <w:rStyle w:val="Hipervnculo"/>
            <w:noProof/>
          </w:rPr>
          <w:t>6.4</w:t>
        </w:r>
        <w:r>
          <w:rPr>
            <w:rFonts w:asciiTheme="minorHAnsi" w:eastAsiaTheme="minorEastAsia" w:hAnsiTheme="minorHAnsi" w:cstheme="minorBidi"/>
            <w:noProof/>
            <w:kern w:val="2"/>
            <w:szCs w:val="24"/>
            <w14:ligatures w14:val="standardContextual"/>
          </w:rPr>
          <w:tab/>
        </w:r>
        <w:r w:rsidRPr="0085595E">
          <w:rPr>
            <w:rStyle w:val="Hipervnculo"/>
            <w:noProof/>
          </w:rPr>
          <w:t>Pasos para la instalación</w:t>
        </w:r>
        <w:r>
          <w:rPr>
            <w:noProof/>
            <w:webHidden/>
          </w:rPr>
          <w:tab/>
        </w:r>
        <w:r>
          <w:rPr>
            <w:noProof/>
            <w:webHidden/>
          </w:rPr>
          <w:fldChar w:fldCharType="begin"/>
        </w:r>
        <w:r>
          <w:rPr>
            <w:noProof/>
            <w:webHidden/>
          </w:rPr>
          <w:instrText xml:space="preserve"> PAGEREF _Toc208864129 \h </w:instrText>
        </w:r>
        <w:r>
          <w:rPr>
            <w:noProof/>
            <w:webHidden/>
          </w:rPr>
        </w:r>
        <w:r>
          <w:rPr>
            <w:noProof/>
            <w:webHidden/>
          </w:rPr>
          <w:fldChar w:fldCharType="separate"/>
        </w:r>
        <w:r>
          <w:rPr>
            <w:noProof/>
            <w:webHidden/>
          </w:rPr>
          <w:t>76</w:t>
        </w:r>
        <w:r>
          <w:rPr>
            <w:noProof/>
            <w:webHidden/>
          </w:rPr>
          <w:fldChar w:fldCharType="end"/>
        </w:r>
      </w:hyperlink>
    </w:p>
    <w:p w14:paraId="1878CD53" w14:textId="5F6F2D00" w:rsidR="00FA3C8D" w:rsidRDefault="00FA3C8D">
      <w:pPr>
        <w:pStyle w:val="TDC2"/>
        <w:rPr>
          <w:rFonts w:asciiTheme="minorHAnsi" w:eastAsiaTheme="minorEastAsia" w:hAnsiTheme="minorHAnsi" w:cstheme="minorBidi"/>
          <w:noProof/>
          <w:kern w:val="2"/>
          <w:szCs w:val="24"/>
          <w14:ligatures w14:val="standardContextual"/>
        </w:rPr>
      </w:pPr>
      <w:hyperlink w:anchor="_Toc208864130" w:history="1">
        <w:r w:rsidRPr="0085595E">
          <w:rPr>
            <w:rStyle w:val="Hipervnculo"/>
            <w:noProof/>
          </w:rPr>
          <w:t>6.5</w:t>
        </w:r>
        <w:r>
          <w:rPr>
            <w:rFonts w:asciiTheme="minorHAnsi" w:eastAsiaTheme="minorEastAsia" w:hAnsiTheme="minorHAnsi" w:cstheme="minorBidi"/>
            <w:noProof/>
            <w:kern w:val="2"/>
            <w:szCs w:val="24"/>
            <w14:ligatures w14:val="standardContextual"/>
          </w:rPr>
          <w:tab/>
        </w:r>
        <w:r w:rsidRPr="0085595E">
          <w:rPr>
            <w:rStyle w:val="Hipervnculo"/>
            <w:noProof/>
          </w:rPr>
          <w:t>Ejecución del sistema</w:t>
        </w:r>
        <w:r>
          <w:rPr>
            <w:noProof/>
            <w:webHidden/>
          </w:rPr>
          <w:tab/>
        </w:r>
        <w:r>
          <w:rPr>
            <w:noProof/>
            <w:webHidden/>
          </w:rPr>
          <w:fldChar w:fldCharType="begin"/>
        </w:r>
        <w:r>
          <w:rPr>
            <w:noProof/>
            <w:webHidden/>
          </w:rPr>
          <w:instrText xml:space="preserve"> PAGEREF _Toc208864130 \h </w:instrText>
        </w:r>
        <w:r>
          <w:rPr>
            <w:noProof/>
            <w:webHidden/>
          </w:rPr>
        </w:r>
        <w:r>
          <w:rPr>
            <w:noProof/>
            <w:webHidden/>
          </w:rPr>
          <w:fldChar w:fldCharType="separate"/>
        </w:r>
        <w:r>
          <w:rPr>
            <w:noProof/>
            <w:webHidden/>
          </w:rPr>
          <w:t>76</w:t>
        </w:r>
        <w:r>
          <w:rPr>
            <w:noProof/>
            <w:webHidden/>
          </w:rPr>
          <w:fldChar w:fldCharType="end"/>
        </w:r>
      </w:hyperlink>
    </w:p>
    <w:p w14:paraId="6D69A8C4" w14:textId="6D7A094D" w:rsidR="00FA3C8D" w:rsidRDefault="00FA3C8D">
      <w:pPr>
        <w:pStyle w:val="TDC2"/>
        <w:rPr>
          <w:rFonts w:asciiTheme="minorHAnsi" w:eastAsiaTheme="minorEastAsia" w:hAnsiTheme="minorHAnsi" w:cstheme="minorBidi"/>
          <w:noProof/>
          <w:kern w:val="2"/>
          <w:szCs w:val="24"/>
          <w14:ligatures w14:val="standardContextual"/>
        </w:rPr>
      </w:pPr>
      <w:hyperlink w:anchor="_Toc208864131" w:history="1">
        <w:r w:rsidRPr="0085595E">
          <w:rPr>
            <w:rStyle w:val="Hipervnculo"/>
            <w:noProof/>
          </w:rPr>
          <w:t>6.6</w:t>
        </w:r>
        <w:r>
          <w:rPr>
            <w:rFonts w:asciiTheme="minorHAnsi" w:eastAsiaTheme="minorEastAsia" w:hAnsiTheme="minorHAnsi" w:cstheme="minorBidi"/>
            <w:noProof/>
            <w:kern w:val="2"/>
            <w:szCs w:val="24"/>
            <w14:ligatures w14:val="standardContextual"/>
          </w:rPr>
          <w:tab/>
        </w:r>
        <w:r w:rsidRPr="0085595E">
          <w:rPr>
            <w:rStyle w:val="Hipervnculo"/>
            <w:noProof/>
          </w:rPr>
          <w:t>Solución de errores comunes</w:t>
        </w:r>
        <w:r>
          <w:rPr>
            <w:noProof/>
            <w:webHidden/>
          </w:rPr>
          <w:tab/>
        </w:r>
        <w:r>
          <w:rPr>
            <w:noProof/>
            <w:webHidden/>
          </w:rPr>
          <w:fldChar w:fldCharType="begin"/>
        </w:r>
        <w:r>
          <w:rPr>
            <w:noProof/>
            <w:webHidden/>
          </w:rPr>
          <w:instrText xml:space="preserve"> PAGEREF _Toc208864131 \h </w:instrText>
        </w:r>
        <w:r>
          <w:rPr>
            <w:noProof/>
            <w:webHidden/>
          </w:rPr>
        </w:r>
        <w:r>
          <w:rPr>
            <w:noProof/>
            <w:webHidden/>
          </w:rPr>
          <w:fldChar w:fldCharType="separate"/>
        </w:r>
        <w:r>
          <w:rPr>
            <w:noProof/>
            <w:webHidden/>
          </w:rPr>
          <w:t>77</w:t>
        </w:r>
        <w:r>
          <w:rPr>
            <w:noProof/>
            <w:webHidden/>
          </w:rPr>
          <w:fldChar w:fldCharType="end"/>
        </w:r>
      </w:hyperlink>
    </w:p>
    <w:p w14:paraId="097C4937" w14:textId="57D6925F" w:rsidR="00FA3C8D" w:rsidRDefault="00FA3C8D">
      <w:pPr>
        <w:pStyle w:val="TDC2"/>
        <w:rPr>
          <w:rFonts w:asciiTheme="minorHAnsi" w:eastAsiaTheme="minorEastAsia" w:hAnsiTheme="minorHAnsi" w:cstheme="minorBidi"/>
          <w:noProof/>
          <w:kern w:val="2"/>
          <w:szCs w:val="24"/>
          <w14:ligatures w14:val="standardContextual"/>
        </w:rPr>
      </w:pPr>
      <w:hyperlink w:anchor="_Toc208864132" w:history="1">
        <w:r w:rsidRPr="0085595E">
          <w:rPr>
            <w:rStyle w:val="Hipervnculo"/>
            <w:noProof/>
          </w:rPr>
          <w:t>6.7</w:t>
        </w:r>
        <w:r>
          <w:rPr>
            <w:rFonts w:asciiTheme="minorHAnsi" w:eastAsiaTheme="minorEastAsia" w:hAnsiTheme="minorHAnsi" w:cstheme="minorBidi"/>
            <w:noProof/>
            <w:kern w:val="2"/>
            <w:szCs w:val="24"/>
            <w14:ligatures w14:val="standardContextual"/>
          </w:rPr>
          <w:tab/>
        </w:r>
        <w:r w:rsidRPr="0085595E">
          <w:rPr>
            <w:rStyle w:val="Hipervnculo"/>
            <w:noProof/>
          </w:rPr>
          <w:t>Árbol de navegación</w:t>
        </w:r>
        <w:r>
          <w:rPr>
            <w:noProof/>
            <w:webHidden/>
          </w:rPr>
          <w:tab/>
        </w:r>
        <w:r>
          <w:rPr>
            <w:noProof/>
            <w:webHidden/>
          </w:rPr>
          <w:fldChar w:fldCharType="begin"/>
        </w:r>
        <w:r>
          <w:rPr>
            <w:noProof/>
            <w:webHidden/>
          </w:rPr>
          <w:instrText xml:space="preserve"> PAGEREF _Toc208864132 \h </w:instrText>
        </w:r>
        <w:r>
          <w:rPr>
            <w:noProof/>
            <w:webHidden/>
          </w:rPr>
        </w:r>
        <w:r>
          <w:rPr>
            <w:noProof/>
            <w:webHidden/>
          </w:rPr>
          <w:fldChar w:fldCharType="separate"/>
        </w:r>
        <w:r>
          <w:rPr>
            <w:noProof/>
            <w:webHidden/>
          </w:rPr>
          <w:t>78</w:t>
        </w:r>
        <w:r>
          <w:rPr>
            <w:noProof/>
            <w:webHidden/>
          </w:rPr>
          <w:fldChar w:fldCharType="end"/>
        </w:r>
      </w:hyperlink>
    </w:p>
    <w:p w14:paraId="00116693" w14:textId="4BB3C91F"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133" w:history="1">
        <w:r w:rsidRPr="0085595E">
          <w:rPr>
            <w:rStyle w:val="Hipervnculo"/>
            <w:noProof/>
          </w:rPr>
          <w:t>7. PRUEBAS UNITARIAS</w:t>
        </w:r>
        <w:r>
          <w:rPr>
            <w:noProof/>
            <w:webHidden/>
          </w:rPr>
          <w:tab/>
        </w:r>
        <w:r>
          <w:rPr>
            <w:noProof/>
            <w:webHidden/>
          </w:rPr>
          <w:fldChar w:fldCharType="begin"/>
        </w:r>
        <w:r>
          <w:rPr>
            <w:noProof/>
            <w:webHidden/>
          </w:rPr>
          <w:instrText xml:space="preserve"> PAGEREF _Toc208864133 \h </w:instrText>
        </w:r>
        <w:r>
          <w:rPr>
            <w:noProof/>
            <w:webHidden/>
          </w:rPr>
        </w:r>
        <w:r>
          <w:rPr>
            <w:noProof/>
            <w:webHidden/>
          </w:rPr>
          <w:fldChar w:fldCharType="separate"/>
        </w:r>
        <w:r>
          <w:rPr>
            <w:noProof/>
            <w:webHidden/>
          </w:rPr>
          <w:t>80</w:t>
        </w:r>
        <w:r>
          <w:rPr>
            <w:noProof/>
            <w:webHidden/>
          </w:rPr>
          <w:fldChar w:fldCharType="end"/>
        </w:r>
      </w:hyperlink>
    </w:p>
    <w:p w14:paraId="3698D398" w14:textId="2C1E67C2"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134" w:history="1">
        <w:r w:rsidRPr="0085595E">
          <w:rPr>
            <w:rStyle w:val="Hipervnculo"/>
            <w:noProof/>
          </w:rPr>
          <w:t>8. SPRINT REVIEW</w:t>
        </w:r>
        <w:r>
          <w:rPr>
            <w:noProof/>
            <w:webHidden/>
          </w:rPr>
          <w:tab/>
        </w:r>
        <w:r>
          <w:rPr>
            <w:noProof/>
            <w:webHidden/>
          </w:rPr>
          <w:fldChar w:fldCharType="begin"/>
        </w:r>
        <w:r>
          <w:rPr>
            <w:noProof/>
            <w:webHidden/>
          </w:rPr>
          <w:instrText xml:space="preserve"> PAGEREF _Toc208864134 \h </w:instrText>
        </w:r>
        <w:r>
          <w:rPr>
            <w:noProof/>
            <w:webHidden/>
          </w:rPr>
        </w:r>
        <w:r>
          <w:rPr>
            <w:noProof/>
            <w:webHidden/>
          </w:rPr>
          <w:fldChar w:fldCharType="separate"/>
        </w:r>
        <w:r>
          <w:rPr>
            <w:noProof/>
            <w:webHidden/>
          </w:rPr>
          <w:t>81</w:t>
        </w:r>
        <w:r>
          <w:rPr>
            <w:noProof/>
            <w:webHidden/>
          </w:rPr>
          <w:fldChar w:fldCharType="end"/>
        </w:r>
      </w:hyperlink>
    </w:p>
    <w:p w14:paraId="1FFA3EEC" w14:textId="1CA54562" w:rsidR="00FA3C8D" w:rsidRDefault="00FA3C8D">
      <w:pPr>
        <w:pStyle w:val="TDC2"/>
        <w:rPr>
          <w:rFonts w:asciiTheme="minorHAnsi" w:eastAsiaTheme="minorEastAsia" w:hAnsiTheme="minorHAnsi" w:cstheme="minorBidi"/>
          <w:noProof/>
          <w:kern w:val="2"/>
          <w:szCs w:val="24"/>
          <w14:ligatures w14:val="standardContextual"/>
        </w:rPr>
      </w:pPr>
      <w:hyperlink w:anchor="_Toc208864135" w:history="1">
        <w:r w:rsidRPr="0085595E">
          <w:rPr>
            <w:rStyle w:val="Hipervnculo"/>
            <w:noProof/>
          </w:rPr>
          <w:t>8.1</w:t>
        </w:r>
        <w:r>
          <w:rPr>
            <w:rFonts w:asciiTheme="minorHAnsi" w:eastAsiaTheme="minorEastAsia" w:hAnsiTheme="minorHAnsi" w:cstheme="minorBidi"/>
            <w:noProof/>
            <w:kern w:val="2"/>
            <w:szCs w:val="24"/>
            <w14:ligatures w14:val="standardContextual"/>
          </w:rPr>
          <w:tab/>
        </w:r>
        <w:r w:rsidRPr="0085595E">
          <w:rPr>
            <w:rStyle w:val="Hipervnculo"/>
            <w:noProof/>
          </w:rPr>
          <w:t>Backlog Review</w:t>
        </w:r>
        <w:r>
          <w:rPr>
            <w:noProof/>
            <w:webHidden/>
          </w:rPr>
          <w:tab/>
        </w:r>
        <w:r>
          <w:rPr>
            <w:noProof/>
            <w:webHidden/>
          </w:rPr>
          <w:fldChar w:fldCharType="begin"/>
        </w:r>
        <w:r>
          <w:rPr>
            <w:noProof/>
            <w:webHidden/>
          </w:rPr>
          <w:instrText xml:space="preserve"> PAGEREF _Toc208864135 \h </w:instrText>
        </w:r>
        <w:r>
          <w:rPr>
            <w:noProof/>
            <w:webHidden/>
          </w:rPr>
        </w:r>
        <w:r>
          <w:rPr>
            <w:noProof/>
            <w:webHidden/>
          </w:rPr>
          <w:fldChar w:fldCharType="separate"/>
        </w:r>
        <w:r>
          <w:rPr>
            <w:noProof/>
            <w:webHidden/>
          </w:rPr>
          <w:t>81</w:t>
        </w:r>
        <w:r>
          <w:rPr>
            <w:noProof/>
            <w:webHidden/>
          </w:rPr>
          <w:fldChar w:fldCharType="end"/>
        </w:r>
      </w:hyperlink>
    </w:p>
    <w:p w14:paraId="5E4C9689" w14:textId="02D324A5" w:rsidR="00FA3C8D" w:rsidRDefault="00FA3C8D">
      <w:pPr>
        <w:pStyle w:val="TDC2"/>
        <w:rPr>
          <w:rFonts w:asciiTheme="minorHAnsi" w:eastAsiaTheme="minorEastAsia" w:hAnsiTheme="minorHAnsi" w:cstheme="minorBidi"/>
          <w:noProof/>
          <w:kern w:val="2"/>
          <w:szCs w:val="24"/>
          <w14:ligatures w14:val="standardContextual"/>
        </w:rPr>
      </w:pPr>
      <w:hyperlink w:anchor="_Toc208864136" w:history="1">
        <w:r w:rsidRPr="0085595E">
          <w:rPr>
            <w:rStyle w:val="Hipervnculo"/>
            <w:noProof/>
          </w:rPr>
          <w:t>8.2</w:t>
        </w:r>
        <w:r>
          <w:rPr>
            <w:rFonts w:asciiTheme="minorHAnsi" w:eastAsiaTheme="minorEastAsia" w:hAnsiTheme="minorHAnsi" w:cstheme="minorBidi"/>
            <w:noProof/>
            <w:kern w:val="2"/>
            <w:szCs w:val="24"/>
            <w14:ligatures w14:val="standardContextual"/>
          </w:rPr>
          <w:tab/>
        </w:r>
        <w:r w:rsidRPr="0085595E">
          <w:rPr>
            <w:rStyle w:val="Hipervnculo"/>
            <w:noProof/>
          </w:rPr>
          <w:t>Tabla de esfuerzo</w:t>
        </w:r>
        <w:r>
          <w:rPr>
            <w:noProof/>
            <w:webHidden/>
          </w:rPr>
          <w:tab/>
        </w:r>
        <w:r>
          <w:rPr>
            <w:noProof/>
            <w:webHidden/>
          </w:rPr>
          <w:fldChar w:fldCharType="begin"/>
        </w:r>
        <w:r>
          <w:rPr>
            <w:noProof/>
            <w:webHidden/>
          </w:rPr>
          <w:instrText xml:space="preserve"> PAGEREF _Toc208864136 \h </w:instrText>
        </w:r>
        <w:r>
          <w:rPr>
            <w:noProof/>
            <w:webHidden/>
          </w:rPr>
        </w:r>
        <w:r>
          <w:rPr>
            <w:noProof/>
            <w:webHidden/>
          </w:rPr>
          <w:fldChar w:fldCharType="separate"/>
        </w:r>
        <w:r>
          <w:rPr>
            <w:noProof/>
            <w:webHidden/>
          </w:rPr>
          <w:t>82</w:t>
        </w:r>
        <w:r>
          <w:rPr>
            <w:noProof/>
            <w:webHidden/>
          </w:rPr>
          <w:fldChar w:fldCharType="end"/>
        </w:r>
      </w:hyperlink>
    </w:p>
    <w:p w14:paraId="3B37E574" w14:textId="7DD9998A" w:rsidR="00FA3C8D" w:rsidRDefault="00FA3C8D">
      <w:pPr>
        <w:pStyle w:val="TDC2"/>
        <w:rPr>
          <w:rFonts w:asciiTheme="minorHAnsi" w:eastAsiaTheme="minorEastAsia" w:hAnsiTheme="minorHAnsi" w:cstheme="minorBidi"/>
          <w:noProof/>
          <w:kern w:val="2"/>
          <w:szCs w:val="24"/>
          <w14:ligatures w14:val="standardContextual"/>
        </w:rPr>
      </w:pPr>
      <w:hyperlink w:anchor="_Toc208864137" w:history="1">
        <w:r w:rsidRPr="0085595E">
          <w:rPr>
            <w:rStyle w:val="Hipervnculo"/>
            <w:noProof/>
          </w:rPr>
          <w:t>8.3</w:t>
        </w:r>
        <w:r>
          <w:rPr>
            <w:rFonts w:asciiTheme="minorHAnsi" w:eastAsiaTheme="minorEastAsia" w:hAnsiTheme="minorHAnsi" w:cstheme="minorBidi"/>
            <w:noProof/>
            <w:kern w:val="2"/>
            <w:szCs w:val="24"/>
            <w14:ligatures w14:val="standardContextual"/>
          </w:rPr>
          <w:tab/>
        </w:r>
        <w:r w:rsidRPr="0085595E">
          <w:rPr>
            <w:rStyle w:val="Hipervnculo"/>
            <w:noProof/>
          </w:rPr>
          <w:t>Gráficos de seguimiento</w:t>
        </w:r>
        <w:r>
          <w:rPr>
            <w:noProof/>
            <w:webHidden/>
          </w:rPr>
          <w:tab/>
        </w:r>
        <w:r>
          <w:rPr>
            <w:noProof/>
            <w:webHidden/>
          </w:rPr>
          <w:fldChar w:fldCharType="begin"/>
        </w:r>
        <w:r>
          <w:rPr>
            <w:noProof/>
            <w:webHidden/>
          </w:rPr>
          <w:instrText xml:space="preserve"> PAGEREF _Toc208864137 \h </w:instrText>
        </w:r>
        <w:r>
          <w:rPr>
            <w:noProof/>
            <w:webHidden/>
          </w:rPr>
        </w:r>
        <w:r>
          <w:rPr>
            <w:noProof/>
            <w:webHidden/>
          </w:rPr>
          <w:fldChar w:fldCharType="separate"/>
        </w:r>
        <w:r>
          <w:rPr>
            <w:noProof/>
            <w:webHidden/>
          </w:rPr>
          <w:t>82</w:t>
        </w:r>
        <w:r>
          <w:rPr>
            <w:noProof/>
            <w:webHidden/>
          </w:rPr>
          <w:fldChar w:fldCharType="end"/>
        </w:r>
      </w:hyperlink>
    </w:p>
    <w:p w14:paraId="6A6A6B41" w14:textId="110F61FA" w:rsidR="00FA3C8D" w:rsidRDefault="00FA3C8D">
      <w:pPr>
        <w:pStyle w:val="TDC3"/>
        <w:rPr>
          <w:rFonts w:asciiTheme="minorHAnsi" w:eastAsiaTheme="minorEastAsia" w:hAnsiTheme="minorHAnsi" w:cstheme="minorBidi"/>
          <w:iCs w:val="0"/>
          <w:smallCaps w:val="0"/>
          <w:noProof/>
          <w:kern w:val="2"/>
          <w:sz w:val="24"/>
          <w:szCs w:val="24"/>
          <w14:ligatures w14:val="standardContextual"/>
        </w:rPr>
      </w:pPr>
      <w:hyperlink w:anchor="_Toc208864138" w:history="1">
        <w:r w:rsidRPr="0085595E">
          <w:rPr>
            <w:rStyle w:val="Hipervnculo"/>
            <w:noProof/>
          </w:rPr>
          <w:t>8.3.1</w:t>
        </w:r>
        <w:r>
          <w:rPr>
            <w:rFonts w:asciiTheme="minorHAnsi" w:eastAsiaTheme="minorEastAsia" w:hAnsiTheme="minorHAnsi" w:cstheme="minorBidi"/>
            <w:iCs w:val="0"/>
            <w:smallCaps w:val="0"/>
            <w:noProof/>
            <w:kern w:val="2"/>
            <w:sz w:val="24"/>
            <w:szCs w:val="24"/>
            <w14:ligatures w14:val="standardContextual"/>
          </w:rPr>
          <w:tab/>
        </w:r>
        <w:r w:rsidRPr="0085595E">
          <w:rPr>
            <w:rStyle w:val="Hipervnculo"/>
            <w:noProof/>
          </w:rPr>
          <w:t>Burn down chart</w:t>
        </w:r>
        <w:r>
          <w:rPr>
            <w:noProof/>
            <w:webHidden/>
          </w:rPr>
          <w:tab/>
        </w:r>
        <w:r>
          <w:rPr>
            <w:noProof/>
            <w:webHidden/>
          </w:rPr>
          <w:fldChar w:fldCharType="begin"/>
        </w:r>
        <w:r>
          <w:rPr>
            <w:noProof/>
            <w:webHidden/>
          </w:rPr>
          <w:instrText xml:space="preserve"> PAGEREF _Toc208864138 \h </w:instrText>
        </w:r>
        <w:r>
          <w:rPr>
            <w:noProof/>
            <w:webHidden/>
          </w:rPr>
        </w:r>
        <w:r>
          <w:rPr>
            <w:noProof/>
            <w:webHidden/>
          </w:rPr>
          <w:fldChar w:fldCharType="separate"/>
        </w:r>
        <w:r>
          <w:rPr>
            <w:noProof/>
            <w:webHidden/>
          </w:rPr>
          <w:t>83</w:t>
        </w:r>
        <w:r>
          <w:rPr>
            <w:noProof/>
            <w:webHidden/>
          </w:rPr>
          <w:fldChar w:fldCharType="end"/>
        </w:r>
      </w:hyperlink>
    </w:p>
    <w:p w14:paraId="0FA18DD5" w14:textId="0FB8E3B4" w:rsidR="00FA3C8D" w:rsidRDefault="00FA3C8D">
      <w:pPr>
        <w:pStyle w:val="TDC3"/>
        <w:rPr>
          <w:rFonts w:asciiTheme="minorHAnsi" w:eastAsiaTheme="minorEastAsia" w:hAnsiTheme="minorHAnsi" w:cstheme="minorBidi"/>
          <w:iCs w:val="0"/>
          <w:smallCaps w:val="0"/>
          <w:noProof/>
          <w:kern w:val="2"/>
          <w:sz w:val="24"/>
          <w:szCs w:val="24"/>
          <w14:ligatures w14:val="standardContextual"/>
        </w:rPr>
      </w:pPr>
      <w:hyperlink w:anchor="_Toc208864139" w:history="1">
        <w:r w:rsidRPr="0085595E">
          <w:rPr>
            <w:rStyle w:val="Hipervnculo"/>
            <w:noProof/>
          </w:rPr>
          <w:t>8.3.2</w:t>
        </w:r>
        <w:r>
          <w:rPr>
            <w:rFonts w:asciiTheme="minorHAnsi" w:eastAsiaTheme="minorEastAsia" w:hAnsiTheme="minorHAnsi" w:cstheme="minorBidi"/>
            <w:iCs w:val="0"/>
            <w:smallCaps w:val="0"/>
            <w:noProof/>
            <w:kern w:val="2"/>
            <w:sz w:val="24"/>
            <w:szCs w:val="24"/>
            <w14:ligatures w14:val="standardContextual"/>
          </w:rPr>
          <w:tab/>
        </w:r>
        <w:r w:rsidRPr="0085595E">
          <w:rPr>
            <w:rStyle w:val="Hipervnculo"/>
            <w:noProof/>
          </w:rPr>
          <w:t>Burn Up chart</w:t>
        </w:r>
        <w:r>
          <w:rPr>
            <w:noProof/>
            <w:webHidden/>
          </w:rPr>
          <w:tab/>
        </w:r>
        <w:r>
          <w:rPr>
            <w:noProof/>
            <w:webHidden/>
          </w:rPr>
          <w:fldChar w:fldCharType="begin"/>
        </w:r>
        <w:r>
          <w:rPr>
            <w:noProof/>
            <w:webHidden/>
          </w:rPr>
          <w:instrText xml:space="preserve"> PAGEREF _Toc208864139 \h </w:instrText>
        </w:r>
        <w:r>
          <w:rPr>
            <w:noProof/>
            <w:webHidden/>
          </w:rPr>
        </w:r>
        <w:r>
          <w:rPr>
            <w:noProof/>
            <w:webHidden/>
          </w:rPr>
          <w:fldChar w:fldCharType="separate"/>
        </w:r>
        <w:r>
          <w:rPr>
            <w:noProof/>
            <w:webHidden/>
          </w:rPr>
          <w:t>84</w:t>
        </w:r>
        <w:r>
          <w:rPr>
            <w:noProof/>
            <w:webHidden/>
          </w:rPr>
          <w:fldChar w:fldCharType="end"/>
        </w:r>
      </w:hyperlink>
    </w:p>
    <w:p w14:paraId="43CAE976" w14:textId="124DDCE6" w:rsidR="00FA3C8D" w:rsidRDefault="00FA3C8D">
      <w:pPr>
        <w:pStyle w:val="TDC3"/>
        <w:rPr>
          <w:rFonts w:asciiTheme="minorHAnsi" w:eastAsiaTheme="minorEastAsia" w:hAnsiTheme="minorHAnsi" w:cstheme="minorBidi"/>
          <w:iCs w:val="0"/>
          <w:smallCaps w:val="0"/>
          <w:noProof/>
          <w:kern w:val="2"/>
          <w:sz w:val="24"/>
          <w:szCs w:val="24"/>
          <w14:ligatures w14:val="standardContextual"/>
        </w:rPr>
      </w:pPr>
      <w:hyperlink w:anchor="_Toc208864140" w:history="1">
        <w:r w:rsidRPr="0085595E">
          <w:rPr>
            <w:rStyle w:val="Hipervnculo"/>
            <w:noProof/>
          </w:rPr>
          <w:t>8.3.3</w:t>
        </w:r>
        <w:r>
          <w:rPr>
            <w:rFonts w:asciiTheme="minorHAnsi" w:eastAsiaTheme="minorEastAsia" w:hAnsiTheme="minorHAnsi" w:cstheme="minorBidi"/>
            <w:iCs w:val="0"/>
            <w:smallCaps w:val="0"/>
            <w:noProof/>
            <w:kern w:val="2"/>
            <w:sz w:val="24"/>
            <w:szCs w:val="24"/>
            <w14:ligatures w14:val="standardContextual"/>
          </w:rPr>
          <w:tab/>
        </w:r>
        <w:r w:rsidRPr="0085595E">
          <w:rPr>
            <w:rStyle w:val="Hipervnculo"/>
            <w:noProof/>
          </w:rPr>
          <w:t>Velocidad del equipó</w:t>
        </w:r>
        <w:r>
          <w:rPr>
            <w:noProof/>
            <w:webHidden/>
          </w:rPr>
          <w:tab/>
        </w:r>
        <w:r>
          <w:rPr>
            <w:noProof/>
            <w:webHidden/>
          </w:rPr>
          <w:fldChar w:fldCharType="begin"/>
        </w:r>
        <w:r>
          <w:rPr>
            <w:noProof/>
            <w:webHidden/>
          </w:rPr>
          <w:instrText xml:space="preserve"> PAGEREF _Toc208864140 \h </w:instrText>
        </w:r>
        <w:r>
          <w:rPr>
            <w:noProof/>
            <w:webHidden/>
          </w:rPr>
        </w:r>
        <w:r>
          <w:rPr>
            <w:noProof/>
            <w:webHidden/>
          </w:rPr>
          <w:fldChar w:fldCharType="separate"/>
        </w:r>
        <w:r>
          <w:rPr>
            <w:noProof/>
            <w:webHidden/>
          </w:rPr>
          <w:t>84</w:t>
        </w:r>
        <w:r>
          <w:rPr>
            <w:noProof/>
            <w:webHidden/>
          </w:rPr>
          <w:fldChar w:fldCharType="end"/>
        </w:r>
      </w:hyperlink>
    </w:p>
    <w:p w14:paraId="5A6B3FD6" w14:textId="7C1D28AF" w:rsidR="00FA3C8D" w:rsidRDefault="00FA3C8D">
      <w:pPr>
        <w:pStyle w:val="TDC2"/>
        <w:rPr>
          <w:rFonts w:asciiTheme="minorHAnsi" w:eastAsiaTheme="minorEastAsia" w:hAnsiTheme="minorHAnsi" w:cstheme="minorBidi"/>
          <w:noProof/>
          <w:kern w:val="2"/>
          <w:szCs w:val="24"/>
          <w14:ligatures w14:val="standardContextual"/>
        </w:rPr>
      </w:pPr>
      <w:hyperlink w:anchor="_Toc208864141" w:history="1">
        <w:r w:rsidRPr="0085595E">
          <w:rPr>
            <w:rStyle w:val="Hipervnculo"/>
            <w:noProof/>
          </w:rPr>
          <w:t>8.4</w:t>
        </w:r>
        <w:r>
          <w:rPr>
            <w:rFonts w:asciiTheme="minorHAnsi" w:eastAsiaTheme="minorEastAsia" w:hAnsiTheme="minorHAnsi" w:cstheme="minorBidi"/>
            <w:noProof/>
            <w:kern w:val="2"/>
            <w:szCs w:val="24"/>
            <w14:ligatures w14:val="standardContextual"/>
          </w:rPr>
          <w:tab/>
        </w:r>
        <w:r w:rsidRPr="0085595E">
          <w:rPr>
            <w:rStyle w:val="Hipervnculo"/>
            <w:noProof/>
          </w:rPr>
          <w:t>Retrospectiva</w:t>
        </w:r>
        <w:r>
          <w:rPr>
            <w:noProof/>
            <w:webHidden/>
          </w:rPr>
          <w:tab/>
        </w:r>
        <w:r>
          <w:rPr>
            <w:noProof/>
            <w:webHidden/>
          </w:rPr>
          <w:fldChar w:fldCharType="begin"/>
        </w:r>
        <w:r>
          <w:rPr>
            <w:noProof/>
            <w:webHidden/>
          </w:rPr>
          <w:instrText xml:space="preserve"> PAGEREF _Toc208864141 \h </w:instrText>
        </w:r>
        <w:r>
          <w:rPr>
            <w:noProof/>
            <w:webHidden/>
          </w:rPr>
        </w:r>
        <w:r>
          <w:rPr>
            <w:noProof/>
            <w:webHidden/>
          </w:rPr>
          <w:fldChar w:fldCharType="separate"/>
        </w:r>
        <w:r>
          <w:rPr>
            <w:noProof/>
            <w:webHidden/>
          </w:rPr>
          <w:t>86</w:t>
        </w:r>
        <w:r>
          <w:rPr>
            <w:noProof/>
            <w:webHidden/>
          </w:rPr>
          <w:fldChar w:fldCharType="end"/>
        </w:r>
      </w:hyperlink>
    </w:p>
    <w:p w14:paraId="5F7CEB21" w14:textId="1C2762CC" w:rsidR="00FA3C8D" w:rsidRDefault="00FA3C8D">
      <w:pPr>
        <w:pStyle w:val="TDC3"/>
        <w:rPr>
          <w:rFonts w:asciiTheme="minorHAnsi" w:eastAsiaTheme="minorEastAsia" w:hAnsiTheme="minorHAnsi" w:cstheme="minorBidi"/>
          <w:iCs w:val="0"/>
          <w:smallCaps w:val="0"/>
          <w:noProof/>
          <w:kern w:val="2"/>
          <w:sz w:val="24"/>
          <w:szCs w:val="24"/>
          <w14:ligatures w14:val="standardContextual"/>
        </w:rPr>
      </w:pPr>
      <w:hyperlink w:anchor="_Toc208864142" w:history="1">
        <w:r w:rsidRPr="0085595E">
          <w:rPr>
            <w:rStyle w:val="Hipervnculo"/>
            <w:noProof/>
          </w:rPr>
          <w:t>8.4.1</w:t>
        </w:r>
        <w:r>
          <w:rPr>
            <w:rFonts w:asciiTheme="minorHAnsi" w:eastAsiaTheme="minorEastAsia" w:hAnsiTheme="minorHAnsi" w:cstheme="minorBidi"/>
            <w:iCs w:val="0"/>
            <w:smallCaps w:val="0"/>
            <w:noProof/>
            <w:kern w:val="2"/>
            <w:sz w:val="24"/>
            <w:szCs w:val="24"/>
            <w14:ligatures w14:val="standardContextual"/>
          </w:rPr>
          <w:tab/>
        </w:r>
        <w:r w:rsidRPr="0085595E">
          <w:rPr>
            <w:rStyle w:val="Hipervnculo"/>
            <w:noProof/>
          </w:rPr>
          <w:t>Plan de mejora</w:t>
        </w:r>
        <w:r>
          <w:rPr>
            <w:noProof/>
            <w:webHidden/>
          </w:rPr>
          <w:tab/>
        </w:r>
        <w:r>
          <w:rPr>
            <w:noProof/>
            <w:webHidden/>
          </w:rPr>
          <w:fldChar w:fldCharType="begin"/>
        </w:r>
        <w:r>
          <w:rPr>
            <w:noProof/>
            <w:webHidden/>
          </w:rPr>
          <w:instrText xml:space="preserve"> PAGEREF _Toc208864142 \h </w:instrText>
        </w:r>
        <w:r>
          <w:rPr>
            <w:noProof/>
            <w:webHidden/>
          </w:rPr>
        </w:r>
        <w:r>
          <w:rPr>
            <w:noProof/>
            <w:webHidden/>
          </w:rPr>
          <w:fldChar w:fldCharType="separate"/>
        </w:r>
        <w:r>
          <w:rPr>
            <w:noProof/>
            <w:webHidden/>
          </w:rPr>
          <w:t>86</w:t>
        </w:r>
        <w:r>
          <w:rPr>
            <w:noProof/>
            <w:webHidden/>
          </w:rPr>
          <w:fldChar w:fldCharType="end"/>
        </w:r>
      </w:hyperlink>
    </w:p>
    <w:p w14:paraId="56552A87" w14:textId="36AC3DA2"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143" w:history="1">
        <w:r w:rsidRPr="0085595E">
          <w:rPr>
            <w:rStyle w:val="Hipervnculo"/>
            <w:noProof/>
          </w:rPr>
          <w:t>9. ANEXO</w:t>
        </w:r>
        <w:r>
          <w:rPr>
            <w:noProof/>
            <w:webHidden/>
          </w:rPr>
          <w:tab/>
        </w:r>
        <w:r>
          <w:rPr>
            <w:noProof/>
            <w:webHidden/>
          </w:rPr>
          <w:fldChar w:fldCharType="begin"/>
        </w:r>
        <w:r>
          <w:rPr>
            <w:noProof/>
            <w:webHidden/>
          </w:rPr>
          <w:instrText xml:space="preserve"> PAGEREF _Toc208864143 \h </w:instrText>
        </w:r>
        <w:r>
          <w:rPr>
            <w:noProof/>
            <w:webHidden/>
          </w:rPr>
        </w:r>
        <w:r>
          <w:rPr>
            <w:noProof/>
            <w:webHidden/>
          </w:rPr>
          <w:fldChar w:fldCharType="separate"/>
        </w:r>
        <w:r>
          <w:rPr>
            <w:noProof/>
            <w:webHidden/>
          </w:rPr>
          <w:t>87</w:t>
        </w:r>
        <w:r>
          <w:rPr>
            <w:noProof/>
            <w:webHidden/>
          </w:rPr>
          <w:fldChar w:fldCharType="end"/>
        </w:r>
      </w:hyperlink>
    </w:p>
    <w:p w14:paraId="1C4D5935" w14:textId="12C5C731" w:rsidR="00FA3C8D" w:rsidRDefault="00FA3C8D">
      <w:pPr>
        <w:pStyle w:val="TDC2"/>
        <w:rPr>
          <w:rFonts w:asciiTheme="minorHAnsi" w:eastAsiaTheme="minorEastAsia" w:hAnsiTheme="minorHAnsi" w:cstheme="minorBidi"/>
          <w:noProof/>
          <w:kern w:val="2"/>
          <w:szCs w:val="24"/>
          <w14:ligatures w14:val="standardContextual"/>
        </w:rPr>
      </w:pPr>
      <w:hyperlink w:anchor="_Toc208864144" w:history="1">
        <w:r w:rsidRPr="0085595E">
          <w:rPr>
            <w:rStyle w:val="Hipervnculo"/>
            <w:noProof/>
          </w:rPr>
          <w:t>9.1</w:t>
        </w:r>
        <w:r>
          <w:rPr>
            <w:rFonts w:asciiTheme="minorHAnsi" w:eastAsiaTheme="minorEastAsia" w:hAnsiTheme="minorHAnsi" w:cstheme="minorBidi"/>
            <w:noProof/>
            <w:kern w:val="2"/>
            <w:szCs w:val="24"/>
            <w14:ligatures w14:val="standardContextual"/>
          </w:rPr>
          <w:tab/>
        </w:r>
        <w:r w:rsidRPr="0085595E">
          <w:rPr>
            <w:rStyle w:val="Hipervnculo"/>
            <w:noProof/>
          </w:rPr>
          <w:t>Propuesta de solución detallada</w:t>
        </w:r>
        <w:r>
          <w:rPr>
            <w:noProof/>
            <w:webHidden/>
          </w:rPr>
          <w:tab/>
        </w:r>
        <w:r>
          <w:rPr>
            <w:noProof/>
            <w:webHidden/>
          </w:rPr>
          <w:fldChar w:fldCharType="begin"/>
        </w:r>
        <w:r>
          <w:rPr>
            <w:noProof/>
            <w:webHidden/>
          </w:rPr>
          <w:instrText xml:space="preserve"> PAGEREF _Toc208864144 \h </w:instrText>
        </w:r>
        <w:r>
          <w:rPr>
            <w:noProof/>
            <w:webHidden/>
          </w:rPr>
        </w:r>
        <w:r>
          <w:rPr>
            <w:noProof/>
            <w:webHidden/>
          </w:rPr>
          <w:fldChar w:fldCharType="separate"/>
        </w:r>
        <w:r>
          <w:rPr>
            <w:noProof/>
            <w:webHidden/>
          </w:rPr>
          <w:t>87</w:t>
        </w:r>
        <w:r>
          <w:rPr>
            <w:noProof/>
            <w:webHidden/>
          </w:rPr>
          <w:fldChar w:fldCharType="end"/>
        </w:r>
      </w:hyperlink>
    </w:p>
    <w:p w14:paraId="5E6409C3" w14:textId="27F0340A" w:rsidR="00FA3C8D" w:rsidRDefault="00FA3C8D">
      <w:pPr>
        <w:pStyle w:val="TDC3"/>
        <w:rPr>
          <w:rFonts w:asciiTheme="minorHAnsi" w:eastAsiaTheme="minorEastAsia" w:hAnsiTheme="minorHAnsi" w:cstheme="minorBidi"/>
          <w:iCs w:val="0"/>
          <w:smallCaps w:val="0"/>
          <w:noProof/>
          <w:kern w:val="2"/>
          <w:sz w:val="24"/>
          <w:szCs w:val="24"/>
          <w14:ligatures w14:val="standardContextual"/>
        </w:rPr>
      </w:pPr>
      <w:hyperlink w:anchor="_Toc208864145" w:history="1">
        <w:r w:rsidRPr="0085595E">
          <w:rPr>
            <w:rStyle w:val="Hipervnculo"/>
            <w:noProof/>
          </w:rPr>
          <w:t>9.1.1</w:t>
        </w:r>
        <w:r>
          <w:rPr>
            <w:rFonts w:asciiTheme="minorHAnsi" w:eastAsiaTheme="minorEastAsia" w:hAnsiTheme="minorHAnsi" w:cstheme="minorBidi"/>
            <w:iCs w:val="0"/>
            <w:smallCaps w:val="0"/>
            <w:noProof/>
            <w:kern w:val="2"/>
            <w:sz w:val="24"/>
            <w:szCs w:val="24"/>
            <w14:ligatures w14:val="standardContextual"/>
          </w:rPr>
          <w:tab/>
        </w:r>
        <w:r w:rsidRPr="0085595E">
          <w:rPr>
            <w:rStyle w:val="Hipervnculo"/>
            <w:noProof/>
          </w:rPr>
          <w:t>Pila Tecnológica</w:t>
        </w:r>
        <w:r>
          <w:rPr>
            <w:noProof/>
            <w:webHidden/>
          </w:rPr>
          <w:tab/>
        </w:r>
        <w:r>
          <w:rPr>
            <w:noProof/>
            <w:webHidden/>
          </w:rPr>
          <w:fldChar w:fldCharType="begin"/>
        </w:r>
        <w:r>
          <w:rPr>
            <w:noProof/>
            <w:webHidden/>
          </w:rPr>
          <w:instrText xml:space="preserve"> PAGEREF _Toc208864145 \h </w:instrText>
        </w:r>
        <w:r>
          <w:rPr>
            <w:noProof/>
            <w:webHidden/>
          </w:rPr>
        </w:r>
        <w:r>
          <w:rPr>
            <w:noProof/>
            <w:webHidden/>
          </w:rPr>
          <w:fldChar w:fldCharType="separate"/>
        </w:r>
        <w:r>
          <w:rPr>
            <w:noProof/>
            <w:webHidden/>
          </w:rPr>
          <w:t>88</w:t>
        </w:r>
        <w:r>
          <w:rPr>
            <w:noProof/>
            <w:webHidden/>
          </w:rPr>
          <w:fldChar w:fldCharType="end"/>
        </w:r>
      </w:hyperlink>
    </w:p>
    <w:p w14:paraId="3ED770EE" w14:textId="0DDE8443" w:rsidR="00FA3C8D" w:rsidRDefault="00FA3C8D">
      <w:pPr>
        <w:pStyle w:val="TDC2"/>
        <w:rPr>
          <w:rFonts w:asciiTheme="minorHAnsi" w:eastAsiaTheme="minorEastAsia" w:hAnsiTheme="minorHAnsi" w:cstheme="minorBidi"/>
          <w:noProof/>
          <w:kern w:val="2"/>
          <w:szCs w:val="24"/>
          <w14:ligatures w14:val="standardContextual"/>
        </w:rPr>
      </w:pPr>
      <w:hyperlink w:anchor="_Toc208864146" w:history="1">
        <w:r w:rsidRPr="0085595E">
          <w:rPr>
            <w:rStyle w:val="Hipervnculo"/>
            <w:noProof/>
          </w:rPr>
          <w:t>9.2</w:t>
        </w:r>
        <w:r>
          <w:rPr>
            <w:rFonts w:asciiTheme="minorHAnsi" w:eastAsiaTheme="minorEastAsia" w:hAnsiTheme="minorHAnsi" w:cstheme="minorBidi"/>
            <w:noProof/>
            <w:kern w:val="2"/>
            <w:szCs w:val="24"/>
            <w14:ligatures w14:val="standardContextual"/>
          </w:rPr>
          <w:tab/>
        </w:r>
        <w:r w:rsidRPr="0085595E">
          <w:rPr>
            <w:rStyle w:val="Hipervnculo"/>
            <w:noProof/>
          </w:rPr>
          <w:t>Pdf diagrama de clases y modelado datos:</w:t>
        </w:r>
        <w:r>
          <w:rPr>
            <w:noProof/>
            <w:webHidden/>
          </w:rPr>
          <w:tab/>
        </w:r>
        <w:r>
          <w:rPr>
            <w:noProof/>
            <w:webHidden/>
          </w:rPr>
          <w:fldChar w:fldCharType="begin"/>
        </w:r>
        <w:r>
          <w:rPr>
            <w:noProof/>
            <w:webHidden/>
          </w:rPr>
          <w:instrText xml:space="preserve"> PAGEREF _Toc208864146 \h </w:instrText>
        </w:r>
        <w:r>
          <w:rPr>
            <w:noProof/>
            <w:webHidden/>
          </w:rPr>
        </w:r>
        <w:r>
          <w:rPr>
            <w:noProof/>
            <w:webHidden/>
          </w:rPr>
          <w:fldChar w:fldCharType="separate"/>
        </w:r>
        <w:r>
          <w:rPr>
            <w:noProof/>
            <w:webHidden/>
          </w:rPr>
          <w:t>89</w:t>
        </w:r>
        <w:r>
          <w:rPr>
            <w:noProof/>
            <w:webHidden/>
          </w:rPr>
          <w:fldChar w:fldCharType="end"/>
        </w:r>
      </w:hyperlink>
    </w:p>
    <w:p w14:paraId="6A14344C" w14:textId="7B867AFF" w:rsidR="00FA3C8D" w:rsidRDefault="00FA3C8D">
      <w:pPr>
        <w:pStyle w:val="TDC2"/>
        <w:rPr>
          <w:rFonts w:asciiTheme="minorHAnsi" w:eastAsiaTheme="minorEastAsia" w:hAnsiTheme="minorHAnsi" w:cstheme="minorBidi"/>
          <w:noProof/>
          <w:kern w:val="2"/>
          <w:szCs w:val="24"/>
          <w14:ligatures w14:val="standardContextual"/>
        </w:rPr>
      </w:pPr>
      <w:hyperlink w:anchor="_Toc208864147" w:history="1">
        <w:r w:rsidRPr="0085595E">
          <w:rPr>
            <w:rStyle w:val="Hipervnculo"/>
            <w:noProof/>
          </w:rPr>
          <w:t>9.3</w:t>
        </w:r>
        <w:r>
          <w:rPr>
            <w:rFonts w:asciiTheme="minorHAnsi" w:eastAsiaTheme="minorEastAsia" w:hAnsiTheme="minorHAnsi" w:cstheme="minorBidi"/>
            <w:noProof/>
            <w:kern w:val="2"/>
            <w:szCs w:val="24"/>
            <w14:ligatures w14:val="standardContextual"/>
          </w:rPr>
          <w:tab/>
        </w:r>
        <w:r w:rsidRPr="0085595E">
          <w:rPr>
            <w:rStyle w:val="Hipervnculo"/>
            <w:noProof/>
          </w:rPr>
          <w:t>Pdf vista de proceso</w:t>
        </w:r>
        <w:r>
          <w:rPr>
            <w:noProof/>
            <w:webHidden/>
          </w:rPr>
          <w:tab/>
        </w:r>
        <w:r>
          <w:rPr>
            <w:noProof/>
            <w:webHidden/>
          </w:rPr>
          <w:fldChar w:fldCharType="begin"/>
        </w:r>
        <w:r>
          <w:rPr>
            <w:noProof/>
            <w:webHidden/>
          </w:rPr>
          <w:instrText xml:space="preserve"> PAGEREF _Toc208864147 \h </w:instrText>
        </w:r>
        <w:r>
          <w:rPr>
            <w:noProof/>
            <w:webHidden/>
          </w:rPr>
        </w:r>
        <w:r>
          <w:rPr>
            <w:noProof/>
            <w:webHidden/>
          </w:rPr>
          <w:fldChar w:fldCharType="separate"/>
        </w:r>
        <w:r>
          <w:rPr>
            <w:noProof/>
            <w:webHidden/>
          </w:rPr>
          <w:t>89</w:t>
        </w:r>
        <w:r>
          <w:rPr>
            <w:noProof/>
            <w:webHidden/>
          </w:rPr>
          <w:fldChar w:fldCharType="end"/>
        </w:r>
      </w:hyperlink>
    </w:p>
    <w:p w14:paraId="24273FA6" w14:textId="61BB4E8B" w:rsidR="00FA3C8D" w:rsidRDefault="00FA3C8D">
      <w:pPr>
        <w:pStyle w:val="TDC2"/>
        <w:rPr>
          <w:rFonts w:asciiTheme="minorHAnsi" w:eastAsiaTheme="minorEastAsia" w:hAnsiTheme="minorHAnsi" w:cstheme="minorBidi"/>
          <w:noProof/>
          <w:kern w:val="2"/>
          <w:szCs w:val="24"/>
          <w14:ligatures w14:val="standardContextual"/>
        </w:rPr>
      </w:pPr>
      <w:hyperlink w:anchor="_Toc208864148" w:history="1">
        <w:r w:rsidRPr="0085595E">
          <w:rPr>
            <w:rStyle w:val="Hipervnculo"/>
            <w:noProof/>
          </w:rPr>
          <w:t>9.4</w:t>
        </w:r>
        <w:r>
          <w:rPr>
            <w:rFonts w:asciiTheme="minorHAnsi" w:eastAsiaTheme="minorEastAsia" w:hAnsiTheme="minorHAnsi" w:cstheme="minorBidi"/>
            <w:noProof/>
            <w:kern w:val="2"/>
            <w:szCs w:val="24"/>
            <w14:ligatures w14:val="standardContextual"/>
          </w:rPr>
          <w:tab/>
        </w:r>
        <w:r w:rsidRPr="0085595E">
          <w:rPr>
            <w:rStyle w:val="Hipervnculo"/>
            <w:noProof/>
          </w:rPr>
          <w:t>Pdf vista componentes</w:t>
        </w:r>
        <w:r>
          <w:rPr>
            <w:noProof/>
            <w:webHidden/>
          </w:rPr>
          <w:tab/>
        </w:r>
        <w:r>
          <w:rPr>
            <w:noProof/>
            <w:webHidden/>
          </w:rPr>
          <w:fldChar w:fldCharType="begin"/>
        </w:r>
        <w:r>
          <w:rPr>
            <w:noProof/>
            <w:webHidden/>
          </w:rPr>
          <w:instrText xml:space="preserve"> PAGEREF _Toc208864148 \h </w:instrText>
        </w:r>
        <w:r>
          <w:rPr>
            <w:noProof/>
            <w:webHidden/>
          </w:rPr>
        </w:r>
        <w:r>
          <w:rPr>
            <w:noProof/>
            <w:webHidden/>
          </w:rPr>
          <w:fldChar w:fldCharType="separate"/>
        </w:r>
        <w:r>
          <w:rPr>
            <w:noProof/>
            <w:webHidden/>
          </w:rPr>
          <w:t>89</w:t>
        </w:r>
        <w:r>
          <w:rPr>
            <w:noProof/>
            <w:webHidden/>
          </w:rPr>
          <w:fldChar w:fldCharType="end"/>
        </w:r>
      </w:hyperlink>
    </w:p>
    <w:p w14:paraId="10C17656" w14:textId="2E9094BE" w:rsidR="00FA3C8D" w:rsidRDefault="00FA3C8D">
      <w:pPr>
        <w:pStyle w:val="TDC2"/>
        <w:rPr>
          <w:rFonts w:asciiTheme="minorHAnsi" w:eastAsiaTheme="minorEastAsia" w:hAnsiTheme="minorHAnsi" w:cstheme="minorBidi"/>
          <w:noProof/>
          <w:kern w:val="2"/>
          <w:szCs w:val="24"/>
          <w14:ligatures w14:val="standardContextual"/>
        </w:rPr>
      </w:pPr>
      <w:hyperlink w:anchor="_Toc208864149" w:history="1">
        <w:r w:rsidRPr="0085595E">
          <w:rPr>
            <w:rStyle w:val="Hipervnculo"/>
            <w:noProof/>
          </w:rPr>
          <w:t>9.5</w:t>
        </w:r>
        <w:r>
          <w:rPr>
            <w:rFonts w:asciiTheme="minorHAnsi" w:eastAsiaTheme="minorEastAsia" w:hAnsiTheme="minorHAnsi" w:cstheme="minorBidi"/>
            <w:noProof/>
            <w:kern w:val="2"/>
            <w:szCs w:val="24"/>
            <w14:ligatures w14:val="standardContextual"/>
          </w:rPr>
          <w:tab/>
        </w:r>
        <w:r w:rsidRPr="0085595E">
          <w:rPr>
            <w:rStyle w:val="Hipervnculo"/>
            <w:noProof/>
          </w:rPr>
          <w:t>Pdf vista despliegue</w:t>
        </w:r>
        <w:r>
          <w:rPr>
            <w:noProof/>
            <w:webHidden/>
          </w:rPr>
          <w:tab/>
        </w:r>
        <w:r>
          <w:rPr>
            <w:noProof/>
            <w:webHidden/>
          </w:rPr>
          <w:fldChar w:fldCharType="begin"/>
        </w:r>
        <w:r>
          <w:rPr>
            <w:noProof/>
            <w:webHidden/>
          </w:rPr>
          <w:instrText xml:space="preserve"> PAGEREF _Toc208864149 \h </w:instrText>
        </w:r>
        <w:r>
          <w:rPr>
            <w:noProof/>
            <w:webHidden/>
          </w:rPr>
        </w:r>
        <w:r>
          <w:rPr>
            <w:noProof/>
            <w:webHidden/>
          </w:rPr>
          <w:fldChar w:fldCharType="separate"/>
        </w:r>
        <w:r>
          <w:rPr>
            <w:noProof/>
            <w:webHidden/>
          </w:rPr>
          <w:t>89</w:t>
        </w:r>
        <w:r>
          <w:rPr>
            <w:noProof/>
            <w:webHidden/>
          </w:rPr>
          <w:fldChar w:fldCharType="end"/>
        </w:r>
      </w:hyperlink>
    </w:p>
    <w:p w14:paraId="68E5691A" w14:textId="4FB860E9" w:rsidR="00FA3C8D" w:rsidRDefault="00FA3C8D">
      <w:pPr>
        <w:pStyle w:val="TDC2"/>
        <w:rPr>
          <w:rFonts w:asciiTheme="minorHAnsi" w:eastAsiaTheme="minorEastAsia" w:hAnsiTheme="minorHAnsi" w:cstheme="minorBidi"/>
          <w:noProof/>
          <w:kern w:val="2"/>
          <w:szCs w:val="24"/>
          <w14:ligatures w14:val="standardContextual"/>
        </w:rPr>
      </w:pPr>
      <w:hyperlink w:anchor="_Toc208864150" w:history="1">
        <w:r w:rsidRPr="0085595E">
          <w:rPr>
            <w:rStyle w:val="Hipervnculo"/>
            <w:noProof/>
          </w:rPr>
          <w:t>9.6</w:t>
        </w:r>
        <w:r>
          <w:rPr>
            <w:rFonts w:asciiTheme="minorHAnsi" w:eastAsiaTheme="minorEastAsia" w:hAnsiTheme="minorHAnsi" w:cstheme="minorBidi"/>
            <w:noProof/>
            <w:kern w:val="2"/>
            <w:szCs w:val="24"/>
            <w14:ligatures w14:val="standardContextual"/>
          </w:rPr>
          <w:tab/>
        </w:r>
        <w:r w:rsidRPr="0085595E">
          <w:rPr>
            <w:rStyle w:val="Hipervnculo"/>
            <w:noProof/>
          </w:rPr>
          <w:t>Diagrama de clases y modelado de datos</w:t>
        </w:r>
        <w:r>
          <w:rPr>
            <w:noProof/>
            <w:webHidden/>
          </w:rPr>
          <w:tab/>
        </w:r>
        <w:r>
          <w:rPr>
            <w:noProof/>
            <w:webHidden/>
          </w:rPr>
          <w:fldChar w:fldCharType="begin"/>
        </w:r>
        <w:r>
          <w:rPr>
            <w:noProof/>
            <w:webHidden/>
          </w:rPr>
          <w:instrText xml:space="preserve"> PAGEREF _Toc208864150 \h </w:instrText>
        </w:r>
        <w:r>
          <w:rPr>
            <w:noProof/>
            <w:webHidden/>
          </w:rPr>
        </w:r>
        <w:r>
          <w:rPr>
            <w:noProof/>
            <w:webHidden/>
          </w:rPr>
          <w:fldChar w:fldCharType="separate"/>
        </w:r>
        <w:r>
          <w:rPr>
            <w:noProof/>
            <w:webHidden/>
          </w:rPr>
          <w:t>89</w:t>
        </w:r>
        <w:r>
          <w:rPr>
            <w:noProof/>
            <w:webHidden/>
          </w:rPr>
          <w:fldChar w:fldCharType="end"/>
        </w:r>
      </w:hyperlink>
    </w:p>
    <w:p w14:paraId="43FDFC90" w14:textId="6B00E606" w:rsidR="00FA3C8D" w:rsidRDefault="00FA3C8D">
      <w:pPr>
        <w:pStyle w:val="TDC2"/>
        <w:rPr>
          <w:rFonts w:asciiTheme="minorHAnsi" w:eastAsiaTheme="minorEastAsia" w:hAnsiTheme="minorHAnsi" w:cstheme="minorBidi"/>
          <w:noProof/>
          <w:kern w:val="2"/>
          <w:szCs w:val="24"/>
          <w14:ligatures w14:val="standardContextual"/>
        </w:rPr>
      </w:pPr>
      <w:hyperlink w:anchor="_Toc208864151" w:history="1">
        <w:r w:rsidRPr="0085595E">
          <w:rPr>
            <w:rStyle w:val="Hipervnculo"/>
            <w:noProof/>
          </w:rPr>
          <w:t>9.7</w:t>
        </w:r>
        <w:r>
          <w:rPr>
            <w:rFonts w:asciiTheme="minorHAnsi" w:eastAsiaTheme="minorEastAsia" w:hAnsiTheme="minorHAnsi" w:cstheme="minorBidi"/>
            <w:noProof/>
            <w:kern w:val="2"/>
            <w:szCs w:val="24"/>
            <w14:ligatures w14:val="standardContextual"/>
          </w:rPr>
          <w:tab/>
        </w:r>
        <w:r w:rsidRPr="0085595E">
          <w:rPr>
            <w:rStyle w:val="Hipervnculo"/>
            <w:noProof/>
          </w:rPr>
          <w:t>Árbol de navegación y vista del menú desplegable</w:t>
        </w:r>
        <w:r>
          <w:rPr>
            <w:noProof/>
            <w:webHidden/>
          </w:rPr>
          <w:tab/>
        </w:r>
        <w:r>
          <w:rPr>
            <w:noProof/>
            <w:webHidden/>
          </w:rPr>
          <w:fldChar w:fldCharType="begin"/>
        </w:r>
        <w:r>
          <w:rPr>
            <w:noProof/>
            <w:webHidden/>
          </w:rPr>
          <w:instrText xml:space="preserve"> PAGEREF _Toc208864151 \h </w:instrText>
        </w:r>
        <w:r>
          <w:rPr>
            <w:noProof/>
            <w:webHidden/>
          </w:rPr>
        </w:r>
        <w:r>
          <w:rPr>
            <w:noProof/>
            <w:webHidden/>
          </w:rPr>
          <w:fldChar w:fldCharType="separate"/>
        </w:r>
        <w:r>
          <w:rPr>
            <w:noProof/>
            <w:webHidden/>
          </w:rPr>
          <w:t>94</w:t>
        </w:r>
        <w:r>
          <w:rPr>
            <w:noProof/>
            <w:webHidden/>
          </w:rPr>
          <w:fldChar w:fldCharType="end"/>
        </w:r>
      </w:hyperlink>
    </w:p>
    <w:p w14:paraId="01CEEC4B" w14:textId="45AF3248" w:rsidR="00FA3C8D" w:rsidRDefault="00FA3C8D">
      <w:pPr>
        <w:pStyle w:val="TDC2"/>
        <w:rPr>
          <w:rFonts w:asciiTheme="minorHAnsi" w:eastAsiaTheme="minorEastAsia" w:hAnsiTheme="minorHAnsi" w:cstheme="minorBidi"/>
          <w:noProof/>
          <w:kern w:val="2"/>
          <w:szCs w:val="24"/>
          <w14:ligatures w14:val="standardContextual"/>
        </w:rPr>
      </w:pPr>
      <w:hyperlink w:anchor="_Toc208864152" w:history="1">
        <w:r w:rsidRPr="0085595E">
          <w:rPr>
            <w:rStyle w:val="Hipervnculo"/>
            <w:noProof/>
          </w:rPr>
          <w:t>9.8</w:t>
        </w:r>
        <w:r>
          <w:rPr>
            <w:rFonts w:asciiTheme="minorHAnsi" w:eastAsiaTheme="minorEastAsia" w:hAnsiTheme="minorHAnsi" w:cstheme="minorBidi"/>
            <w:noProof/>
            <w:kern w:val="2"/>
            <w:szCs w:val="24"/>
            <w14:ligatures w14:val="standardContextual"/>
          </w:rPr>
          <w:tab/>
        </w:r>
        <w:r w:rsidRPr="0085595E">
          <w:rPr>
            <w:rStyle w:val="Hipervnculo"/>
            <w:noProof/>
          </w:rPr>
          <w:t>Pdf Tabla de esfuerzo</w:t>
        </w:r>
        <w:r>
          <w:rPr>
            <w:noProof/>
            <w:webHidden/>
          </w:rPr>
          <w:tab/>
        </w:r>
        <w:r>
          <w:rPr>
            <w:noProof/>
            <w:webHidden/>
          </w:rPr>
          <w:fldChar w:fldCharType="begin"/>
        </w:r>
        <w:r>
          <w:rPr>
            <w:noProof/>
            <w:webHidden/>
          </w:rPr>
          <w:instrText xml:space="preserve"> PAGEREF _Toc208864152 \h </w:instrText>
        </w:r>
        <w:r>
          <w:rPr>
            <w:noProof/>
            <w:webHidden/>
          </w:rPr>
        </w:r>
        <w:r>
          <w:rPr>
            <w:noProof/>
            <w:webHidden/>
          </w:rPr>
          <w:fldChar w:fldCharType="separate"/>
        </w:r>
        <w:r>
          <w:rPr>
            <w:noProof/>
            <w:webHidden/>
          </w:rPr>
          <w:t>94</w:t>
        </w:r>
        <w:r>
          <w:rPr>
            <w:noProof/>
            <w:webHidden/>
          </w:rPr>
          <w:fldChar w:fldCharType="end"/>
        </w:r>
      </w:hyperlink>
    </w:p>
    <w:p w14:paraId="7A4BB3C3" w14:textId="50F22721" w:rsidR="00FA3C8D" w:rsidRDefault="00FA3C8D">
      <w:pPr>
        <w:pStyle w:val="TDC2"/>
        <w:rPr>
          <w:rFonts w:asciiTheme="minorHAnsi" w:eastAsiaTheme="minorEastAsia" w:hAnsiTheme="minorHAnsi" w:cstheme="minorBidi"/>
          <w:noProof/>
          <w:kern w:val="2"/>
          <w:szCs w:val="24"/>
          <w14:ligatures w14:val="standardContextual"/>
        </w:rPr>
      </w:pPr>
      <w:hyperlink w:anchor="_Toc208864153" w:history="1">
        <w:r w:rsidRPr="0085595E">
          <w:rPr>
            <w:rStyle w:val="Hipervnculo"/>
            <w:noProof/>
          </w:rPr>
          <w:t>9.9</w:t>
        </w:r>
        <w:r>
          <w:rPr>
            <w:rFonts w:asciiTheme="minorHAnsi" w:eastAsiaTheme="minorEastAsia" w:hAnsiTheme="minorHAnsi" w:cstheme="minorBidi"/>
            <w:noProof/>
            <w:kern w:val="2"/>
            <w:szCs w:val="24"/>
            <w14:ligatures w14:val="standardContextual"/>
          </w:rPr>
          <w:tab/>
        </w:r>
        <w:r w:rsidRPr="0085595E">
          <w:rPr>
            <w:rStyle w:val="Hipervnculo"/>
            <w:noProof/>
          </w:rPr>
          <w:t>Diagrama de despliegue</w:t>
        </w:r>
        <w:r>
          <w:rPr>
            <w:noProof/>
            <w:webHidden/>
          </w:rPr>
          <w:tab/>
        </w:r>
        <w:r>
          <w:rPr>
            <w:noProof/>
            <w:webHidden/>
          </w:rPr>
          <w:fldChar w:fldCharType="begin"/>
        </w:r>
        <w:r>
          <w:rPr>
            <w:noProof/>
            <w:webHidden/>
          </w:rPr>
          <w:instrText xml:space="preserve"> PAGEREF _Toc208864153 \h </w:instrText>
        </w:r>
        <w:r>
          <w:rPr>
            <w:noProof/>
            <w:webHidden/>
          </w:rPr>
        </w:r>
        <w:r>
          <w:rPr>
            <w:noProof/>
            <w:webHidden/>
          </w:rPr>
          <w:fldChar w:fldCharType="separate"/>
        </w:r>
        <w:r>
          <w:rPr>
            <w:noProof/>
            <w:webHidden/>
          </w:rPr>
          <w:t>95</w:t>
        </w:r>
        <w:r>
          <w:rPr>
            <w:noProof/>
            <w:webHidden/>
          </w:rPr>
          <w:fldChar w:fldCharType="end"/>
        </w:r>
      </w:hyperlink>
    </w:p>
    <w:p w14:paraId="453C3AB9" w14:textId="01AE4055"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154" w:history="1">
        <w:r w:rsidRPr="0085595E">
          <w:rPr>
            <w:rStyle w:val="Hipervnculo"/>
            <w:noProof/>
          </w:rPr>
          <w:t>10. REFERENCIAS</w:t>
        </w:r>
        <w:r>
          <w:rPr>
            <w:noProof/>
            <w:webHidden/>
          </w:rPr>
          <w:tab/>
        </w:r>
        <w:r>
          <w:rPr>
            <w:noProof/>
            <w:webHidden/>
          </w:rPr>
          <w:fldChar w:fldCharType="begin"/>
        </w:r>
        <w:r>
          <w:rPr>
            <w:noProof/>
            <w:webHidden/>
          </w:rPr>
          <w:instrText xml:space="preserve"> PAGEREF _Toc208864154 \h </w:instrText>
        </w:r>
        <w:r>
          <w:rPr>
            <w:noProof/>
            <w:webHidden/>
          </w:rPr>
        </w:r>
        <w:r>
          <w:rPr>
            <w:noProof/>
            <w:webHidden/>
          </w:rPr>
          <w:fldChar w:fldCharType="separate"/>
        </w:r>
        <w:r>
          <w:rPr>
            <w:noProof/>
            <w:webHidden/>
          </w:rPr>
          <w:t>96</w:t>
        </w:r>
        <w:r>
          <w:rPr>
            <w:noProof/>
            <w:webHidden/>
          </w:rPr>
          <w:fldChar w:fldCharType="end"/>
        </w:r>
      </w:hyperlink>
    </w:p>
    <w:p w14:paraId="478991BD" w14:textId="32A5B7EE" w:rsidR="000A13D0" w:rsidRDefault="00733E7F" w:rsidP="000A13D0">
      <w:pPr>
        <w:ind w:firstLine="0"/>
      </w:pPr>
      <w:r>
        <w:rPr>
          <w:rFonts w:eastAsiaTheme="majorEastAsia" w:cstheme="majorBidi"/>
          <w:bCs/>
          <w:caps/>
          <w:szCs w:val="20"/>
        </w:rPr>
        <w:fldChar w:fldCharType="end"/>
      </w:r>
    </w:p>
    <w:p w14:paraId="3A8549CD" w14:textId="614B0919" w:rsidR="000A13D0" w:rsidRDefault="000A13D0">
      <w:pPr>
        <w:spacing w:line="278" w:lineRule="auto"/>
        <w:ind w:firstLine="0"/>
        <w:jc w:val="left"/>
      </w:pPr>
      <w:r>
        <w:br w:type="page"/>
      </w:r>
    </w:p>
    <w:p w14:paraId="00D7C7BA" w14:textId="61716112" w:rsidR="000A13D0" w:rsidRDefault="000C1D01" w:rsidP="000A13D0">
      <w:pPr>
        <w:ind w:firstLine="0"/>
        <w:rPr>
          <w:b/>
          <w:bCs/>
        </w:rPr>
      </w:pPr>
      <w:r>
        <w:rPr>
          <w:b/>
          <w:bCs/>
        </w:rPr>
        <w:lastRenderedPageBreak/>
        <w:t>Í</w:t>
      </w:r>
      <w:r w:rsidR="000A13D0" w:rsidRPr="003C3DF6">
        <w:rPr>
          <w:b/>
          <w:bCs/>
        </w:rPr>
        <w:t>NDICE DE FIGURAS</w:t>
      </w:r>
    </w:p>
    <w:p w14:paraId="68702BBB" w14:textId="77777777" w:rsidR="008F35EA" w:rsidRPr="003C3DF6" w:rsidRDefault="008F35EA" w:rsidP="000A13D0">
      <w:pPr>
        <w:ind w:firstLine="0"/>
        <w:rPr>
          <w:b/>
          <w:bCs/>
        </w:rPr>
      </w:pPr>
    </w:p>
    <w:p w14:paraId="09FAA010" w14:textId="42ED0567" w:rsidR="00320DFD" w:rsidRDefault="004541E9">
      <w:pPr>
        <w:pStyle w:val="TDC1"/>
        <w:rPr>
          <w:rFonts w:asciiTheme="minorHAnsi" w:eastAsiaTheme="minorEastAsia" w:hAnsiTheme="minorHAnsi" w:cstheme="minorBidi"/>
          <w:bCs w:val="0"/>
          <w:caps w:val="0"/>
          <w:noProof/>
          <w:kern w:val="2"/>
          <w:szCs w:val="24"/>
          <w14:ligatures w14:val="standardContextual"/>
        </w:rPr>
      </w:pPr>
      <w:r>
        <w:fldChar w:fldCharType="begin"/>
      </w:r>
      <w:r>
        <w:instrText xml:space="preserve"> TOC \o "1-1" \h \z \t "Descripción;2" </w:instrText>
      </w:r>
      <w:r>
        <w:fldChar w:fldCharType="separate"/>
      </w:r>
      <w:hyperlink w:anchor="_Toc201199574" w:history="1">
        <w:r w:rsidR="00320DFD" w:rsidRPr="007D7A71">
          <w:rPr>
            <w:rStyle w:val="Hipervnculo"/>
            <w:noProof/>
          </w:rPr>
          <w:t>1. INTRODUCCIÓN</w:t>
        </w:r>
        <w:r w:rsidR="00320DFD">
          <w:rPr>
            <w:noProof/>
            <w:webHidden/>
          </w:rPr>
          <w:tab/>
        </w:r>
        <w:r w:rsidR="00320DFD">
          <w:rPr>
            <w:noProof/>
            <w:webHidden/>
          </w:rPr>
          <w:fldChar w:fldCharType="begin"/>
        </w:r>
        <w:r w:rsidR="00320DFD">
          <w:rPr>
            <w:noProof/>
            <w:webHidden/>
          </w:rPr>
          <w:instrText xml:space="preserve"> PAGEREF _Toc201199574 \h </w:instrText>
        </w:r>
        <w:r w:rsidR="00320DFD">
          <w:rPr>
            <w:noProof/>
            <w:webHidden/>
          </w:rPr>
        </w:r>
        <w:r w:rsidR="00320DFD">
          <w:rPr>
            <w:noProof/>
            <w:webHidden/>
          </w:rPr>
          <w:fldChar w:fldCharType="separate"/>
        </w:r>
        <w:r w:rsidR="00320DFD">
          <w:rPr>
            <w:noProof/>
            <w:webHidden/>
          </w:rPr>
          <w:t>10</w:t>
        </w:r>
        <w:r w:rsidR="00320DFD">
          <w:rPr>
            <w:noProof/>
            <w:webHidden/>
          </w:rPr>
          <w:fldChar w:fldCharType="end"/>
        </w:r>
      </w:hyperlink>
    </w:p>
    <w:p w14:paraId="6EDB3670" w14:textId="6B14269D"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75" w:history="1">
        <w:r w:rsidRPr="007D7A71">
          <w:rPr>
            <w:rStyle w:val="Hipervnculo"/>
            <w:noProof/>
          </w:rPr>
          <w:t>2. PROPUESTA DE SOLUCIÓN E INCREMENTO DONDE SE ESPECIFICA EL INCREMENTO</w:t>
        </w:r>
        <w:r>
          <w:rPr>
            <w:noProof/>
            <w:webHidden/>
          </w:rPr>
          <w:tab/>
        </w:r>
        <w:r>
          <w:rPr>
            <w:noProof/>
            <w:webHidden/>
          </w:rPr>
          <w:fldChar w:fldCharType="begin"/>
        </w:r>
        <w:r>
          <w:rPr>
            <w:noProof/>
            <w:webHidden/>
          </w:rPr>
          <w:instrText xml:space="preserve"> PAGEREF _Toc201199575 \h </w:instrText>
        </w:r>
        <w:r>
          <w:rPr>
            <w:noProof/>
            <w:webHidden/>
          </w:rPr>
        </w:r>
        <w:r>
          <w:rPr>
            <w:noProof/>
            <w:webHidden/>
          </w:rPr>
          <w:fldChar w:fldCharType="separate"/>
        </w:r>
        <w:r>
          <w:rPr>
            <w:noProof/>
            <w:webHidden/>
          </w:rPr>
          <w:t>11</w:t>
        </w:r>
        <w:r>
          <w:rPr>
            <w:noProof/>
            <w:webHidden/>
          </w:rPr>
          <w:fldChar w:fldCharType="end"/>
        </w:r>
      </w:hyperlink>
    </w:p>
    <w:p w14:paraId="6AC46277" w14:textId="2B42D096" w:rsidR="00320DFD" w:rsidRDefault="00320DFD">
      <w:pPr>
        <w:pStyle w:val="TDC2"/>
        <w:rPr>
          <w:rFonts w:asciiTheme="minorHAnsi" w:eastAsiaTheme="minorEastAsia" w:hAnsiTheme="minorHAnsi" w:cstheme="minorBidi"/>
          <w:noProof/>
          <w:kern w:val="2"/>
          <w:szCs w:val="24"/>
          <w14:ligatures w14:val="standardContextual"/>
        </w:rPr>
      </w:pPr>
      <w:hyperlink w:anchor="_Toc201199576" w:history="1">
        <w:r w:rsidRPr="007D7A71">
          <w:rPr>
            <w:rStyle w:val="Hipervnculo"/>
            <w:noProof/>
          </w:rPr>
          <w:t>Figura 2.1 gráfico de barras de casos de uso</w:t>
        </w:r>
        <w:r>
          <w:rPr>
            <w:noProof/>
            <w:webHidden/>
          </w:rPr>
          <w:tab/>
        </w:r>
        <w:r>
          <w:rPr>
            <w:noProof/>
            <w:webHidden/>
          </w:rPr>
          <w:fldChar w:fldCharType="begin"/>
        </w:r>
        <w:r>
          <w:rPr>
            <w:noProof/>
            <w:webHidden/>
          </w:rPr>
          <w:instrText xml:space="preserve"> PAGEREF _Toc201199576 \h </w:instrText>
        </w:r>
        <w:r>
          <w:rPr>
            <w:noProof/>
            <w:webHidden/>
          </w:rPr>
        </w:r>
        <w:r>
          <w:rPr>
            <w:noProof/>
            <w:webHidden/>
          </w:rPr>
          <w:fldChar w:fldCharType="separate"/>
        </w:r>
        <w:r>
          <w:rPr>
            <w:noProof/>
            <w:webHidden/>
          </w:rPr>
          <w:t>13</w:t>
        </w:r>
        <w:r>
          <w:rPr>
            <w:noProof/>
            <w:webHidden/>
          </w:rPr>
          <w:fldChar w:fldCharType="end"/>
        </w:r>
      </w:hyperlink>
    </w:p>
    <w:p w14:paraId="0B027222" w14:textId="30E51D1F" w:rsidR="00320DFD" w:rsidRDefault="00320DFD">
      <w:pPr>
        <w:pStyle w:val="TDC2"/>
        <w:rPr>
          <w:rFonts w:asciiTheme="minorHAnsi" w:eastAsiaTheme="minorEastAsia" w:hAnsiTheme="minorHAnsi" w:cstheme="minorBidi"/>
          <w:noProof/>
          <w:kern w:val="2"/>
          <w:szCs w:val="24"/>
          <w14:ligatures w14:val="standardContextual"/>
        </w:rPr>
      </w:pPr>
      <w:hyperlink w:anchor="_Toc201199577" w:history="1">
        <w:r w:rsidRPr="007D7A71">
          <w:rPr>
            <w:rStyle w:val="Hipervnculo"/>
            <w:noProof/>
          </w:rPr>
          <w:t>Figura 2.2 gráfico circular de porcentaje parcial</w:t>
        </w:r>
        <w:r>
          <w:rPr>
            <w:noProof/>
            <w:webHidden/>
          </w:rPr>
          <w:tab/>
        </w:r>
        <w:r>
          <w:rPr>
            <w:noProof/>
            <w:webHidden/>
          </w:rPr>
          <w:fldChar w:fldCharType="begin"/>
        </w:r>
        <w:r>
          <w:rPr>
            <w:noProof/>
            <w:webHidden/>
          </w:rPr>
          <w:instrText xml:space="preserve"> PAGEREF _Toc201199577 \h </w:instrText>
        </w:r>
        <w:r>
          <w:rPr>
            <w:noProof/>
            <w:webHidden/>
          </w:rPr>
        </w:r>
        <w:r>
          <w:rPr>
            <w:noProof/>
            <w:webHidden/>
          </w:rPr>
          <w:fldChar w:fldCharType="separate"/>
        </w:r>
        <w:r>
          <w:rPr>
            <w:noProof/>
            <w:webHidden/>
          </w:rPr>
          <w:t>14</w:t>
        </w:r>
        <w:r>
          <w:rPr>
            <w:noProof/>
            <w:webHidden/>
          </w:rPr>
          <w:fldChar w:fldCharType="end"/>
        </w:r>
      </w:hyperlink>
    </w:p>
    <w:p w14:paraId="77E1426A" w14:textId="339041C7" w:rsidR="00320DFD" w:rsidRDefault="00320DFD">
      <w:pPr>
        <w:pStyle w:val="TDC2"/>
        <w:rPr>
          <w:rFonts w:asciiTheme="minorHAnsi" w:eastAsiaTheme="minorEastAsia" w:hAnsiTheme="minorHAnsi" w:cstheme="minorBidi"/>
          <w:noProof/>
          <w:kern w:val="2"/>
          <w:szCs w:val="24"/>
          <w14:ligatures w14:val="standardContextual"/>
        </w:rPr>
      </w:pPr>
      <w:hyperlink w:anchor="_Toc201199578" w:history="1">
        <w:r w:rsidRPr="007D7A71">
          <w:rPr>
            <w:rStyle w:val="Hipervnculo"/>
            <w:noProof/>
          </w:rPr>
          <w:t>Figura 2.3 gráfico de barras porcentaje acumulado</w:t>
        </w:r>
        <w:r>
          <w:rPr>
            <w:noProof/>
            <w:webHidden/>
          </w:rPr>
          <w:tab/>
        </w:r>
        <w:r>
          <w:rPr>
            <w:noProof/>
            <w:webHidden/>
          </w:rPr>
          <w:fldChar w:fldCharType="begin"/>
        </w:r>
        <w:r>
          <w:rPr>
            <w:noProof/>
            <w:webHidden/>
          </w:rPr>
          <w:instrText xml:space="preserve"> PAGEREF _Toc201199578 \h </w:instrText>
        </w:r>
        <w:r>
          <w:rPr>
            <w:noProof/>
            <w:webHidden/>
          </w:rPr>
        </w:r>
        <w:r>
          <w:rPr>
            <w:noProof/>
            <w:webHidden/>
          </w:rPr>
          <w:fldChar w:fldCharType="separate"/>
        </w:r>
        <w:r>
          <w:rPr>
            <w:noProof/>
            <w:webHidden/>
          </w:rPr>
          <w:t>15</w:t>
        </w:r>
        <w:r>
          <w:rPr>
            <w:noProof/>
            <w:webHidden/>
          </w:rPr>
          <w:fldChar w:fldCharType="end"/>
        </w:r>
      </w:hyperlink>
    </w:p>
    <w:p w14:paraId="65C6D21B" w14:textId="402C6028" w:rsidR="00320DFD" w:rsidRPr="00320DFD" w:rsidRDefault="00320DFD" w:rsidP="00320DFD">
      <w:pPr>
        <w:pStyle w:val="TDC1"/>
        <w:rPr>
          <w:rFonts w:asciiTheme="minorHAnsi" w:eastAsiaTheme="minorEastAsia" w:hAnsiTheme="minorHAnsi" w:cstheme="minorBidi"/>
          <w:bCs w:val="0"/>
          <w:caps w:val="0"/>
          <w:noProof/>
          <w:kern w:val="2"/>
          <w:szCs w:val="24"/>
          <w14:ligatures w14:val="standardContextual"/>
        </w:rPr>
      </w:pPr>
      <w:hyperlink w:anchor="_Toc201199579" w:history="1">
        <w:r w:rsidRPr="007D7A71">
          <w:rPr>
            <w:rStyle w:val="Hipervnculo"/>
            <w:noProof/>
          </w:rPr>
          <w:t>3. PRODUCT BACKLOG</w:t>
        </w:r>
        <w:r>
          <w:rPr>
            <w:noProof/>
            <w:webHidden/>
          </w:rPr>
          <w:tab/>
        </w:r>
        <w:r>
          <w:rPr>
            <w:noProof/>
            <w:webHidden/>
          </w:rPr>
          <w:fldChar w:fldCharType="begin"/>
        </w:r>
        <w:r>
          <w:rPr>
            <w:noProof/>
            <w:webHidden/>
          </w:rPr>
          <w:instrText xml:space="preserve"> PAGEREF _Toc201199579 \h </w:instrText>
        </w:r>
        <w:r>
          <w:rPr>
            <w:noProof/>
            <w:webHidden/>
          </w:rPr>
        </w:r>
        <w:r>
          <w:rPr>
            <w:noProof/>
            <w:webHidden/>
          </w:rPr>
          <w:fldChar w:fldCharType="separate"/>
        </w:r>
        <w:r>
          <w:rPr>
            <w:noProof/>
            <w:webHidden/>
          </w:rPr>
          <w:t>16</w:t>
        </w:r>
        <w:r>
          <w:rPr>
            <w:noProof/>
            <w:webHidden/>
          </w:rPr>
          <w:fldChar w:fldCharType="end"/>
        </w:r>
      </w:hyperlink>
    </w:p>
    <w:p w14:paraId="11FB9AFD" w14:textId="2FAF72B2" w:rsidR="00320DFD" w:rsidRPr="00320DFD" w:rsidRDefault="00320DFD" w:rsidP="00320DFD">
      <w:pPr>
        <w:pStyle w:val="TDC1"/>
        <w:rPr>
          <w:rFonts w:asciiTheme="minorHAnsi" w:eastAsiaTheme="minorEastAsia" w:hAnsiTheme="minorHAnsi" w:cstheme="minorBidi"/>
          <w:bCs w:val="0"/>
          <w:caps w:val="0"/>
          <w:noProof/>
          <w:kern w:val="2"/>
          <w:szCs w:val="24"/>
          <w14:ligatures w14:val="standardContextual"/>
        </w:rPr>
      </w:pPr>
      <w:hyperlink w:anchor="_Toc201199581" w:history="1">
        <w:r w:rsidRPr="007D7A71">
          <w:rPr>
            <w:rStyle w:val="Hipervnculo"/>
            <w:noProof/>
          </w:rPr>
          <w:t>4. SPRINT BACKLOG Y VISTA EXTERNA</w:t>
        </w:r>
        <w:r>
          <w:rPr>
            <w:noProof/>
            <w:webHidden/>
          </w:rPr>
          <w:tab/>
        </w:r>
        <w:r>
          <w:rPr>
            <w:noProof/>
            <w:webHidden/>
          </w:rPr>
          <w:fldChar w:fldCharType="begin"/>
        </w:r>
        <w:r>
          <w:rPr>
            <w:noProof/>
            <w:webHidden/>
          </w:rPr>
          <w:instrText xml:space="preserve"> PAGEREF _Toc201199581 \h </w:instrText>
        </w:r>
        <w:r>
          <w:rPr>
            <w:noProof/>
            <w:webHidden/>
          </w:rPr>
        </w:r>
        <w:r>
          <w:rPr>
            <w:noProof/>
            <w:webHidden/>
          </w:rPr>
          <w:fldChar w:fldCharType="separate"/>
        </w:r>
        <w:r>
          <w:rPr>
            <w:noProof/>
            <w:webHidden/>
          </w:rPr>
          <w:t>21</w:t>
        </w:r>
        <w:r>
          <w:rPr>
            <w:noProof/>
            <w:webHidden/>
          </w:rPr>
          <w:fldChar w:fldCharType="end"/>
        </w:r>
      </w:hyperlink>
    </w:p>
    <w:p w14:paraId="7C7589EA" w14:textId="04E66C1C"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98" w:history="1">
        <w:r w:rsidRPr="007D7A71">
          <w:rPr>
            <w:rStyle w:val="Hipervnculo"/>
            <w:noProof/>
          </w:rPr>
          <w:t>5. SPRINT VISTAS</w:t>
        </w:r>
        <w:r>
          <w:rPr>
            <w:noProof/>
            <w:webHidden/>
          </w:rPr>
          <w:tab/>
        </w:r>
        <w:r>
          <w:rPr>
            <w:noProof/>
            <w:webHidden/>
          </w:rPr>
          <w:fldChar w:fldCharType="begin"/>
        </w:r>
        <w:r>
          <w:rPr>
            <w:noProof/>
            <w:webHidden/>
          </w:rPr>
          <w:instrText xml:space="preserve"> PAGEREF _Toc201199598 \h </w:instrText>
        </w:r>
        <w:r>
          <w:rPr>
            <w:noProof/>
            <w:webHidden/>
          </w:rPr>
        </w:r>
        <w:r>
          <w:rPr>
            <w:noProof/>
            <w:webHidden/>
          </w:rPr>
          <w:fldChar w:fldCharType="separate"/>
        </w:r>
        <w:r>
          <w:rPr>
            <w:noProof/>
            <w:webHidden/>
          </w:rPr>
          <w:t>38</w:t>
        </w:r>
        <w:r>
          <w:rPr>
            <w:noProof/>
            <w:webHidden/>
          </w:rPr>
          <w:fldChar w:fldCharType="end"/>
        </w:r>
      </w:hyperlink>
    </w:p>
    <w:p w14:paraId="4438C414" w14:textId="7E777D41" w:rsidR="00320DFD" w:rsidRDefault="00320DFD">
      <w:pPr>
        <w:pStyle w:val="TDC2"/>
        <w:rPr>
          <w:rFonts w:asciiTheme="minorHAnsi" w:eastAsiaTheme="minorEastAsia" w:hAnsiTheme="minorHAnsi" w:cstheme="minorBidi"/>
          <w:noProof/>
          <w:kern w:val="2"/>
          <w:szCs w:val="24"/>
          <w14:ligatures w14:val="standardContextual"/>
        </w:rPr>
      </w:pPr>
      <w:hyperlink w:anchor="_Toc201199599" w:history="1">
        <w:r w:rsidRPr="007D7A71">
          <w:rPr>
            <w:rStyle w:val="Hipervnculo"/>
            <w:noProof/>
          </w:rPr>
          <w:t>Figura 5.1 Diagrama de clases UML del sistema Biométrico web</w:t>
        </w:r>
        <w:r>
          <w:rPr>
            <w:noProof/>
            <w:webHidden/>
          </w:rPr>
          <w:tab/>
        </w:r>
        <w:r>
          <w:rPr>
            <w:noProof/>
            <w:webHidden/>
          </w:rPr>
          <w:fldChar w:fldCharType="begin"/>
        </w:r>
        <w:r>
          <w:rPr>
            <w:noProof/>
            <w:webHidden/>
          </w:rPr>
          <w:instrText xml:space="preserve"> PAGEREF _Toc201199599 \h </w:instrText>
        </w:r>
        <w:r>
          <w:rPr>
            <w:noProof/>
            <w:webHidden/>
          </w:rPr>
        </w:r>
        <w:r>
          <w:rPr>
            <w:noProof/>
            <w:webHidden/>
          </w:rPr>
          <w:fldChar w:fldCharType="separate"/>
        </w:r>
        <w:r>
          <w:rPr>
            <w:noProof/>
            <w:webHidden/>
          </w:rPr>
          <w:t>39</w:t>
        </w:r>
        <w:r>
          <w:rPr>
            <w:noProof/>
            <w:webHidden/>
          </w:rPr>
          <w:fldChar w:fldCharType="end"/>
        </w:r>
      </w:hyperlink>
    </w:p>
    <w:p w14:paraId="50C706A9" w14:textId="1A267FC6" w:rsidR="00320DFD" w:rsidRDefault="00320DFD">
      <w:pPr>
        <w:pStyle w:val="TDC2"/>
        <w:rPr>
          <w:rFonts w:asciiTheme="minorHAnsi" w:eastAsiaTheme="minorEastAsia" w:hAnsiTheme="minorHAnsi" w:cstheme="minorBidi"/>
          <w:noProof/>
          <w:kern w:val="2"/>
          <w:szCs w:val="24"/>
          <w14:ligatures w14:val="standardContextual"/>
        </w:rPr>
      </w:pPr>
      <w:hyperlink w:anchor="_Toc201199600" w:history="1">
        <w:r w:rsidRPr="007D7A71">
          <w:rPr>
            <w:rStyle w:val="Hipervnculo"/>
            <w:noProof/>
          </w:rPr>
          <w:t>Figura 5.2 Diagrama modelo de datos de sistema web EUGCOM</w:t>
        </w:r>
        <w:r>
          <w:rPr>
            <w:noProof/>
            <w:webHidden/>
          </w:rPr>
          <w:tab/>
        </w:r>
        <w:r>
          <w:rPr>
            <w:noProof/>
            <w:webHidden/>
          </w:rPr>
          <w:fldChar w:fldCharType="begin"/>
        </w:r>
        <w:r>
          <w:rPr>
            <w:noProof/>
            <w:webHidden/>
          </w:rPr>
          <w:instrText xml:space="preserve"> PAGEREF _Toc201199600 \h </w:instrText>
        </w:r>
        <w:r>
          <w:rPr>
            <w:noProof/>
            <w:webHidden/>
          </w:rPr>
        </w:r>
        <w:r>
          <w:rPr>
            <w:noProof/>
            <w:webHidden/>
          </w:rPr>
          <w:fldChar w:fldCharType="separate"/>
        </w:r>
        <w:r>
          <w:rPr>
            <w:noProof/>
            <w:webHidden/>
          </w:rPr>
          <w:t>40</w:t>
        </w:r>
        <w:r>
          <w:rPr>
            <w:noProof/>
            <w:webHidden/>
          </w:rPr>
          <w:fldChar w:fldCharType="end"/>
        </w:r>
      </w:hyperlink>
    </w:p>
    <w:p w14:paraId="7E576199" w14:textId="7B01A5A5" w:rsidR="00320DFD" w:rsidRDefault="00320DFD">
      <w:pPr>
        <w:pStyle w:val="TDC2"/>
        <w:rPr>
          <w:rFonts w:asciiTheme="minorHAnsi" w:eastAsiaTheme="minorEastAsia" w:hAnsiTheme="minorHAnsi" w:cstheme="minorBidi"/>
          <w:noProof/>
          <w:kern w:val="2"/>
          <w:szCs w:val="24"/>
          <w14:ligatures w14:val="standardContextual"/>
        </w:rPr>
      </w:pPr>
      <w:hyperlink w:anchor="_Toc201199601" w:history="1">
        <w:r w:rsidRPr="007D7A71">
          <w:rPr>
            <w:rStyle w:val="Hipervnculo"/>
            <w:noProof/>
          </w:rPr>
          <w:t>Figura 5.3 “Caso de uso N°1.1, Visualizando turnos de trabajo asignados por empleado”</w:t>
        </w:r>
        <w:r>
          <w:rPr>
            <w:noProof/>
            <w:webHidden/>
          </w:rPr>
          <w:tab/>
        </w:r>
        <w:r>
          <w:rPr>
            <w:noProof/>
            <w:webHidden/>
          </w:rPr>
          <w:fldChar w:fldCharType="begin"/>
        </w:r>
        <w:r>
          <w:rPr>
            <w:noProof/>
            <w:webHidden/>
          </w:rPr>
          <w:instrText xml:space="preserve"> PAGEREF _Toc201199601 \h </w:instrText>
        </w:r>
        <w:r>
          <w:rPr>
            <w:noProof/>
            <w:webHidden/>
          </w:rPr>
        </w:r>
        <w:r>
          <w:rPr>
            <w:noProof/>
            <w:webHidden/>
          </w:rPr>
          <w:fldChar w:fldCharType="separate"/>
        </w:r>
        <w:r>
          <w:rPr>
            <w:noProof/>
            <w:webHidden/>
          </w:rPr>
          <w:t>41</w:t>
        </w:r>
        <w:r>
          <w:rPr>
            <w:noProof/>
            <w:webHidden/>
          </w:rPr>
          <w:fldChar w:fldCharType="end"/>
        </w:r>
      </w:hyperlink>
    </w:p>
    <w:p w14:paraId="79483379" w14:textId="76E06339" w:rsidR="00320DFD" w:rsidRDefault="00320DFD">
      <w:pPr>
        <w:pStyle w:val="TDC2"/>
        <w:rPr>
          <w:rFonts w:asciiTheme="minorHAnsi" w:eastAsiaTheme="minorEastAsia" w:hAnsiTheme="minorHAnsi" w:cstheme="minorBidi"/>
          <w:noProof/>
          <w:kern w:val="2"/>
          <w:szCs w:val="24"/>
          <w14:ligatures w14:val="standardContextual"/>
        </w:rPr>
      </w:pPr>
      <w:hyperlink w:anchor="_Toc201199602" w:history="1">
        <w:r w:rsidRPr="007D7A71">
          <w:rPr>
            <w:rStyle w:val="Hipervnculo"/>
            <w:noProof/>
          </w:rPr>
          <w:t>Figura 5.4 “Caso de uso N°1.4, Visualizando los departamentos de la empresa”</w:t>
        </w:r>
        <w:r>
          <w:rPr>
            <w:noProof/>
            <w:webHidden/>
          </w:rPr>
          <w:tab/>
        </w:r>
        <w:r>
          <w:rPr>
            <w:noProof/>
            <w:webHidden/>
          </w:rPr>
          <w:fldChar w:fldCharType="begin"/>
        </w:r>
        <w:r>
          <w:rPr>
            <w:noProof/>
            <w:webHidden/>
          </w:rPr>
          <w:instrText xml:space="preserve"> PAGEREF _Toc201199602 \h </w:instrText>
        </w:r>
        <w:r>
          <w:rPr>
            <w:noProof/>
            <w:webHidden/>
          </w:rPr>
        </w:r>
        <w:r>
          <w:rPr>
            <w:noProof/>
            <w:webHidden/>
          </w:rPr>
          <w:fldChar w:fldCharType="separate"/>
        </w:r>
        <w:r>
          <w:rPr>
            <w:noProof/>
            <w:webHidden/>
          </w:rPr>
          <w:t>42</w:t>
        </w:r>
        <w:r>
          <w:rPr>
            <w:noProof/>
            <w:webHidden/>
          </w:rPr>
          <w:fldChar w:fldCharType="end"/>
        </w:r>
      </w:hyperlink>
    </w:p>
    <w:p w14:paraId="61EBA3C3" w14:textId="002B4053" w:rsidR="00320DFD" w:rsidRDefault="00320DFD">
      <w:pPr>
        <w:pStyle w:val="TDC2"/>
        <w:rPr>
          <w:rFonts w:asciiTheme="minorHAnsi" w:eastAsiaTheme="minorEastAsia" w:hAnsiTheme="minorHAnsi" w:cstheme="minorBidi"/>
          <w:noProof/>
          <w:kern w:val="2"/>
          <w:szCs w:val="24"/>
          <w14:ligatures w14:val="standardContextual"/>
        </w:rPr>
      </w:pPr>
      <w:hyperlink w:anchor="_Toc201199603" w:history="1">
        <w:r w:rsidRPr="007D7A71">
          <w:rPr>
            <w:rStyle w:val="Hipervnculo"/>
            <w:noProof/>
          </w:rPr>
          <w:t>Figura 5.5 “Caso de uso N°1.7, Visualizando los motivos de permiso”</w:t>
        </w:r>
        <w:r>
          <w:rPr>
            <w:noProof/>
            <w:webHidden/>
          </w:rPr>
          <w:tab/>
        </w:r>
        <w:r>
          <w:rPr>
            <w:noProof/>
            <w:webHidden/>
          </w:rPr>
          <w:fldChar w:fldCharType="begin"/>
        </w:r>
        <w:r>
          <w:rPr>
            <w:noProof/>
            <w:webHidden/>
          </w:rPr>
          <w:instrText xml:space="preserve"> PAGEREF _Toc201199603 \h </w:instrText>
        </w:r>
        <w:r>
          <w:rPr>
            <w:noProof/>
            <w:webHidden/>
          </w:rPr>
        </w:r>
        <w:r>
          <w:rPr>
            <w:noProof/>
            <w:webHidden/>
          </w:rPr>
          <w:fldChar w:fldCharType="separate"/>
        </w:r>
        <w:r>
          <w:rPr>
            <w:noProof/>
            <w:webHidden/>
          </w:rPr>
          <w:t>43</w:t>
        </w:r>
        <w:r>
          <w:rPr>
            <w:noProof/>
            <w:webHidden/>
          </w:rPr>
          <w:fldChar w:fldCharType="end"/>
        </w:r>
      </w:hyperlink>
    </w:p>
    <w:p w14:paraId="27F664F4" w14:textId="7EF0062F" w:rsidR="00320DFD" w:rsidRDefault="00320DFD">
      <w:pPr>
        <w:pStyle w:val="TDC2"/>
        <w:rPr>
          <w:rFonts w:asciiTheme="minorHAnsi" w:eastAsiaTheme="minorEastAsia" w:hAnsiTheme="minorHAnsi" w:cstheme="minorBidi"/>
          <w:noProof/>
          <w:kern w:val="2"/>
          <w:szCs w:val="24"/>
          <w14:ligatures w14:val="standardContextual"/>
        </w:rPr>
      </w:pPr>
      <w:hyperlink w:anchor="_Toc201199604" w:history="1">
        <w:r w:rsidRPr="007D7A71">
          <w:rPr>
            <w:rStyle w:val="Hipervnculo"/>
            <w:noProof/>
          </w:rPr>
          <w:t>Figura 5.6 “Caso de uso 1.10, Visualizando los tipos de contratos”</w:t>
        </w:r>
        <w:r>
          <w:rPr>
            <w:noProof/>
            <w:webHidden/>
          </w:rPr>
          <w:tab/>
        </w:r>
        <w:r>
          <w:rPr>
            <w:noProof/>
            <w:webHidden/>
          </w:rPr>
          <w:fldChar w:fldCharType="begin"/>
        </w:r>
        <w:r>
          <w:rPr>
            <w:noProof/>
            <w:webHidden/>
          </w:rPr>
          <w:instrText xml:space="preserve"> PAGEREF _Toc201199604 \h </w:instrText>
        </w:r>
        <w:r>
          <w:rPr>
            <w:noProof/>
            <w:webHidden/>
          </w:rPr>
        </w:r>
        <w:r>
          <w:rPr>
            <w:noProof/>
            <w:webHidden/>
          </w:rPr>
          <w:fldChar w:fldCharType="separate"/>
        </w:r>
        <w:r>
          <w:rPr>
            <w:noProof/>
            <w:webHidden/>
          </w:rPr>
          <w:t>44</w:t>
        </w:r>
        <w:r>
          <w:rPr>
            <w:noProof/>
            <w:webHidden/>
          </w:rPr>
          <w:fldChar w:fldCharType="end"/>
        </w:r>
      </w:hyperlink>
    </w:p>
    <w:p w14:paraId="328BBACF" w14:textId="434559B4" w:rsidR="00320DFD" w:rsidRDefault="00320DFD">
      <w:pPr>
        <w:pStyle w:val="TDC2"/>
        <w:rPr>
          <w:rFonts w:asciiTheme="minorHAnsi" w:eastAsiaTheme="minorEastAsia" w:hAnsiTheme="minorHAnsi" w:cstheme="minorBidi"/>
          <w:noProof/>
          <w:kern w:val="2"/>
          <w:szCs w:val="24"/>
          <w14:ligatures w14:val="standardContextual"/>
        </w:rPr>
      </w:pPr>
      <w:hyperlink w:anchor="_Toc201199605" w:history="1">
        <w:r w:rsidRPr="007D7A71">
          <w:rPr>
            <w:rStyle w:val="Hipervnculo"/>
            <w:noProof/>
          </w:rPr>
          <w:t>Figura 5.7 “Caso de uso N°1.13, Visualizando los tipos de vacaciones”</w:t>
        </w:r>
        <w:r>
          <w:rPr>
            <w:noProof/>
            <w:webHidden/>
          </w:rPr>
          <w:tab/>
        </w:r>
        <w:r>
          <w:rPr>
            <w:noProof/>
            <w:webHidden/>
          </w:rPr>
          <w:fldChar w:fldCharType="begin"/>
        </w:r>
        <w:r>
          <w:rPr>
            <w:noProof/>
            <w:webHidden/>
          </w:rPr>
          <w:instrText xml:space="preserve"> PAGEREF _Toc201199605 \h </w:instrText>
        </w:r>
        <w:r>
          <w:rPr>
            <w:noProof/>
            <w:webHidden/>
          </w:rPr>
        </w:r>
        <w:r>
          <w:rPr>
            <w:noProof/>
            <w:webHidden/>
          </w:rPr>
          <w:fldChar w:fldCharType="separate"/>
        </w:r>
        <w:r>
          <w:rPr>
            <w:noProof/>
            <w:webHidden/>
          </w:rPr>
          <w:t>45</w:t>
        </w:r>
        <w:r>
          <w:rPr>
            <w:noProof/>
            <w:webHidden/>
          </w:rPr>
          <w:fldChar w:fldCharType="end"/>
        </w:r>
      </w:hyperlink>
    </w:p>
    <w:p w14:paraId="358A6CB2" w14:textId="4DE48726" w:rsidR="00320DFD" w:rsidRDefault="00320DFD">
      <w:pPr>
        <w:pStyle w:val="TDC2"/>
        <w:rPr>
          <w:rFonts w:asciiTheme="minorHAnsi" w:eastAsiaTheme="minorEastAsia" w:hAnsiTheme="minorHAnsi" w:cstheme="minorBidi"/>
          <w:noProof/>
          <w:kern w:val="2"/>
          <w:szCs w:val="24"/>
          <w14:ligatures w14:val="standardContextual"/>
        </w:rPr>
      </w:pPr>
      <w:hyperlink w:anchor="_Toc201199606" w:history="1">
        <w:r w:rsidRPr="007D7A71">
          <w:rPr>
            <w:rStyle w:val="Hipervnculo"/>
            <w:noProof/>
          </w:rPr>
          <w:t>Figura 5.8 “Caso de uso N°1.16, Visualizando la pestaña de sucursales”</w:t>
        </w:r>
        <w:r>
          <w:rPr>
            <w:noProof/>
            <w:webHidden/>
          </w:rPr>
          <w:tab/>
        </w:r>
        <w:r>
          <w:rPr>
            <w:noProof/>
            <w:webHidden/>
          </w:rPr>
          <w:fldChar w:fldCharType="begin"/>
        </w:r>
        <w:r>
          <w:rPr>
            <w:noProof/>
            <w:webHidden/>
          </w:rPr>
          <w:instrText xml:space="preserve"> PAGEREF _Toc201199606 \h </w:instrText>
        </w:r>
        <w:r>
          <w:rPr>
            <w:noProof/>
            <w:webHidden/>
          </w:rPr>
        </w:r>
        <w:r>
          <w:rPr>
            <w:noProof/>
            <w:webHidden/>
          </w:rPr>
          <w:fldChar w:fldCharType="separate"/>
        </w:r>
        <w:r>
          <w:rPr>
            <w:noProof/>
            <w:webHidden/>
          </w:rPr>
          <w:t>46</w:t>
        </w:r>
        <w:r>
          <w:rPr>
            <w:noProof/>
            <w:webHidden/>
          </w:rPr>
          <w:fldChar w:fldCharType="end"/>
        </w:r>
      </w:hyperlink>
    </w:p>
    <w:p w14:paraId="1A78A5CF" w14:textId="48FC3C5E" w:rsidR="00320DFD" w:rsidRDefault="00320DFD">
      <w:pPr>
        <w:pStyle w:val="TDC2"/>
        <w:rPr>
          <w:rFonts w:asciiTheme="minorHAnsi" w:eastAsiaTheme="minorEastAsia" w:hAnsiTheme="minorHAnsi" w:cstheme="minorBidi"/>
          <w:noProof/>
          <w:kern w:val="2"/>
          <w:szCs w:val="24"/>
          <w14:ligatures w14:val="standardContextual"/>
        </w:rPr>
      </w:pPr>
      <w:hyperlink w:anchor="_Toc201199607" w:history="1">
        <w:r w:rsidRPr="007D7A71">
          <w:rPr>
            <w:rStyle w:val="Hipervnculo"/>
            <w:noProof/>
          </w:rPr>
          <w:t>Figura 5.9 “Caso de uso N°1.19, Ingresando a pestaña centro de costos”</w:t>
        </w:r>
        <w:r>
          <w:rPr>
            <w:noProof/>
            <w:webHidden/>
          </w:rPr>
          <w:tab/>
        </w:r>
        <w:r>
          <w:rPr>
            <w:noProof/>
            <w:webHidden/>
          </w:rPr>
          <w:fldChar w:fldCharType="begin"/>
        </w:r>
        <w:r>
          <w:rPr>
            <w:noProof/>
            <w:webHidden/>
          </w:rPr>
          <w:instrText xml:space="preserve"> PAGEREF _Toc201199607 \h </w:instrText>
        </w:r>
        <w:r>
          <w:rPr>
            <w:noProof/>
            <w:webHidden/>
          </w:rPr>
        </w:r>
        <w:r>
          <w:rPr>
            <w:noProof/>
            <w:webHidden/>
          </w:rPr>
          <w:fldChar w:fldCharType="separate"/>
        </w:r>
        <w:r>
          <w:rPr>
            <w:noProof/>
            <w:webHidden/>
          </w:rPr>
          <w:t>47</w:t>
        </w:r>
        <w:r>
          <w:rPr>
            <w:noProof/>
            <w:webHidden/>
          </w:rPr>
          <w:fldChar w:fldCharType="end"/>
        </w:r>
      </w:hyperlink>
    </w:p>
    <w:p w14:paraId="217DB212" w14:textId="3B4BA76C" w:rsidR="00320DFD" w:rsidRDefault="00320DFD">
      <w:pPr>
        <w:pStyle w:val="TDC2"/>
        <w:rPr>
          <w:rFonts w:asciiTheme="minorHAnsi" w:eastAsiaTheme="minorEastAsia" w:hAnsiTheme="minorHAnsi" w:cstheme="minorBidi"/>
          <w:noProof/>
          <w:kern w:val="2"/>
          <w:szCs w:val="24"/>
          <w14:ligatures w14:val="standardContextual"/>
        </w:rPr>
      </w:pPr>
      <w:hyperlink w:anchor="_Toc201199608" w:history="1">
        <w:r w:rsidRPr="007D7A71">
          <w:rPr>
            <w:rStyle w:val="Hipervnculo"/>
            <w:noProof/>
          </w:rPr>
          <w:t>Figura 5.10 “Caso de uso N°2.1, visualizando fichas de empleados”</w:t>
        </w:r>
        <w:r>
          <w:rPr>
            <w:noProof/>
            <w:webHidden/>
          </w:rPr>
          <w:tab/>
        </w:r>
        <w:r>
          <w:rPr>
            <w:noProof/>
            <w:webHidden/>
          </w:rPr>
          <w:fldChar w:fldCharType="begin"/>
        </w:r>
        <w:r>
          <w:rPr>
            <w:noProof/>
            <w:webHidden/>
          </w:rPr>
          <w:instrText xml:space="preserve"> PAGEREF _Toc201199608 \h </w:instrText>
        </w:r>
        <w:r>
          <w:rPr>
            <w:noProof/>
            <w:webHidden/>
          </w:rPr>
        </w:r>
        <w:r>
          <w:rPr>
            <w:noProof/>
            <w:webHidden/>
          </w:rPr>
          <w:fldChar w:fldCharType="separate"/>
        </w:r>
        <w:r>
          <w:rPr>
            <w:noProof/>
            <w:webHidden/>
          </w:rPr>
          <w:t>48</w:t>
        </w:r>
        <w:r>
          <w:rPr>
            <w:noProof/>
            <w:webHidden/>
          </w:rPr>
          <w:fldChar w:fldCharType="end"/>
        </w:r>
      </w:hyperlink>
    </w:p>
    <w:p w14:paraId="6E251508" w14:textId="454FB253" w:rsidR="00320DFD" w:rsidRDefault="00320DFD">
      <w:pPr>
        <w:pStyle w:val="TDC2"/>
        <w:rPr>
          <w:rFonts w:asciiTheme="minorHAnsi" w:eastAsiaTheme="minorEastAsia" w:hAnsiTheme="minorHAnsi" w:cstheme="minorBidi"/>
          <w:noProof/>
          <w:kern w:val="2"/>
          <w:szCs w:val="24"/>
          <w14:ligatures w14:val="standardContextual"/>
        </w:rPr>
      </w:pPr>
      <w:hyperlink w:anchor="_Toc201199609" w:history="1">
        <w:r w:rsidRPr="007D7A71">
          <w:rPr>
            <w:rStyle w:val="Hipervnculo"/>
            <w:noProof/>
          </w:rPr>
          <w:t>Figura 5.11 “Caso de uso N°2.2, creando nuevo empleado”</w:t>
        </w:r>
        <w:r>
          <w:rPr>
            <w:noProof/>
            <w:webHidden/>
          </w:rPr>
          <w:tab/>
        </w:r>
        <w:r>
          <w:rPr>
            <w:noProof/>
            <w:webHidden/>
          </w:rPr>
          <w:fldChar w:fldCharType="begin"/>
        </w:r>
        <w:r>
          <w:rPr>
            <w:noProof/>
            <w:webHidden/>
          </w:rPr>
          <w:instrText xml:space="preserve"> PAGEREF _Toc201199609 \h </w:instrText>
        </w:r>
        <w:r>
          <w:rPr>
            <w:noProof/>
            <w:webHidden/>
          </w:rPr>
        </w:r>
        <w:r>
          <w:rPr>
            <w:noProof/>
            <w:webHidden/>
          </w:rPr>
          <w:fldChar w:fldCharType="separate"/>
        </w:r>
        <w:r>
          <w:rPr>
            <w:noProof/>
            <w:webHidden/>
          </w:rPr>
          <w:t>49</w:t>
        </w:r>
        <w:r>
          <w:rPr>
            <w:noProof/>
            <w:webHidden/>
          </w:rPr>
          <w:fldChar w:fldCharType="end"/>
        </w:r>
      </w:hyperlink>
    </w:p>
    <w:p w14:paraId="1FA4D276" w14:textId="44CD8217" w:rsidR="00320DFD" w:rsidRDefault="00320DFD">
      <w:pPr>
        <w:pStyle w:val="TDC2"/>
        <w:rPr>
          <w:rFonts w:asciiTheme="minorHAnsi" w:eastAsiaTheme="minorEastAsia" w:hAnsiTheme="minorHAnsi" w:cstheme="minorBidi"/>
          <w:noProof/>
          <w:kern w:val="2"/>
          <w:szCs w:val="24"/>
          <w14:ligatures w14:val="standardContextual"/>
        </w:rPr>
      </w:pPr>
      <w:hyperlink w:anchor="_Toc201199610" w:history="1">
        <w:r w:rsidRPr="007D7A71">
          <w:rPr>
            <w:rStyle w:val="Hipervnculo"/>
            <w:noProof/>
          </w:rPr>
          <w:t>Figura 5.12 “Caso de uso N°2.4, Mostrando lista de empleados”</w:t>
        </w:r>
        <w:r>
          <w:rPr>
            <w:noProof/>
            <w:webHidden/>
          </w:rPr>
          <w:tab/>
        </w:r>
        <w:r>
          <w:rPr>
            <w:noProof/>
            <w:webHidden/>
          </w:rPr>
          <w:fldChar w:fldCharType="begin"/>
        </w:r>
        <w:r>
          <w:rPr>
            <w:noProof/>
            <w:webHidden/>
          </w:rPr>
          <w:instrText xml:space="preserve"> PAGEREF _Toc201199610 \h </w:instrText>
        </w:r>
        <w:r>
          <w:rPr>
            <w:noProof/>
            <w:webHidden/>
          </w:rPr>
        </w:r>
        <w:r>
          <w:rPr>
            <w:noProof/>
            <w:webHidden/>
          </w:rPr>
          <w:fldChar w:fldCharType="separate"/>
        </w:r>
        <w:r>
          <w:rPr>
            <w:noProof/>
            <w:webHidden/>
          </w:rPr>
          <w:t>50</w:t>
        </w:r>
        <w:r>
          <w:rPr>
            <w:noProof/>
            <w:webHidden/>
          </w:rPr>
          <w:fldChar w:fldCharType="end"/>
        </w:r>
      </w:hyperlink>
    </w:p>
    <w:p w14:paraId="112ACAC4" w14:textId="194F0A4F" w:rsidR="00320DFD" w:rsidRDefault="00320DFD">
      <w:pPr>
        <w:pStyle w:val="TDC2"/>
        <w:rPr>
          <w:rFonts w:asciiTheme="minorHAnsi" w:eastAsiaTheme="minorEastAsia" w:hAnsiTheme="minorHAnsi" w:cstheme="minorBidi"/>
          <w:noProof/>
          <w:kern w:val="2"/>
          <w:szCs w:val="24"/>
          <w14:ligatures w14:val="standardContextual"/>
        </w:rPr>
      </w:pPr>
      <w:hyperlink w:anchor="_Toc201199611" w:history="1">
        <w:r w:rsidRPr="007D7A71">
          <w:rPr>
            <w:rStyle w:val="Hipervnculo"/>
            <w:noProof/>
          </w:rPr>
          <w:t>Figura 5.13 “Caso de uso N°4.5, Visualizando el listado de turnos creados”</w:t>
        </w:r>
        <w:r>
          <w:rPr>
            <w:noProof/>
            <w:webHidden/>
          </w:rPr>
          <w:tab/>
        </w:r>
        <w:r>
          <w:rPr>
            <w:noProof/>
            <w:webHidden/>
          </w:rPr>
          <w:fldChar w:fldCharType="begin"/>
        </w:r>
        <w:r>
          <w:rPr>
            <w:noProof/>
            <w:webHidden/>
          </w:rPr>
          <w:instrText xml:space="preserve"> PAGEREF _Toc201199611 \h </w:instrText>
        </w:r>
        <w:r>
          <w:rPr>
            <w:noProof/>
            <w:webHidden/>
          </w:rPr>
        </w:r>
        <w:r>
          <w:rPr>
            <w:noProof/>
            <w:webHidden/>
          </w:rPr>
          <w:fldChar w:fldCharType="separate"/>
        </w:r>
        <w:r>
          <w:rPr>
            <w:noProof/>
            <w:webHidden/>
          </w:rPr>
          <w:t>51</w:t>
        </w:r>
        <w:r>
          <w:rPr>
            <w:noProof/>
            <w:webHidden/>
          </w:rPr>
          <w:fldChar w:fldCharType="end"/>
        </w:r>
      </w:hyperlink>
    </w:p>
    <w:p w14:paraId="31B18923" w14:textId="4B543932" w:rsidR="00320DFD" w:rsidRDefault="00320DFD">
      <w:pPr>
        <w:pStyle w:val="TDC2"/>
        <w:rPr>
          <w:rFonts w:asciiTheme="minorHAnsi" w:eastAsiaTheme="minorEastAsia" w:hAnsiTheme="minorHAnsi" w:cstheme="minorBidi"/>
          <w:noProof/>
          <w:kern w:val="2"/>
          <w:szCs w:val="24"/>
          <w14:ligatures w14:val="standardContextual"/>
        </w:rPr>
      </w:pPr>
      <w:hyperlink w:anchor="_Toc201199612" w:history="1">
        <w:r w:rsidRPr="007D7A71">
          <w:rPr>
            <w:rStyle w:val="Hipervnculo"/>
            <w:noProof/>
          </w:rPr>
          <w:t>Figura 5.14 “Caso de uso N°6.5, Visualizando lista con permisos aprobados</w:t>
        </w:r>
        <w:r>
          <w:rPr>
            <w:noProof/>
            <w:webHidden/>
          </w:rPr>
          <w:tab/>
        </w:r>
        <w:r>
          <w:rPr>
            <w:noProof/>
            <w:webHidden/>
          </w:rPr>
          <w:fldChar w:fldCharType="begin"/>
        </w:r>
        <w:r>
          <w:rPr>
            <w:noProof/>
            <w:webHidden/>
          </w:rPr>
          <w:instrText xml:space="preserve"> PAGEREF _Toc201199612 \h </w:instrText>
        </w:r>
        <w:r>
          <w:rPr>
            <w:noProof/>
            <w:webHidden/>
          </w:rPr>
        </w:r>
        <w:r>
          <w:rPr>
            <w:noProof/>
            <w:webHidden/>
          </w:rPr>
          <w:fldChar w:fldCharType="separate"/>
        </w:r>
        <w:r>
          <w:rPr>
            <w:noProof/>
            <w:webHidden/>
          </w:rPr>
          <w:t>52</w:t>
        </w:r>
        <w:r>
          <w:rPr>
            <w:noProof/>
            <w:webHidden/>
          </w:rPr>
          <w:fldChar w:fldCharType="end"/>
        </w:r>
      </w:hyperlink>
    </w:p>
    <w:p w14:paraId="02E6C595" w14:textId="4F66602A" w:rsidR="00320DFD" w:rsidRDefault="00320DFD">
      <w:pPr>
        <w:pStyle w:val="TDC2"/>
        <w:rPr>
          <w:rFonts w:asciiTheme="minorHAnsi" w:eastAsiaTheme="minorEastAsia" w:hAnsiTheme="minorHAnsi" w:cstheme="minorBidi"/>
          <w:noProof/>
          <w:kern w:val="2"/>
          <w:szCs w:val="24"/>
          <w14:ligatures w14:val="standardContextual"/>
        </w:rPr>
      </w:pPr>
      <w:hyperlink w:anchor="_Toc201199613" w:history="1">
        <w:r w:rsidRPr="007D7A71">
          <w:rPr>
            <w:rStyle w:val="Hipervnculo"/>
            <w:noProof/>
          </w:rPr>
          <w:t>Figura 5.15 “Caso de uso N°7.2, Accediendo al menú”</w:t>
        </w:r>
        <w:r>
          <w:rPr>
            <w:noProof/>
            <w:webHidden/>
          </w:rPr>
          <w:tab/>
        </w:r>
        <w:r>
          <w:rPr>
            <w:noProof/>
            <w:webHidden/>
          </w:rPr>
          <w:fldChar w:fldCharType="begin"/>
        </w:r>
        <w:r>
          <w:rPr>
            <w:noProof/>
            <w:webHidden/>
          </w:rPr>
          <w:instrText xml:space="preserve"> PAGEREF _Toc201199613 \h </w:instrText>
        </w:r>
        <w:r>
          <w:rPr>
            <w:noProof/>
            <w:webHidden/>
          </w:rPr>
        </w:r>
        <w:r>
          <w:rPr>
            <w:noProof/>
            <w:webHidden/>
          </w:rPr>
          <w:fldChar w:fldCharType="separate"/>
        </w:r>
        <w:r>
          <w:rPr>
            <w:noProof/>
            <w:webHidden/>
          </w:rPr>
          <w:t>53</w:t>
        </w:r>
        <w:r>
          <w:rPr>
            <w:noProof/>
            <w:webHidden/>
          </w:rPr>
          <w:fldChar w:fldCharType="end"/>
        </w:r>
      </w:hyperlink>
    </w:p>
    <w:p w14:paraId="6A368BA4" w14:textId="57FA7CC4" w:rsidR="00320DFD" w:rsidRDefault="00320DFD">
      <w:pPr>
        <w:pStyle w:val="TDC2"/>
        <w:rPr>
          <w:rFonts w:asciiTheme="minorHAnsi" w:eastAsiaTheme="minorEastAsia" w:hAnsiTheme="minorHAnsi" w:cstheme="minorBidi"/>
          <w:noProof/>
          <w:kern w:val="2"/>
          <w:szCs w:val="24"/>
          <w14:ligatures w14:val="standardContextual"/>
        </w:rPr>
      </w:pPr>
      <w:hyperlink w:anchor="_Toc201199614" w:history="1">
        <w:r w:rsidRPr="007D7A71">
          <w:rPr>
            <w:rStyle w:val="Hipervnculo"/>
            <w:noProof/>
          </w:rPr>
          <w:t>Figura 5.16 “Caso de uso N°7.4, Cerrando sesión”</w:t>
        </w:r>
        <w:r>
          <w:rPr>
            <w:noProof/>
            <w:webHidden/>
          </w:rPr>
          <w:tab/>
        </w:r>
        <w:r>
          <w:rPr>
            <w:noProof/>
            <w:webHidden/>
          </w:rPr>
          <w:fldChar w:fldCharType="begin"/>
        </w:r>
        <w:r>
          <w:rPr>
            <w:noProof/>
            <w:webHidden/>
          </w:rPr>
          <w:instrText xml:space="preserve"> PAGEREF _Toc201199614 \h </w:instrText>
        </w:r>
        <w:r>
          <w:rPr>
            <w:noProof/>
            <w:webHidden/>
          </w:rPr>
        </w:r>
        <w:r>
          <w:rPr>
            <w:noProof/>
            <w:webHidden/>
          </w:rPr>
          <w:fldChar w:fldCharType="separate"/>
        </w:r>
        <w:r>
          <w:rPr>
            <w:noProof/>
            <w:webHidden/>
          </w:rPr>
          <w:t>54</w:t>
        </w:r>
        <w:r>
          <w:rPr>
            <w:noProof/>
            <w:webHidden/>
          </w:rPr>
          <w:fldChar w:fldCharType="end"/>
        </w:r>
      </w:hyperlink>
    </w:p>
    <w:p w14:paraId="4997FA5B" w14:textId="44997714" w:rsidR="00320DFD" w:rsidRDefault="00320DFD">
      <w:pPr>
        <w:pStyle w:val="TDC2"/>
        <w:rPr>
          <w:rFonts w:asciiTheme="minorHAnsi" w:eastAsiaTheme="minorEastAsia" w:hAnsiTheme="minorHAnsi" w:cstheme="minorBidi"/>
          <w:noProof/>
          <w:kern w:val="2"/>
          <w:szCs w:val="24"/>
          <w14:ligatures w14:val="standardContextual"/>
        </w:rPr>
      </w:pPr>
      <w:hyperlink w:anchor="_Toc201199615" w:history="1">
        <w:r w:rsidRPr="007D7A71">
          <w:rPr>
            <w:rStyle w:val="Hipervnculo"/>
            <w:noProof/>
          </w:rPr>
          <w:t>Figura 5.17 “Caso de uso N°7.5, Volviendo al menú principal”</w:t>
        </w:r>
        <w:r>
          <w:rPr>
            <w:noProof/>
            <w:webHidden/>
          </w:rPr>
          <w:tab/>
        </w:r>
        <w:r>
          <w:rPr>
            <w:noProof/>
            <w:webHidden/>
          </w:rPr>
          <w:fldChar w:fldCharType="begin"/>
        </w:r>
        <w:r>
          <w:rPr>
            <w:noProof/>
            <w:webHidden/>
          </w:rPr>
          <w:instrText xml:space="preserve"> PAGEREF _Toc201199615 \h </w:instrText>
        </w:r>
        <w:r>
          <w:rPr>
            <w:noProof/>
            <w:webHidden/>
          </w:rPr>
        </w:r>
        <w:r>
          <w:rPr>
            <w:noProof/>
            <w:webHidden/>
          </w:rPr>
          <w:fldChar w:fldCharType="separate"/>
        </w:r>
        <w:r>
          <w:rPr>
            <w:noProof/>
            <w:webHidden/>
          </w:rPr>
          <w:t>55</w:t>
        </w:r>
        <w:r>
          <w:rPr>
            <w:noProof/>
            <w:webHidden/>
          </w:rPr>
          <w:fldChar w:fldCharType="end"/>
        </w:r>
      </w:hyperlink>
    </w:p>
    <w:p w14:paraId="666C557D" w14:textId="3E8FC864" w:rsidR="00320DFD" w:rsidRDefault="00320DFD">
      <w:pPr>
        <w:pStyle w:val="TDC2"/>
        <w:rPr>
          <w:rFonts w:asciiTheme="minorHAnsi" w:eastAsiaTheme="minorEastAsia" w:hAnsiTheme="minorHAnsi" w:cstheme="minorBidi"/>
          <w:noProof/>
          <w:kern w:val="2"/>
          <w:szCs w:val="24"/>
          <w14:ligatures w14:val="standardContextual"/>
        </w:rPr>
      </w:pPr>
      <w:hyperlink w:anchor="_Toc201199616" w:history="1">
        <w:r w:rsidRPr="007D7A71">
          <w:rPr>
            <w:rStyle w:val="Hipervnculo"/>
            <w:noProof/>
          </w:rPr>
          <w:t>Figura 5.18 Diagrama de componentes de EugCom</w:t>
        </w:r>
        <w:r>
          <w:rPr>
            <w:noProof/>
            <w:webHidden/>
          </w:rPr>
          <w:tab/>
        </w:r>
        <w:r>
          <w:rPr>
            <w:noProof/>
            <w:webHidden/>
          </w:rPr>
          <w:fldChar w:fldCharType="begin"/>
        </w:r>
        <w:r>
          <w:rPr>
            <w:noProof/>
            <w:webHidden/>
          </w:rPr>
          <w:instrText xml:space="preserve"> PAGEREF _Toc201199616 \h </w:instrText>
        </w:r>
        <w:r>
          <w:rPr>
            <w:noProof/>
            <w:webHidden/>
          </w:rPr>
        </w:r>
        <w:r>
          <w:rPr>
            <w:noProof/>
            <w:webHidden/>
          </w:rPr>
          <w:fldChar w:fldCharType="separate"/>
        </w:r>
        <w:r>
          <w:rPr>
            <w:noProof/>
            <w:webHidden/>
          </w:rPr>
          <w:t>57</w:t>
        </w:r>
        <w:r>
          <w:rPr>
            <w:noProof/>
            <w:webHidden/>
          </w:rPr>
          <w:fldChar w:fldCharType="end"/>
        </w:r>
      </w:hyperlink>
    </w:p>
    <w:p w14:paraId="651893D8" w14:textId="145A7F78" w:rsidR="00320DFD" w:rsidRDefault="00320DFD">
      <w:pPr>
        <w:pStyle w:val="TDC2"/>
        <w:rPr>
          <w:rFonts w:asciiTheme="minorHAnsi" w:eastAsiaTheme="minorEastAsia" w:hAnsiTheme="minorHAnsi" w:cstheme="minorBidi"/>
          <w:noProof/>
          <w:kern w:val="2"/>
          <w:szCs w:val="24"/>
          <w14:ligatures w14:val="standardContextual"/>
        </w:rPr>
      </w:pPr>
      <w:hyperlink w:anchor="_Toc201199617" w:history="1">
        <w:r w:rsidRPr="007D7A71">
          <w:rPr>
            <w:rStyle w:val="Hipervnculo"/>
            <w:noProof/>
          </w:rPr>
          <w:t>Figura 5.19 Diagrama de despliegue de EugCOM</w:t>
        </w:r>
        <w:r>
          <w:rPr>
            <w:noProof/>
            <w:webHidden/>
          </w:rPr>
          <w:tab/>
        </w:r>
        <w:r>
          <w:rPr>
            <w:noProof/>
            <w:webHidden/>
          </w:rPr>
          <w:fldChar w:fldCharType="begin"/>
        </w:r>
        <w:r>
          <w:rPr>
            <w:noProof/>
            <w:webHidden/>
          </w:rPr>
          <w:instrText xml:space="preserve"> PAGEREF _Toc201199617 \h </w:instrText>
        </w:r>
        <w:r>
          <w:rPr>
            <w:noProof/>
            <w:webHidden/>
          </w:rPr>
        </w:r>
        <w:r>
          <w:rPr>
            <w:noProof/>
            <w:webHidden/>
          </w:rPr>
          <w:fldChar w:fldCharType="separate"/>
        </w:r>
        <w:r>
          <w:rPr>
            <w:noProof/>
            <w:webHidden/>
          </w:rPr>
          <w:t>59</w:t>
        </w:r>
        <w:r>
          <w:rPr>
            <w:noProof/>
            <w:webHidden/>
          </w:rPr>
          <w:fldChar w:fldCharType="end"/>
        </w:r>
      </w:hyperlink>
    </w:p>
    <w:p w14:paraId="65BC07EF" w14:textId="31296E4B" w:rsidR="00320DFD" w:rsidRPr="0088678B" w:rsidRDefault="00320DFD" w:rsidP="0088678B">
      <w:pPr>
        <w:pStyle w:val="TDC1"/>
        <w:rPr>
          <w:rFonts w:asciiTheme="minorHAnsi" w:eastAsiaTheme="minorEastAsia" w:hAnsiTheme="minorHAnsi" w:cstheme="minorBidi"/>
          <w:bCs w:val="0"/>
          <w:caps w:val="0"/>
          <w:noProof/>
          <w:kern w:val="2"/>
          <w:szCs w:val="24"/>
          <w14:ligatures w14:val="standardContextual"/>
        </w:rPr>
      </w:pPr>
      <w:hyperlink w:anchor="_Toc201199618" w:history="1">
        <w:r w:rsidRPr="007D7A71">
          <w:rPr>
            <w:rStyle w:val="Hipervnculo"/>
            <w:noProof/>
          </w:rPr>
          <w:t>6. MANUAL DE INSTALACIÓN Y NAVEGACIÓN</w:t>
        </w:r>
        <w:r>
          <w:rPr>
            <w:noProof/>
            <w:webHidden/>
          </w:rPr>
          <w:tab/>
        </w:r>
        <w:r>
          <w:rPr>
            <w:noProof/>
            <w:webHidden/>
          </w:rPr>
          <w:fldChar w:fldCharType="begin"/>
        </w:r>
        <w:r>
          <w:rPr>
            <w:noProof/>
            <w:webHidden/>
          </w:rPr>
          <w:instrText xml:space="preserve"> PAGEREF _Toc201199618 \h </w:instrText>
        </w:r>
        <w:r>
          <w:rPr>
            <w:noProof/>
            <w:webHidden/>
          </w:rPr>
        </w:r>
        <w:r>
          <w:rPr>
            <w:noProof/>
            <w:webHidden/>
          </w:rPr>
          <w:fldChar w:fldCharType="separate"/>
        </w:r>
        <w:r>
          <w:rPr>
            <w:noProof/>
            <w:webHidden/>
          </w:rPr>
          <w:t>60</w:t>
        </w:r>
        <w:r>
          <w:rPr>
            <w:noProof/>
            <w:webHidden/>
          </w:rPr>
          <w:fldChar w:fldCharType="end"/>
        </w:r>
      </w:hyperlink>
    </w:p>
    <w:p w14:paraId="79894AF1" w14:textId="1CA42217" w:rsidR="00320DFD" w:rsidRDefault="00320DFD">
      <w:pPr>
        <w:pStyle w:val="TDC2"/>
        <w:rPr>
          <w:rFonts w:asciiTheme="minorHAnsi" w:eastAsiaTheme="minorEastAsia" w:hAnsiTheme="minorHAnsi" w:cstheme="minorBidi"/>
          <w:noProof/>
          <w:kern w:val="2"/>
          <w:szCs w:val="24"/>
          <w14:ligatures w14:val="standardContextual"/>
        </w:rPr>
      </w:pPr>
      <w:hyperlink w:anchor="_Toc201199620" w:history="1">
        <w:r w:rsidRPr="007D7A71">
          <w:rPr>
            <w:rStyle w:val="Hipervnculo"/>
            <w:noProof/>
          </w:rPr>
          <w:t>Figura 6.1 “Árbol de navegación EugCOM”</w:t>
        </w:r>
        <w:r>
          <w:rPr>
            <w:noProof/>
            <w:webHidden/>
          </w:rPr>
          <w:tab/>
        </w:r>
        <w:r>
          <w:rPr>
            <w:noProof/>
            <w:webHidden/>
          </w:rPr>
          <w:fldChar w:fldCharType="begin"/>
        </w:r>
        <w:r>
          <w:rPr>
            <w:noProof/>
            <w:webHidden/>
          </w:rPr>
          <w:instrText xml:space="preserve"> PAGEREF _Toc201199620 \h </w:instrText>
        </w:r>
        <w:r>
          <w:rPr>
            <w:noProof/>
            <w:webHidden/>
          </w:rPr>
        </w:r>
        <w:r>
          <w:rPr>
            <w:noProof/>
            <w:webHidden/>
          </w:rPr>
          <w:fldChar w:fldCharType="separate"/>
        </w:r>
        <w:r>
          <w:rPr>
            <w:noProof/>
            <w:webHidden/>
          </w:rPr>
          <w:t>64</w:t>
        </w:r>
        <w:r>
          <w:rPr>
            <w:noProof/>
            <w:webHidden/>
          </w:rPr>
          <w:fldChar w:fldCharType="end"/>
        </w:r>
      </w:hyperlink>
    </w:p>
    <w:p w14:paraId="230CE7B4" w14:textId="620A42CE" w:rsidR="00320DFD" w:rsidRDefault="00320DFD">
      <w:pPr>
        <w:pStyle w:val="TDC2"/>
        <w:rPr>
          <w:rFonts w:asciiTheme="minorHAnsi" w:eastAsiaTheme="minorEastAsia" w:hAnsiTheme="minorHAnsi" w:cstheme="minorBidi"/>
          <w:noProof/>
          <w:kern w:val="2"/>
          <w:szCs w:val="24"/>
          <w14:ligatures w14:val="standardContextual"/>
        </w:rPr>
      </w:pPr>
      <w:hyperlink w:anchor="_Toc201199621" w:history="1">
        <w:r w:rsidRPr="007D7A71">
          <w:rPr>
            <w:rStyle w:val="Hipervnculo"/>
            <w:noProof/>
          </w:rPr>
          <w:t>Figura 6.2 “Vista navegación menú desplegable externa”</w:t>
        </w:r>
        <w:r>
          <w:rPr>
            <w:noProof/>
            <w:webHidden/>
          </w:rPr>
          <w:tab/>
        </w:r>
        <w:r>
          <w:rPr>
            <w:noProof/>
            <w:webHidden/>
          </w:rPr>
          <w:fldChar w:fldCharType="begin"/>
        </w:r>
        <w:r>
          <w:rPr>
            <w:noProof/>
            <w:webHidden/>
          </w:rPr>
          <w:instrText xml:space="preserve"> PAGEREF _Toc201199621 \h </w:instrText>
        </w:r>
        <w:r>
          <w:rPr>
            <w:noProof/>
            <w:webHidden/>
          </w:rPr>
        </w:r>
        <w:r>
          <w:rPr>
            <w:noProof/>
            <w:webHidden/>
          </w:rPr>
          <w:fldChar w:fldCharType="separate"/>
        </w:r>
        <w:r>
          <w:rPr>
            <w:noProof/>
            <w:webHidden/>
          </w:rPr>
          <w:t>65</w:t>
        </w:r>
        <w:r>
          <w:rPr>
            <w:noProof/>
            <w:webHidden/>
          </w:rPr>
          <w:fldChar w:fldCharType="end"/>
        </w:r>
      </w:hyperlink>
    </w:p>
    <w:p w14:paraId="4394D13F" w14:textId="3BFA6BF9" w:rsidR="00320DFD" w:rsidRPr="0088678B" w:rsidRDefault="00320DFD" w:rsidP="0088678B">
      <w:pPr>
        <w:pStyle w:val="TDC1"/>
        <w:rPr>
          <w:rFonts w:asciiTheme="minorHAnsi" w:eastAsiaTheme="minorEastAsia" w:hAnsiTheme="minorHAnsi" w:cstheme="minorBidi"/>
          <w:bCs w:val="0"/>
          <w:caps w:val="0"/>
          <w:noProof/>
          <w:kern w:val="2"/>
          <w:szCs w:val="24"/>
          <w14:ligatures w14:val="standardContextual"/>
        </w:rPr>
      </w:pPr>
      <w:hyperlink w:anchor="_Toc201199622" w:history="1">
        <w:r w:rsidRPr="007D7A71">
          <w:rPr>
            <w:rStyle w:val="Hipervnculo"/>
            <w:noProof/>
          </w:rPr>
          <w:t>7. PRUEBAS UNITARIAS</w:t>
        </w:r>
        <w:r>
          <w:rPr>
            <w:noProof/>
            <w:webHidden/>
          </w:rPr>
          <w:tab/>
        </w:r>
        <w:r>
          <w:rPr>
            <w:noProof/>
            <w:webHidden/>
          </w:rPr>
          <w:fldChar w:fldCharType="begin"/>
        </w:r>
        <w:r>
          <w:rPr>
            <w:noProof/>
            <w:webHidden/>
          </w:rPr>
          <w:instrText xml:space="preserve"> PAGEREF _Toc201199622 \h </w:instrText>
        </w:r>
        <w:r>
          <w:rPr>
            <w:noProof/>
            <w:webHidden/>
          </w:rPr>
        </w:r>
        <w:r>
          <w:rPr>
            <w:noProof/>
            <w:webHidden/>
          </w:rPr>
          <w:fldChar w:fldCharType="separate"/>
        </w:r>
        <w:r>
          <w:rPr>
            <w:noProof/>
            <w:webHidden/>
          </w:rPr>
          <w:t>66</w:t>
        </w:r>
        <w:r>
          <w:rPr>
            <w:noProof/>
            <w:webHidden/>
          </w:rPr>
          <w:fldChar w:fldCharType="end"/>
        </w:r>
      </w:hyperlink>
    </w:p>
    <w:p w14:paraId="20625539" w14:textId="7A660D54"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24" w:history="1">
        <w:r w:rsidRPr="007D7A71">
          <w:rPr>
            <w:rStyle w:val="Hipervnculo"/>
            <w:noProof/>
          </w:rPr>
          <w:t>Figura 7.1 “Captura de pantalla de prueba 1-2-3 caso de uso N°1.1”</w:t>
        </w:r>
        <w:r>
          <w:rPr>
            <w:noProof/>
            <w:webHidden/>
          </w:rPr>
          <w:tab/>
        </w:r>
        <w:r>
          <w:rPr>
            <w:noProof/>
            <w:webHidden/>
          </w:rPr>
          <w:fldChar w:fldCharType="begin"/>
        </w:r>
        <w:r>
          <w:rPr>
            <w:noProof/>
            <w:webHidden/>
          </w:rPr>
          <w:instrText xml:space="preserve"> PAGEREF _Toc201199624 \h </w:instrText>
        </w:r>
        <w:r>
          <w:rPr>
            <w:noProof/>
            <w:webHidden/>
          </w:rPr>
        </w:r>
        <w:r>
          <w:rPr>
            <w:noProof/>
            <w:webHidden/>
          </w:rPr>
          <w:fldChar w:fldCharType="separate"/>
        </w:r>
        <w:r>
          <w:rPr>
            <w:noProof/>
            <w:webHidden/>
          </w:rPr>
          <w:t>68</w:t>
        </w:r>
        <w:r>
          <w:rPr>
            <w:noProof/>
            <w:webHidden/>
          </w:rPr>
          <w:fldChar w:fldCharType="end"/>
        </w:r>
      </w:hyperlink>
    </w:p>
    <w:p w14:paraId="0EF16654" w14:textId="2D662F81"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26" w:history="1">
        <w:r w:rsidRPr="007D7A71">
          <w:rPr>
            <w:rStyle w:val="Hipervnculo"/>
            <w:noProof/>
          </w:rPr>
          <w:t>Figura 7.2 “Captura de pantalla de prueba 1-2-3 caso de uso N°1.4”</w:t>
        </w:r>
        <w:r>
          <w:rPr>
            <w:noProof/>
            <w:webHidden/>
          </w:rPr>
          <w:tab/>
        </w:r>
        <w:r>
          <w:rPr>
            <w:noProof/>
            <w:webHidden/>
          </w:rPr>
          <w:fldChar w:fldCharType="begin"/>
        </w:r>
        <w:r>
          <w:rPr>
            <w:noProof/>
            <w:webHidden/>
          </w:rPr>
          <w:instrText xml:space="preserve"> PAGEREF _Toc201199626 \h </w:instrText>
        </w:r>
        <w:r>
          <w:rPr>
            <w:noProof/>
            <w:webHidden/>
          </w:rPr>
        </w:r>
        <w:r>
          <w:rPr>
            <w:noProof/>
            <w:webHidden/>
          </w:rPr>
          <w:fldChar w:fldCharType="separate"/>
        </w:r>
        <w:r>
          <w:rPr>
            <w:noProof/>
            <w:webHidden/>
          </w:rPr>
          <w:t>71</w:t>
        </w:r>
        <w:r>
          <w:rPr>
            <w:noProof/>
            <w:webHidden/>
          </w:rPr>
          <w:fldChar w:fldCharType="end"/>
        </w:r>
      </w:hyperlink>
    </w:p>
    <w:p w14:paraId="43C4694A" w14:textId="41FB1F14"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28" w:history="1">
        <w:r w:rsidRPr="007D7A71">
          <w:rPr>
            <w:rStyle w:val="Hipervnculo"/>
            <w:noProof/>
          </w:rPr>
          <w:t>Figura 7.3 “Captura de pantalla de prueba 1-2-3 caso de uso N°1.7”</w:t>
        </w:r>
        <w:r>
          <w:rPr>
            <w:noProof/>
            <w:webHidden/>
          </w:rPr>
          <w:tab/>
        </w:r>
        <w:r>
          <w:rPr>
            <w:noProof/>
            <w:webHidden/>
          </w:rPr>
          <w:fldChar w:fldCharType="begin"/>
        </w:r>
        <w:r>
          <w:rPr>
            <w:noProof/>
            <w:webHidden/>
          </w:rPr>
          <w:instrText xml:space="preserve"> PAGEREF _Toc201199628 \h </w:instrText>
        </w:r>
        <w:r>
          <w:rPr>
            <w:noProof/>
            <w:webHidden/>
          </w:rPr>
        </w:r>
        <w:r>
          <w:rPr>
            <w:noProof/>
            <w:webHidden/>
          </w:rPr>
          <w:fldChar w:fldCharType="separate"/>
        </w:r>
        <w:r>
          <w:rPr>
            <w:noProof/>
            <w:webHidden/>
          </w:rPr>
          <w:t>75</w:t>
        </w:r>
        <w:r>
          <w:rPr>
            <w:noProof/>
            <w:webHidden/>
          </w:rPr>
          <w:fldChar w:fldCharType="end"/>
        </w:r>
      </w:hyperlink>
    </w:p>
    <w:p w14:paraId="0C420263" w14:textId="32B3BE66"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30" w:history="1">
        <w:r w:rsidRPr="007D7A71">
          <w:rPr>
            <w:rStyle w:val="Hipervnculo"/>
            <w:noProof/>
          </w:rPr>
          <w:t>Figura 7.4 “Captura de pantalla de prueba 1-2-3 caso de uso N°1.10”</w:t>
        </w:r>
        <w:r>
          <w:rPr>
            <w:noProof/>
            <w:webHidden/>
          </w:rPr>
          <w:tab/>
        </w:r>
        <w:r>
          <w:rPr>
            <w:noProof/>
            <w:webHidden/>
          </w:rPr>
          <w:fldChar w:fldCharType="begin"/>
        </w:r>
        <w:r>
          <w:rPr>
            <w:noProof/>
            <w:webHidden/>
          </w:rPr>
          <w:instrText xml:space="preserve"> PAGEREF _Toc201199630 \h </w:instrText>
        </w:r>
        <w:r>
          <w:rPr>
            <w:noProof/>
            <w:webHidden/>
          </w:rPr>
        </w:r>
        <w:r>
          <w:rPr>
            <w:noProof/>
            <w:webHidden/>
          </w:rPr>
          <w:fldChar w:fldCharType="separate"/>
        </w:r>
        <w:r>
          <w:rPr>
            <w:noProof/>
            <w:webHidden/>
          </w:rPr>
          <w:t>78</w:t>
        </w:r>
        <w:r>
          <w:rPr>
            <w:noProof/>
            <w:webHidden/>
          </w:rPr>
          <w:fldChar w:fldCharType="end"/>
        </w:r>
      </w:hyperlink>
    </w:p>
    <w:p w14:paraId="61EAACEE" w14:textId="14498F4B"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32" w:history="1">
        <w:r w:rsidRPr="007D7A71">
          <w:rPr>
            <w:rStyle w:val="Hipervnculo"/>
            <w:noProof/>
          </w:rPr>
          <w:t>Figura 7.5 “Captura de pantalla de prueba 1-2-3 caso de uso N°1.13”</w:t>
        </w:r>
        <w:r>
          <w:rPr>
            <w:noProof/>
            <w:webHidden/>
          </w:rPr>
          <w:tab/>
        </w:r>
        <w:r>
          <w:rPr>
            <w:noProof/>
            <w:webHidden/>
          </w:rPr>
          <w:fldChar w:fldCharType="begin"/>
        </w:r>
        <w:r>
          <w:rPr>
            <w:noProof/>
            <w:webHidden/>
          </w:rPr>
          <w:instrText xml:space="preserve"> PAGEREF _Toc201199632 \h </w:instrText>
        </w:r>
        <w:r>
          <w:rPr>
            <w:noProof/>
            <w:webHidden/>
          </w:rPr>
        </w:r>
        <w:r>
          <w:rPr>
            <w:noProof/>
            <w:webHidden/>
          </w:rPr>
          <w:fldChar w:fldCharType="separate"/>
        </w:r>
        <w:r>
          <w:rPr>
            <w:noProof/>
            <w:webHidden/>
          </w:rPr>
          <w:t>82</w:t>
        </w:r>
        <w:r>
          <w:rPr>
            <w:noProof/>
            <w:webHidden/>
          </w:rPr>
          <w:fldChar w:fldCharType="end"/>
        </w:r>
      </w:hyperlink>
    </w:p>
    <w:p w14:paraId="2908738E" w14:textId="68B48B9E"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34" w:history="1">
        <w:r w:rsidRPr="007D7A71">
          <w:rPr>
            <w:rStyle w:val="Hipervnculo"/>
            <w:noProof/>
          </w:rPr>
          <w:t>Figura 7.6 “Captura de pantalla de prueba 1-2-3 caso de uso N°1.16</w:t>
        </w:r>
        <w:r>
          <w:rPr>
            <w:noProof/>
            <w:webHidden/>
          </w:rPr>
          <w:tab/>
        </w:r>
        <w:r>
          <w:rPr>
            <w:noProof/>
            <w:webHidden/>
          </w:rPr>
          <w:fldChar w:fldCharType="begin"/>
        </w:r>
        <w:r>
          <w:rPr>
            <w:noProof/>
            <w:webHidden/>
          </w:rPr>
          <w:instrText xml:space="preserve"> PAGEREF _Toc201199634 \h </w:instrText>
        </w:r>
        <w:r>
          <w:rPr>
            <w:noProof/>
            <w:webHidden/>
          </w:rPr>
        </w:r>
        <w:r>
          <w:rPr>
            <w:noProof/>
            <w:webHidden/>
          </w:rPr>
          <w:fldChar w:fldCharType="separate"/>
        </w:r>
        <w:r>
          <w:rPr>
            <w:noProof/>
            <w:webHidden/>
          </w:rPr>
          <w:t>85</w:t>
        </w:r>
        <w:r>
          <w:rPr>
            <w:noProof/>
            <w:webHidden/>
          </w:rPr>
          <w:fldChar w:fldCharType="end"/>
        </w:r>
      </w:hyperlink>
    </w:p>
    <w:p w14:paraId="47269AF7" w14:textId="7361F407"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36" w:history="1">
        <w:r w:rsidRPr="007D7A71">
          <w:rPr>
            <w:rStyle w:val="Hipervnculo"/>
            <w:noProof/>
          </w:rPr>
          <w:t>Figura 7.7 “Captura de pantalla de prueba 1-2-3 caso de uso N°1.19”</w:t>
        </w:r>
        <w:r>
          <w:rPr>
            <w:noProof/>
            <w:webHidden/>
          </w:rPr>
          <w:tab/>
        </w:r>
        <w:r>
          <w:rPr>
            <w:noProof/>
            <w:webHidden/>
          </w:rPr>
          <w:fldChar w:fldCharType="begin"/>
        </w:r>
        <w:r>
          <w:rPr>
            <w:noProof/>
            <w:webHidden/>
          </w:rPr>
          <w:instrText xml:space="preserve"> PAGEREF _Toc201199636 \h </w:instrText>
        </w:r>
        <w:r>
          <w:rPr>
            <w:noProof/>
            <w:webHidden/>
          </w:rPr>
        </w:r>
        <w:r>
          <w:rPr>
            <w:noProof/>
            <w:webHidden/>
          </w:rPr>
          <w:fldChar w:fldCharType="separate"/>
        </w:r>
        <w:r>
          <w:rPr>
            <w:noProof/>
            <w:webHidden/>
          </w:rPr>
          <w:t>88</w:t>
        </w:r>
        <w:r>
          <w:rPr>
            <w:noProof/>
            <w:webHidden/>
          </w:rPr>
          <w:fldChar w:fldCharType="end"/>
        </w:r>
      </w:hyperlink>
    </w:p>
    <w:p w14:paraId="25B5C9B9" w14:textId="2B9A80E6"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38" w:history="1">
        <w:r w:rsidRPr="007D7A71">
          <w:rPr>
            <w:rStyle w:val="Hipervnculo"/>
            <w:noProof/>
          </w:rPr>
          <w:t>Figura 7.8 “Captura de pantalla de prueba 1-2-3-4 caso de uso N°2.1”</w:t>
        </w:r>
        <w:r>
          <w:rPr>
            <w:noProof/>
            <w:webHidden/>
          </w:rPr>
          <w:tab/>
        </w:r>
        <w:r>
          <w:rPr>
            <w:noProof/>
            <w:webHidden/>
          </w:rPr>
          <w:fldChar w:fldCharType="begin"/>
        </w:r>
        <w:r>
          <w:rPr>
            <w:noProof/>
            <w:webHidden/>
          </w:rPr>
          <w:instrText xml:space="preserve"> PAGEREF _Toc201199638 \h </w:instrText>
        </w:r>
        <w:r>
          <w:rPr>
            <w:noProof/>
            <w:webHidden/>
          </w:rPr>
        </w:r>
        <w:r>
          <w:rPr>
            <w:noProof/>
            <w:webHidden/>
          </w:rPr>
          <w:fldChar w:fldCharType="separate"/>
        </w:r>
        <w:r>
          <w:rPr>
            <w:noProof/>
            <w:webHidden/>
          </w:rPr>
          <w:t>92</w:t>
        </w:r>
        <w:r>
          <w:rPr>
            <w:noProof/>
            <w:webHidden/>
          </w:rPr>
          <w:fldChar w:fldCharType="end"/>
        </w:r>
      </w:hyperlink>
    </w:p>
    <w:p w14:paraId="42D2A32B" w14:textId="0FD2128F"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40" w:history="1">
        <w:r w:rsidRPr="007D7A71">
          <w:rPr>
            <w:rStyle w:val="Hipervnculo"/>
            <w:noProof/>
          </w:rPr>
          <w:t>Figura 7.9 “Captura de pantalla de prueba 1-2-3 caso de uso N°2.2”</w:t>
        </w:r>
        <w:r>
          <w:rPr>
            <w:noProof/>
            <w:webHidden/>
          </w:rPr>
          <w:tab/>
        </w:r>
        <w:r>
          <w:rPr>
            <w:noProof/>
            <w:webHidden/>
          </w:rPr>
          <w:fldChar w:fldCharType="begin"/>
        </w:r>
        <w:r>
          <w:rPr>
            <w:noProof/>
            <w:webHidden/>
          </w:rPr>
          <w:instrText xml:space="preserve"> PAGEREF _Toc201199640 \h </w:instrText>
        </w:r>
        <w:r>
          <w:rPr>
            <w:noProof/>
            <w:webHidden/>
          </w:rPr>
        </w:r>
        <w:r>
          <w:rPr>
            <w:noProof/>
            <w:webHidden/>
          </w:rPr>
          <w:fldChar w:fldCharType="separate"/>
        </w:r>
        <w:r>
          <w:rPr>
            <w:noProof/>
            <w:webHidden/>
          </w:rPr>
          <w:t>95</w:t>
        </w:r>
        <w:r>
          <w:rPr>
            <w:noProof/>
            <w:webHidden/>
          </w:rPr>
          <w:fldChar w:fldCharType="end"/>
        </w:r>
      </w:hyperlink>
    </w:p>
    <w:p w14:paraId="61FC3D11" w14:textId="3864FF70"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42" w:history="1">
        <w:r w:rsidRPr="007D7A71">
          <w:rPr>
            <w:rStyle w:val="Hipervnculo"/>
            <w:noProof/>
          </w:rPr>
          <w:t>Figura 7.10 “Captura de pantalla de prueba 1-2-3 caso de uso N°2.4”</w:t>
        </w:r>
        <w:r>
          <w:rPr>
            <w:noProof/>
            <w:webHidden/>
          </w:rPr>
          <w:tab/>
        </w:r>
        <w:r>
          <w:rPr>
            <w:noProof/>
            <w:webHidden/>
          </w:rPr>
          <w:fldChar w:fldCharType="begin"/>
        </w:r>
        <w:r>
          <w:rPr>
            <w:noProof/>
            <w:webHidden/>
          </w:rPr>
          <w:instrText xml:space="preserve"> PAGEREF _Toc201199642 \h </w:instrText>
        </w:r>
        <w:r>
          <w:rPr>
            <w:noProof/>
            <w:webHidden/>
          </w:rPr>
        </w:r>
        <w:r>
          <w:rPr>
            <w:noProof/>
            <w:webHidden/>
          </w:rPr>
          <w:fldChar w:fldCharType="separate"/>
        </w:r>
        <w:r>
          <w:rPr>
            <w:noProof/>
            <w:webHidden/>
          </w:rPr>
          <w:t>98</w:t>
        </w:r>
        <w:r>
          <w:rPr>
            <w:noProof/>
            <w:webHidden/>
          </w:rPr>
          <w:fldChar w:fldCharType="end"/>
        </w:r>
      </w:hyperlink>
    </w:p>
    <w:p w14:paraId="67B851C4" w14:textId="633A6E8C"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44" w:history="1">
        <w:r w:rsidRPr="007D7A71">
          <w:rPr>
            <w:rStyle w:val="Hipervnculo"/>
            <w:noProof/>
          </w:rPr>
          <w:t>Figura 7.11 “Captura de pantalla de prueba 1-2-3 caso de uso N°4.5”</w:t>
        </w:r>
        <w:r>
          <w:rPr>
            <w:noProof/>
            <w:webHidden/>
          </w:rPr>
          <w:tab/>
        </w:r>
        <w:r>
          <w:rPr>
            <w:noProof/>
            <w:webHidden/>
          </w:rPr>
          <w:fldChar w:fldCharType="begin"/>
        </w:r>
        <w:r>
          <w:rPr>
            <w:noProof/>
            <w:webHidden/>
          </w:rPr>
          <w:instrText xml:space="preserve"> PAGEREF _Toc201199644 \h </w:instrText>
        </w:r>
        <w:r>
          <w:rPr>
            <w:noProof/>
            <w:webHidden/>
          </w:rPr>
        </w:r>
        <w:r>
          <w:rPr>
            <w:noProof/>
            <w:webHidden/>
          </w:rPr>
          <w:fldChar w:fldCharType="separate"/>
        </w:r>
        <w:r>
          <w:rPr>
            <w:noProof/>
            <w:webHidden/>
          </w:rPr>
          <w:t>101</w:t>
        </w:r>
        <w:r>
          <w:rPr>
            <w:noProof/>
            <w:webHidden/>
          </w:rPr>
          <w:fldChar w:fldCharType="end"/>
        </w:r>
      </w:hyperlink>
    </w:p>
    <w:p w14:paraId="31319C3A" w14:textId="698FAF35"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46" w:history="1">
        <w:r w:rsidRPr="007D7A71">
          <w:rPr>
            <w:rStyle w:val="Hipervnculo"/>
            <w:noProof/>
          </w:rPr>
          <w:t>Figura 7.12 “Captura de pantalla de prueba 1-2-3 caso de uso N°6.5”</w:t>
        </w:r>
        <w:r>
          <w:rPr>
            <w:noProof/>
            <w:webHidden/>
          </w:rPr>
          <w:tab/>
        </w:r>
        <w:r>
          <w:rPr>
            <w:noProof/>
            <w:webHidden/>
          </w:rPr>
          <w:fldChar w:fldCharType="begin"/>
        </w:r>
        <w:r>
          <w:rPr>
            <w:noProof/>
            <w:webHidden/>
          </w:rPr>
          <w:instrText xml:space="preserve"> PAGEREF _Toc201199646 \h </w:instrText>
        </w:r>
        <w:r>
          <w:rPr>
            <w:noProof/>
            <w:webHidden/>
          </w:rPr>
        </w:r>
        <w:r>
          <w:rPr>
            <w:noProof/>
            <w:webHidden/>
          </w:rPr>
          <w:fldChar w:fldCharType="separate"/>
        </w:r>
        <w:r>
          <w:rPr>
            <w:noProof/>
            <w:webHidden/>
          </w:rPr>
          <w:t>105</w:t>
        </w:r>
        <w:r>
          <w:rPr>
            <w:noProof/>
            <w:webHidden/>
          </w:rPr>
          <w:fldChar w:fldCharType="end"/>
        </w:r>
      </w:hyperlink>
    </w:p>
    <w:p w14:paraId="57433C87" w14:textId="0E2D7A62" w:rsidR="00320DFD" w:rsidRDefault="00320DFD">
      <w:pPr>
        <w:pStyle w:val="TDC2"/>
        <w:rPr>
          <w:rFonts w:asciiTheme="minorHAnsi" w:eastAsiaTheme="minorEastAsia" w:hAnsiTheme="minorHAnsi" w:cstheme="minorBidi"/>
          <w:noProof/>
          <w:kern w:val="2"/>
          <w:szCs w:val="24"/>
          <w14:ligatures w14:val="standardContextual"/>
        </w:rPr>
      </w:pPr>
      <w:hyperlink w:anchor="_Toc201199648" w:history="1">
        <w:r w:rsidRPr="007D7A71">
          <w:rPr>
            <w:rStyle w:val="Hipervnculo"/>
            <w:noProof/>
          </w:rPr>
          <w:t>Figura 7.13 “Captura de pantalla de prueba 1-2-3 caso de uso N°7.2”</w:t>
        </w:r>
        <w:r>
          <w:rPr>
            <w:noProof/>
            <w:webHidden/>
          </w:rPr>
          <w:tab/>
        </w:r>
        <w:r>
          <w:rPr>
            <w:noProof/>
            <w:webHidden/>
          </w:rPr>
          <w:fldChar w:fldCharType="begin"/>
        </w:r>
        <w:r>
          <w:rPr>
            <w:noProof/>
            <w:webHidden/>
          </w:rPr>
          <w:instrText xml:space="preserve"> PAGEREF _Toc201199648 \h </w:instrText>
        </w:r>
        <w:r>
          <w:rPr>
            <w:noProof/>
            <w:webHidden/>
          </w:rPr>
        </w:r>
        <w:r>
          <w:rPr>
            <w:noProof/>
            <w:webHidden/>
          </w:rPr>
          <w:fldChar w:fldCharType="separate"/>
        </w:r>
        <w:r>
          <w:rPr>
            <w:noProof/>
            <w:webHidden/>
          </w:rPr>
          <w:t>108</w:t>
        </w:r>
        <w:r>
          <w:rPr>
            <w:noProof/>
            <w:webHidden/>
          </w:rPr>
          <w:fldChar w:fldCharType="end"/>
        </w:r>
      </w:hyperlink>
    </w:p>
    <w:p w14:paraId="4C9CB49D" w14:textId="003E9757" w:rsidR="00320DFD" w:rsidRDefault="00320DFD" w:rsidP="00320DFD">
      <w:pPr>
        <w:pStyle w:val="TDC2"/>
        <w:rPr>
          <w:rFonts w:asciiTheme="minorHAnsi" w:eastAsiaTheme="minorEastAsia" w:hAnsiTheme="minorHAnsi" w:cstheme="minorBidi"/>
          <w:noProof/>
          <w:kern w:val="2"/>
          <w:szCs w:val="24"/>
          <w14:ligatures w14:val="standardContextual"/>
        </w:rPr>
      </w:pPr>
      <w:hyperlink w:anchor="_Toc201199649" w:history="1">
        <w:r w:rsidRPr="007D7A71">
          <w:rPr>
            <w:rStyle w:val="Hipervnculo"/>
            <w:noProof/>
          </w:rPr>
          <w:t>Figura 7.14 “Captura de pantalla de prueba 1-2-3 caso de uso N°7.2”</w:t>
        </w:r>
        <w:r>
          <w:rPr>
            <w:noProof/>
            <w:webHidden/>
          </w:rPr>
          <w:tab/>
        </w:r>
        <w:r>
          <w:rPr>
            <w:noProof/>
            <w:webHidden/>
          </w:rPr>
          <w:fldChar w:fldCharType="begin"/>
        </w:r>
        <w:r>
          <w:rPr>
            <w:noProof/>
            <w:webHidden/>
          </w:rPr>
          <w:instrText xml:space="preserve"> PAGEREF _Toc201199649 \h </w:instrText>
        </w:r>
        <w:r>
          <w:rPr>
            <w:noProof/>
            <w:webHidden/>
          </w:rPr>
        </w:r>
        <w:r>
          <w:rPr>
            <w:noProof/>
            <w:webHidden/>
          </w:rPr>
          <w:fldChar w:fldCharType="separate"/>
        </w:r>
        <w:r>
          <w:rPr>
            <w:noProof/>
            <w:webHidden/>
          </w:rPr>
          <w:t>108</w:t>
        </w:r>
        <w:r>
          <w:rPr>
            <w:noProof/>
            <w:webHidden/>
          </w:rPr>
          <w:fldChar w:fldCharType="end"/>
        </w:r>
      </w:hyperlink>
    </w:p>
    <w:p w14:paraId="040AFA99" w14:textId="1AD9450F"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51" w:history="1">
        <w:r w:rsidRPr="007D7A71">
          <w:rPr>
            <w:rStyle w:val="Hipervnculo"/>
            <w:noProof/>
          </w:rPr>
          <w:t>Figura 7.15 “Captura de pantalla de prueba 1-2-3 caso de uso N°7.4”</w:t>
        </w:r>
        <w:r>
          <w:rPr>
            <w:noProof/>
            <w:webHidden/>
          </w:rPr>
          <w:tab/>
        </w:r>
        <w:r>
          <w:rPr>
            <w:noProof/>
            <w:webHidden/>
          </w:rPr>
          <w:fldChar w:fldCharType="begin"/>
        </w:r>
        <w:r>
          <w:rPr>
            <w:noProof/>
            <w:webHidden/>
          </w:rPr>
          <w:instrText xml:space="preserve"> PAGEREF _Toc201199651 \h </w:instrText>
        </w:r>
        <w:r>
          <w:rPr>
            <w:noProof/>
            <w:webHidden/>
          </w:rPr>
        </w:r>
        <w:r>
          <w:rPr>
            <w:noProof/>
            <w:webHidden/>
          </w:rPr>
          <w:fldChar w:fldCharType="separate"/>
        </w:r>
        <w:r>
          <w:rPr>
            <w:noProof/>
            <w:webHidden/>
          </w:rPr>
          <w:t>111</w:t>
        </w:r>
        <w:r>
          <w:rPr>
            <w:noProof/>
            <w:webHidden/>
          </w:rPr>
          <w:fldChar w:fldCharType="end"/>
        </w:r>
      </w:hyperlink>
    </w:p>
    <w:p w14:paraId="343C80B2" w14:textId="6A78536A" w:rsidR="00320DFD" w:rsidRDefault="00320DFD">
      <w:pPr>
        <w:pStyle w:val="TDC2"/>
        <w:rPr>
          <w:rFonts w:asciiTheme="minorHAnsi" w:eastAsiaTheme="minorEastAsia" w:hAnsiTheme="minorHAnsi" w:cstheme="minorBidi"/>
          <w:noProof/>
          <w:kern w:val="2"/>
          <w:szCs w:val="24"/>
          <w14:ligatures w14:val="standardContextual"/>
        </w:rPr>
      </w:pPr>
      <w:hyperlink w:anchor="_Toc201199653" w:history="1">
        <w:r w:rsidRPr="007D7A71">
          <w:rPr>
            <w:rStyle w:val="Hipervnculo"/>
            <w:noProof/>
          </w:rPr>
          <w:t>Figura 7.16 “Captura de pantalla de prueba 1-2-3 caso de uso N°7.5”</w:t>
        </w:r>
        <w:r>
          <w:rPr>
            <w:noProof/>
            <w:webHidden/>
          </w:rPr>
          <w:tab/>
        </w:r>
        <w:r>
          <w:rPr>
            <w:noProof/>
            <w:webHidden/>
          </w:rPr>
          <w:fldChar w:fldCharType="begin"/>
        </w:r>
        <w:r>
          <w:rPr>
            <w:noProof/>
            <w:webHidden/>
          </w:rPr>
          <w:instrText xml:space="preserve"> PAGEREF _Toc201199653 \h </w:instrText>
        </w:r>
        <w:r>
          <w:rPr>
            <w:noProof/>
            <w:webHidden/>
          </w:rPr>
        </w:r>
        <w:r>
          <w:rPr>
            <w:noProof/>
            <w:webHidden/>
          </w:rPr>
          <w:fldChar w:fldCharType="separate"/>
        </w:r>
        <w:r>
          <w:rPr>
            <w:noProof/>
            <w:webHidden/>
          </w:rPr>
          <w:t>114</w:t>
        </w:r>
        <w:r>
          <w:rPr>
            <w:noProof/>
            <w:webHidden/>
          </w:rPr>
          <w:fldChar w:fldCharType="end"/>
        </w:r>
      </w:hyperlink>
    </w:p>
    <w:p w14:paraId="76DD37CB" w14:textId="4CBC2542" w:rsidR="00320DFD" w:rsidRPr="0088678B" w:rsidRDefault="00320DFD" w:rsidP="0088678B">
      <w:pPr>
        <w:pStyle w:val="TDC1"/>
        <w:rPr>
          <w:rFonts w:asciiTheme="minorHAnsi" w:eastAsiaTheme="minorEastAsia" w:hAnsiTheme="minorHAnsi" w:cstheme="minorBidi"/>
          <w:bCs w:val="0"/>
          <w:caps w:val="0"/>
          <w:noProof/>
          <w:kern w:val="2"/>
          <w:szCs w:val="24"/>
          <w14:ligatures w14:val="standardContextual"/>
        </w:rPr>
      </w:pPr>
      <w:hyperlink w:anchor="_Toc201199654" w:history="1">
        <w:r w:rsidRPr="007D7A71">
          <w:rPr>
            <w:rStyle w:val="Hipervnculo"/>
            <w:noProof/>
          </w:rPr>
          <w:t>8. SPRINT REVIEW</w:t>
        </w:r>
        <w:r>
          <w:rPr>
            <w:noProof/>
            <w:webHidden/>
          </w:rPr>
          <w:tab/>
        </w:r>
        <w:r>
          <w:rPr>
            <w:noProof/>
            <w:webHidden/>
          </w:rPr>
          <w:fldChar w:fldCharType="begin"/>
        </w:r>
        <w:r>
          <w:rPr>
            <w:noProof/>
            <w:webHidden/>
          </w:rPr>
          <w:instrText xml:space="preserve"> PAGEREF _Toc201199654 \h </w:instrText>
        </w:r>
        <w:r>
          <w:rPr>
            <w:noProof/>
            <w:webHidden/>
          </w:rPr>
        </w:r>
        <w:r>
          <w:rPr>
            <w:noProof/>
            <w:webHidden/>
          </w:rPr>
          <w:fldChar w:fldCharType="separate"/>
        </w:r>
        <w:r>
          <w:rPr>
            <w:noProof/>
            <w:webHidden/>
          </w:rPr>
          <w:t>115</w:t>
        </w:r>
        <w:r>
          <w:rPr>
            <w:noProof/>
            <w:webHidden/>
          </w:rPr>
          <w:fldChar w:fldCharType="end"/>
        </w:r>
      </w:hyperlink>
    </w:p>
    <w:p w14:paraId="1FB2641A" w14:textId="3C86052E" w:rsidR="00320DFD" w:rsidRDefault="00320DFD">
      <w:pPr>
        <w:pStyle w:val="TDC2"/>
        <w:rPr>
          <w:rFonts w:asciiTheme="minorHAnsi" w:eastAsiaTheme="minorEastAsia" w:hAnsiTheme="minorHAnsi" w:cstheme="minorBidi"/>
          <w:noProof/>
          <w:kern w:val="2"/>
          <w:szCs w:val="24"/>
          <w14:ligatures w14:val="standardContextual"/>
        </w:rPr>
      </w:pPr>
      <w:hyperlink w:anchor="_Toc201199657" w:history="1">
        <w:r w:rsidRPr="007D7A71">
          <w:rPr>
            <w:rStyle w:val="Hipervnculo"/>
            <w:noProof/>
          </w:rPr>
          <w:t>Figura 8.1 Gráfica Burn-Down del esfuerzo del equipo</w:t>
        </w:r>
        <w:r>
          <w:rPr>
            <w:noProof/>
            <w:webHidden/>
          </w:rPr>
          <w:tab/>
        </w:r>
        <w:r>
          <w:rPr>
            <w:noProof/>
            <w:webHidden/>
          </w:rPr>
          <w:fldChar w:fldCharType="begin"/>
        </w:r>
        <w:r>
          <w:rPr>
            <w:noProof/>
            <w:webHidden/>
          </w:rPr>
          <w:instrText xml:space="preserve"> PAGEREF _Toc201199657 \h </w:instrText>
        </w:r>
        <w:r>
          <w:rPr>
            <w:noProof/>
            <w:webHidden/>
          </w:rPr>
        </w:r>
        <w:r>
          <w:rPr>
            <w:noProof/>
            <w:webHidden/>
          </w:rPr>
          <w:fldChar w:fldCharType="separate"/>
        </w:r>
        <w:r>
          <w:rPr>
            <w:noProof/>
            <w:webHidden/>
          </w:rPr>
          <w:t>117</w:t>
        </w:r>
        <w:r>
          <w:rPr>
            <w:noProof/>
            <w:webHidden/>
          </w:rPr>
          <w:fldChar w:fldCharType="end"/>
        </w:r>
      </w:hyperlink>
    </w:p>
    <w:p w14:paraId="19B70EF1" w14:textId="10E00C3C" w:rsidR="00320DFD" w:rsidRDefault="00320DFD">
      <w:pPr>
        <w:pStyle w:val="TDC2"/>
        <w:rPr>
          <w:rFonts w:asciiTheme="minorHAnsi" w:eastAsiaTheme="minorEastAsia" w:hAnsiTheme="minorHAnsi" w:cstheme="minorBidi"/>
          <w:noProof/>
          <w:kern w:val="2"/>
          <w:szCs w:val="24"/>
          <w14:ligatures w14:val="standardContextual"/>
        </w:rPr>
      </w:pPr>
      <w:hyperlink w:anchor="_Toc201199658" w:history="1">
        <w:r w:rsidRPr="007D7A71">
          <w:rPr>
            <w:rStyle w:val="Hipervnculo"/>
            <w:noProof/>
          </w:rPr>
          <w:t>Figura 8.2 Gráfica Burn-Up del esfuerzo del equipo</w:t>
        </w:r>
        <w:r>
          <w:rPr>
            <w:noProof/>
            <w:webHidden/>
          </w:rPr>
          <w:tab/>
        </w:r>
        <w:r>
          <w:rPr>
            <w:noProof/>
            <w:webHidden/>
          </w:rPr>
          <w:fldChar w:fldCharType="begin"/>
        </w:r>
        <w:r>
          <w:rPr>
            <w:noProof/>
            <w:webHidden/>
          </w:rPr>
          <w:instrText xml:space="preserve"> PAGEREF _Toc201199658 \h </w:instrText>
        </w:r>
        <w:r>
          <w:rPr>
            <w:noProof/>
            <w:webHidden/>
          </w:rPr>
        </w:r>
        <w:r>
          <w:rPr>
            <w:noProof/>
            <w:webHidden/>
          </w:rPr>
          <w:fldChar w:fldCharType="separate"/>
        </w:r>
        <w:r>
          <w:rPr>
            <w:noProof/>
            <w:webHidden/>
          </w:rPr>
          <w:t>118</w:t>
        </w:r>
        <w:r>
          <w:rPr>
            <w:noProof/>
            <w:webHidden/>
          </w:rPr>
          <w:fldChar w:fldCharType="end"/>
        </w:r>
      </w:hyperlink>
    </w:p>
    <w:p w14:paraId="04529889" w14:textId="43A9736A"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59" w:history="1">
        <w:r w:rsidRPr="007D7A71">
          <w:rPr>
            <w:rStyle w:val="Hipervnculo"/>
            <w:noProof/>
          </w:rPr>
          <w:t>Figura 8.3 Velocidad del equipo</w:t>
        </w:r>
        <w:r>
          <w:rPr>
            <w:noProof/>
            <w:webHidden/>
          </w:rPr>
          <w:tab/>
        </w:r>
        <w:r>
          <w:rPr>
            <w:noProof/>
            <w:webHidden/>
          </w:rPr>
          <w:fldChar w:fldCharType="begin"/>
        </w:r>
        <w:r>
          <w:rPr>
            <w:noProof/>
            <w:webHidden/>
          </w:rPr>
          <w:instrText xml:space="preserve"> PAGEREF _Toc201199659 \h </w:instrText>
        </w:r>
        <w:r>
          <w:rPr>
            <w:noProof/>
            <w:webHidden/>
          </w:rPr>
        </w:r>
        <w:r>
          <w:rPr>
            <w:noProof/>
            <w:webHidden/>
          </w:rPr>
          <w:fldChar w:fldCharType="separate"/>
        </w:r>
        <w:r>
          <w:rPr>
            <w:noProof/>
            <w:webHidden/>
          </w:rPr>
          <w:t>119</w:t>
        </w:r>
        <w:r>
          <w:rPr>
            <w:noProof/>
            <w:webHidden/>
          </w:rPr>
          <w:fldChar w:fldCharType="end"/>
        </w:r>
      </w:hyperlink>
    </w:p>
    <w:p w14:paraId="6FB27843" w14:textId="56BD8F1C"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661" w:history="1">
        <w:r w:rsidRPr="007D7A71">
          <w:rPr>
            <w:rStyle w:val="Hipervnculo"/>
            <w:noProof/>
          </w:rPr>
          <w:t>9. ANEXO</w:t>
        </w:r>
        <w:r>
          <w:rPr>
            <w:noProof/>
            <w:webHidden/>
          </w:rPr>
          <w:tab/>
        </w:r>
        <w:r w:rsidR="0088678B" w:rsidRPr="0088678B">
          <w:rPr>
            <w:noProof/>
            <w:webHidden/>
          </w:rPr>
          <w:tab/>
        </w:r>
        <w:r>
          <w:rPr>
            <w:noProof/>
            <w:webHidden/>
          </w:rPr>
          <w:fldChar w:fldCharType="begin"/>
        </w:r>
        <w:r>
          <w:rPr>
            <w:noProof/>
            <w:webHidden/>
          </w:rPr>
          <w:instrText xml:space="preserve"> PAGEREF _Toc201199661 \h </w:instrText>
        </w:r>
        <w:r>
          <w:rPr>
            <w:noProof/>
            <w:webHidden/>
          </w:rPr>
        </w:r>
        <w:r>
          <w:rPr>
            <w:noProof/>
            <w:webHidden/>
          </w:rPr>
          <w:fldChar w:fldCharType="separate"/>
        </w:r>
        <w:r>
          <w:rPr>
            <w:noProof/>
            <w:webHidden/>
          </w:rPr>
          <w:t>121</w:t>
        </w:r>
        <w:r>
          <w:rPr>
            <w:noProof/>
            <w:webHidden/>
          </w:rPr>
          <w:fldChar w:fldCharType="end"/>
        </w:r>
      </w:hyperlink>
    </w:p>
    <w:p w14:paraId="2CBCA0E5" w14:textId="767F02E2"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662" w:history="1">
        <w:r w:rsidRPr="007D7A71">
          <w:rPr>
            <w:rStyle w:val="Hipervnculo"/>
            <w:noProof/>
          </w:rPr>
          <w:t>10. REFERENCIAS</w:t>
        </w:r>
        <w:r>
          <w:rPr>
            <w:noProof/>
            <w:webHidden/>
          </w:rPr>
          <w:tab/>
        </w:r>
        <w:r>
          <w:rPr>
            <w:noProof/>
            <w:webHidden/>
          </w:rPr>
          <w:fldChar w:fldCharType="begin"/>
        </w:r>
        <w:r>
          <w:rPr>
            <w:noProof/>
            <w:webHidden/>
          </w:rPr>
          <w:instrText xml:space="preserve"> PAGEREF _Toc201199662 \h </w:instrText>
        </w:r>
        <w:r>
          <w:rPr>
            <w:noProof/>
            <w:webHidden/>
          </w:rPr>
        </w:r>
        <w:r>
          <w:rPr>
            <w:noProof/>
            <w:webHidden/>
          </w:rPr>
          <w:fldChar w:fldCharType="separate"/>
        </w:r>
        <w:r>
          <w:rPr>
            <w:noProof/>
            <w:webHidden/>
          </w:rPr>
          <w:t>130</w:t>
        </w:r>
        <w:r>
          <w:rPr>
            <w:noProof/>
            <w:webHidden/>
          </w:rPr>
          <w:fldChar w:fldCharType="end"/>
        </w:r>
      </w:hyperlink>
    </w:p>
    <w:p w14:paraId="06C170F3" w14:textId="5B754316" w:rsidR="000A13D0" w:rsidRDefault="004541E9">
      <w:pPr>
        <w:spacing w:line="278" w:lineRule="auto"/>
        <w:ind w:firstLine="0"/>
        <w:jc w:val="left"/>
      </w:pPr>
      <w:r>
        <w:fldChar w:fldCharType="end"/>
      </w:r>
    </w:p>
    <w:p w14:paraId="00AD2AF0" w14:textId="12A35529" w:rsidR="000A13D0" w:rsidRDefault="000C1D01" w:rsidP="000A13D0">
      <w:pPr>
        <w:ind w:firstLine="0"/>
        <w:rPr>
          <w:b/>
          <w:bCs/>
        </w:rPr>
      </w:pPr>
      <w:r>
        <w:rPr>
          <w:b/>
          <w:bCs/>
        </w:rPr>
        <w:lastRenderedPageBreak/>
        <w:t>Í</w:t>
      </w:r>
      <w:r w:rsidR="000A13D0" w:rsidRPr="003C3DF6">
        <w:rPr>
          <w:b/>
          <w:bCs/>
        </w:rPr>
        <w:t>NDICE DE TABLAS</w:t>
      </w:r>
    </w:p>
    <w:p w14:paraId="54C66167" w14:textId="77777777" w:rsidR="00BA4800" w:rsidRDefault="00BA4800" w:rsidP="000A13D0">
      <w:pPr>
        <w:ind w:firstLine="0"/>
        <w:rPr>
          <w:b/>
          <w:bCs/>
        </w:rPr>
      </w:pPr>
    </w:p>
    <w:p w14:paraId="2207EB31" w14:textId="62738491" w:rsidR="00FA3C8D" w:rsidRDefault="00FA3C8D">
      <w:pPr>
        <w:pStyle w:val="TDC1"/>
        <w:rPr>
          <w:rFonts w:asciiTheme="minorHAnsi" w:eastAsiaTheme="minorEastAsia" w:hAnsiTheme="minorHAnsi" w:cstheme="minorBidi"/>
          <w:bCs w:val="0"/>
          <w:caps w:val="0"/>
          <w:noProof/>
          <w:kern w:val="2"/>
          <w:szCs w:val="24"/>
          <w14:ligatures w14:val="standardContextual"/>
        </w:rPr>
      </w:pPr>
      <w:r>
        <w:rPr>
          <w:b/>
          <w:bCs w:val="0"/>
        </w:rPr>
        <w:fldChar w:fldCharType="begin"/>
      </w:r>
      <w:r>
        <w:rPr>
          <w:b/>
          <w:bCs w:val="0"/>
        </w:rPr>
        <w:instrText xml:space="preserve"> TOC \o "1-1" \h \z \t "Descripción;2" </w:instrText>
      </w:r>
      <w:r>
        <w:rPr>
          <w:b/>
          <w:bCs w:val="0"/>
        </w:rPr>
        <w:fldChar w:fldCharType="separate"/>
      </w:r>
      <w:hyperlink w:anchor="_Toc208864265" w:history="1">
        <w:r w:rsidRPr="00974979">
          <w:rPr>
            <w:rStyle w:val="Hipervnculo"/>
            <w:noProof/>
          </w:rPr>
          <w:t>1. INTRODUCCIÓN</w:t>
        </w:r>
        <w:r>
          <w:rPr>
            <w:noProof/>
            <w:webHidden/>
          </w:rPr>
          <w:tab/>
        </w:r>
        <w:r>
          <w:rPr>
            <w:noProof/>
            <w:webHidden/>
          </w:rPr>
          <w:fldChar w:fldCharType="begin"/>
        </w:r>
        <w:r>
          <w:rPr>
            <w:noProof/>
            <w:webHidden/>
          </w:rPr>
          <w:instrText xml:space="preserve"> PAGEREF _Toc208864265 \h </w:instrText>
        </w:r>
        <w:r>
          <w:rPr>
            <w:noProof/>
            <w:webHidden/>
          </w:rPr>
        </w:r>
        <w:r>
          <w:rPr>
            <w:noProof/>
            <w:webHidden/>
          </w:rPr>
          <w:fldChar w:fldCharType="separate"/>
        </w:r>
        <w:r>
          <w:rPr>
            <w:noProof/>
            <w:webHidden/>
          </w:rPr>
          <w:t>9</w:t>
        </w:r>
        <w:r>
          <w:rPr>
            <w:noProof/>
            <w:webHidden/>
          </w:rPr>
          <w:fldChar w:fldCharType="end"/>
        </w:r>
      </w:hyperlink>
    </w:p>
    <w:p w14:paraId="53A9EC42" w14:textId="18F9156C" w:rsidR="00FA3C8D" w:rsidRPr="00FA3C8D" w:rsidRDefault="00FA3C8D" w:rsidP="00FA3C8D">
      <w:pPr>
        <w:pStyle w:val="TDC1"/>
        <w:rPr>
          <w:rFonts w:asciiTheme="minorHAnsi" w:eastAsiaTheme="minorEastAsia" w:hAnsiTheme="minorHAnsi" w:cstheme="minorBidi"/>
          <w:bCs w:val="0"/>
          <w:caps w:val="0"/>
          <w:noProof/>
          <w:kern w:val="2"/>
          <w:szCs w:val="24"/>
          <w14:ligatures w14:val="standardContextual"/>
        </w:rPr>
      </w:pPr>
      <w:hyperlink w:anchor="_Toc208864266" w:history="1">
        <w:r w:rsidRPr="00974979">
          <w:rPr>
            <w:rStyle w:val="Hipervnculo"/>
            <w:noProof/>
          </w:rPr>
          <w:t>2. PROPUESTA DE SOLUCIÓN E INCREMENTO DONDE SE ESPECIFICA EL INCREMENTO</w:t>
        </w:r>
        <w:r>
          <w:rPr>
            <w:noProof/>
            <w:webHidden/>
          </w:rPr>
          <w:tab/>
        </w:r>
        <w:r>
          <w:rPr>
            <w:noProof/>
            <w:webHidden/>
          </w:rPr>
          <w:fldChar w:fldCharType="begin"/>
        </w:r>
        <w:r>
          <w:rPr>
            <w:noProof/>
            <w:webHidden/>
          </w:rPr>
          <w:instrText xml:space="preserve"> PAGEREF _Toc208864266 \h </w:instrText>
        </w:r>
        <w:r>
          <w:rPr>
            <w:noProof/>
            <w:webHidden/>
          </w:rPr>
        </w:r>
        <w:r>
          <w:rPr>
            <w:noProof/>
            <w:webHidden/>
          </w:rPr>
          <w:fldChar w:fldCharType="separate"/>
        </w:r>
        <w:r>
          <w:rPr>
            <w:noProof/>
            <w:webHidden/>
          </w:rPr>
          <w:t>10</w:t>
        </w:r>
        <w:r>
          <w:rPr>
            <w:noProof/>
            <w:webHidden/>
          </w:rPr>
          <w:fldChar w:fldCharType="end"/>
        </w:r>
      </w:hyperlink>
    </w:p>
    <w:p w14:paraId="38D98368" w14:textId="42B34A55"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270" w:history="1">
        <w:r w:rsidRPr="00974979">
          <w:rPr>
            <w:rStyle w:val="Hipervnculo"/>
            <w:noProof/>
          </w:rPr>
          <w:t>3. PRODUCT BACKLOG</w:t>
        </w:r>
        <w:r>
          <w:rPr>
            <w:noProof/>
            <w:webHidden/>
          </w:rPr>
          <w:tab/>
        </w:r>
        <w:r>
          <w:rPr>
            <w:noProof/>
            <w:webHidden/>
          </w:rPr>
          <w:fldChar w:fldCharType="begin"/>
        </w:r>
        <w:r>
          <w:rPr>
            <w:noProof/>
            <w:webHidden/>
          </w:rPr>
          <w:instrText xml:space="preserve"> PAGEREF _Toc208864270 \h </w:instrText>
        </w:r>
        <w:r>
          <w:rPr>
            <w:noProof/>
            <w:webHidden/>
          </w:rPr>
        </w:r>
        <w:r>
          <w:rPr>
            <w:noProof/>
            <w:webHidden/>
          </w:rPr>
          <w:fldChar w:fldCharType="separate"/>
        </w:r>
        <w:r>
          <w:rPr>
            <w:noProof/>
            <w:webHidden/>
          </w:rPr>
          <w:t>15</w:t>
        </w:r>
        <w:r>
          <w:rPr>
            <w:noProof/>
            <w:webHidden/>
          </w:rPr>
          <w:fldChar w:fldCharType="end"/>
        </w:r>
      </w:hyperlink>
    </w:p>
    <w:p w14:paraId="0B93080C" w14:textId="31E57F1A" w:rsidR="00FA3C8D" w:rsidRDefault="00FA3C8D">
      <w:pPr>
        <w:pStyle w:val="TDC2"/>
        <w:rPr>
          <w:rFonts w:asciiTheme="minorHAnsi" w:eastAsiaTheme="minorEastAsia" w:hAnsiTheme="minorHAnsi" w:cstheme="minorBidi"/>
          <w:noProof/>
          <w:kern w:val="2"/>
          <w:szCs w:val="24"/>
          <w14:ligatures w14:val="standardContextual"/>
        </w:rPr>
      </w:pPr>
      <w:hyperlink w:anchor="_Toc208864271" w:history="1">
        <w:r w:rsidRPr="00974979">
          <w:rPr>
            <w:rStyle w:val="Hipervnculo"/>
            <w:noProof/>
          </w:rPr>
          <w:t>Tabla 3.1 product backlog</w:t>
        </w:r>
        <w:r>
          <w:rPr>
            <w:noProof/>
            <w:webHidden/>
          </w:rPr>
          <w:tab/>
        </w:r>
        <w:r>
          <w:rPr>
            <w:noProof/>
            <w:webHidden/>
          </w:rPr>
          <w:fldChar w:fldCharType="begin"/>
        </w:r>
        <w:r>
          <w:rPr>
            <w:noProof/>
            <w:webHidden/>
          </w:rPr>
          <w:instrText xml:space="preserve"> PAGEREF _Toc208864271 \h </w:instrText>
        </w:r>
        <w:r>
          <w:rPr>
            <w:noProof/>
            <w:webHidden/>
          </w:rPr>
        </w:r>
        <w:r>
          <w:rPr>
            <w:noProof/>
            <w:webHidden/>
          </w:rPr>
          <w:fldChar w:fldCharType="separate"/>
        </w:r>
        <w:r>
          <w:rPr>
            <w:noProof/>
            <w:webHidden/>
          </w:rPr>
          <w:t>15</w:t>
        </w:r>
        <w:r>
          <w:rPr>
            <w:noProof/>
            <w:webHidden/>
          </w:rPr>
          <w:fldChar w:fldCharType="end"/>
        </w:r>
      </w:hyperlink>
    </w:p>
    <w:p w14:paraId="22A870FA" w14:textId="4A49D2E1"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272" w:history="1">
        <w:r w:rsidRPr="00974979">
          <w:rPr>
            <w:rStyle w:val="Hipervnculo"/>
            <w:noProof/>
          </w:rPr>
          <w:t>4. SPRINT BACKLOG Y VISTA EXTERNA</w:t>
        </w:r>
        <w:r>
          <w:rPr>
            <w:noProof/>
            <w:webHidden/>
          </w:rPr>
          <w:tab/>
        </w:r>
        <w:r>
          <w:rPr>
            <w:noProof/>
            <w:webHidden/>
          </w:rPr>
          <w:fldChar w:fldCharType="begin"/>
        </w:r>
        <w:r>
          <w:rPr>
            <w:noProof/>
            <w:webHidden/>
          </w:rPr>
          <w:instrText xml:space="preserve"> PAGEREF _Toc208864272 \h </w:instrText>
        </w:r>
        <w:r>
          <w:rPr>
            <w:noProof/>
            <w:webHidden/>
          </w:rPr>
        </w:r>
        <w:r>
          <w:rPr>
            <w:noProof/>
            <w:webHidden/>
          </w:rPr>
          <w:fldChar w:fldCharType="separate"/>
        </w:r>
        <w:r>
          <w:rPr>
            <w:noProof/>
            <w:webHidden/>
          </w:rPr>
          <w:t>19</w:t>
        </w:r>
        <w:r>
          <w:rPr>
            <w:noProof/>
            <w:webHidden/>
          </w:rPr>
          <w:fldChar w:fldCharType="end"/>
        </w:r>
      </w:hyperlink>
    </w:p>
    <w:p w14:paraId="3302FEA3" w14:textId="68093D9F" w:rsidR="00FA3C8D" w:rsidRDefault="00FA3C8D">
      <w:pPr>
        <w:pStyle w:val="TDC2"/>
        <w:rPr>
          <w:rFonts w:asciiTheme="minorHAnsi" w:eastAsiaTheme="minorEastAsia" w:hAnsiTheme="minorHAnsi" w:cstheme="minorBidi"/>
          <w:noProof/>
          <w:kern w:val="2"/>
          <w:szCs w:val="24"/>
          <w14:ligatures w14:val="standardContextual"/>
        </w:rPr>
      </w:pPr>
      <w:hyperlink w:anchor="_Toc208864273" w:history="1">
        <w:r w:rsidRPr="00974979">
          <w:rPr>
            <w:rStyle w:val="Hipervnculo"/>
            <w:noProof/>
          </w:rPr>
          <w:t>Tabla 4.1 Sprint backlog</w:t>
        </w:r>
        <w:r>
          <w:rPr>
            <w:noProof/>
            <w:webHidden/>
          </w:rPr>
          <w:tab/>
        </w:r>
        <w:r>
          <w:rPr>
            <w:noProof/>
            <w:webHidden/>
          </w:rPr>
          <w:fldChar w:fldCharType="begin"/>
        </w:r>
        <w:r>
          <w:rPr>
            <w:noProof/>
            <w:webHidden/>
          </w:rPr>
          <w:instrText xml:space="preserve"> PAGEREF _Toc208864273 \h </w:instrText>
        </w:r>
        <w:r>
          <w:rPr>
            <w:noProof/>
            <w:webHidden/>
          </w:rPr>
        </w:r>
        <w:r>
          <w:rPr>
            <w:noProof/>
            <w:webHidden/>
          </w:rPr>
          <w:fldChar w:fldCharType="separate"/>
        </w:r>
        <w:r>
          <w:rPr>
            <w:noProof/>
            <w:webHidden/>
          </w:rPr>
          <w:t>19</w:t>
        </w:r>
        <w:r>
          <w:rPr>
            <w:noProof/>
            <w:webHidden/>
          </w:rPr>
          <w:fldChar w:fldCharType="end"/>
        </w:r>
      </w:hyperlink>
    </w:p>
    <w:p w14:paraId="14EF8890" w14:textId="7350DFD9" w:rsidR="00FA3C8D" w:rsidRDefault="00FA3C8D">
      <w:pPr>
        <w:pStyle w:val="TDC2"/>
        <w:rPr>
          <w:rFonts w:asciiTheme="minorHAnsi" w:eastAsiaTheme="minorEastAsia" w:hAnsiTheme="minorHAnsi" w:cstheme="minorBidi"/>
          <w:noProof/>
          <w:kern w:val="2"/>
          <w:szCs w:val="24"/>
          <w14:ligatures w14:val="standardContextual"/>
        </w:rPr>
      </w:pPr>
      <w:hyperlink w:anchor="_Toc208864274" w:history="1">
        <w:r w:rsidRPr="00974979">
          <w:rPr>
            <w:rStyle w:val="Hipervnculo"/>
            <w:noProof/>
          </w:rPr>
          <w:t>Tabla 4.2 Caso de uso N°1.2, Asignando el turno a un trabajador</w:t>
        </w:r>
        <w:r>
          <w:rPr>
            <w:noProof/>
            <w:webHidden/>
          </w:rPr>
          <w:tab/>
        </w:r>
        <w:r>
          <w:rPr>
            <w:noProof/>
            <w:webHidden/>
          </w:rPr>
          <w:fldChar w:fldCharType="begin"/>
        </w:r>
        <w:r>
          <w:rPr>
            <w:noProof/>
            <w:webHidden/>
          </w:rPr>
          <w:instrText xml:space="preserve"> PAGEREF _Toc208864274 \h </w:instrText>
        </w:r>
        <w:r>
          <w:rPr>
            <w:noProof/>
            <w:webHidden/>
          </w:rPr>
        </w:r>
        <w:r>
          <w:rPr>
            <w:noProof/>
            <w:webHidden/>
          </w:rPr>
          <w:fldChar w:fldCharType="separate"/>
        </w:r>
        <w:r>
          <w:rPr>
            <w:noProof/>
            <w:webHidden/>
          </w:rPr>
          <w:t>21</w:t>
        </w:r>
        <w:r>
          <w:rPr>
            <w:noProof/>
            <w:webHidden/>
          </w:rPr>
          <w:fldChar w:fldCharType="end"/>
        </w:r>
      </w:hyperlink>
    </w:p>
    <w:p w14:paraId="4456AB84" w14:textId="5ABCE6EE" w:rsidR="00FA3C8D" w:rsidRDefault="00FA3C8D">
      <w:pPr>
        <w:pStyle w:val="TDC2"/>
        <w:rPr>
          <w:rFonts w:asciiTheme="minorHAnsi" w:eastAsiaTheme="minorEastAsia" w:hAnsiTheme="minorHAnsi" w:cstheme="minorBidi"/>
          <w:noProof/>
          <w:kern w:val="2"/>
          <w:szCs w:val="24"/>
          <w14:ligatures w14:val="standardContextual"/>
        </w:rPr>
      </w:pPr>
      <w:hyperlink w:anchor="_Toc208864275" w:history="1">
        <w:r w:rsidRPr="00974979">
          <w:rPr>
            <w:rStyle w:val="Hipervnculo"/>
            <w:noProof/>
          </w:rPr>
          <w:t>Tabla 4.3 Caso de uso N°1.3.1, Editando la descripción del turno</w:t>
        </w:r>
        <w:r>
          <w:rPr>
            <w:noProof/>
            <w:webHidden/>
          </w:rPr>
          <w:tab/>
        </w:r>
        <w:r>
          <w:rPr>
            <w:noProof/>
            <w:webHidden/>
          </w:rPr>
          <w:fldChar w:fldCharType="begin"/>
        </w:r>
        <w:r>
          <w:rPr>
            <w:noProof/>
            <w:webHidden/>
          </w:rPr>
          <w:instrText xml:space="preserve"> PAGEREF _Toc208864275 \h </w:instrText>
        </w:r>
        <w:r>
          <w:rPr>
            <w:noProof/>
            <w:webHidden/>
          </w:rPr>
        </w:r>
        <w:r>
          <w:rPr>
            <w:noProof/>
            <w:webHidden/>
          </w:rPr>
          <w:fldChar w:fldCharType="separate"/>
        </w:r>
        <w:r>
          <w:rPr>
            <w:noProof/>
            <w:webHidden/>
          </w:rPr>
          <w:t>22</w:t>
        </w:r>
        <w:r>
          <w:rPr>
            <w:noProof/>
            <w:webHidden/>
          </w:rPr>
          <w:fldChar w:fldCharType="end"/>
        </w:r>
      </w:hyperlink>
    </w:p>
    <w:p w14:paraId="4BFED16D" w14:textId="018821E9" w:rsidR="00FA3C8D" w:rsidRDefault="00FA3C8D">
      <w:pPr>
        <w:pStyle w:val="TDC2"/>
        <w:rPr>
          <w:rFonts w:asciiTheme="minorHAnsi" w:eastAsiaTheme="minorEastAsia" w:hAnsiTheme="minorHAnsi" w:cstheme="minorBidi"/>
          <w:noProof/>
          <w:kern w:val="2"/>
          <w:szCs w:val="24"/>
          <w14:ligatures w14:val="standardContextual"/>
        </w:rPr>
      </w:pPr>
      <w:hyperlink w:anchor="_Toc208864276" w:history="1">
        <w:r w:rsidRPr="00974979">
          <w:rPr>
            <w:rStyle w:val="Hipervnculo"/>
            <w:noProof/>
          </w:rPr>
          <w:t>Tabla 4.4 Caso de uso N°1.3.2, Cambiando el turno de los trabajadores</w:t>
        </w:r>
        <w:r>
          <w:rPr>
            <w:noProof/>
            <w:webHidden/>
          </w:rPr>
          <w:tab/>
        </w:r>
        <w:r>
          <w:rPr>
            <w:noProof/>
            <w:webHidden/>
          </w:rPr>
          <w:fldChar w:fldCharType="begin"/>
        </w:r>
        <w:r>
          <w:rPr>
            <w:noProof/>
            <w:webHidden/>
          </w:rPr>
          <w:instrText xml:space="preserve"> PAGEREF _Toc208864276 \h </w:instrText>
        </w:r>
        <w:r>
          <w:rPr>
            <w:noProof/>
            <w:webHidden/>
          </w:rPr>
        </w:r>
        <w:r>
          <w:rPr>
            <w:noProof/>
            <w:webHidden/>
          </w:rPr>
          <w:fldChar w:fldCharType="separate"/>
        </w:r>
        <w:r>
          <w:rPr>
            <w:noProof/>
            <w:webHidden/>
          </w:rPr>
          <w:t>23</w:t>
        </w:r>
        <w:r>
          <w:rPr>
            <w:noProof/>
            <w:webHidden/>
          </w:rPr>
          <w:fldChar w:fldCharType="end"/>
        </w:r>
      </w:hyperlink>
    </w:p>
    <w:p w14:paraId="09B520B6" w14:textId="5D986263" w:rsidR="00FA3C8D" w:rsidRDefault="00FA3C8D">
      <w:pPr>
        <w:pStyle w:val="TDC2"/>
        <w:rPr>
          <w:rFonts w:asciiTheme="minorHAnsi" w:eastAsiaTheme="minorEastAsia" w:hAnsiTheme="minorHAnsi" w:cstheme="minorBidi"/>
          <w:noProof/>
          <w:kern w:val="2"/>
          <w:szCs w:val="24"/>
          <w14:ligatures w14:val="standardContextual"/>
        </w:rPr>
      </w:pPr>
      <w:hyperlink w:anchor="_Toc208864277" w:history="1">
        <w:r w:rsidRPr="00974979">
          <w:rPr>
            <w:rStyle w:val="Hipervnculo"/>
            <w:noProof/>
          </w:rPr>
          <w:t>Tabla 4.5 Caso de uso N°1.5, Creando los departamentos de la empresa</w:t>
        </w:r>
        <w:r>
          <w:rPr>
            <w:noProof/>
            <w:webHidden/>
          </w:rPr>
          <w:tab/>
        </w:r>
        <w:r>
          <w:rPr>
            <w:noProof/>
            <w:webHidden/>
          </w:rPr>
          <w:fldChar w:fldCharType="begin"/>
        </w:r>
        <w:r>
          <w:rPr>
            <w:noProof/>
            <w:webHidden/>
          </w:rPr>
          <w:instrText xml:space="preserve"> PAGEREF _Toc208864277 \h </w:instrText>
        </w:r>
        <w:r>
          <w:rPr>
            <w:noProof/>
            <w:webHidden/>
          </w:rPr>
        </w:r>
        <w:r>
          <w:rPr>
            <w:noProof/>
            <w:webHidden/>
          </w:rPr>
          <w:fldChar w:fldCharType="separate"/>
        </w:r>
        <w:r>
          <w:rPr>
            <w:noProof/>
            <w:webHidden/>
          </w:rPr>
          <w:t>24</w:t>
        </w:r>
        <w:r>
          <w:rPr>
            <w:noProof/>
            <w:webHidden/>
          </w:rPr>
          <w:fldChar w:fldCharType="end"/>
        </w:r>
      </w:hyperlink>
    </w:p>
    <w:p w14:paraId="04B49EFE" w14:textId="2ABD5AD0" w:rsidR="00FA3C8D" w:rsidRDefault="00FA3C8D">
      <w:pPr>
        <w:pStyle w:val="TDC2"/>
        <w:rPr>
          <w:rFonts w:asciiTheme="minorHAnsi" w:eastAsiaTheme="minorEastAsia" w:hAnsiTheme="minorHAnsi" w:cstheme="minorBidi"/>
          <w:noProof/>
          <w:kern w:val="2"/>
          <w:szCs w:val="24"/>
          <w14:ligatures w14:val="standardContextual"/>
        </w:rPr>
      </w:pPr>
      <w:hyperlink w:anchor="_Toc208864278" w:history="1">
        <w:r w:rsidRPr="00974979">
          <w:rPr>
            <w:rStyle w:val="Hipervnculo"/>
            <w:noProof/>
          </w:rPr>
          <w:t>Tabla 4.6 Caso de uso N°1.6, cambiando el estado de un departamento</w:t>
        </w:r>
        <w:r>
          <w:rPr>
            <w:noProof/>
            <w:webHidden/>
          </w:rPr>
          <w:tab/>
        </w:r>
        <w:r>
          <w:rPr>
            <w:noProof/>
            <w:webHidden/>
          </w:rPr>
          <w:fldChar w:fldCharType="begin"/>
        </w:r>
        <w:r>
          <w:rPr>
            <w:noProof/>
            <w:webHidden/>
          </w:rPr>
          <w:instrText xml:space="preserve"> PAGEREF _Toc208864278 \h </w:instrText>
        </w:r>
        <w:r>
          <w:rPr>
            <w:noProof/>
            <w:webHidden/>
          </w:rPr>
        </w:r>
        <w:r>
          <w:rPr>
            <w:noProof/>
            <w:webHidden/>
          </w:rPr>
          <w:fldChar w:fldCharType="separate"/>
        </w:r>
        <w:r>
          <w:rPr>
            <w:noProof/>
            <w:webHidden/>
          </w:rPr>
          <w:t>25</w:t>
        </w:r>
        <w:r>
          <w:rPr>
            <w:noProof/>
            <w:webHidden/>
          </w:rPr>
          <w:fldChar w:fldCharType="end"/>
        </w:r>
      </w:hyperlink>
    </w:p>
    <w:p w14:paraId="20442495" w14:textId="7F77C44E" w:rsidR="00FA3C8D" w:rsidRDefault="00FA3C8D">
      <w:pPr>
        <w:pStyle w:val="TDC2"/>
        <w:rPr>
          <w:rFonts w:asciiTheme="minorHAnsi" w:eastAsiaTheme="minorEastAsia" w:hAnsiTheme="minorHAnsi" w:cstheme="minorBidi"/>
          <w:noProof/>
          <w:kern w:val="2"/>
          <w:szCs w:val="24"/>
          <w14:ligatures w14:val="standardContextual"/>
        </w:rPr>
      </w:pPr>
      <w:hyperlink w:anchor="_Toc208864279" w:history="1">
        <w:r w:rsidRPr="00974979">
          <w:rPr>
            <w:rStyle w:val="Hipervnculo"/>
            <w:noProof/>
          </w:rPr>
          <w:t>Tabla 4.7 Caso de uso N °1.8, Creando motivo de permiso</w:t>
        </w:r>
        <w:r>
          <w:rPr>
            <w:noProof/>
            <w:webHidden/>
          </w:rPr>
          <w:tab/>
        </w:r>
        <w:r>
          <w:rPr>
            <w:noProof/>
            <w:webHidden/>
          </w:rPr>
          <w:fldChar w:fldCharType="begin"/>
        </w:r>
        <w:r>
          <w:rPr>
            <w:noProof/>
            <w:webHidden/>
          </w:rPr>
          <w:instrText xml:space="preserve"> PAGEREF _Toc208864279 \h </w:instrText>
        </w:r>
        <w:r>
          <w:rPr>
            <w:noProof/>
            <w:webHidden/>
          </w:rPr>
        </w:r>
        <w:r>
          <w:rPr>
            <w:noProof/>
            <w:webHidden/>
          </w:rPr>
          <w:fldChar w:fldCharType="separate"/>
        </w:r>
        <w:r>
          <w:rPr>
            <w:noProof/>
            <w:webHidden/>
          </w:rPr>
          <w:t>26</w:t>
        </w:r>
        <w:r>
          <w:rPr>
            <w:noProof/>
            <w:webHidden/>
          </w:rPr>
          <w:fldChar w:fldCharType="end"/>
        </w:r>
      </w:hyperlink>
    </w:p>
    <w:p w14:paraId="713C2558" w14:textId="5C3DD9B3" w:rsidR="00FA3C8D" w:rsidRDefault="00FA3C8D">
      <w:pPr>
        <w:pStyle w:val="TDC2"/>
        <w:rPr>
          <w:rFonts w:asciiTheme="minorHAnsi" w:eastAsiaTheme="minorEastAsia" w:hAnsiTheme="minorHAnsi" w:cstheme="minorBidi"/>
          <w:noProof/>
          <w:kern w:val="2"/>
          <w:szCs w:val="24"/>
          <w14:ligatures w14:val="standardContextual"/>
        </w:rPr>
      </w:pPr>
      <w:hyperlink w:anchor="_Toc208864280" w:history="1">
        <w:r w:rsidRPr="00974979">
          <w:rPr>
            <w:rStyle w:val="Hipervnculo"/>
            <w:noProof/>
          </w:rPr>
          <w:t>Tabla 4.8 Caso de uso N°1.9, Activando/Desactivando motivo de permiso</w:t>
        </w:r>
        <w:r>
          <w:rPr>
            <w:noProof/>
            <w:webHidden/>
          </w:rPr>
          <w:tab/>
        </w:r>
        <w:r>
          <w:rPr>
            <w:noProof/>
            <w:webHidden/>
          </w:rPr>
          <w:fldChar w:fldCharType="begin"/>
        </w:r>
        <w:r>
          <w:rPr>
            <w:noProof/>
            <w:webHidden/>
          </w:rPr>
          <w:instrText xml:space="preserve"> PAGEREF _Toc208864280 \h </w:instrText>
        </w:r>
        <w:r>
          <w:rPr>
            <w:noProof/>
            <w:webHidden/>
          </w:rPr>
        </w:r>
        <w:r>
          <w:rPr>
            <w:noProof/>
            <w:webHidden/>
          </w:rPr>
          <w:fldChar w:fldCharType="separate"/>
        </w:r>
        <w:r>
          <w:rPr>
            <w:noProof/>
            <w:webHidden/>
          </w:rPr>
          <w:t>27</w:t>
        </w:r>
        <w:r>
          <w:rPr>
            <w:noProof/>
            <w:webHidden/>
          </w:rPr>
          <w:fldChar w:fldCharType="end"/>
        </w:r>
      </w:hyperlink>
    </w:p>
    <w:p w14:paraId="2B718A2B" w14:textId="5C05EF3D" w:rsidR="00FA3C8D" w:rsidRDefault="00FA3C8D">
      <w:pPr>
        <w:pStyle w:val="TDC2"/>
        <w:rPr>
          <w:rFonts w:asciiTheme="minorHAnsi" w:eastAsiaTheme="minorEastAsia" w:hAnsiTheme="minorHAnsi" w:cstheme="minorBidi"/>
          <w:noProof/>
          <w:kern w:val="2"/>
          <w:szCs w:val="24"/>
          <w14:ligatures w14:val="standardContextual"/>
        </w:rPr>
      </w:pPr>
      <w:hyperlink w:anchor="_Toc208864281" w:history="1">
        <w:r w:rsidRPr="00974979">
          <w:rPr>
            <w:rStyle w:val="Hipervnculo"/>
            <w:noProof/>
          </w:rPr>
          <w:t>Tabla 4.9 Caso de uso N °1.11, Creando tipos de contratos con su descripción</w:t>
        </w:r>
        <w:r>
          <w:rPr>
            <w:noProof/>
            <w:webHidden/>
          </w:rPr>
          <w:tab/>
        </w:r>
        <w:r>
          <w:rPr>
            <w:noProof/>
            <w:webHidden/>
          </w:rPr>
          <w:fldChar w:fldCharType="begin"/>
        </w:r>
        <w:r>
          <w:rPr>
            <w:noProof/>
            <w:webHidden/>
          </w:rPr>
          <w:instrText xml:space="preserve"> PAGEREF _Toc208864281 \h </w:instrText>
        </w:r>
        <w:r>
          <w:rPr>
            <w:noProof/>
            <w:webHidden/>
          </w:rPr>
        </w:r>
        <w:r>
          <w:rPr>
            <w:noProof/>
            <w:webHidden/>
          </w:rPr>
          <w:fldChar w:fldCharType="separate"/>
        </w:r>
        <w:r>
          <w:rPr>
            <w:noProof/>
            <w:webHidden/>
          </w:rPr>
          <w:t>28</w:t>
        </w:r>
        <w:r>
          <w:rPr>
            <w:noProof/>
            <w:webHidden/>
          </w:rPr>
          <w:fldChar w:fldCharType="end"/>
        </w:r>
      </w:hyperlink>
    </w:p>
    <w:p w14:paraId="3DCE6E5C" w14:textId="28F39D82" w:rsidR="00FA3C8D" w:rsidRDefault="00FA3C8D">
      <w:pPr>
        <w:pStyle w:val="TDC2"/>
        <w:rPr>
          <w:rFonts w:asciiTheme="minorHAnsi" w:eastAsiaTheme="minorEastAsia" w:hAnsiTheme="minorHAnsi" w:cstheme="minorBidi"/>
          <w:noProof/>
          <w:kern w:val="2"/>
          <w:szCs w:val="24"/>
          <w14:ligatures w14:val="standardContextual"/>
        </w:rPr>
      </w:pPr>
      <w:hyperlink w:anchor="_Toc208864282" w:history="1">
        <w:r w:rsidRPr="00974979">
          <w:rPr>
            <w:rStyle w:val="Hipervnculo"/>
            <w:noProof/>
          </w:rPr>
          <w:t>Tabla 4.10 Caso de uso N °1.12, cambiando el estado de un tipo de contrato</w:t>
        </w:r>
        <w:r>
          <w:rPr>
            <w:noProof/>
            <w:webHidden/>
          </w:rPr>
          <w:tab/>
        </w:r>
        <w:r>
          <w:rPr>
            <w:noProof/>
            <w:webHidden/>
          </w:rPr>
          <w:fldChar w:fldCharType="begin"/>
        </w:r>
        <w:r>
          <w:rPr>
            <w:noProof/>
            <w:webHidden/>
          </w:rPr>
          <w:instrText xml:space="preserve"> PAGEREF _Toc208864282 \h </w:instrText>
        </w:r>
        <w:r>
          <w:rPr>
            <w:noProof/>
            <w:webHidden/>
          </w:rPr>
        </w:r>
        <w:r>
          <w:rPr>
            <w:noProof/>
            <w:webHidden/>
          </w:rPr>
          <w:fldChar w:fldCharType="separate"/>
        </w:r>
        <w:r>
          <w:rPr>
            <w:noProof/>
            <w:webHidden/>
          </w:rPr>
          <w:t>29</w:t>
        </w:r>
        <w:r>
          <w:rPr>
            <w:noProof/>
            <w:webHidden/>
          </w:rPr>
          <w:fldChar w:fldCharType="end"/>
        </w:r>
      </w:hyperlink>
    </w:p>
    <w:p w14:paraId="336C97FD" w14:textId="67BB226C" w:rsidR="00FA3C8D" w:rsidRDefault="00FA3C8D">
      <w:pPr>
        <w:pStyle w:val="TDC2"/>
        <w:rPr>
          <w:rFonts w:asciiTheme="minorHAnsi" w:eastAsiaTheme="minorEastAsia" w:hAnsiTheme="minorHAnsi" w:cstheme="minorBidi"/>
          <w:noProof/>
          <w:kern w:val="2"/>
          <w:szCs w:val="24"/>
          <w14:ligatures w14:val="standardContextual"/>
        </w:rPr>
      </w:pPr>
      <w:hyperlink w:anchor="_Toc208864283" w:history="1">
        <w:r w:rsidRPr="00974979">
          <w:rPr>
            <w:rStyle w:val="Hipervnculo"/>
            <w:noProof/>
          </w:rPr>
          <w:t>Tabla 4.11 Caso de uso N °1.14, Creando un tipo de vacaciones</w:t>
        </w:r>
        <w:r>
          <w:rPr>
            <w:noProof/>
            <w:webHidden/>
          </w:rPr>
          <w:tab/>
        </w:r>
        <w:r>
          <w:rPr>
            <w:noProof/>
            <w:webHidden/>
          </w:rPr>
          <w:fldChar w:fldCharType="begin"/>
        </w:r>
        <w:r>
          <w:rPr>
            <w:noProof/>
            <w:webHidden/>
          </w:rPr>
          <w:instrText xml:space="preserve"> PAGEREF _Toc208864283 \h </w:instrText>
        </w:r>
        <w:r>
          <w:rPr>
            <w:noProof/>
            <w:webHidden/>
          </w:rPr>
        </w:r>
        <w:r>
          <w:rPr>
            <w:noProof/>
            <w:webHidden/>
          </w:rPr>
          <w:fldChar w:fldCharType="separate"/>
        </w:r>
        <w:r>
          <w:rPr>
            <w:noProof/>
            <w:webHidden/>
          </w:rPr>
          <w:t>30</w:t>
        </w:r>
        <w:r>
          <w:rPr>
            <w:noProof/>
            <w:webHidden/>
          </w:rPr>
          <w:fldChar w:fldCharType="end"/>
        </w:r>
      </w:hyperlink>
    </w:p>
    <w:p w14:paraId="680F9335" w14:textId="409CCC2A" w:rsidR="00FA3C8D" w:rsidRDefault="00FA3C8D">
      <w:pPr>
        <w:pStyle w:val="TDC2"/>
        <w:rPr>
          <w:rFonts w:asciiTheme="minorHAnsi" w:eastAsiaTheme="minorEastAsia" w:hAnsiTheme="minorHAnsi" w:cstheme="minorBidi"/>
          <w:noProof/>
          <w:kern w:val="2"/>
          <w:szCs w:val="24"/>
          <w14:ligatures w14:val="standardContextual"/>
        </w:rPr>
      </w:pPr>
      <w:hyperlink w:anchor="_Toc208864284" w:history="1">
        <w:r w:rsidRPr="00974979">
          <w:rPr>
            <w:rStyle w:val="Hipervnculo"/>
            <w:noProof/>
          </w:rPr>
          <w:t>Tabla 4.12 Caso de uso N °1.15, cambiando el estado de tipos de vacaciones</w:t>
        </w:r>
        <w:r>
          <w:rPr>
            <w:noProof/>
            <w:webHidden/>
          </w:rPr>
          <w:tab/>
        </w:r>
        <w:r>
          <w:rPr>
            <w:noProof/>
            <w:webHidden/>
          </w:rPr>
          <w:fldChar w:fldCharType="begin"/>
        </w:r>
        <w:r>
          <w:rPr>
            <w:noProof/>
            <w:webHidden/>
          </w:rPr>
          <w:instrText xml:space="preserve"> PAGEREF _Toc208864284 \h </w:instrText>
        </w:r>
        <w:r>
          <w:rPr>
            <w:noProof/>
            <w:webHidden/>
          </w:rPr>
        </w:r>
        <w:r>
          <w:rPr>
            <w:noProof/>
            <w:webHidden/>
          </w:rPr>
          <w:fldChar w:fldCharType="separate"/>
        </w:r>
        <w:r>
          <w:rPr>
            <w:noProof/>
            <w:webHidden/>
          </w:rPr>
          <w:t>31</w:t>
        </w:r>
        <w:r>
          <w:rPr>
            <w:noProof/>
            <w:webHidden/>
          </w:rPr>
          <w:fldChar w:fldCharType="end"/>
        </w:r>
      </w:hyperlink>
    </w:p>
    <w:p w14:paraId="388F5157" w14:textId="781066B6" w:rsidR="00FA3C8D" w:rsidRDefault="00FA3C8D">
      <w:pPr>
        <w:pStyle w:val="TDC2"/>
        <w:rPr>
          <w:rFonts w:asciiTheme="minorHAnsi" w:eastAsiaTheme="minorEastAsia" w:hAnsiTheme="minorHAnsi" w:cstheme="minorBidi"/>
          <w:noProof/>
          <w:kern w:val="2"/>
          <w:szCs w:val="24"/>
          <w14:ligatures w14:val="standardContextual"/>
        </w:rPr>
      </w:pPr>
      <w:hyperlink w:anchor="_Toc208864285" w:history="1">
        <w:r w:rsidRPr="00974979">
          <w:rPr>
            <w:rStyle w:val="Hipervnculo"/>
            <w:noProof/>
          </w:rPr>
          <w:t>Tabla 4.13 Caso de uso N °1.17, Creando una sucursal</w:t>
        </w:r>
        <w:r>
          <w:rPr>
            <w:noProof/>
            <w:webHidden/>
          </w:rPr>
          <w:tab/>
        </w:r>
        <w:r>
          <w:rPr>
            <w:noProof/>
            <w:webHidden/>
          </w:rPr>
          <w:fldChar w:fldCharType="begin"/>
        </w:r>
        <w:r>
          <w:rPr>
            <w:noProof/>
            <w:webHidden/>
          </w:rPr>
          <w:instrText xml:space="preserve"> PAGEREF _Toc208864285 \h </w:instrText>
        </w:r>
        <w:r>
          <w:rPr>
            <w:noProof/>
            <w:webHidden/>
          </w:rPr>
        </w:r>
        <w:r>
          <w:rPr>
            <w:noProof/>
            <w:webHidden/>
          </w:rPr>
          <w:fldChar w:fldCharType="separate"/>
        </w:r>
        <w:r>
          <w:rPr>
            <w:noProof/>
            <w:webHidden/>
          </w:rPr>
          <w:t>32</w:t>
        </w:r>
        <w:r>
          <w:rPr>
            <w:noProof/>
            <w:webHidden/>
          </w:rPr>
          <w:fldChar w:fldCharType="end"/>
        </w:r>
      </w:hyperlink>
    </w:p>
    <w:p w14:paraId="6D303E76" w14:textId="6BB191F4" w:rsidR="00FA3C8D" w:rsidRDefault="00FA3C8D">
      <w:pPr>
        <w:pStyle w:val="TDC2"/>
        <w:rPr>
          <w:rFonts w:asciiTheme="minorHAnsi" w:eastAsiaTheme="minorEastAsia" w:hAnsiTheme="minorHAnsi" w:cstheme="minorBidi"/>
          <w:noProof/>
          <w:kern w:val="2"/>
          <w:szCs w:val="24"/>
          <w14:ligatures w14:val="standardContextual"/>
        </w:rPr>
      </w:pPr>
      <w:hyperlink w:anchor="_Toc208864286" w:history="1">
        <w:r w:rsidRPr="00974979">
          <w:rPr>
            <w:rStyle w:val="Hipervnculo"/>
            <w:noProof/>
          </w:rPr>
          <w:t>Tabla 4.14 Caso de uso N °1.18, cambiando el estado de una sucursal</w:t>
        </w:r>
        <w:r>
          <w:rPr>
            <w:noProof/>
            <w:webHidden/>
          </w:rPr>
          <w:tab/>
        </w:r>
        <w:r>
          <w:rPr>
            <w:noProof/>
            <w:webHidden/>
          </w:rPr>
          <w:fldChar w:fldCharType="begin"/>
        </w:r>
        <w:r>
          <w:rPr>
            <w:noProof/>
            <w:webHidden/>
          </w:rPr>
          <w:instrText xml:space="preserve"> PAGEREF _Toc208864286 \h </w:instrText>
        </w:r>
        <w:r>
          <w:rPr>
            <w:noProof/>
            <w:webHidden/>
          </w:rPr>
        </w:r>
        <w:r>
          <w:rPr>
            <w:noProof/>
            <w:webHidden/>
          </w:rPr>
          <w:fldChar w:fldCharType="separate"/>
        </w:r>
        <w:r>
          <w:rPr>
            <w:noProof/>
            <w:webHidden/>
          </w:rPr>
          <w:t>33</w:t>
        </w:r>
        <w:r>
          <w:rPr>
            <w:noProof/>
            <w:webHidden/>
          </w:rPr>
          <w:fldChar w:fldCharType="end"/>
        </w:r>
      </w:hyperlink>
    </w:p>
    <w:p w14:paraId="6ED9161F" w14:textId="2949245C" w:rsidR="00FA3C8D" w:rsidRDefault="00FA3C8D">
      <w:pPr>
        <w:pStyle w:val="TDC2"/>
        <w:rPr>
          <w:rFonts w:asciiTheme="minorHAnsi" w:eastAsiaTheme="minorEastAsia" w:hAnsiTheme="minorHAnsi" w:cstheme="minorBidi"/>
          <w:noProof/>
          <w:kern w:val="2"/>
          <w:szCs w:val="24"/>
          <w14:ligatures w14:val="standardContextual"/>
        </w:rPr>
      </w:pPr>
      <w:hyperlink w:anchor="_Toc208864287" w:history="1">
        <w:r w:rsidRPr="00974979">
          <w:rPr>
            <w:rStyle w:val="Hipervnculo"/>
            <w:noProof/>
          </w:rPr>
          <w:t>Tabla 4.15 Caso de uso N °1.20, Creando nuevo centro de costo</w:t>
        </w:r>
        <w:r>
          <w:rPr>
            <w:noProof/>
            <w:webHidden/>
          </w:rPr>
          <w:tab/>
        </w:r>
        <w:r>
          <w:rPr>
            <w:noProof/>
            <w:webHidden/>
          </w:rPr>
          <w:fldChar w:fldCharType="begin"/>
        </w:r>
        <w:r>
          <w:rPr>
            <w:noProof/>
            <w:webHidden/>
          </w:rPr>
          <w:instrText xml:space="preserve"> PAGEREF _Toc208864287 \h </w:instrText>
        </w:r>
        <w:r>
          <w:rPr>
            <w:noProof/>
            <w:webHidden/>
          </w:rPr>
        </w:r>
        <w:r>
          <w:rPr>
            <w:noProof/>
            <w:webHidden/>
          </w:rPr>
          <w:fldChar w:fldCharType="separate"/>
        </w:r>
        <w:r>
          <w:rPr>
            <w:noProof/>
            <w:webHidden/>
          </w:rPr>
          <w:t>34</w:t>
        </w:r>
        <w:r>
          <w:rPr>
            <w:noProof/>
            <w:webHidden/>
          </w:rPr>
          <w:fldChar w:fldCharType="end"/>
        </w:r>
      </w:hyperlink>
    </w:p>
    <w:p w14:paraId="19329AC6" w14:textId="28ECB115" w:rsidR="00FA3C8D" w:rsidRDefault="00FA3C8D">
      <w:pPr>
        <w:pStyle w:val="TDC2"/>
        <w:rPr>
          <w:rFonts w:asciiTheme="minorHAnsi" w:eastAsiaTheme="minorEastAsia" w:hAnsiTheme="minorHAnsi" w:cstheme="minorBidi"/>
          <w:noProof/>
          <w:kern w:val="2"/>
          <w:szCs w:val="24"/>
          <w14:ligatures w14:val="standardContextual"/>
        </w:rPr>
      </w:pPr>
      <w:hyperlink w:anchor="_Toc208864288" w:history="1">
        <w:r w:rsidRPr="00974979">
          <w:rPr>
            <w:rStyle w:val="Hipervnculo"/>
            <w:noProof/>
          </w:rPr>
          <w:t>Tabla 4.16 Caso de uso N °1.21, cambiando estado de un centro de costo</w:t>
        </w:r>
        <w:r>
          <w:rPr>
            <w:noProof/>
            <w:webHidden/>
          </w:rPr>
          <w:tab/>
        </w:r>
        <w:r>
          <w:rPr>
            <w:noProof/>
            <w:webHidden/>
          </w:rPr>
          <w:fldChar w:fldCharType="begin"/>
        </w:r>
        <w:r>
          <w:rPr>
            <w:noProof/>
            <w:webHidden/>
          </w:rPr>
          <w:instrText xml:space="preserve"> PAGEREF _Toc208864288 \h </w:instrText>
        </w:r>
        <w:r>
          <w:rPr>
            <w:noProof/>
            <w:webHidden/>
          </w:rPr>
        </w:r>
        <w:r>
          <w:rPr>
            <w:noProof/>
            <w:webHidden/>
          </w:rPr>
          <w:fldChar w:fldCharType="separate"/>
        </w:r>
        <w:r>
          <w:rPr>
            <w:noProof/>
            <w:webHidden/>
          </w:rPr>
          <w:t>35</w:t>
        </w:r>
        <w:r>
          <w:rPr>
            <w:noProof/>
            <w:webHidden/>
          </w:rPr>
          <w:fldChar w:fldCharType="end"/>
        </w:r>
      </w:hyperlink>
    </w:p>
    <w:p w14:paraId="45686CFB" w14:textId="3AD45CBD" w:rsidR="00FA3C8D" w:rsidRDefault="00FA3C8D">
      <w:pPr>
        <w:pStyle w:val="TDC2"/>
        <w:rPr>
          <w:rFonts w:asciiTheme="minorHAnsi" w:eastAsiaTheme="minorEastAsia" w:hAnsiTheme="minorHAnsi" w:cstheme="minorBidi"/>
          <w:noProof/>
          <w:kern w:val="2"/>
          <w:szCs w:val="24"/>
          <w14:ligatures w14:val="standardContextual"/>
        </w:rPr>
      </w:pPr>
      <w:hyperlink w:anchor="_Toc208864289" w:history="1">
        <w:r w:rsidRPr="00974979">
          <w:rPr>
            <w:rStyle w:val="Hipervnculo"/>
            <w:noProof/>
          </w:rPr>
          <w:t>Tabla 4.17 Caso de uso N°2.3, Visualizando fichas de empleados activas</w:t>
        </w:r>
        <w:r>
          <w:rPr>
            <w:noProof/>
            <w:webHidden/>
          </w:rPr>
          <w:tab/>
        </w:r>
        <w:r>
          <w:rPr>
            <w:noProof/>
            <w:webHidden/>
          </w:rPr>
          <w:fldChar w:fldCharType="begin"/>
        </w:r>
        <w:r>
          <w:rPr>
            <w:noProof/>
            <w:webHidden/>
          </w:rPr>
          <w:instrText xml:space="preserve"> PAGEREF _Toc208864289 \h </w:instrText>
        </w:r>
        <w:r>
          <w:rPr>
            <w:noProof/>
            <w:webHidden/>
          </w:rPr>
        </w:r>
        <w:r>
          <w:rPr>
            <w:noProof/>
            <w:webHidden/>
          </w:rPr>
          <w:fldChar w:fldCharType="separate"/>
        </w:r>
        <w:r>
          <w:rPr>
            <w:noProof/>
            <w:webHidden/>
          </w:rPr>
          <w:t>36</w:t>
        </w:r>
        <w:r>
          <w:rPr>
            <w:noProof/>
            <w:webHidden/>
          </w:rPr>
          <w:fldChar w:fldCharType="end"/>
        </w:r>
      </w:hyperlink>
    </w:p>
    <w:p w14:paraId="5229A4DC" w14:textId="30C9C93E" w:rsidR="00FA3C8D" w:rsidRDefault="00FA3C8D">
      <w:pPr>
        <w:pStyle w:val="TDC2"/>
        <w:rPr>
          <w:rFonts w:asciiTheme="minorHAnsi" w:eastAsiaTheme="minorEastAsia" w:hAnsiTheme="minorHAnsi" w:cstheme="minorBidi"/>
          <w:noProof/>
          <w:kern w:val="2"/>
          <w:szCs w:val="24"/>
          <w14:ligatures w14:val="standardContextual"/>
        </w:rPr>
      </w:pPr>
      <w:hyperlink w:anchor="_Toc208864290" w:history="1">
        <w:r w:rsidRPr="00974979">
          <w:rPr>
            <w:rStyle w:val="Hipervnculo"/>
            <w:noProof/>
          </w:rPr>
          <w:t>Tabla 4.18 Caso de uso N °2.5, Guardando datos de empleado</w:t>
        </w:r>
        <w:r>
          <w:rPr>
            <w:noProof/>
            <w:webHidden/>
          </w:rPr>
          <w:tab/>
        </w:r>
        <w:r>
          <w:rPr>
            <w:noProof/>
            <w:webHidden/>
          </w:rPr>
          <w:fldChar w:fldCharType="begin"/>
        </w:r>
        <w:r>
          <w:rPr>
            <w:noProof/>
            <w:webHidden/>
          </w:rPr>
          <w:instrText xml:space="preserve"> PAGEREF _Toc208864290 \h </w:instrText>
        </w:r>
        <w:r>
          <w:rPr>
            <w:noProof/>
            <w:webHidden/>
          </w:rPr>
        </w:r>
        <w:r>
          <w:rPr>
            <w:noProof/>
            <w:webHidden/>
          </w:rPr>
          <w:fldChar w:fldCharType="separate"/>
        </w:r>
        <w:r>
          <w:rPr>
            <w:noProof/>
            <w:webHidden/>
          </w:rPr>
          <w:t>37</w:t>
        </w:r>
        <w:r>
          <w:rPr>
            <w:noProof/>
            <w:webHidden/>
          </w:rPr>
          <w:fldChar w:fldCharType="end"/>
        </w:r>
      </w:hyperlink>
    </w:p>
    <w:p w14:paraId="22A6774C" w14:textId="7B4E9B13" w:rsidR="00FA3C8D" w:rsidRDefault="00FA3C8D">
      <w:pPr>
        <w:pStyle w:val="TDC2"/>
        <w:rPr>
          <w:rFonts w:asciiTheme="minorHAnsi" w:eastAsiaTheme="minorEastAsia" w:hAnsiTheme="minorHAnsi" w:cstheme="minorBidi"/>
          <w:noProof/>
          <w:kern w:val="2"/>
          <w:szCs w:val="24"/>
          <w14:ligatures w14:val="standardContextual"/>
        </w:rPr>
      </w:pPr>
      <w:hyperlink w:anchor="_Toc208864291" w:history="1">
        <w:r w:rsidRPr="00974979">
          <w:rPr>
            <w:rStyle w:val="Hipervnculo"/>
            <w:noProof/>
          </w:rPr>
          <w:t>Tabla 4.19 Caso de uso N °2.6.1, Imprimiendo ficha de empleado</w:t>
        </w:r>
        <w:r>
          <w:rPr>
            <w:noProof/>
            <w:webHidden/>
          </w:rPr>
          <w:tab/>
        </w:r>
        <w:r>
          <w:rPr>
            <w:noProof/>
            <w:webHidden/>
          </w:rPr>
          <w:fldChar w:fldCharType="begin"/>
        </w:r>
        <w:r>
          <w:rPr>
            <w:noProof/>
            <w:webHidden/>
          </w:rPr>
          <w:instrText xml:space="preserve"> PAGEREF _Toc208864291 \h </w:instrText>
        </w:r>
        <w:r>
          <w:rPr>
            <w:noProof/>
            <w:webHidden/>
          </w:rPr>
        </w:r>
        <w:r>
          <w:rPr>
            <w:noProof/>
            <w:webHidden/>
          </w:rPr>
          <w:fldChar w:fldCharType="separate"/>
        </w:r>
        <w:r>
          <w:rPr>
            <w:noProof/>
            <w:webHidden/>
          </w:rPr>
          <w:t>38</w:t>
        </w:r>
        <w:r>
          <w:rPr>
            <w:noProof/>
            <w:webHidden/>
          </w:rPr>
          <w:fldChar w:fldCharType="end"/>
        </w:r>
      </w:hyperlink>
    </w:p>
    <w:p w14:paraId="673B5D3F" w14:textId="45834456" w:rsidR="00FA3C8D" w:rsidRDefault="00FA3C8D">
      <w:pPr>
        <w:pStyle w:val="TDC2"/>
        <w:rPr>
          <w:rFonts w:asciiTheme="minorHAnsi" w:eastAsiaTheme="minorEastAsia" w:hAnsiTheme="minorHAnsi" w:cstheme="minorBidi"/>
          <w:noProof/>
          <w:kern w:val="2"/>
          <w:szCs w:val="24"/>
          <w14:ligatures w14:val="standardContextual"/>
        </w:rPr>
      </w:pPr>
      <w:hyperlink w:anchor="_Toc208864292" w:history="1">
        <w:r w:rsidRPr="00974979">
          <w:rPr>
            <w:rStyle w:val="Hipervnculo"/>
            <w:noProof/>
          </w:rPr>
          <w:t>Tabla 4.20 Caso de uso N °2.6.2, Imprimiendo múltiples fichas de empleado</w:t>
        </w:r>
        <w:r>
          <w:rPr>
            <w:noProof/>
            <w:webHidden/>
          </w:rPr>
          <w:tab/>
        </w:r>
        <w:r>
          <w:rPr>
            <w:noProof/>
            <w:webHidden/>
          </w:rPr>
          <w:fldChar w:fldCharType="begin"/>
        </w:r>
        <w:r>
          <w:rPr>
            <w:noProof/>
            <w:webHidden/>
          </w:rPr>
          <w:instrText xml:space="preserve"> PAGEREF _Toc208864292 \h </w:instrText>
        </w:r>
        <w:r>
          <w:rPr>
            <w:noProof/>
            <w:webHidden/>
          </w:rPr>
        </w:r>
        <w:r>
          <w:rPr>
            <w:noProof/>
            <w:webHidden/>
          </w:rPr>
          <w:fldChar w:fldCharType="separate"/>
        </w:r>
        <w:r>
          <w:rPr>
            <w:noProof/>
            <w:webHidden/>
          </w:rPr>
          <w:t>39</w:t>
        </w:r>
        <w:r>
          <w:rPr>
            <w:noProof/>
            <w:webHidden/>
          </w:rPr>
          <w:fldChar w:fldCharType="end"/>
        </w:r>
      </w:hyperlink>
    </w:p>
    <w:p w14:paraId="6B753464" w14:textId="7D37F5C2" w:rsidR="00FA3C8D" w:rsidRDefault="00FA3C8D">
      <w:pPr>
        <w:pStyle w:val="TDC2"/>
        <w:rPr>
          <w:rFonts w:asciiTheme="minorHAnsi" w:eastAsiaTheme="minorEastAsia" w:hAnsiTheme="minorHAnsi" w:cstheme="minorBidi"/>
          <w:noProof/>
          <w:kern w:val="2"/>
          <w:szCs w:val="24"/>
          <w14:ligatures w14:val="standardContextual"/>
        </w:rPr>
      </w:pPr>
      <w:hyperlink w:anchor="_Toc208864293" w:history="1">
        <w:r w:rsidRPr="00974979">
          <w:rPr>
            <w:rStyle w:val="Hipervnculo"/>
            <w:noProof/>
          </w:rPr>
          <w:t>Tabla 4.21 Caso de uso N °3.1.1, Asignando vacaciones</w:t>
        </w:r>
        <w:r>
          <w:rPr>
            <w:noProof/>
            <w:webHidden/>
          </w:rPr>
          <w:tab/>
        </w:r>
        <w:r>
          <w:rPr>
            <w:noProof/>
            <w:webHidden/>
          </w:rPr>
          <w:fldChar w:fldCharType="begin"/>
        </w:r>
        <w:r>
          <w:rPr>
            <w:noProof/>
            <w:webHidden/>
          </w:rPr>
          <w:instrText xml:space="preserve"> PAGEREF _Toc208864293 \h </w:instrText>
        </w:r>
        <w:r>
          <w:rPr>
            <w:noProof/>
            <w:webHidden/>
          </w:rPr>
        </w:r>
        <w:r>
          <w:rPr>
            <w:noProof/>
            <w:webHidden/>
          </w:rPr>
          <w:fldChar w:fldCharType="separate"/>
        </w:r>
        <w:r>
          <w:rPr>
            <w:noProof/>
            <w:webHidden/>
          </w:rPr>
          <w:t>40</w:t>
        </w:r>
        <w:r>
          <w:rPr>
            <w:noProof/>
            <w:webHidden/>
          </w:rPr>
          <w:fldChar w:fldCharType="end"/>
        </w:r>
      </w:hyperlink>
    </w:p>
    <w:p w14:paraId="0A67DFDC" w14:textId="20FD8DCA" w:rsidR="00FA3C8D" w:rsidRDefault="00FA3C8D">
      <w:pPr>
        <w:pStyle w:val="TDC2"/>
        <w:rPr>
          <w:rFonts w:asciiTheme="minorHAnsi" w:eastAsiaTheme="minorEastAsia" w:hAnsiTheme="minorHAnsi" w:cstheme="minorBidi"/>
          <w:noProof/>
          <w:kern w:val="2"/>
          <w:szCs w:val="24"/>
          <w14:ligatures w14:val="standardContextual"/>
        </w:rPr>
      </w:pPr>
      <w:hyperlink w:anchor="_Toc208864294" w:history="1">
        <w:r w:rsidRPr="00974979">
          <w:rPr>
            <w:rStyle w:val="Hipervnculo"/>
            <w:noProof/>
          </w:rPr>
          <w:t>Tabla 4.22 Caso de uso N °3.1.2, editando vacaciones</w:t>
        </w:r>
        <w:r>
          <w:rPr>
            <w:noProof/>
            <w:webHidden/>
          </w:rPr>
          <w:tab/>
        </w:r>
        <w:r>
          <w:rPr>
            <w:noProof/>
            <w:webHidden/>
          </w:rPr>
          <w:fldChar w:fldCharType="begin"/>
        </w:r>
        <w:r>
          <w:rPr>
            <w:noProof/>
            <w:webHidden/>
          </w:rPr>
          <w:instrText xml:space="preserve"> PAGEREF _Toc208864294 \h </w:instrText>
        </w:r>
        <w:r>
          <w:rPr>
            <w:noProof/>
            <w:webHidden/>
          </w:rPr>
        </w:r>
        <w:r>
          <w:rPr>
            <w:noProof/>
            <w:webHidden/>
          </w:rPr>
          <w:fldChar w:fldCharType="separate"/>
        </w:r>
        <w:r>
          <w:rPr>
            <w:noProof/>
            <w:webHidden/>
          </w:rPr>
          <w:t>41</w:t>
        </w:r>
        <w:r>
          <w:rPr>
            <w:noProof/>
            <w:webHidden/>
          </w:rPr>
          <w:fldChar w:fldCharType="end"/>
        </w:r>
      </w:hyperlink>
    </w:p>
    <w:p w14:paraId="4E03B464" w14:textId="28029CDC" w:rsidR="00FA3C8D" w:rsidRDefault="00FA3C8D">
      <w:pPr>
        <w:pStyle w:val="TDC2"/>
        <w:rPr>
          <w:rFonts w:asciiTheme="minorHAnsi" w:eastAsiaTheme="minorEastAsia" w:hAnsiTheme="minorHAnsi" w:cstheme="minorBidi"/>
          <w:noProof/>
          <w:kern w:val="2"/>
          <w:szCs w:val="24"/>
          <w14:ligatures w14:val="standardContextual"/>
        </w:rPr>
      </w:pPr>
      <w:hyperlink w:anchor="_Toc208864295" w:history="1">
        <w:r w:rsidRPr="00974979">
          <w:rPr>
            <w:rStyle w:val="Hipervnculo"/>
            <w:noProof/>
          </w:rPr>
          <w:t>Tabla 4.23 Caso de uso N °3.2, Visualizando lista de empleados para asignar vacaciones</w:t>
        </w:r>
        <w:r>
          <w:rPr>
            <w:noProof/>
            <w:webHidden/>
          </w:rPr>
          <w:tab/>
        </w:r>
        <w:r>
          <w:rPr>
            <w:noProof/>
            <w:webHidden/>
          </w:rPr>
          <w:fldChar w:fldCharType="begin"/>
        </w:r>
        <w:r>
          <w:rPr>
            <w:noProof/>
            <w:webHidden/>
          </w:rPr>
          <w:instrText xml:space="preserve"> PAGEREF _Toc208864295 \h </w:instrText>
        </w:r>
        <w:r>
          <w:rPr>
            <w:noProof/>
            <w:webHidden/>
          </w:rPr>
        </w:r>
        <w:r>
          <w:rPr>
            <w:noProof/>
            <w:webHidden/>
          </w:rPr>
          <w:fldChar w:fldCharType="separate"/>
        </w:r>
        <w:r>
          <w:rPr>
            <w:noProof/>
            <w:webHidden/>
          </w:rPr>
          <w:t>42</w:t>
        </w:r>
        <w:r>
          <w:rPr>
            <w:noProof/>
            <w:webHidden/>
          </w:rPr>
          <w:fldChar w:fldCharType="end"/>
        </w:r>
      </w:hyperlink>
    </w:p>
    <w:p w14:paraId="7F2C4660" w14:textId="00D16D40" w:rsidR="00FA3C8D" w:rsidRDefault="00FA3C8D">
      <w:pPr>
        <w:pStyle w:val="TDC2"/>
        <w:rPr>
          <w:rFonts w:asciiTheme="minorHAnsi" w:eastAsiaTheme="minorEastAsia" w:hAnsiTheme="minorHAnsi" w:cstheme="minorBidi"/>
          <w:noProof/>
          <w:kern w:val="2"/>
          <w:szCs w:val="24"/>
          <w14:ligatures w14:val="standardContextual"/>
        </w:rPr>
      </w:pPr>
      <w:hyperlink w:anchor="_Toc208864296" w:history="1">
        <w:r w:rsidRPr="00974979">
          <w:rPr>
            <w:rStyle w:val="Hipervnculo"/>
            <w:noProof/>
          </w:rPr>
          <w:t>Tabla 4.24 Caso de uso N°3.3, Definiendo días a otorgar para vacaciones</w:t>
        </w:r>
        <w:r>
          <w:rPr>
            <w:noProof/>
            <w:webHidden/>
          </w:rPr>
          <w:tab/>
        </w:r>
        <w:r>
          <w:rPr>
            <w:noProof/>
            <w:webHidden/>
          </w:rPr>
          <w:fldChar w:fldCharType="begin"/>
        </w:r>
        <w:r>
          <w:rPr>
            <w:noProof/>
            <w:webHidden/>
          </w:rPr>
          <w:instrText xml:space="preserve"> PAGEREF _Toc208864296 \h </w:instrText>
        </w:r>
        <w:r>
          <w:rPr>
            <w:noProof/>
            <w:webHidden/>
          </w:rPr>
        </w:r>
        <w:r>
          <w:rPr>
            <w:noProof/>
            <w:webHidden/>
          </w:rPr>
          <w:fldChar w:fldCharType="separate"/>
        </w:r>
        <w:r>
          <w:rPr>
            <w:noProof/>
            <w:webHidden/>
          </w:rPr>
          <w:t>43</w:t>
        </w:r>
        <w:r>
          <w:rPr>
            <w:noProof/>
            <w:webHidden/>
          </w:rPr>
          <w:fldChar w:fldCharType="end"/>
        </w:r>
      </w:hyperlink>
    </w:p>
    <w:p w14:paraId="6094E036" w14:textId="583EB00F" w:rsidR="00FA3C8D" w:rsidRDefault="00FA3C8D">
      <w:pPr>
        <w:pStyle w:val="TDC2"/>
        <w:rPr>
          <w:rFonts w:asciiTheme="minorHAnsi" w:eastAsiaTheme="minorEastAsia" w:hAnsiTheme="minorHAnsi" w:cstheme="minorBidi"/>
          <w:noProof/>
          <w:kern w:val="2"/>
          <w:szCs w:val="24"/>
          <w14:ligatures w14:val="standardContextual"/>
        </w:rPr>
      </w:pPr>
      <w:hyperlink w:anchor="_Toc208864297" w:history="1">
        <w:r w:rsidRPr="00974979">
          <w:rPr>
            <w:rStyle w:val="Hipervnculo"/>
            <w:noProof/>
          </w:rPr>
          <w:t>Tabla 4.25 Caso de uso N°3.4, Visualizando listado de empleados de vacaciones</w:t>
        </w:r>
        <w:r>
          <w:rPr>
            <w:noProof/>
            <w:webHidden/>
          </w:rPr>
          <w:tab/>
        </w:r>
        <w:r>
          <w:rPr>
            <w:noProof/>
            <w:webHidden/>
          </w:rPr>
          <w:fldChar w:fldCharType="begin"/>
        </w:r>
        <w:r>
          <w:rPr>
            <w:noProof/>
            <w:webHidden/>
          </w:rPr>
          <w:instrText xml:space="preserve"> PAGEREF _Toc208864297 \h </w:instrText>
        </w:r>
        <w:r>
          <w:rPr>
            <w:noProof/>
            <w:webHidden/>
          </w:rPr>
        </w:r>
        <w:r>
          <w:rPr>
            <w:noProof/>
            <w:webHidden/>
          </w:rPr>
          <w:fldChar w:fldCharType="separate"/>
        </w:r>
        <w:r>
          <w:rPr>
            <w:noProof/>
            <w:webHidden/>
          </w:rPr>
          <w:t>44</w:t>
        </w:r>
        <w:r>
          <w:rPr>
            <w:noProof/>
            <w:webHidden/>
          </w:rPr>
          <w:fldChar w:fldCharType="end"/>
        </w:r>
      </w:hyperlink>
    </w:p>
    <w:p w14:paraId="4A6A63E3" w14:textId="0F9D201C" w:rsidR="00FA3C8D" w:rsidRDefault="00FA3C8D">
      <w:pPr>
        <w:pStyle w:val="TDC2"/>
        <w:rPr>
          <w:rFonts w:asciiTheme="minorHAnsi" w:eastAsiaTheme="minorEastAsia" w:hAnsiTheme="minorHAnsi" w:cstheme="minorBidi"/>
          <w:noProof/>
          <w:kern w:val="2"/>
          <w:szCs w:val="24"/>
          <w14:ligatures w14:val="standardContextual"/>
        </w:rPr>
      </w:pPr>
      <w:hyperlink w:anchor="_Toc208864298" w:history="1">
        <w:r w:rsidRPr="00974979">
          <w:rPr>
            <w:rStyle w:val="Hipervnculo"/>
            <w:noProof/>
          </w:rPr>
          <w:t>Tabla 4.26 Caso de uso N°3.5, Guardando cambios de vacaciones</w:t>
        </w:r>
        <w:r>
          <w:rPr>
            <w:noProof/>
            <w:webHidden/>
          </w:rPr>
          <w:tab/>
        </w:r>
        <w:r>
          <w:rPr>
            <w:noProof/>
            <w:webHidden/>
          </w:rPr>
          <w:fldChar w:fldCharType="begin"/>
        </w:r>
        <w:r>
          <w:rPr>
            <w:noProof/>
            <w:webHidden/>
          </w:rPr>
          <w:instrText xml:space="preserve"> PAGEREF _Toc208864298 \h </w:instrText>
        </w:r>
        <w:r>
          <w:rPr>
            <w:noProof/>
            <w:webHidden/>
          </w:rPr>
        </w:r>
        <w:r>
          <w:rPr>
            <w:noProof/>
            <w:webHidden/>
          </w:rPr>
          <w:fldChar w:fldCharType="separate"/>
        </w:r>
        <w:r>
          <w:rPr>
            <w:noProof/>
            <w:webHidden/>
          </w:rPr>
          <w:t>45</w:t>
        </w:r>
        <w:r>
          <w:rPr>
            <w:noProof/>
            <w:webHidden/>
          </w:rPr>
          <w:fldChar w:fldCharType="end"/>
        </w:r>
      </w:hyperlink>
    </w:p>
    <w:p w14:paraId="6E86E75C" w14:textId="143C8EE1" w:rsidR="00FA3C8D" w:rsidRDefault="00FA3C8D">
      <w:pPr>
        <w:pStyle w:val="TDC2"/>
        <w:rPr>
          <w:rFonts w:asciiTheme="minorHAnsi" w:eastAsiaTheme="minorEastAsia" w:hAnsiTheme="minorHAnsi" w:cstheme="minorBidi"/>
          <w:noProof/>
          <w:kern w:val="2"/>
          <w:szCs w:val="24"/>
          <w14:ligatures w14:val="standardContextual"/>
        </w:rPr>
      </w:pPr>
      <w:hyperlink w:anchor="_Toc208864299" w:history="1">
        <w:r w:rsidRPr="00974979">
          <w:rPr>
            <w:rStyle w:val="Hipervnculo"/>
            <w:noProof/>
          </w:rPr>
          <w:t>Tabla 4.27 Caso de uso N°3.6, Imprimiendo vacaciones de empleado</w:t>
        </w:r>
        <w:r>
          <w:rPr>
            <w:noProof/>
            <w:webHidden/>
          </w:rPr>
          <w:tab/>
        </w:r>
        <w:r>
          <w:rPr>
            <w:noProof/>
            <w:webHidden/>
          </w:rPr>
          <w:fldChar w:fldCharType="begin"/>
        </w:r>
        <w:r>
          <w:rPr>
            <w:noProof/>
            <w:webHidden/>
          </w:rPr>
          <w:instrText xml:space="preserve"> PAGEREF _Toc208864299 \h </w:instrText>
        </w:r>
        <w:r>
          <w:rPr>
            <w:noProof/>
            <w:webHidden/>
          </w:rPr>
        </w:r>
        <w:r>
          <w:rPr>
            <w:noProof/>
            <w:webHidden/>
          </w:rPr>
          <w:fldChar w:fldCharType="separate"/>
        </w:r>
        <w:r>
          <w:rPr>
            <w:noProof/>
            <w:webHidden/>
          </w:rPr>
          <w:t>46</w:t>
        </w:r>
        <w:r>
          <w:rPr>
            <w:noProof/>
            <w:webHidden/>
          </w:rPr>
          <w:fldChar w:fldCharType="end"/>
        </w:r>
      </w:hyperlink>
    </w:p>
    <w:p w14:paraId="4866A3D7" w14:textId="6877B530" w:rsidR="00FA3C8D" w:rsidRDefault="00FA3C8D">
      <w:pPr>
        <w:pStyle w:val="TDC2"/>
        <w:rPr>
          <w:rFonts w:asciiTheme="minorHAnsi" w:eastAsiaTheme="minorEastAsia" w:hAnsiTheme="minorHAnsi" w:cstheme="minorBidi"/>
          <w:noProof/>
          <w:kern w:val="2"/>
          <w:szCs w:val="24"/>
          <w14:ligatures w14:val="standardContextual"/>
        </w:rPr>
      </w:pPr>
      <w:hyperlink w:anchor="_Toc208864300" w:history="1">
        <w:r w:rsidRPr="00974979">
          <w:rPr>
            <w:rStyle w:val="Hipervnculo"/>
            <w:noProof/>
          </w:rPr>
          <w:t>Tabla 4.28 Caso de uso N°3.7, Eliminando vacaciones asignadas</w:t>
        </w:r>
        <w:r>
          <w:rPr>
            <w:noProof/>
            <w:webHidden/>
          </w:rPr>
          <w:tab/>
        </w:r>
        <w:r>
          <w:rPr>
            <w:noProof/>
            <w:webHidden/>
          </w:rPr>
          <w:fldChar w:fldCharType="begin"/>
        </w:r>
        <w:r>
          <w:rPr>
            <w:noProof/>
            <w:webHidden/>
          </w:rPr>
          <w:instrText xml:space="preserve"> PAGEREF _Toc208864300 \h </w:instrText>
        </w:r>
        <w:r>
          <w:rPr>
            <w:noProof/>
            <w:webHidden/>
          </w:rPr>
        </w:r>
        <w:r>
          <w:rPr>
            <w:noProof/>
            <w:webHidden/>
          </w:rPr>
          <w:fldChar w:fldCharType="separate"/>
        </w:r>
        <w:r>
          <w:rPr>
            <w:noProof/>
            <w:webHidden/>
          </w:rPr>
          <w:t>47</w:t>
        </w:r>
        <w:r>
          <w:rPr>
            <w:noProof/>
            <w:webHidden/>
          </w:rPr>
          <w:fldChar w:fldCharType="end"/>
        </w:r>
      </w:hyperlink>
    </w:p>
    <w:p w14:paraId="24A84CD8" w14:textId="5D128C4A" w:rsidR="00FA3C8D" w:rsidRDefault="00FA3C8D">
      <w:pPr>
        <w:pStyle w:val="TDC2"/>
        <w:rPr>
          <w:rFonts w:asciiTheme="minorHAnsi" w:eastAsiaTheme="minorEastAsia" w:hAnsiTheme="minorHAnsi" w:cstheme="minorBidi"/>
          <w:noProof/>
          <w:kern w:val="2"/>
          <w:szCs w:val="24"/>
          <w14:ligatures w14:val="standardContextual"/>
        </w:rPr>
      </w:pPr>
      <w:hyperlink w:anchor="_Toc208864301" w:history="1">
        <w:r w:rsidRPr="00974979">
          <w:rPr>
            <w:rStyle w:val="Hipervnculo"/>
            <w:noProof/>
          </w:rPr>
          <w:t>Tabla 4.29 Caso de uso N°35, Creando turnos con campos obligatorios</w:t>
        </w:r>
        <w:r>
          <w:rPr>
            <w:noProof/>
            <w:webHidden/>
          </w:rPr>
          <w:tab/>
        </w:r>
        <w:r>
          <w:rPr>
            <w:noProof/>
            <w:webHidden/>
          </w:rPr>
          <w:fldChar w:fldCharType="begin"/>
        </w:r>
        <w:r>
          <w:rPr>
            <w:noProof/>
            <w:webHidden/>
          </w:rPr>
          <w:instrText xml:space="preserve"> PAGEREF _Toc208864301 \h </w:instrText>
        </w:r>
        <w:r>
          <w:rPr>
            <w:noProof/>
            <w:webHidden/>
          </w:rPr>
        </w:r>
        <w:r>
          <w:rPr>
            <w:noProof/>
            <w:webHidden/>
          </w:rPr>
          <w:fldChar w:fldCharType="separate"/>
        </w:r>
        <w:r>
          <w:rPr>
            <w:noProof/>
            <w:webHidden/>
          </w:rPr>
          <w:t>48</w:t>
        </w:r>
        <w:r>
          <w:rPr>
            <w:noProof/>
            <w:webHidden/>
          </w:rPr>
          <w:fldChar w:fldCharType="end"/>
        </w:r>
      </w:hyperlink>
    </w:p>
    <w:p w14:paraId="6798B6DC" w14:textId="3D603919" w:rsidR="00FA3C8D" w:rsidRDefault="00FA3C8D">
      <w:pPr>
        <w:pStyle w:val="TDC2"/>
        <w:rPr>
          <w:rFonts w:asciiTheme="minorHAnsi" w:eastAsiaTheme="minorEastAsia" w:hAnsiTheme="minorHAnsi" w:cstheme="minorBidi"/>
          <w:noProof/>
          <w:kern w:val="2"/>
          <w:szCs w:val="24"/>
          <w14:ligatures w14:val="standardContextual"/>
        </w:rPr>
      </w:pPr>
      <w:hyperlink w:anchor="_Toc208864302" w:history="1">
        <w:r w:rsidRPr="00974979">
          <w:rPr>
            <w:rStyle w:val="Hipervnculo"/>
            <w:noProof/>
          </w:rPr>
          <w:t>Tabla 4.30 Caso de uso N°4.1.2, editando turnos con campos obligatorios</w:t>
        </w:r>
        <w:r>
          <w:rPr>
            <w:noProof/>
            <w:webHidden/>
          </w:rPr>
          <w:tab/>
        </w:r>
        <w:r>
          <w:rPr>
            <w:noProof/>
            <w:webHidden/>
          </w:rPr>
          <w:fldChar w:fldCharType="begin"/>
        </w:r>
        <w:r>
          <w:rPr>
            <w:noProof/>
            <w:webHidden/>
          </w:rPr>
          <w:instrText xml:space="preserve"> PAGEREF _Toc208864302 \h </w:instrText>
        </w:r>
        <w:r>
          <w:rPr>
            <w:noProof/>
            <w:webHidden/>
          </w:rPr>
        </w:r>
        <w:r>
          <w:rPr>
            <w:noProof/>
            <w:webHidden/>
          </w:rPr>
          <w:fldChar w:fldCharType="separate"/>
        </w:r>
        <w:r>
          <w:rPr>
            <w:noProof/>
            <w:webHidden/>
          </w:rPr>
          <w:t>49</w:t>
        </w:r>
        <w:r>
          <w:rPr>
            <w:noProof/>
            <w:webHidden/>
          </w:rPr>
          <w:fldChar w:fldCharType="end"/>
        </w:r>
      </w:hyperlink>
    </w:p>
    <w:p w14:paraId="68ABFF32" w14:textId="282FAAFF" w:rsidR="00FA3C8D" w:rsidRDefault="00FA3C8D">
      <w:pPr>
        <w:pStyle w:val="TDC2"/>
        <w:rPr>
          <w:rFonts w:asciiTheme="minorHAnsi" w:eastAsiaTheme="minorEastAsia" w:hAnsiTheme="minorHAnsi" w:cstheme="minorBidi"/>
          <w:noProof/>
          <w:kern w:val="2"/>
          <w:szCs w:val="24"/>
          <w14:ligatures w14:val="standardContextual"/>
        </w:rPr>
      </w:pPr>
      <w:hyperlink w:anchor="_Toc208864303" w:history="1">
        <w:r w:rsidRPr="00974979">
          <w:rPr>
            <w:rStyle w:val="Hipervnculo"/>
            <w:noProof/>
          </w:rPr>
          <w:t>Tabla 4.31 Caso de uso N°4.2, Generando nuevo turno</w:t>
        </w:r>
        <w:r>
          <w:rPr>
            <w:noProof/>
            <w:webHidden/>
          </w:rPr>
          <w:tab/>
        </w:r>
        <w:r>
          <w:rPr>
            <w:noProof/>
            <w:webHidden/>
          </w:rPr>
          <w:fldChar w:fldCharType="begin"/>
        </w:r>
        <w:r>
          <w:rPr>
            <w:noProof/>
            <w:webHidden/>
          </w:rPr>
          <w:instrText xml:space="preserve"> PAGEREF _Toc208864303 \h </w:instrText>
        </w:r>
        <w:r>
          <w:rPr>
            <w:noProof/>
            <w:webHidden/>
          </w:rPr>
        </w:r>
        <w:r>
          <w:rPr>
            <w:noProof/>
            <w:webHidden/>
          </w:rPr>
          <w:fldChar w:fldCharType="separate"/>
        </w:r>
        <w:r>
          <w:rPr>
            <w:noProof/>
            <w:webHidden/>
          </w:rPr>
          <w:t>50</w:t>
        </w:r>
        <w:r>
          <w:rPr>
            <w:noProof/>
            <w:webHidden/>
          </w:rPr>
          <w:fldChar w:fldCharType="end"/>
        </w:r>
      </w:hyperlink>
    </w:p>
    <w:p w14:paraId="296A02DF" w14:textId="2003DD28" w:rsidR="00FA3C8D" w:rsidRDefault="00FA3C8D">
      <w:pPr>
        <w:pStyle w:val="TDC2"/>
        <w:rPr>
          <w:rFonts w:asciiTheme="minorHAnsi" w:eastAsiaTheme="minorEastAsia" w:hAnsiTheme="minorHAnsi" w:cstheme="minorBidi"/>
          <w:noProof/>
          <w:kern w:val="2"/>
          <w:szCs w:val="24"/>
          <w14:ligatures w14:val="standardContextual"/>
        </w:rPr>
      </w:pPr>
      <w:hyperlink w:anchor="_Toc208864304" w:history="1">
        <w:r w:rsidRPr="00974979">
          <w:rPr>
            <w:rStyle w:val="Hipervnculo"/>
            <w:noProof/>
          </w:rPr>
          <w:t>Tabla 4.32 Caso de uso N°4.3, Guardando cambios en los turnos</w:t>
        </w:r>
        <w:r>
          <w:rPr>
            <w:noProof/>
            <w:webHidden/>
          </w:rPr>
          <w:tab/>
        </w:r>
        <w:r>
          <w:rPr>
            <w:noProof/>
            <w:webHidden/>
          </w:rPr>
          <w:fldChar w:fldCharType="begin"/>
        </w:r>
        <w:r>
          <w:rPr>
            <w:noProof/>
            <w:webHidden/>
          </w:rPr>
          <w:instrText xml:space="preserve"> PAGEREF _Toc208864304 \h </w:instrText>
        </w:r>
        <w:r>
          <w:rPr>
            <w:noProof/>
            <w:webHidden/>
          </w:rPr>
        </w:r>
        <w:r>
          <w:rPr>
            <w:noProof/>
            <w:webHidden/>
          </w:rPr>
          <w:fldChar w:fldCharType="separate"/>
        </w:r>
        <w:r>
          <w:rPr>
            <w:noProof/>
            <w:webHidden/>
          </w:rPr>
          <w:t>51</w:t>
        </w:r>
        <w:r>
          <w:rPr>
            <w:noProof/>
            <w:webHidden/>
          </w:rPr>
          <w:fldChar w:fldCharType="end"/>
        </w:r>
      </w:hyperlink>
    </w:p>
    <w:p w14:paraId="62FCF974" w14:textId="1A272E5D" w:rsidR="00FA3C8D" w:rsidRDefault="00FA3C8D">
      <w:pPr>
        <w:pStyle w:val="TDC2"/>
        <w:rPr>
          <w:rFonts w:asciiTheme="minorHAnsi" w:eastAsiaTheme="minorEastAsia" w:hAnsiTheme="minorHAnsi" w:cstheme="minorBidi"/>
          <w:noProof/>
          <w:kern w:val="2"/>
          <w:szCs w:val="24"/>
          <w14:ligatures w14:val="standardContextual"/>
        </w:rPr>
      </w:pPr>
      <w:hyperlink w:anchor="_Toc208864305" w:history="1">
        <w:r w:rsidRPr="00974979">
          <w:rPr>
            <w:rStyle w:val="Hipervnculo"/>
            <w:noProof/>
          </w:rPr>
          <w:t>Tabla 4.33 Caso de uso N°4.4, Eliminando turnos</w:t>
        </w:r>
        <w:r>
          <w:rPr>
            <w:noProof/>
            <w:webHidden/>
          </w:rPr>
          <w:tab/>
        </w:r>
        <w:r>
          <w:rPr>
            <w:noProof/>
            <w:webHidden/>
          </w:rPr>
          <w:fldChar w:fldCharType="begin"/>
        </w:r>
        <w:r>
          <w:rPr>
            <w:noProof/>
            <w:webHidden/>
          </w:rPr>
          <w:instrText xml:space="preserve"> PAGEREF _Toc208864305 \h </w:instrText>
        </w:r>
        <w:r>
          <w:rPr>
            <w:noProof/>
            <w:webHidden/>
          </w:rPr>
        </w:r>
        <w:r>
          <w:rPr>
            <w:noProof/>
            <w:webHidden/>
          </w:rPr>
          <w:fldChar w:fldCharType="separate"/>
        </w:r>
        <w:r>
          <w:rPr>
            <w:noProof/>
            <w:webHidden/>
          </w:rPr>
          <w:t>52</w:t>
        </w:r>
        <w:r>
          <w:rPr>
            <w:noProof/>
            <w:webHidden/>
          </w:rPr>
          <w:fldChar w:fldCharType="end"/>
        </w:r>
      </w:hyperlink>
    </w:p>
    <w:p w14:paraId="1DFACC2E" w14:textId="30DFE34E" w:rsidR="00FA3C8D" w:rsidRDefault="00FA3C8D">
      <w:pPr>
        <w:pStyle w:val="TDC2"/>
        <w:rPr>
          <w:rFonts w:asciiTheme="minorHAnsi" w:eastAsiaTheme="minorEastAsia" w:hAnsiTheme="minorHAnsi" w:cstheme="minorBidi"/>
          <w:noProof/>
          <w:kern w:val="2"/>
          <w:szCs w:val="24"/>
          <w14:ligatures w14:val="standardContextual"/>
        </w:rPr>
      </w:pPr>
      <w:hyperlink w:anchor="_Toc208864306" w:history="1">
        <w:r w:rsidRPr="00974979">
          <w:rPr>
            <w:rStyle w:val="Hipervnculo"/>
            <w:noProof/>
          </w:rPr>
          <w:t>Tabla 4.34 Caso de uso N°4.6, Definiendo horario de trabajo</w:t>
        </w:r>
        <w:r>
          <w:rPr>
            <w:noProof/>
            <w:webHidden/>
          </w:rPr>
          <w:tab/>
        </w:r>
        <w:r>
          <w:rPr>
            <w:noProof/>
            <w:webHidden/>
          </w:rPr>
          <w:fldChar w:fldCharType="begin"/>
        </w:r>
        <w:r>
          <w:rPr>
            <w:noProof/>
            <w:webHidden/>
          </w:rPr>
          <w:instrText xml:space="preserve"> PAGEREF _Toc208864306 \h </w:instrText>
        </w:r>
        <w:r>
          <w:rPr>
            <w:noProof/>
            <w:webHidden/>
          </w:rPr>
        </w:r>
        <w:r>
          <w:rPr>
            <w:noProof/>
            <w:webHidden/>
          </w:rPr>
          <w:fldChar w:fldCharType="separate"/>
        </w:r>
        <w:r>
          <w:rPr>
            <w:noProof/>
            <w:webHidden/>
          </w:rPr>
          <w:t>53</w:t>
        </w:r>
        <w:r>
          <w:rPr>
            <w:noProof/>
            <w:webHidden/>
          </w:rPr>
          <w:fldChar w:fldCharType="end"/>
        </w:r>
      </w:hyperlink>
    </w:p>
    <w:p w14:paraId="3977CFE9" w14:textId="1C8F8768" w:rsidR="00FA3C8D" w:rsidRDefault="00FA3C8D">
      <w:pPr>
        <w:pStyle w:val="TDC2"/>
        <w:rPr>
          <w:rFonts w:asciiTheme="minorHAnsi" w:eastAsiaTheme="minorEastAsia" w:hAnsiTheme="minorHAnsi" w:cstheme="minorBidi"/>
          <w:noProof/>
          <w:kern w:val="2"/>
          <w:szCs w:val="24"/>
          <w14:ligatures w14:val="standardContextual"/>
        </w:rPr>
      </w:pPr>
      <w:hyperlink w:anchor="_Toc208864307" w:history="1">
        <w:r w:rsidRPr="00974979">
          <w:rPr>
            <w:rStyle w:val="Hipervnculo"/>
            <w:noProof/>
          </w:rPr>
          <w:t>Tabla 4.35 Caso de uso N°4.7, generando un resumen de registro de horario</w:t>
        </w:r>
        <w:r>
          <w:rPr>
            <w:noProof/>
            <w:webHidden/>
          </w:rPr>
          <w:tab/>
        </w:r>
        <w:r>
          <w:rPr>
            <w:noProof/>
            <w:webHidden/>
          </w:rPr>
          <w:fldChar w:fldCharType="begin"/>
        </w:r>
        <w:r>
          <w:rPr>
            <w:noProof/>
            <w:webHidden/>
          </w:rPr>
          <w:instrText xml:space="preserve"> PAGEREF _Toc208864307 \h </w:instrText>
        </w:r>
        <w:r>
          <w:rPr>
            <w:noProof/>
            <w:webHidden/>
          </w:rPr>
        </w:r>
        <w:r>
          <w:rPr>
            <w:noProof/>
            <w:webHidden/>
          </w:rPr>
          <w:fldChar w:fldCharType="separate"/>
        </w:r>
        <w:r>
          <w:rPr>
            <w:noProof/>
            <w:webHidden/>
          </w:rPr>
          <w:t>54</w:t>
        </w:r>
        <w:r>
          <w:rPr>
            <w:noProof/>
            <w:webHidden/>
          </w:rPr>
          <w:fldChar w:fldCharType="end"/>
        </w:r>
      </w:hyperlink>
    </w:p>
    <w:p w14:paraId="446FF742" w14:textId="42FF801D" w:rsidR="00FA3C8D" w:rsidRDefault="00FA3C8D">
      <w:pPr>
        <w:pStyle w:val="TDC2"/>
        <w:rPr>
          <w:rFonts w:asciiTheme="minorHAnsi" w:eastAsiaTheme="minorEastAsia" w:hAnsiTheme="minorHAnsi" w:cstheme="minorBidi"/>
          <w:noProof/>
          <w:kern w:val="2"/>
          <w:szCs w:val="24"/>
          <w14:ligatures w14:val="standardContextual"/>
        </w:rPr>
      </w:pPr>
      <w:hyperlink w:anchor="_Toc208864308" w:history="1">
        <w:r w:rsidRPr="00974979">
          <w:rPr>
            <w:rStyle w:val="Hipervnculo"/>
            <w:noProof/>
          </w:rPr>
          <w:t>Tabla 4.36 Caso de uso N°5.1, revisando informes de asistencia</w:t>
        </w:r>
        <w:r>
          <w:rPr>
            <w:noProof/>
            <w:webHidden/>
          </w:rPr>
          <w:tab/>
        </w:r>
        <w:r>
          <w:rPr>
            <w:noProof/>
            <w:webHidden/>
          </w:rPr>
          <w:fldChar w:fldCharType="begin"/>
        </w:r>
        <w:r>
          <w:rPr>
            <w:noProof/>
            <w:webHidden/>
          </w:rPr>
          <w:instrText xml:space="preserve"> PAGEREF _Toc208864308 \h </w:instrText>
        </w:r>
        <w:r>
          <w:rPr>
            <w:noProof/>
            <w:webHidden/>
          </w:rPr>
        </w:r>
        <w:r>
          <w:rPr>
            <w:noProof/>
            <w:webHidden/>
          </w:rPr>
          <w:fldChar w:fldCharType="separate"/>
        </w:r>
        <w:r>
          <w:rPr>
            <w:noProof/>
            <w:webHidden/>
          </w:rPr>
          <w:t>55</w:t>
        </w:r>
        <w:r>
          <w:rPr>
            <w:noProof/>
            <w:webHidden/>
          </w:rPr>
          <w:fldChar w:fldCharType="end"/>
        </w:r>
      </w:hyperlink>
    </w:p>
    <w:p w14:paraId="166D821C" w14:textId="3BF2C6C0" w:rsidR="00FA3C8D" w:rsidRDefault="00FA3C8D">
      <w:pPr>
        <w:pStyle w:val="TDC2"/>
        <w:rPr>
          <w:rFonts w:asciiTheme="minorHAnsi" w:eastAsiaTheme="minorEastAsia" w:hAnsiTheme="minorHAnsi" w:cstheme="minorBidi"/>
          <w:noProof/>
          <w:kern w:val="2"/>
          <w:szCs w:val="24"/>
          <w14:ligatures w14:val="standardContextual"/>
        </w:rPr>
      </w:pPr>
      <w:hyperlink w:anchor="_Toc208864309" w:history="1">
        <w:r w:rsidRPr="00974979">
          <w:rPr>
            <w:rStyle w:val="Hipervnculo"/>
            <w:noProof/>
          </w:rPr>
          <w:t>Tabla 4.37 Caso de uso N°5.2, Filtrando informes por fechas específica</w:t>
        </w:r>
        <w:r>
          <w:rPr>
            <w:noProof/>
            <w:webHidden/>
          </w:rPr>
          <w:tab/>
        </w:r>
        <w:r>
          <w:rPr>
            <w:noProof/>
            <w:webHidden/>
          </w:rPr>
          <w:fldChar w:fldCharType="begin"/>
        </w:r>
        <w:r>
          <w:rPr>
            <w:noProof/>
            <w:webHidden/>
          </w:rPr>
          <w:instrText xml:space="preserve"> PAGEREF _Toc208864309 \h </w:instrText>
        </w:r>
        <w:r>
          <w:rPr>
            <w:noProof/>
            <w:webHidden/>
          </w:rPr>
        </w:r>
        <w:r>
          <w:rPr>
            <w:noProof/>
            <w:webHidden/>
          </w:rPr>
          <w:fldChar w:fldCharType="separate"/>
        </w:r>
        <w:r>
          <w:rPr>
            <w:noProof/>
            <w:webHidden/>
          </w:rPr>
          <w:t>56</w:t>
        </w:r>
        <w:r>
          <w:rPr>
            <w:noProof/>
            <w:webHidden/>
          </w:rPr>
          <w:fldChar w:fldCharType="end"/>
        </w:r>
      </w:hyperlink>
    </w:p>
    <w:p w14:paraId="02252B91" w14:textId="2FEF5CC9" w:rsidR="00FA3C8D" w:rsidRDefault="00FA3C8D">
      <w:pPr>
        <w:pStyle w:val="TDC2"/>
        <w:rPr>
          <w:rFonts w:asciiTheme="minorHAnsi" w:eastAsiaTheme="minorEastAsia" w:hAnsiTheme="minorHAnsi" w:cstheme="minorBidi"/>
          <w:noProof/>
          <w:kern w:val="2"/>
          <w:szCs w:val="24"/>
          <w14:ligatures w14:val="standardContextual"/>
        </w:rPr>
      </w:pPr>
      <w:hyperlink w:anchor="_Toc208864310" w:history="1">
        <w:r w:rsidRPr="00974979">
          <w:rPr>
            <w:rStyle w:val="Hipervnculo"/>
            <w:noProof/>
          </w:rPr>
          <w:t>Tabla 4.38 Caso de uso N°5.3, creando casilla para filtro de búsqueda</w:t>
        </w:r>
        <w:r>
          <w:rPr>
            <w:noProof/>
            <w:webHidden/>
          </w:rPr>
          <w:tab/>
        </w:r>
        <w:r>
          <w:rPr>
            <w:noProof/>
            <w:webHidden/>
          </w:rPr>
          <w:fldChar w:fldCharType="begin"/>
        </w:r>
        <w:r>
          <w:rPr>
            <w:noProof/>
            <w:webHidden/>
          </w:rPr>
          <w:instrText xml:space="preserve"> PAGEREF _Toc208864310 \h </w:instrText>
        </w:r>
        <w:r>
          <w:rPr>
            <w:noProof/>
            <w:webHidden/>
          </w:rPr>
        </w:r>
        <w:r>
          <w:rPr>
            <w:noProof/>
            <w:webHidden/>
          </w:rPr>
          <w:fldChar w:fldCharType="separate"/>
        </w:r>
        <w:r>
          <w:rPr>
            <w:noProof/>
            <w:webHidden/>
          </w:rPr>
          <w:t>57</w:t>
        </w:r>
        <w:r>
          <w:rPr>
            <w:noProof/>
            <w:webHidden/>
          </w:rPr>
          <w:fldChar w:fldCharType="end"/>
        </w:r>
      </w:hyperlink>
    </w:p>
    <w:p w14:paraId="67050069" w14:textId="56F9AEAA" w:rsidR="00FA3C8D" w:rsidRDefault="00FA3C8D">
      <w:pPr>
        <w:pStyle w:val="TDC2"/>
        <w:rPr>
          <w:rFonts w:asciiTheme="minorHAnsi" w:eastAsiaTheme="minorEastAsia" w:hAnsiTheme="minorHAnsi" w:cstheme="minorBidi"/>
          <w:noProof/>
          <w:kern w:val="2"/>
          <w:szCs w:val="24"/>
          <w14:ligatures w14:val="standardContextual"/>
        </w:rPr>
      </w:pPr>
      <w:hyperlink w:anchor="_Toc208864311" w:history="1">
        <w:r w:rsidRPr="00974979">
          <w:rPr>
            <w:rStyle w:val="Hipervnculo"/>
            <w:noProof/>
          </w:rPr>
          <w:t>Tabla 4.39 Caso de uso N°5.4, filtrando informe de asistencia</w:t>
        </w:r>
        <w:r>
          <w:rPr>
            <w:noProof/>
            <w:webHidden/>
          </w:rPr>
          <w:tab/>
        </w:r>
        <w:r>
          <w:rPr>
            <w:noProof/>
            <w:webHidden/>
          </w:rPr>
          <w:fldChar w:fldCharType="begin"/>
        </w:r>
        <w:r>
          <w:rPr>
            <w:noProof/>
            <w:webHidden/>
          </w:rPr>
          <w:instrText xml:space="preserve"> PAGEREF _Toc208864311 \h </w:instrText>
        </w:r>
        <w:r>
          <w:rPr>
            <w:noProof/>
            <w:webHidden/>
          </w:rPr>
        </w:r>
        <w:r>
          <w:rPr>
            <w:noProof/>
            <w:webHidden/>
          </w:rPr>
          <w:fldChar w:fldCharType="separate"/>
        </w:r>
        <w:r>
          <w:rPr>
            <w:noProof/>
            <w:webHidden/>
          </w:rPr>
          <w:t>58</w:t>
        </w:r>
        <w:r>
          <w:rPr>
            <w:noProof/>
            <w:webHidden/>
          </w:rPr>
          <w:fldChar w:fldCharType="end"/>
        </w:r>
      </w:hyperlink>
    </w:p>
    <w:p w14:paraId="45EDB8D4" w14:textId="1AD8B922" w:rsidR="00FA3C8D" w:rsidRDefault="00FA3C8D">
      <w:pPr>
        <w:pStyle w:val="TDC2"/>
        <w:rPr>
          <w:rFonts w:asciiTheme="minorHAnsi" w:eastAsiaTheme="minorEastAsia" w:hAnsiTheme="minorHAnsi" w:cstheme="minorBidi"/>
          <w:noProof/>
          <w:kern w:val="2"/>
          <w:szCs w:val="24"/>
          <w14:ligatures w14:val="standardContextual"/>
        </w:rPr>
      </w:pPr>
      <w:hyperlink w:anchor="_Toc208864312" w:history="1">
        <w:r w:rsidRPr="00974979">
          <w:rPr>
            <w:rStyle w:val="Hipervnculo"/>
            <w:noProof/>
          </w:rPr>
          <w:t>Tabla 4.40 Caso de uso N°5.5, Generando nuevo informe de asistencia</w:t>
        </w:r>
        <w:r>
          <w:rPr>
            <w:noProof/>
            <w:webHidden/>
          </w:rPr>
          <w:tab/>
        </w:r>
        <w:r>
          <w:rPr>
            <w:noProof/>
            <w:webHidden/>
          </w:rPr>
          <w:fldChar w:fldCharType="begin"/>
        </w:r>
        <w:r>
          <w:rPr>
            <w:noProof/>
            <w:webHidden/>
          </w:rPr>
          <w:instrText xml:space="preserve"> PAGEREF _Toc208864312 \h </w:instrText>
        </w:r>
        <w:r>
          <w:rPr>
            <w:noProof/>
            <w:webHidden/>
          </w:rPr>
        </w:r>
        <w:r>
          <w:rPr>
            <w:noProof/>
            <w:webHidden/>
          </w:rPr>
          <w:fldChar w:fldCharType="separate"/>
        </w:r>
        <w:r>
          <w:rPr>
            <w:noProof/>
            <w:webHidden/>
          </w:rPr>
          <w:t>59</w:t>
        </w:r>
        <w:r>
          <w:rPr>
            <w:noProof/>
            <w:webHidden/>
          </w:rPr>
          <w:fldChar w:fldCharType="end"/>
        </w:r>
      </w:hyperlink>
    </w:p>
    <w:p w14:paraId="4BD87116" w14:textId="34D36507" w:rsidR="00FA3C8D" w:rsidRDefault="00FA3C8D">
      <w:pPr>
        <w:pStyle w:val="TDC2"/>
        <w:rPr>
          <w:rFonts w:asciiTheme="minorHAnsi" w:eastAsiaTheme="minorEastAsia" w:hAnsiTheme="minorHAnsi" w:cstheme="minorBidi"/>
          <w:noProof/>
          <w:kern w:val="2"/>
          <w:szCs w:val="24"/>
          <w14:ligatures w14:val="standardContextual"/>
        </w:rPr>
      </w:pPr>
      <w:hyperlink w:anchor="_Toc208864313" w:history="1">
        <w:r w:rsidRPr="00974979">
          <w:rPr>
            <w:rStyle w:val="Hipervnculo"/>
            <w:noProof/>
          </w:rPr>
          <w:t>Tabla 4.41 Caso de uso N°5.8, exportando informe de asistencia</w:t>
        </w:r>
        <w:r>
          <w:rPr>
            <w:noProof/>
            <w:webHidden/>
          </w:rPr>
          <w:tab/>
        </w:r>
        <w:r>
          <w:rPr>
            <w:noProof/>
            <w:webHidden/>
          </w:rPr>
          <w:fldChar w:fldCharType="begin"/>
        </w:r>
        <w:r>
          <w:rPr>
            <w:noProof/>
            <w:webHidden/>
          </w:rPr>
          <w:instrText xml:space="preserve"> PAGEREF _Toc208864313 \h </w:instrText>
        </w:r>
        <w:r>
          <w:rPr>
            <w:noProof/>
            <w:webHidden/>
          </w:rPr>
        </w:r>
        <w:r>
          <w:rPr>
            <w:noProof/>
            <w:webHidden/>
          </w:rPr>
          <w:fldChar w:fldCharType="separate"/>
        </w:r>
        <w:r>
          <w:rPr>
            <w:noProof/>
            <w:webHidden/>
          </w:rPr>
          <w:t>60</w:t>
        </w:r>
        <w:r>
          <w:rPr>
            <w:noProof/>
            <w:webHidden/>
          </w:rPr>
          <w:fldChar w:fldCharType="end"/>
        </w:r>
      </w:hyperlink>
    </w:p>
    <w:p w14:paraId="49772B30" w14:textId="64562D9A" w:rsidR="00FA3C8D" w:rsidRDefault="00FA3C8D">
      <w:pPr>
        <w:pStyle w:val="TDC2"/>
        <w:rPr>
          <w:rFonts w:asciiTheme="minorHAnsi" w:eastAsiaTheme="minorEastAsia" w:hAnsiTheme="minorHAnsi" w:cstheme="minorBidi"/>
          <w:noProof/>
          <w:kern w:val="2"/>
          <w:szCs w:val="24"/>
          <w14:ligatures w14:val="standardContextual"/>
        </w:rPr>
      </w:pPr>
      <w:hyperlink w:anchor="_Toc208864314" w:history="1">
        <w:r w:rsidRPr="00974979">
          <w:rPr>
            <w:rStyle w:val="Hipervnculo"/>
            <w:noProof/>
          </w:rPr>
          <w:t>Tabla 4.42 Caso de uso N°6.1, ingresando permisos de ausencia</w:t>
        </w:r>
        <w:r>
          <w:rPr>
            <w:noProof/>
            <w:webHidden/>
          </w:rPr>
          <w:tab/>
        </w:r>
        <w:r>
          <w:rPr>
            <w:noProof/>
            <w:webHidden/>
          </w:rPr>
          <w:fldChar w:fldCharType="begin"/>
        </w:r>
        <w:r>
          <w:rPr>
            <w:noProof/>
            <w:webHidden/>
          </w:rPr>
          <w:instrText xml:space="preserve"> PAGEREF _Toc208864314 \h </w:instrText>
        </w:r>
        <w:r>
          <w:rPr>
            <w:noProof/>
            <w:webHidden/>
          </w:rPr>
        </w:r>
        <w:r>
          <w:rPr>
            <w:noProof/>
            <w:webHidden/>
          </w:rPr>
          <w:fldChar w:fldCharType="separate"/>
        </w:r>
        <w:r>
          <w:rPr>
            <w:noProof/>
            <w:webHidden/>
          </w:rPr>
          <w:t>61</w:t>
        </w:r>
        <w:r>
          <w:rPr>
            <w:noProof/>
            <w:webHidden/>
          </w:rPr>
          <w:fldChar w:fldCharType="end"/>
        </w:r>
      </w:hyperlink>
    </w:p>
    <w:p w14:paraId="7BC0B43D" w14:textId="487BC558" w:rsidR="00FA3C8D" w:rsidRDefault="00FA3C8D">
      <w:pPr>
        <w:pStyle w:val="TDC2"/>
        <w:rPr>
          <w:rFonts w:asciiTheme="minorHAnsi" w:eastAsiaTheme="minorEastAsia" w:hAnsiTheme="minorHAnsi" w:cstheme="minorBidi"/>
          <w:noProof/>
          <w:kern w:val="2"/>
          <w:szCs w:val="24"/>
          <w14:ligatures w14:val="standardContextual"/>
        </w:rPr>
      </w:pPr>
      <w:hyperlink w:anchor="_Toc208864315" w:history="1">
        <w:r w:rsidRPr="00974979">
          <w:rPr>
            <w:rStyle w:val="Hipervnculo"/>
            <w:noProof/>
          </w:rPr>
          <w:t>Tabla 4.43 Caso de uso N°6.2, Filtrando búsqueda de permiso</w:t>
        </w:r>
        <w:r>
          <w:rPr>
            <w:noProof/>
            <w:webHidden/>
          </w:rPr>
          <w:tab/>
        </w:r>
        <w:r>
          <w:rPr>
            <w:noProof/>
            <w:webHidden/>
          </w:rPr>
          <w:fldChar w:fldCharType="begin"/>
        </w:r>
        <w:r>
          <w:rPr>
            <w:noProof/>
            <w:webHidden/>
          </w:rPr>
          <w:instrText xml:space="preserve"> PAGEREF _Toc208864315 \h </w:instrText>
        </w:r>
        <w:r>
          <w:rPr>
            <w:noProof/>
            <w:webHidden/>
          </w:rPr>
        </w:r>
        <w:r>
          <w:rPr>
            <w:noProof/>
            <w:webHidden/>
          </w:rPr>
          <w:fldChar w:fldCharType="separate"/>
        </w:r>
        <w:r>
          <w:rPr>
            <w:noProof/>
            <w:webHidden/>
          </w:rPr>
          <w:t>62</w:t>
        </w:r>
        <w:r>
          <w:rPr>
            <w:noProof/>
            <w:webHidden/>
          </w:rPr>
          <w:fldChar w:fldCharType="end"/>
        </w:r>
      </w:hyperlink>
    </w:p>
    <w:p w14:paraId="2ACF8644" w14:textId="15340D45" w:rsidR="00FA3C8D" w:rsidRDefault="00FA3C8D">
      <w:pPr>
        <w:pStyle w:val="TDC2"/>
        <w:rPr>
          <w:rFonts w:asciiTheme="minorHAnsi" w:eastAsiaTheme="minorEastAsia" w:hAnsiTheme="minorHAnsi" w:cstheme="minorBidi"/>
          <w:noProof/>
          <w:kern w:val="2"/>
          <w:szCs w:val="24"/>
          <w14:ligatures w14:val="standardContextual"/>
        </w:rPr>
      </w:pPr>
      <w:hyperlink w:anchor="_Toc208864316" w:history="1">
        <w:r w:rsidRPr="00974979">
          <w:rPr>
            <w:rStyle w:val="Hipervnculo"/>
            <w:noProof/>
          </w:rPr>
          <w:t>Tabla 4.44 Caso de uso N°6.3, Visualizando casillas de filtración</w:t>
        </w:r>
        <w:r>
          <w:rPr>
            <w:noProof/>
            <w:webHidden/>
          </w:rPr>
          <w:tab/>
        </w:r>
        <w:r>
          <w:rPr>
            <w:noProof/>
            <w:webHidden/>
          </w:rPr>
          <w:fldChar w:fldCharType="begin"/>
        </w:r>
        <w:r>
          <w:rPr>
            <w:noProof/>
            <w:webHidden/>
          </w:rPr>
          <w:instrText xml:space="preserve"> PAGEREF _Toc208864316 \h </w:instrText>
        </w:r>
        <w:r>
          <w:rPr>
            <w:noProof/>
            <w:webHidden/>
          </w:rPr>
        </w:r>
        <w:r>
          <w:rPr>
            <w:noProof/>
            <w:webHidden/>
          </w:rPr>
          <w:fldChar w:fldCharType="separate"/>
        </w:r>
        <w:r>
          <w:rPr>
            <w:noProof/>
            <w:webHidden/>
          </w:rPr>
          <w:t>63</w:t>
        </w:r>
        <w:r>
          <w:rPr>
            <w:noProof/>
            <w:webHidden/>
          </w:rPr>
          <w:fldChar w:fldCharType="end"/>
        </w:r>
      </w:hyperlink>
    </w:p>
    <w:p w14:paraId="765EAD26" w14:textId="282252C0" w:rsidR="00FA3C8D" w:rsidRDefault="00FA3C8D">
      <w:pPr>
        <w:pStyle w:val="TDC2"/>
        <w:rPr>
          <w:rFonts w:asciiTheme="minorHAnsi" w:eastAsiaTheme="minorEastAsia" w:hAnsiTheme="minorHAnsi" w:cstheme="minorBidi"/>
          <w:noProof/>
          <w:kern w:val="2"/>
          <w:szCs w:val="24"/>
          <w14:ligatures w14:val="standardContextual"/>
        </w:rPr>
      </w:pPr>
      <w:hyperlink w:anchor="_Toc208864317" w:history="1">
        <w:r w:rsidRPr="00974979">
          <w:rPr>
            <w:rStyle w:val="Hipervnculo"/>
            <w:noProof/>
          </w:rPr>
          <w:t>Tabla 4.45 Caso de uso N°6.4, registrando motivo de permisos</w:t>
        </w:r>
        <w:r>
          <w:rPr>
            <w:noProof/>
            <w:webHidden/>
          </w:rPr>
          <w:tab/>
        </w:r>
        <w:r>
          <w:rPr>
            <w:noProof/>
            <w:webHidden/>
          </w:rPr>
          <w:fldChar w:fldCharType="begin"/>
        </w:r>
        <w:r>
          <w:rPr>
            <w:noProof/>
            <w:webHidden/>
          </w:rPr>
          <w:instrText xml:space="preserve"> PAGEREF _Toc208864317 \h </w:instrText>
        </w:r>
        <w:r>
          <w:rPr>
            <w:noProof/>
            <w:webHidden/>
          </w:rPr>
        </w:r>
        <w:r>
          <w:rPr>
            <w:noProof/>
            <w:webHidden/>
          </w:rPr>
          <w:fldChar w:fldCharType="separate"/>
        </w:r>
        <w:r>
          <w:rPr>
            <w:noProof/>
            <w:webHidden/>
          </w:rPr>
          <w:t>64</w:t>
        </w:r>
        <w:r>
          <w:rPr>
            <w:noProof/>
            <w:webHidden/>
          </w:rPr>
          <w:fldChar w:fldCharType="end"/>
        </w:r>
      </w:hyperlink>
    </w:p>
    <w:p w14:paraId="292591D4" w14:textId="2CEE67D3" w:rsidR="00FA3C8D" w:rsidRDefault="00FA3C8D">
      <w:pPr>
        <w:pStyle w:val="TDC2"/>
        <w:rPr>
          <w:rFonts w:asciiTheme="minorHAnsi" w:eastAsiaTheme="minorEastAsia" w:hAnsiTheme="minorHAnsi" w:cstheme="minorBidi"/>
          <w:noProof/>
          <w:kern w:val="2"/>
          <w:szCs w:val="24"/>
          <w14:ligatures w14:val="standardContextual"/>
        </w:rPr>
      </w:pPr>
      <w:hyperlink w:anchor="_Toc208864318" w:history="1">
        <w:r w:rsidRPr="00974979">
          <w:rPr>
            <w:rStyle w:val="Hipervnculo"/>
            <w:noProof/>
          </w:rPr>
          <w:t>Tabla 4.46 Caso de uso N°6.6 Seleccionando permisos aprobados</w:t>
        </w:r>
        <w:r>
          <w:rPr>
            <w:noProof/>
            <w:webHidden/>
          </w:rPr>
          <w:tab/>
        </w:r>
        <w:r>
          <w:rPr>
            <w:noProof/>
            <w:webHidden/>
          </w:rPr>
          <w:fldChar w:fldCharType="begin"/>
        </w:r>
        <w:r>
          <w:rPr>
            <w:noProof/>
            <w:webHidden/>
          </w:rPr>
          <w:instrText xml:space="preserve"> PAGEREF _Toc208864318 \h </w:instrText>
        </w:r>
        <w:r>
          <w:rPr>
            <w:noProof/>
            <w:webHidden/>
          </w:rPr>
        </w:r>
        <w:r>
          <w:rPr>
            <w:noProof/>
            <w:webHidden/>
          </w:rPr>
          <w:fldChar w:fldCharType="separate"/>
        </w:r>
        <w:r>
          <w:rPr>
            <w:noProof/>
            <w:webHidden/>
          </w:rPr>
          <w:t>65</w:t>
        </w:r>
        <w:r>
          <w:rPr>
            <w:noProof/>
            <w:webHidden/>
          </w:rPr>
          <w:fldChar w:fldCharType="end"/>
        </w:r>
      </w:hyperlink>
    </w:p>
    <w:p w14:paraId="4E2A9514" w14:textId="0E7DE6EA" w:rsidR="00FA3C8D" w:rsidRPr="00FA3C8D" w:rsidRDefault="00FA3C8D" w:rsidP="00FA3C8D">
      <w:pPr>
        <w:pStyle w:val="TDC1"/>
        <w:rPr>
          <w:rFonts w:asciiTheme="minorHAnsi" w:eastAsiaTheme="minorEastAsia" w:hAnsiTheme="minorHAnsi" w:cstheme="minorBidi"/>
          <w:bCs w:val="0"/>
          <w:caps w:val="0"/>
          <w:noProof/>
          <w:kern w:val="2"/>
          <w:szCs w:val="24"/>
          <w14:ligatures w14:val="standardContextual"/>
        </w:rPr>
      </w:pPr>
      <w:hyperlink w:anchor="_Toc208864319" w:history="1">
        <w:r w:rsidRPr="00974979">
          <w:rPr>
            <w:rStyle w:val="Hipervnculo"/>
            <w:noProof/>
          </w:rPr>
          <w:t>5. SPRINT VISTAS</w:t>
        </w:r>
        <w:r>
          <w:rPr>
            <w:noProof/>
            <w:webHidden/>
          </w:rPr>
          <w:tab/>
        </w:r>
        <w:r>
          <w:rPr>
            <w:noProof/>
            <w:webHidden/>
          </w:rPr>
          <w:fldChar w:fldCharType="begin"/>
        </w:r>
        <w:r>
          <w:rPr>
            <w:noProof/>
            <w:webHidden/>
          </w:rPr>
          <w:instrText xml:space="preserve"> PAGEREF _Toc208864319 \h </w:instrText>
        </w:r>
        <w:r>
          <w:rPr>
            <w:noProof/>
            <w:webHidden/>
          </w:rPr>
        </w:r>
        <w:r>
          <w:rPr>
            <w:noProof/>
            <w:webHidden/>
          </w:rPr>
          <w:fldChar w:fldCharType="separate"/>
        </w:r>
        <w:r>
          <w:rPr>
            <w:noProof/>
            <w:webHidden/>
          </w:rPr>
          <w:t>66</w:t>
        </w:r>
        <w:r>
          <w:rPr>
            <w:noProof/>
            <w:webHidden/>
          </w:rPr>
          <w:fldChar w:fldCharType="end"/>
        </w:r>
      </w:hyperlink>
    </w:p>
    <w:p w14:paraId="52A60F4F" w14:textId="4B28AD26"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324" w:history="1">
        <w:r w:rsidRPr="00974979">
          <w:rPr>
            <w:rStyle w:val="Hipervnculo"/>
            <w:noProof/>
          </w:rPr>
          <w:t>6. MANUAL DE INSTALACIÓN Y NAVEGACIÓN</w:t>
        </w:r>
        <w:r>
          <w:rPr>
            <w:noProof/>
            <w:webHidden/>
          </w:rPr>
          <w:tab/>
        </w:r>
        <w:r>
          <w:rPr>
            <w:noProof/>
            <w:webHidden/>
          </w:rPr>
          <w:fldChar w:fldCharType="begin"/>
        </w:r>
        <w:r>
          <w:rPr>
            <w:noProof/>
            <w:webHidden/>
          </w:rPr>
          <w:instrText xml:space="preserve"> PAGEREF _Toc208864324 \h </w:instrText>
        </w:r>
        <w:r>
          <w:rPr>
            <w:noProof/>
            <w:webHidden/>
          </w:rPr>
        </w:r>
        <w:r>
          <w:rPr>
            <w:noProof/>
            <w:webHidden/>
          </w:rPr>
          <w:fldChar w:fldCharType="separate"/>
        </w:r>
        <w:r>
          <w:rPr>
            <w:noProof/>
            <w:webHidden/>
          </w:rPr>
          <w:t>73</w:t>
        </w:r>
        <w:r>
          <w:rPr>
            <w:noProof/>
            <w:webHidden/>
          </w:rPr>
          <w:fldChar w:fldCharType="end"/>
        </w:r>
      </w:hyperlink>
    </w:p>
    <w:p w14:paraId="2C6DDF83" w14:textId="444E8857" w:rsidR="00FA3C8D" w:rsidRDefault="00FA3C8D" w:rsidP="00FA3C8D">
      <w:pPr>
        <w:pStyle w:val="TDC2"/>
        <w:rPr>
          <w:rFonts w:asciiTheme="minorHAnsi" w:eastAsiaTheme="minorEastAsia" w:hAnsiTheme="minorHAnsi" w:cstheme="minorBidi"/>
          <w:noProof/>
          <w:kern w:val="2"/>
          <w:szCs w:val="24"/>
          <w14:ligatures w14:val="standardContextual"/>
        </w:rPr>
      </w:pPr>
      <w:hyperlink w:anchor="_Toc208864325" w:history="1">
        <w:r w:rsidRPr="00974979">
          <w:rPr>
            <w:rStyle w:val="Hipervnculo"/>
            <w:noProof/>
          </w:rPr>
          <w:t>Tabla 6.1 solución de errores comunes</w:t>
        </w:r>
        <w:r>
          <w:rPr>
            <w:noProof/>
            <w:webHidden/>
          </w:rPr>
          <w:tab/>
        </w:r>
        <w:r>
          <w:rPr>
            <w:noProof/>
            <w:webHidden/>
          </w:rPr>
          <w:fldChar w:fldCharType="begin"/>
        </w:r>
        <w:r>
          <w:rPr>
            <w:noProof/>
            <w:webHidden/>
          </w:rPr>
          <w:instrText xml:space="preserve"> PAGEREF _Toc208864325 \h </w:instrText>
        </w:r>
        <w:r>
          <w:rPr>
            <w:noProof/>
            <w:webHidden/>
          </w:rPr>
        </w:r>
        <w:r>
          <w:rPr>
            <w:noProof/>
            <w:webHidden/>
          </w:rPr>
          <w:fldChar w:fldCharType="separate"/>
        </w:r>
        <w:r>
          <w:rPr>
            <w:noProof/>
            <w:webHidden/>
          </w:rPr>
          <w:t>76</w:t>
        </w:r>
        <w:r>
          <w:rPr>
            <w:noProof/>
            <w:webHidden/>
          </w:rPr>
          <w:fldChar w:fldCharType="end"/>
        </w:r>
      </w:hyperlink>
    </w:p>
    <w:p w14:paraId="0E24712C" w14:textId="1CF3DAD5"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328" w:history="1">
        <w:r w:rsidRPr="00974979">
          <w:rPr>
            <w:rStyle w:val="Hipervnculo"/>
            <w:noProof/>
          </w:rPr>
          <w:t>7. PRUEBAS UNITARIAS</w:t>
        </w:r>
        <w:r>
          <w:rPr>
            <w:noProof/>
            <w:webHidden/>
          </w:rPr>
          <w:tab/>
        </w:r>
        <w:r>
          <w:rPr>
            <w:noProof/>
            <w:webHidden/>
          </w:rPr>
          <w:fldChar w:fldCharType="begin"/>
        </w:r>
        <w:r>
          <w:rPr>
            <w:noProof/>
            <w:webHidden/>
          </w:rPr>
          <w:instrText xml:space="preserve"> PAGEREF _Toc208864328 \h </w:instrText>
        </w:r>
        <w:r>
          <w:rPr>
            <w:noProof/>
            <w:webHidden/>
          </w:rPr>
        </w:r>
        <w:r>
          <w:rPr>
            <w:noProof/>
            <w:webHidden/>
          </w:rPr>
          <w:fldChar w:fldCharType="separate"/>
        </w:r>
        <w:r>
          <w:rPr>
            <w:noProof/>
            <w:webHidden/>
          </w:rPr>
          <w:t>79</w:t>
        </w:r>
        <w:r>
          <w:rPr>
            <w:noProof/>
            <w:webHidden/>
          </w:rPr>
          <w:fldChar w:fldCharType="end"/>
        </w:r>
      </w:hyperlink>
    </w:p>
    <w:p w14:paraId="27164A86" w14:textId="05A097D1"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329" w:history="1">
        <w:r w:rsidRPr="00974979">
          <w:rPr>
            <w:rStyle w:val="Hipervnculo"/>
            <w:noProof/>
          </w:rPr>
          <w:t>8. SPRINT REVIEW</w:t>
        </w:r>
        <w:r>
          <w:rPr>
            <w:noProof/>
            <w:webHidden/>
          </w:rPr>
          <w:tab/>
        </w:r>
        <w:r>
          <w:rPr>
            <w:noProof/>
            <w:webHidden/>
          </w:rPr>
          <w:fldChar w:fldCharType="begin"/>
        </w:r>
        <w:r>
          <w:rPr>
            <w:noProof/>
            <w:webHidden/>
          </w:rPr>
          <w:instrText xml:space="preserve"> PAGEREF _Toc208864329 \h </w:instrText>
        </w:r>
        <w:r>
          <w:rPr>
            <w:noProof/>
            <w:webHidden/>
          </w:rPr>
        </w:r>
        <w:r>
          <w:rPr>
            <w:noProof/>
            <w:webHidden/>
          </w:rPr>
          <w:fldChar w:fldCharType="separate"/>
        </w:r>
        <w:r>
          <w:rPr>
            <w:noProof/>
            <w:webHidden/>
          </w:rPr>
          <w:t>80</w:t>
        </w:r>
        <w:r>
          <w:rPr>
            <w:noProof/>
            <w:webHidden/>
          </w:rPr>
          <w:fldChar w:fldCharType="end"/>
        </w:r>
      </w:hyperlink>
    </w:p>
    <w:p w14:paraId="1D35D099" w14:textId="27A5D2DE" w:rsidR="00FA3C8D" w:rsidRDefault="00FA3C8D">
      <w:pPr>
        <w:pStyle w:val="TDC2"/>
        <w:rPr>
          <w:rFonts w:asciiTheme="minorHAnsi" w:eastAsiaTheme="minorEastAsia" w:hAnsiTheme="minorHAnsi" w:cstheme="minorBidi"/>
          <w:noProof/>
          <w:kern w:val="2"/>
          <w:szCs w:val="24"/>
          <w14:ligatures w14:val="standardContextual"/>
        </w:rPr>
      </w:pPr>
      <w:hyperlink w:anchor="_Toc208864330" w:history="1">
        <w:r w:rsidRPr="00974979">
          <w:rPr>
            <w:rStyle w:val="Hipervnculo"/>
            <w:noProof/>
          </w:rPr>
          <w:t>Tabla 8.1 Sprint Backlog Review</w:t>
        </w:r>
        <w:r>
          <w:rPr>
            <w:noProof/>
            <w:webHidden/>
          </w:rPr>
          <w:tab/>
        </w:r>
        <w:r>
          <w:rPr>
            <w:noProof/>
            <w:webHidden/>
          </w:rPr>
          <w:fldChar w:fldCharType="begin"/>
        </w:r>
        <w:r>
          <w:rPr>
            <w:noProof/>
            <w:webHidden/>
          </w:rPr>
          <w:instrText xml:space="preserve"> PAGEREF _Toc208864330 \h </w:instrText>
        </w:r>
        <w:r>
          <w:rPr>
            <w:noProof/>
            <w:webHidden/>
          </w:rPr>
        </w:r>
        <w:r>
          <w:rPr>
            <w:noProof/>
            <w:webHidden/>
          </w:rPr>
          <w:fldChar w:fldCharType="separate"/>
        </w:r>
        <w:r>
          <w:rPr>
            <w:noProof/>
            <w:webHidden/>
          </w:rPr>
          <w:t>80</w:t>
        </w:r>
        <w:r>
          <w:rPr>
            <w:noProof/>
            <w:webHidden/>
          </w:rPr>
          <w:fldChar w:fldCharType="end"/>
        </w:r>
      </w:hyperlink>
    </w:p>
    <w:p w14:paraId="71E9E5A5" w14:textId="5AC2D229" w:rsidR="00FA3C8D" w:rsidRDefault="00FA3C8D" w:rsidP="00FA3C8D">
      <w:pPr>
        <w:pStyle w:val="TDC2"/>
        <w:rPr>
          <w:rFonts w:asciiTheme="minorHAnsi" w:eastAsiaTheme="minorEastAsia" w:hAnsiTheme="minorHAnsi" w:cstheme="minorBidi"/>
          <w:noProof/>
          <w:kern w:val="2"/>
          <w:szCs w:val="24"/>
          <w14:ligatures w14:val="standardContextual"/>
        </w:rPr>
      </w:pPr>
      <w:hyperlink w:anchor="_Toc208864331" w:history="1">
        <w:r w:rsidRPr="00974979">
          <w:rPr>
            <w:rStyle w:val="Hipervnculo"/>
            <w:noProof/>
          </w:rPr>
          <w:t>Tabla 8.2 Tabla de esfuerzo</w:t>
        </w:r>
        <w:r>
          <w:rPr>
            <w:noProof/>
            <w:webHidden/>
          </w:rPr>
          <w:tab/>
        </w:r>
        <w:r>
          <w:rPr>
            <w:noProof/>
            <w:webHidden/>
          </w:rPr>
          <w:fldChar w:fldCharType="begin"/>
        </w:r>
        <w:r>
          <w:rPr>
            <w:noProof/>
            <w:webHidden/>
          </w:rPr>
          <w:instrText xml:space="preserve"> PAGEREF _Toc208864331 \h </w:instrText>
        </w:r>
        <w:r>
          <w:rPr>
            <w:noProof/>
            <w:webHidden/>
          </w:rPr>
        </w:r>
        <w:r>
          <w:rPr>
            <w:noProof/>
            <w:webHidden/>
          </w:rPr>
          <w:fldChar w:fldCharType="separate"/>
        </w:r>
        <w:r>
          <w:rPr>
            <w:noProof/>
            <w:webHidden/>
          </w:rPr>
          <w:t>81</w:t>
        </w:r>
        <w:r>
          <w:rPr>
            <w:noProof/>
            <w:webHidden/>
          </w:rPr>
          <w:fldChar w:fldCharType="end"/>
        </w:r>
      </w:hyperlink>
    </w:p>
    <w:p w14:paraId="351BEF0A" w14:textId="4D2AE823" w:rsidR="00FA3C8D" w:rsidRDefault="00FA3C8D">
      <w:pPr>
        <w:pStyle w:val="TDC2"/>
        <w:rPr>
          <w:rFonts w:asciiTheme="minorHAnsi" w:eastAsiaTheme="minorEastAsia" w:hAnsiTheme="minorHAnsi" w:cstheme="minorBidi"/>
          <w:noProof/>
          <w:kern w:val="2"/>
          <w:szCs w:val="24"/>
          <w14:ligatures w14:val="standardContextual"/>
        </w:rPr>
      </w:pPr>
      <w:hyperlink w:anchor="_Toc208864335" w:history="1">
        <w:r w:rsidRPr="00974979">
          <w:rPr>
            <w:rStyle w:val="Hipervnculo"/>
            <w:noProof/>
          </w:rPr>
          <w:t>Tabla 8.3 “Plan de mejora”</w:t>
        </w:r>
        <w:r>
          <w:rPr>
            <w:noProof/>
            <w:webHidden/>
          </w:rPr>
          <w:tab/>
        </w:r>
        <w:r>
          <w:rPr>
            <w:noProof/>
            <w:webHidden/>
          </w:rPr>
          <w:fldChar w:fldCharType="begin"/>
        </w:r>
        <w:r>
          <w:rPr>
            <w:noProof/>
            <w:webHidden/>
          </w:rPr>
          <w:instrText xml:space="preserve"> PAGEREF _Toc208864335 \h </w:instrText>
        </w:r>
        <w:r>
          <w:rPr>
            <w:noProof/>
            <w:webHidden/>
          </w:rPr>
        </w:r>
        <w:r>
          <w:rPr>
            <w:noProof/>
            <w:webHidden/>
          </w:rPr>
          <w:fldChar w:fldCharType="separate"/>
        </w:r>
        <w:r>
          <w:rPr>
            <w:noProof/>
            <w:webHidden/>
          </w:rPr>
          <w:t>85</w:t>
        </w:r>
        <w:r>
          <w:rPr>
            <w:noProof/>
            <w:webHidden/>
          </w:rPr>
          <w:fldChar w:fldCharType="end"/>
        </w:r>
      </w:hyperlink>
    </w:p>
    <w:p w14:paraId="0BAE3577" w14:textId="7C87B5E4"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336" w:history="1">
        <w:r w:rsidRPr="00974979">
          <w:rPr>
            <w:rStyle w:val="Hipervnculo"/>
            <w:noProof/>
          </w:rPr>
          <w:t>9. ANEXO</w:t>
        </w:r>
        <w:r>
          <w:rPr>
            <w:noProof/>
            <w:webHidden/>
          </w:rPr>
          <w:tab/>
        </w:r>
        <w:r>
          <w:rPr>
            <w:noProof/>
            <w:webHidden/>
          </w:rPr>
          <w:fldChar w:fldCharType="begin"/>
        </w:r>
        <w:r>
          <w:rPr>
            <w:noProof/>
            <w:webHidden/>
          </w:rPr>
          <w:instrText xml:space="preserve"> PAGEREF _Toc208864336 \h </w:instrText>
        </w:r>
        <w:r>
          <w:rPr>
            <w:noProof/>
            <w:webHidden/>
          </w:rPr>
        </w:r>
        <w:r>
          <w:rPr>
            <w:noProof/>
            <w:webHidden/>
          </w:rPr>
          <w:fldChar w:fldCharType="separate"/>
        </w:r>
        <w:r>
          <w:rPr>
            <w:noProof/>
            <w:webHidden/>
          </w:rPr>
          <w:t>86</w:t>
        </w:r>
        <w:r>
          <w:rPr>
            <w:noProof/>
            <w:webHidden/>
          </w:rPr>
          <w:fldChar w:fldCharType="end"/>
        </w:r>
      </w:hyperlink>
    </w:p>
    <w:p w14:paraId="3545E01C" w14:textId="7EE04AA5"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337" w:history="1">
        <w:r w:rsidRPr="00974979">
          <w:rPr>
            <w:rStyle w:val="Hipervnculo"/>
            <w:noProof/>
          </w:rPr>
          <w:t>10. REFERENCIAS</w:t>
        </w:r>
        <w:r>
          <w:rPr>
            <w:noProof/>
            <w:webHidden/>
          </w:rPr>
          <w:tab/>
        </w:r>
        <w:r>
          <w:rPr>
            <w:noProof/>
            <w:webHidden/>
          </w:rPr>
          <w:fldChar w:fldCharType="begin"/>
        </w:r>
        <w:r>
          <w:rPr>
            <w:noProof/>
            <w:webHidden/>
          </w:rPr>
          <w:instrText xml:space="preserve"> PAGEREF _Toc208864337 \h </w:instrText>
        </w:r>
        <w:r>
          <w:rPr>
            <w:noProof/>
            <w:webHidden/>
          </w:rPr>
        </w:r>
        <w:r>
          <w:rPr>
            <w:noProof/>
            <w:webHidden/>
          </w:rPr>
          <w:fldChar w:fldCharType="separate"/>
        </w:r>
        <w:r>
          <w:rPr>
            <w:noProof/>
            <w:webHidden/>
          </w:rPr>
          <w:t>95</w:t>
        </w:r>
        <w:r>
          <w:rPr>
            <w:noProof/>
            <w:webHidden/>
          </w:rPr>
          <w:fldChar w:fldCharType="end"/>
        </w:r>
      </w:hyperlink>
    </w:p>
    <w:p w14:paraId="2A05BDCD" w14:textId="54B36FC2" w:rsidR="00C6292C" w:rsidRDefault="00FA3C8D" w:rsidP="00C6292C">
      <w:pPr>
        <w:pStyle w:val="TDC1"/>
        <w:rPr>
          <w:rFonts w:asciiTheme="minorHAnsi" w:eastAsiaTheme="minorEastAsia" w:hAnsiTheme="minorHAnsi" w:cstheme="minorBidi"/>
          <w:bCs w:val="0"/>
          <w:caps w:val="0"/>
          <w:noProof/>
          <w:kern w:val="2"/>
          <w:szCs w:val="24"/>
          <w14:ligatures w14:val="standardContextual"/>
        </w:rPr>
      </w:pPr>
      <w:r>
        <w:rPr>
          <w:b/>
          <w:bCs w:val="0"/>
        </w:rPr>
        <w:fldChar w:fldCharType="end"/>
      </w:r>
      <w:r w:rsidR="00C6292C">
        <w:rPr>
          <w:b/>
          <w:bCs w:val="0"/>
        </w:rPr>
        <w:fldChar w:fldCharType="begin"/>
      </w:r>
      <w:r w:rsidR="00C6292C">
        <w:rPr>
          <w:b/>
          <w:bCs w:val="0"/>
        </w:rPr>
        <w:instrText xml:space="preserve"> TOC \o "1-1" \h \z \t "Descripción;2" </w:instrText>
      </w:r>
      <w:r w:rsidR="00C6292C">
        <w:rPr>
          <w:b/>
          <w:bCs w:val="0"/>
        </w:rPr>
        <w:fldChar w:fldCharType="separate"/>
      </w:r>
    </w:p>
    <w:p w14:paraId="3045A73E" w14:textId="394F2A3B" w:rsidR="00C20741" w:rsidRPr="003C3DF6" w:rsidRDefault="00C6292C" w:rsidP="00C20741">
      <w:pPr>
        <w:spacing w:line="278" w:lineRule="auto"/>
        <w:ind w:firstLine="0"/>
        <w:jc w:val="left"/>
        <w:rPr>
          <w:b/>
          <w:bCs/>
        </w:rPr>
      </w:pPr>
      <w:r>
        <w:rPr>
          <w:b/>
          <w:bCs/>
        </w:rPr>
        <w:fldChar w:fldCharType="end"/>
      </w:r>
      <w:r w:rsidR="00C20741">
        <w:rPr>
          <w:b/>
          <w:bCs/>
        </w:rPr>
        <w:br w:type="page"/>
      </w:r>
    </w:p>
    <w:p w14:paraId="68A38281" w14:textId="7041EF5F" w:rsidR="000A13D0" w:rsidRDefault="00075567" w:rsidP="00075567">
      <w:pPr>
        <w:pStyle w:val="Ttulo1"/>
      </w:pPr>
      <w:bookmarkStart w:id="1" w:name="_Toc199358957"/>
      <w:bookmarkStart w:id="2" w:name="_Toc200405754"/>
      <w:bookmarkStart w:id="3" w:name="_Toc201199574"/>
      <w:bookmarkStart w:id="4" w:name="_Toc201199663"/>
      <w:bookmarkStart w:id="5" w:name="_Toc207209022"/>
      <w:bookmarkStart w:id="6" w:name="_Toc207894714"/>
      <w:bookmarkStart w:id="7" w:name="_Toc208864104"/>
      <w:bookmarkStart w:id="8" w:name="_Toc208864161"/>
      <w:bookmarkStart w:id="9" w:name="_Toc208864265"/>
      <w:r>
        <w:lastRenderedPageBreak/>
        <w:t>I</w:t>
      </w:r>
      <w:r w:rsidR="005C6402">
        <w:t>NTRODUCCI</w:t>
      </w:r>
      <w:r w:rsidR="00945F17">
        <w:t>Ó</w:t>
      </w:r>
      <w:r w:rsidR="005C6402">
        <w:t>N</w:t>
      </w:r>
      <w:bookmarkEnd w:id="1"/>
      <w:bookmarkEnd w:id="2"/>
      <w:bookmarkEnd w:id="3"/>
      <w:bookmarkEnd w:id="4"/>
      <w:bookmarkEnd w:id="5"/>
      <w:bookmarkEnd w:id="6"/>
      <w:bookmarkEnd w:id="7"/>
      <w:bookmarkEnd w:id="8"/>
      <w:bookmarkEnd w:id="9"/>
    </w:p>
    <w:p w14:paraId="7903DEC6" w14:textId="77777777" w:rsidR="00517358" w:rsidRDefault="00517358" w:rsidP="00517358"/>
    <w:p w14:paraId="50071D40" w14:textId="77777777" w:rsidR="00987A0F" w:rsidRPr="00517358" w:rsidRDefault="00987A0F" w:rsidP="00517358"/>
    <w:p w14:paraId="5AD7DDE2" w14:textId="77777777" w:rsidR="003423E5" w:rsidRDefault="003423E5" w:rsidP="003423E5">
      <w:r w:rsidRPr="003423E5">
        <w:t>El presente documento aborda el desarrollo y la especificación del Primer Incremento para el Sistema Biométrico Web EUGCOM, un sistema de gestión de Recursos Humanos. Este entregable marca el inicio formal de la implementación del proyecto, donde se ha priorizado y documentado un mínimo del 20% de los casos de uso previamente identificados. Se ha iniciado la traza y documentación de los eventos clave de la metodología Scrum++, que rigen el ciclo de vida de desarrollo de este proyecto.</w:t>
      </w:r>
    </w:p>
    <w:p w14:paraId="5C2D04C8" w14:textId="77777777" w:rsidR="005B0A49" w:rsidRPr="003423E5" w:rsidRDefault="005B0A49" w:rsidP="003423E5"/>
    <w:p w14:paraId="266811BA" w14:textId="2C9D8238" w:rsidR="003423E5" w:rsidRPr="003423E5" w:rsidRDefault="003423E5" w:rsidP="003423E5">
      <w:r w:rsidRPr="003423E5">
        <w:t>A lo largo de este informe, se detalla la propuesta de solución arquitectónica, fundamentada en un modelo Cliente-Servidor con enfoque en Microservicios, diseñada para proporcionar una plataforma robusta, escalable y segura para la administración de RRHH de EUGCOM. Se presentarán los componentes clave de esta arquitectura, las tecnologías seleccionadas (PHP, MySQL, JavaScript, HTML, CSS y Bootstrap), y las consideraciones fundamentales de diseño, seguridad, escalabilidad y manejo de errores. Además, se hará referencia explícita a la cantidad de casos de uso cubiertos en este incremento, la metodología de desarrollo empleada y la documentación asociada, todo ello en conformidad con los requisitos establecidos para esta primera entrega.</w:t>
      </w:r>
    </w:p>
    <w:p w14:paraId="0DFC7531" w14:textId="28D2F779" w:rsidR="001D279A" w:rsidRPr="0037598B" w:rsidRDefault="001D279A" w:rsidP="003423E5"/>
    <w:p w14:paraId="21050B9D" w14:textId="706891D6" w:rsidR="00B529B9" w:rsidRDefault="00B529B9">
      <w:pPr>
        <w:spacing w:line="278" w:lineRule="auto"/>
        <w:ind w:firstLine="0"/>
        <w:jc w:val="left"/>
      </w:pPr>
    </w:p>
    <w:p w14:paraId="29104660" w14:textId="374953BD" w:rsidR="00B529B9" w:rsidRDefault="00B529B9">
      <w:pPr>
        <w:spacing w:line="278" w:lineRule="auto"/>
        <w:ind w:firstLine="0"/>
        <w:jc w:val="left"/>
      </w:pPr>
    </w:p>
    <w:p w14:paraId="27782FC8" w14:textId="300A90B9" w:rsidR="00B529B9" w:rsidRPr="00B12918" w:rsidRDefault="00B529B9">
      <w:pPr>
        <w:spacing w:line="278" w:lineRule="auto"/>
        <w:ind w:firstLine="0"/>
        <w:jc w:val="left"/>
      </w:pPr>
      <w:r>
        <w:br w:type="page"/>
      </w:r>
    </w:p>
    <w:p w14:paraId="5F42632E" w14:textId="539A1B62" w:rsidR="00760E29" w:rsidRDefault="6B875C95" w:rsidP="00722CB0">
      <w:pPr>
        <w:pStyle w:val="Ttulo1"/>
      </w:pPr>
      <w:bookmarkStart w:id="10" w:name="_Toc200405755"/>
      <w:bookmarkStart w:id="11" w:name="_Toc201199575"/>
      <w:bookmarkStart w:id="12" w:name="_Toc201199664"/>
      <w:bookmarkStart w:id="13" w:name="_Toc207209023"/>
      <w:bookmarkStart w:id="14" w:name="_Toc207894715"/>
      <w:bookmarkStart w:id="15" w:name="_Toc208864105"/>
      <w:bookmarkStart w:id="16" w:name="_Toc208864162"/>
      <w:bookmarkStart w:id="17" w:name="_Toc208864266"/>
      <w:r>
        <w:lastRenderedPageBreak/>
        <w:t>PROPUESTA DE SOLUCI</w:t>
      </w:r>
      <w:r w:rsidR="002D45BF">
        <w:t>Ó</w:t>
      </w:r>
      <w:r>
        <w:t>N E INCREMENTO DONDE SE ESPECIFICA EL INCREMENTO</w:t>
      </w:r>
      <w:bookmarkEnd w:id="10"/>
      <w:bookmarkEnd w:id="11"/>
      <w:bookmarkEnd w:id="12"/>
      <w:bookmarkEnd w:id="13"/>
      <w:bookmarkEnd w:id="14"/>
      <w:bookmarkEnd w:id="15"/>
      <w:bookmarkEnd w:id="16"/>
      <w:bookmarkEnd w:id="17"/>
    </w:p>
    <w:p w14:paraId="4624F6BC" w14:textId="77777777" w:rsidR="00E60FF0" w:rsidRDefault="00E60FF0" w:rsidP="00E60FF0"/>
    <w:p w14:paraId="1F21547B" w14:textId="77777777" w:rsidR="00987A0F" w:rsidRDefault="00987A0F" w:rsidP="00E60FF0"/>
    <w:p w14:paraId="772FBC7F" w14:textId="6B7888AA" w:rsidR="00E60FF0" w:rsidRPr="00E60FF0" w:rsidRDefault="00E60FF0" w:rsidP="00E60FF0">
      <w:r>
        <w:t>En esta sección se documentará la propuesta de solución más conocida como arquitectura del proyecto, con la especificación del incremento y la cantidad de casos de uso, el porcentaje parcial del incremento y el acumulado.</w:t>
      </w:r>
    </w:p>
    <w:p w14:paraId="4C064589" w14:textId="77777777" w:rsidR="00ED2055" w:rsidRDefault="00ED2055" w:rsidP="00ED2055"/>
    <w:p w14:paraId="73B0B45F" w14:textId="1B905FA3" w:rsidR="002D45BF" w:rsidRDefault="002D45BF" w:rsidP="002D45BF">
      <w:pPr>
        <w:pStyle w:val="Ttulo2"/>
      </w:pPr>
      <w:bookmarkStart w:id="18" w:name="_Toc208864106"/>
      <w:r>
        <w:t>Propuesta de solución</w:t>
      </w:r>
      <w:bookmarkEnd w:id="18"/>
    </w:p>
    <w:p w14:paraId="11D2D689" w14:textId="77777777" w:rsidR="002D45BF" w:rsidRPr="002D45BF" w:rsidRDefault="002D45BF" w:rsidP="002D45BF"/>
    <w:p w14:paraId="5E29754A" w14:textId="77777777" w:rsidR="00ED2055" w:rsidRDefault="00ED2055" w:rsidP="00ED2055">
      <w:r w:rsidRPr="00D9662A">
        <w:t xml:space="preserve">La propuesta de solución para el sistema de gestión de RRHH de EUGCOM se basa en una Arquitectura Cliente-Servidor en Capas, la cual será implementada con un enfoque de Microservicios para el </w:t>
      </w:r>
      <w:proofErr w:type="spellStart"/>
      <w:r w:rsidRPr="00D9662A">
        <w:t>backend</w:t>
      </w:r>
      <w:proofErr w:type="spellEnd"/>
      <w:r w:rsidRPr="00D9662A">
        <w:t>. Este modelo arquitectónico se elige por su robustez, su capacidad de escalabilidad independiente de los módulos, su facilidad de mantenimiento y su flexibilidad para integrar futuras funcionalidades, respondiendo directamente a la complejidad y variedad de los requisitos detallados en el documento.</w:t>
      </w:r>
    </w:p>
    <w:p w14:paraId="77858068" w14:textId="77777777" w:rsidR="00ED2055" w:rsidRPr="00D9662A" w:rsidRDefault="00ED2055" w:rsidP="00ED2055"/>
    <w:p w14:paraId="579BFE88" w14:textId="2567895D" w:rsidR="00ED2055" w:rsidRDefault="00ED2055" w:rsidP="00ED2055">
      <w:r>
        <w:t>La persistencia de datos se gestionará mediante una base de datos utilizando el gestor de base de datos MySQL</w:t>
      </w:r>
      <w:r w:rsidR="005B0018">
        <w:t>/</w:t>
      </w:r>
      <w:proofErr w:type="spellStart"/>
      <w:r w:rsidR="005B0018">
        <w:t>MariaDB</w:t>
      </w:r>
      <w:proofErr w:type="spellEnd"/>
      <w:r>
        <w:t xml:space="preserve">, que almacenará toda la información crítica del sistema. El </w:t>
      </w:r>
      <w:proofErr w:type="spellStart"/>
      <w:r>
        <w:t>backend</w:t>
      </w:r>
      <w:proofErr w:type="spellEnd"/>
      <w:r>
        <w:t xml:space="preserve"> se desarrollará principalmente en PHP</w:t>
      </w:r>
      <w:r w:rsidR="00C52603">
        <w:t xml:space="preserve"> versión 7.4</w:t>
      </w:r>
      <w:r>
        <w:t>. El servidor web será Apache (gestionado convenientemente con XAMPP</w:t>
      </w:r>
      <w:r w:rsidR="007233D4">
        <w:t xml:space="preserve"> V3.3.0</w:t>
      </w:r>
      <w:r>
        <w:t xml:space="preserve"> en entornos de desarrollo), que facilitará la ejecución de PHP y la entrega del contenido.</w:t>
      </w:r>
    </w:p>
    <w:p w14:paraId="16807EDA" w14:textId="77777777" w:rsidR="00ED2055" w:rsidRPr="00D9662A" w:rsidRDefault="00ED2055" w:rsidP="00ED2055"/>
    <w:p w14:paraId="5A8F23B2" w14:textId="22356392" w:rsidR="00ED2055" w:rsidRPr="00D9662A" w:rsidRDefault="00ED2055" w:rsidP="00ED2055">
      <w:r w:rsidRPr="00D9662A">
        <w:t>La interfaz gráfica de usuario (</w:t>
      </w:r>
      <w:proofErr w:type="spellStart"/>
      <w:r w:rsidRPr="00D9662A">
        <w:t>Frontend</w:t>
      </w:r>
      <w:proofErr w:type="spellEnd"/>
      <w:r w:rsidRPr="00D9662A">
        <w:t xml:space="preserve">) será una aplicación web interactiva, desarrollada con JavaScript, HTML y CSS. JavaScript se encargará de la lógica de presentación y de las interacciones dinámicas. HTML estructurará el contenido de la página, y CSS se utilizará para el diseño y estilo visual. Se integrará la librería Bootstrap para asegurar un diseño responsivo, </w:t>
      </w:r>
      <w:r w:rsidRPr="00D9662A">
        <w:lastRenderedPageBreak/>
        <w:t>modular y consistente, que se adapte a las necesidades visuales y de usabilidad identificadas.</w:t>
      </w:r>
      <w:r w:rsidR="00DB35E5">
        <w:t xml:space="preserve"> Revisar anexo </w:t>
      </w:r>
      <w:r w:rsidR="00F60977">
        <w:t>8.1</w:t>
      </w:r>
      <w:r w:rsidR="009E4CBA">
        <w:t>.</w:t>
      </w:r>
    </w:p>
    <w:p w14:paraId="385854CF" w14:textId="57775A0A" w:rsidR="00D9662A" w:rsidRPr="00D9662A" w:rsidRDefault="00D9662A" w:rsidP="00E60FF0">
      <w:pPr>
        <w:spacing w:before="240" w:after="240"/>
        <w:ind w:firstLine="0"/>
        <w:rPr>
          <w:rFonts w:eastAsia="Times New Roman" w:cs="Times New Roman"/>
        </w:rPr>
      </w:pPr>
    </w:p>
    <w:p w14:paraId="08302940" w14:textId="44272AA3" w:rsidR="00466725" w:rsidRDefault="00466725" w:rsidP="00466725">
      <w:pPr>
        <w:pStyle w:val="Ttulo2"/>
      </w:pPr>
      <w:bookmarkStart w:id="19" w:name="_Toc208864107"/>
      <w:r w:rsidRPr="00466725">
        <w:t>Especificación del Incremento (</w:t>
      </w:r>
      <w:r w:rsidR="003366E9">
        <w:t>Segundo</w:t>
      </w:r>
      <w:r w:rsidRPr="00466725">
        <w:t xml:space="preserve"> Incremento)</w:t>
      </w:r>
      <w:bookmarkEnd w:id="19"/>
    </w:p>
    <w:p w14:paraId="36D53C47" w14:textId="77777777" w:rsidR="00466725" w:rsidRPr="00466725" w:rsidRDefault="00466725" w:rsidP="00466725"/>
    <w:p w14:paraId="2B29B1CD" w14:textId="2473B5B3" w:rsidR="00466725" w:rsidRPr="00466725" w:rsidRDefault="00314843" w:rsidP="00E17289">
      <w:r>
        <w:t xml:space="preserve">Se detalla el </w:t>
      </w:r>
      <w:r w:rsidR="003366E9">
        <w:t>segundo</w:t>
      </w:r>
      <w:r w:rsidR="00466725" w:rsidRPr="00466725">
        <w:t xml:space="preserve"> </w:t>
      </w:r>
      <w:r>
        <w:t>i</w:t>
      </w:r>
      <w:r w:rsidR="00466725" w:rsidRPr="00466725">
        <w:t xml:space="preserve">ncremento del proyecto "Sistema Biométrico Web EUGCOM". Este incremento se enfoca en establecer las bases fundamentales del sistema, cubriendo </w:t>
      </w:r>
      <w:r w:rsidR="003366E9">
        <w:t>45</w:t>
      </w:r>
      <w:r w:rsidR="00466725" w:rsidRPr="00466725">
        <w:t xml:space="preserve"> casos de uso</w:t>
      </w:r>
      <w:r w:rsidR="003366E9">
        <w:t xml:space="preserve"> </w:t>
      </w:r>
      <w:r w:rsidR="00466725" w:rsidRPr="00466725">
        <w:t>y la estructura arquitectónica definida bajo la metodología Scrum++.</w:t>
      </w:r>
    </w:p>
    <w:p w14:paraId="5986B3ED" w14:textId="314316AC" w:rsidR="0004205D" w:rsidRPr="002D45BF" w:rsidRDefault="0004205D" w:rsidP="002D45BF">
      <w:pPr>
        <w:spacing w:line="278" w:lineRule="auto"/>
        <w:ind w:firstLine="0"/>
        <w:jc w:val="left"/>
        <w:rPr>
          <w:rFonts w:eastAsia="Times New Roman" w:cs="Times New Roman"/>
        </w:rPr>
      </w:pPr>
    </w:p>
    <w:p w14:paraId="4E5BBC3C" w14:textId="004B76AD" w:rsidR="00535FCB" w:rsidRDefault="008513ED" w:rsidP="00466725">
      <w:pPr>
        <w:pStyle w:val="Ttulo2"/>
      </w:pPr>
      <w:bookmarkStart w:id="20" w:name="_Toc208864108"/>
      <w:r>
        <w:t xml:space="preserve">Cantidad de </w:t>
      </w:r>
      <w:r w:rsidRPr="00466725">
        <w:t>casos</w:t>
      </w:r>
      <w:r>
        <w:t xml:space="preserve"> de uso</w:t>
      </w:r>
      <w:bookmarkEnd w:id="20"/>
    </w:p>
    <w:p w14:paraId="36B62B8D" w14:textId="77777777" w:rsidR="00C13E56" w:rsidRDefault="00C13E56" w:rsidP="00C13E56"/>
    <w:p w14:paraId="3CD28233" w14:textId="5FE225D9" w:rsidR="00F9267B" w:rsidRDefault="00D709BE" w:rsidP="00F9267B">
      <w:r>
        <w:t>E</w:t>
      </w:r>
      <w:r w:rsidR="00F9267B">
        <w:t>l</w:t>
      </w:r>
      <w:r w:rsidR="00F9267B" w:rsidRPr="00F9267B">
        <w:t xml:space="preserve"> </w:t>
      </w:r>
      <w:r w:rsidR="003366E9">
        <w:t>segundo</w:t>
      </w:r>
      <w:r w:rsidR="00F9267B" w:rsidRPr="00F9267B">
        <w:t xml:space="preserve"> incremento comprende la implementación y documentación de </w:t>
      </w:r>
      <w:r w:rsidR="003366E9">
        <w:t>45</w:t>
      </w:r>
      <w:r w:rsidR="00F9267B" w:rsidRPr="00F9267B">
        <w:t xml:space="preserve"> casos de uso del sistema, los cuales han sido seleccionados como prioritarios para el desarrollo</w:t>
      </w:r>
      <w:r w:rsidR="00F9267B">
        <w:t>.</w:t>
      </w:r>
    </w:p>
    <w:p w14:paraId="584FC510" w14:textId="77777777" w:rsidR="00E60FF0" w:rsidRPr="00F9267B" w:rsidRDefault="00E60FF0" w:rsidP="00F9267B"/>
    <w:p w14:paraId="0886B6AB" w14:textId="4AABAA07" w:rsidR="00D55532" w:rsidRPr="0004205D" w:rsidRDefault="00C13E56" w:rsidP="00D709BE">
      <w:r>
        <w:t>L</w:t>
      </w:r>
      <w:r w:rsidR="00EC0BFA">
        <w:t xml:space="preserve">a figura </w:t>
      </w:r>
      <w:r w:rsidR="007C5A36">
        <w:t>2.1</w:t>
      </w:r>
      <w:r w:rsidR="00EC0BFA">
        <w:t xml:space="preserve"> </w:t>
      </w:r>
      <w:r w:rsidRPr="00C13E56">
        <w:t>representa la distribución de los casos de uso clasificados por su incremento o categoría, mostrando la cantidad específica para cada tipo.</w:t>
      </w:r>
    </w:p>
    <w:p w14:paraId="78E9195B" w14:textId="6A71ABDC" w:rsidR="00EC0BFA" w:rsidRDefault="00EC0BFA" w:rsidP="007C5A36">
      <w:pPr>
        <w:pStyle w:val="Descripcin"/>
        <w:keepNext/>
      </w:pPr>
      <w:bookmarkStart w:id="21" w:name="_Toc200405757"/>
      <w:bookmarkStart w:id="22" w:name="_Toc200570059"/>
      <w:bookmarkStart w:id="23" w:name="_Toc200854178"/>
      <w:bookmarkStart w:id="24" w:name="_Toc201172395"/>
      <w:bookmarkStart w:id="25" w:name="_Toc201199576"/>
      <w:bookmarkStart w:id="26" w:name="_Toc201199665"/>
      <w:bookmarkStart w:id="27" w:name="_Toc207209024"/>
      <w:bookmarkStart w:id="28" w:name="_Toc207894716"/>
      <w:bookmarkStart w:id="29" w:name="_Toc208864163"/>
      <w:bookmarkStart w:id="30" w:name="_Toc208864267"/>
      <w:r>
        <w:lastRenderedPageBreak/>
        <w:t xml:space="preserve">Figura </w:t>
      </w:r>
      <w:fldSimple w:instr=" STYLEREF 1 \s ">
        <w:r w:rsidR="001F64B0">
          <w:rPr>
            <w:noProof/>
          </w:rPr>
          <w:t>2</w:t>
        </w:r>
      </w:fldSimple>
      <w:r w:rsidR="001F64B0">
        <w:t>.</w:t>
      </w:r>
      <w:fldSimple w:instr=" SEQ Figura \* ARABIC \s 1 ">
        <w:r w:rsidR="001F64B0">
          <w:rPr>
            <w:noProof/>
          </w:rPr>
          <w:t>1</w:t>
        </w:r>
      </w:fldSimple>
      <w:r>
        <w:t xml:space="preserve"> gr</w:t>
      </w:r>
      <w:r w:rsidR="000C1D01">
        <w:t>á</w:t>
      </w:r>
      <w:r>
        <w:t>fico de barras de casos de uso</w:t>
      </w:r>
      <w:bookmarkEnd w:id="21"/>
      <w:bookmarkEnd w:id="22"/>
      <w:bookmarkEnd w:id="23"/>
      <w:bookmarkEnd w:id="24"/>
      <w:bookmarkEnd w:id="25"/>
      <w:bookmarkEnd w:id="26"/>
      <w:bookmarkEnd w:id="27"/>
      <w:bookmarkEnd w:id="28"/>
      <w:bookmarkEnd w:id="29"/>
      <w:bookmarkEnd w:id="30"/>
    </w:p>
    <w:p w14:paraId="335D1287" w14:textId="277C57A0" w:rsidR="0004205D" w:rsidRDefault="00EE54B8" w:rsidP="00EE54B8">
      <w:pPr>
        <w:pStyle w:val="Sinespaciado"/>
      </w:pPr>
      <w:r w:rsidRPr="00EE54B8">
        <w:rPr>
          <w:noProof/>
        </w:rPr>
        <w:drawing>
          <wp:inline distT="0" distB="0" distL="0" distR="0" wp14:anchorId="683A5FE7" wp14:editId="1425891B">
            <wp:extent cx="4276725" cy="4650763"/>
            <wp:effectExtent l="0" t="0" r="0" b="0"/>
            <wp:docPr id="1560018915"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18915" name="Imagen 1" descr="Gráfico, Gráfico de barras&#10;&#10;El contenido generado por IA puede ser incorrecto."/>
                    <pic:cNvPicPr/>
                  </pic:nvPicPr>
                  <pic:blipFill>
                    <a:blip r:embed="rId10"/>
                    <a:stretch>
                      <a:fillRect/>
                    </a:stretch>
                  </pic:blipFill>
                  <pic:spPr>
                    <a:xfrm>
                      <a:off x="0" y="0"/>
                      <a:ext cx="4278625" cy="4652829"/>
                    </a:xfrm>
                    <a:prstGeom prst="rect">
                      <a:avLst/>
                    </a:prstGeom>
                  </pic:spPr>
                </pic:pic>
              </a:graphicData>
            </a:graphic>
          </wp:inline>
        </w:drawing>
      </w:r>
    </w:p>
    <w:p w14:paraId="05F32D84" w14:textId="77777777" w:rsidR="00EF7FAB" w:rsidRDefault="00EF7FAB" w:rsidP="00466725">
      <w:pPr>
        <w:pStyle w:val="Sinespaciado"/>
      </w:pPr>
    </w:p>
    <w:p w14:paraId="45195760" w14:textId="6F77B75B" w:rsidR="00A20867" w:rsidRDefault="0004205D" w:rsidP="00503EE3">
      <w:r>
        <w:t>Fuente: Elaborado por el estudiante de acuerdo con el proyecto</w:t>
      </w:r>
    </w:p>
    <w:p w14:paraId="31361132" w14:textId="77777777" w:rsidR="008513ED" w:rsidRPr="00A20867" w:rsidRDefault="008513ED" w:rsidP="00503EE3"/>
    <w:p w14:paraId="78338F6C" w14:textId="563C3C27" w:rsidR="006828EB" w:rsidRDefault="008513ED" w:rsidP="008513ED">
      <w:pPr>
        <w:pStyle w:val="Ttulo2"/>
      </w:pPr>
      <w:bookmarkStart w:id="31" w:name="_Toc200405758"/>
      <w:bookmarkStart w:id="32" w:name="_Toc208864109"/>
      <w:r>
        <w:t xml:space="preserve">Porcentaje </w:t>
      </w:r>
      <w:bookmarkEnd w:id="31"/>
      <w:r>
        <w:t>parcial</w:t>
      </w:r>
      <w:bookmarkEnd w:id="32"/>
    </w:p>
    <w:p w14:paraId="43B93733" w14:textId="3185202D" w:rsidR="00535FCB" w:rsidRDefault="00535FCB" w:rsidP="002B34D9">
      <w:pPr>
        <w:ind w:firstLine="0"/>
      </w:pPr>
    </w:p>
    <w:p w14:paraId="6DBA5F37" w14:textId="3C07130E" w:rsidR="00D1742F" w:rsidRPr="00EC35D4" w:rsidRDefault="009626B7" w:rsidP="00EC35D4">
      <w:r w:rsidRPr="00EC35D4">
        <w:t xml:space="preserve">Este incremento logra cubrir un </w:t>
      </w:r>
      <w:r w:rsidR="003366E9">
        <w:t>68.2</w:t>
      </w:r>
      <w:r w:rsidRPr="00EC35D4">
        <w:t xml:space="preserve">% de los </w:t>
      </w:r>
      <w:r w:rsidR="00B06889">
        <w:t>casos de uso</w:t>
      </w:r>
      <w:r w:rsidRPr="00EC35D4">
        <w:t xml:space="preserve">. Este porcentaje se considera el porcentaje parcial </w:t>
      </w:r>
      <w:r w:rsidR="00D55532">
        <w:t xml:space="preserve">que </w:t>
      </w:r>
      <w:r w:rsidR="000C1D01" w:rsidRPr="000C1D01">
        <w:t xml:space="preserve">representan </w:t>
      </w:r>
      <w:r w:rsidR="00D55532">
        <w:t>los porcentajes de los incrementos acumulados</w:t>
      </w:r>
      <w:r w:rsidR="00D55532" w:rsidRPr="00EC35D4">
        <w:t xml:space="preserve"> </w:t>
      </w:r>
      <w:r w:rsidRPr="00EC35D4">
        <w:t xml:space="preserve">para esta entrega. La Figura </w:t>
      </w:r>
      <w:r w:rsidR="007C5A36">
        <w:t>2.2</w:t>
      </w:r>
      <w:r w:rsidRPr="00EC35D4">
        <w:t xml:space="preserve"> ilustra este porcentaje parcial en un gráfico circular.</w:t>
      </w:r>
    </w:p>
    <w:p w14:paraId="010F0B6A" w14:textId="77777777" w:rsidR="00D1742F" w:rsidRDefault="00D1742F" w:rsidP="002B34D9">
      <w:pPr>
        <w:ind w:firstLine="0"/>
      </w:pPr>
    </w:p>
    <w:p w14:paraId="40FBD89F" w14:textId="31213C91" w:rsidR="000C1D01" w:rsidRDefault="000C1D01" w:rsidP="000C1D01">
      <w:pPr>
        <w:pStyle w:val="Descripcin"/>
        <w:keepNext/>
      </w:pPr>
      <w:bookmarkStart w:id="33" w:name="_Toc201172396"/>
      <w:bookmarkStart w:id="34" w:name="_Toc201199577"/>
      <w:bookmarkStart w:id="35" w:name="_Toc201199666"/>
      <w:bookmarkStart w:id="36" w:name="_Toc207209025"/>
      <w:bookmarkStart w:id="37" w:name="_Toc207894717"/>
      <w:bookmarkStart w:id="38" w:name="_Toc208864164"/>
      <w:bookmarkStart w:id="39" w:name="_Toc208864268"/>
      <w:r>
        <w:lastRenderedPageBreak/>
        <w:t xml:space="preserve">Figura </w:t>
      </w:r>
      <w:fldSimple w:instr=" STYLEREF 1 \s ">
        <w:r w:rsidR="001F64B0">
          <w:rPr>
            <w:noProof/>
          </w:rPr>
          <w:t>2</w:t>
        </w:r>
      </w:fldSimple>
      <w:r w:rsidR="001F64B0">
        <w:t>.</w:t>
      </w:r>
      <w:fldSimple w:instr=" SEQ Figura \* ARABIC \s 1 ">
        <w:r w:rsidR="001F64B0">
          <w:rPr>
            <w:noProof/>
          </w:rPr>
          <w:t>2</w:t>
        </w:r>
      </w:fldSimple>
      <w:r>
        <w:t xml:space="preserve"> gráfico circular de porcentaje parcial</w:t>
      </w:r>
      <w:bookmarkEnd w:id="33"/>
      <w:bookmarkEnd w:id="34"/>
      <w:bookmarkEnd w:id="35"/>
      <w:bookmarkEnd w:id="36"/>
      <w:bookmarkEnd w:id="37"/>
      <w:bookmarkEnd w:id="38"/>
      <w:bookmarkEnd w:id="39"/>
    </w:p>
    <w:p w14:paraId="1F0A459C" w14:textId="39370254" w:rsidR="0004205D" w:rsidRDefault="00EE54B8" w:rsidP="00EE54B8">
      <w:pPr>
        <w:pStyle w:val="Sinespaciado"/>
      </w:pPr>
      <w:r w:rsidRPr="00EE54B8">
        <w:rPr>
          <w:noProof/>
        </w:rPr>
        <w:drawing>
          <wp:inline distT="0" distB="0" distL="0" distR="0" wp14:anchorId="0E612975" wp14:editId="24C24ED7">
            <wp:extent cx="3990975" cy="4275101"/>
            <wp:effectExtent l="0" t="0" r="0" b="0"/>
            <wp:docPr id="1215848" name="Imagen 1" descr="Gráfico, Gráfico circ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48" name="Imagen 1" descr="Gráfico, Gráfico circular&#10;&#10;El contenido generado por IA puede ser incorrecto."/>
                    <pic:cNvPicPr/>
                  </pic:nvPicPr>
                  <pic:blipFill>
                    <a:blip r:embed="rId11"/>
                    <a:stretch>
                      <a:fillRect/>
                    </a:stretch>
                  </pic:blipFill>
                  <pic:spPr>
                    <a:xfrm>
                      <a:off x="0" y="0"/>
                      <a:ext cx="3992918" cy="4277182"/>
                    </a:xfrm>
                    <a:prstGeom prst="rect">
                      <a:avLst/>
                    </a:prstGeom>
                  </pic:spPr>
                </pic:pic>
              </a:graphicData>
            </a:graphic>
          </wp:inline>
        </w:drawing>
      </w:r>
    </w:p>
    <w:p w14:paraId="52325CC8" w14:textId="77777777" w:rsidR="00EF7FAB" w:rsidRDefault="00EF7FAB" w:rsidP="006B1A36">
      <w:pPr>
        <w:pStyle w:val="Sinespaciado"/>
      </w:pPr>
    </w:p>
    <w:p w14:paraId="216D3084" w14:textId="1DA1DC0E" w:rsidR="00EC1702" w:rsidRDefault="0004205D" w:rsidP="00D1742F">
      <w:r>
        <w:t>Fuente: Elaborado por el estudiante de acuerdo con el proyecto</w:t>
      </w:r>
    </w:p>
    <w:p w14:paraId="738E6B9C" w14:textId="77777777" w:rsidR="008513ED" w:rsidRDefault="008513ED" w:rsidP="00D1742F"/>
    <w:p w14:paraId="32712AF5" w14:textId="77777777" w:rsidR="007C5A36" w:rsidRPr="000532EB" w:rsidRDefault="007C5A36" w:rsidP="00D1742F"/>
    <w:p w14:paraId="6EF17AE5" w14:textId="4657F03E" w:rsidR="005A03DF" w:rsidRDefault="008513ED">
      <w:pPr>
        <w:pStyle w:val="Ttulo2"/>
      </w:pPr>
      <w:bookmarkStart w:id="40" w:name="_Toc208864110"/>
      <w:r>
        <w:t>Porcentaje acumulado</w:t>
      </w:r>
      <w:bookmarkEnd w:id="40"/>
    </w:p>
    <w:p w14:paraId="3AAA7A9F" w14:textId="77777777" w:rsidR="009E15BA" w:rsidRPr="009E15BA" w:rsidRDefault="009E15BA" w:rsidP="009E15BA"/>
    <w:p w14:paraId="0AF0E845" w14:textId="5288DE34" w:rsidR="009A5BDA" w:rsidRDefault="007D3888" w:rsidP="007D3888">
      <w:r>
        <w:t>E</w:t>
      </w:r>
      <w:r w:rsidR="009A5BDA" w:rsidRPr="00466725">
        <w:t xml:space="preserve">l porcentaje acumulado de necesidades cubiertas se mantiene en un </w:t>
      </w:r>
      <w:r w:rsidR="003366E9">
        <w:t>91</w:t>
      </w:r>
      <w:r w:rsidR="009A5BDA" w:rsidRPr="00466725">
        <w:t xml:space="preserve">%. </w:t>
      </w:r>
    </w:p>
    <w:p w14:paraId="18846C6B" w14:textId="77777777" w:rsidR="006E601F" w:rsidRDefault="006E601F" w:rsidP="009E15BA"/>
    <w:p w14:paraId="5EE0EC2A" w14:textId="74B1FE52" w:rsidR="007A7325" w:rsidRDefault="007A7325" w:rsidP="00B95FA3">
      <w:r>
        <w:t>L</w:t>
      </w:r>
      <w:r w:rsidRPr="007A7325">
        <w:t>a figura</w:t>
      </w:r>
      <w:r>
        <w:t xml:space="preserve"> </w:t>
      </w:r>
      <w:r w:rsidR="007C5A36">
        <w:t>2.3</w:t>
      </w:r>
      <w:r w:rsidRPr="007A7325">
        <w:t xml:space="preserve"> presenta un gráfico de barras que ilustra la acumulación progresiva de la cantidad de casos de uso </w:t>
      </w:r>
      <w:r w:rsidR="00B8260F">
        <w:t xml:space="preserve">que </w:t>
      </w:r>
      <w:r w:rsidR="000C1D01" w:rsidRPr="000C1D01">
        <w:t xml:space="preserve">representan </w:t>
      </w:r>
      <w:r w:rsidR="00B8260F">
        <w:t>los porcentajes de los incrementos acumulados</w:t>
      </w:r>
      <w:r w:rsidR="00655A38" w:rsidRPr="00466725">
        <w:t xml:space="preserve">. Este cumplimiento del </w:t>
      </w:r>
      <w:r w:rsidR="003366E9">
        <w:t>91</w:t>
      </w:r>
      <w:r w:rsidR="00655A38" w:rsidRPr="00466725">
        <w:t xml:space="preserve">% excede el requisito mínimo del </w:t>
      </w:r>
      <w:r w:rsidR="003366E9">
        <w:t>80</w:t>
      </w:r>
      <w:r w:rsidR="00655A38" w:rsidRPr="00466725">
        <w:t>% establecido</w:t>
      </w:r>
      <w:r w:rsidR="002401C0">
        <w:t xml:space="preserve">. </w:t>
      </w:r>
      <w:r w:rsidR="008841CC" w:rsidRPr="007A7325">
        <w:t>Cada</w:t>
      </w:r>
      <w:r w:rsidRPr="007A7325">
        <w:t xml:space="preserve"> barra muestra la </w:t>
      </w:r>
      <w:r w:rsidR="00E63B1E" w:rsidRPr="007A7325">
        <w:lastRenderedPageBreak/>
        <w:t xml:space="preserve">suma </w:t>
      </w:r>
      <w:r w:rsidR="00E63B1E">
        <w:t xml:space="preserve">porcentual </w:t>
      </w:r>
      <w:r w:rsidRPr="007A7325">
        <w:t xml:space="preserve">total de los casos de uso hasta ese punto, lo que permite visualizar el crecimiento total a medida que se consideran más categorías. </w:t>
      </w:r>
    </w:p>
    <w:p w14:paraId="219968C0" w14:textId="73C5B5C7" w:rsidR="009328FF" w:rsidRDefault="009328FF" w:rsidP="009328FF">
      <w:pPr>
        <w:pStyle w:val="Descripcin"/>
        <w:keepNext/>
      </w:pPr>
    </w:p>
    <w:p w14:paraId="673D1E5C" w14:textId="4334F603" w:rsidR="000C1D01" w:rsidRDefault="000C1D01" w:rsidP="000C1D01">
      <w:pPr>
        <w:pStyle w:val="Descripcin"/>
        <w:keepNext/>
      </w:pPr>
      <w:bookmarkStart w:id="41" w:name="_Toc201172397"/>
      <w:bookmarkStart w:id="42" w:name="_Toc201199578"/>
      <w:bookmarkStart w:id="43" w:name="_Toc201199667"/>
      <w:bookmarkStart w:id="44" w:name="_Toc207209026"/>
      <w:bookmarkStart w:id="45" w:name="_Toc207894718"/>
      <w:bookmarkStart w:id="46" w:name="_Toc208864165"/>
      <w:bookmarkStart w:id="47" w:name="_Toc208864269"/>
      <w:r>
        <w:t xml:space="preserve">Figura </w:t>
      </w:r>
      <w:fldSimple w:instr=" STYLEREF 1 \s ">
        <w:r w:rsidR="001F64B0">
          <w:rPr>
            <w:noProof/>
          </w:rPr>
          <w:t>2</w:t>
        </w:r>
      </w:fldSimple>
      <w:r w:rsidR="001F64B0">
        <w:t>.</w:t>
      </w:r>
      <w:fldSimple w:instr=" SEQ Figura \* ARABIC \s 1 ">
        <w:r w:rsidR="001F64B0">
          <w:rPr>
            <w:noProof/>
          </w:rPr>
          <w:t>3</w:t>
        </w:r>
      </w:fldSimple>
      <w:r>
        <w:t xml:space="preserve"> </w:t>
      </w:r>
      <w:r w:rsidRPr="003D5B76">
        <w:t>gr</w:t>
      </w:r>
      <w:r>
        <w:t>á</w:t>
      </w:r>
      <w:r w:rsidRPr="003D5B76">
        <w:t>fico de barras porcentaje acumulado</w:t>
      </w:r>
      <w:bookmarkEnd w:id="41"/>
      <w:bookmarkEnd w:id="42"/>
      <w:bookmarkEnd w:id="43"/>
      <w:bookmarkEnd w:id="44"/>
      <w:bookmarkEnd w:id="45"/>
      <w:bookmarkEnd w:id="46"/>
      <w:bookmarkEnd w:id="47"/>
    </w:p>
    <w:p w14:paraId="6853BE94" w14:textId="29317DB5" w:rsidR="005A03DF" w:rsidRDefault="00EE54B8" w:rsidP="006B1A36">
      <w:pPr>
        <w:pStyle w:val="Sinespaciado"/>
      </w:pPr>
      <w:r>
        <w:rPr>
          <w:noProof/>
        </w:rPr>
        <w:drawing>
          <wp:inline distT="0" distB="0" distL="0" distR="0" wp14:anchorId="6AB05F4B" wp14:editId="7C250487">
            <wp:extent cx="5105400" cy="4514850"/>
            <wp:effectExtent l="0" t="0" r="0" b="0"/>
            <wp:docPr id="156830824" name="Imagen 1" descr="Gráfico, Gráfico de barras,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0824" name="Imagen 1" descr="Gráfico, Gráfico de barras, Histograma&#10;&#10;El contenido generado por IA puede ser incorrecto."/>
                    <pic:cNvPicPr/>
                  </pic:nvPicPr>
                  <pic:blipFill>
                    <a:blip r:embed="rId12"/>
                    <a:stretch>
                      <a:fillRect/>
                    </a:stretch>
                  </pic:blipFill>
                  <pic:spPr>
                    <a:xfrm>
                      <a:off x="0" y="0"/>
                      <a:ext cx="5105400" cy="4514850"/>
                    </a:xfrm>
                    <a:prstGeom prst="rect">
                      <a:avLst/>
                    </a:prstGeom>
                  </pic:spPr>
                </pic:pic>
              </a:graphicData>
            </a:graphic>
          </wp:inline>
        </w:drawing>
      </w:r>
    </w:p>
    <w:p w14:paraId="3038D924" w14:textId="77777777" w:rsidR="00E60FF0" w:rsidRDefault="00E60FF0" w:rsidP="006B1A36">
      <w:pPr>
        <w:pStyle w:val="Sinespaciado"/>
      </w:pPr>
    </w:p>
    <w:p w14:paraId="7CBDA736" w14:textId="77777777" w:rsidR="00D709BE" w:rsidRDefault="00D709BE" w:rsidP="006B1A36">
      <w:pPr>
        <w:pStyle w:val="Sinespaciado"/>
      </w:pPr>
    </w:p>
    <w:p w14:paraId="3736F367" w14:textId="553D07FA" w:rsidR="004F0E24" w:rsidRDefault="6B875C95" w:rsidP="00D709BE">
      <w:r>
        <w:t>Fuente: Elaborado por el estudiante de acuerdo con el proyecto</w:t>
      </w:r>
    </w:p>
    <w:p w14:paraId="6769D046" w14:textId="340254B4" w:rsidR="00E60FF0" w:rsidRDefault="00E60FF0" w:rsidP="00E60FF0">
      <w:pPr>
        <w:spacing w:line="278" w:lineRule="auto"/>
        <w:ind w:firstLine="0"/>
        <w:jc w:val="left"/>
      </w:pPr>
      <w:r>
        <w:br w:type="page"/>
      </w:r>
    </w:p>
    <w:p w14:paraId="46AEE287" w14:textId="65F55982" w:rsidR="6B875C95" w:rsidRDefault="00F35736" w:rsidP="00F35736">
      <w:pPr>
        <w:pStyle w:val="Ttulo1"/>
      </w:pPr>
      <w:bookmarkStart w:id="48" w:name="_Toc201199579"/>
      <w:bookmarkStart w:id="49" w:name="_Toc201199668"/>
      <w:bookmarkStart w:id="50" w:name="_Toc207209027"/>
      <w:bookmarkStart w:id="51" w:name="_Toc207894719"/>
      <w:bookmarkStart w:id="52" w:name="_Toc208864111"/>
      <w:bookmarkStart w:id="53" w:name="_Toc208864166"/>
      <w:bookmarkStart w:id="54" w:name="_Toc208864270"/>
      <w:r>
        <w:lastRenderedPageBreak/>
        <w:t>PRODUCT BACKLOG</w:t>
      </w:r>
      <w:bookmarkEnd w:id="48"/>
      <w:bookmarkEnd w:id="49"/>
      <w:bookmarkEnd w:id="50"/>
      <w:bookmarkEnd w:id="51"/>
      <w:bookmarkEnd w:id="52"/>
      <w:bookmarkEnd w:id="53"/>
      <w:bookmarkEnd w:id="54"/>
    </w:p>
    <w:p w14:paraId="30BA1A36" w14:textId="77777777" w:rsidR="00DA3A84" w:rsidRDefault="00DA3A84" w:rsidP="00DA3A84"/>
    <w:p w14:paraId="236EF2C9" w14:textId="77777777" w:rsidR="00987A0F" w:rsidRDefault="00987A0F" w:rsidP="00DA3A84"/>
    <w:p w14:paraId="254F2D31" w14:textId="0A0F971D" w:rsidR="005514FF" w:rsidRPr="00DA3A84" w:rsidRDefault="00A7263C" w:rsidP="005514FF">
      <w:r>
        <w:t xml:space="preserve">En la tabla 3.1 se ha </w:t>
      </w:r>
      <w:r w:rsidR="00DA3A84" w:rsidRPr="00DA3A84">
        <w:t xml:space="preserve">establecido y mantenido un </w:t>
      </w:r>
      <w:proofErr w:type="spellStart"/>
      <w:r w:rsidR="00DA3A84" w:rsidRPr="00DA3A84">
        <w:t>Product</w:t>
      </w:r>
      <w:proofErr w:type="spellEnd"/>
      <w:r w:rsidR="00DA3A84" w:rsidRPr="00DA3A84">
        <w:t xml:space="preserve"> Backlog que contiene los requerimientos del sistema</w:t>
      </w:r>
      <w:r w:rsidR="00F41CA5">
        <w:t>, u</w:t>
      </w:r>
      <w:r w:rsidR="00F93229">
        <w:t>na historia de usuario, descripción breve, prioridad, estimación</w:t>
      </w:r>
      <w:r w:rsidR="003B2CFF">
        <w:t xml:space="preserve"> y estado</w:t>
      </w:r>
      <w:r w:rsidR="00DA3A84" w:rsidRPr="00DA3A84">
        <w:t xml:space="preserve">. Este backlog es fundamental para la planificación de los </w:t>
      </w:r>
      <w:proofErr w:type="spellStart"/>
      <w:r w:rsidR="00803D6C" w:rsidRPr="00DA3A84">
        <w:t>Sprint</w:t>
      </w:r>
      <w:r w:rsidR="00803D6C">
        <w:t>s</w:t>
      </w:r>
      <w:proofErr w:type="spellEnd"/>
      <w:r w:rsidR="00DA3A84" w:rsidRPr="00DA3A84">
        <w:t>.</w:t>
      </w:r>
    </w:p>
    <w:p w14:paraId="61E3A971" w14:textId="449602C4" w:rsidR="00EA3640" w:rsidRPr="00EA3640" w:rsidRDefault="00EA3640" w:rsidP="00EA3640">
      <w:pPr>
        <w:pStyle w:val="Sinespaciado"/>
      </w:pPr>
    </w:p>
    <w:p w14:paraId="319BB0B3" w14:textId="2FA4EF9A" w:rsidR="00803D6C" w:rsidRDefault="00803D6C" w:rsidP="00803D6C">
      <w:pPr>
        <w:pStyle w:val="Descripcin"/>
        <w:keepNext/>
      </w:pPr>
      <w:bookmarkStart w:id="55" w:name="_Toc200854044"/>
      <w:bookmarkStart w:id="56" w:name="_Toc201172325"/>
      <w:bookmarkStart w:id="57" w:name="_Toc201199580"/>
      <w:bookmarkStart w:id="58" w:name="_Toc201199669"/>
      <w:bookmarkStart w:id="59" w:name="_Toc207209028"/>
      <w:bookmarkStart w:id="60" w:name="_Toc207894720"/>
      <w:bookmarkStart w:id="61" w:name="_Toc208864167"/>
      <w:bookmarkStart w:id="62" w:name="_Toc208864271"/>
      <w:r>
        <w:t xml:space="preserve">Tabla </w:t>
      </w:r>
      <w:fldSimple w:instr=" STYLEREF 1 \s ">
        <w:r w:rsidR="003917AA">
          <w:rPr>
            <w:noProof/>
          </w:rPr>
          <w:t>3</w:t>
        </w:r>
      </w:fldSimple>
      <w:r w:rsidR="003917AA">
        <w:t>.</w:t>
      </w:r>
      <w:fldSimple w:instr=" SEQ Tabla \* ARABIC \s 1 ">
        <w:r w:rsidR="003917AA">
          <w:rPr>
            <w:noProof/>
          </w:rPr>
          <w:t>1</w:t>
        </w:r>
      </w:fldSimple>
      <w:r>
        <w:t xml:space="preserve"> </w:t>
      </w:r>
      <w:proofErr w:type="spellStart"/>
      <w:r>
        <w:t>product</w:t>
      </w:r>
      <w:proofErr w:type="spellEnd"/>
      <w:r>
        <w:t xml:space="preserve"> backlog</w:t>
      </w:r>
      <w:bookmarkEnd w:id="55"/>
      <w:bookmarkEnd w:id="56"/>
      <w:bookmarkEnd w:id="57"/>
      <w:bookmarkEnd w:id="58"/>
      <w:bookmarkEnd w:id="59"/>
      <w:bookmarkEnd w:id="60"/>
      <w:bookmarkEnd w:id="61"/>
      <w:bookmarkEnd w:id="62"/>
    </w:p>
    <w:tbl>
      <w:tblPr>
        <w:tblStyle w:val="Tablaconcuadrcula"/>
        <w:tblW w:w="0" w:type="auto"/>
        <w:tblInd w:w="-113" w:type="dxa"/>
        <w:tblLayout w:type="fixed"/>
        <w:tblLook w:val="04A0" w:firstRow="1" w:lastRow="0" w:firstColumn="1" w:lastColumn="0" w:noHBand="0" w:noVBand="1"/>
      </w:tblPr>
      <w:tblGrid>
        <w:gridCol w:w="749"/>
        <w:gridCol w:w="1344"/>
        <w:gridCol w:w="2126"/>
        <w:gridCol w:w="1701"/>
        <w:gridCol w:w="1134"/>
        <w:gridCol w:w="1276"/>
        <w:gridCol w:w="1177"/>
      </w:tblGrid>
      <w:tr w:rsidR="00740C5F" w:rsidRPr="007C25F6" w14:paraId="3417FDCB" w14:textId="77777777" w:rsidTr="00740C5F">
        <w:trPr>
          <w:trHeight w:val="905"/>
        </w:trPr>
        <w:tc>
          <w:tcPr>
            <w:tcW w:w="749" w:type="dxa"/>
          </w:tcPr>
          <w:p w14:paraId="12649662" w14:textId="77777777" w:rsidR="00740C5F" w:rsidRPr="007C25F6" w:rsidRDefault="00740C5F" w:rsidP="00346B66">
            <w:pPr>
              <w:ind w:firstLine="0"/>
              <w:jc w:val="center"/>
              <w:rPr>
                <w:rFonts w:cs="Times New Roman"/>
              </w:rPr>
            </w:pPr>
            <w:r>
              <w:rPr>
                <w:rFonts w:cs="Times New Roman"/>
              </w:rPr>
              <w:t>CU</w:t>
            </w:r>
          </w:p>
        </w:tc>
        <w:tc>
          <w:tcPr>
            <w:tcW w:w="1344" w:type="dxa"/>
          </w:tcPr>
          <w:p w14:paraId="37E9DE75" w14:textId="77777777" w:rsidR="00740C5F" w:rsidRPr="007C25F6" w:rsidRDefault="00740C5F" w:rsidP="00346B66">
            <w:pPr>
              <w:ind w:firstLine="0"/>
              <w:jc w:val="center"/>
              <w:rPr>
                <w:rFonts w:cs="Times New Roman"/>
              </w:rPr>
            </w:pPr>
            <w:r w:rsidRPr="007C25F6">
              <w:rPr>
                <w:rFonts w:cs="Times New Roman"/>
              </w:rPr>
              <w:t>Caso de uso</w:t>
            </w:r>
          </w:p>
        </w:tc>
        <w:tc>
          <w:tcPr>
            <w:tcW w:w="2126" w:type="dxa"/>
          </w:tcPr>
          <w:p w14:paraId="2207F277" w14:textId="77777777" w:rsidR="00740C5F" w:rsidRPr="007C25F6" w:rsidRDefault="00740C5F" w:rsidP="00346B66">
            <w:pPr>
              <w:ind w:firstLine="0"/>
              <w:jc w:val="center"/>
              <w:rPr>
                <w:rFonts w:cs="Times New Roman"/>
              </w:rPr>
            </w:pPr>
            <w:r w:rsidRPr="007C25F6">
              <w:rPr>
                <w:rFonts w:cs="Times New Roman"/>
              </w:rPr>
              <w:t>Historia de usuario</w:t>
            </w:r>
          </w:p>
        </w:tc>
        <w:tc>
          <w:tcPr>
            <w:tcW w:w="1701" w:type="dxa"/>
          </w:tcPr>
          <w:p w14:paraId="25ED8F68" w14:textId="77777777" w:rsidR="00740C5F" w:rsidRPr="007C25F6" w:rsidRDefault="00740C5F" w:rsidP="00346B66">
            <w:pPr>
              <w:ind w:firstLine="0"/>
              <w:jc w:val="center"/>
              <w:rPr>
                <w:rFonts w:cs="Times New Roman"/>
              </w:rPr>
            </w:pPr>
            <w:r w:rsidRPr="007C25F6">
              <w:rPr>
                <w:rFonts w:cs="Times New Roman"/>
              </w:rPr>
              <w:t>Descripción breve</w:t>
            </w:r>
          </w:p>
        </w:tc>
        <w:tc>
          <w:tcPr>
            <w:tcW w:w="1134" w:type="dxa"/>
          </w:tcPr>
          <w:p w14:paraId="25A349E5" w14:textId="77777777" w:rsidR="00740C5F" w:rsidRPr="007C25F6" w:rsidRDefault="00740C5F" w:rsidP="00346B66">
            <w:pPr>
              <w:ind w:firstLine="0"/>
              <w:jc w:val="center"/>
              <w:rPr>
                <w:rFonts w:cs="Times New Roman"/>
              </w:rPr>
            </w:pPr>
            <w:r w:rsidRPr="007C25F6">
              <w:rPr>
                <w:rFonts w:cs="Times New Roman"/>
              </w:rPr>
              <w:t>Prioridad</w:t>
            </w:r>
          </w:p>
        </w:tc>
        <w:tc>
          <w:tcPr>
            <w:tcW w:w="1276" w:type="dxa"/>
          </w:tcPr>
          <w:p w14:paraId="0456AA1D" w14:textId="77777777" w:rsidR="00740C5F" w:rsidRPr="007C25F6" w:rsidRDefault="00740C5F" w:rsidP="00346B66">
            <w:pPr>
              <w:ind w:firstLine="0"/>
              <w:jc w:val="center"/>
              <w:rPr>
                <w:rFonts w:cs="Times New Roman"/>
              </w:rPr>
            </w:pPr>
            <w:r w:rsidRPr="007C25F6">
              <w:rPr>
                <w:rFonts w:cs="Times New Roman"/>
              </w:rPr>
              <w:t>Estimación</w:t>
            </w:r>
          </w:p>
        </w:tc>
        <w:tc>
          <w:tcPr>
            <w:tcW w:w="1177" w:type="dxa"/>
          </w:tcPr>
          <w:p w14:paraId="0BC8DECC" w14:textId="77777777" w:rsidR="00740C5F" w:rsidRPr="007C25F6" w:rsidRDefault="00740C5F" w:rsidP="00346B66">
            <w:pPr>
              <w:ind w:firstLine="0"/>
              <w:jc w:val="center"/>
              <w:rPr>
                <w:rFonts w:cs="Times New Roman"/>
              </w:rPr>
            </w:pPr>
            <w:r w:rsidRPr="007C25F6">
              <w:rPr>
                <w:rFonts w:cs="Times New Roman"/>
              </w:rPr>
              <w:t>Estado</w:t>
            </w:r>
          </w:p>
        </w:tc>
      </w:tr>
      <w:tr w:rsidR="00740C5F" w:rsidRPr="007C25F6" w14:paraId="422A9C8C" w14:textId="77777777" w:rsidTr="00740C5F">
        <w:trPr>
          <w:trHeight w:val="905"/>
        </w:trPr>
        <w:tc>
          <w:tcPr>
            <w:tcW w:w="749" w:type="dxa"/>
          </w:tcPr>
          <w:p w14:paraId="4BB05B3B" w14:textId="77777777" w:rsidR="00740C5F" w:rsidRDefault="00740C5F" w:rsidP="00346B66">
            <w:pPr>
              <w:ind w:firstLine="0"/>
              <w:jc w:val="center"/>
              <w:rPr>
                <w:rFonts w:cs="Times New Roman"/>
              </w:rPr>
            </w:pPr>
            <w:r>
              <w:rPr>
                <w:rFonts w:cs="Times New Roman"/>
              </w:rPr>
              <w:t>1.2</w:t>
            </w:r>
          </w:p>
        </w:tc>
        <w:tc>
          <w:tcPr>
            <w:tcW w:w="1344" w:type="dxa"/>
          </w:tcPr>
          <w:p w14:paraId="47A8B748" w14:textId="77777777" w:rsidR="00740C5F" w:rsidRPr="007C25F6" w:rsidRDefault="00740C5F" w:rsidP="00346B66">
            <w:pPr>
              <w:ind w:firstLine="0"/>
              <w:jc w:val="center"/>
              <w:rPr>
                <w:rFonts w:cs="Times New Roman"/>
              </w:rPr>
            </w:pPr>
            <w:r>
              <w:rPr>
                <w:rFonts w:cs="Times New Roman"/>
              </w:rPr>
              <w:t>Asignando turnos de trabajo</w:t>
            </w:r>
          </w:p>
        </w:tc>
        <w:tc>
          <w:tcPr>
            <w:tcW w:w="2126" w:type="dxa"/>
          </w:tcPr>
          <w:p w14:paraId="2E8C1E9F"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asignar turnos a los trabajadores para organizar sus horarios de manera eficiente.</w:t>
            </w:r>
          </w:p>
        </w:tc>
        <w:tc>
          <w:tcPr>
            <w:tcW w:w="1701" w:type="dxa"/>
          </w:tcPr>
          <w:p w14:paraId="507F8EF4" w14:textId="77777777" w:rsidR="00740C5F" w:rsidRPr="007C25F6" w:rsidRDefault="00740C5F" w:rsidP="00346B66">
            <w:pPr>
              <w:ind w:firstLine="0"/>
              <w:jc w:val="center"/>
              <w:rPr>
                <w:rFonts w:cs="Times New Roman"/>
              </w:rPr>
            </w:pPr>
            <w:r w:rsidRPr="0039364F">
              <w:rPr>
                <w:rFonts w:cs="Times New Roman"/>
              </w:rPr>
              <w:t>Diseñar y crear tabla de turnos con opción de asignación, importar información y diseñar lista de empleados con sus respectivos turnos.</w:t>
            </w:r>
          </w:p>
        </w:tc>
        <w:tc>
          <w:tcPr>
            <w:tcW w:w="1134" w:type="dxa"/>
          </w:tcPr>
          <w:p w14:paraId="489C14A3" w14:textId="77777777" w:rsidR="00740C5F" w:rsidRPr="007C25F6" w:rsidRDefault="00740C5F" w:rsidP="00346B66">
            <w:pPr>
              <w:ind w:firstLine="0"/>
              <w:jc w:val="center"/>
              <w:rPr>
                <w:rFonts w:cs="Times New Roman"/>
              </w:rPr>
            </w:pPr>
            <w:r>
              <w:rPr>
                <w:rFonts w:cs="Times New Roman"/>
              </w:rPr>
              <w:t>Alta</w:t>
            </w:r>
          </w:p>
        </w:tc>
        <w:tc>
          <w:tcPr>
            <w:tcW w:w="1276" w:type="dxa"/>
          </w:tcPr>
          <w:p w14:paraId="26D07D92" w14:textId="77777777" w:rsidR="00740C5F" w:rsidRPr="007C25F6" w:rsidRDefault="00740C5F" w:rsidP="00346B66">
            <w:pPr>
              <w:ind w:firstLine="0"/>
              <w:jc w:val="center"/>
              <w:rPr>
                <w:rFonts w:cs="Times New Roman"/>
              </w:rPr>
            </w:pPr>
            <w:r>
              <w:rPr>
                <w:rFonts w:cs="Times New Roman"/>
              </w:rPr>
              <w:t>8</w:t>
            </w:r>
          </w:p>
        </w:tc>
        <w:tc>
          <w:tcPr>
            <w:tcW w:w="1177" w:type="dxa"/>
          </w:tcPr>
          <w:p w14:paraId="276E010A"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06C64B62" w14:textId="77777777" w:rsidTr="00740C5F">
        <w:trPr>
          <w:trHeight w:val="905"/>
        </w:trPr>
        <w:tc>
          <w:tcPr>
            <w:tcW w:w="749" w:type="dxa"/>
          </w:tcPr>
          <w:p w14:paraId="77C47E5F" w14:textId="77777777" w:rsidR="00740C5F" w:rsidRDefault="00740C5F" w:rsidP="00346B66">
            <w:pPr>
              <w:ind w:firstLine="0"/>
              <w:jc w:val="center"/>
              <w:rPr>
                <w:rFonts w:cs="Times New Roman"/>
              </w:rPr>
            </w:pPr>
            <w:r>
              <w:rPr>
                <w:rFonts w:cs="Times New Roman"/>
              </w:rPr>
              <w:t>1.3.1</w:t>
            </w:r>
          </w:p>
        </w:tc>
        <w:tc>
          <w:tcPr>
            <w:tcW w:w="1344" w:type="dxa"/>
          </w:tcPr>
          <w:p w14:paraId="483108B5" w14:textId="77777777" w:rsidR="00740C5F" w:rsidRPr="007C25F6" w:rsidRDefault="00740C5F" w:rsidP="00346B66">
            <w:pPr>
              <w:ind w:firstLine="0"/>
              <w:jc w:val="center"/>
              <w:rPr>
                <w:rFonts w:cs="Times New Roman"/>
              </w:rPr>
            </w:pPr>
            <w:r>
              <w:rPr>
                <w:rFonts w:cs="Times New Roman"/>
              </w:rPr>
              <w:t>Editando la descripción del turno</w:t>
            </w:r>
          </w:p>
        </w:tc>
        <w:tc>
          <w:tcPr>
            <w:tcW w:w="2126" w:type="dxa"/>
          </w:tcPr>
          <w:p w14:paraId="1C27EDE2"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editar la descripción de un turno para actualizar cambios cuando sea necesario.</w:t>
            </w:r>
          </w:p>
        </w:tc>
        <w:tc>
          <w:tcPr>
            <w:tcW w:w="1701" w:type="dxa"/>
          </w:tcPr>
          <w:p w14:paraId="42DDC0AE" w14:textId="77777777" w:rsidR="00740C5F" w:rsidRPr="007C25F6" w:rsidRDefault="00740C5F" w:rsidP="00346B66">
            <w:pPr>
              <w:ind w:firstLine="0"/>
              <w:jc w:val="center"/>
              <w:rPr>
                <w:rFonts w:cs="Times New Roman"/>
              </w:rPr>
            </w:pPr>
            <w:r w:rsidRPr="0039364F">
              <w:rPr>
                <w:rFonts w:cs="Times New Roman"/>
              </w:rPr>
              <w:t xml:space="preserve">Diseñar y crear opción de edición de turnos, importar información existente y actualizar los cambios en la </w:t>
            </w:r>
            <w:r w:rsidRPr="0039364F">
              <w:rPr>
                <w:rFonts w:cs="Times New Roman"/>
              </w:rPr>
              <w:lastRenderedPageBreak/>
              <w:t>descripción del turno.</w:t>
            </w:r>
          </w:p>
        </w:tc>
        <w:tc>
          <w:tcPr>
            <w:tcW w:w="1134" w:type="dxa"/>
          </w:tcPr>
          <w:p w14:paraId="5035BB49" w14:textId="77777777" w:rsidR="00740C5F" w:rsidRPr="007C25F6" w:rsidRDefault="00740C5F" w:rsidP="00346B66">
            <w:pPr>
              <w:ind w:firstLine="0"/>
              <w:jc w:val="center"/>
              <w:rPr>
                <w:rFonts w:cs="Times New Roman"/>
              </w:rPr>
            </w:pPr>
            <w:r>
              <w:rPr>
                <w:rFonts w:cs="Times New Roman"/>
              </w:rPr>
              <w:lastRenderedPageBreak/>
              <w:t>Alta</w:t>
            </w:r>
          </w:p>
        </w:tc>
        <w:tc>
          <w:tcPr>
            <w:tcW w:w="1276" w:type="dxa"/>
          </w:tcPr>
          <w:p w14:paraId="385EC4D3" w14:textId="77777777" w:rsidR="00740C5F" w:rsidRPr="007C25F6" w:rsidRDefault="00740C5F" w:rsidP="00346B66">
            <w:pPr>
              <w:ind w:firstLine="0"/>
              <w:jc w:val="center"/>
              <w:rPr>
                <w:rFonts w:cs="Times New Roman"/>
              </w:rPr>
            </w:pPr>
            <w:r>
              <w:rPr>
                <w:rFonts w:cs="Times New Roman"/>
              </w:rPr>
              <w:t>7</w:t>
            </w:r>
          </w:p>
        </w:tc>
        <w:tc>
          <w:tcPr>
            <w:tcW w:w="1177" w:type="dxa"/>
          </w:tcPr>
          <w:p w14:paraId="26B19C4F"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1E615E5C" w14:textId="77777777" w:rsidTr="00740C5F">
        <w:trPr>
          <w:trHeight w:val="905"/>
        </w:trPr>
        <w:tc>
          <w:tcPr>
            <w:tcW w:w="749" w:type="dxa"/>
          </w:tcPr>
          <w:p w14:paraId="0046A96D" w14:textId="77777777" w:rsidR="00740C5F" w:rsidRDefault="00740C5F" w:rsidP="00346B66">
            <w:pPr>
              <w:ind w:firstLine="0"/>
              <w:jc w:val="center"/>
              <w:rPr>
                <w:rFonts w:cs="Times New Roman"/>
              </w:rPr>
            </w:pPr>
            <w:r>
              <w:rPr>
                <w:rFonts w:cs="Times New Roman"/>
              </w:rPr>
              <w:t>1.3.2</w:t>
            </w:r>
          </w:p>
        </w:tc>
        <w:tc>
          <w:tcPr>
            <w:tcW w:w="1344" w:type="dxa"/>
          </w:tcPr>
          <w:p w14:paraId="31DE5E44" w14:textId="77777777" w:rsidR="00740C5F" w:rsidRPr="007C25F6" w:rsidRDefault="00740C5F" w:rsidP="00346B66">
            <w:pPr>
              <w:ind w:firstLine="0"/>
              <w:jc w:val="center"/>
              <w:rPr>
                <w:rFonts w:cs="Times New Roman"/>
              </w:rPr>
            </w:pPr>
            <w:r>
              <w:rPr>
                <w:rFonts w:cs="Times New Roman"/>
              </w:rPr>
              <w:t>Cambiando el turno de los trabajadores</w:t>
            </w:r>
          </w:p>
        </w:tc>
        <w:tc>
          <w:tcPr>
            <w:tcW w:w="2126" w:type="dxa"/>
          </w:tcPr>
          <w:p w14:paraId="3AD31BDD"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cambiar los turnos de los trabajadores para ajustar la planificación.</w:t>
            </w:r>
          </w:p>
        </w:tc>
        <w:tc>
          <w:tcPr>
            <w:tcW w:w="1701" w:type="dxa"/>
          </w:tcPr>
          <w:p w14:paraId="4FE0C83F" w14:textId="77777777" w:rsidR="00740C5F" w:rsidRPr="007C25F6" w:rsidRDefault="00740C5F" w:rsidP="00346B66">
            <w:pPr>
              <w:ind w:firstLine="0"/>
              <w:jc w:val="center"/>
              <w:rPr>
                <w:rFonts w:cs="Times New Roman"/>
              </w:rPr>
            </w:pPr>
            <w:r w:rsidRPr="0039364F">
              <w:rPr>
                <w:rFonts w:cs="Times New Roman"/>
              </w:rPr>
              <w:t>Diseñar y crear vista de cambio de turnos, importar información de trabajadores y diseñar formulario para reasignar turnos.</w:t>
            </w:r>
          </w:p>
        </w:tc>
        <w:tc>
          <w:tcPr>
            <w:tcW w:w="1134" w:type="dxa"/>
          </w:tcPr>
          <w:p w14:paraId="7D6F065B" w14:textId="77777777" w:rsidR="00740C5F" w:rsidRPr="007C25F6" w:rsidRDefault="00740C5F" w:rsidP="00346B66">
            <w:pPr>
              <w:ind w:firstLine="0"/>
              <w:jc w:val="center"/>
              <w:rPr>
                <w:rFonts w:cs="Times New Roman"/>
              </w:rPr>
            </w:pPr>
            <w:r>
              <w:rPr>
                <w:rFonts w:cs="Times New Roman"/>
              </w:rPr>
              <w:t>Alta</w:t>
            </w:r>
          </w:p>
        </w:tc>
        <w:tc>
          <w:tcPr>
            <w:tcW w:w="1276" w:type="dxa"/>
          </w:tcPr>
          <w:p w14:paraId="2753B95C" w14:textId="77777777" w:rsidR="00740C5F" w:rsidRPr="007C25F6" w:rsidRDefault="00740C5F" w:rsidP="00346B66">
            <w:pPr>
              <w:ind w:firstLine="0"/>
              <w:jc w:val="center"/>
              <w:rPr>
                <w:rFonts w:cs="Times New Roman"/>
              </w:rPr>
            </w:pPr>
            <w:r>
              <w:rPr>
                <w:rFonts w:cs="Times New Roman"/>
              </w:rPr>
              <w:t>8</w:t>
            </w:r>
          </w:p>
        </w:tc>
        <w:tc>
          <w:tcPr>
            <w:tcW w:w="1177" w:type="dxa"/>
          </w:tcPr>
          <w:p w14:paraId="51FAD244"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5972CF5B" w14:textId="77777777" w:rsidTr="00740C5F">
        <w:trPr>
          <w:trHeight w:val="905"/>
        </w:trPr>
        <w:tc>
          <w:tcPr>
            <w:tcW w:w="749" w:type="dxa"/>
          </w:tcPr>
          <w:p w14:paraId="186DB93B" w14:textId="77777777" w:rsidR="00740C5F" w:rsidRDefault="00740C5F" w:rsidP="00346B66">
            <w:pPr>
              <w:ind w:firstLine="0"/>
              <w:jc w:val="center"/>
              <w:rPr>
                <w:rFonts w:cs="Times New Roman"/>
              </w:rPr>
            </w:pPr>
            <w:r>
              <w:rPr>
                <w:rFonts w:cs="Times New Roman"/>
              </w:rPr>
              <w:t>1.5</w:t>
            </w:r>
          </w:p>
        </w:tc>
        <w:tc>
          <w:tcPr>
            <w:tcW w:w="1344" w:type="dxa"/>
          </w:tcPr>
          <w:p w14:paraId="4467BCB0" w14:textId="77777777" w:rsidR="00740C5F" w:rsidRPr="007C25F6" w:rsidRDefault="00740C5F" w:rsidP="00346B66">
            <w:pPr>
              <w:ind w:firstLine="0"/>
              <w:jc w:val="center"/>
              <w:rPr>
                <w:rFonts w:cs="Times New Roman"/>
              </w:rPr>
            </w:pPr>
            <w:r>
              <w:rPr>
                <w:rFonts w:cs="Times New Roman"/>
              </w:rPr>
              <w:t>Creando los departamentos de la empresa</w:t>
            </w:r>
          </w:p>
        </w:tc>
        <w:tc>
          <w:tcPr>
            <w:tcW w:w="2126" w:type="dxa"/>
          </w:tcPr>
          <w:p w14:paraId="5ABE84E0"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crear departamentos para organizar la estructura de la empresa.</w:t>
            </w:r>
          </w:p>
        </w:tc>
        <w:tc>
          <w:tcPr>
            <w:tcW w:w="1701" w:type="dxa"/>
          </w:tcPr>
          <w:p w14:paraId="59FC7684" w14:textId="77777777" w:rsidR="00740C5F" w:rsidRPr="007C25F6" w:rsidRDefault="00740C5F" w:rsidP="00346B66">
            <w:pPr>
              <w:ind w:firstLine="0"/>
              <w:jc w:val="center"/>
              <w:rPr>
                <w:rFonts w:cs="Times New Roman"/>
              </w:rPr>
            </w:pPr>
            <w:r w:rsidRPr="0039364F">
              <w:rPr>
                <w:rFonts w:cs="Times New Roman"/>
              </w:rPr>
              <w:t>Diseñar y crear vista de departamentos, formulario de creación, importar información y diseño de lista con departamentos creados.</w:t>
            </w:r>
          </w:p>
        </w:tc>
        <w:tc>
          <w:tcPr>
            <w:tcW w:w="1134" w:type="dxa"/>
          </w:tcPr>
          <w:p w14:paraId="455B8A6F" w14:textId="77777777" w:rsidR="00740C5F" w:rsidRPr="007C25F6" w:rsidRDefault="00740C5F" w:rsidP="00346B66">
            <w:pPr>
              <w:ind w:firstLine="0"/>
              <w:jc w:val="center"/>
              <w:rPr>
                <w:rFonts w:cs="Times New Roman"/>
              </w:rPr>
            </w:pPr>
            <w:r>
              <w:rPr>
                <w:rFonts w:cs="Times New Roman"/>
              </w:rPr>
              <w:t>Alta</w:t>
            </w:r>
          </w:p>
        </w:tc>
        <w:tc>
          <w:tcPr>
            <w:tcW w:w="1276" w:type="dxa"/>
          </w:tcPr>
          <w:p w14:paraId="63DA8E0D" w14:textId="77777777" w:rsidR="00740C5F" w:rsidRPr="007C25F6" w:rsidRDefault="00740C5F" w:rsidP="00346B66">
            <w:pPr>
              <w:ind w:firstLine="0"/>
              <w:jc w:val="center"/>
              <w:rPr>
                <w:rFonts w:cs="Times New Roman"/>
              </w:rPr>
            </w:pPr>
            <w:r>
              <w:rPr>
                <w:rFonts w:cs="Times New Roman"/>
              </w:rPr>
              <w:t>7</w:t>
            </w:r>
          </w:p>
        </w:tc>
        <w:tc>
          <w:tcPr>
            <w:tcW w:w="1177" w:type="dxa"/>
          </w:tcPr>
          <w:p w14:paraId="52887EBC" w14:textId="77777777" w:rsidR="00740C5F" w:rsidRPr="007C25F6" w:rsidRDefault="00740C5F" w:rsidP="00346B66">
            <w:pPr>
              <w:ind w:firstLine="0"/>
              <w:jc w:val="center"/>
              <w:rPr>
                <w:rFonts w:cs="Times New Roman"/>
              </w:rPr>
            </w:pPr>
            <w:r>
              <w:rPr>
                <w:rFonts w:cs="Times New Roman"/>
              </w:rPr>
              <w:t xml:space="preserve">En proceso </w:t>
            </w:r>
          </w:p>
        </w:tc>
      </w:tr>
      <w:tr w:rsidR="00740C5F" w:rsidRPr="007C25F6" w14:paraId="584047BE" w14:textId="77777777" w:rsidTr="00740C5F">
        <w:trPr>
          <w:trHeight w:val="905"/>
        </w:trPr>
        <w:tc>
          <w:tcPr>
            <w:tcW w:w="749" w:type="dxa"/>
          </w:tcPr>
          <w:p w14:paraId="2489C6D4" w14:textId="77777777" w:rsidR="00740C5F" w:rsidRDefault="00740C5F" w:rsidP="00346B66">
            <w:pPr>
              <w:ind w:firstLine="0"/>
              <w:jc w:val="center"/>
              <w:rPr>
                <w:rFonts w:cs="Times New Roman"/>
              </w:rPr>
            </w:pPr>
            <w:r>
              <w:rPr>
                <w:rFonts w:cs="Times New Roman"/>
              </w:rPr>
              <w:t>1.8</w:t>
            </w:r>
          </w:p>
        </w:tc>
        <w:tc>
          <w:tcPr>
            <w:tcW w:w="1344" w:type="dxa"/>
          </w:tcPr>
          <w:p w14:paraId="549D74A7" w14:textId="77777777" w:rsidR="00740C5F" w:rsidRPr="007C25F6" w:rsidRDefault="00740C5F" w:rsidP="00346B66">
            <w:pPr>
              <w:ind w:firstLine="0"/>
              <w:jc w:val="center"/>
              <w:rPr>
                <w:rFonts w:cs="Times New Roman"/>
              </w:rPr>
            </w:pPr>
            <w:r>
              <w:rPr>
                <w:rFonts w:cs="Times New Roman"/>
              </w:rPr>
              <w:t>Motivo de permiso</w:t>
            </w:r>
          </w:p>
        </w:tc>
        <w:tc>
          <w:tcPr>
            <w:tcW w:w="2126" w:type="dxa"/>
          </w:tcPr>
          <w:p w14:paraId="37910901"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crear motivos de permisos para registrar adecuadamente las </w:t>
            </w:r>
            <w:r w:rsidRPr="0039364F">
              <w:rPr>
                <w:rFonts w:cs="Times New Roman"/>
              </w:rPr>
              <w:lastRenderedPageBreak/>
              <w:t>solicitudes de los empleados.</w:t>
            </w:r>
          </w:p>
        </w:tc>
        <w:tc>
          <w:tcPr>
            <w:tcW w:w="1701" w:type="dxa"/>
          </w:tcPr>
          <w:p w14:paraId="52133923" w14:textId="77777777" w:rsidR="00740C5F" w:rsidRPr="007C25F6" w:rsidRDefault="00740C5F" w:rsidP="00346B66">
            <w:pPr>
              <w:ind w:firstLine="0"/>
              <w:jc w:val="center"/>
              <w:rPr>
                <w:rFonts w:cs="Times New Roman"/>
              </w:rPr>
            </w:pPr>
            <w:r w:rsidRPr="0039364F">
              <w:rPr>
                <w:rFonts w:cs="Times New Roman"/>
              </w:rPr>
              <w:lastRenderedPageBreak/>
              <w:t xml:space="preserve">Diseñar y crear vista de motivos de permiso, formulario de creación, </w:t>
            </w:r>
            <w:r w:rsidRPr="0039364F">
              <w:rPr>
                <w:rFonts w:cs="Times New Roman"/>
              </w:rPr>
              <w:lastRenderedPageBreak/>
              <w:t>importar información y diseñar lista de motivos registrados.</w:t>
            </w:r>
          </w:p>
        </w:tc>
        <w:tc>
          <w:tcPr>
            <w:tcW w:w="1134" w:type="dxa"/>
          </w:tcPr>
          <w:p w14:paraId="4683E262" w14:textId="77777777" w:rsidR="00740C5F" w:rsidRPr="007C25F6" w:rsidRDefault="00740C5F" w:rsidP="00346B66">
            <w:pPr>
              <w:ind w:firstLine="0"/>
              <w:jc w:val="center"/>
              <w:rPr>
                <w:rFonts w:cs="Times New Roman"/>
              </w:rPr>
            </w:pPr>
            <w:r>
              <w:rPr>
                <w:rFonts w:cs="Times New Roman"/>
              </w:rPr>
              <w:lastRenderedPageBreak/>
              <w:t>Media</w:t>
            </w:r>
          </w:p>
        </w:tc>
        <w:tc>
          <w:tcPr>
            <w:tcW w:w="1276" w:type="dxa"/>
          </w:tcPr>
          <w:p w14:paraId="4C90AE4E" w14:textId="77777777" w:rsidR="00740C5F" w:rsidRPr="007C25F6" w:rsidRDefault="00740C5F" w:rsidP="00346B66">
            <w:pPr>
              <w:ind w:firstLine="0"/>
              <w:jc w:val="center"/>
              <w:rPr>
                <w:rFonts w:cs="Times New Roman"/>
              </w:rPr>
            </w:pPr>
            <w:r>
              <w:rPr>
                <w:rFonts w:cs="Times New Roman"/>
              </w:rPr>
              <w:t>6</w:t>
            </w:r>
          </w:p>
        </w:tc>
        <w:tc>
          <w:tcPr>
            <w:tcW w:w="1177" w:type="dxa"/>
          </w:tcPr>
          <w:p w14:paraId="657BC4F8"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15480127" w14:textId="77777777" w:rsidTr="00740C5F">
        <w:trPr>
          <w:trHeight w:val="905"/>
        </w:trPr>
        <w:tc>
          <w:tcPr>
            <w:tcW w:w="749" w:type="dxa"/>
          </w:tcPr>
          <w:p w14:paraId="350D2236" w14:textId="77777777" w:rsidR="00740C5F" w:rsidRDefault="00740C5F" w:rsidP="00346B66">
            <w:pPr>
              <w:ind w:firstLine="0"/>
              <w:jc w:val="center"/>
              <w:rPr>
                <w:rFonts w:cs="Times New Roman"/>
              </w:rPr>
            </w:pPr>
            <w:r>
              <w:rPr>
                <w:rFonts w:cs="Times New Roman"/>
              </w:rPr>
              <w:t>1.11</w:t>
            </w:r>
          </w:p>
        </w:tc>
        <w:tc>
          <w:tcPr>
            <w:tcW w:w="1344" w:type="dxa"/>
          </w:tcPr>
          <w:p w14:paraId="53E63175" w14:textId="77777777" w:rsidR="00740C5F" w:rsidRPr="007C25F6" w:rsidRDefault="00740C5F" w:rsidP="00346B66">
            <w:pPr>
              <w:ind w:firstLine="0"/>
              <w:jc w:val="center"/>
              <w:rPr>
                <w:rFonts w:cs="Times New Roman"/>
              </w:rPr>
            </w:pPr>
            <w:r>
              <w:rPr>
                <w:rFonts w:cs="Times New Roman"/>
              </w:rPr>
              <w:t>Creando tipo de contratos con su correspondiente descripción</w:t>
            </w:r>
          </w:p>
        </w:tc>
        <w:tc>
          <w:tcPr>
            <w:tcW w:w="2126" w:type="dxa"/>
          </w:tcPr>
          <w:p w14:paraId="4104260D"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crear tipos de contratos con sus descripciones para formalizar correctamente a los empleados.</w:t>
            </w:r>
          </w:p>
        </w:tc>
        <w:tc>
          <w:tcPr>
            <w:tcW w:w="1701" w:type="dxa"/>
          </w:tcPr>
          <w:p w14:paraId="5734A4AD" w14:textId="77777777" w:rsidR="00740C5F" w:rsidRPr="007C25F6" w:rsidRDefault="00740C5F" w:rsidP="00346B66">
            <w:pPr>
              <w:ind w:firstLine="0"/>
              <w:jc w:val="center"/>
              <w:rPr>
                <w:rFonts w:cs="Times New Roman"/>
              </w:rPr>
            </w:pPr>
            <w:r w:rsidRPr="0039364F">
              <w:rPr>
                <w:rFonts w:cs="Times New Roman"/>
              </w:rPr>
              <w:t>Diseñar y crear vista de contratos, formulario de creación, importar información y diseñar lista con tipos de contratos.</w:t>
            </w:r>
          </w:p>
        </w:tc>
        <w:tc>
          <w:tcPr>
            <w:tcW w:w="1134" w:type="dxa"/>
          </w:tcPr>
          <w:p w14:paraId="199E6687" w14:textId="77777777" w:rsidR="00740C5F" w:rsidRPr="007C25F6" w:rsidRDefault="00740C5F" w:rsidP="00346B66">
            <w:pPr>
              <w:ind w:firstLine="0"/>
              <w:jc w:val="center"/>
              <w:rPr>
                <w:rFonts w:cs="Times New Roman"/>
              </w:rPr>
            </w:pPr>
            <w:r>
              <w:rPr>
                <w:rFonts w:cs="Times New Roman"/>
              </w:rPr>
              <w:t>Alta</w:t>
            </w:r>
          </w:p>
        </w:tc>
        <w:tc>
          <w:tcPr>
            <w:tcW w:w="1276" w:type="dxa"/>
          </w:tcPr>
          <w:p w14:paraId="6CD00F2C" w14:textId="77777777" w:rsidR="00740C5F" w:rsidRPr="007C25F6" w:rsidRDefault="00740C5F" w:rsidP="00346B66">
            <w:pPr>
              <w:ind w:firstLine="0"/>
              <w:jc w:val="center"/>
              <w:rPr>
                <w:rFonts w:cs="Times New Roman"/>
              </w:rPr>
            </w:pPr>
            <w:r>
              <w:rPr>
                <w:rFonts w:cs="Times New Roman"/>
              </w:rPr>
              <w:t>7</w:t>
            </w:r>
          </w:p>
        </w:tc>
        <w:tc>
          <w:tcPr>
            <w:tcW w:w="1177" w:type="dxa"/>
          </w:tcPr>
          <w:p w14:paraId="04E30BCA"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25EA94B7" w14:textId="77777777" w:rsidTr="00740C5F">
        <w:trPr>
          <w:trHeight w:val="905"/>
        </w:trPr>
        <w:tc>
          <w:tcPr>
            <w:tcW w:w="749" w:type="dxa"/>
          </w:tcPr>
          <w:p w14:paraId="0660F490" w14:textId="77777777" w:rsidR="00740C5F" w:rsidRDefault="00740C5F" w:rsidP="00346B66">
            <w:pPr>
              <w:ind w:firstLine="0"/>
              <w:jc w:val="center"/>
              <w:rPr>
                <w:rFonts w:cs="Times New Roman"/>
              </w:rPr>
            </w:pPr>
            <w:r>
              <w:rPr>
                <w:rFonts w:cs="Times New Roman"/>
              </w:rPr>
              <w:t>1.14</w:t>
            </w:r>
          </w:p>
        </w:tc>
        <w:tc>
          <w:tcPr>
            <w:tcW w:w="1344" w:type="dxa"/>
          </w:tcPr>
          <w:p w14:paraId="5092DF0D" w14:textId="77777777" w:rsidR="00740C5F" w:rsidRPr="007C25F6" w:rsidRDefault="00740C5F" w:rsidP="00346B66">
            <w:pPr>
              <w:ind w:firstLine="0"/>
              <w:jc w:val="center"/>
              <w:rPr>
                <w:rFonts w:cs="Times New Roman"/>
              </w:rPr>
            </w:pPr>
            <w:r>
              <w:rPr>
                <w:rFonts w:cs="Times New Roman"/>
              </w:rPr>
              <w:t>Creando tipo de vacaciones</w:t>
            </w:r>
          </w:p>
        </w:tc>
        <w:tc>
          <w:tcPr>
            <w:tcW w:w="2126" w:type="dxa"/>
          </w:tcPr>
          <w:p w14:paraId="2D83CC0B"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crear tipos de vacaciones para gestionar correctamente las licencias de los empleados.</w:t>
            </w:r>
          </w:p>
        </w:tc>
        <w:tc>
          <w:tcPr>
            <w:tcW w:w="1701" w:type="dxa"/>
          </w:tcPr>
          <w:p w14:paraId="34377F10" w14:textId="77777777" w:rsidR="00740C5F" w:rsidRPr="007C25F6" w:rsidRDefault="00740C5F" w:rsidP="00346B66">
            <w:pPr>
              <w:ind w:firstLine="0"/>
              <w:jc w:val="center"/>
              <w:rPr>
                <w:rFonts w:cs="Times New Roman"/>
              </w:rPr>
            </w:pPr>
            <w:r w:rsidRPr="0039364F">
              <w:rPr>
                <w:rFonts w:cs="Times New Roman"/>
              </w:rPr>
              <w:t>Diseñar y crear vista de vacaciones, formulario de creación, importar información y diseñar lista con tipos de vacaciones.</w:t>
            </w:r>
          </w:p>
        </w:tc>
        <w:tc>
          <w:tcPr>
            <w:tcW w:w="1134" w:type="dxa"/>
          </w:tcPr>
          <w:p w14:paraId="50126413" w14:textId="77777777" w:rsidR="00740C5F" w:rsidRPr="007C25F6" w:rsidRDefault="00740C5F" w:rsidP="00346B66">
            <w:pPr>
              <w:ind w:firstLine="0"/>
              <w:jc w:val="center"/>
              <w:rPr>
                <w:rFonts w:cs="Times New Roman"/>
              </w:rPr>
            </w:pPr>
            <w:r>
              <w:rPr>
                <w:rFonts w:cs="Times New Roman"/>
              </w:rPr>
              <w:t>Media</w:t>
            </w:r>
          </w:p>
        </w:tc>
        <w:tc>
          <w:tcPr>
            <w:tcW w:w="1276" w:type="dxa"/>
          </w:tcPr>
          <w:p w14:paraId="6C960FE1" w14:textId="77777777" w:rsidR="00740C5F" w:rsidRPr="007C25F6" w:rsidRDefault="00740C5F" w:rsidP="00346B66">
            <w:pPr>
              <w:ind w:firstLine="0"/>
              <w:jc w:val="center"/>
              <w:rPr>
                <w:rFonts w:cs="Times New Roman"/>
              </w:rPr>
            </w:pPr>
            <w:r>
              <w:rPr>
                <w:rFonts w:cs="Times New Roman"/>
              </w:rPr>
              <w:t>7</w:t>
            </w:r>
          </w:p>
        </w:tc>
        <w:tc>
          <w:tcPr>
            <w:tcW w:w="1177" w:type="dxa"/>
          </w:tcPr>
          <w:p w14:paraId="53EC28EB"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4FDAD384" w14:textId="77777777" w:rsidTr="00740C5F">
        <w:trPr>
          <w:trHeight w:val="905"/>
        </w:trPr>
        <w:tc>
          <w:tcPr>
            <w:tcW w:w="749" w:type="dxa"/>
          </w:tcPr>
          <w:p w14:paraId="3358060D" w14:textId="77777777" w:rsidR="00740C5F" w:rsidRDefault="00740C5F" w:rsidP="00346B66">
            <w:pPr>
              <w:ind w:firstLine="0"/>
              <w:jc w:val="center"/>
              <w:rPr>
                <w:rFonts w:cs="Times New Roman"/>
              </w:rPr>
            </w:pPr>
            <w:r>
              <w:rPr>
                <w:rFonts w:cs="Times New Roman"/>
              </w:rPr>
              <w:t>1.17</w:t>
            </w:r>
          </w:p>
        </w:tc>
        <w:tc>
          <w:tcPr>
            <w:tcW w:w="1344" w:type="dxa"/>
          </w:tcPr>
          <w:p w14:paraId="52ECE4D5" w14:textId="77777777" w:rsidR="00740C5F" w:rsidRPr="007C25F6" w:rsidRDefault="00740C5F" w:rsidP="00346B66">
            <w:pPr>
              <w:ind w:firstLine="0"/>
              <w:jc w:val="center"/>
              <w:rPr>
                <w:rFonts w:cs="Times New Roman"/>
              </w:rPr>
            </w:pPr>
            <w:r>
              <w:rPr>
                <w:rFonts w:cs="Times New Roman"/>
              </w:rPr>
              <w:t>Creando una sucursal</w:t>
            </w:r>
          </w:p>
        </w:tc>
        <w:tc>
          <w:tcPr>
            <w:tcW w:w="2126" w:type="dxa"/>
          </w:tcPr>
          <w:p w14:paraId="65139D7D"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registrar sucursales de la empresa para </w:t>
            </w:r>
            <w:r w:rsidRPr="0039364F">
              <w:rPr>
                <w:rFonts w:cs="Times New Roman"/>
              </w:rPr>
              <w:lastRenderedPageBreak/>
              <w:t>organizar mejor las ubicaciones.</w:t>
            </w:r>
          </w:p>
        </w:tc>
        <w:tc>
          <w:tcPr>
            <w:tcW w:w="1701" w:type="dxa"/>
          </w:tcPr>
          <w:p w14:paraId="3C8DA3A5" w14:textId="77777777" w:rsidR="00740C5F" w:rsidRPr="007C25F6" w:rsidRDefault="00740C5F" w:rsidP="00346B66">
            <w:pPr>
              <w:ind w:firstLine="0"/>
              <w:jc w:val="center"/>
              <w:rPr>
                <w:rFonts w:cs="Times New Roman"/>
              </w:rPr>
            </w:pPr>
            <w:r w:rsidRPr="0039364F">
              <w:rPr>
                <w:rFonts w:cs="Times New Roman"/>
              </w:rPr>
              <w:lastRenderedPageBreak/>
              <w:t xml:space="preserve">Diseñar y crear vista de sucursales, formulario de creación, </w:t>
            </w:r>
            <w:r w:rsidRPr="0039364F">
              <w:rPr>
                <w:rFonts w:cs="Times New Roman"/>
              </w:rPr>
              <w:lastRenderedPageBreak/>
              <w:t>importar información y diseñar lista con sucursales registradas.</w:t>
            </w:r>
          </w:p>
        </w:tc>
        <w:tc>
          <w:tcPr>
            <w:tcW w:w="1134" w:type="dxa"/>
          </w:tcPr>
          <w:p w14:paraId="20CBC59D" w14:textId="77777777" w:rsidR="00740C5F" w:rsidRPr="007C25F6" w:rsidRDefault="00740C5F" w:rsidP="00346B66">
            <w:pPr>
              <w:ind w:firstLine="0"/>
              <w:jc w:val="center"/>
              <w:rPr>
                <w:rFonts w:cs="Times New Roman"/>
              </w:rPr>
            </w:pPr>
            <w:r>
              <w:rPr>
                <w:rFonts w:cs="Times New Roman"/>
              </w:rPr>
              <w:lastRenderedPageBreak/>
              <w:t>Alta</w:t>
            </w:r>
          </w:p>
        </w:tc>
        <w:tc>
          <w:tcPr>
            <w:tcW w:w="1276" w:type="dxa"/>
          </w:tcPr>
          <w:p w14:paraId="4468D540" w14:textId="77777777" w:rsidR="00740C5F" w:rsidRPr="007C25F6" w:rsidRDefault="00740C5F" w:rsidP="00346B66">
            <w:pPr>
              <w:ind w:firstLine="0"/>
              <w:jc w:val="center"/>
              <w:rPr>
                <w:rFonts w:cs="Times New Roman"/>
              </w:rPr>
            </w:pPr>
            <w:r>
              <w:rPr>
                <w:rFonts w:cs="Times New Roman"/>
              </w:rPr>
              <w:t>8</w:t>
            </w:r>
          </w:p>
        </w:tc>
        <w:tc>
          <w:tcPr>
            <w:tcW w:w="1177" w:type="dxa"/>
          </w:tcPr>
          <w:p w14:paraId="04C9E174"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06184BCE" w14:textId="77777777" w:rsidTr="00740C5F">
        <w:trPr>
          <w:trHeight w:val="905"/>
        </w:trPr>
        <w:tc>
          <w:tcPr>
            <w:tcW w:w="749" w:type="dxa"/>
          </w:tcPr>
          <w:p w14:paraId="18F14785" w14:textId="77777777" w:rsidR="00740C5F" w:rsidRDefault="00740C5F" w:rsidP="00346B66">
            <w:pPr>
              <w:ind w:firstLine="0"/>
              <w:jc w:val="center"/>
              <w:rPr>
                <w:rFonts w:cs="Times New Roman"/>
              </w:rPr>
            </w:pPr>
            <w:r>
              <w:rPr>
                <w:rFonts w:cs="Times New Roman"/>
              </w:rPr>
              <w:t>1.20</w:t>
            </w:r>
          </w:p>
        </w:tc>
        <w:tc>
          <w:tcPr>
            <w:tcW w:w="1344" w:type="dxa"/>
          </w:tcPr>
          <w:p w14:paraId="7B51879D" w14:textId="77777777" w:rsidR="00740C5F" w:rsidRPr="007C25F6" w:rsidRDefault="00740C5F" w:rsidP="00346B66">
            <w:pPr>
              <w:ind w:firstLine="0"/>
              <w:jc w:val="center"/>
              <w:rPr>
                <w:rFonts w:cs="Times New Roman"/>
              </w:rPr>
            </w:pPr>
            <w:r>
              <w:rPr>
                <w:rFonts w:cs="Times New Roman"/>
              </w:rPr>
              <w:t>Creando nuevo centro de costo</w:t>
            </w:r>
          </w:p>
        </w:tc>
        <w:tc>
          <w:tcPr>
            <w:tcW w:w="2126" w:type="dxa"/>
          </w:tcPr>
          <w:p w14:paraId="01CC8B20"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crear centros de costos para gestionar los recursos financieros de la empresa.</w:t>
            </w:r>
          </w:p>
        </w:tc>
        <w:tc>
          <w:tcPr>
            <w:tcW w:w="1701" w:type="dxa"/>
          </w:tcPr>
          <w:p w14:paraId="1F01EC1F" w14:textId="77777777" w:rsidR="00740C5F" w:rsidRPr="007C25F6" w:rsidRDefault="00740C5F" w:rsidP="00346B66">
            <w:pPr>
              <w:ind w:firstLine="0"/>
              <w:jc w:val="center"/>
              <w:rPr>
                <w:rFonts w:cs="Times New Roman"/>
              </w:rPr>
            </w:pPr>
            <w:r w:rsidRPr="0039364F">
              <w:rPr>
                <w:rFonts w:cs="Times New Roman"/>
              </w:rPr>
              <w:t>Diseñar y crear vista de centros de costo, formulario de creación, importar información y diseñar lista de centros registrados.</w:t>
            </w:r>
          </w:p>
        </w:tc>
        <w:tc>
          <w:tcPr>
            <w:tcW w:w="1134" w:type="dxa"/>
          </w:tcPr>
          <w:p w14:paraId="27CC1C29" w14:textId="77777777" w:rsidR="00740C5F" w:rsidRPr="007C25F6" w:rsidRDefault="00740C5F" w:rsidP="00346B66">
            <w:pPr>
              <w:ind w:firstLine="0"/>
              <w:jc w:val="center"/>
              <w:rPr>
                <w:rFonts w:cs="Times New Roman"/>
              </w:rPr>
            </w:pPr>
            <w:r>
              <w:rPr>
                <w:rFonts w:cs="Times New Roman"/>
              </w:rPr>
              <w:t>Alta</w:t>
            </w:r>
          </w:p>
        </w:tc>
        <w:tc>
          <w:tcPr>
            <w:tcW w:w="1276" w:type="dxa"/>
          </w:tcPr>
          <w:p w14:paraId="5C611288" w14:textId="77777777" w:rsidR="00740C5F" w:rsidRPr="007C25F6" w:rsidRDefault="00740C5F" w:rsidP="00346B66">
            <w:pPr>
              <w:ind w:firstLine="0"/>
              <w:jc w:val="center"/>
              <w:rPr>
                <w:rFonts w:cs="Times New Roman"/>
              </w:rPr>
            </w:pPr>
            <w:r>
              <w:rPr>
                <w:rFonts w:cs="Times New Roman"/>
              </w:rPr>
              <w:t>7</w:t>
            </w:r>
          </w:p>
        </w:tc>
        <w:tc>
          <w:tcPr>
            <w:tcW w:w="1177" w:type="dxa"/>
          </w:tcPr>
          <w:p w14:paraId="1310C9BE"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49E4F8F6" w14:textId="77777777" w:rsidTr="00740C5F">
        <w:trPr>
          <w:trHeight w:val="905"/>
        </w:trPr>
        <w:tc>
          <w:tcPr>
            <w:tcW w:w="749" w:type="dxa"/>
          </w:tcPr>
          <w:p w14:paraId="6D20BFC7" w14:textId="77777777" w:rsidR="00740C5F" w:rsidRDefault="00740C5F" w:rsidP="00346B66">
            <w:pPr>
              <w:ind w:firstLine="0"/>
              <w:jc w:val="center"/>
              <w:rPr>
                <w:rFonts w:cs="Times New Roman"/>
              </w:rPr>
            </w:pPr>
            <w:r>
              <w:rPr>
                <w:rFonts w:cs="Times New Roman"/>
              </w:rPr>
              <w:t>2.5</w:t>
            </w:r>
          </w:p>
        </w:tc>
        <w:tc>
          <w:tcPr>
            <w:tcW w:w="1344" w:type="dxa"/>
          </w:tcPr>
          <w:p w14:paraId="1C6A1A00" w14:textId="77777777" w:rsidR="00740C5F" w:rsidRPr="007C25F6" w:rsidRDefault="00740C5F" w:rsidP="00346B66">
            <w:pPr>
              <w:ind w:firstLine="0"/>
              <w:jc w:val="center"/>
              <w:rPr>
                <w:rFonts w:cs="Times New Roman"/>
              </w:rPr>
            </w:pPr>
            <w:r>
              <w:rPr>
                <w:rFonts w:cs="Times New Roman"/>
              </w:rPr>
              <w:t>Guardando datos de empleado</w:t>
            </w:r>
          </w:p>
        </w:tc>
        <w:tc>
          <w:tcPr>
            <w:tcW w:w="2126" w:type="dxa"/>
          </w:tcPr>
          <w:p w14:paraId="2D742A46"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guardar datos de los empleados para mantener actualizado el registro del personal.</w:t>
            </w:r>
          </w:p>
        </w:tc>
        <w:tc>
          <w:tcPr>
            <w:tcW w:w="1701" w:type="dxa"/>
          </w:tcPr>
          <w:p w14:paraId="5C8682B7" w14:textId="77777777" w:rsidR="00740C5F" w:rsidRPr="007C25F6" w:rsidRDefault="00740C5F" w:rsidP="00346B66">
            <w:pPr>
              <w:ind w:firstLine="0"/>
              <w:jc w:val="center"/>
              <w:rPr>
                <w:rFonts w:cs="Times New Roman"/>
              </w:rPr>
            </w:pPr>
            <w:r w:rsidRPr="0039364F">
              <w:rPr>
                <w:rFonts w:cs="Times New Roman"/>
              </w:rPr>
              <w:t>Diseñar y crear vista de empleado, formulario de datos, validación de campos, importar información y diseñar lista con empleados actualizados.</w:t>
            </w:r>
          </w:p>
        </w:tc>
        <w:tc>
          <w:tcPr>
            <w:tcW w:w="1134" w:type="dxa"/>
          </w:tcPr>
          <w:p w14:paraId="2F5184AB" w14:textId="77777777" w:rsidR="00740C5F" w:rsidRPr="007C25F6" w:rsidRDefault="00740C5F" w:rsidP="00346B66">
            <w:pPr>
              <w:ind w:firstLine="0"/>
              <w:jc w:val="center"/>
              <w:rPr>
                <w:rFonts w:cs="Times New Roman"/>
              </w:rPr>
            </w:pPr>
            <w:r>
              <w:rPr>
                <w:rFonts w:cs="Times New Roman"/>
              </w:rPr>
              <w:t>Alta</w:t>
            </w:r>
          </w:p>
        </w:tc>
        <w:tc>
          <w:tcPr>
            <w:tcW w:w="1276" w:type="dxa"/>
          </w:tcPr>
          <w:p w14:paraId="655B53F5" w14:textId="77777777" w:rsidR="00740C5F" w:rsidRPr="007C25F6" w:rsidRDefault="00740C5F" w:rsidP="00346B66">
            <w:pPr>
              <w:ind w:firstLine="0"/>
              <w:jc w:val="center"/>
              <w:rPr>
                <w:rFonts w:cs="Times New Roman"/>
              </w:rPr>
            </w:pPr>
            <w:r>
              <w:rPr>
                <w:rFonts w:cs="Times New Roman"/>
              </w:rPr>
              <w:t>8</w:t>
            </w:r>
          </w:p>
        </w:tc>
        <w:tc>
          <w:tcPr>
            <w:tcW w:w="1177" w:type="dxa"/>
          </w:tcPr>
          <w:p w14:paraId="7BB0D4E9"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6789D880" w14:textId="77777777" w:rsidTr="00740C5F">
        <w:trPr>
          <w:trHeight w:val="905"/>
        </w:trPr>
        <w:tc>
          <w:tcPr>
            <w:tcW w:w="749" w:type="dxa"/>
          </w:tcPr>
          <w:p w14:paraId="702FDB31" w14:textId="77777777" w:rsidR="00740C5F" w:rsidRDefault="00740C5F" w:rsidP="00346B66">
            <w:pPr>
              <w:ind w:firstLine="0"/>
              <w:jc w:val="center"/>
              <w:rPr>
                <w:rFonts w:cs="Times New Roman"/>
              </w:rPr>
            </w:pPr>
            <w:r>
              <w:rPr>
                <w:rFonts w:cs="Times New Roman"/>
              </w:rPr>
              <w:lastRenderedPageBreak/>
              <w:t>3.1.1</w:t>
            </w:r>
          </w:p>
        </w:tc>
        <w:tc>
          <w:tcPr>
            <w:tcW w:w="1344" w:type="dxa"/>
          </w:tcPr>
          <w:p w14:paraId="76F8E13B" w14:textId="77777777" w:rsidR="00740C5F" w:rsidRPr="007C25F6" w:rsidRDefault="00740C5F" w:rsidP="00346B66">
            <w:pPr>
              <w:ind w:firstLine="0"/>
              <w:jc w:val="center"/>
              <w:rPr>
                <w:rFonts w:cs="Times New Roman"/>
              </w:rPr>
            </w:pPr>
            <w:r>
              <w:rPr>
                <w:rFonts w:cs="Times New Roman"/>
              </w:rPr>
              <w:t>Asignando vacaciones a empleado</w:t>
            </w:r>
          </w:p>
        </w:tc>
        <w:tc>
          <w:tcPr>
            <w:tcW w:w="2126" w:type="dxa"/>
          </w:tcPr>
          <w:p w14:paraId="44E58D25"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asignar vacaciones a los empleados para organizar sus periodos de descanso.</w:t>
            </w:r>
          </w:p>
        </w:tc>
        <w:tc>
          <w:tcPr>
            <w:tcW w:w="1701" w:type="dxa"/>
          </w:tcPr>
          <w:p w14:paraId="35648FE5" w14:textId="77777777" w:rsidR="00740C5F" w:rsidRPr="007C25F6" w:rsidRDefault="00740C5F" w:rsidP="00346B66">
            <w:pPr>
              <w:ind w:firstLine="0"/>
              <w:jc w:val="center"/>
              <w:rPr>
                <w:rFonts w:cs="Times New Roman"/>
              </w:rPr>
            </w:pPr>
            <w:r w:rsidRPr="0039364F">
              <w:rPr>
                <w:rFonts w:cs="Times New Roman"/>
              </w:rPr>
              <w:t>Diseñar y crear vista de asignación de vacaciones, importar información de empleados y diseñar lista con campos de fechas y periodos.</w:t>
            </w:r>
          </w:p>
        </w:tc>
        <w:tc>
          <w:tcPr>
            <w:tcW w:w="1134" w:type="dxa"/>
          </w:tcPr>
          <w:p w14:paraId="6DF11AA8" w14:textId="77777777" w:rsidR="00740C5F" w:rsidRPr="007C25F6" w:rsidRDefault="00740C5F" w:rsidP="00346B66">
            <w:pPr>
              <w:ind w:firstLine="0"/>
              <w:jc w:val="center"/>
              <w:rPr>
                <w:rFonts w:cs="Times New Roman"/>
              </w:rPr>
            </w:pPr>
            <w:r>
              <w:rPr>
                <w:rFonts w:cs="Times New Roman"/>
              </w:rPr>
              <w:t>Alta</w:t>
            </w:r>
          </w:p>
        </w:tc>
        <w:tc>
          <w:tcPr>
            <w:tcW w:w="1276" w:type="dxa"/>
          </w:tcPr>
          <w:p w14:paraId="55989066" w14:textId="77777777" w:rsidR="00740C5F" w:rsidRPr="007C25F6" w:rsidRDefault="00740C5F" w:rsidP="00346B66">
            <w:pPr>
              <w:ind w:firstLine="0"/>
              <w:jc w:val="center"/>
              <w:rPr>
                <w:rFonts w:cs="Times New Roman"/>
              </w:rPr>
            </w:pPr>
            <w:r>
              <w:rPr>
                <w:rFonts w:cs="Times New Roman"/>
              </w:rPr>
              <w:t>8</w:t>
            </w:r>
          </w:p>
        </w:tc>
        <w:tc>
          <w:tcPr>
            <w:tcW w:w="1177" w:type="dxa"/>
          </w:tcPr>
          <w:p w14:paraId="58E86C26"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1FC85B14" w14:textId="77777777" w:rsidTr="00740C5F">
        <w:trPr>
          <w:trHeight w:val="905"/>
        </w:trPr>
        <w:tc>
          <w:tcPr>
            <w:tcW w:w="749" w:type="dxa"/>
          </w:tcPr>
          <w:p w14:paraId="2E439984" w14:textId="77777777" w:rsidR="00740C5F" w:rsidRDefault="00740C5F" w:rsidP="00346B66">
            <w:pPr>
              <w:ind w:firstLine="0"/>
              <w:jc w:val="center"/>
              <w:rPr>
                <w:rFonts w:cs="Times New Roman"/>
              </w:rPr>
            </w:pPr>
            <w:r>
              <w:rPr>
                <w:rFonts w:cs="Times New Roman"/>
              </w:rPr>
              <w:t>3.1.2</w:t>
            </w:r>
          </w:p>
        </w:tc>
        <w:tc>
          <w:tcPr>
            <w:tcW w:w="1344" w:type="dxa"/>
          </w:tcPr>
          <w:p w14:paraId="72652FD2" w14:textId="77777777" w:rsidR="00740C5F" w:rsidRPr="007C25F6" w:rsidRDefault="00740C5F" w:rsidP="00346B66">
            <w:pPr>
              <w:ind w:firstLine="0"/>
              <w:jc w:val="center"/>
              <w:rPr>
                <w:rFonts w:cs="Times New Roman"/>
              </w:rPr>
            </w:pPr>
            <w:r>
              <w:rPr>
                <w:rFonts w:cs="Times New Roman"/>
              </w:rPr>
              <w:t>Editando vacaciones de empleados</w:t>
            </w:r>
          </w:p>
        </w:tc>
        <w:tc>
          <w:tcPr>
            <w:tcW w:w="2126" w:type="dxa"/>
          </w:tcPr>
          <w:p w14:paraId="2EE88772"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editar vacaciones ya asignadas a los empleados para realizar correcciones o ajustes.</w:t>
            </w:r>
          </w:p>
        </w:tc>
        <w:tc>
          <w:tcPr>
            <w:tcW w:w="1701" w:type="dxa"/>
          </w:tcPr>
          <w:p w14:paraId="29A0F981" w14:textId="77777777" w:rsidR="00740C5F" w:rsidRPr="007C25F6" w:rsidRDefault="00740C5F" w:rsidP="00346B66">
            <w:pPr>
              <w:ind w:firstLine="0"/>
              <w:jc w:val="center"/>
              <w:rPr>
                <w:rFonts w:cs="Times New Roman"/>
              </w:rPr>
            </w:pPr>
            <w:r w:rsidRPr="0039364F">
              <w:rPr>
                <w:rFonts w:cs="Times New Roman"/>
              </w:rPr>
              <w:t>Diseñar y crear vista de edición de vacaciones, importar datos de empleados y permitir actualizar fechas y días.</w:t>
            </w:r>
          </w:p>
        </w:tc>
        <w:tc>
          <w:tcPr>
            <w:tcW w:w="1134" w:type="dxa"/>
          </w:tcPr>
          <w:p w14:paraId="1F90A295" w14:textId="77777777" w:rsidR="00740C5F" w:rsidRPr="007C25F6" w:rsidRDefault="00740C5F" w:rsidP="00346B66">
            <w:pPr>
              <w:ind w:firstLine="0"/>
              <w:jc w:val="center"/>
              <w:rPr>
                <w:rFonts w:cs="Times New Roman"/>
              </w:rPr>
            </w:pPr>
            <w:r>
              <w:rPr>
                <w:rFonts w:cs="Times New Roman"/>
              </w:rPr>
              <w:t>Alta</w:t>
            </w:r>
          </w:p>
        </w:tc>
        <w:tc>
          <w:tcPr>
            <w:tcW w:w="1276" w:type="dxa"/>
          </w:tcPr>
          <w:p w14:paraId="0AB9E402" w14:textId="77777777" w:rsidR="00740C5F" w:rsidRPr="007C25F6" w:rsidRDefault="00740C5F" w:rsidP="00346B66">
            <w:pPr>
              <w:ind w:firstLine="0"/>
              <w:jc w:val="center"/>
              <w:rPr>
                <w:rFonts w:cs="Times New Roman"/>
              </w:rPr>
            </w:pPr>
            <w:r>
              <w:rPr>
                <w:rFonts w:cs="Times New Roman"/>
              </w:rPr>
              <w:t>7</w:t>
            </w:r>
          </w:p>
        </w:tc>
        <w:tc>
          <w:tcPr>
            <w:tcW w:w="1177" w:type="dxa"/>
          </w:tcPr>
          <w:p w14:paraId="186CC4D8"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5B7A149B" w14:textId="77777777" w:rsidTr="00740C5F">
        <w:trPr>
          <w:trHeight w:val="905"/>
        </w:trPr>
        <w:tc>
          <w:tcPr>
            <w:tcW w:w="749" w:type="dxa"/>
          </w:tcPr>
          <w:p w14:paraId="645AC21D" w14:textId="77777777" w:rsidR="00740C5F" w:rsidRDefault="00740C5F" w:rsidP="00346B66">
            <w:pPr>
              <w:ind w:firstLine="0"/>
              <w:jc w:val="center"/>
              <w:rPr>
                <w:rFonts w:cs="Times New Roman"/>
              </w:rPr>
            </w:pPr>
            <w:r>
              <w:rPr>
                <w:rFonts w:cs="Times New Roman"/>
              </w:rPr>
              <w:t>4.1.1</w:t>
            </w:r>
          </w:p>
        </w:tc>
        <w:tc>
          <w:tcPr>
            <w:tcW w:w="1344" w:type="dxa"/>
          </w:tcPr>
          <w:p w14:paraId="08D5C70D" w14:textId="77777777" w:rsidR="00740C5F" w:rsidRPr="007C25F6" w:rsidRDefault="00740C5F" w:rsidP="00346B66">
            <w:pPr>
              <w:ind w:firstLine="0"/>
              <w:jc w:val="center"/>
              <w:rPr>
                <w:rFonts w:cs="Times New Roman"/>
              </w:rPr>
            </w:pPr>
            <w:r>
              <w:rPr>
                <w:rFonts w:cs="Times New Roman"/>
              </w:rPr>
              <w:t>Creando turno con campos obligatorios</w:t>
            </w:r>
          </w:p>
        </w:tc>
        <w:tc>
          <w:tcPr>
            <w:tcW w:w="2126" w:type="dxa"/>
          </w:tcPr>
          <w:p w14:paraId="0C420283"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crear turnos con campos obligatorios para garantizar la correcta configuración de horarios.</w:t>
            </w:r>
          </w:p>
        </w:tc>
        <w:tc>
          <w:tcPr>
            <w:tcW w:w="1701" w:type="dxa"/>
          </w:tcPr>
          <w:p w14:paraId="5B670553" w14:textId="77777777" w:rsidR="00740C5F" w:rsidRPr="007C25F6" w:rsidRDefault="00740C5F" w:rsidP="00346B66">
            <w:pPr>
              <w:ind w:firstLine="0"/>
              <w:jc w:val="center"/>
              <w:rPr>
                <w:rFonts w:cs="Times New Roman"/>
              </w:rPr>
            </w:pPr>
            <w:r w:rsidRPr="00816FB8">
              <w:rPr>
                <w:rFonts w:cs="Times New Roman"/>
              </w:rPr>
              <w:t>Diseñar y crear formulario de creación de turnos, validación de campos, importar información y diseñar tabla de turnos.</w:t>
            </w:r>
          </w:p>
        </w:tc>
        <w:tc>
          <w:tcPr>
            <w:tcW w:w="1134" w:type="dxa"/>
          </w:tcPr>
          <w:p w14:paraId="1A4421AA" w14:textId="77777777" w:rsidR="00740C5F" w:rsidRPr="007C25F6" w:rsidRDefault="00740C5F" w:rsidP="00346B66">
            <w:pPr>
              <w:ind w:firstLine="0"/>
              <w:jc w:val="center"/>
              <w:rPr>
                <w:rFonts w:cs="Times New Roman"/>
              </w:rPr>
            </w:pPr>
            <w:r>
              <w:rPr>
                <w:rFonts w:cs="Times New Roman"/>
              </w:rPr>
              <w:t>Alta</w:t>
            </w:r>
          </w:p>
        </w:tc>
        <w:tc>
          <w:tcPr>
            <w:tcW w:w="1276" w:type="dxa"/>
          </w:tcPr>
          <w:p w14:paraId="42CC286F" w14:textId="77777777" w:rsidR="00740C5F" w:rsidRPr="007C25F6" w:rsidRDefault="00740C5F" w:rsidP="00346B66">
            <w:pPr>
              <w:ind w:firstLine="0"/>
              <w:jc w:val="center"/>
              <w:rPr>
                <w:rFonts w:cs="Times New Roman"/>
              </w:rPr>
            </w:pPr>
            <w:r>
              <w:rPr>
                <w:rFonts w:cs="Times New Roman"/>
              </w:rPr>
              <w:t>8</w:t>
            </w:r>
          </w:p>
        </w:tc>
        <w:tc>
          <w:tcPr>
            <w:tcW w:w="1177" w:type="dxa"/>
          </w:tcPr>
          <w:p w14:paraId="2D381493"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21AD7C35" w14:textId="77777777" w:rsidTr="00740C5F">
        <w:trPr>
          <w:trHeight w:val="905"/>
        </w:trPr>
        <w:tc>
          <w:tcPr>
            <w:tcW w:w="749" w:type="dxa"/>
          </w:tcPr>
          <w:p w14:paraId="757569E7" w14:textId="77777777" w:rsidR="00740C5F" w:rsidRDefault="00740C5F" w:rsidP="00346B66">
            <w:pPr>
              <w:ind w:firstLine="0"/>
              <w:jc w:val="center"/>
              <w:rPr>
                <w:rFonts w:cs="Times New Roman"/>
              </w:rPr>
            </w:pPr>
            <w:r>
              <w:rPr>
                <w:rFonts w:cs="Times New Roman"/>
              </w:rPr>
              <w:lastRenderedPageBreak/>
              <w:t>4.2</w:t>
            </w:r>
          </w:p>
        </w:tc>
        <w:tc>
          <w:tcPr>
            <w:tcW w:w="1344" w:type="dxa"/>
          </w:tcPr>
          <w:p w14:paraId="346CBCD4" w14:textId="77777777" w:rsidR="00740C5F" w:rsidRPr="007C25F6" w:rsidRDefault="00740C5F" w:rsidP="00346B66">
            <w:pPr>
              <w:ind w:firstLine="0"/>
              <w:jc w:val="center"/>
              <w:rPr>
                <w:rFonts w:cs="Times New Roman"/>
              </w:rPr>
            </w:pPr>
            <w:r>
              <w:rPr>
                <w:rFonts w:cs="Times New Roman"/>
              </w:rPr>
              <w:t>Generando un nuevo turno</w:t>
            </w:r>
          </w:p>
        </w:tc>
        <w:tc>
          <w:tcPr>
            <w:tcW w:w="2126" w:type="dxa"/>
          </w:tcPr>
          <w:p w14:paraId="4A94D8DF"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generar nuevos turnos para organizar la planificación laboral.</w:t>
            </w:r>
          </w:p>
        </w:tc>
        <w:tc>
          <w:tcPr>
            <w:tcW w:w="1701" w:type="dxa"/>
          </w:tcPr>
          <w:p w14:paraId="4B50C445" w14:textId="77777777" w:rsidR="00740C5F" w:rsidRPr="007C25F6" w:rsidRDefault="00740C5F" w:rsidP="00346B66">
            <w:pPr>
              <w:ind w:firstLine="0"/>
              <w:jc w:val="center"/>
              <w:rPr>
                <w:rFonts w:cs="Times New Roman"/>
              </w:rPr>
            </w:pPr>
            <w:r w:rsidRPr="00816FB8">
              <w:rPr>
                <w:rFonts w:cs="Times New Roman"/>
              </w:rPr>
              <w:t>Diseñar y crear formulario de nuevo turno, importar información y diseñar lista de turnos generados.</w:t>
            </w:r>
          </w:p>
        </w:tc>
        <w:tc>
          <w:tcPr>
            <w:tcW w:w="1134" w:type="dxa"/>
          </w:tcPr>
          <w:p w14:paraId="74865C10" w14:textId="77777777" w:rsidR="00740C5F" w:rsidRPr="007C25F6" w:rsidRDefault="00740C5F" w:rsidP="00346B66">
            <w:pPr>
              <w:ind w:firstLine="0"/>
              <w:jc w:val="center"/>
              <w:rPr>
                <w:rFonts w:cs="Times New Roman"/>
              </w:rPr>
            </w:pPr>
            <w:r>
              <w:rPr>
                <w:rFonts w:cs="Times New Roman"/>
              </w:rPr>
              <w:t>Alta</w:t>
            </w:r>
          </w:p>
        </w:tc>
        <w:tc>
          <w:tcPr>
            <w:tcW w:w="1276" w:type="dxa"/>
          </w:tcPr>
          <w:p w14:paraId="6186B936" w14:textId="77777777" w:rsidR="00740C5F" w:rsidRPr="007C25F6" w:rsidRDefault="00740C5F" w:rsidP="00346B66">
            <w:pPr>
              <w:ind w:firstLine="0"/>
              <w:jc w:val="center"/>
              <w:rPr>
                <w:rFonts w:cs="Times New Roman"/>
              </w:rPr>
            </w:pPr>
            <w:r>
              <w:rPr>
                <w:rFonts w:cs="Times New Roman"/>
              </w:rPr>
              <w:t>7</w:t>
            </w:r>
          </w:p>
        </w:tc>
        <w:tc>
          <w:tcPr>
            <w:tcW w:w="1177" w:type="dxa"/>
          </w:tcPr>
          <w:p w14:paraId="087C3FEF"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35452572" w14:textId="77777777" w:rsidTr="00740C5F">
        <w:trPr>
          <w:trHeight w:val="905"/>
        </w:trPr>
        <w:tc>
          <w:tcPr>
            <w:tcW w:w="749" w:type="dxa"/>
          </w:tcPr>
          <w:p w14:paraId="1782C291" w14:textId="77777777" w:rsidR="00740C5F" w:rsidRDefault="00740C5F" w:rsidP="00346B66">
            <w:pPr>
              <w:ind w:firstLine="0"/>
              <w:jc w:val="center"/>
              <w:rPr>
                <w:rFonts w:cs="Times New Roman"/>
              </w:rPr>
            </w:pPr>
            <w:r>
              <w:rPr>
                <w:rFonts w:cs="Times New Roman"/>
              </w:rPr>
              <w:t>4.3</w:t>
            </w:r>
          </w:p>
        </w:tc>
        <w:tc>
          <w:tcPr>
            <w:tcW w:w="1344" w:type="dxa"/>
          </w:tcPr>
          <w:p w14:paraId="0E6EE8D4" w14:textId="77777777" w:rsidR="00740C5F" w:rsidRPr="007C25F6" w:rsidRDefault="00740C5F" w:rsidP="00346B66">
            <w:pPr>
              <w:ind w:firstLine="0"/>
              <w:jc w:val="center"/>
              <w:rPr>
                <w:rFonts w:cs="Times New Roman"/>
              </w:rPr>
            </w:pPr>
            <w:r>
              <w:rPr>
                <w:rFonts w:cs="Times New Roman"/>
              </w:rPr>
              <w:t>Guardando cambio de turno</w:t>
            </w:r>
          </w:p>
        </w:tc>
        <w:tc>
          <w:tcPr>
            <w:tcW w:w="2126" w:type="dxa"/>
          </w:tcPr>
          <w:p w14:paraId="4FE6D0AD"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guardar los cambios realizados en los turnos para mantener actualizada la planificación.</w:t>
            </w:r>
          </w:p>
        </w:tc>
        <w:tc>
          <w:tcPr>
            <w:tcW w:w="1701" w:type="dxa"/>
          </w:tcPr>
          <w:p w14:paraId="64E05782" w14:textId="77777777" w:rsidR="00740C5F" w:rsidRPr="007C25F6" w:rsidRDefault="00740C5F" w:rsidP="00346B66">
            <w:pPr>
              <w:ind w:firstLine="0"/>
              <w:jc w:val="center"/>
              <w:rPr>
                <w:rFonts w:cs="Times New Roman"/>
              </w:rPr>
            </w:pPr>
            <w:r w:rsidRPr="00816FB8">
              <w:rPr>
                <w:rFonts w:cs="Times New Roman"/>
              </w:rPr>
              <w:t>Diseñar y crear opción de guardado, importar información y actualizar lista de turnos modificados.</w:t>
            </w:r>
          </w:p>
        </w:tc>
        <w:tc>
          <w:tcPr>
            <w:tcW w:w="1134" w:type="dxa"/>
          </w:tcPr>
          <w:p w14:paraId="0D8A0E31" w14:textId="77777777" w:rsidR="00740C5F" w:rsidRPr="007C25F6" w:rsidRDefault="00740C5F" w:rsidP="00346B66">
            <w:pPr>
              <w:ind w:firstLine="0"/>
              <w:jc w:val="center"/>
              <w:rPr>
                <w:rFonts w:cs="Times New Roman"/>
              </w:rPr>
            </w:pPr>
            <w:r>
              <w:rPr>
                <w:rFonts w:cs="Times New Roman"/>
              </w:rPr>
              <w:t>Alta</w:t>
            </w:r>
          </w:p>
        </w:tc>
        <w:tc>
          <w:tcPr>
            <w:tcW w:w="1276" w:type="dxa"/>
          </w:tcPr>
          <w:p w14:paraId="044F19DD" w14:textId="77777777" w:rsidR="00740C5F" w:rsidRPr="007C25F6" w:rsidRDefault="00740C5F" w:rsidP="00346B66">
            <w:pPr>
              <w:ind w:firstLine="0"/>
              <w:jc w:val="center"/>
              <w:rPr>
                <w:rFonts w:cs="Times New Roman"/>
              </w:rPr>
            </w:pPr>
            <w:r>
              <w:rPr>
                <w:rFonts w:cs="Times New Roman"/>
              </w:rPr>
              <w:t>6</w:t>
            </w:r>
          </w:p>
        </w:tc>
        <w:tc>
          <w:tcPr>
            <w:tcW w:w="1177" w:type="dxa"/>
          </w:tcPr>
          <w:p w14:paraId="699FDF44"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17FAEA5A" w14:textId="77777777" w:rsidTr="00740C5F">
        <w:trPr>
          <w:trHeight w:val="905"/>
        </w:trPr>
        <w:tc>
          <w:tcPr>
            <w:tcW w:w="749" w:type="dxa"/>
          </w:tcPr>
          <w:p w14:paraId="38BA55EA" w14:textId="77777777" w:rsidR="00740C5F" w:rsidRDefault="00740C5F" w:rsidP="00346B66">
            <w:pPr>
              <w:ind w:firstLine="0"/>
              <w:jc w:val="center"/>
              <w:rPr>
                <w:rFonts w:cs="Times New Roman"/>
              </w:rPr>
            </w:pPr>
            <w:r>
              <w:rPr>
                <w:rFonts w:cs="Times New Roman"/>
              </w:rPr>
              <w:t>4.4</w:t>
            </w:r>
          </w:p>
        </w:tc>
        <w:tc>
          <w:tcPr>
            <w:tcW w:w="1344" w:type="dxa"/>
          </w:tcPr>
          <w:p w14:paraId="5F7EC121" w14:textId="77777777" w:rsidR="00740C5F" w:rsidRPr="007C25F6" w:rsidRDefault="00740C5F" w:rsidP="00346B66">
            <w:pPr>
              <w:ind w:firstLine="0"/>
              <w:jc w:val="center"/>
              <w:rPr>
                <w:rFonts w:cs="Times New Roman"/>
              </w:rPr>
            </w:pPr>
            <w:r>
              <w:rPr>
                <w:rFonts w:cs="Times New Roman"/>
              </w:rPr>
              <w:t>Eliminando turno deseado</w:t>
            </w:r>
          </w:p>
        </w:tc>
        <w:tc>
          <w:tcPr>
            <w:tcW w:w="2126" w:type="dxa"/>
          </w:tcPr>
          <w:p w14:paraId="1CC40800"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eliminar turnos innecesarios o erróneos para mantener actualizado el sistema.</w:t>
            </w:r>
          </w:p>
        </w:tc>
        <w:tc>
          <w:tcPr>
            <w:tcW w:w="1701" w:type="dxa"/>
          </w:tcPr>
          <w:p w14:paraId="2773A8E4" w14:textId="77777777" w:rsidR="00740C5F" w:rsidRPr="007C25F6" w:rsidRDefault="00740C5F" w:rsidP="00346B66">
            <w:pPr>
              <w:ind w:firstLine="0"/>
              <w:jc w:val="center"/>
              <w:rPr>
                <w:rFonts w:cs="Times New Roman"/>
              </w:rPr>
            </w:pPr>
            <w:r w:rsidRPr="00816FB8">
              <w:rPr>
                <w:rFonts w:cs="Times New Roman"/>
              </w:rPr>
              <w:t>Diseñar y crear opción de eliminación, importar información y actualizar lista de turnos.</w:t>
            </w:r>
          </w:p>
        </w:tc>
        <w:tc>
          <w:tcPr>
            <w:tcW w:w="1134" w:type="dxa"/>
          </w:tcPr>
          <w:p w14:paraId="1B22F1D8" w14:textId="77777777" w:rsidR="00740C5F" w:rsidRPr="007C25F6" w:rsidRDefault="00740C5F" w:rsidP="00346B66">
            <w:pPr>
              <w:ind w:firstLine="0"/>
              <w:jc w:val="center"/>
              <w:rPr>
                <w:rFonts w:cs="Times New Roman"/>
              </w:rPr>
            </w:pPr>
            <w:r>
              <w:rPr>
                <w:rFonts w:cs="Times New Roman"/>
              </w:rPr>
              <w:t>Alta</w:t>
            </w:r>
          </w:p>
        </w:tc>
        <w:tc>
          <w:tcPr>
            <w:tcW w:w="1276" w:type="dxa"/>
          </w:tcPr>
          <w:p w14:paraId="26A4BC18" w14:textId="77777777" w:rsidR="00740C5F" w:rsidRPr="007C25F6" w:rsidRDefault="00740C5F" w:rsidP="00346B66">
            <w:pPr>
              <w:ind w:firstLine="0"/>
              <w:jc w:val="center"/>
              <w:rPr>
                <w:rFonts w:cs="Times New Roman"/>
              </w:rPr>
            </w:pPr>
            <w:r>
              <w:rPr>
                <w:rFonts w:cs="Times New Roman"/>
              </w:rPr>
              <w:t>7</w:t>
            </w:r>
          </w:p>
        </w:tc>
        <w:tc>
          <w:tcPr>
            <w:tcW w:w="1177" w:type="dxa"/>
          </w:tcPr>
          <w:p w14:paraId="18D0A948"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19A1E2FC" w14:textId="77777777" w:rsidTr="00740C5F">
        <w:trPr>
          <w:trHeight w:val="905"/>
        </w:trPr>
        <w:tc>
          <w:tcPr>
            <w:tcW w:w="749" w:type="dxa"/>
          </w:tcPr>
          <w:p w14:paraId="0FFD4535" w14:textId="77777777" w:rsidR="00740C5F" w:rsidRDefault="00740C5F" w:rsidP="00346B66">
            <w:pPr>
              <w:ind w:firstLine="0"/>
              <w:jc w:val="center"/>
              <w:rPr>
                <w:rFonts w:cs="Times New Roman"/>
              </w:rPr>
            </w:pPr>
            <w:r>
              <w:rPr>
                <w:rFonts w:cs="Times New Roman"/>
              </w:rPr>
              <w:t>4.6</w:t>
            </w:r>
          </w:p>
        </w:tc>
        <w:tc>
          <w:tcPr>
            <w:tcW w:w="1344" w:type="dxa"/>
          </w:tcPr>
          <w:p w14:paraId="0254B2D0" w14:textId="77777777" w:rsidR="00740C5F" w:rsidRPr="007C25F6" w:rsidRDefault="00740C5F" w:rsidP="00346B66">
            <w:pPr>
              <w:ind w:firstLine="0"/>
              <w:jc w:val="center"/>
              <w:rPr>
                <w:rFonts w:cs="Times New Roman"/>
              </w:rPr>
            </w:pPr>
            <w:r>
              <w:rPr>
                <w:rFonts w:cs="Times New Roman"/>
              </w:rPr>
              <w:t>Definiendo horario de trabajo</w:t>
            </w:r>
          </w:p>
        </w:tc>
        <w:tc>
          <w:tcPr>
            <w:tcW w:w="2126" w:type="dxa"/>
          </w:tcPr>
          <w:p w14:paraId="065C7DA7"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definir horarios de trabajo para establecer </w:t>
            </w:r>
            <w:r w:rsidRPr="00816FB8">
              <w:rPr>
                <w:rFonts w:cs="Times New Roman"/>
              </w:rPr>
              <w:lastRenderedPageBreak/>
              <w:t>claramente entradas y salidas.</w:t>
            </w:r>
          </w:p>
        </w:tc>
        <w:tc>
          <w:tcPr>
            <w:tcW w:w="1701" w:type="dxa"/>
          </w:tcPr>
          <w:p w14:paraId="254D29F7" w14:textId="77777777" w:rsidR="00740C5F" w:rsidRPr="007C25F6" w:rsidRDefault="00740C5F" w:rsidP="00346B66">
            <w:pPr>
              <w:ind w:firstLine="0"/>
              <w:jc w:val="center"/>
              <w:rPr>
                <w:rFonts w:cs="Times New Roman"/>
              </w:rPr>
            </w:pPr>
            <w:r w:rsidRPr="00816FB8">
              <w:rPr>
                <w:rFonts w:cs="Times New Roman"/>
              </w:rPr>
              <w:lastRenderedPageBreak/>
              <w:t xml:space="preserve">Diseñar y crear vista de horarios, formulario de definición, importar </w:t>
            </w:r>
            <w:r w:rsidRPr="00816FB8">
              <w:rPr>
                <w:rFonts w:cs="Times New Roman"/>
              </w:rPr>
              <w:lastRenderedPageBreak/>
              <w:t>información y diseñar lista de horarios registrados.</w:t>
            </w:r>
          </w:p>
        </w:tc>
        <w:tc>
          <w:tcPr>
            <w:tcW w:w="1134" w:type="dxa"/>
          </w:tcPr>
          <w:p w14:paraId="1C4FBF57" w14:textId="77777777" w:rsidR="00740C5F" w:rsidRPr="007C25F6" w:rsidRDefault="00740C5F" w:rsidP="00346B66">
            <w:pPr>
              <w:ind w:firstLine="0"/>
              <w:jc w:val="center"/>
              <w:rPr>
                <w:rFonts w:cs="Times New Roman"/>
              </w:rPr>
            </w:pPr>
            <w:r>
              <w:rPr>
                <w:rFonts w:cs="Times New Roman"/>
              </w:rPr>
              <w:lastRenderedPageBreak/>
              <w:t>Alta</w:t>
            </w:r>
          </w:p>
        </w:tc>
        <w:tc>
          <w:tcPr>
            <w:tcW w:w="1276" w:type="dxa"/>
          </w:tcPr>
          <w:p w14:paraId="3A6C364C" w14:textId="77777777" w:rsidR="00740C5F" w:rsidRPr="007C25F6" w:rsidRDefault="00740C5F" w:rsidP="00346B66">
            <w:pPr>
              <w:ind w:firstLine="0"/>
              <w:jc w:val="center"/>
              <w:rPr>
                <w:rFonts w:cs="Times New Roman"/>
              </w:rPr>
            </w:pPr>
            <w:r>
              <w:rPr>
                <w:rFonts w:cs="Times New Roman"/>
              </w:rPr>
              <w:t>8</w:t>
            </w:r>
          </w:p>
        </w:tc>
        <w:tc>
          <w:tcPr>
            <w:tcW w:w="1177" w:type="dxa"/>
          </w:tcPr>
          <w:p w14:paraId="646BE0F4"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780F6BAB" w14:textId="77777777" w:rsidTr="00740C5F">
        <w:trPr>
          <w:trHeight w:val="905"/>
        </w:trPr>
        <w:tc>
          <w:tcPr>
            <w:tcW w:w="749" w:type="dxa"/>
          </w:tcPr>
          <w:p w14:paraId="728D9810" w14:textId="77777777" w:rsidR="00740C5F" w:rsidRDefault="00740C5F" w:rsidP="00346B66">
            <w:pPr>
              <w:ind w:firstLine="0"/>
              <w:jc w:val="center"/>
              <w:rPr>
                <w:rFonts w:cs="Times New Roman"/>
              </w:rPr>
            </w:pPr>
            <w:r>
              <w:rPr>
                <w:rFonts w:cs="Times New Roman"/>
              </w:rPr>
              <w:t>4.7</w:t>
            </w:r>
          </w:p>
        </w:tc>
        <w:tc>
          <w:tcPr>
            <w:tcW w:w="1344" w:type="dxa"/>
          </w:tcPr>
          <w:p w14:paraId="3D0F98B2" w14:textId="77777777" w:rsidR="00740C5F" w:rsidRPr="007C25F6" w:rsidRDefault="00740C5F" w:rsidP="00346B66">
            <w:pPr>
              <w:ind w:firstLine="0"/>
              <w:jc w:val="center"/>
              <w:rPr>
                <w:rFonts w:cs="Times New Roman"/>
              </w:rPr>
            </w:pPr>
            <w:r>
              <w:rPr>
                <w:rFonts w:cs="Times New Roman"/>
              </w:rPr>
              <w:t>Generando un resumen de registro de horario de jornada</w:t>
            </w:r>
          </w:p>
        </w:tc>
        <w:tc>
          <w:tcPr>
            <w:tcW w:w="2126" w:type="dxa"/>
          </w:tcPr>
          <w:p w14:paraId="1A61BA4F"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generar un resumen de horarios para visualizar rápidamente la planificación laboral.</w:t>
            </w:r>
          </w:p>
        </w:tc>
        <w:tc>
          <w:tcPr>
            <w:tcW w:w="1701" w:type="dxa"/>
          </w:tcPr>
          <w:p w14:paraId="323533C7" w14:textId="77777777" w:rsidR="00740C5F" w:rsidRPr="007C25F6" w:rsidRDefault="00740C5F" w:rsidP="00346B66">
            <w:pPr>
              <w:ind w:firstLine="0"/>
              <w:jc w:val="center"/>
              <w:rPr>
                <w:rFonts w:cs="Times New Roman"/>
              </w:rPr>
            </w:pPr>
            <w:r w:rsidRPr="00816FB8">
              <w:rPr>
                <w:rFonts w:cs="Times New Roman"/>
              </w:rPr>
              <w:t>Diseñar y crear vista de resumen, importar información y diseñar lista con registros de horarios consolidados.</w:t>
            </w:r>
          </w:p>
        </w:tc>
        <w:tc>
          <w:tcPr>
            <w:tcW w:w="1134" w:type="dxa"/>
          </w:tcPr>
          <w:p w14:paraId="3E103348" w14:textId="77777777" w:rsidR="00740C5F" w:rsidRPr="007C25F6" w:rsidRDefault="00740C5F" w:rsidP="00346B66">
            <w:pPr>
              <w:ind w:firstLine="0"/>
              <w:jc w:val="center"/>
              <w:rPr>
                <w:rFonts w:cs="Times New Roman"/>
              </w:rPr>
            </w:pPr>
            <w:r>
              <w:rPr>
                <w:rFonts w:cs="Times New Roman"/>
              </w:rPr>
              <w:t>Media</w:t>
            </w:r>
          </w:p>
        </w:tc>
        <w:tc>
          <w:tcPr>
            <w:tcW w:w="1276" w:type="dxa"/>
          </w:tcPr>
          <w:p w14:paraId="0E8C30C5" w14:textId="77777777" w:rsidR="00740C5F" w:rsidRPr="007C25F6" w:rsidRDefault="00740C5F" w:rsidP="00346B66">
            <w:pPr>
              <w:ind w:firstLine="0"/>
              <w:jc w:val="center"/>
              <w:rPr>
                <w:rFonts w:cs="Times New Roman"/>
              </w:rPr>
            </w:pPr>
            <w:r>
              <w:rPr>
                <w:rFonts w:cs="Times New Roman"/>
              </w:rPr>
              <w:t>7</w:t>
            </w:r>
          </w:p>
        </w:tc>
        <w:tc>
          <w:tcPr>
            <w:tcW w:w="1177" w:type="dxa"/>
          </w:tcPr>
          <w:p w14:paraId="3337A05A"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5808303A" w14:textId="77777777" w:rsidTr="00740C5F">
        <w:trPr>
          <w:trHeight w:val="905"/>
        </w:trPr>
        <w:tc>
          <w:tcPr>
            <w:tcW w:w="749" w:type="dxa"/>
          </w:tcPr>
          <w:p w14:paraId="02A26A33" w14:textId="77777777" w:rsidR="00740C5F" w:rsidRDefault="00740C5F" w:rsidP="00346B66">
            <w:pPr>
              <w:ind w:firstLine="0"/>
              <w:jc w:val="center"/>
              <w:rPr>
                <w:rFonts w:cs="Times New Roman"/>
              </w:rPr>
            </w:pPr>
            <w:r>
              <w:rPr>
                <w:rFonts w:cs="Times New Roman"/>
              </w:rPr>
              <w:t>5.1</w:t>
            </w:r>
          </w:p>
        </w:tc>
        <w:tc>
          <w:tcPr>
            <w:tcW w:w="1344" w:type="dxa"/>
          </w:tcPr>
          <w:p w14:paraId="2BD0C95F" w14:textId="77777777" w:rsidR="00740C5F" w:rsidRPr="007C25F6" w:rsidRDefault="00740C5F" w:rsidP="00346B66">
            <w:pPr>
              <w:ind w:firstLine="0"/>
              <w:jc w:val="center"/>
              <w:rPr>
                <w:rFonts w:cs="Times New Roman"/>
              </w:rPr>
            </w:pPr>
            <w:r>
              <w:rPr>
                <w:rFonts w:cs="Times New Roman"/>
              </w:rPr>
              <w:t>Revisando informe de asistencia</w:t>
            </w:r>
          </w:p>
        </w:tc>
        <w:tc>
          <w:tcPr>
            <w:tcW w:w="2126" w:type="dxa"/>
          </w:tcPr>
          <w:p w14:paraId="03CA06C0" w14:textId="77777777" w:rsidR="00740C5F" w:rsidRPr="00816FB8" w:rsidRDefault="00740C5F" w:rsidP="00346B66">
            <w:pPr>
              <w:ind w:firstLine="0"/>
              <w:jc w:val="center"/>
              <w:rPr>
                <w:rFonts w:cs="Times New Roman"/>
                <w:lang w:val="es-419"/>
              </w:rPr>
            </w:pPr>
            <w:r w:rsidRPr="00816FB8">
              <w:rPr>
                <w:rFonts w:cs="Times New Roman"/>
              </w:rPr>
              <w:t xml:space="preserve">Como </w:t>
            </w:r>
            <w:r>
              <w:rPr>
                <w:rFonts w:cs="Times New Roman"/>
              </w:rPr>
              <w:t>usuario</w:t>
            </w:r>
            <w:r w:rsidRPr="00816FB8">
              <w:rPr>
                <w:rFonts w:cs="Times New Roman"/>
              </w:rPr>
              <w:t xml:space="preserve"> necesito poder revisar los informes de asistencia de los empleados para controlar la asistencia general.</w:t>
            </w:r>
          </w:p>
        </w:tc>
        <w:tc>
          <w:tcPr>
            <w:tcW w:w="1701" w:type="dxa"/>
          </w:tcPr>
          <w:p w14:paraId="7871B7EE" w14:textId="77777777" w:rsidR="00740C5F" w:rsidRPr="00816FB8" w:rsidRDefault="00740C5F" w:rsidP="00346B66">
            <w:pPr>
              <w:ind w:firstLine="0"/>
              <w:jc w:val="center"/>
              <w:rPr>
                <w:rFonts w:cs="Times New Roman"/>
                <w:lang w:val="es-419"/>
              </w:rPr>
            </w:pPr>
            <w:r w:rsidRPr="00816FB8">
              <w:rPr>
                <w:rFonts w:cs="Times New Roman"/>
              </w:rPr>
              <w:t>Diseñar y crear vista de informes, importar datos de asistencia y diseñar listado de informes generados.</w:t>
            </w:r>
          </w:p>
        </w:tc>
        <w:tc>
          <w:tcPr>
            <w:tcW w:w="1134" w:type="dxa"/>
          </w:tcPr>
          <w:p w14:paraId="3DAA30E7" w14:textId="77777777" w:rsidR="00740C5F" w:rsidRPr="007C25F6" w:rsidRDefault="00740C5F" w:rsidP="00346B66">
            <w:pPr>
              <w:ind w:firstLine="0"/>
              <w:jc w:val="center"/>
              <w:rPr>
                <w:rFonts w:cs="Times New Roman"/>
              </w:rPr>
            </w:pPr>
            <w:r>
              <w:rPr>
                <w:rFonts w:cs="Times New Roman"/>
              </w:rPr>
              <w:t>Alta</w:t>
            </w:r>
          </w:p>
        </w:tc>
        <w:tc>
          <w:tcPr>
            <w:tcW w:w="1276" w:type="dxa"/>
          </w:tcPr>
          <w:p w14:paraId="4522E91B" w14:textId="77777777" w:rsidR="00740C5F" w:rsidRPr="007C25F6" w:rsidRDefault="00740C5F" w:rsidP="00346B66">
            <w:pPr>
              <w:ind w:firstLine="0"/>
              <w:jc w:val="center"/>
              <w:rPr>
                <w:rFonts w:cs="Times New Roman"/>
              </w:rPr>
            </w:pPr>
            <w:r>
              <w:rPr>
                <w:rFonts w:cs="Times New Roman"/>
              </w:rPr>
              <w:t>8</w:t>
            </w:r>
          </w:p>
        </w:tc>
        <w:tc>
          <w:tcPr>
            <w:tcW w:w="1177" w:type="dxa"/>
          </w:tcPr>
          <w:p w14:paraId="67558CD2"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414A954D" w14:textId="77777777" w:rsidTr="00740C5F">
        <w:trPr>
          <w:trHeight w:val="905"/>
        </w:trPr>
        <w:tc>
          <w:tcPr>
            <w:tcW w:w="749" w:type="dxa"/>
          </w:tcPr>
          <w:p w14:paraId="4D2EF60A" w14:textId="77777777" w:rsidR="00740C5F" w:rsidRDefault="00740C5F" w:rsidP="00346B66">
            <w:pPr>
              <w:ind w:firstLine="0"/>
              <w:jc w:val="center"/>
              <w:rPr>
                <w:rFonts w:cs="Times New Roman"/>
              </w:rPr>
            </w:pPr>
            <w:r>
              <w:rPr>
                <w:rFonts w:cs="Times New Roman"/>
              </w:rPr>
              <w:t>6.1</w:t>
            </w:r>
          </w:p>
        </w:tc>
        <w:tc>
          <w:tcPr>
            <w:tcW w:w="1344" w:type="dxa"/>
          </w:tcPr>
          <w:p w14:paraId="1DA1B6BA" w14:textId="77777777" w:rsidR="00740C5F" w:rsidRPr="007C25F6" w:rsidRDefault="00740C5F" w:rsidP="00346B66">
            <w:pPr>
              <w:ind w:firstLine="0"/>
              <w:jc w:val="center"/>
              <w:rPr>
                <w:rFonts w:cs="Times New Roman"/>
              </w:rPr>
            </w:pPr>
            <w:r>
              <w:rPr>
                <w:rFonts w:cs="Times New Roman"/>
              </w:rPr>
              <w:t>Ingresando permisos de ausencia</w:t>
            </w:r>
          </w:p>
        </w:tc>
        <w:tc>
          <w:tcPr>
            <w:tcW w:w="2126" w:type="dxa"/>
          </w:tcPr>
          <w:p w14:paraId="5FEBAFEC"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registrar permisos de ausencia para controlar adecuadamente la disponibilidad de empleados.</w:t>
            </w:r>
          </w:p>
        </w:tc>
        <w:tc>
          <w:tcPr>
            <w:tcW w:w="1701" w:type="dxa"/>
          </w:tcPr>
          <w:p w14:paraId="6FC8CCF8" w14:textId="77777777" w:rsidR="00740C5F" w:rsidRPr="007C25F6" w:rsidRDefault="00740C5F" w:rsidP="00346B66">
            <w:pPr>
              <w:ind w:firstLine="0"/>
              <w:jc w:val="center"/>
              <w:rPr>
                <w:rFonts w:cs="Times New Roman"/>
              </w:rPr>
            </w:pPr>
            <w:r w:rsidRPr="00816FB8">
              <w:rPr>
                <w:rFonts w:cs="Times New Roman"/>
              </w:rPr>
              <w:t xml:space="preserve">Diseñar y crear vista de permisos de ausencia, formulario de registro, importar información y diseñar lista de </w:t>
            </w:r>
            <w:r w:rsidRPr="00816FB8">
              <w:rPr>
                <w:rFonts w:cs="Times New Roman"/>
              </w:rPr>
              <w:lastRenderedPageBreak/>
              <w:t>permisos ingresados.</w:t>
            </w:r>
          </w:p>
        </w:tc>
        <w:tc>
          <w:tcPr>
            <w:tcW w:w="1134" w:type="dxa"/>
          </w:tcPr>
          <w:p w14:paraId="056C36F1" w14:textId="77777777" w:rsidR="00740C5F" w:rsidRPr="007C25F6" w:rsidRDefault="00740C5F" w:rsidP="00346B66">
            <w:pPr>
              <w:ind w:firstLine="0"/>
              <w:jc w:val="center"/>
              <w:rPr>
                <w:rFonts w:cs="Times New Roman"/>
              </w:rPr>
            </w:pPr>
            <w:r>
              <w:rPr>
                <w:rFonts w:cs="Times New Roman"/>
              </w:rPr>
              <w:lastRenderedPageBreak/>
              <w:t>Alta</w:t>
            </w:r>
          </w:p>
        </w:tc>
        <w:tc>
          <w:tcPr>
            <w:tcW w:w="1276" w:type="dxa"/>
          </w:tcPr>
          <w:p w14:paraId="23845DF2" w14:textId="77777777" w:rsidR="00740C5F" w:rsidRPr="007C25F6" w:rsidRDefault="00740C5F" w:rsidP="00346B66">
            <w:pPr>
              <w:ind w:firstLine="0"/>
              <w:jc w:val="center"/>
              <w:rPr>
                <w:rFonts w:cs="Times New Roman"/>
              </w:rPr>
            </w:pPr>
            <w:r>
              <w:rPr>
                <w:rFonts w:cs="Times New Roman"/>
              </w:rPr>
              <w:t>7</w:t>
            </w:r>
          </w:p>
        </w:tc>
        <w:tc>
          <w:tcPr>
            <w:tcW w:w="1177" w:type="dxa"/>
          </w:tcPr>
          <w:p w14:paraId="2814CEB4"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26C5344F" w14:textId="77777777" w:rsidTr="00740C5F">
        <w:trPr>
          <w:trHeight w:val="905"/>
        </w:trPr>
        <w:tc>
          <w:tcPr>
            <w:tcW w:w="749" w:type="dxa"/>
          </w:tcPr>
          <w:p w14:paraId="654E7081" w14:textId="77777777" w:rsidR="00740C5F" w:rsidRDefault="00740C5F" w:rsidP="00346B66">
            <w:pPr>
              <w:ind w:firstLine="0"/>
              <w:jc w:val="center"/>
              <w:rPr>
                <w:rFonts w:cs="Times New Roman"/>
              </w:rPr>
            </w:pPr>
            <w:r>
              <w:rPr>
                <w:rFonts w:cs="Times New Roman"/>
              </w:rPr>
              <w:t>1.6</w:t>
            </w:r>
          </w:p>
        </w:tc>
        <w:tc>
          <w:tcPr>
            <w:tcW w:w="1344" w:type="dxa"/>
          </w:tcPr>
          <w:p w14:paraId="0D3EF449" w14:textId="77777777" w:rsidR="00740C5F" w:rsidRPr="007C25F6" w:rsidRDefault="00740C5F" w:rsidP="00346B66">
            <w:pPr>
              <w:ind w:firstLine="0"/>
              <w:jc w:val="center"/>
              <w:rPr>
                <w:rFonts w:cs="Times New Roman"/>
              </w:rPr>
            </w:pPr>
            <w:r>
              <w:rPr>
                <w:rFonts w:cs="Times New Roman"/>
              </w:rPr>
              <w:t>Cambio de estado de un departamento</w:t>
            </w:r>
          </w:p>
        </w:tc>
        <w:tc>
          <w:tcPr>
            <w:tcW w:w="2126" w:type="dxa"/>
          </w:tcPr>
          <w:p w14:paraId="432E4BD1"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activar o desactivar departamentos para gestionar correctamente la estructura de la empresa.</w:t>
            </w:r>
          </w:p>
        </w:tc>
        <w:tc>
          <w:tcPr>
            <w:tcW w:w="1701" w:type="dxa"/>
          </w:tcPr>
          <w:p w14:paraId="621F6CB6" w14:textId="77777777" w:rsidR="00740C5F" w:rsidRPr="007C25F6" w:rsidRDefault="00740C5F" w:rsidP="00346B66">
            <w:pPr>
              <w:ind w:firstLine="0"/>
              <w:jc w:val="center"/>
              <w:rPr>
                <w:rFonts w:cs="Times New Roman"/>
              </w:rPr>
            </w:pPr>
            <w:r w:rsidRPr="00816FB8">
              <w:rPr>
                <w:rFonts w:cs="Times New Roman"/>
              </w:rPr>
              <w:t>Diseñar y crear vista de departamentos con opción de activar/desactivar, importar información y actualizar lista de departamentos.</w:t>
            </w:r>
          </w:p>
        </w:tc>
        <w:tc>
          <w:tcPr>
            <w:tcW w:w="1134" w:type="dxa"/>
          </w:tcPr>
          <w:p w14:paraId="6A9A6F83" w14:textId="77777777" w:rsidR="00740C5F" w:rsidRPr="007C25F6" w:rsidRDefault="00740C5F" w:rsidP="00346B66">
            <w:pPr>
              <w:ind w:firstLine="0"/>
              <w:jc w:val="center"/>
              <w:rPr>
                <w:rFonts w:cs="Times New Roman"/>
              </w:rPr>
            </w:pPr>
            <w:r>
              <w:rPr>
                <w:rFonts w:cs="Times New Roman"/>
              </w:rPr>
              <w:t>Media</w:t>
            </w:r>
          </w:p>
        </w:tc>
        <w:tc>
          <w:tcPr>
            <w:tcW w:w="1276" w:type="dxa"/>
          </w:tcPr>
          <w:p w14:paraId="41B4D5EC" w14:textId="77777777" w:rsidR="00740C5F" w:rsidRPr="007C25F6" w:rsidRDefault="00740C5F" w:rsidP="00346B66">
            <w:pPr>
              <w:ind w:firstLine="0"/>
              <w:jc w:val="center"/>
              <w:rPr>
                <w:rFonts w:cs="Times New Roman"/>
              </w:rPr>
            </w:pPr>
            <w:r>
              <w:rPr>
                <w:rFonts w:cs="Times New Roman"/>
              </w:rPr>
              <w:t>6</w:t>
            </w:r>
          </w:p>
        </w:tc>
        <w:tc>
          <w:tcPr>
            <w:tcW w:w="1177" w:type="dxa"/>
          </w:tcPr>
          <w:p w14:paraId="517F96B3"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33B6F8F0" w14:textId="77777777" w:rsidTr="00740C5F">
        <w:trPr>
          <w:trHeight w:val="905"/>
        </w:trPr>
        <w:tc>
          <w:tcPr>
            <w:tcW w:w="749" w:type="dxa"/>
          </w:tcPr>
          <w:p w14:paraId="76748806" w14:textId="77777777" w:rsidR="00740C5F" w:rsidRDefault="00740C5F" w:rsidP="00346B66">
            <w:pPr>
              <w:ind w:firstLine="0"/>
              <w:jc w:val="center"/>
              <w:rPr>
                <w:rFonts w:cs="Times New Roman"/>
              </w:rPr>
            </w:pPr>
            <w:r>
              <w:rPr>
                <w:rFonts w:cs="Times New Roman"/>
              </w:rPr>
              <w:t>2.3</w:t>
            </w:r>
          </w:p>
        </w:tc>
        <w:tc>
          <w:tcPr>
            <w:tcW w:w="1344" w:type="dxa"/>
          </w:tcPr>
          <w:p w14:paraId="6F933966" w14:textId="77777777" w:rsidR="00740C5F" w:rsidRPr="007C25F6" w:rsidRDefault="00740C5F" w:rsidP="00346B66">
            <w:pPr>
              <w:ind w:firstLine="0"/>
              <w:jc w:val="center"/>
              <w:rPr>
                <w:rFonts w:cs="Times New Roman"/>
              </w:rPr>
            </w:pPr>
            <w:r>
              <w:rPr>
                <w:rFonts w:cs="Times New Roman"/>
              </w:rPr>
              <w:t>Visualizando las fichas que están activas actualmente</w:t>
            </w:r>
          </w:p>
        </w:tc>
        <w:tc>
          <w:tcPr>
            <w:tcW w:w="2126" w:type="dxa"/>
          </w:tcPr>
          <w:p w14:paraId="7E0DFB8E"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visualizar fichas de empleados activos para gestionar el personal disponible.</w:t>
            </w:r>
          </w:p>
        </w:tc>
        <w:tc>
          <w:tcPr>
            <w:tcW w:w="1701" w:type="dxa"/>
          </w:tcPr>
          <w:p w14:paraId="79788060" w14:textId="77777777" w:rsidR="00740C5F" w:rsidRPr="007C25F6" w:rsidRDefault="00740C5F" w:rsidP="00346B66">
            <w:pPr>
              <w:ind w:firstLine="0"/>
              <w:jc w:val="center"/>
              <w:rPr>
                <w:rFonts w:cs="Times New Roman"/>
              </w:rPr>
            </w:pPr>
            <w:r w:rsidRPr="00816FB8">
              <w:rPr>
                <w:rFonts w:cs="Times New Roman"/>
              </w:rPr>
              <w:t>Diseñar y crear vista de fichas de empleados, importar información y diseñar lista filtrada con fichas activas.</w:t>
            </w:r>
          </w:p>
        </w:tc>
        <w:tc>
          <w:tcPr>
            <w:tcW w:w="1134" w:type="dxa"/>
          </w:tcPr>
          <w:p w14:paraId="1EE1E494" w14:textId="77777777" w:rsidR="00740C5F" w:rsidRPr="007C25F6" w:rsidRDefault="00740C5F" w:rsidP="00346B66">
            <w:pPr>
              <w:ind w:firstLine="0"/>
              <w:jc w:val="center"/>
              <w:rPr>
                <w:rFonts w:cs="Times New Roman"/>
              </w:rPr>
            </w:pPr>
            <w:r>
              <w:rPr>
                <w:rFonts w:cs="Times New Roman"/>
              </w:rPr>
              <w:t>Media</w:t>
            </w:r>
          </w:p>
        </w:tc>
        <w:tc>
          <w:tcPr>
            <w:tcW w:w="1276" w:type="dxa"/>
          </w:tcPr>
          <w:p w14:paraId="5B0AC56D" w14:textId="77777777" w:rsidR="00740C5F" w:rsidRPr="007C25F6" w:rsidRDefault="00740C5F" w:rsidP="00346B66">
            <w:pPr>
              <w:ind w:firstLine="0"/>
              <w:jc w:val="center"/>
              <w:rPr>
                <w:rFonts w:cs="Times New Roman"/>
              </w:rPr>
            </w:pPr>
            <w:r>
              <w:rPr>
                <w:rFonts w:cs="Times New Roman"/>
              </w:rPr>
              <w:t>7</w:t>
            </w:r>
          </w:p>
        </w:tc>
        <w:tc>
          <w:tcPr>
            <w:tcW w:w="1177" w:type="dxa"/>
          </w:tcPr>
          <w:p w14:paraId="4744C143"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6D765A55" w14:textId="77777777" w:rsidTr="00740C5F">
        <w:trPr>
          <w:trHeight w:val="905"/>
        </w:trPr>
        <w:tc>
          <w:tcPr>
            <w:tcW w:w="749" w:type="dxa"/>
          </w:tcPr>
          <w:p w14:paraId="0D78E19D" w14:textId="77777777" w:rsidR="00740C5F" w:rsidRDefault="00740C5F" w:rsidP="00346B66">
            <w:pPr>
              <w:ind w:firstLine="0"/>
              <w:jc w:val="center"/>
              <w:rPr>
                <w:rFonts w:cs="Times New Roman"/>
              </w:rPr>
            </w:pPr>
            <w:r>
              <w:rPr>
                <w:rFonts w:cs="Times New Roman"/>
              </w:rPr>
              <w:t>2.6.1</w:t>
            </w:r>
          </w:p>
        </w:tc>
        <w:tc>
          <w:tcPr>
            <w:tcW w:w="1344" w:type="dxa"/>
          </w:tcPr>
          <w:p w14:paraId="7173F004" w14:textId="77777777" w:rsidR="00740C5F" w:rsidRPr="007C25F6" w:rsidRDefault="00740C5F" w:rsidP="00346B66">
            <w:pPr>
              <w:ind w:firstLine="0"/>
              <w:jc w:val="center"/>
              <w:rPr>
                <w:rFonts w:cs="Times New Roman"/>
              </w:rPr>
            </w:pPr>
            <w:r>
              <w:rPr>
                <w:rFonts w:cs="Times New Roman"/>
              </w:rPr>
              <w:t>Imprimiendo solo una ficha de empleado</w:t>
            </w:r>
          </w:p>
        </w:tc>
        <w:tc>
          <w:tcPr>
            <w:tcW w:w="2126" w:type="dxa"/>
          </w:tcPr>
          <w:p w14:paraId="07CBBB33"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imprimir fichas individuales de empleados en formato PDF para documentación oficial</w:t>
            </w:r>
          </w:p>
        </w:tc>
        <w:tc>
          <w:tcPr>
            <w:tcW w:w="1701" w:type="dxa"/>
          </w:tcPr>
          <w:p w14:paraId="2DD93CD0" w14:textId="77777777" w:rsidR="00740C5F" w:rsidRPr="007C25F6" w:rsidRDefault="00740C5F" w:rsidP="00346B66">
            <w:pPr>
              <w:ind w:firstLine="0"/>
              <w:jc w:val="center"/>
              <w:rPr>
                <w:rFonts w:cs="Times New Roman"/>
              </w:rPr>
            </w:pPr>
            <w:r w:rsidRPr="00816FB8">
              <w:rPr>
                <w:rFonts w:cs="Times New Roman"/>
              </w:rPr>
              <w:t>Diseñar y crear opción de impresión, importar información de empleados y generar documento en formato PDF.</w:t>
            </w:r>
          </w:p>
        </w:tc>
        <w:tc>
          <w:tcPr>
            <w:tcW w:w="1134" w:type="dxa"/>
          </w:tcPr>
          <w:p w14:paraId="01FED4A1" w14:textId="77777777" w:rsidR="00740C5F" w:rsidRPr="007C25F6" w:rsidRDefault="00740C5F" w:rsidP="00346B66">
            <w:pPr>
              <w:ind w:firstLine="0"/>
              <w:jc w:val="center"/>
              <w:rPr>
                <w:rFonts w:cs="Times New Roman"/>
              </w:rPr>
            </w:pPr>
            <w:r>
              <w:rPr>
                <w:rFonts w:cs="Times New Roman"/>
              </w:rPr>
              <w:t>Alta</w:t>
            </w:r>
          </w:p>
        </w:tc>
        <w:tc>
          <w:tcPr>
            <w:tcW w:w="1276" w:type="dxa"/>
          </w:tcPr>
          <w:p w14:paraId="282FC888" w14:textId="77777777" w:rsidR="00740C5F" w:rsidRPr="007C25F6" w:rsidRDefault="00740C5F" w:rsidP="00346B66">
            <w:pPr>
              <w:ind w:firstLine="0"/>
              <w:jc w:val="center"/>
              <w:rPr>
                <w:rFonts w:cs="Times New Roman"/>
              </w:rPr>
            </w:pPr>
            <w:r>
              <w:rPr>
                <w:rFonts w:cs="Times New Roman"/>
              </w:rPr>
              <w:t>8</w:t>
            </w:r>
          </w:p>
        </w:tc>
        <w:tc>
          <w:tcPr>
            <w:tcW w:w="1177" w:type="dxa"/>
          </w:tcPr>
          <w:p w14:paraId="4C2CCB0C"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7D7B4BDF" w14:textId="77777777" w:rsidTr="00740C5F">
        <w:trPr>
          <w:trHeight w:val="905"/>
        </w:trPr>
        <w:tc>
          <w:tcPr>
            <w:tcW w:w="749" w:type="dxa"/>
          </w:tcPr>
          <w:p w14:paraId="707459F3" w14:textId="77777777" w:rsidR="00740C5F" w:rsidRDefault="00740C5F" w:rsidP="00346B66">
            <w:pPr>
              <w:ind w:firstLine="0"/>
              <w:jc w:val="center"/>
              <w:rPr>
                <w:rFonts w:cs="Times New Roman"/>
              </w:rPr>
            </w:pPr>
            <w:r>
              <w:rPr>
                <w:rFonts w:cs="Times New Roman"/>
              </w:rPr>
              <w:lastRenderedPageBreak/>
              <w:t>2.6.2</w:t>
            </w:r>
          </w:p>
        </w:tc>
        <w:tc>
          <w:tcPr>
            <w:tcW w:w="1344" w:type="dxa"/>
          </w:tcPr>
          <w:p w14:paraId="3AABAED9" w14:textId="77777777" w:rsidR="00740C5F" w:rsidRPr="007C25F6" w:rsidRDefault="00740C5F" w:rsidP="00346B66">
            <w:pPr>
              <w:ind w:firstLine="0"/>
              <w:jc w:val="center"/>
              <w:rPr>
                <w:rFonts w:cs="Times New Roman"/>
              </w:rPr>
            </w:pPr>
            <w:r>
              <w:rPr>
                <w:rFonts w:cs="Times New Roman"/>
              </w:rPr>
              <w:t>Imprimiendo múltiples fichas de empelados</w:t>
            </w:r>
          </w:p>
        </w:tc>
        <w:tc>
          <w:tcPr>
            <w:tcW w:w="2126" w:type="dxa"/>
          </w:tcPr>
          <w:p w14:paraId="675F8023"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imprimir múltiples fichas de empleados en formato PDF para ahorrar tiempo en reportes.</w:t>
            </w:r>
          </w:p>
        </w:tc>
        <w:tc>
          <w:tcPr>
            <w:tcW w:w="1701" w:type="dxa"/>
          </w:tcPr>
          <w:p w14:paraId="55C3BF97" w14:textId="77777777" w:rsidR="00740C5F" w:rsidRPr="007C25F6" w:rsidRDefault="00740C5F" w:rsidP="00346B66">
            <w:pPr>
              <w:ind w:firstLine="0"/>
              <w:jc w:val="center"/>
              <w:rPr>
                <w:rFonts w:cs="Times New Roman"/>
              </w:rPr>
            </w:pPr>
            <w:r w:rsidRPr="00816FB8">
              <w:rPr>
                <w:rFonts w:cs="Times New Roman"/>
              </w:rPr>
              <w:t>Diseñar y crear opción de impresión múltiple, importar información de empleados y generar PDF con varias fichas.</w:t>
            </w:r>
          </w:p>
        </w:tc>
        <w:tc>
          <w:tcPr>
            <w:tcW w:w="1134" w:type="dxa"/>
          </w:tcPr>
          <w:p w14:paraId="5199EDE1" w14:textId="77777777" w:rsidR="00740C5F" w:rsidRPr="007C25F6" w:rsidRDefault="00740C5F" w:rsidP="00346B66">
            <w:pPr>
              <w:ind w:firstLine="0"/>
              <w:jc w:val="center"/>
              <w:rPr>
                <w:rFonts w:cs="Times New Roman"/>
              </w:rPr>
            </w:pPr>
            <w:r>
              <w:rPr>
                <w:rFonts w:cs="Times New Roman"/>
              </w:rPr>
              <w:t>Alta</w:t>
            </w:r>
          </w:p>
        </w:tc>
        <w:tc>
          <w:tcPr>
            <w:tcW w:w="1276" w:type="dxa"/>
          </w:tcPr>
          <w:p w14:paraId="1947AB67" w14:textId="77777777" w:rsidR="00740C5F" w:rsidRPr="007C25F6" w:rsidRDefault="00740C5F" w:rsidP="00346B66">
            <w:pPr>
              <w:ind w:firstLine="0"/>
              <w:jc w:val="center"/>
              <w:rPr>
                <w:rFonts w:cs="Times New Roman"/>
              </w:rPr>
            </w:pPr>
            <w:r>
              <w:rPr>
                <w:rFonts w:cs="Times New Roman"/>
              </w:rPr>
              <w:t>9</w:t>
            </w:r>
          </w:p>
        </w:tc>
        <w:tc>
          <w:tcPr>
            <w:tcW w:w="1177" w:type="dxa"/>
          </w:tcPr>
          <w:p w14:paraId="6D876003"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488293AB" w14:textId="77777777" w:rsidTr="00740C5F">
        <w:trPr>
          <w:trHeight w:val="905"/>
        </w:trPr>
        <w:tc>
          <w:tcPr>
            <w:tcW w:w="749" w:type="dxa"/>
          </w:tcPr>
          <w:p w14:paraId="7E1AA2B8" w14:textId="77777777" w:rsidR="00740C5F" w:rsidRDefault="00740C5F" w:rsidP="00346B66">
            <w:pPr>
              <w:ind w:firstLine="0"/>
              <w:jc w:val="center"/>
              <w:rPr>
                <w:rFonts w:cs="Times New Roman"/>
              </w:rPr>
            </w:pPr>
            <w:r>
              <w:rPr>
                <w:rFonts w:cs="Times New Roman"/>
              </w:rPr>
              <w:t>3.2</w:t>
            </w:r>
          </w:p>
        </w:tc>
        <w:tc>
          <w:tcPr>
            <w:tcW w:w="1344" w:type="dxa"/>
          </w:tcPr>
          <w:p w14:paraId="5EE15EA9" w14:textId="77777777" w:rsidR="00740C5F" w:rsidRPr="007C25F6" w:rsidRDefault="00740C5F" w:rsidP="00346B66">
            <w:pPr>
              <w:ind w:firstLine="0"/>
              <w:jc w:val="center"/>
              <w:rPr>
                <w:rFonts w:cs="Times New Roman"/>
              </w:rPr>
            </w:pPr>
            <w:r>
              <w:rPr>
                <w:rFonts w:cs="Times New Roman"/>
              </w:rPr>
              <w:t>Visualizando lista de empleados con casilla para asignar vacaciones</w:t>
            </w:r>
          </w:p>
        </w:tc>
        <w:tc>
          <w:tcPr>
            <w:tcW w:w="2126" w:type="dxa"/>
          </w:tcPr>
          <w:p w14:paraId="06F94FF1"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visualizar lista de empleados disponibles para asignar vacaciones de forma eficiente.</w:t>
            </w:r>
          </w:p>
        </w:tc>
        <w:tc>
          <w:tcPr>
            <w:tcW w:w="1701" w:type="dxa"/>
          </w:tcPr>
          <w:p w14:paraId="257C7C29" w14:textId="77777777" w:rsidR="00740C5F" w:rsidRPr="007C25F6" w:rsidRDefault="00740C5F" w:rsidP="00346B66">
            <w:pPr>
              <w:ind w:firstLine="0"/>
              <w:jc w:val="center"/>
              <w:rPr>
                <w:rFonts w:cs="Times New Roman"/>
              </w:rPr>
            </w:pPr>
            <w:r w:rsidRPr="00816FB8">
              <w:rPr>
                <w:rFonts w:cs="Times New Roman"/>
              </w:rPr>
              <w:t>Diseñar y crear vista de empleados, importar información y diseñar lista con opción de selección para asignar vacaciones.</w:t>
            </w:r>
          </w:p>
        </w:tc>
        <w:tc>
          <w:tcPr>
            <w:tcW w:w="1134" w:type="dxa"/>
          </w:tcPr>
          <w:p w14:paraId="33B3FFCC" w14:textId="77777777" w:rsidR="00740C5F" w:rsidRPr="007C25F6" w:rsidRDefault="00740C5F" w:rsidP="00346B66">
            <w:pPr>
              <w:ind w:firstLine="0"/>
              <w:jc w:val="center"/>
              <w:rPr>
                <w:rFonts w:cs="Times New Roman"/>
              </w:rPr>
            </w:pPr>
            <w:r>
              <w:rPr>
                <w:rFonts w:cs="Times New Roman"/>
              </w:rPr>
              <w:t>Alta</w:t>
            </w:r>
          </w:p>
        </w:tc>
        <w:tc>
          <w:tcPr>
            <w:tcW w:w="1276" w:type="dxa"/>
          </w:tcPr>
          <w:p w14:paraId="1B68F2DA" w14:textId="77777777" w:rsidR="00740C5F" w:rsidRPr="007C25F6" w:rsidRDefault="00740C5F" w:rsidP="00346B66">
            <w:pPr>
              <w:ind w:firstLine="0"/>
              <w:jc w:val="center"/>
              <w:rPr>
                <w:rFonts w:cs="Times New Roman"/>
              </w:rPr>
            </w:pPr>
            <w:r>
              <w:rPr>
                <w:rFonts w:cs="Times New Roman"/>
              </w:rPr>
              <w:t>7</w:t>
            </w:r>
          </w:p>
        </w:tc>
        <w:tc>
          <w:tcPr>
            <w:tcW w:w="1177" w:type="dxa"/>
          </w:tcPr>
          <w:p w14:paraId="24396273"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7CFBB433" w14:textId="77777777" w:rsidTr="00740C5F">
        <w:trPr>
          <w:trHeight w:val="905"/>
        </w:trPr>
        <w:tc>
          <w:tcPr>
            <w:tcW w:w="749" w:type="dxa"/>
          </w:tcPr>
          <w:p w14:paraId="5467E24F" w14:textId="77777777" w:rsidR="00740C5F" w:rsidRDefault="00740C5F" w:rsidP="00346B66">
            <w:pPr>
              <w:ind w:firstLine="0"/>
              <w:jc w:val="center"/>
              <w:rPr>
                <w:rFonts w:cs="Times New Roman"/>
              </w:rPr>
            </w:pPr>
            <w:r>
              <w:rPr>
                <w:rFonts w:cs="Times New Roman"/>
              </w:rPr>
              <w:t>3.3</w:t>
            </w:r>
          </w:p>
        </w:tc>
        <w:tc>
          <w:tcPr>
            <w:tcW w:w="1344" w:type="dxa"/>
          </w:tcPr>
          <w:p w14:paraId="3061CCB6" w14:textId="77777777" w:rsidR="00740C5F" w:rsidRPr="007C25F6" w:rsidRDefault="00740C5F" w:rsidP="00346B66">
            <w:pPr>
              <w:ind w:firstLine="0"/>
              <w:jc w:val="center"/>
              <w:rPr>
                <w:rFonts w:cs="Times New Roman"/>
              </w:rPr>
            </w:pPr>
            <w:r>
              <w:rPr>
                <w:rFonts w:cs="Times New Roman"/>
              </w:rPr>
              <w:t>Definiendo días a otorgar para vacaciones</w:t>
            </w:r>
          </w:p>
        </w:tc>
        <w:tc>
          <w:tcPr>
            <w:tcW w:w="2126" w:type="dxa"/>
          </w:tcPr>
          <w:p w14:paraId="32F73E0E"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definir los días de vacaciones de los empleados para un correcto control.</w:t>
            </w:r>
          </w:p>
        </w:tc>
        <w:tc>
          <w:tcPr>
            <w:tcW w:w="1701" w:type="dxa"/>
          </w:tcPr>
          <w:p w14:paraId="5214740E" w14:textId="77777777" w:rsidR="00740C5F" w:rsidRPr="007C25F6" w:rsidRDefault="00740C5F" w:rsidP="00346B66">
            <w:pPr>
              <w:ind w:firstLine="0"/>
              <w:jc w:val="center"/>
              <w:rPr>
                <w:rFonts w:cs="Times New Roman"/>
              </w:rPr>
            </w:pPr>
            <w:r w:rsidRPr="00816FB8">
              <w:rPr>
                <w:rFonts w:cs="Times New Roman"/>
              </w:rPr>
              <w:t xml:space="preserve">Diseñar y crear vista de asignación de días, formulario de configuración, importar información y diseñar lista </w:t>
            </w:r>
            <w:r w:rsidRPr="00816FB8">
              <w:rPr>
                <w:rFonts w:cs="Times New Roman"/>
              </w:rPr>
              <w:lastRenderedPageBreak/>
              <w:t>con registros de vacaciones.</w:t>
            </w:r>
          </w:p>
        </w:tc>
        <w:tc>
          <w:tcPr>
            <w:tcW w:w="1134" w:type="dxa"/>
          </w:tcPr>
          <w:p w14:paraId="75B5162C" w14:textId="77777777" w:rsidR="00740C5F" w:rsidRPr="007C25F6" w:rsidRDefault="00740C5F" w:rsidP="00346B66">
            <w:pPr>
              <w:ind w:firstLine="0"/>
              <w:jc w:val="center"/>
              <w:rPr>
                <w:rFonts w:cs="Times New Roman"/>
              </w:rPr>
            </w:pPr>
            <w:r>
              <w:rPr>
                <w:rFonts w:cs="Times New Roman"/>
              </w:rPr>
              <w:lastRenderedPageBreak/>
              <w:t>Alta</w:t>
            </w:r>
          </w:p>
        </w:tc>
        <w:tc>
          <w:tcPr>
            <w:tcW w:w="1276" w:type="dxa"/>
          </w:tcPr>
          <w:p w14:paraId="3F209510" w14:textId="77777777" w:rsidR="00740C5F" w:rsidRPr="007C25F6" w:rsidRDefault="00740C5F" w:rsidP="00346B66">
            <w:pPr>
              <w:ind w:firstLine="0"/>
              <w:jc w:val="center"/>
              <w:rPr>
                <w:rFonts w:cs="Times New Roman"/>
              </w:rPr>
            </w:pPr>
            <w:r>
              <w:rPr>
                <w:rFonts w:cs="Times New Roman"/>
              </w:rPr>
              <w:t>8</w:t>
            </w:r>
          </w:p>
        </w:tc>
        <w:tc>
          <w:tcPr>
            <w:tcW w:w="1177" w:type="dxa"/>
          </w:tcPr>
          <w:p w14:paraId="6003630C"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5B25DD75" w14:textId="77777777" w:rsidTr="00740C5F">
        <w:trPr>
          <w:trHeight w:val="905"/>
        </w:trPr>
        <w:tc>
          <w:tcPr>
            <w:tcW w:w="749" w:type="dxa"/>
          </w:tcPr>
          <w:p w14:paraId="5F3CF77F" w14:textId="77777777" w:rsidR="00740C5F" w:rsidRDefault="00740C5F" w:rsidP="00346B66">
            <w:pPr>
              <w:ind w:firstLine="0"/>
              <w:jc w:val="center"/>
              <w:rPr>
                <w:rFonts w:cs="Times New Roman"/>
              </w:rPr>
            </w:pPr>
            <w:r>
              <w:rPr>
                <w:rFonts w:cs="Times New Roman"/>
              </w:rPr>
              <w:t>3.4</w:t>
            </w:r>
          </w:p>
        </w:tc>
        <w:tc>
          <w:tcPr>
            <w:tcW w:w="1344" w:type="dxa"/>
          </w:tcPr>
          <w:p w14:paraId="40EF9D6D" w14:textId="77777777" w:rsidR="00740C5F" w:rsidRPr="007C25F6" w:rsidRDefault="00740C5F" w:rsidP="00346B66">
            <w:pPr>
              <w:ind w:firstLine="0"/>
              <w:jc w:val="center"/>
              <w:rPr>
                <w:rFonts w:cs="Times New Roman"/>
              </w:rPr>
            </w:pPr>
            <w:r>
              <w:rPr>
                <w:rFonts w:cs="Times New Roman"/>
              </w:rPr>
              <w:t>Visualizando listado de empleados de vacaciones</w:t>
            </w:r>
          </w:p>
        </w:tc>
        <w:tc>
          <w:tcPr>
            <w:tcW w:w="2126" w:type="dxa"/>
          </w:tcPr>
          <w:p w14:paraId="437733B7"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visualizar un listado de empleados en vacaciones para llevar control del personal disponible.</w:t>
            </w:r>
          </w:p>
        </w:tc>
        <w:tc>
          <w:tcPr>
            <w:tcW w:w="1701" w:type="dxa"/>
          </w:tcPr>
          <w:p w14:paraId="4F07DA82" w14:textId="77777777" w:rsidR="00740C5F" w:rsidRPr="007C25F6" w:rsidRDefault="00740C5F" w:rsidP="00346B66">
            <w:pPr>
              <w:ind w:firstLine="0"/>
              <w:jc w:val="center"/>
              <w:rPr>
                <w:rFonts w:cs="Times New Roman"/>
              </w:rPr>
            </w:pPr>
            <w:r w:rsidRPr="00816FB8">
              <w:rPr>
                <w:rFonts w:cs="Times New Roman"/>
              </w:rPr>
              <w:t>Diseñar y crear vista de vacaciones, importar información y diseñar lista con empleados en periodo de vacaciones.</w:t>
            </w:r>
          </w:p>
        </w:tc>
        <w:tc>
          <w:tcPr>
            <w:tcW w:w="1134" w:type="dxa"/>
          </w:tcPr>
          <w:p w14:paraId="7B567DB2" w14:textId="77777777" w:rsidR="00740C5F" w:rsidRPr="007C25F6" w:rsidRDefault="00740C5F" w:rsidP="00346B66">
            <w:pPr>
              <w:ind w:firstLine="0"/>
              <w:jc w:val="center"/>
              <w:rPr>
                <w:rFonts w:cs="Times New Roman"/>
              </w:rPr>
            </w:pPr>
            <w:r>
              <w:rPr>
                <w:rFonts w:cs="Times New Roman"/>
              </w:rPr>
              <w:t>Media</w:t>
            </w:r>
          </w:p>
        </w:tc>
        <w:tc>
          <w:tcPr>
            <w:tcW w:w="1276" w:type="dxa"/>
          </w:tcPr>
          <w:p w14:paraId="40211904" w14:textId="77777777" w:rsidR="00740C5F" w:rsidRPr="007C25F6" w:rsidRDefault="00740C5F" w:rsidP="00346B66">
            <w:pPr>
              <w:ind w:firstLine="0"/>
              <w:jc w:val="center"/>
              <w:rPr>
                <w:rFonts w:cs="Times New Roman"/>
              </w:rPr>
            </w:pPr>
            <w:r>
              <w:rPr>
                <w:rFonts w:cs="Times New Roman"/>
              </w:rPr>
              <w:t>7</w:t>
            </w:r>
          </w:p>
        </w:tc>
        <w:tc>
          <w:tcPr>
            <w:tcW w:w="1177" w:type="dxa"/>
          </w:tcPr>
          <w:p w14:paraId="50C971F6"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520F63B3" w14:textId="77777777" w:rsidTr="00740C5F">
        <w:trPr>
          <w:trHeight w:val="905"/>
        </w:trPr>
        <w:tc>
          <w:tcPr>
            <w:tcW w:w="749" w:type="dxa"/>
          </w:tcPr>
          <w:p w14:paraId="56ADAB58" w14:textId="77777777" w:rsidR="00740C5F" w:rsidRDefault="00740C5F" w:rsidP="00346B66">
            <w:pPr>
              <w:ind w:firstLine="0"/>
              <w:jc w:val="center"/>
              <w:rPr>
                <w:rFonts w:cs="Times New Roman"/>
              </w:rPr>
            </w:pPr>
            <w:r>
              <w:rPr>
                <w:rFonts w:cs="Times New Roman"/>
              </w:rPr>
              <w:t>3.5</w:t>
            </w:r>
          </w:p>
        </w:tc>
        <w:tc>
          <w:tcPr>
            <w:tcW w:w="1344" w:type="dxa"/>
          </w:tcPr>
          <w:p w14:paraId="5F9320A4" w14:textId="77777777" w:rsidR="00740C5F" w:rsidRPr="007C25F6" w:rsidRDefault="00740C5F" w:rsidP="00346B66">
            <w:pPr>
              <w:ind w:firstLine="0"/>
              <w:jc w:val="center"/>
              <w:rPr>
                <w:rFonts w:cs="Times New Roman"/>
              </w:rPr>
            </w:pPr>
            <w:r>
              <w:rPr>
                <w:rFonts w:cs="Times New Roman"/>
              </w:rPr>
              <w:t>Guardando cambios de vacaciones</w:t>
            </w:r>
          </w:p>
        </w:tc>
        <w:tc>
          <w:tcPr>
            <w:tcW w:w="2126" w:type="dxa"/>
          </w:tcPr>
          <w:p w14:paraId="2A580CF8"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guardar cambios en las vacaciones de los empleados para mantener la información actualizada.</w:t>
            </w:r>
          </w:p>
        </w:tc>
        <w:tc>
          <w:tcPr>
            <w:tcW w:w="1701" w:type="dxa"/>
          </w:tcPr>
          <w:p w14:paraId="0EF65452" w14:textId="77777777" w:rsidR="00740C5F" w:rsidRPr="007C25F6" w:rsidRDefault="00740C5F" w:rsidP="00346B66">
            <w:pPr>
              <w:ind w:firstLine="0"/>
              <w:jc w:val="center"/>
              <w:rPr>
                <w:rFonts w:cs="Times New Roman"/>
              </w:rPr>
            </w:pPr>
            <w:r w:rsidRPr="00816FB8">
              <w:rPr>
                <w:rFonts w:cs="Times New Roman"/>
              </w:rPr>
              <w:t>Diseñar y crear opción de guardado, importar información y actualizar lista de vacaciones registradas.</w:t>
            </w:r>
          </w:p>
        </w:tc>
        <w:tc>
          <w:tcPr>
            <w:tcW w:w="1134" w:type="dxa"/>
          </w:tcPr>
          <w:p w14:paraId="1B0D998B" w14:textId="77777777" w:rsidR="00740C5F" w:rsidRPr="007C25F6" w:rsidRDefault="00740C5F" w:rsidP="00346B66">
            <w:pPr>
              <w:ind w:firstLine="0"/>
              <w:jc w:val="center"/>
              <w:rPr>
                <w:rFonts w:cs="Times New Roman"/>
              </w:rPr>
            </w:pPr>
            <w:r>
              <w:rPr>
                <w:rFonts w:cs="Times New Roman"/>
              </w:rPr>
              <w:t>Alta</w:t>
            </w:r>
          </w:p>
        </w:tc>
        <w:tc>
          <w:tcPr>
            <w:tcW w:w="1276" w:type="dxa"/>
          </w:tcPr>
          <w:p w14:paraId="73C83578" w14:textId="77777777" w:rsidR="00740C5F" w:rsidRPr="007C25F6" w:rsidRDefault="00740C5F" w:rsidP="00346B66">
            <w:pPr>
              <w:ind w:firstLine="0"/>
              <w:jc w:val="center"/>
              <w:rPr>
                <w:rFonts w:cs="Times New Roman"/>
              </w:rPr>
            </w:pPr>
            <w:r>
              <w:rPr>
                <w:rFonts w:cs="Times New Roman"/>
              </w:rPr>
              <w:t>6</w:t>
            </w:r>
          </w:p>
        </w:tc>
        <w:tc>
          <w:tcPr>
            <w:tcW w:w="1177" w:type="dxa"/>
          </w:tcPr>
          <w:p w14:paraId="62B843D6"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2E4F6EFA" w14:textId="77777777" w:rsidTr="00740C5F">
        <w:trPr>
          <w:trHeight w:val="905"/>
        </w:trPr>
        <w:tc>
          <w:tcPr>
            <w:tcW w:w="749" w:type="dxa"/>
          </w:tcPr>
          <w:p w14:paraId="3370A6A4" w14:textId="77777777" w:rsidR="00740C5F" w:rsidRDefault="00740C5F" w:rsidP="00346B66">
            <w:pPr>
              <w:ind w:firstLine="0"/>
              <w:jc w:val="center"/>
              <w:rPr>
                <w:rFonts w:cs="Times New Roman"/>
              </w:rPr>
            </w:pPr>
            <w:r>
              <w:rPr>
                <w:rFonts w:cs="Times New Roman"/>
              </w:rPr>
              <w:t>3.6</w:t>
            </w:r>
          </w:p>
        </w:tc>
        <w:tc>
          <w:tcPr>
            <w:tcW w:w="1344" w:type="dxa"/>
          </w:tcPr>
          <w:p w14:paraId="03B5A88A" w14:textId="77777777" w:rsidR="00740C5F" w:rsidRPr="007C25F6" w:rsidRDefault="00740C5F" w:rsidP="00346B66">
            <w:pPr>
              <w:ind w:firstLine="0"/>
              <w:jc w:val="center"/>
              <w:rPr>
                <w:rFonts w:cs="Times New Roman"/>
              </w:rPr>
            </w:pPr>
            <w:r>
              <w:rPr>
                <w:rFonts w:cs="Times New Roman"/>
              </w:rPr>
              <w:t>Imprimiendo vacaciones de empelado</w:t>
            </w:r>
          </w:p>
        </w:tc>
        <w:tc>
          <w:tcPr>
            <w:tcW w:w="2126" w:type="dxa"/>
          </w:tcPr>
          <w:p w14:paraId="6B0F6A21" w14:textId="77777777" w:rsidR="00740C5F" w:rsidRPr="007C25F6" w:rsidRDefault="00740C5F" w:rsidP="00346B66">
            <w:pPr>
              <w:ind w:firstLine="0"/>
              <w:jc w:val="center"/>
              <w:rPr>
                <w:rFonts w:cs="Times New Roman"/>
              </w:rPr>
            </w:pPr>
            <w:r w:rsidRPr="00816FB8">
              <w:rPr>
                <w:rFonts w:cs="Times New Roman"/>
              </w:rPr>
              <w:t>Como administrador necesito poder imprimir reportes de vacaciones de empleados en formato PDF para respaldo oficial.</w:t>
            </w:r>
          </w:p>
        </w:tc>
        <w:tc>
          <w:tcPr>
            <w:tcW w:w="1701" w:type="dxa"/>
          </w:tcPr>
          <w:p w14:paraId="49677670" w14:textId="77777777" w:rsidR="00740C5F" w:rsidRPr="007C25F6" w:rsidRDefault="00740C5F" w:rsidP="00346B66">
            <w:pPr>
              <w:ind w:firstLine="0"/>
              <w:jc w:val="center"/>
              <w:rPr>
                <w:rFonts w:cs="Times New Roman"/>
              </w:rPr>
            </w:pPr>
            <w:r w:rsidRPr="00816FB8">
              <w:rPr>
                <w:rFonts w:cs="Times New Roman"/>
              </w:rPr>
              <w:t>Diseñar y crear opción de impresión, importar información y generar PDF con datos de vacaciones.</w:t>
            </w:r>
          </w:p>
        </w:tc>
        <w:tc>
          <w:tcPr>
            <w:tcW w:w="1134" w:type="dxa"/>
          </w:tcPr>
          <w:p w14:paraId="213789AC" w14:textId="77777777" w:rsidR="00740C5F" w:rsidRPr="007C25F6" w:rsidRDefault="00740C5F" w:rsidP="00346B66">
            <w:pPr>
              <w:ind w:firstLine="0"/>
              <w:jc w:val="center"/>
              <w:rPr>
                <w:rFonts w:cs="Times New Roman"/>
              </w:rPr>
            </w:pPr>
            <w:r>
              <w:rPr>
                <w:rFonts w:cs="Times New Roman"/>
              </w:rPr>
              <w:t>Alta</w:t>
            </w:r>
          </w:p>
        </w:tc>
        <w:tc>
          <w:tcPr>
            <w:tcW w:w="1276" w:type="dxa"/>
          </w:tcPr>
          <w:p w14:paraId="6AA93CEF" w14:textId="77777777" w:rsidR="00740C5F" w:rsidRPr="007C25F6" w:rsidRDefault="00740C5F" w:rsidP="00346B66">
            <w:pPr>
              <w:ind w:firstLine="0"/>
              <w:jc w:val="center"/>
              <w:rPr>
                <w:rFonts w:cs="Times New Roman"/>
              </w:rPr>
            </w:pPr>
            <w:r>
              <w:rPr>
                <w:rFonts w:cs="Times New Roman"/>
              </w:rPr>
              <w:t>8</w:t>
            </w:r>
          </w:p>
        </w:tc>
        <w:tc>
          <w:tcPr>
            <w:tcW w:w="1177" w:type="dxa"/>
          </w:tcPr>
          <w:p w14:paraId="79939887"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161826CF" w14:textId="77777777" w:rsidTr="00740C5F">
        <w:trPr>
          <w:trHeight w:val="905"/>
        </w:trPr>
        <w:tc>
          <w:tcPr>
            <w:tcW w:w="749" w:type="dxa"/>
          </w:tcPr>
          <w:p w14:paraId="38613115" w14:textId="77777777" w:rsidR="00740C5F" w:rsidRDefault="00740C5F" w:rsidP="00346B66">
            <w:pPr>
              <w:ind w:firstLine="0"/>
              <w:jc w:val="center"/>
              <w:rPr>
                <w:rFonts w:cs="Times New Roman"/>
              </w:rPr>
            </w:pPr>
            <w:r>
              <w:rPr>
                <w:rFonts w:cs="Times New Roman"/>
              </w:rPr>
              <w:t>3.7</w:t>
            </w:r>
          </w:p>
          <w:p w14:paraId="03A4B851" w14:textId="77777777" w:rsidR="00740C5F" w:rsidRDefault="00740C5F" w:rsidP="00346B66">
            <w:pPr>
              <w:ind w:firstLine="0"/>
              <w:jc w:val="center"/>
              <w:rPr>
                <w:rFonts w:cs="Times New Roman"/>
              </w:rPr>
            </w:pPr>
          </w:p>
        </w:tc>
        <w:tc>
          <w:tcPr>
            <w:tcW w:w="1344" w:type="dxa"/>
          </w:tcPr>
          <w:p w14:paraId="613FAC0D" w14:textId="77777777" w:rsidR="00740C5F" w:rsidRPr="007C25F6" w:rsidRDefault="00740C5F" w:rsidP="00346B66">
            <w:pPr>
              <w:ind w:firstLine="0"/>
              <w:jc w:val="center"/>
              <w:rPr>
                <w:rFonts w:cs="Times New Roman"/>
              </w:rPr>
            </w:pPr>
            <w:r>
              <w:rPr>
                <w:rFonts w:cs="Times New Roman"/>
              </w:rPr>
              <w:t>Eliminando vacaciones asignadas</w:t>
            </w:r>
          </w:p>
        </w:tc>
        <w:tc>
          <w:tcPr>
            <w:tcW w:w="2126" w:type="dxa"/>
          </w:tcPr>
          <w:p w14:paraId="62B86A81"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eliminar </w:t>
            </w:r>
            <w:r w:rsidRPr="00816FB8">
              <w:rPr>
                <w:rFonts w:cs="Times New Roman"/>
              </w:rPr>
              <w:lastRenderedPageBreak/>
              <w:t>vacaciones asignadas incorrectamente para mantener la información precisa.</w:t>
            </w:r>
          </w:p>
        </w:tc>
        <w:tc>
          <w:tcPr>
            <w:tcW w:w="1701" w:type="dxa"/>
          </w:tcPr>
          <w:p w14:paraId="57DAB366" w14:textId="77777777" w:rsidR="00740C5F" w:rsidRPr="007C25F6" w:rsidRDefault="00740C5F" w:rsidP="00346B66">
            <w:pPr>
              <w:ind w:firstLine="0"/>
              <w:jc w:val="center"/>
              <w:rPr>
                <w:rFonts w:cs="Times New Roman"/>
              </w:rPr>
            </w:pPr>
            <w:r w:rsidRPr="00816FB8">
              <w:rPr>
                <w:rFonts w:cs="Times New Roman"/>
              </w:rPr>
              <w:lastRenderedPageBreak/>
              <w:t xml:space="preserve">Diseñar y crear opción de eliminación, </w:t>
            </w:r>
            <w:r w:rsidRPr="00816FB8">
              <w:rPr>
                <w:rFonts w:cs="Times New Roman"/>
              </w:rPr>
              <w:lastRenderedPageBreak/>
              <w:t>importar información y actualizar lista de vacaciones.</w:t>
            </w:r>
          </w:p>
        </w:tc>
        <w:tc>
          <w:tcPr>
            <w:tcW w:w="1134" w:type="dxa"/>
          </w:tcPr>
          <w:p w14:paraId="7C213667" w14:textId="77777777" w:rsidR="00740C5F" w:rsidRPr="007C25F6" w:rsidRDefault="00740C5F" w:rsidP="00346B66">
            <w:pPr>
              <w:ind w:firstLine="0"/>
              <w:jc w:val="center"/>
              <w:rPr>
                <w:rFonts w:cs="Times New Roman"/>
              </w:rPr>
            </w:pPr>
            <w:r>
              <w:rPr>
                <w:rFonts w:cs="Times New Roman"/>
              </w:rPr>
              <w:lastRenderedPageBreak/>
              <w:t>Alta</w:t>
            </w:r>
          </w:p>
        </w:tc>
        <w:tc>
          <w:tcPr>
            <w:tcW w:w="1276" w:type="dxa"/>
          </w:tcPr>
          <w:p w14:paraId="21311245" w14:textId="77777777" w:rsidR="00740C5F" w:rsidRPr="007C25F6" w:rsidRDefault="00740C5F" w:rsidP="00346B66">
            <w:pPr>
              <w:ind w:firstLine="0"/>
              <w:jc w:val="center"/>
              <w:rPr>
                <w:rFonts w:cs="Times New Roman"/>
              </w:rPr>
            </w:pPr>
            <w:r>
              <w:rPr>
                <w:rFonts w:cs="Times New Roman"/>
              </w:rPr>
              <w:t>7</w:t>
            </w:r>
          </w:p>
        </w:tc>
        <w:tc>
          <w:tcPr>
            <w:tcW w:w="1177" w:type="dxa"/>
          </w:tcPr>
          <w:p w14:paraId="7296967D"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72040046" w14:textId="77777777" w:rsidTr="00740C5F">
        <w:trPr>
          <w:trHeight w:val="905"/>
        </w:trPr>
        <w:tc>
          <w:tcPr>
            <w:tcW w:w="749" w:type="dxa"/>
          </w:tcPr>
          <w:p w14:paraId="37958E2B" w14:textId="77777777" w:rsidR="00740C5F" w:rsidRDefault="00740C5F" w:rsidP="00346B66">
            <w:pPr>
              <w:ind w:firstLine="0"/>
              <w:jc w:val="center"/>
              <w:rPr>
                <w:rFonts w:cs="Times New Roman"/>
              </w:rPr>
            </w:pPr>
            <w:r>
              <w:rPr>
                <w:rFonts w:cs="Times New Roman"/>
              </w:rPr>
              <w:t>4.1.2</w:t>
            </w:r>
          </w:p>
        </w:tc>
        <w:tc>
          <w:tcPr>
            <w:tcW w:w="1344" w:type="dxa"/>
          </w:tcPr>
          <w:p w14:paraId="7F7BDF95" w14:textId="77777777" w:rsidR="00740C5F" w:rsidRPr="007C25F6" w:rsidRDefault="00740C5F" w:rsidP="00346B66">
            <w:pPr>
              <w:ind w:firstLine="0"/>
              <w:jc w:val="center"/>
              <w:rPr>
                <w:rFonts w:cs="Times New Roman"/>
              </w:rPr>
            </w:pPr>
            <w:r>
              <w:rPr>
                <w:rFonts w:cs="Times New Roman"/>
              </w:rPr>
              <w:t>Editando turnos</w:t>
            </w:r>
          </w:p>
        </w:tc>
        <w:tc>
          <w:tcPr>
            <w:tcW w:w="2126" w:type="dxa"/>
          </w:tcPr>
          <w:p w14:paraId="4E3D60C6"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editar turnos asegurando que se validen los campos obligatorios.</w:t>
            </w:r>
          </w:p>
        </w:tc>
        <w:tc>
          <w:tcPr>
            <w:tcW w:w="1701" w:type="dxa"/>
          </w:tcPr>
          <w:p w14:paraId="23B65955" w14:textId="77777777" w:rsidR="00740C5F" w:rsidRPr="007C25F6" w:rsidRDefault="00740C5F" w:rsidP="00346B66">
            <w:pPr>
              <w:ind w:firstLine="0"/>
              <w:jc w:val="center"/>
              <w:rPr>
                <w:rFonts w:cs="Times New Roman"/>
              </w:rPr>
            </w:pPr>
            <w:r w:rsidRPr="00816FB8">
              <w:rPr>
                <w:rFonts w:cs="Times New Roman"/>
              </w:rPr>
              <w:t>Diseñar y crear vista de edición de turnos, importar información y actualizar lista de turnos con validación de campos.</w:t>
            </w:r>
          </w:p>
        </w:tc>
        <w:tc>
          <w:tcPr>
            <w:tcW w:w="1134" w:type="dxa"/>
          </w:tcPr>
          <w:p w14:paraId="258DDDB5" w14:textId="77777777" w:rsidR="00740C5F" w:rsidRPr="007C25F6" w:rsidRDefault="00740C5F" w:rsidP="00346B66">
            <w:pPr>
              <w:ind w:firstLine="0"/>
              <w:jc w:val="center"/>
              <w:rPr>
                <w:rFonts w:cs="Times New Roman"/>
              </w:rPr>
            </w:pPr>
            <w:r>
              <w:rPr>
                <w:rFonts w:cs="Times New Roman"/>
              </w:rPr>
              <w:t>Alta</w:t>
            </w:r>
          </w:p>
        </w:tc>
        <w:tc>
          <w:tcPr>
            <w:tcW w:w="1276" w:type="dxa"/>
          </w:tcPr>
          <w:p w14:paraId="4E7F3BB3" w14:textId="77777777" w:rsidR="00740C5F" w:rsidRPr="007C25F6" w:rsidRDefault="00740C5F" w:rsidP="00346B66">
            <w:pPr>
              <w:ind w:firstLine="0"/>
              <w:jc w:val="center"/>
              <w:rPr>
                <w:rFonts w:cs="Times New Roman"/>
              </w:rPr>
            </w:pPr>
            <w:r>
              <w:rPr>
                <w:rFonts w:cs="Times New Roman"/>
              </w:rPr>
              <w:t>7</w:t>
            </w:r>
          </w:p>
        </w:tc>
        <w:tc>
          <w:tcPr>
            <w:tcW w:w="1177" w:type="dxa"/>
          </w:tcPr>
          <w:p w14:paraId="02221ECB"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0BCF1657" w14:textId="77777777" w:rsidTr="00740C5F">
        <w:trPr>
          <w:trHeight w:val="905"/>
        </w:trPr>
        <w:tc>
          <w:tcPr>
            <w:tcW w:w="749" w:type="dxa"/>
          </w:tcPr>
          <w:p w14:paraId="1E8B75EB" w14:textId="77777777" w:rsidR="00740C5F" w:rsidRDefault="00740C5F" w:rsidP="00346B66">
            <w:pPr>
              <w:ind w:firstLine="0"/>
              <w:jc w:val="center"/>
              <w:rPr>
                <w:rFonts w:cs="Times New Roman"/>
              </w:rPr>
            </w:pPr>
            <w:r>
              <w:rPr>
                <w:rFonts w:cs="Times New Roman"/>
              </w:rPr>
              <w:t>5.5</w:t>
            </w:r>
          </w:p>
        </w:tc>
        <w:tc>
          <w:tcPr>
            <w:tcW w:w="1344" w:type="dxa"/>
          </w:tcPr>
          <w:p w14:paraId="673785EB" w14:textId="77777777" w:rsidR="00740C5F" w:rsidRPr="007C25F6" w:rsidRDefault="00740C5F" w:rsidP="00346B66">
            <w:pPr>
              <w:ind w:firstLine="0"/>
              <w:jc w:val="center"/>
              <w:rPr>
                <w:rFonts w:cs="Times New Roman"/>
              </w:rPr>
            </w:pPr>
            <w:r>
              <w:rPr>
                <w:rFonts w:cs="Times New Roman"/>
              </w:rPr>
              <w:t>Generando nuevo informe de asistencia</w:t>
            </w:r>
          </w:p>
        </w:tc>
        <w:tc>
          <w:tcPr>
            <w:tcW w:w="2126" w:type="dxa"/>
          </w:tcPr>
          <w:p w14:paraId="5819887F"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generar informes de asistencia para controlar los registros de los empleados.</w:t>
            </w:r>
          </w:p>
        </w:tc>
        <w:tc>
          <w:tcPr>
            <w:tcW w:w="1701" w:type="dxa"/>
          </w:tcPr>
          <w:p w14:paraId="66966134" w14:textId="77777777" w:rsidR="00740C5F" w:rsidRPr="007C25F6" w:rsidRDefault="00740C5F" w:rsidP="00346B66">
            <w:pPr>
              <w:ind w:firstLine="0"/>
              <w:jc w:val="center"/>
              <w:rPr>
                <w:rFonts w:cs="Times New Roman"/>
              </w:rPr>
            </w:pPr>
            <w:r w:rsidRPr="00816FB8">
              <w:rPr>
                <w:rFonts w:cs="Times New Roman"/>
              </w:rPr>
              <w:t>Diseñar y crear vista de informes, formulario de creación, importar información y diseñar lista con informes de asistencia.</w:t>
            </w:r>
          </w:p>
        </w:tc>
        <w:tc>
          <w:tcPr>
            <w:tcW w:w="1134" w:type="dxa"/>
          </w:tcPr>
          <w:p w14:paraId="321BE567" w14:textId="77777777" w:rsidR="00740C5F" w:rsidRPr="007C25F6" w:rsidRDefault="00740C5F" w:rsidP="00346B66">
            <w:pPr>
              <w:ind w:firstLine="0"/>
              <w:jc w:val="center"/>
              <w:rPr>
                <w:rFonts w:cs="Times New Roman"/>
              </w:rPr>
            </w:pPr>
            <w:r>
              <w:rPr>
                <w:rFonts w:cs="Times New Roman"/>
              </w:rPr>
              <w:t>Alta</w:t>
            </w:r>
          </w:p>
        </w:tc>
        <w:tc>
          <w:tcPr>
            <w:tcW w:w="1276" w:type="dxa"/>
          </w:tcPr>
          <w:p w14:paraId="733C6E44" w14:textId="77777777" w:rsidR="00740C5F" w:rsidRPr="007C25F6" w:rsidRDefault="00740C5F" w:rsidP="00346B66">
            <w:pPr>
              <w:ind w:firstLine="0"/>
              <w:jc w:val="center"/>
              <w:rPr>
                <w:rFonts w:cs="Times New Roman"/>
              </w:rPr>
            </w:pPr>
            <w:r>
              <w:rPr>
                <w:rFonts w:cs="Times New Roman"/>
              </w:rPr>
              <w:t>8</w:t>
            </w:r>
          </w:p>
        </w:tc>
        <w:tc>
          <w:tcPr>
            <w:tcW w:w="1177" w:type="dxa"/>
          </w:tcPr>
          <w:p w14:paraId="705F1C57"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495FED85" w14:textId="77777777" w:rsidTr="00740C5F">
        <w:trPr>
          <w:trHeight w:val="905"/>
        </w:trPr>
        <w:tc>
          <w:tcPr>
            <w:tcW w:w="749" w:type="dxa"/>
          </w:tcPr>
          <w:p w14:paraId="2298CE44" w14:textId="77777777" w:rsidR="00740C5F" w:rsidRDefault="00740C5F" w:rsidP="00346B66">
            <w:pPr>
              <w:ind w:firstLine="0"/>
              <w:jc w:val="center"/>
              <w:rPr>
                <w:rFonts w:cs="Times New Roman"/>
              </w:rPr>
            </w:pPr>
            <w:r>
              <w:rPr>
                <w:rFonts w:cs="Times New Roman"/>
              </w:rPr>
              <w:t>6.2</w:t>
            </w:r>
          </w:p>
        </w:tc>
        <w:tc>
          <w:tcPr>
            <w:tcW w:w="1344" w:type="dxa"/>
          </w:tcPr>
          <w:p w14:paraId="5B2DC531" w14:textId="77777777" w:rsidR="00740C5F" w:rsidRPr="007C25F6" w:rsidRDefault="00740C5F" w:rsidP="00346B66">
            <w:pPr>
              <w:ind w:firstLine="0"/>
              <w:jc w:val="center"/>
              <w:rPr>
                <w:rFonts w:cs="Times New Roman"/>
              </w:rPr>
            </w:pPr>
            <w:r>
              <w:rPr>
                <w:rFonts w:cs="Times New Roman"/>
              </w:rPr>
              <w:t>Filtrando búsqueda de permisos</w:t>
            </w:r>
          </w:p>
        </w:tc>
        <w:tc>
          <w:tcPr>
            <w:tcW w:w="2126" w:type="dxa"/>
          </w:tcPr>
          <w:p w14:paraId="05F2D560" w14:textId="77777777" w:rsidR="00740C5F" w:rsidRPr="00B07560" w:rsidRDefault="00740C5F" w:rsidP="00346B66">
            <w:pPr>
              <w:ind w:firstLine="0"/>
              <w:jc w:val="center"/>
              <w:rPr>
                <w:rFonts w:cs="Times New Roman"/>
                <w:lang w:val="es-419"/>
              </w:rPr>
            </w:pPr>
            <w:r w:rsidRPr="00B07560">
              <w:rPr>
                <w:rFonts w:cs="Times New Roman"/>
              </w:rPr>
              <w:t xml:space="preserve">Como </w:t>
            </w:r>
            <w:r>
              <w:rPr>
                <w:rFonts w:cs="Times New Roman"/>
              </w:rPr>
              <w:t>usuario</w:t>
            </w:r>
            <w:r w:rsidRPr="00B07560">
              <w:rPr>
                <w:rFonts w:cs="Times New Roman"/>
              </w:rPr>
              <w:t xml:space="preserve"> necesito poder filtrar permisos por criterios </w:t>
            </w:r>
            <w:r w:rsidRPr="00B07560">
              <w:rPr>
                <w:rFonts w:cs="Times New Roman"/>
              </w:rPr>
              <w:lastRenderedPageBreak/>
              <w:t>específicos para encontrar información rápidamente.</w:t>
            </w:r>
          </w:p>
        </w:tc>
        <w:tc>
          <w:tcPr>
            <w:tcW w:w="1701" w:type="dxa"/>
          </w:tcPr>
          <w:p w14:paraId="4FF07EEB" w14:textId="77777777" w:rsidR="00740C5F" w:rsidRPr="00B07560" w:rsidRDefault="00740C5F" w:rsidP="00346B66">
            <w:pPr>
              <w:ind w:firstLine="0"/>
              <w:jc w:val="center"/>
              <w:rPr>
                <w:rFonts w:cs="Times New Roman"/>
                <w:lang w:val="es-419"/>
              </w:rPr>
            </w:pPr>
            <w:r w:rsidRPr="00B07560">
              <w:rPr>
                <w:rFonts w:cs="Times New Roman"/>
              </w:rPr>
              <w:lastRenderedPageBreak/>
              <w:t xml:space="preserve">Diseñar y crear vista de permisos, implementar </w:t>
            </w:r>
            <w:r w:rsidRPr="00B07560">
              <w:rPr>
                <w:rFonts w:cs="Times New Roman"/>
              </w:rPr>
              <w:lastRenderedPageBreak/>
              <w:t>filtros de búsqueda, importar información y mostrar lista filtrada.</w:t>
            </w:r>
          </w:p>
        </w:tc>
        <w:tc>
          <w:tcPr>
            <w:tcW w:w="1134" w:type="dxa"/>
          </w:tcPr>
          <w:p w14:paraId="5841DC4E" w14:textId="77777777" w:rsidR="00740C5F" w:rsidRPr="007C25F6" w:rsidRDefault="00740C5F" w:rsidP="00346B66">
            <w:pPr>
              <w:ind w:firstLine="0"/>
              <w:jc w:val="center"/>
              <w:rPr>
                <w:rFonts w:cs="Times New Roman"/>
              </w:rPr>
            </w:pPr>
            <w:r>
              <w:rPr>
                <w:rFonts w:cs="Times New Roman"/>
              </w:rPr>
              <w:lastRenderedPageBreak/>
              <w:t>Media</w:t>
            </w:r>
          </w:p>
        </w:tc>
        <w:tc>
          <w:tcPr>
            <w:tcW w:w="1276" w:type="dxa"/>
          </w:tcPr>
          <w:p w14:paraId="71AD7B7E" w14:textId="77777777" w:rsidR="00740C5F" w:rsidRPr="007C25F6" w:rsidRDefault="00740C5F" w:rsidP="00346B66">
            <w:pPr>
              <w:ind w:firstLine="0"/>
              <w:jc w:val="center"/>
              <w:rPr>
                <w:rFonts w:cs="Times New Roman"/>
              </w:rPr>
            </w:pPr>
            <w:r>
              <w:rPr>
                <w:rFonts w:cs="Times New Roman"/>
              </w:rPr>
              <w:t>7</w:t>
            </w:r>
          </w:p>
        </w:tc>
        <w:tc>
          <w:tcPr>
            <w:tcW w:w="1177" w:type="dxa"/>
          </w:tcPr>
          <w:p w14:paraId="276784D7"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49147495" w14:textId="77777777" w:rsidTr="00740C5F">
        <w:trPr>
          <w:trHeight w:val="905"/>
        </w:trPr>
        <w:tc>
          <w:tcPr>
            <w:tcW w:w="749" w:type="dxa"/>
          </w:tcPr>
          <w:p w14:paraId="0027D0C0" w14:textId="77777777" w:rsidR="00740C5F" w:rsidRDefault="00740C5F" w:rsidP="00346B66">
            <w:pPr>
              <w:ind w:firstLine="0"/>
              <w:jc w:val="center"/>
              <w:rPr>
                <w:rFonts w:cs="Times New Roman"/>
              </w:rPr>
            </w:pPr>
            <w:r>
              <w:rPr>
                <w:rFonts w:cs="Times New Roman"/>
              </w:rPr>
              <w:t>6.3</w:t>
            </w:r>
          </w:p>
        </w:tc>
        <w:tc>
          <w:tcPr>
            <w:tcW w:w="1344" w:type="dxa"/>
          </w:tcPr>
          <w:p w14:paraId="12800987" w14:textId="77777777" w:rsidR="00740C5F" w:rsidRPr="007C25F6" w:rsidRDefault="00740C5F" w:rsidP="00346B66">
            <w:pPr>
              <w:ind w:firstLine="0"/>
              <w:jc w:val="center"/>
              <w:rPr>
                <w:rFonts w:cs="Times New Roman"/>
              </w:rPr>
            </w:pPr>
            <w:r>
              <w:rPr>
                <w:rFonts w:cs="Times New Roman"/>
              </w:rPr>
              <w:t>Visualizando casillas de filtración</w:t>
            </w:r>
          </w:p>
        </w:tc>
        <w:tc>
          <w:tcPr>
            <w:tcW w:w="2126" w:type="dxa"/>
          </w:tcPr>
          <w:p w14:paraId="54FA473A"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visualizar casillas de selección para filtrar datos de permisos de manera eficiente.</w:t>
            </w:r>
          </w:p>
        </w:tc>
        <w:tc>
          <w:tcPr>
            <w:tcW w:w="1701" w:type="dxa"/>
          </w:tcPr>
          <w:p w14:paraId="208B5358" w14:textId="77777777" w:rsidR="00740C5F" w:rsidRPr="007C25F6" w:rsidRDefault="00740C5F" w:rsidP="00346B66">
            <w:pPr>
              <w:ind w:firstLine="0"/>
              <w:jc w:val="center"/>
              <w:rPr>
                <w:rFonts w:cs="Times New Roman"/>
              </w:rPr>
            </w:pPr>
            <w:r w:rsidRPr="00B07560">
              <w:rPr>
                <w:rFonts w:cs="Times New Roman"/>
              </w:rPr>
              <w:t>Diseñar y crear casillas de selección, importar información y mostrar lista filtrada con los permisos correspondientes.</w:t>
            </w:r>
          </w:p>
        </w:tc>
        <w:tc>
          <w:tcPr>
            <w:tcW w:w="1134" w:type="dxa"/>
          </w:tcPr>
          <w:p w14:paraId="1C0929C4" w14:textId="77777777" w:rsidR="00740C5F" w:rsidRPr="007C25F6" w:rsidRDefault="00740C5F" w:rsidP="00346B66">
            <w:pPr>
              <w:ind w:firstLine="0"/>
              <w:jc w:val="center"/>
              <w:rPr>
                <w:rFonts w:cs="Times New Roman"/>
              </w:rPr>
            </w:pPr>
            <w:r>
              <w:rPr>
                <w:rFonts w:cs="Times New Roman"/>
              </w:rPr>
              <w:t>Media</w:t>
            </w:r>
          </w:p>
        </w:tc>
        <w:tc>
          <w:tcPr>
            <w:tcW w:w="1276" w:type="dxa"/>
          </w:tcPr>
          <w:p w14:paraId="26941308" w14:textId="77777777" w:rsidR="00740C5F" w:rsidRPr="007C25F6" w:rsidRDefault="00740C5F" w:rsidP="00346B66">
            <w:pPr>
              <w:ind w:firstLine="0"/>
              <w:jc w:val="center"/>
              <w:rPr>
                <w:rFonts w:cs="Times New Roman"/>
              </w:rPr>
            </w:pPr>
            <w:r>
              <w:rPr>
                <w:rFonts w:cs="Times New Roman"/>
              </w:rPr>
              <w:t>6</w:t>
            </w:r>
          </w:p>
        </w:tc>
        <w:tc>
          <w:tcPr>
            <w:tcW w:w="1177" w:type="dxa"/>
          </w:tcPr>
          <w:p w14:paraId="19AAD0AE"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6DD2FCE4" w14:textId="77777777" w:rsidTr="00740C5F">
        <w:trPr>
          <w:trHeight w:val="905"/>
        </w:trPr>
        <w:tc>
          <w:tcPr>
            <w:tcW w:w="749" w:type="dxa"/>
          </w:tcPr>
          <w:p w14:paraId="30C95C02" w14:textId="77777777" w:rsidR="00740C5F" w:rsidRDefault="00740C5F" w:rsidP="00346B66">
            <w:pPr>
              <w:ind w:firstLine="0"/>
              <w:jc w:val="center"/>
              <w:rPr>
                <w:rFonts w:cs="Times New Roman"/>
              </w:rPr>
            </w:pPr>
            <w:r>
              <w:rPr>
                <w:rFonts w:cs="Times New Roman"/>
              </w:rPr>
              <w:t>6.4</w:t>
            </w:r>
          </w:p>
        </w:tc>
        <w:tc>
          <w:tcPr>
            <w:tcW w:w="1344" w:type="dxa"/>
          </w:tcPr>
          <w:p w14:paraId="37DB9770" w14:textId="77777777" w:rsidR="00740C5F" w:rsidRPr="007C25F6" w:rsidRDefault="00740C5F" w:rsidP="00346B66">
            <w:pPr>
              <w:ind w:firstLine="0"/>
              <w:jc w:val="center"/>
              <w:rPr>
                <w:rFonts w:cs="Times New Roman"/>
              </w:rPr>
            </w:pPr>
            <w:r>
              <w:rPr>
                <w:rFonts w:cs="Times New Roman"/>
              </w:rPr>
              <w:t>Registrando motivos de permisos</w:t>
            </w:r>
          </w:p>
        </w:tc>
        <w:tc>
          <w:tcPr>
            <w:tcW w:w="2126" w:type="dxa"/>
          </w:tcPr>
          <w:p w14:paraId="7E4D6DF0"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registrar motivos de permisos para documentar correctamente las solicitudes de empleados.</w:t>
            </w:r>
          </w:p>
        </w:tc>
        <w:tc>
          <w:tcPr>
            <w:tcW w:w="1701" w:type="dxa"/>
          </w:tcPr>
          <w:p w14:paraId="7B7F909C" w14:textId="77777777" w:rsidR="00740C5F" w:rsidRPr="007C25F6" w:rsidRDefault="00740C5F" w:rsidP="00346B66">
            <w:pPr>
              <w:ind w:firstLine="0"/>
              <w:jc w:val="center"/>
              <w:rPr>
                <w:rFonts w:cs="Times New Roman"/>
              </w:rPr>
            </w:pPr>
            <w:r w:rsidRPr="00B07560">
              <w:rPr>
                <w:rFonts w:cs="Times New Roman"/>
              </w:rPr>
              <w:t>Diseñar y crear formulario de registro, importar información y diseñar lista con motivos de permisos.</w:t>
            </w:r>
          </w:p>
        </w:tc>
        <w:tc>
          <w:tcPr>
            <w:tcW w:w="1134" w:type="dxa"/>
          </w:tcPr>
          <w:p w14:paraId="67DBBDC2" w14:textId="77777777" w:rsidR="00740C5F" w:rsidRPr="007C25F6" w:rsidRDefault="00740C5F" w:rsidP="00346B66">
            <w:pPr>
              <w:ind w:firstLine="0"/>
              <w:jc w:val="center"/>
              <w:rPr>
                <w:rFonts w:cs="Times New Roman"/>
              </w:rPr>
            </w:pPr>
            <w:r>
              <w:rPr>
                <w:rFonts w:cs="Times New Roman"/>
              </w:rPr>
              <w:t>Alta</w:t>
            </w:r>
          </w:p>
        </w:tc>
        <w:tc>
          <w:tcPr>
            <w:tcW w:w="1276" w:type="dxa"/>
          </w:tcPr>
          <w:p w14:paraId="740BBCE0" w14:textId="77777777" w:rsidR="00740C5F" w:rsidRPr="007C25F6" w:rsidRDefault="00740C5F" w:rsidP="00346B66">
            <w:pPr>
              <w:ind w:firstLine="0"/>
              <w:jc w:val="center"/>
              <w:rPr>
                <w:rFonts w:cs="Times New Roman"/>
              </w:rPr>
            </w:pPr>
            <w:r>
              <w:rPr>
                <w:rFonts w:cs="Times New Roman"/>
              </w:rPr>
              <w:t>7</w:t>
            </w:r>
          </w:p>
        </w:tc>
        <w:tc>
          <w:tcPr>
            <w:tcW w:w="1177" w:type="dxa"/>
          </w:tcPr>
          <w:p w14:paraId="0159D1D1"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2598F15F" w14:textId="77777777" w:rsidTr="00740C5F">
        <w:trPr>
          <w:trHeight w:val="905"/>
        </w:trPr>
        <w:tc>
          <w:tcPr>
            <w:tcW w:w="749" w:type="dxa"/>
          </w:tcPr>
          <w:p w14:paraId="523C98FC" w14:textId="77777777" w:rsidR="00740C5F" w:rsidRDefault="00740C5F" w:rsidP="00346B66">
            <w:pPr>
              <w:ind w:firstLine="0"/>
              <w:jc w:val="center"/>
              <w:rPr>
                <w:rFonts w:cs="Times New Roman"/>
              </w:rPr>
            </w:pPr>
            <w:r>
              <w:rPr>
                <w:rFonts w:cs="Times New Roman"/>
              </w:rPr>
              <w:t>6.6</w:t>
            </w:r>
          </w:p>
        </w:tc>
        <w:tc>
          <w:tcPr>
            <w:tcW w:w="1344" w:type="dxa"/>
          </w:tcPr>
          <w:p w14:paraId="79C5DEF9" w14:textId="77777777" w:rsidR="00740C5F" w:rsidRPr="007C25F6" w:rsidRDefault="00740C5F" w:rsidP="00346B66">
            <w:pPr>
              <w:ind w:firstLine="0"/>
              <w:jc w:val="center"/>
              <w:rPr>
                <w:rFonts w:cs="Times New Roman"/>
              </w:rPr>
            </w:pPr>
            <w:r>
              <w:rPr>
                <w:rFonts w:cs="Times New Roman"/>
              </w:rPr>
              <w:t>Seleccionando permisos aprobados</w:t>
            </w:r>
          </w:p>
        </w:tc>
        <w:tc>
          <w:tcPr>
            <w:tcW w:w="2126" w:type="dxa"/>
          </w:tcPr>
          <w:p w14:paraId="3707F815"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seleccionar permisos aprobados para diferenciarlos de </w:t>
            </w:r>
            <w:r w:rsidRPr="00B07560">
              <w:rPr>
                <w:rFonts w:cs="Times New Roman"/>
              </w:rPr>
              <w:lastRenderedPageBreak/>
              <w:t>los pendientes o rechazados.</w:t>
            </w:r>
          </w:p>
        </w:tc>
        <w:tc>
          <w:tcPr>
            <w:tcW w:w="1701" w:type="dxa"/>
          </w:tcPr>
          <w:p w14:paraId="47C520C2" w14:textId="77777777" w:rsidR="00740C5F" w:rsidRPr="007C25F6" w:rsidRDefault="00740C5F" w:rsidP="00346B66">
            <w:pPr>
              <w:ind w:firstLine="0"/>
              <w:jc w:val="center"/>
              <w:rPr>
                <w:rFonts w:cs="Times New Roman"/>
              </w:rPr>
            </w:pPr>
            <w:r w:rsidRPr="00B07560">
              <w:rPr>
                <w:rFonts w:cs="Times New Roman"/>
              </w:rPr>
              <w:lastRenderedPageBreak/>
              <w:t xml:space="preserve">Diseñar y crear vista de permisos, casilla de selección para aprobados, </w:t>
            </w:r>
            <w:r w:rsidRPr="00B07560">
              <w:rPr>
                <w:rFonts w:cs="Times New Roman"/>
              </w:rPr>
              <w:lastRenderedPageBreak/>
              <w:t>importar información y actualizar lista de permisos.</w:t>
            </w:r>
          </w:p>
        </w:tc>
        <w:tc>
          <w:tcPr>
            <w:tcW w:w="1134" w:type="dxa"/>
          </w:tcPr>
          <w:p w14:paraId="7086983A" w14:textId="77777777" w:rsidR="00740C5F" w:rsidRPr="007C25F6" w:rsidRDefault="00740C5F" w:rsidP="00346B66">
            <w:pPr>
              <w:ind w:firstLine="0"/>
              <w:jc w:val="center"/>
              <w:rPr>
                <w:rFonts w:cs="Times New Roman"/>
              </w:rPr>
            </w:pPr>
            <w:r>
              <w:rPr>
                <w:rFonts w:cs="Times New Roman"/>
              </w:rPr>
              <w:lastRenderedPageBreak/>
              <w:t>Alta</w:t>
            </w:r>
          </w:p>
        </w:tc>
        <w:tc>
          <w:tcPr>
            <w:tcW w:w="1276" w:type="dxa"/>
          </w:tcPr>
          <w:p w14:paraId="768ADC88" w14:textId="77777777" w:rsidR="00740C5F" w:rsidRPr="007C25F6" w:rsidRDefault="00740C5F" w:rsidP="00346B66">
            <w:pPr>
              <w:ind w:firstLine="0"/>
              <w:jc w:val="center"/>
              <w:rPr>
                <w:rFonts w:cs="Times New Roman"/>
              </w:rPr>
            </w:pPr>
            <w:r>
              <w:rPr>
                <w:rFonts w:cs="Times New Roman"/>
              </w:rPr>
              <w:t>7</w:t>
            </w:r>
          </w:p>
        </w:tc>
        <w:tc>
          <w:tcPr>
            <w:tcW w:w="1177" w:type="dxa"/>
          </w:tcPr>
          <w:p w14:paraId="483B4A29"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5F2044AE" w14:textId="77777777" w:rsidTr="00740C5F">
        <w:trPr>
          <w:trHeight w:val="905"/>
        </w:trPr>
        <w:tc>
          <w:tcPr>
            <w:tcW w:w="749" w:type="dxa"/>
          </w:tcPr>
          <w:p w14:paraId="77708141" w14:textId="77777777" w:rsidR="00740C5F" w:rsidRDefault="00740C5F" w:rsidP="00346B66">
            <w:pPr>
              <w:ind w:firstLine="0"/>
              <w:jc w:val="center"/>
              <w:rPr>
                <w:rFonts w:cs="Times New Roman"/>
              </w:rPr>
            </w:pPr>
            <w:r>
              <w:rPr>
                <w:rFonts w:cs="Times New Roman"/>
              </w:rPr>
              <w:t>1.9</w:t>
            </w:r>
          </w:p>
        </w:tc>
        <w:tc>
          <w:tcPr>
            <w:tcW w:w="1344" w:type="dxa"/>
          </w:tcPr>
          <w:p w14:paraId="321BA036" w14:textId="77777777" w:rsidR="00740C5F" w:rsidRPr="007C25F6" w:rsidRDefault="00740C5F" w:rsidP="00346B66">
            <w:pPr>
              <w:ind w:firstLine="0"/>
              <w:jc w:val="center"/>
              <w:rPr>
                <w:rFonts w:cs="Times New Roman"/>
              </w:rPr>
            </w:pPr>
            <w:r>
              <w:rPr>
                <w:rFonts w:cs="Times New Roman"/>
              </w:rPr>
              <w:t>Activando/Desactivando motivo de permiso</w:t>
            </w:r>
          </w:p>
        </w:tc>
        <w:tc>
          <w:tcPr>
            <w:tcW w:w="2126" w:type="dxa"/>
          </w:tcPr>
          <w:p w14:paraId="68DE0C5C"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activar o desactivar motivos de permiso para gestionar correctamente su disponibilidad.</w:t>
            </w:r>
          </w:p>
        </w:tc>
        <w:tc>
          <w:tcPr>
            <w:tcW w:w="1701" w:type="dxa"/>
          </w:tcPr>
          <w:p w14:paraId="298D0FF9" w14:textId="77777777" w:rsidR="00740C5F" w:rsidRPr="007C25F6" w:rsidRDefault="00740C5F" w:rsidP="00346B66">
            <w:pPr>
              <w:ind w:firstLine="0"/>
              <w:jc w:val="center"/>
              <w:rPr>
                <w:rFonts w:cs="Times New Roman"/>
              </w:rPr>
            </w:pPr>
            <w:r w:rsidRPr="00B07560">
              <w:rPr>
                <w:rFonts w:cs="Times New Roman"/>
              </w:rPr>
              <w:t>Diseñar y crear vista de motivos de permiso con opción de activar/desactivar, importar información y actualizar lista de motivos.</w:t>
            </w:r>
          </w:p>
        </w:tc>
        <w:tc>
          <w:tcPr>
            <w:tcW w:w="1134" w:type="dxa"/>
          </w:tcPr>
          <w:p w14:paraId="23AA822D" w14:textId="77777777" w:rsidR="00740C5F" w:rsidRPr="007C25F6" w:rsidRDefault="00740C5F" w:rsidP="00346B66">
            <w:pPr>
              <w:ind w:firstLine="0"/>
              <w:jc w:val="center"/>
              <w:rPr>
                <w:rFonts w:cs="Times New Roman"/>
              </w:rPr>
            </w:pPr>
            <w:r>
              <w:rPr>
                <w:rFonts w:cs="Times New Roman"/>
              </w:rPr>
              <w:t>Media</w:t>
            </w:r>
          </w:p>
        </w:tc>
        <w:tc>
          <w:tcPr>
            <w:tcW w:w="1276" w:type="dxa"/>
          </w:tcPr>
          <w:p w14:paraId="5F50AD18" w14:textId="77777777" w:rsidR="00740C5F" w:rsidRPr="007C25F6" w:rsidRDefault="00740C5F" w:rsidP="00346B66">
            <w:pPr>
              <w:ind w:firstLine="0"/>
              <w:jc w:val="center"/>
              <w:rPr>
                <w:rFonts w:cs="Times New Roman"/>
              </w:rPr>
            </w:pPr>
            <w:r>
              <w:rPr>
                <w:rFonts w:cs="Times New Roman"/>
              </w:rPr>
              <w:t xml:space="preserve">6 </w:t>
            </w:r>
          </w:p>
        </w:tc>
        <w:tc>
          <w:tcPr>
            <w:tcW w:w="1177" w:type="dxa"/>
          </w:tcPr>
          <w:p w14:paraId="350D6D20"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2E65F803" w14:textId="77777777" w:rsidTr="00740C5F">
        <w:trPr>
          <w:trHeight w:val="905"/>
        </w:trPr>
        <w:tc>
          <w:tcPr>
            <w:tcW w:w="749" w:type="dxa"/>
          </w:tcPr>
          <w:p w14:paraId="73F7C22A" w14:textId="77777777" w:rsidR="00740C5F" w:rsidRDefault="00740C5F" w:rsidP="00346B66">
            <w:pPr>
              <w:ind w:firstLine="0"/>
              <w:jc w:val="center"/>
              <w:rPr>
                <w:rFonts w:cs="Times New Roman"/>
              </w:rPr>
            </w:pPr>
            <w:r>
              <w:rPr>
                <w:rFonts w:cs="Times New Roman"/>
              </w:rPr>
              <w:t>1.12</w:t>
            </w:r>
          </w:p>
        </w:tc>
        <w:tc>
          <w:tcPr>
            <w:tcW w:w="1344" w:type="dxa"/>
          </w:tcPr>
          <w:p w14:paraId="02E0C83D" w14:textId="77777777" w:rsidR="00740C5F" w:rsidRPr="007C25F6" w:rsidRDefault="00740C5F" w:rsidP="00346B66">
            <w:pPr>
              <w:ind w:firstLine="0"/>
              <w:jc w:val="center"/>
              <w:rPr>
                <w:rFonts w:cs="Times New Roman"/>
              </w:rPr>
            </w:pPr>
            <w:r>
              <w:rPr>
                <w:rFonts w:cs="Times New Roman"/>
              </w:rPr>
              <w:t>Cambiando el estado de un tipo de contrato</w:t>
            </w:r>
          </w:p>
        </w:tc>
        <w:tc>
          <w:tcPr>
            <w:tcW w:w="2126" w:type="dxa"/>
          </w:tcPr>
          <w:p w14:paraId="046E6CC2"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activar o desactivar tipos de contrato según su vigencia.</w:t>
            </w:r>
          </w:p>
        </w:tc>
        <w:tc>
          <w:tcPr>
            <w:tcW w:w="1701" w:type="dxa"/>
          </w:tcPr>
          <w:p w14:paraId="1B4F027B" w14:textId="77777777" w:rsidR="00740C5F" w:rsidRPr="007C25F6" w:rsidRDefault="00740C5F" w:rsidP="00346B66">
            <w:pPr>
              <w:ind w:firstLine="0"/>
              <w:jc w:val="center"/>
              <w:rPr>
                <w:rFonts w:cs="Times New Roman"/>
              </w:rPr>
            </w:pPr>
            <w:r w:rsidRPr="00B07560">
              <w:rPr>
                <w:rFonts w:cs="Times New Roman"/>
              </w:rPr>
              <w:t>Diseñar y crear vista de contratos con opción de activar/desactivar, importar información y actualizar lista de contratos.</w:t>
            </w:r>
          </w:p>
        </w:tc>
        <w:tc>
          <w:tcPr>
            <w:tcW w:w="1134" w:type="dxa"/>
          </w:tcPr>
          <w:p w14:paraId="411EF567" w14:textId="77777777" w:rsidR="00740C5F" w:rsidRPr="007C25F6" w:rsidRDefault="00740C5F" w:rsidP="00346B66">
            <w:pPr>
              <w:ind w:firstLine="0"/>
              <w:jc w:val="center"/>
              <w:rPr>
                <w:rFonts w:cs="Times New Roman"/>
              </w:rPr>
            </w:pPr>
            <w:r>
              <w:rPr>
                <w:rFonts w:cs="Times New Roman"/>
              </w:rPr>
              <w:t>Alta</w:t>
            </w:r>
          </w:p>
        </w:tc>
        <w:tc>
          <w:tcPr>
            <w:tcW w:w="1276" w:type="dxa"/>
          </w:tcPr>
          <w:p w14:paraId="5BB93B02" w14:textId="77777777" w:rsidR="00740C5F" w:rsidRPr="007C25F6" w:rsidRDefault="00740C5F" w:rsidP="00346B66">
            <w:pPr>
              <w:ind w:firstLine="0"/>
              <w:jc w:val="center"/>
              <w:rPr>
                <w:rFonts w:cs="Times New Roman"/>
              </w:rPr>
            </w:pPr>
            <w:r>
              <w:rPr>
                <w:rFonts w:cs="Times New Roman"/>
              </w:rPr>
              <w:t>7</w:t>
            </w:r>
          </w:p>
        </w:tc>
        <w:tc>
          <w:tcPr>
            <w:tcW w:w="1177" w:type="dxa"/>
          </w:tcPr>
          <w:p w14:paraId="6C19A1ED"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721FEBD7" w14:textId="77777777" w:rsidTr="00740C5F">
        <w:trPr>
          <w:trHeight w:val="905"/>
        </w:trPr>
        <w:tc>
          <w:tcPr>
            <w:tcW w:w="749" w:type="dxa"/>
          </w:tcPr>
          <w:p w14:paraId="18E848C2" w14:textId="77777777" w:rsidR="00740C5F" w:rsidRDefault="00740C5F" w:rsidP="00346B66">
            <w:pPr>
              <w:ind w:firstLine="0"/>
              <w:jc w:val="center"/>
              <w:rPr>
                <w:rFonts w:cs="Times New Roman"/>
              </w:rPr>
            </w:pPr>
            <w:r>
              <w:rPr>
                <w:rFonts w:cs="Times New Roman"/>
              </w:rPr>
              <w:t>1.15</w:t>
            </w:r>
          </w:p>
        </w:tc>
        <w:tc>
          <w:tcPr>
            <w:tcW w:w="1344" w:type="dxa"/>
          </w:tcPr>
          <w:p w14:paraId="223C00C3" w14:textId="77777777" w:rsidR="00740C5F" w:rsidRPr="007C25F6" w:rsidRDefault="00740C5F" w:rsidP="00346B66">
            <w:pPr>
              <w:ind w:firstLine="0"/>
              <w:jc w:val="center"/>
              <w:rPr>
                <w:rFonts w:cs="Times New Roman"/>
              </w:rPr>
            </w:pPr>
            <w:r>
              <w:rPr>
                <w:rFonts w:cs="Times New Roman"/>
              </w:rPr>
              <w:t>Cambiando el estado de un tipo de vacaciones</w:t>
            </w:r>
          </w:p>
        </w:tc>
        <w:tc>
          <w:tcPr>
            <w:tcW w:w="2126" w:type="dxa"/>
          </w:tcPr>
          <w:p w14:paraId="72F5FAD9"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activar o desactivar tipos de vacaciones según la política de la empresa.</w:t>
            </w:r>
          </w:p>
        </w:tc>
        <w:tc>
          <w:tcPr>
            <w:tcW w:w="1701" w:type="dxa"/>
          </w:tcPr>
          <w:p w14:paraId="61A55802" w14:textId="77777777" w:rsidR="00740C5F" w:rsidRPr="007C25F6" w:rsidRDefault="00740C5F" w:rsidP="00346B66">
            <w:pPr>
              <w:ind w:firstLine="0"/>
              <w:jc w:val="center"/>
              <w:rPr>
                <w:rFonts w:cs="Times New Roman"/>
              </w:rPr>
            </w:pPr>
            <w:r w:rsidRPr="00B07560">
              <w:rPr>
                <w:rFonts w:cs="Times New Roman"/>
              </w:rPr>
              <w:t xml:space="preserve">Diseñar y crear vista de vacaciones con opción de activar/desactivar, importar información y </w:t>
            </w:r>
            <w:r w:rsidRPr="00B07560">
              <w:rPr>
                <w:rFonts w:cs="Times New Roman"/>
              </w:rPr>
              <w:lastRenderedPageBreak/>
              <w:t>actualizar lista de tipos de vacaciones.</w:t>
            </w:r>
          </w:p>
        </w:tc>
        <w:tc>
          <w:tcPr>
            <w:tcW w:w="1134" w:type="dxa"/>
          </w:tcPr>
          <w:p w14:paraId="1F2E2443" w14:textId="77777777" w:rsidR="00740C5F" w:rsidRPr="007C25F6" w:rsidRDefault="00740C5F" w:rsidP="00346B66">
            <w:pPr>
              <w:ind w:firstLine="0"/>
              <w:jc w:val="center"/>
              <w:rPr>
                <w:rFonts w:cs="Times New Roman"/>
              </w:rPr>
            </w:pPr>
            <w:r>
              <w:rPr>
                <w:rFonts w:cs="Times New Roman"/>
              </w:rPr>
              <w:lastRenderedPageBreak/>
              <w:t>Alta</w:t>
            </w:r>
          </w:p>
        </w:tc>
        <w:tc>
          <w:tcPr>
            <w:tcW w:w="1276" w:type="dxa"/>
          </w:tcPr>
          <w:p w14:paraId="4831E885" w14:textId="77777777" w:rsidR="00740C5F" w:rsidRPr="007C25F6" w:rsidRDefault="00740C5F" w:rsidP="00346B66">
            <w:pPr>
              <w:ind w:firstLine="0"/>
              <w:jc w:val="center"/>
              <w:rPr>
                <w:rFonts w:cs="Times New Roman"/>
              </w:rPr>
            </w:pPr>
            <w:r>
              <w:rPr>
                <w:rFonts w:cs="Times New Roman"/>
              </w:rPr>
              <w:t>7</w:t>
            </w:r>
          </w:p>
        </w:tc>
        <w:tc>
          <w:tcPr>
            <w:tcW w:w="1177" w:type="dxa"/>
          </w:tcPr>
          <w:p w14:paraId="3DB2096A"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1F2ED5BA" w14:textId="77777777" w:rsidTr="00740C5F">
        <w:trPr>
          <w:trHeight w:val="905"/>
        </w:trPr>
        <w:tc>
          <w:tcPr>
            <w:tcW w:w="749" w:type="dxa"/>
          </w:tcPr>
          <w:p w14:paraId="4DA78A1F" w14:textId="77777777" w:rsidR="00740C5F" w:rsidRDefault="00740C5F" w:rsidP="00346B66">
            <w:pPr>
              <w:ind w:firstLine="0"/>
              <w:jc w:val="center"/>
              <w:rPr>
                <w:rFonts w:cs="Times New Roman"/>
              </w:rPr>
            </w:pPr>
            <w:r>
              <w:rPr>
                <w:rFonts w:cs="Times New Roman"/>
              </w:rPr>
              <w:t>1.18</w:t>
            </w:r>
          </w:p>
        </w:tc>
        <w:tc>
          <w:tcPr>
            <w:tcW w:w="1344" w:type="dxa"/>
          </w:tcPr>
          <w:p w14:paraId="2F6A9A35" w14:textId="77777777" w:rsidR="00740C5F" w:rsidRPr="007C25F6" w:rsidRDefault="00740C5F" w:rsidP="00346B66">
            <w:pPr>
              <w:ind w:firstLine="0"/>
              <w:jc w:val="center"/>
              <w:rPr>
                <w:rFonts w:cs="Times New Roman"/>
              </w:rPr>
            </w:pPr>
            <w:r>
              <w:rPr>
                <w:rFonts w:cs="Times New Roman"/>
              </w:rPr>
              <w:t>Cambiando el estado de una sucursal</w:t>
            </w:r>
          </w:p>
        </w:tc>
        <w:tc>
          <w:tcPr>
            <w:tcW w:w="2126" w:type="dxa"/>
          </w:tcPr>
          <w:p w14:paraId="27AAC004"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activar o desactivar sucursales según su funcionamiento.</w:t>
            </w:r>
          </w:p>
        </w:tc>
        <w:tc>
          <w:tcPr>
            <w:tcW w:w="1701" w:type="dxa"/>
          </w:tcPr>
          <w:p w14:paraId="5C952E58" w14:textId="77777777" w:rsidR="00740C5F" w:rsidRPr="007C25F6" w:rsidRDefault="00740C5F" w:rsidP="00346B66">
            <w:pPr>
              <w:ind w:firstLine="0"/>
              <w:jc w:val="center"/>
              <w:rPr>
                <w:rFonts w:cs="Times New Roman"/>
              </w:rPr>
            </w:pPr>
            <w:r w:rsidRPr="00B07560">
              <w:rPr>
                <w:rFonts w:cs="Times New Roman"/>
              </w:rPr>
              <w:t>Diseñar y crear vista de sucursales con opción de activar/desactivar, importar información y actualizar lista de sucursales.</w:t>
            </w:r>
          </w:p>
        </w:tc>
        <w:tc>
          <w:tcPr>
            <w:tcW w:w="1134" w:type="dxa"/>
          </w:tcPr>
          <w:p w14:paraId="621FDE74" w14:textId="77777777" w:rsidR="00740C5F" w:rsidRPr="007C25F6" w:rsidRDefault="00740C5F" w:rsidP="00346B66">
            <w:pPr>
              <w:ind w:firstLine="0"/>
              <w:jc w:val="center"/>
              <w:rPr>
                <w:rFonts w:cs="Times New Roman"/>
              </w:rPr>
            </w:pPr>
            <w:r>
              <w:rPr>
                <w:rFonts w:cs="Times New Roman"/>
              </w:rPr>
              <w:t>Alta</w:t>
            </w:r>
          </w:p>
        </w:tc>
        <w:tc>
          <w:tcPr>
            <w:tcW w:w="1276" w:type="dxa"/>
          </w:tcPr>
          <w:p w14:paraId="7BA5E4F9" w14:textId="77777777" w:rsidR="00740C5F" w:rsidRPr="007C25F6" w:rsidRDefault="00740C5F" w:rsidP="00346B66">
            <w:pPr>
              <w:ind w:firstLine="0"/>
              <w:jc w:val="center"/>
              <w:rPr>
                <w:rFonts w:cs="Times New Roman"/>
              </w:rPr>
            </w:pPr>
            <w:r>
              <w:rPr>
                <w:rFonts w:cs="Times New Roman"/>
              </w:rPr>
              <w:t>7</w:t>
            </w:r>
          </w:p>
        </w:tc>
        <w:tc>
          <w:tcPr>
            <w:tcW w:w="1177" w:type="dxa"/>
          </w:tcPr>
          <w:p w14:paraId="264E26AF"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73F5EFA0" w14:textId="77777777" w:rsidTr="00740C5F">
        <w:trPr>
          <w:trHeight w:val="905"/>
        </w:trPr>
        <w:tc>
          <w:tcPr>
            <w:tcW w:w="749" w:type="dxa"/>
          </w:tcPr>
          <w:p w14:paraId="62CA055A" w14:textId="77777777" w:rsidR="00740C5F" w:rsidRDefault="00740C5F" w:rsidP="00346B66">
            <w:pPr>
              <w:ind w:firstLine="0"/>
              <w:jc w:val="center"/>
              <w:rPr>
                <w:rFonts w:cs="Times New Roman"/>
              </w:rPr>
            </w:pPr>
            <w:r>
              <w:rPr>
                <w:rFonts w:cs="Times New Roman"/>
              </w:rPr>
              <w:t>1.21</w:t>
            </w:r>
          </w:p>
        </w:tc>
        <w:tc>
          <w:tcPr>
            <w:tcW w:w="1344" w:type="dxa"/>
          </w:tcPr>
          <w:p w14:paraId="7B3C4427" w14:textId="77777777" w:rsidR="00740C5F" w:rsidRPr="007C25F6" w:rsidRDefault="00740C5F" w:rsidP="00346B66">
            <w:pPr>
              <w:ind w:firstLine="0"/>
              <w:jc w:val="center"/>
              <w:rPr>
                <w:rFonts w:cs="Times New Roman"/>
              </w:rPr>
            </w:pPr>
            <w:r>
              <w:rPr>
                <w:rFonts w:cs="Times New Roman"/>
              </w:rPr>
              <w:t>Cambiando el estado de un centro de costo</w:t>
            </w:r>
          </w:p>
        </w:tc>
        <w:tc>
          <w:tcPr>
            <w:tcW w:w="2126" w:type="dxa"/>
          </w:tcPr>
          <w:p w14:paraId="520F930A"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activar o desactivar centros de costo según su uso contable.</w:t>
            </w:r>
          </w:p>
        </w:tc>
        <w:tc>
          <w:tcPr>
            <w:tcW w:w="1701" w:type="dxa"/>
          </w:tcPr>
          <w:p w14:paraId="3A88BEAD" w14:textId="77777777" w:rsidR="00740C5F" w:rsidRPr="007C25F6" w:rsidRDefault="00740C5F" w:rsidP="00346B66">
            <w:pPr>
              <w:ind w:firstLine="0"/>
              <w:jc w:val="center"/>
              <w:rPr>
                <w:rFonts w:cs="Times New Roman"/>
              </w:rPr>
            </w:pPr>
            <w:r w:rsidRPr="00B07560">
              <w:rPr>
                <w:rFonts w:cs="Times New Roman"/>
              </w:rPr>
              <w:t>Diseñar y crear vista de centros de costo con opción de activar/desactivar, importar información y actualizar lista de centros de costo.</w:t>
            </w:r>
          </w:p>
        </w:tc>
        <w:tc>
          <w:tcPr>
            <w:tcW w:w="1134" w:type="dxa"/>
          </w:tcPr>
          <w:p w14:paraId="2B07B6BC" w14:textId="77777777" w:rsidR="00740C5F" w:rsidRPr="007C25F6" w:rsidRDefault="00740C5F" w:rsidP="00346B66">
            <w:pPr>
              <w:ind w:firstLine="0"/>
              <w:jc w:val="center"/>
              <w:rPr>
                <w:rFonts w:cs="Times New Roman"/>
              </w:rPr>
            </w:pPr>
            <w:r>
              <w:rPr>
                <w:rFonts w:cs="Times New Roman"/>
              </w:rPr>
              <w:t>Alta</w:t>
            </w:r>
          </w:p>
        </w:tc>
        <w:tc>
          <w:tcPr>
            <w:tcW w:w="1276" w:type="dxa"/>
          </w:tcPr>
          <w:p w14:paraId="61FA1380" w14:textId="77777777" w:rsidR="00740C5F" w:rsidRPr="007C25F6" w:rsidRDefault="00740C5F" w:rsidP="00346B66">
            <w:pPr>
              <w:ind w:firstLine="0"/>
              <w:jc w:val="center"/>
              <w:rPr>
                <w:rFonts w:cs="Times New Roman"/>
              </w:rPr>
            </w:pPr>
            <w:r>
              <w:rPr>
                <w:rFonts w:cs="Times New Roman"/>
              </w:rPr>
              <w:t>7</w:t>
            </w:r>
          </w:p>
        </w:tc>
        <w:tc>
          <w:tcPr>
            <w:tcW w:w="1177" w:type="dxa"/>
          </w:tcPr>
          <w:p w14:paraId="51CB0119"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713FF756" w14:textId="77777777" w:rsidTr="00740C5F">
        <w:trPr>
          <w:trHeight w:val="905"/>
        </w:trPr>
        <w:tc>
          <w:tcPr>
            <w:tcW w:w="749" w:type="dxa"/>
          </w:tcPr>
          <w:p w14:paraId="3CF6BB45" w14:textId="77777777" w:rsidR="00740C5F" w:rsidRDefault="00740C5F" w:rsidP="00346B66">
            <w:pPr>
              <w:ind w:firstLine="0"/>
              <w:jc w:val="center"/>
              <w:rPr>
                <w:rFonts w:cs="Times New Roman"/>
              </w:rPr>
            </w:pPr>
            <w:r>
              <w:rPr>
                <w:rFonts w:cs="Times New Roman"/>
              </w:rPr>
              <w:t>5.2</w:t>
            </w:r>
          </w:p>
        </w:tc>
        <w:tc>
          <w:tcPr>
            <w:tcW w:w="1344" w:type="dxa"/>
          </w:tcPr>
          <w:p w14:paraId="607B2081" w14:textId="77777777" w:rsidR="00740C5F" w:rsidRPr="007C25F6" w:rsidRDefault="00740C5F" w:rsidP="00346B66">
            <w:pPr>
              <w:ind w:firstLine="0"/>
              <w:jc w:val="center"/>
              <w:rPr>
                <w:rFonts w:cs="Times New Roman"/>
              </w:rPr>
            </w:pPr>
            <w:r>
              <w:rPr>
                <w:rFonts w:cs="Times New Roman"/>
              </w:rPr>
              <w:t>Filtrando informes de asistencia por fecha</w:t>
            </w:r>
          </w:p>
        </w:tc>
        <w:tc>
          <w:tcPr>
            <w:tcW w:w="2126" w:type="dxa"/>
          </w:tcPr>
          <w:p w14:paraId="6E9AD7EA"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filtrar informes de asistencia por fechas para obtener reportes más detallados.</w:t>
            </w:r>
          </w:p>
        </w:tc>
        <w:tc>
          <w:tcPr>
            <w:tcW w:w="1701" w:type="dxa"/>
          </w:tcPr>
          <w:p w14:paraId="455A3128" w14:textId="77777777" w:rsidR="00740C5F" w:rsidRPr="007C25F6" w:rsidRDefault="00740C5F" w:rsidP="00346B66">
            <w:pPr>
              <w:ind w:firstLine="0"/>
              <w:jc w:val="center"/>
              <w:rPr>
                <w:rFonts w:cs="Times New Roman"/>
              </w:rPr>
            </w:pPr>
            <w:r w:rsidRPr="00B07560">
              <w:rPr>
                <w:rFonts w:cs="Times New Roman"/>
              </w:rPr>
              <w:t xml:space="preserve">Diseñar y crear vista de informes con filtros de fechas, importar información y </w:t>
            </w:r>
            <w:r w:rsidRPr="00B07560">
              <w:rPr>
                <w:rFonts w:cs="Times New Roman"/>
              </w:rPr>
              <w:lastRenderedPageBreak/>
              <w:t>mostrar lista filtrada de registros de asistencia.</w:t>
            </w:r>
          </w:p>
        </w:tc>
        <w:tc>
          <w:tcPr>
            <w:tcW w:w="1134" w:type="dxa"/>
          </w:tcPr>
          <w:p w14:paraId="301C9CD4" w14:textId="77777777" w:rsidR="00740C5F" w:rsidRPr="007C25F6" w:rsidRDefault="00740C5F" w:rsidP="00346B66">
            <w:pPr>
              <w:ind w:firstLine="0"/>
              <w:jc w:val="center"/>
              <w:rPr>
                <w:rFonts w:cs="Times New Roman"/>
              </w:rPr>
            </w:pPr>
            <w:r>
              <w:rPr>
                <w:rFonts w:cs="Times New Roman"/>
              </w:rPr>
              <w:lastRenderedPageBreak/>
              <w:t>Media</w:t>
            </w:r>
          </w:p>
        </w:tc>
        <w:tc>
          <w:tcPr>
            <w:tcW w:w="1276" w:type="dxa"/>
          </w:tcPr>
          <w:p w14:paraId="54B94DED" w14:textId="77777777" w:rsidR="00740C5F" w:rsidRPr="007C25F6" w:rsidRDefault="00740C5F" w:rsidP="00346B66">
            <w:pPr>
              <w:ind w:firstLine="0"/>
              <w:jc w:val="center"/>
              <w:rPr>
                <w:rFonts w:cs="Times New Roman"/>
              </w:rPr>
            </w:pPr>
            <w:r>
              <w:rPr>
                <w:rFonts w:cs="Times New Roman"/>
              </w:rPr>
              <w:t>7</w:t>
            </w:r>
          </w:p>
        </w:tc>
        <w:tc>
          <w:tcPr>
            <w:tcW w:w="1177" w:type="dxa"/>
          </w:tcPr>
          <w:p w14:paraId="63EF5FED"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43533145" w14:textId="77777777" w:rsidTr="00740C5F">
        <w:trPr>
          <w:trHeight w:val="905"/>
        </w:trPr>
        <w:tc>
          <w:tcPr>
            <w:tcW w:w="749" w:type="dxa"/>
          </w:tcPr>
          <w:p w14:paraId="3E00A231" w14:textId="77777777" w:rsidR="00740C5F" w:rsidRDefault="00740C5F" w:rsidP="00346B66">
            <w:pPr>
              <w:ind w:firstLine="0"/>
              <w:jc w:val="center"/>
              <w:rPr>
                <w:rFonts w:cs="Times New Roman"/>
              </w:rPr>
            </w:pPr>
            <w:r>
              <w:rPr>
                <w:rFonts w:cs="Times New Roman"/>
              </w:rPr>
              <w:t>5.3</w:t>
            </w:r>
          </w:p>
        </w:tc>
        <w:tc>
          <w:tcPr>
            <w:tcW w:w="1344" w:type="dxa"/>
          </w:tcPr>
          <w:p w14:paraId="395B06B2" w14:textId="77777777" w:rsidR="00740C5F" w:rsidRPr="007C25F6" w:rsidRDefault="00740C5F" w:rsidP="00346B66">
            <w:pPr>
              <w:ind w:firstLine="0"/>
              <w:jc w:val="center"/>
              <w:rPr>
                <w:rFonts w:cs="Times New Roman"/>
              </w:rPr>
            </w:pPr>
            <w:r>
              <w:rPr>
                <w:rFonts w:cs="Times New Roman"/>
              </w:rPr>
              <w:t>Creando casilla para filtro de búsqueda</w:t>
            </w:r>
          </w:p>
        </w:tc>
        <w:tc>
          <w:tcPr>
            <w:tcW w:w="2126" w:type="dxa"/>
          </w:tcPr>
          <w:p w14:paraId="741CACC8"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contar con casillas de filtro para agilizar la búsqueda de informes de asistencia.</w:t>
            </w:r>
          </w:p>
        </w:tc>
        <w:tc>
          <w:tcPr>
            <w:tcW w:w="1701" w:type="dxa"/>
          </w:tcPr>
          <w:p w14:paraId="0B1D77DC" w14:textId="77777777" w:rsidR="00740C5F" w:rsidRPr="007C25F6" w:rsidRDefault="00740C5F" w:rsidP="00346B66">
            <w:pPr>
              <w:ind w:firstLine="0"/>
              <w:jc w:val="center"/>
              <w:rPr>
                <w:rFonts w:cs="Times New Roman"/>
              </w:rPr>
            </w:pPr>
            <w:r w:rsidRPr="00B07560">
              <w:rPr>
                <w:rFonts w:cs="Times New Roman"/>
              </w:rPr>
              <w:t>Diseñar y crear casillas de filtrado, importar información y mostrar lista filtrada de informes de asistencia.</w:t>
            </w:r>
          </w:p>
        </w:tc>
        <w:tc>
          <w:tcPr>
            <w:tcW w:w="1134" w:type="dxa"/>
          </w:tcPr>
          <w:p w14:paraId="048BE880" w14:textId="77777777" w:rsidR="00740C5F" w:rsidRPr="007C25F6" w:rsidRDefault="00740C5F" w:rsidP="00346B66">
            <w:pPr>
              <w:ind w:firstLine="0"/>
              <w:jc w:val="center"/>
              <w:rPr>
                <w:rFonts w:cs="Times New Roman"/>
              </w:rPr>
            </w:pPr>
            <w:r>
              <w:rPr>
                <w:rFonts w:cs="Times New Roman"/>
              </w:rPr>
              <w:t>Media</w:t>
            </w:r>
          </w:p>
        </w:tc>
        <w:tc>
          <w:tcPr>
            <w:tcW w:w="1276" w:type="dxa"/>
          </w:tcPr>
          <w:p w14:paraId="0663251C" w14:textId="77777777" w:rsidR="00740C5F" w:rsidRPr="007C25F6" w:rsidRDefault="00740C5F" w:rsidP="00346B66">
            <w:pPr>
              <w:ind w:firstLine="0"/>
              <w:jc w:val="center"/>
              <w:rPr>
                <w:rFonts w:cs="Times New Roman"/>
              </w:rPr>
            </w:pPr>
            <w:r>
              <w:rPr>
                <w:rFonts w:cs="Times New Roman"/>
              </w:rPr>
              <w:t>6</w:t>
            </w:r>
          </w:p>
        </w:tc>
        <w:tc>
          <w:tcPr>
            <w:tcW w:w="1177" w:type="dxa"/>
          </w:tcPr>
          <w:p w14:paraId="249355E6"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4A93F6B8" w14:textId="77777777" w:rsidTr="00740C5F">
        <w:trPr>
          <w:trHeight w:val="905"/>
        </w:trPr>
        <w:tc>
          <w:tcPr>
            <w:tcW w:w="749" w:type="dxa"/>
          </w:tcPr>
          <w:p w14:paraId="6996004D" w14:textId="77777777" w:rsidR="00740C5F" w:rsidRDefault="00740C5F" w:rsidP="00346B66">
            <w:pPr>
              <w:ind w:firstLine="0"/>
              <w:jc w:val="center"/>
              <w:rPr>
                <w:rFonts w:cs="Times New Roman"/>
              </w:rPr>
            </w:pPr>
            <w:r>
              <w:rPr>
                <w:rFonts w:cs="Times New Roman"/>
              </w:rPr>
              <w:t>5.4</w:t>
            </w:r>
          </w:p>
        </w:tc>
        <w:tc>
          <w:tcPr>
            <w:tcW w:w="1344" w:type="dxa"/>
          </w:tcPr>
          <w:p w14:paraId="3A967AD1" w14:textId="77777777" w:rsidR="00740C5F" w:rsidRPr="007C25F6" w:rsidRDefault="00740C5F" w:rsidP="00346B66">
            <w:pPr>
              <w:ind w:firstLine="0"/>
              <w:jc w:val="center"/>
              <w:rPr>
                <w:rFonts w:cs="Times New Roman"/>
              </w:rPr>
            </w:pPr>
            <w:r>
              <w:rPr>
                <w:rFonts w:cs="Times New Roman"/>
              </w:rPr>
              <w:t>Filtrando información de asistencia</w:t>
            </w:r>
          </w:p>
        </w:tc>
        <w:tc>
          <w:tcPr>
            <w:tcW w:w="2126" w:type="dxa"/>
          </w:tcPr>
          <w:p w14:paraId="39F26C88"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filtrar los informes de asistencia para encontrar información específica de manera rápida</w:t>
            </w:r>
          </w:p>
        </w:tc>
        <w:tc>
          <w:tcPr>
            <w:tcW w:w="1701" w:type="dxa"/>
          </w:tcPr>
          <w:p w14:paraId="243A779F" w14:textId="77777777" w:rsidR="00740C5F" w:rsidRPr="007C25F6" w:rsidRDefault="00740C5F" w:rsidP="00346B66">
            <w:pPr>
              <w:ind w:firstLine="0"/>
              <w:jc w:val="center"/>
              <w:rPr>
                <w:rFonts w:cs="Times New Roman"/>
              </w:rPr>
            </w:pPr>
            <w:r w:rsidRPr="00B07560">
              <w:rPr>
                <w:rFonts w:cs="Times New Roman"/>
              </w:rPr>
              <w:t>Diseñar y crear barra de búsqueda, importar información y mostrar lista de informes de asistencia filtrados.</w:t>
            </w:r>
          </w:p>
        </w:tc>
        <w:tc>
          <w:tcPr>
            <w:tcW w:w="1134" w:type="dxa"/>
          </w:tcPr>
          <w:p w14:paraId="720BDCE9" w14:textId="77777777" w:rsidR="00740C5F" w:rsidRPr="007C25F6" w:rsidRDefault="00740C5F" w:rsidP="00346B66">
            <w:pPr>
              <w:ind w:firstLine="0"/>
              <w:jc w:val="center"/>
              <w:rPr>
                <w:rFonts w:cs="Times New Roman"/>
              </w:rPr>
            </w:pPr>
            <w:r>
              <w:rPr>
                <w:rFonts w:cs="Times New Roman"/>
              </w:rPr>
              <w:t>Alta</w:t>
            </w:r>
          </w:p>
        </w:tc>
        <w:tc>
          <w:tcPr>
            <w:tcW w:w="1276" w:type="dxa"/>
          </w:tcPr>
          <w:p w14:paraId="4C26C1CB" w14:textId="77777777" w:rsidR="00740C5F" w:rsidRPr="007C25F6" w:rsidRDefault="00740C5F" w:rsidP="00346B66">
            <w:pPr>
              <w:ind w:firstLine="0"/>
              <w:jc w:val="center"/>
              <w:rPr>
                <w:rFonts w:cs="Times New Roman"/>
              </w:rPr>
            </w:pPr>
            <w:r>
              <w:rPr>
                <w:rFonts w:cs="Times New Roman"/>
              </w:rPr>
              <w:t>7</w:t>
            </w:r>
          </w:p>
        </w:tc>
        <w:tc>
          <w:tcPr>
            <w:tcW w:w="1177" w:type="dxa"/>
          </w:tcPr>
          <w:p w14:paraId="05E55900"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66B44B10" w14:textId="77777777" w:rsidTr="00740C5F">
        <w:trPr>
          <w:trHeight w:val="905"/>
        </w:trPr>
        <w:tc>
          <w:tcPr>
            <w:tcW w:w="749" w:type="dxa"/>
          </w:tcPr>
          <w:p w14:paraId="296CC0A5" w14:textId="77777777" w:rsidR="00740C5F" w:rsidRDefault="00740C5F" w:rsidP="00346B66">
            <w:pPr>
              <w:ind w:firstLine="0"/>
              <w:jc w:val="center"/>
              <w:rPr>
                <w:rFonts w:cs="Times New Roman"/>
              </w:rPr>
            </w:pPr>
            <w:r>
              <w:rPr>
                <w:rFonts w:cs="Times New Roman"/>
              </w:rPr>
              <w:t>5.8</w:t>
            </w:r>
          </w:p>
        </w:tc>
        <w:tc>
          <w:tcPr>
            <w:tcW w:w="1344" w:type="dxa"/>
          </w:tcPr>
          <w:p w14:paraId="4C273E93" w14:textId="77777777" w:rsidR="00740C5F" w:rsidRPr="007C25F6" w:rsidRDefault="00740C5F" w:rsidP="00346B66">
            <w:pPr>
              <w:ind w:firstLine="0"/>
              <w:jc w:val="center"/>
              <w:rPr>
                <w:rFonts w:cs="Times New Roman"/>
              </w:rPr>
            </w:pPr>
            <w:r>
              <w:rPr>
                <w:rFonts w:cs="Times New Roman"/>
              </w:rPr>
              <w:t>Exportando informe de asistencia</w:t>
            </w:r>
          </w:p>
        </w:tc>
        <w:tc>
          <w:tcPr>
            <w:tcW w:w="2126" w:type="dxa"/>
          </w:tcPr>
          <w:p w14:paraId="189875EE"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exportar los informes de asistencia para utilizarlos en reportes externos o respaldos.</w:t>
            </w:r>
          </w:p>
        </w:tc>
        <w:tc>
          <w:tcPr>
            <w:tcW w:w="1701" w:type="dxa"/>
          </w:tcPr>
          <w:p w14:paraId="2BF0EDD9" w14:textId="77777777" w:rsidR="00740C5F" w:rsidRPr="007C25F6" w:rsidRDefault="00740C5F" w:rsidP="00346B66">
            <w:pPr>
              <w:ind w:firstLine="0"/>
              <w:jc w:val="center"/>
              <w:rPr>
                <w:rFonts w:cs="Times New Roman"/>
              </w:rPr>
            </w:pPr>
            <w:r w:rsidRPr="00B07560">
              <w:rPr>
                <w:rFonts w:cs="Times New Roman"/>
              </w:rPr>
              <w:t xml:space="preserve">Diseñar y crear opción de exportación, importar información y generar archivo </w:t>
            </w:r>
            <w:r w:rsidRPr="00B07560">
              <w:rPr>
                <w:rFonts w:cs="Times New Roman"/>
              </w:rPr>
              <w:lastRenderedPageBreak/>
              <w:t>descargable de informes.</w:t>
            </w:r>
          </w:p>
        </w:tc>
        <w:tc>
          <w:tcPr>
            <w:tcW w:w="1134" w:type="dxa"/>
          </w:tcPr>
          <w:p w14:paraId="54E1751F" w14:textId="77777777" w:rsidR="00740C5F" w:rsidRPr="007C25F6" w:rsidRDefault="00740C5F" w:rsidP="00346B66">
            <w:pPr>
              <w:ind w:firstLine="0"/>
              <w:jc w:val="center"/>
              <w:rPr>
                <w:rFonts w:cs="Times New Roman"/>
              </w:rPr>
            </w:pPr>
            <w:r>
              <w:rPr>
                <w:rFonts w:cs="Times New Roman"/>
              </w:rPr>
              <w:lastRenderedPageBreak/>
              <w:t>Alta</w:t>
            </w:r>
          </w:p>
        </w:tc>
        <w:tc>
          <w:tcPr>
            <w:tcW w:w="1276" w:type="dxa"/>
          </w:tcPr>
          <w:p w14:paraId="6857178D" w14:textId="77777777" w:rsidR="00740C5F" w:rsidRPr="007C25F6" w:rsidRDefault="00740C5F" w:rsidP="00346B66">
            <w:pPr>
              <w:ind w:firstLine="0"/>
              <w:jc w:val="center"/>
              <w:rPr>
                <w:rFonts w:cs="Times New Roman"/>
              </w:rPr>
            </w:pPr>
            <w:r>
              <w:rPr>
                <w:rFonts w:cs="Times New Roman"/>
              </w:rPr>
              <w:t>8</w:t>
            </w:r>
          </w:p>
        </w:tc>
        <w:tc>
          <w:tcPr>
            <w:tcW w:w="1177" w:type="dxa"/>
          </w:tcPr>
          <w:p w14:paraId="702F6EA3" w14:textId="77777777" w:rsidR="00740C5F" w:rsidRPr="007C25F6" w:rsidRDefault="00740C5F" w:rsidP="00346B66">
            <w:pPr>
              <w:ind w:firstLine="0"/>
              <w:jc w:val="center"/>
              <w:rPr>
                <w:rFonts w:cs="Times New Roman"/>
              </w:rPr>
            </w:pPr>
            <w:r>
              <w:rPr>
                <w:rFonts w:cs="Times New Roman"/>
              </w:rPr>
              <w:t>En proceso</w:t>
            </w:r>
          </w:p>
        </w:tc>
      </w:tr>
    </w:tbl>
    <w:p w14:paraId="5D5BF676" w14:textId="3B9CA733" w:rsidR="00225003" w:rsidRDefault="00225003" w:rsidP="00C54CC8">
      <w:pPr>
        <w:pStyle w:val="Sinespaciado"/>
      </w:pPr>
    </w:p>
    <w:p w14:paraId="36BC9C6F" w14:textId="2D36EE5D" w:rsidR="00F426D3" w:rsidRDefault="00137052" w:rsidP="00170657">
      <w:r>
        <w:t>Fuente: elaborado por estudiante de acuerdo con el proyect</w:t>
      </w:r>
      <w:r w:rsidR="00170657">
        <w:t>o</w:t>
      </w:r>
    </w:p>
    <w:p w14:paraId="600B5133" w14:textId="16BEEF34" w:rsidR="00160361" w:rsidRPr="00F35736" w:rsidRDefault="00F426D3" w:rsidP="00F426D3">
      <w:pPr>
        <w:spacing w:line="278" w:lineRule="auto"/>
        <w:ind w:firstLine="0"/>
        <w:jc w:val="left"/>
      </w:pPr>
      <w:r>
        <w:br w:type="page"/>
      </w:r>
    </w:p>
    <w:p w14:paraId="1D9ACE2B" w14:textId="203B20E2" w:rsidR="005A03DF" w:rsidRDefault="008E3157" w:rsidP="005A03DF">
      <w:pPr>
        <w:pStyle w:val="Ttulo1"/>
      </w:pPr>
      <w:bookmarkStart w:id="63" w:name="_Toc201199581"/>
      <w:bookmarkStart w:id="64" w:name="_Toc201199670"/>
      <w:bookmarkStart w:id="65" w:name="_Toc207209029"/>
      <w:bookmarkStart w:id="66" w:name="_Toc207894721"/>
      <w:bookmarkStart w:id="67" w:name="_Toc208864112"/>
      <w:bookmarkStart w:id="68" w:name="_Toc208864168"/>
      <w:bookmarkStart w:id="69" w:name="_Toc208864272"/>
      <w:r>
        <w:lastRenderedPageBreak/>
        <w:t>SPRINT BACKLOG</w:t>
      </w:r>
      <w:r w:rsidR="00FD2BD9">
        <w:t xml:space="preserve"> Y VISTA EXTERNA</w:t>
      </w:r>
      <w:bookmarkEnd w:id="63"/>
      <w:bookmarkEnd w:id="64"/>
      <w:bookmarkEnd w:id="65"/>
      <w:bookmarkEnd w:id="66"/>
      <w:bookmarkEnd w:id="67"/>
      <w:bookmarkEnd w:id="68"/>
      <w:bookmarkEnd w:id="69"/>
    </w:p>
    <w:p w14:paraId="13FA23D5" w14:textId="77777777" w:rsidR="00225003" w:rsidRDefault="00225003" w:rsidP="00225003"/>
    <w:p w14:paraId="3DDEBD22" w14:textId="77777777" w:rsidR="00987A0F" w:rsidRPr="00225003" w:rsidRDefault="00987A0F" w:rsidP="00225003"/>
    <w:p w14:paraId="5B106C05" w14:textId="3258743B" w:rsidR="00B6155F" w:rsidRDefault="00115472" w:rsidP="00974F7F">
      <w:pPr>
        <w:rPr>
          <w:noProof/>
        </w:rPr>
      </w:pPr>
      <w:r>
        <w:t xml:space="preserve">El sprint backlog se enfoca en el </w:t>
      </w:r>
      <w:r w:rsidR="00C20741">
        <w:t>segundo</w:t>
      </w:r>
      <w:r>
        <w:t xml:space="preserve"> incremento del sistema web </w:t>
      </w:r>
      <w:r w:rsidR="00F3456F">
        <w:t xml:space="preserve">además la vista externa </w:t>
      </w:r>
      <w:r w:rsidR="00084473">
        <w:t xml:space="preserve">son los </w:t>
      </w:r>
      <w:r w:rsidR="00225003" w:rsidRPr="00225003">
        <w:t>casos de uso de tipo extendido y sus nombres están formulados en gerundio, como se observa en los ejemplos presentes en el documento.</w:t>
      </w:r>
      <w:r w:rsidR="00B6155F" w:rsidRPr="00B6155F">
        <w:rPr>
          <w:noProof/>
        </w:rPr>
        <w:t xml:space="preserve"> </w:t>
      </w:r>
    </w:p>
    <w:p w14:paraId="4C666F7B" w14:textId="77777777" w:rsidR="00FD2BD9" w:rsidRDefault="00FD2BD9" w:rsidP="00225003">
      <w:pPr>
        <w:rPr>
          <w:noProof/>
        </w:rPr>
      </w:pPr>
    </w:p>
    <w:p w14:paraId="7D028EDA" w14:textId="7F97F501" w:rsidR="00FD2BD9" w:rsidRDefault="00BA6E02" w:rsidP="00FD2BD9">
      <w:pPr>
        <w:pStyle w:val="Ttulo2"/>
        <w:rPr>
          <w:noProof/>
        </w:rPr>
      </w:pPr>
      <w:bookmarkStart w:id="70" w:name="_Toc208864113"/>
      <w:r>
        <w:rPr>
          <w:noProof/>
        </w:rPr>
        <w:t>Sprint backlog</w:t>
      </w:r>
      <w:bookmarkEnd w:id="70"/>
    </w:p>
    <w:p w14:paraId="02B55D46" w14:textId="77777777" w:rsidR="00FD2BD9" w:rsidRPr="00FD2BD9" w:rsidRDefault="00FD2BD9" w:rsidP="00FD2BD9"/>
    <w:p w14:paraId="0D16A7E8" w14:textId="4815DEC2" w:rsidR="00FD2BD9" w:rsidRDefault="00FD2BD9" w:rsidP="00FD2BD9">
      <w:r w:rsidRPr="00225003">
        <w:t xml:space="preserve">El Sprint Backlog de este </w:t>
      </w:r>
      <w:r w:rsidR="006C0843">
        <w:t>segundo</w:t>
      </w:r>
      <w:r>
        <w:t xml:space="preserve"> </w:t>
      </w:r>
      <w:r w:rsidRPr="00225003">
        <w:t>incremento se ha enfocado en la Vista Externa del sistema, detallando los casos de uso que lo componen</w:t>
      </w:r>
      <w:r w:rsidR="00840341">
        <w:t>.</w:t>
      </w:r>
    </w:p>
    <w:p w14:paraId="0363A81E" w14:textId="77777777" w:rsidR="00974F7F" w:rsidRDefault="00974F7F" w:rsidP="00FD2BD9"/>
    <w:p w14:paraId="41DF4594" w14:textId="47ACC45A" w:rsidR="00EB1CC8" w:rsidRDefault="00EB1CC8" w:rsidP="00FD2BD9">
      <w:r>
        <w:t xml:space="preserve">En la tabla 4.1 se especifica el conjunto de elementos </w:t>
      </w:r>
      <w:r w:rsidR="00E93253">
        <w:t xml:space="preserve">del producto backlog </w:t>
      </w:r>
      <w:r w:rsidR="00740CD0">
        <w:t>para ser desarrollados en el sprint actual, junto con plan</w:t>
      </w:r>
      <w:r w:rsidR="008864E1">
        <w:t xml:space="preserve"> para entrega.</w:t>
      </w:r>
    </w:p>
    <w:p w14:paraId="59E6FBC7" w14:textId="77777777" w:rsidR="003E7B2B" w:rsidRDefault="003E7B2B" w:rsidP="00FD2BD9"/>
    <w:p w14:paraId="2A248EAC" w14:textId="4CEA5888" w:rsidR="003E7B2B" w:rsidRDefault="2B78DE59" w:rsidP="003E7B2B">
      <w:pPr>
        <w:pStyle w:val="Descripcin"/>
      </w:pPr>
      <w:bookmarkStart w:id="71" w:name="_Toc200854046"/>
      <w:bookmarkStart w:id="72" w:name="_Toc201172327"/>
      <w:bookmarkStart w:id="73" w:name="_Toc201199582"/>
      <w:bookmarkStart w:id="74" w:name="_Toc201199671"/>
      <w:bookmarkStart w:id="75" w:name="_Toc207209030"/>
      <w:bookmarkStart w:id="76" w:name="_Toc207894722"/>
      <w:bookmarkStart w:id="77" w:name="_Toc208864169"/>
      <w:bookmarkStart w:id="78" w:name="_Toc208864273"/>
      <w:r>
        <w:t xml:space="preserve">Tabla </w:t>
      </w:r>
      <w:fldSimple w:instr=" STYLEREF 1 \s ">
        <w:r w:rsidR="003917AA">
          <w:rPr>
            <w:noProof/>
          </w:rPr>
          <w:t>4</w:t>
        </w:r>
      </w:fldSimple>
      <w:r w:rsidR="003917AA">
        <w:t>.</w:t>
      </w:r>
      <w:fldSimple w:instr=" SEQ Tabla \* ARABIC \s 1 ">
        <w:r w:rsidR="003917AA">
          <w:rPr>
            <w:noProof/>
          </w:rPr>
          <w:t>1</w:t>
        </w:r>
      </w:fldSimple>
      <w:r>
        <w:t xml:space="preserve"> Sprint backlog</w:t>
      </w:r>
      <w:bookmarkEnd w:id="71"/>
      <w:bookmarkEnd w:id="72"/>
      <w:bookmarkEnd w:id="73"/>
      <w:bookmarkEnd w:id="74"/>
      <w:bookmarkEnd w:id="75"/>
      <w:bookmarkEnd w:id="76"/>
      <w:bookmarkEnd w:id="77"/>
      <w:bookmarkEnd w:id="78"/>
    </w:p>
    <w:p w14:paraId="3BE0E531" w14:textId="05E476F1" w:rsidR="00473D40" w:rsidRDefault="00473D40" w:rsidP="00BA28C4">
      <w:pPr>
        <w:pStyle w:val="Sinespaciado"/>
      </w:pPr>
    </w:p>
    <w:p w14:paraId="57369A83" w14:textId="725463B5" w:rsidR="002F60DB" w:rsidRDefault="00FA3C8D" w:rsidP="00FA3C8D">
      <w:pPr>
        <w:pStyle w:val="Sinespaciado"/>
      </w:pPr>
      <w:r w:rsidRPr="00FA3C8D">
        <w:rPr>
          <w:noProof/>
        </w:rPr>
        <w:drawing>
          <wp:inline distT="0" distB="0" distL="0" distR="0" wp14:anchorId="2A820FB1" wp14:editId="1FCD68AB">
            <wp:extent cx="5971540" cy="2491105"/>
            <wp:effectExtent l="0" t="0" r="0" b="4445"/>
            <wp:docPr id="387371409" name="Imagen 1" descr="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371409" name="Imagen 1" descr="Aplicación, Tabla&#10;&#10;El contenido generado por IA puede ser incorrecto."/>
                    <pic:cNvPicPr/>
                  </pic:nvPicPr>
                  <pic:blipFill>
                    <a:blip r:embed="rId13"/>
                    <a:stretch>
                      <a:fillRect/>
                    </a:stretch>
                  </pic:blipFill>
                  <pic:spPr>
                    <a:xfrm>
                      <a:off x="0" y="0"/>
                      <a:ext cx="5971540" cy="2491105"/>
                    </a:xfrm>
                    <a:prstGeom prst="rect">
                      <a:avLst/>
                    </a:prstGeom>
                  </pic:spPr>
                </pic:pic>
              </a:graphicData>
            </a:graphic>
          </wp:inline>
        </w:drawing>
      </w:r>
    </w:p>
    <w:p w14:paraId="62F41A43" w14:textId="4236CD1E" w:rsidR="00FA3C8D" w:rsidRDefault="00FA3C8D" w:rsidP="00FA3C8D">
      <w:pPr>
        <w:pStyle w:val="Sinespaciado"/>
      </w:pPr>
      <w:r w:rsidRPr="00FA3C8D">
        <w:rPr>
          <w:noProof/>
        </w:rPr>
        <w:lastRenderedPageBreak/>
        <w:drawing>
          <wp:inline distT="0" distB="0" distL="0" distR="0" wp14:anchorId="4B67DDE0" wp14:editId="21D5874E">
            <wp:extent cx="5971540" cy="2289175"/>
            <wp:effectExtent l="0" t="0" r="0" b="0"/>
            <wp:docPr id="185614042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40423" name="Imagen 1" descr="Tabla&#10;&#10;El contenido generado por IA puede ser incorrecto."/>
                    <pic:cNvPicPr/>
                  </pic:nvPicPr>
                  <pic:blipFill>
                    <a:blip r:embed="rId14"/>
                    <a:stretch>
                      <a:fillRect/>
                    </a:stretch>
                  </pic:blipFill>
                  <pic:spPr>
                    <a:xfrm>
                      <a:off x="0" y="0"/>
                      <a:ext cx="5971540" cy="2289175"/>
                    </a:xfrm>
                    <a:prstGeom prst="rect">
                      <a:avLst/>
                    </a:prstGeom>
                  </pic:spPr>
                </pic:pic>
              </a:graphicData>
            </a:graphic>
          </wp:inline>
        </w:drawing>
      </w:r>
    </w:p>
    <w:p w14:paraId="04FB4A66" w14:textId="53B78629" w:rsidR="00FA3C8D" w:rsidRDefault="00FA3C8D" w:rsidP="00FA3C8D">
      <w:pPr>
        <w:pStyle w:val="Sinespaciado"/>
      </w:pPr>
      <w:r w:rsidRPr="00FA3C8D">
        <w:rPr>
          <w:noProof/>
        </w:rPr>
        <w:drawing>
          <wp:inline distT="0" distB="0" distL="0" distR="0" wp14:anchorId="42A2BC18" wp14:editId="3D183A9F">
            <wp:extent cx="5971540" cy="2720975"/>
            <wp:effectExtent l="0" t="0" r="0" b="3175"/>
            <wp:docPr id="137412007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20076" name="Imagen 1" descr="Tabla&#10;&#10;El contenido generado por IA puede ser incorrecto."/>
                    <pic:cNvPicPr/>
                  </pic:nvPicPr>
                  <pic:blipFill>
                    <a:blip r:embed="rId15"/>
                    <a:stretch>
                      <a:fillRect/>
                    </a:stretch>
                  </pic:blipFill>
                  <pic:spPr>
                    <a:xfrm>
                      <a:off x="0" y="0"/>
                      <a:ext cx="5971540" cy="2720975"/>
                    </a:xfrm>
                    <a:prstGeom prst="rect">
                      <a:avLst/>
                    </a:prstGeom>
                  </pic:spPr>
                </pic:pic>
              </a:graphicData>
            </a:graphic>
          </wp:inline>
        </w:drawing>
      </w:r>
    </w:p>
    <w:p w14:paraId="06D76CD5" w14:textId="0D0B9777" w:rsidR="00FA3C8D" w:rsidRDefault="00FA3C8D" w:rsidP="00BA28C4">
      <w:pPr>
        <w:pStyle w:val="Sinespaciado"/>
      </w:pPr>
      <w:r>
        <w:rPr>
          <w:noProof/>
        </w:rPr>
        <w:drawing>
          <wp:inline distT="0" distB="0" distL="0" distR="0" wp14:anchorId="10BE5CD1" wp14:editId="0CCA19CC">
            <wp:extent cx="5971540" cy="2150745"/>
            <wp:effectExtent l="0" t="0" r="0" b="1905"/>
            <wp:docPr id="172771534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15344" name="Imagen 1" descr="Tabla&#10;&#10;El contenido generado por IA puede ser incorrecto."/>
                    <pic:cNvPicPr/>
                  </pic:nvPicPr>
                  <pic:blipFill>
                    <a:blip r:embed="rId16"/>
                    <a:stretch>
                      <a:fillRect/>
                    </a:stretch>
                  </pic:blipFill>
                  <pic:spPr>
                    <a:xfrm>
                      <a:off x="0" y="0"/>
                      <a:ext cx="5971540" cy="2150745"/>
                    </a:xfrm>
                    <a:prstGeom prst="rect">
                      <a:avLst/>
                    </a:prstGeom>
                  </pic:spPr>
                </pic:pic>
              </a:graphicData>
            </a:graphic>
          </wp:inline>
        </w:drawing>
      </w:r>
    </w:p>
    <w:p w14:paraId="1C94044A" w14:textId="28B3B15A" w:rsidR="00BA6E02" w:rsidRDefault="00BA6E02" w:rsidP="00BA28C4">
      <w:pPr>
        <w:pStyle w:val="Sinespaciado"/>
      </w:pPr>
    </w:p>
    <w:p w14:paraId="2915C05D" w14:textId="77777777" w:rsidR="00BA28C4" w:rsidRDefault="00BA28C4" w:rsidP="00BA28C4">
      <w:pPr>
        <w:pStyle w:val="Sinespaciado"/>
      </w:pPr>
    </w:p>
    <w:p w14:paraId="46A7DD17" w14:textId="77777777" w:rsidR="007C5EEB" w:rsidRDefault="007C5EEB" w:rsidP="007C5EEB">
      <w:r>
        <w:t>Fuente: Elaborado por el estudiante de acuerdo con el proyecto</w:t>
      </w:r>
    </w:p>
    <w:p w14:paraId="2DA82521" w14:textId="77777777" w:rsidR="007C5EEB" w:rsidRPr="00BA6E02" w:rsidRDefault="007C5EEB" w:rsidP="007C5EEB">
      <w:pPr>
        <w:ind w:firstLine="0"/>
      </w:pPr>
    </w:p>
    <w:p w14:paraId="239F69CA" w14:textId="06892F8F" w:rsidR="0069031B" w:rsidRDefault="005B5DF6" w:rsidP="005B5DF6">
      <w:pPr>
        <w:pStyle w:val="Ttulo2"/>
        <w:rPr>
          <w:noProof/>
        </w:rPr>
      </w:pPr>
      <w:bookmarkStart w:id="79" w:name="_Toc208864114"/>
      <w:r>
        <w:rPr>
          <w:noProof/>
        </w:rPr>
        <w:lastRenderedPageBreak/>
        <w:t>V</w:t>
      </w:r>
      <w:r w:rsidR="00BA6E02">
        <w:rPr>
          <w:noProof/>
        </w:rPr>
        <w:t>ista externa</w:t>
      </w:r>
      <w:r w:rsidR="00840341">
        <w:rPr>
          <w:noProof/>
        </w:rPr>
        <w:t xml:space="preserve"> </w:t>
      </w:r>
      <w:r w:rsidR="00BA6E02">
        <w:rPr>
          <w:noProof/>
        </w:rPr>
        <w:t>( Casos de uso )</w:t>
      </w:r>
      <w:bookmarkEnd w:id="79"/>
    </w:p>
    <w:p w14:paraId="6F21FA3A" w14:textId="77777777" w:rsidR="00FD2BD9" w:rsidRPr="00FD2BD9" w:rsidRDefault="00FD2BD9" w:rsidP="00FD2BD9"/>
    <w:p w14:paraId="2563BC4D" w14:textId="2AE902BC" w:rsidR="006C0843" w:rsidRDefault="00840341" w:rsidP="00B45140">
      <w:r>
        <w:t>La vista externa presenta los</w:t>
      </w:r>
      <w:r w:rsidR="00FD2BD9" w:rsidRPr="00225003">
        <w:t xml:space="preserve"> casos de uso </w:t>
      </w:r>
      <w:r>
        <w:t xml:space="preserve">donde </w:t>
      </w:r>
      <w:r w:rsidR="00FD2BD9" w:rsidRPr="00225003">
        <w:t>son de tipo extendido y sus nombres están formulados en gerundio, como se observa en los ejemplos presentes en el documento</w:t>
      </w:r>
      <w:r w:rsidR="006C0843">
        <w:t>.</w:t>
      </w:r>
    </w:p>
    <w:p w14:paraId="11FDD52F" w14:textId="77777777" w:rsidR="003437CE" w:rsidRDefault="003437CE" w:rsidP="00B45140"/>
    <w:p w14:paraId="694AB2B6" w14:textId="323FB6B9" w:rsidR="006C0843" w:rsidRDefault="006C0843" w:rsidP="006C0843">
      <w:r>
        <w:t>En la tabla</w:t>
      </w:r>
      <w:r w:rsidR="00B45140">
        <w:t xml:space="preserve"> 4.2</w:t>
      </w:r>
      <w:r>
        <w:t xml:space="preserve"> </w:t>
      </w:r>
      <w:r w:rsidRPr="006C0843">
        <w:t>se puede visualizar el Caso de uso N°1.2 cuyo propósito es asignar turnos a trabajadores, el proceso comienza cuando el usuario accede a la sección de turnos y el sistema le muestra un listado con los trabajadores, sus turnos y una lista con todos los turnos; luego el usuario puede seleccionar un trabajador, elegir un turno y guardar los cambios, a todas estas acciones el sistema responderá tal como se puede visualizar en la respectiva tabla.</w:t>
      </w:r>
    </w:p>
    <w:p w14:paraId="1F8CB9C7" w14:textId="77777777" w:rsidR="00B45140" w:rsidRDefault="00B45140" w:rsidP="006C0843"/>
    <w:p w14:paraId="6837FC92" w14:textId="5A360D53" w:rsidR="006C0843" w:rsidRPr="006C0843" w:rsidRDefault="00B45140" w:rsidP="00B45140">
      <w:pPr>
        <w:pStyle w:val="Descripcin"/>
      </w:pPr>
      <w:bookmarkStart w:id="80" w:name="_Toc207209031"/>
      <w:bookmarkStart w:id="81" w:name="_Toc207894723"/>
      <w:bookmarkStart w:id="82" w:name="_Toc208864170"/>
      <w:bookmarkStart w:id="83" w:name="_Toc208864274"/>
      <w:r>
        <w:t xml:space="preserve">Tabla </w:t>
      </w:r>
      <w:fldSimple w:instr=" STYLEREF 1 \s ">
        <w:r w:rsidR="003917AA">
          <w:rPr>
            <w:noProof/>
          </w:rPr>
          <w:t>4</w:t>
        </w:r>
      </w:fldSimple>
      <w:r w:rsidR="003917AA">
        <w:t>.</w:t>
      </w:r>
      <w:fldSimple w:instr=" SEQ Tabla \* ARABIC \s 1 ">
        <w:r w:rsidR="003917AA">
          <w:rPr>
            <w:noProof/>
          </w:rPr>
          <w:t>2</w:t>
        </w:r>
      </w:fldSimple>
      <w:r>
        <w:t xml:space="preserve"> </w:t>
      </w:r>
      <w:r w:rsidRPr="006C0843">
        <w:t>Caso de uso N°1.2, Asignando el turno a un trabajador</w:t>
      </w:r>
      <w:bookmarkEnd w:id="80"/>
      <w:bookmarkEnd w:id="81"/>
      <w:bookmarkEnd w:id="82"/>
      <w:bookmarkEnd w:id="83"/>
    </w:p>
    <w:p w14:paraId="38B7EACE" w14:textId="4798A233" w:rsidR="006C0843" w:rsidRPr="006C0843" w:rsidRDefault="006C0843" w:rsidP="006C0843">
      <w:pPr>
        <w:pStyle w:val="Sinespaciado"/>
      </w:pPr>
      <w:bookmarkStart w:id="84" w:name="_hlf27vgf738d"/>
      <w:bookmarkEnd w:id="84"/>
      <w:r w:rsidRPr="006C0843">
        <w:rPr>
          <w:noProof/>
        </w:rPr>
        <w:drawing>
          <wp:inline distT="0" distB="0" distL="0" distR="0" wp14:anchorId="192987C8" wp14:editId="4A53F6D2">
            <wp:extent cx="4872251" cy="3745375"/>
            <wp:effectExtent l="0" t="0" r="5080" b="7620"/>
            <wp:docPr id="787734422" name="Imagen 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79720" cy="3751116"/>
                    </a:xfrm>
                    <a:prstGeom prst="rect">
                      <a:avLst/>
                    </a:prstGeom>
                    <a:noFill/>
                    <a:ln>
                      <a:noFill/>
                    </a:ln>
                  </pic:spPr>
                </pic:pic>
              </a:graphicData>
            </a:graphic>
          </wp:inline>
        </w:drawing>
      </w:r>
    </w:p>
    <w:p w14:paraId="02B7BC2D" w14:textId="77777777" w:rsidR="006C0843" w:rsidRPr="006C0843" w:rsidRDefault="006C0843" w:rsidP="006C0843"/>
    <w:p w14:paraId="5DBACDEE" w14:textId="77777777" w:rsidR="006C0843" w:rsidRPr="006C0843" w:rsidRDefault="006C0843" w:rsidP="006C0843">
      <w:r w:rsidRPr="006C0843">
        <w:t>Fuente: Elaborado por el estudiante de acuerdo con el proyecto</w:t>
      </w:r>
    </w:p>
    <w:p w14:paraId="51DB1FEC" w14:textId="11BB361C" w:rsidR="006C0843" w:rsidRPr="006C0843" w:rsidRDefault="006C0843" w:rsidP="00B45140">
      <w:r>
        <w:br w:type="page"/>
      </w:r>
      <w:r>
        <w:lastRenderedPageBreak/>
        <w:t xml:space="preserve">En la tabla </w:t>
      </w:r>
      <w:r w:rsidR="00B45140">
        <w:t xml:space="preserve">4.3 </w:t>
      </w:r>
      <w:r w:rsidRPr="006C0843">
        <w:t>se puede visualizar el Caso de uso N°1.3.1 el cual consiste en que el sistema permite editar o actualizar turnos ya creados.</w:t>
      </w:r>
    </w:p>
    <w:p w14:paraId="5E648835" w14:textId="77777777" w:rsidR="006C0843" w:rsidRPr="006C0843" w:rsidRDefault="006C0843" w:rsidP="006C0843"/>
    <w:p w14:paraId="51CA5389" w14:textId="70CAB97A" w:rsidR="006C0843" w:rsidRPr="006C0843" w:rsidRDefault="006C0843" w:rsidP="00FA3C8D">
      <w:pPr>
        <w:pStyle w:val="Descripcin"/>
      </w:pPr>
      <w:bookmarkStart w:id="85" w:name="_z1si0hnv4jn"/>
      <w:bookmarkStart w:id="86" w:name="_Toc200483215"/>
      <w:bookmarkStart w:id="87" w:name="_Toc200363913"/>
      <w:bookmarkStart w:id="88" w:name="_Toc200336528"/>
      <w:bookmarkStart w:id="89" w:name="_Toc208864275"/>
      <w:bookmarkEnd w:id="85"/>
      <w:r w:rsidRPr="006C0843">
        <w:t xml:space="preserve">Tabla </w:t>
      </w:r>
      <w:fldSimple w:instr=" STYLEREF 1 \s ">
        <w:r w:rsidR="003917AA">
          <w:rPr>
            <w:noProof/>
          </w:rPr>
          <w:t>4</w:t>
        </w:r>
      </w:fldSimple>
      <w:r w:rsidR="003917AA">
        <w:t>.</w:t>
      </w:r>
      <w:fldSimple w:instr=" SEQ Tabla \* ARABIC \s 1 ">
        <w:r w:rsidR="003917AA">
          <w:rPr>
            <w:noProof/>
          </w:rPr>
          <w:t>3</w:t>
        </w:r>
      </w:fldSimple>
      <w:r w:rsidRPr="006C0843">
        <w:t xml:space="preserve"> Caso de uso N°1.3.1, Editando la descripción del turno</w:t>
      </w:r>
      <w:bookmarkEnd w:id="86"/>
      <w:bookmarkEnd w:id="87"/>
      <w:bookmarkEnd w:id="88"/>
      <w:bookmarkEnd w:id="89"/>
    </w:p>
    <w:p w14:paraId="59F39964" w14:textId="27E0EF4D" w:rsidR="006C0843" w:rsidRDefault="006C0843" w:rsidP="00B45140">
      <w:pPr>
        <w:pStyle w:val="Sinespaciado"/>
      </w:pPr>
      <w:r w:rsidRPr="00B45140">
        <w:rPr>
          <w:noProof/>
        </w:rPr>
        <w:drawing>
          <wp:inline distT="0" distB="0" distL="0" distR="0" wp14:anchorId="660B12BF" wp14:editId="61A23BE7">
            <wp:extent cx="5971540" cy="4819015"/>
            <wp:effectExtent l="0" t="0" r="0" b="635"/>
            <wp:docPr id="1298217540" name="Imagen 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71540" cy="4819015"/>
                    </a:xfrm>
                    <a:prstGeom prst="rect">
                      <a:avLst/>
                    </a:prstGeom>
                    <a:noFill/>
                    <a:ln>
                      <a:noFill/>
                    </a:ln>
                  </pic:spPr>
                </pic:pic>
              </a:graphicData>
            </a:graphic>
          </wp:inline>
        </w:drawing>
      </w:r>
    </w:p>
    <w:p w14:paraId="67FDD2B3" w14:textId="77777777" w:rsidR="006C0843" w:rsidRPr="006C0843" w:rsidRDefault="006C0843" w:rsidP="006C0843">
      <w:pPr>
        <w:pStyle w:val="Sinespaciado"/>
      </w:pPr>
    </w:p>
    <w:p w14:paraId="71507D5F" w14:textId="77777777" w:rsidR="006C0843" w:rsidRPr="006C0843" w:rsidRDefault="006C0843" w:rsidP="00B45140">
      <w:r w:rsidRPr="006C0843">
        <w:t>Fuente: Elaborado por el estudiante de acuerdo con el proyecto</w:t>
      </w:r>
    </w:p>
    <w:p w14:paraId="32437E28" w14:textId="77777777" w:rsidR="006C0843" w:rsidRDefault="006C0843" w:rsidP="006C0843">
      <w:pPr>
        <w:spacing w:line="278" w:lineRule="auto"/>
        <w:ind w:firstLine="0"/>
        <w:jc w:val="left"/>
      </w:pPr>
    </w:p>
    <w:p w14:paraId="3FB7538D" w14:textId="77777777" w:rsidR="006C0843" w:rsidRDefault="006C0843" w:rsidP="006C0843">
      <w:pPr>
        <w:spacing w:line="278" w:lineRule="auto"/>
        <w:ind w:firstLine="0"/>
        <w:jc w:val="left"/>
      </w:pPr>
    </w:p>
    <w:p w14:paraId="4EEEC554" w14:textId="77777777" w:rsidR="006C0843" w:rsidRDefault="006C0843" w:rsidP="006C0843">
      <w:pPr>
        <w:spacing w:line="278" w:lineRule="auto"/>
        <w:ind w:firstLine="0"/>
        <w:jc w:val="left"/>
      </w:pPr>
    </w:p>
    <w:p w14:paraId="7540D8F8" w14:textId="77777777" w:rsidR="006C0843" w:rsidRDefault="006C0843" w:rsidP="006C0843">
      <w:pPr>
        <w:spacing w:line="278" w:lineRule="auto"/>
        <w:ind w:firstLine="0"/>
        <w:jc w:val="left"/>
      </w:pPr>
    </w:p>
    <w:p w14:paraId="1A1E28E0" w14:textId="178581FE" w:rsidR="006C0843" w:rsidRPr="006C0843" w:rsidRDefault="006C0843" w:rsidP="006C0843">
      <w:r w:rsidRPr="006C0843">
        <w:lastRenderedPageBreak/>
        <w:t xml:space="preserve">En la </w:t>
      </w:r>
      <w:r w:rsidRPr="006C0843">
        <w:rPr>
          <w:i/>
        </w:rPr>
        <w:t xml:space="preserve">Tabla </w:t>
      </w:r>
      <w:r w:rsidR="00B45140">
        <w:rPr>
          <w:i/>
        </w:rPr>
        <w:t>4</w:t>
      </w:r>
      <w:r w:rsidRPr="006C0843">
        <w:rPr>
          <w:i/>
        </w:rPr>
        <w:t>.4</w:t>
      </w:r>
      <w:r w:rsidRPr="006C0843">
        <w:t xml:space="preserve"> se puede visualizar el Caso de uso N°1.3.2, el cual consiste en que el sistema permite cambiar el turno a un trabajador que ya presenta un turno.</w:t>
      </w:r>
    </w:p>
    <w:p w14:paraId="1212DACA" w14:textId="77777777" w:rsidR="006C0843" w:rsidRPr="006C0843" w:rsidRDefault="006C0843" w:rsidP="006C0843">
      <w:pPr>
        <w:spacing w:line="278" w:lineRule="auto"/>
        <w:ind w:firstLine="0"/>
        <w:jc w:val="left"/>
        <w:rPr>
          <w:i/>
          <w:iCs/>
        </w:rPr>
      </w:pPr>
    </w:p>
    <w:p w14:paraId="786040CF" w14:textId="7CFC4BFA" w:rsidR="006C0843" w:rsidRPr="006C0843" w:rsidRDefault="006C0843" w:rsidP="00B45140">
      <w:pPr>
        <w:pStyle w:val="Descripcin"/>
      </w:pPr>
      <w:bookmarkStart w:id="90" w:name="_a5m18kyuzyh0"/>
      <w:bookmarkStart w:id="91" w:name="_Toc200483216"/>
      <w:bookmarkStart w:id="92" w:name="_Toc200363914"/>
      <w:bookmarkStart w:id="93" w:name="_Toc200336529"/>
      <w:bookmarkStart w:id="94" w:name="_Toc207209032"/>
      <w:bookmarkStart w:id="95" w:name="_Toc207894724"/>
      <w:bookmarkStart w:id="96" w:name="_Toc208864171"/>
      <w:bookmarkStart w:id="97" w:name="_Toc208864276"/>
      <w:bookmarkEnd w:id="90"/>
      <w:r w:rsidRPr="006C0843">
        <w:t xml:space="preserve">Tabla </w:t>
      </w:r>
      <w:fldSimple w:instr=" STYLEREF 1 \s ">
        <w:r w:rsidR="003917AA">
          <w:rPr>
            <w:noProof/>
          </w:rPr>
          <w:t>4</w:t>
        </w:r>
      </w:fldSimple>
      <w:r w:rsidR="003917AA">
        <w:t>.</w:t>
      </w:r>
      <w:fldSimple w:instr=" SEQ Tabla \* ARABIC \s 1 ">
        <w:r w:rsidR="003917AA">
          <w:rPr>
            <w:noProof/>
          </w:rPr>
          <w:t>4</w:t>
        </w:r>
      </w:fldSimple>
      <w:r w:rsidRPr="006C0843">
        <w:t xml:space="preserve"> Caso de uso N°1.3.2, Cambiando el turno de los trabajadores</w:t>
      </w:r>
      <w:bookmarkEnd w:id="91"/>
      <w:bookmarkEnd w:id="92"/>
      <w:bookmarkEnd w:id="93"/>
      <w:bookmarkEnd w:id="94"/>
      <w:bookmarkEnd w:id="95"/>
      <w:bookmarkEnd w:id="96"/>
      <w:bookmarkEnd w:id="97"/>
    </w:p>
    <w:p w14:paraId="1FA345B4" w14:textId="40645919" w:rsidR="006C0843" w:rsidRPr="006C0843" w:rsidRDefault="006C0843" w:rsidP="00B45140">
      <w:pPr>
        <w:pStyle w:val="Sinespaciado"/>
      </w:pPr>
      <w:r w:rsidRPr="006C0843">
        <w:rPr>
          <w:noProof/>
        </w:rPr>
        <w:drawing>
          <wp:inline distT="0" distB="0" distL="0" distR="0" wp14:anchorId="20272E0B" wp14:editId="4AD74AFB">
            <wp:extent cx="5971540" cy="4847590"/>
            <wp:effectExtent l="0" t="0" r="0" b="0"/>
            <wp:docPr id="230948694" name="Imagen 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71540" cy="4847590"/>
                    </a:xfrm>
                    <a:prstGeom prst="rect">
                      <a:avLst/>
                    </a:prstGeom>
                    <a:noFill/>
                    <a:ln>
                      <a:noFill/>
                    </a:ln>
                  </pic:spPr>
                </pic:pic>
              </a:graphicData>
            </a:graphic>
          </wp:inline>
        </w:drawing>
      </w:r>
    </w:p>
    <w:p w14:paraId="55B5D1A5" w14:textId="77777777" w:rsidR="006C0843" w:rsidRPr="006C0843" w:rsidRDefault="006C0843" w:rsidP="006C0843">
      <w:pPr>
        <w:spacing w:line="278" w:lineRule="auto"/>
        <w:ind w:firstLine="0"/>
        <w:jc w:val="left"/>
      </w:pPr>
    </w:p>
    <w:p w14:paraId="3B389D2E" w14:textId="77777777" w:rsidR="006C0843" w:rsidRPr="006C0843" w:rsidRDefault="006C0843" w:rsidP="00B45140">
      <w:r w:rsidRPr="006C0843">
        <w:t>Fuente: Elaborado por el estudiante de acuerdo con el proyecto</w:t>
      </w:r>
    </w:p>
    <w:p w14:paraId="3423CCD5" w14:textId="58068F68" w:rsidR="006C0843" w:rsidRPr="006C0843" w:rsidRDefault="006C0843" w:rsidP="006C0843">
      <w:r>
        <w:br w:type="page"/>
      </w:r>
      <w:r w:rsidRPr="006C0843">
        <w:lastRenderedPageBreak/>
        <w:t>En la</w:t>
      </w:r>
      <w:r w:rsidRPr="006C0843">
        <w:rPr>
          <w:i/>
        </w:rPr>
        <w:t xml:space="preserve"> Tabla </w:t>
      </w:r>
      <w:r w:rsidR="00B45140">
        <w:rPr>
          <w:i/>
        </w:rPr>
        <w:t>4</w:t>
      </w:r>
      <w:r w:rsidRPr="006C0843">
        <w:rPr>
          <w:i/>
        </w:rPr>
        <w:t>.</w:t>
      </w:r>
      <w:r w:rsidR="00B45140">
        <w:rPr>
          <w:i/>
        </w:rPr>
        <w:t>5</w:t>
      </w:r>
      <w:r w:rsidRPr="006C0843">
        <w:rPr>
          <w:i/>
        </w:rPr>
        <w:t xml:space="preserve"> </w:t>
      </w:r>
      <w:r w:rsidRPr="006C0843">
        <w:t>se puede visualizar el Caso de uso N°1.5 cuyo propósito es crear los departamentos de la empresa, el sistema permite agregar los departamentos que pertenecen a la empresa.</w:t>
      </w:r>
    </w:p>
    <w:p w14:paraId="5C75E9AF" w14:textId="77777777" w:rsidR="006C0843" w:rsidRPr="006C0843" w:rsidRDefault="006C0843" w:rsidP="006C0843">
      <w:pPr>
        <w:spacing w:line="278" w:lineRule="auto"/>
        <w:ind w:firstLine="0"/>
        <w:jc w:val="left"/>
      </w:pPr>
      <w:bookmarkStart w:id="98" w:name="_qkd0akp07tjw"/>
      <w:bookmarkEnd w:id="98"/>
    </w:p>
    <w:p w14:paraId="3292C467" w14:textId="1E611F5C" w:rsidR="006C0843" w:rsidRPr="006C0843" w:rsidRDefault="006C0843" w:rsidP="00B45140">
      <w:pPr>
        <w:pStyle w:val="Descripcin"/>
      </w:pPr>
      <w:bookmarkStart w:id="99" w:name="_Toc200336531"/>
      <w:bookmarkStart w:id="100" w:name="_Toc200363916"/>
      <w:bookmarkStart w:id="101" w:name="_Toc200483218"/>
      <w:bookmarkStart w:id="102" w:name="_Toc207209033"/>
      <w:bookmarkStart w:id="103" w:name="_Toc207894725"/>
      <w:bookmarkStart w:id="104" w:name="_Toc208864172"/>
      <w:bookmarkStart w:id="105" w:name="_Toc208864277"/>
      <w:r w:rsidRPr="006C0843">
        <w:t xml:space="preserve">Tabla </w:t>
      </w:r>
      <w:fldSimple w:instr=" STYLEREF 1 \s ">
        <w:r w:rsidR="003917AA">
          <w:rPr>
            <w:noProof/>
          </w:rPr>
          <w:t>4</w:t>
        </w:r>
      </w:fldSimple>
      <w:r w:rsidR="003917AA">
        <w:t>.</w:t>
      </w:r>
      <w:fldSimple w:instr=" SEQ Tabla \* ARABIC \s 1 ">
        <w:r w:rsidR="003917AA">
          <w:rPr>
            <w:noProof/>
          </w:rPr>
          <w:t>5</w:t>
        </w:r>
      </w:fldSimple>
      <w:r w:rsidRPr="006C0843">
        <w:t xml:space="preserve"> Caso de uso N°1.5, Creando los departamentos de la empresa</w:t>
      </w:r>
      <w:bookmarkEnd w:id="99"/>
      <w:bookmarkEnd w:id="100"/>
      <w:bookmarkEnd w:id="101"/>
      <w:bookmarkEnd w:id="102"/>
      <w:bookmarkEnd w:id="103"/>
      <w:bookmarkEnd w:id="104"/>
      <w:bookmarkEnd w:id="105"/>
    </w:p>
    <w:p w14:paraId="4385777D" w14:textId="0E3489AF" w:rsidR="006C0843" w:rsidRPr="006C0843" w:rsidRDefault="006C0843" w:rsidP="00B45140">
      <w:pPr>
        <w:pStyle w:val="Sinespaciado"/>
      </w:pPr>
      <w:r w:rsidRPr="00B45140">
        <w:rPr>
          <w:noProof/>
        </w:rPr>
        <w:drawing>
          <wp:inline distT="0" distB="0" distL="0" distR="0" wp14:anchorId="3C58C253" wp14:editId="13C52BF8">
            <wp:extent cx="5971540" cy="4799965"/>
            <wp:effectExtent l="0" t="0" r="0" b="635"/>
            <wp:docPr id="406819933" name="Imagen 8"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8.png" descr="Interfaz de usuario gráfica, Texto, Aplicación, Correo electrónico&#10;&#10;El contenido generado por IA puede ser incorrec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71540" cy="4799965"/>
                    </a:xfrm>
                    <a:prstGeom prst="rect">
                      <a:avLst/>
                    </a:prstGeom>
                    <a:noFill/>
                    <a:ln>
                      <a:noFill/>
                    </a:ln>
                  </pic:spPr>
                </pic:pic>
              </a:graphicData>
            </a:graphic>
          </wp:inline>
        </w:drawing>
      </w:r>
    </w:p>
    <w:p w14:paraId="7245C89B" w14:textId="77777777" w:rsidR="006C0843" w:rsidRPr="006C0843" w:rsidRDefault="006C0843" w:rsidP="006C0843">
      <w:pPr>
        <w:spacing w:line="278" w:lineRule="auto"/>
        <w:ind w:firstLine="0"/>
        <w:jc w:val="left"/>
      </w:pPr>
    </w:p>
    <w:p w14:paraId="7A2DC61C" w14:textId="77777777" w:rsidR="006C0843" w:rsidRDefault="006C0843" w:rsidP="006C0843">
      <w:r w:rsidRPr="006C0843">
        <w:t>Fuente: Elaborado por el estudiante de acuerdo con el proyecto</w:t>
      </w:r>
    </w:p>
    <w:p w14:paraId="040F06F5" w14:textId="77777777" w:rsidR="00A21AEF" w:rsidRDefault="00A21AEF" w:rsidP="006C0843"/>
    <w:p w14:paraId="151680B1" w14:textId="77777777" w:rsidR="00A21AEF" w:rsidRDefault="00A21AEF" w:rsidP="006C0843"/>
    <w:p w14:paraId="0529BE9A" w14:textId="6A6B775F" w:rsidR="00A21AEF" w:rsidRDefault="00A21AEF" w:rsidP="003E7C7C">
      <w:r w:rsidRPr="00627D3D">
        <w:lastRenderedPageBreak/>
        <w:t xml:space="preserve">En la </w:t>
      </w:r>
      <w:r w:rsidRPr="00627D3D">
        <w:rPr>
          <w:i/>
        </w:rPr>
        <w:t xml:space="preserve">Tabla </w:t>
      </w:r>
      <w:r w:rsidR="003E7C7C">
        <w:rPr>
          <w:i/>
        </w:rPr>
        <w:t>4.6 se</w:t>
      </w:r>
      <w:r w:rsidRPr="00627D3D">
        <w:t xml:space="preserve"> puede visualizar el Caso de uso N°1.6 que consiste en activar o desactivar un departamento, es decir, el sistema permite activar o desactivar un departamento</w:t>
      </w:r>
      <w:r>
        <w:t xml:space="preserve"> </w:t>
      </w:r>
      <w:r w:rsidRPr="00BA4800">
        <w:t>con el fin de mostrar departamentos activos/inactivos</w:t>
      </w:r>
      <w:r>
        <w:t>.</w:t>
      </w:r>
      <w:bookmarkStart w:id="106" w:name="_1vbk60a8ru3j"/>
      <w:bookmarkEnd w:id="106"/>
    </w:p>
    <w:p w14:paraId="2C8F8065" w14:textId="77777777" w:rsidR="003E7C7C" w:rsidRPr="00627D3D" w:rsidRDefault="003E7C7C" w:rsidP="003E7C7C"/>
    <w:p w14:paraId="2D81C4F5" w14:textId="6C43DDE3" w:rsidR="00A21AEF" w:rsidRPr="00627D3D" w:rsidRDefault="003E7C7C" w:rsidP="003E7C7C">
      <w:pPr>
        <w:pStyle w:val="Descripcin"/>
      </w:pPr>
      <w:bookmarkStart w:id="107" w:name="_Toc208864173"/>
      <w:bookmarkStart w:id="108" w:name="_Toc208864278"/>
      <w:r>
        <w:t xml:space="preserve">Tabla </w:t>
      </w:r>
      <w:fldSimple w:instr=" STYLEREF 1 \s ">
        <w:r w:rsidR="003917AA">
          <w:rPr>
            <w:noProof/>
          </w:rPr>
          <w:t>4</w:t>
        </w:r>
      </w:fldSimple>
      <w:r w:rsidR="003917AA">
        <w:t>.</w:t>
      </w:r>
      <w:fldSimple w:instr=" SEQ Tabla \* ARABIC \s 1 ">
        <w:r w:rsidR="003917AA">
          <w:rPr>
            <w:noProof/>
          </w:rPr>
          <w:t>6</w:t>
        </w:r>
      </w:fldSimple>
      <w:r>
        <w:t xml:space="preserve"> </w:t>
      </w:r>
      <w:r w:rsidRPr="00627D3D">
        <w:t>Caso de uso N°1.6, cambiando el estado de un departamento</w:t>
      </w:r>
      <w:bookmarkEnd w:id="107"/>
      <w:bookmarkEnd w:id="108"/>
    </w:p>
    <w:p w14:paraId="666DA885" w14:textId="77777777" w:rsidR="00A21AEF" w:rsidRPr="00627D3D" w:rsidRDefault="00A21AEF" w:rsidP="00A21AEF">
      <w:pPr>
        <w:pStyle w:val="Sinespaciado"/>
      </w:pPr>
      <w:r>
        <w:rPr>
          <w:noProof/>
        </w:rPr>
        <w:drawing>
          <wp:inline distT="0" distB="0" distL="0" distR="0" wp14:anchorId="1774672D" wp14:editId="67A6E98F">
            <wp:extent cx="5791200" cy="5095875"/>
            <wp:effectExtent l="0" t="0" r="0" b="9525"/>
            <wp:docPr id="93535772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57720" name="Imagen 1" descr="Tabla&#10;&#10;El contenido generado por IA puede ser incorrecto."/>
                    <pic:cNvPicPr/>
                  </pic:nvPicPr>
                  <pic:blipFill>
                    <a:blip r:embed="rId21"/>
                    <a:stretch>
                      <a:fillRect/>
                    </a:stretch>
                  </pic:blipFill>
                  <pic:spPr>
                    <a:xfrm>
                      <a:off x="0" y="0"/>
                      <a:ext cx="5791200" cy="5095875"/>
                    </a:xfrm>
                    <a:prstGeom prst="rect">
                      <a:avLst/>
                    </a:prstGeom>
                  </pic:spPr>
                </pic:pic>
              </a:graphicData>
            </a:graphic>
          </wp:inline>
        </w:drawing>
      </w:r>
    </w:p>
    <w:p w14:paraId="17E6D507" w14:textId="77777777" w:rsidR="00A21AEF" w:rsidRPr="00627D3D" w:rsidRDefault="00A21AEF" w:rsidP="00A21AEF">
      <w:pPr>
        <w:spacing w:line="278" w:lineRule="auto"/>
        <w:ind w:firstLine="0"/>
        <w:jc w:val="left"/>
      </w:pPr>
    </w:p>
    <w:p w14:paraId="0D8737CD" w14:textId="77777777" w:rsidR="00A21AEF" w:rsidRDefault="00A21AEF" w:rsidP="00A21AEF">
      <w:r w:rsidRPr="00627D3D">
        <w:t>Fuente: Elaborado por el estudiante de acuerdo con el proyecto</w:t>
      </w:r>
    </w:p>
    <w:p w14:paraId="04745588" w14:textId="77777777" w:rsidR="006C0843" w:rsidRDefault="006C0843" w:rsidP="006C0843">
      <w:pPr>
        <w:spacing w:line="278" w:lineRule="auto"/>
        <w:ind w:firstLine="0"/>
        <w:jc w:val="left"/>
      </w:pPr>
    </w:p>
    <w:p w14:paraId="2E05FC78" w14:textId="77777777" w:rsidR="006C0843" w:rsidRDefault="006C0843" w:rsidP="006C0843">
      <w:pPr>
        <w:spacing w:line="278" w:lineRule="auto"/>
        <w:ind w:firstLine="0"/>
        <w:jc w:val="left"/>
      </w:pPr>
    </w:p>
    <w:p w14:paraId="1B65A8B9" w14:textId="77777777" w:rsidR="006C0843" w:rsidRDefault="006C0843" w:rsidP="006C0843">
      <w:pPr>
        <w:spacing w:line="278" w:lineRule="auto"/>
        <w:ind w:firstLine="0"/>
        <w:jc w:val="left"/>
      </w:pPr>
    </w:p>
    <w:p w14:paraId="4B695EEE" w14:textId="345AA1E2" w:rsidR="006C0843" w:rsidRPr="006C0843" w:rsidRDefault="006C0843" w:rsidP="00B45140">
      <w:r w:rsidRPr="006C0843">
        <w:t xml:space="preserve">En la </w:t>
      </w:r>
      <w:r w:rsidRPr="006C0843">
        <w:rPr>
          <w:i/>
        </w:rPr>
        <w:t xml:space="preserve">Tabla </w:t>
      </w:r>
      <w:r w:rsidR="003E7C7C">
        <w:rPr>
          <w:i/>
        </w:rPr>
        <w:fldChar w:fldCharType="begin"/>
      </w:r>
      <w:r w:rsidR="003E7C7C">
        <w:rPr>
          <w:i/>
        </w:rPr>
        <w:instrText xml:space="preserve"> STYLEREF 1 \s </w:instrText>
      </w:r>
      <w:r w:rsidR="003E7C7C">
        <w:rPr>
          <w:i/>
        </w:rPr>
        <w:fldChar w:fldCharType="separate"/>
      </w:r>
      <w:r w:rsidR="003E7C7C">
        <w:rPr>
          <w:i/>
          <w:noProof/>
        </w:rPr>
        <w:t>4</w:t>
      </w:r>
      <w:r w:rsidR="003E7C7C">
        <w:rPr>
          <w:i/>
        </w:rPr>
        <w:fldChar w:fldCharType="end"/>
      </w:r>
      <w:r w:rsidR="003E7C7C">
        <w:rPr>
          <w:i/>
        </w:rPr>
        <w:t>.7</w:t>
      </w:r>
      <w:r w:rsidRPr="006C0843">
        <w:rPr>
          <w:i/>
        </w:rPr>
        <w:t xml:space="preserve"> </w:t>
      </w:r>
      <w:r w:rsidRPr="006C0843">
        <w:t>se puede visualizar el Caso de uso N°1.8 en el cual el proceso comienza cuando el usuario se dirige a la pestaña de permisos y el sistema le muestra la pestaña de permisos con los listados de permisos, luego el usuario puede crear un permiso con su correspondiente motivo y el sistema guarda el motivo de permiso del trabajador.</w:t>
      </w:r>
    </w:p>
    <w:p w14:paraId="246BA0DC" w14:textId="77777777" w:rsidR="006C0843" w:rsidRPr="006C0843" w:rsidRDefault="006C0843" w:rsidP="006C0843">
      <w:pPr>
        <w:spacing w:line="278" w:lineRule="auto"/>
        <w:ind w:firstLine="0"/>
        <w:jc w:val="left"/>
      </w:pPr>
    </w:p>
    <w:p w14:paraId="5006EDF0" w14:textId="1AA16FD7" w:rsidR="006C0843" w:rsidRPr="006C0843" w:rsidRDefault="00B45140" w:rsidP="00B45140">
      <w:pPr>
        <w:pStyle w:val="Descripcin"/>
      </w:pPr>
      <w:bookmarkStart w:id="109" w:name="_Toc207209034"/>
      <w:bookmarkStart w:id="110" w:name="_Toc207894726"/>
      <w:bookmarkStart w:id="111" w:name="_Toc208864174"/>
      <w:bookmarkStart w:id="112" w:name="_Toc208864279"/>
      <w:r>
        <w:t xml:space="preserve">Tabla </w:t>
      </w:r>
      <w:fldSimple w:instr=" STYLEREF 1 \s ">
        <w:r w:rsidR="003917AA">
          <w:rPr>
            <w:noProof/>
          </w:rPr>
          <w:t>4</w:t>
        </w:r>
      </w:fldSimple>
      <w:r w:rsidR="003917AA">
        <w:t>.</w:t>
      </w:r>
      <w:fldSimple w:instr=" SEQ Tabla \* ARABIC \s 1 ">
        <w:r w:rsidR="003917AA">
          <w:rPr>
            <w:noProof/>
          </w:rPr>
          <w:t>7</w:t>
        </w:r>
      </w:fldSimple>
      <w:r>
        <w:t xml:space="preserve"> </w:t>
      </w:r>
      <w:r w:rsidRPr="006C0843">
        <w:t>Caso de uso N °1.8, Creando motivo de permiso</w:t>
      </w:r>
      <w:bookmarkEnd w:id="109"/>
      <w:bookmarkEnd w:id="110"/>
      <w:bookmarkEnd w:id="111"/>
      <w:bookmarkEnd w:id="112"/>
    </w:p>
    <w:p w14:paraId="033B3D8F" w14:textId="6501F667" w:rsidR="006C0843" w:rsidRPr="006C0843" w:rsidRDefault="006C0843" w:rsidP="006C0843">
      <w:pPr>
        <w:pStyle w:val="Sinespaciado"/>
      </w:pPr>
      <w:bookmarkStart w:id="113" w:name="_a2cl6sji6rus"/>
      <w:bookmarkEnd w:id="113"/>
      <w:r w:rsidRPr="006C0843">
        <w:rPr>
          <w:noProof/>
        </w:rPr>
        <w:drawing>
          <wp:inline distT="0" distB="0" distL="0" distR="0" wp14:anchorId="3FDE3A24" wp14:editId="58D10036">
            <wp:extent cx="5971540" cy="4780915"/>
            <wp:effectExtent l="0" t="0" r="0" b="635"/>
            <wp:docPr id="15375968" name="Imagen 1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71540" cy="4780915"/>
                    </a:xfrm>
                    <a:prstGeom prst="rect">
                      <a:avLst/>
                    </a:prstGeom>
                    <a:noFill/>
                    <a:ln>
                      <a:noFill/>
                    </a:ln>
                  </pic:spPr>
                </pic:pic>
              </a:graphicData>
            </a:graphic>
          </wp:inline>
        </w:drawing>
      </w:r>
    </w:p>
    <w:p w14:paraId="12B55212" w14:textId="77777777" w:rsidR="006C0843" w:rsidRPr="006C0843" w:rsidRDefault="006C0843" w:rsidP="006C0843">
      <w:pPr>
        <w:spacing w:line="278" w:lineRule="auto"/>
        <w:ind w:firstLine="0"/>
        <w:jc w:val="left"/>
      </w:pPr>
    </w:p>
    <w:p w14:paraId="511A3C14" w14:textId="77777777" w:rsidR="006C0843" w:rsidRPr="006C0843" w:rsidRDefault="006C0843" w:rsidP="006C0843">
      <w:pPr>
        <w:spacing w:line="278" w:lineRule="auto"/>
        <w:ind w:firstLine="0"/>
        <w:jc w:val="left"/>
      </w:pPr>
    </w:p>
    <w:p w14:paraId="767FBD4E" w14:textId="77777777" w:rsidR="006C0843" w:rsidRDefault="006C0843" w:rsidP="00B45140">
      <w:r w:rsidRPr="006C0843">
        <w:t>Fuente: Elaborado por el estudiante de acuerdo con el proyecto</w:t>
      </w:r>
    </w:p>
    <w:p w14:paraId="48E1B9A5" w14:textId="77777777" w:rsidR="00A21AEF" w:rsidRDefault="00A21AEF" w:rsidP="00B45140"/>
    <w:p w14:paraId="504183C1" w14:textId="342B4F43" w:rsidR="00A21AEF" w:rsidRPr="00627D3D" w:rsidRDefault="00A21AEF" w:rsidP="00A21AEF">
      <w:r w:rsidRPr="00627D3D">
        <w:lastRenderedPageBreak/>
        <w:t xml:space="preserve">En la </w:t>
      </w:r>
      <w:r w:rsidRPr="00627D3D">
        <w:rPr>
          <w:i/>
        </w:rPr>
        <w:t xml:space="preserve">Tabla </w:t>
      </w:r>
      <w:r>
        <w:rPr>
          <w:i/>
        </w:rPr>
        <w:t xml:space="preserve">4.8 </w:t>
      </w:r>
      <w:r w:rsidRPr="00627D3D">
        <w:t>se puede visualizar el Caso de Uso N°1.9 que consiste en activar o desactivar un motivo de permiso de un trabajador, siempre y cuando se tengan agregados los motivos de permisos.</w:t>
      </w:r>
    </w:p>
    <w:p w14:paraId="7C68693D" w14:textId="77777777" w:rsidR="00A21AEF" w:rsidRPr="00627D3D" w:rsidRDefault="00A21AEF" w:rsidP="00A21AEF">
      <w:pPr>
        <w:spacing w:line="278" w:lineRule="auto"/>
        <w:ind w:firstLine="0"/>
        <w:jc w:val="left"/>
      </w:pPr>
      <w:bookmarkStart w:id="114" w:name="_oa5vhvnafox6"/>
      <w:bookmarkEnd w:id="114"/>
    </w:p>
    <w:p w14:paraId="4C9A391A" w14:textId="1CDA5617" w:rsidR="00A21AEF" w:rsidRPr="00627D3D" w:rsidRDefault="003E7C7C" w:rsidP="003E7C7C">
      <w:pPr>
        <w:pStyle w:val="Descripcin"/>
      </w:pPr>
      <w:bookmarkStart w:id="115" w:name="_Toc208864175"/>
      <w:bookmarkStart w:id="116" w:name="_Toc208864280"/>
      <w:r>
        <w:t xml:space="preserve">Tabla </w:t>
      </w:r>
      <w:fldSimple w:instr=" STYLEREF 1 \s ">
        <w:r w:rsidR="003917AA">
          <w:rPr>
            <w:noProof/>
          </w:rPr>
          <w:t>4</w:t>
        </w:r>
      </w:fldSimple>
      <w:r w:rsidR="003917AA">
        <w:t>.</w:t>
      </w:r>
      <w:fldSimple w:instr=" SEQ Tabla \* ARABIC \s 1 ">
        <w:r w:rsidR="003917AA">
          <w:rPr>
            <w:noProof/>
          </w:rPr>
          <w:t>8</w:t>
        </w:r>
      </w:fldSimple>
      <w:r>
        <w:t xml:space="preserve"> </w:t>
      </w:r>
      <w:r w:rsidRPr="00627D3D">
        <w:t>Caso de uso N°1.9, Activando/Desactivando motivo de permiso</w:t>
      </w:r>
      <w:bookmarkEnd w:id="115"/>
      <w:bookmarkEnd w:id="116"/>
    </w:p>
    <w:p w14:paraId="538D82AB" w14:textId="77777777" w:rsidR="00A21AEF" w:rsidRPr="00627D3D" w:rsidRDefault="00A21AEF" w:rsidP="00A21AEF">
      <w:pPr>
        <w:pStyle w:val="Sinespaciado"/>
      </w:pPr>
      <w:r w:rsidRPr="00627D3D">
        <w:rPr>
          <w:noProof/>
        </w:rPr>
        <w:drawing>
          <wp:inline distT="0" distB="0" distL="0" distR="0" wp14:anchorId="33843004" wp14:editId="7132D68D">
            <wp:extent cx="5971540" cy="4847590"/>
            <wp:effectExtent l="0" t="0" r="0" b="0"/>
            <wp:docPr id="1398873090" name="Imagen 74"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 Tabla&#10;&#10;El contenido generado por IA puede ser incorrect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71540" cy="4847590"/>
                    </a:xfrm>
                    <a:prstGeom prst="rect">
                      <a:avLst/>
                    </a:prstGeom>
                    <a:noFill/>
                    <a:ln>
                      <a:noFill/>
                    </a:ln>
                  </pic:spPr>
                </pic:pic>
              </a:graphicData>
            </a:graphic>
          </wp:inline>
        </w:drawing>
      </w:r>
    </w:p>
    <w:p w14:paraId="76DACD5C" w14:textId="77777777" w:rsidR="00A21AEF" w:rsidRPr="00627D3D" w:rsidRDefault="00A21AEF" w:rsidP="00A21AEF">
      <w:pPr>
        <w:spacing w:line="278" w:lineRule="auto"/>
        <w:ind w:firstLine="0"/>
        <w:jc w:val="left"/>
      </w:pPr>
    </w:p>
    <w:p w14:paraId="43052A33" w14:textId="77777777" w:rsidR="00A21AEF" w:rsidRPr="00627D3D" w:rsidRDefault="00A21AEF" w:rsidP="00A21AEF">
      <w:pPr>
        <w:spacing w:line="278" w:lineRule="auto"/>
        <w:ind w:firstLine="0"/>
        <w:jc w:val="left"/>
      </w:pPr>
    </w:p>
    <w:p w14:paraId="3830B008" w14:textId="77777777" w:rsidR="00A21AEF" w:rsidRDefault="00A21AEF" w:rsidP="00A21AEF">
      <w:r w:rsidRPr="00627D3D">
        <w:t>Fuente: Elaborado por el estudiante de acuerdo con el proyecto</w:t>
      </w:r>
    </w:p>
    <w:p w14:paraId="0CE152D2" w14:textId="77777777" w:rsidR="00A21AEF" w:rsidRDefault="00A21AEF" w:rsidP="00A21AEF"/>
    <w:p w14:paraId="4803FE09" w14:textId="092B8356" w:rsidR="00A21AEF" w:rsidRPr="006C0843" w:rsidRDefault="00A21AEF" w:rsidP="00A21AEF">
      <w:r w:rsidRPr="006C0843">
        <w:lastRenderedPageBreak/>
        <w:t xml:space="preserve">En la </w:t>
      </w:r>
      <w:r w:rsidRPr="006C0843">
        <w:rPr>
          <w:i/>
        </w:rPr>
        <w:t xml:space="preserve">Tabla </w:t>
      </w:r>
      <w:r>
        <w:rPr>
          <w:i/>
        </w:rPr>
        <w:t>4.</w:t>
      </w:r>
      <w:r w:rsidR="003E7C7C">
        <w:rPr>
          <w:i/>
        </w:rPr>
        <w:t>9</w:t>
      </w:r>
      <w:r w:rsidRPr="006C0843">
        <w:rPr>
          <w:i/>
        </w:rPr>
        <w:t xml:space="preserve"> </w:t>
      </w:r>
      <w:r w:rsidRPr="006C0843">
        <w:t>se puede visualizar el Caso de uso N°1.11 cuyo propósito es crear el tipo de contrato con su correspondiente descripción.</w:t>
      </w:r>
    </w:p>
    <w:p w14:paraId="5C35809A" w14:textId="77777777" w:rsidR="00A21AEF" w:rsidRPr="006C0843" w:rsidRDefault="00A21AEF" w:rsidP="00A21AEF"/>
    <w:p w14:paraId="0B936BEA" w14:textId="7D6C33E1" w:rsidR="00A21AEF" w:rsidRPr="006C0843" w:rsidRDefault="00A21AEF" w:rsidP="00A21AEF">
      <w:pPr>
        <w:pStyle w:val="Descripcin"/>
      </w:pPr>
      <w:bookmarkStart w:id="117" w:name="_3n8ys5ua95rl"/>
      <w:bookmarkStart w:id="118" w:name="_Toc200483223"/>
      <w:bookmarkStart w:id="119" w:name="_Toc200363921"/>
      <w:bookmarkStart w:id="120" w:name="_Toc200336536"/>
      <w:bookmarkStart w:id="121" w:name="_Toc207894727"/>
      <w:bookmarkStart w:id="122" w:name="_Toc208864176"/>
      <w:bookmarkStart w:id="123" w:name="_Toc208864281"/>
      <w:bookmarkEnd w:id="117"/>
      <w:r w:rsidRPr="006C0843">
        <w:t xml:space="preserve">Tabla </w:t>
      </w:r>
      <w:fldSimple w:instr=" STYLEREF 1 \s ">
        <w:r w:rsidR="003917AA">
          <w:rPr>
            <w:noProof/>
          </w:rPr>
          <w:t>4</w:t>
        </w:r>
      </w:fldSimple>
      <w:r w:rsidR="003917AA">
        <w:t>.</w:t>
      </w:r>
      <w:fldSimple w:instr=" SEQ Tabla \* ARABIC \s 1 ">
        <w:r w:rsidR="003917AA">
          <w:rPr>
            <w:noProof/>
          </w:rPr>
          <w:t>9</w:t>
        </w:r>
      </w:fldSimple>
      <w:r w:rsidRPr="006C0843">
        <w:t xml:space="preserve"> Caso de uso N °1.11, Creando tipos de contratos con su descripción</w:t>
      </w:r>
      <w:bookmarkEnd w:id="118"/>
      <w:bookmarkEnd w:id="119"/>
      <w:bookmarkEnd w:id="120"/>
      <w:bookmarkEnd w:id="121"/>
      <w:bookmarkEnd w:id="122"/>
      <w:bookmarkEnd w:id="123"/>
    </w:p>
    <w:p w14:paraId="319FACED" w14:textId="77777777" w:rsidR="00A21AEF" w:rsidRPr="006C0843" w:rsidRDefault="00A21AEF" w:rsidP="00A21AEF">
      <w:pPr>
        <w:pStyle w:val="Sinespaciado"/>
      </w:pPr>
      <w:r w:rsidRPr="00B45140">
        <w:rPr>
          <w:noProof/>
        </w:rPr>
        <w:drawing>
          <wp:inline distT="0" distB="0" distL="0" distR="0" wp14:anchorId="34C7C692" wp14:editId="6F19AB6C">
            <wp:extent cx="5971540" cy="4352290"/>
            <wp:effectExtent l="0" t="0" r="0" b="0"/>
            <wp:docPr id="740374223" name="Imagen 1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71540" cy="4352290"/>
                    </a:xfrm>
                    <a:prstGeom prst="rect">
                      <a:avLst/>
                    </a:prstGeom>
                    <a:noFill/>
                    <a:ln>
                      <a:noFill/>
                    </a:ln>
                  </pic:spPr>
                </pic:pic>
              </a:graphicData>
            </a:graphic>
          </wp:inline>
        </w:drawing>
      </w:r>
    </w:p>
    <w:p w14:paraId="55B9CD6C" w14:textId="77777777" w:rsidR="00A21AEF" w:rsidRPr="006C0843" w:rsidRDefault="00A21AEF" w:rsidP="00A21AEF">
      <w:pPr>
        <w:ind w:firstLine="0"/>
      </w:pPr>
    </w:p>
    <w:p w14:paraId="540A9375" w14:textId="77777777" w:rsidR="00A21AEF" w:rsidRDefault="00A21AEF" w:rsidP="00A21AEF">
      <w:r w:rsidRPr="006C0843">
        <w:t>Fuente: Elaborado por el estudiante de acuerdo con el proyecto</w:t>
      </w:r>
    </w:p>
    <w:p w14:paraId="3EDE0404" w14:textId="77777777" w:rsidR="00A21AEF" w:rsidRDefault="00A21AEF" w:rsidP="00A21AEF">
      <w:pPr>
        <w:spacing w:line="278" w:lineRule="auto"/>
        <w:ind w:firstLine="0"/>
        <w:jc w:val="left"/>
      </w:pPr>
    </w:p>
    <w:p w14:paraId="2D364FF0" w14:textId="77777777" w:rsidR="00A21AEF" w:rsidRDefault="00A21AEF" w:rsidP="00A21AEF">
      <w:pPr>
        <w:spacing w:line="278" w:lineRule="auto"/>
        <w:ind w:firstLine="0"/>
        <w:jc w:val="left"/>
      </w:pPr>
    </w:p>
    <w:p w14:paraId="4031DB78" w14:textId="77777777" w:rsidR="00A21AEF" w:rsidRDefault="00A21AEF" w:rsidP="00A21AEF">
      <w:pPr>
        <w:spacing w:line="278" w:lineRule="auto"/>
        <w:ind w:firstLine="0"/>
        <w:jc w:val="left"/>
      </w:pPr>
    </w:p>
    <w:p w14:paraId="253B570E" w14:textId="77777777" w:rsidR="00A21AEF" w:rsidRPr="00627D3D" w:rsidRDefault="00A21AEF" w:rsidP="00A21AEF">
      <w:pPr>
        <w:spacing w:line="278" w:lineRule="auto"/>
        <w:ind w:firstLine="0"/>
        <w:jc w:val="left"/>
      </w:pPr>
    </w:p>
    <w:p w14:paraId="664CD083" w14:textId="3D8FBAEC" w:rsidR="00A21AEF" w:rsidRPr="003E7C7C" w:rsidRDefault="00A21AEF" w:rsidP="00A21AEF">
      <w:pPr>
        <w:rPr>
          <w:u w:val="single"/>
        </w:rPr>
      </w:pPr>
      <w:r w:rsidRPr="00627D3D">
        <w:lastRenderedPageBreak/>
        <w:t xml:space="preserve">En la </w:t>
      </w:r>
      <w:r w:rsidRPr="00627D3D">
        <w:rPr>
          <w:i/>
        </w:rPr>
        <w:t xml:space="preserve">Tabla </w:t>
      </w:r>
      <w:r>
        <w:rPr>
          <w:i/>
        </w:rPr>
        <w:t>4.</w:t>
      </w:r>
      <w:r w:rsidR="003E7C7C">
        <w:rPr>
          <w:i/>
        </w:rPr>
        <w:t>10</w:t>
      </w:r>
      <w:r w:rsidRPr="00627D3D">
        <w:t xml:space="preserve"> se puede visualizar el Caso de uso N°1.12 que consiste en activar o desactivar un tipo de contrato y el sistema agrega u oculta un tipo de contrato dependiendo de las acciones realizadas.</w:t>
      </w:r>
    </w:p>
    <w:p w14:paraId="2BE8213C" w14:textId="77777777" w:rsidR="00A21AEF" w:rsidRPr="00627D3D" w:rsidRDefault="00A21AEF" w:rsidP="00A21AEF">
      <w:pPr>
        <w:spacing w:line="278" w:lineRule="auto"/>
        <w:ind w:firstLine="0"/>
        <w:jc w:val="left"/>
      </w:pPr>
    </w:p>
    <w:p w14:paraId="034FC701" w14:textId="5039CDA7" w:rsidR="00A21AEF" w:rsidRPr="00627D3D" w:rsidRDefault="00A21AEF" w:rsidP="00A21AEF">
      <w:pPr>
        <w:pStyle w:val="Descripcin"/>
      </w:pPr>
      <w:bookmarkStart w:id="124" w:name="_k5jmiiepn5oj"/>
      <w:bookmarkStart w:id="125" w:name="_Toc200483224"/>
      <w:bookmarkStart w:id="126" w:name="_Toc200363922"/>
      <w:bookmarkStart w:id="127" w:name="_Toc200336537"/>
      <w:bookmarkStart w:id="128" w:name="_Toc207894759"/>
      <w:bookmarkStart w:id="129" w:name="_Toc208864177"/>
      <w:bookmarkStart w:id="130" w:name="_Toc208864282"/>
      <w:bookmarkEnd w:id="124"/>
      <w:r w:rsidRPr="00627D3D">
        <w:t xml:space="preserve">Tabla </w:t>
      </w:r>
      <w:fldSimple w:instr=" STYLEREF 1 \s ">
        <w:r w:rsidR="003917AA">
          <w:rPr>
            <w:noProof/>
          </w:rPr>
          <w:t>4</w:t>
        </w:r>
      </w:fldSimple>
      <w:r w:rsidR="003917AA">
        <w:t>.</w:t>
      </w:r>
      <w:fldSimple w:instr=" SEQ Tabla \* ARABIC \s 1 ">
        <w:r w:rsidR="003917AA">
          <w:rPr>
            <w:noProof/>
          </w:rPr>
          <w:t>10</w:t>
        </w:r>
      </w:fldSimple>
      <w:r w:rsidRPr="00627D3D">
        <w:t xml:space="preserve"> Caso de uso N °1.12, cambiando el estado de un tipo de contrato</w:t>
      </w:r>
      <w:bookmarkEnd w:id="125"/>
      <w:bookmarkEnd w:id="126"/>
      <w:bookmarkEnd w:id="127"/>
      <w:bookmarkEnd w:id="128"/>
      <w:bookmarkEnd w:id="129"/>
      <w:bookmarkEnd w:id="130"/>
    </w:p>
    <w:p w14:paraId="26921A6D" w14:textId="77777777" w:rsidR="00A21AEF" w:rsidRPr="00627D3D" w:rsidRDefault="00A21AEF" w:rsidP="00A21AEF">
      <w:pPr>
        <w:pStyle w:val="Sinespaciado"/>
      </w:pPr>
      <w:r w:rsidRPr="00627D3D">
        <w:rPr>
          <w:noProof/>
        </w:rPr>
        <w:drawing>
          <wp:inline distT="0" distB="0" distL="0" distR="0" wp14:anchorId="465DDBE7" wp14:editId="19CA105A">
            <wp:extent cx="5971540" cy="4809490"/>
            <wp:effectExtent l="0" t="0" r="0" b="0"/>
            <wp:docPr id="1346687217" name="Imagen 7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71540" cy="4809490"/>
                    </a:xfrm>
                    <a:prstGeom prst="rect">
                      <a:avLst/>
                    </a:prstGeom>
                    <a:noFill/>
                    <a:ln>
                      <a:noFill/>
                    </a:ln>
                  </pic:spPr>
                </pic:pic>
              </a:graphicData>
            </a:graphic>
          </wp:inline>
        </w:drawing>
      </w:r>
    </w:p>
    <w:p w14:paraId="4E0C8FC1" w14:textId="77777777" w:rsidR="00A21AEF" w:rsidRPr="00627D3D" w:rsidRDefault="00A21AEF" w:rsidP="00A21AEF">
      <w:pPr>
        <w:spacing w:line="278" w:lineRule="auto"/>
        <w:ind w:firstLine="0"/>
        <w:jc w:val="left"/>
      </w:pPr>
    </w:p>
    <w:p w14:paraId="52F3CCE2" w14:textId="77777777" w:rsidR="00A21AEF" w:rsidRPr="00627D3D" w:rsidRDefault="00A21AEF" w:rsidP="00A21AEF">
      <w:pPr>
        <w:spacing w:line="278" w:lineRule="auto"/>
        <w:ind w:firstLine="0"/>
        <w:jc w:val="left"/>
      </w:pPr>
    </w:p>
    <w:p w14:paraId="6E07D7E9" w14:textId="77777777" w:rsidR="00A21AEF" w:rsidRPr="00627D3D" w:rsidRDefault="00A21AEF" w:rsidP="00A21AEF">
      <w:r w:rsidRPr="00627D3D">
        <w:t>Fuente: Elaborado por el estudiante de acuerdo con el proyecto</w:t>
      </w:r>
    </w:p>
    <w:p w14:paraId="3DF2EF5E" w14:textId="77777777" w:rsidR="00A21AEF" w:rsidRDefault="00A21AEF" w:rsidP="00A21AEF">
      <w:pPr>
        <w:spacing w:line="278" w:lineRule="auto"/>
        <w:ind w:firstLine="0"/>
        <w:jc w:val="left"/>
      </w:pPr>
    </w:p>
    <w:p w14:paraId="2BD5CE61" w14:textId="77777777" w:rsidR="00A21AEF" w:rsidRDefault="00A21AEF" w:rsidP="00A21AEF">
      <w:pPr>
        <w:spacing w:line="278" w:lineRule="auto"/>
        <w:ind w:firstLine="0"/>
        <w:jc w:val="left"/>
      </w:pPr>
    </w:p>
    <w:p w14:paraId="3C0DA03A" w14:textId="77777777" w:rsidR="00A21AEF" w:rsidRDefault="00A21AEF" w:rsidP="00A21AEF"/>
    <w:p w14:paraId="71C8B147" w14:textId="031F1D24" w:rsidR="00A21AEF" w:rsidRPr="006C0843" w:rsidRDefault="00A21AEF" w:rsidP="00A21AEF">
      <w:r w:rsidRPr="006C0843">
        <w:lastRenderedPageBreak/>
        <w:t xml:space="preserve">En la </w:t>
      </w:r>
      <w:r w:rsidRPr="006C0843">
        <w:rPr>
          <w:i/>
        </w:rPr>
        <w:t xml:space="preserve">Tabla </w:t>
      </w:r>
      <w:r>
        <w:rPr>
          <w:i/>
        </w:rPr>
        <w:t>4.</w:t>
      </w:r>
      <w:r w:rsidR="003E7C7C">
        <w:rPr>
          <w:i/>
        </w:rPr>
        <w:t xml:space="preserve">11 </w:t>
      </w:r>
      <w:r w:rsidRPr="006C0843">
        <w:t>se puede visualizar el Caso de uso N°1.14 que consiste en crear un tipo de vacaciones para lo cual se mostrará un formulario para completar y crear tipos de vacaciones.</w:t>
      </w:r>
    </w:p>
    <w:p w14:paraId="3B45D353" w14:textId="77777777" w:rsidR="00A21AEF" w:rsidRPr="006C0843" w:rsidRDefault="00A21AEF" w:rsidP="00A21AEF">
      <w:pPr>
        <w:spacing w:line="278" w:lineRule="auto"/>
        <w:ind w:firstLine="0"/>
        <w:jc w:val="left"/>
      </w:pPr>
    </w:p>
    <w:p w14:paraId="00C8EB9A" w14:textId="0DA4FFD6" w:rsidR="00A21AEF" w:rsidRPr="006C0843" w:rsidRDefault="00A21AEF" w:rsidP="00A21AEF">
      <w:pPr>
        <w:pStyle w:val="Descripcin"/>
      </w:pPr>
      <w:bookmarkStart w:id="131" w:name="_6qj2nycit011"/>
      <w:bookmarkStart w:id="132" w:name="_Toc200483226"/>
      <w:bookmarkStart w:id="133" w:name="_Toc200363924"/>
      <w:bookmarkStart w:id="134" w:name="_Toc200336539"/>
      <w:bookmarkStart w:id="135" w:name="_Toc207894728"/>
      <w:bookmarkStart w:id="136" w:name="_Toc208864178"/>
      <w:bookmarkStart w:id="137" w:name="_Toc208864283"/>
      <w:bookmarkEnd w:id="131"/>
      <w:r w:rsidRPr="006C0843">
        <w:t xml:space="preserve">Tabla </w:t>
      </w:r>
      <w:fldSimple w:instr=" STYLEREF 1 \s ">
        <w:r w:rsidR="003917AA">
          <w:rPr>
            <w:noProof/>
          </w:rPr>
          <w:t>4</w:t>
        </w:r>
      </w:fldSimple>
      <w:r w:rsidR="003917AA">
        <w:t>.</w:t>
      </w:r>
      <w:fldSimple w:instr=" SEQ Tabla \* ARABIC \s 1 ">
        <w:r w:rsidR="003917AA">
          <w:rPr>
            <w:noProof/>
          </w:rPr>
          <w:t>11</w:t>
        </w:r>
      </w:fldSimple>
      <w:r w:rsidRPr="006C0843">
        <w:t xml:space="preserve"> Caso de uso N °1.14, Creando un tipo de vacaciones</w:t>
      </w:r>
      <w:bookmarkEnd w:id="132"/>
      <w:bookmarkEnd w:id="133"/>
      <w:bookmarkEnd w:id="134"/>
      <w:bookmarkEnd w:id="135"/>
      <w:bookmarkEnd w:id="136"/>
      <w:bookmarkEnd w:id="137"/>
    </w:p>
    <w:p w14:paraId="37031B42" w14:textId="77777777" w:rsidR="00A21AEF" w:rsidRPr="006C0843" w:rsidRDefault="00A21AEF" w:rsidP="00A21AEF">
      <w:pPr>
        <w:pStyle w:val="Sinespaciado"/>
      </w:pPr>
      <w:r w:rsidRPr="00B45140">
        <w:rPr>
          <w:noProof/>
        </w:rPr>
        <w:drawing>
          <wp:inline distT="0" distB="0" distL="0" distR="0" wp14:anchorId="79FCD4F3" wp14:editId="73826962">
            <wp:extent cx="5971540" cy="4857115"/>
            <wp:effectExtent l="0" t="0" r="0" b="635"/>
            <wp:docPr id="1739967032" name="Imagen 14"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1.png" descr="Interfaz de usuario gráfica, Texto, Aplicación, Correo electrónico&#10;&#10;El contenido generado por IA puede ser incorrect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71540" cy="4857115"/>
                    </a:xfrm>
                    <a:prstGeom prst="rect">
                      <a:avLst/>
                    </a:prstGeom>
                    <a:noFill/>
                    <a:ln>
                      <a:noFill/>
                    </a:ln>
                  </pic:spPr>
                </pic:pic>
              </a:graphicData>
            </a:graphic>
          </wp:inline>
        </w:drawing>
      </w:r>
    </w:p>
    <w:p w14:paraId="0D39822E" w14:textId="77777777" w:rsidR="00A21AEF" w:rsidRPr="006C0843" w:rsidRDefault="00A21AEF" w:rsidP="00A21AEF">
      <w:pPr>
        <w:spacing w:line="278" w:lineRule="auto"/>
        <w:ind w:firstLine="0"/>
        <w:jc w:val="left"/>
      </w:pPr>
    </w:p>
    <w:p w14:paraId="7243DD6C" w14:textId="77777777" w:rsidR="00A21AEF" w:rsidRPr="006C0843" w:rsidRDefault="00A21AEF" w:rsidP="00A21AEF">
      <w:r w:rsidRPr="006C0843">
        <w:t>Fuente: Elaborado por el estudiante de acuerdo con el proyecto</w:t>
      </w:r>
    </w:p>
    <w:p w14:paraId="232C3277" w14:textId="77777777" w:rsidR="00A21AEF" w:rsidRDefault="00A21AEF" w:rsidP="00A21AEF"/>
    <w:p w14:paraId="5CE1D9D4" w14:textId="77777777" w:rsidR="00A21AEF" w:rsidRDefault="00A21AEF" w:rsidP="00A21AEF"/>
    <w:p w14:paraId="1AE0F455" w14:textId="77777777" w:rsidR="00A21AEF" w:rsidRDefault="00A21AEF" w:rsidP="00A21AEF"/>
    <w:p w14:paraId="445B21ED" w14:textId="60C7CFBE" w:rsidR="00A21AEF" w:rsidRPr="00627D3D" w:rsidRDefault="00A21AEF" w:rsidP="00A21AEF">
      <w:r w:rsidRPr="00627D3D">
        <w:lastRenderedPageBreak/>
        <w:t xml:space="preserve">En la </w:t>
      </w:r>
      <w:r w:rsidRPr="00627D3D">
        <w:rPr>
          <w:i/>
        </w:rPr>
        <w:t xml:space="preserve">Tabla </w:t>
      </w:r>
      <w:r>
        <w:rPr>
          <w:i/>
        </w:rPr>
        <w:t>4.</w:t>
      </w:r>
      <w:r w:rsidR="003E7C7C">
        <w:rPr>
          <w:i/>
        </w:rPr>
        <w:t>12</w:t>
      </w:r>
      <w:r w:rsidRPr="00627D3D">
        <w:t xml:space="preserve"> se puede visualizar el Caso de uso N°1.15 que consiste en activar o desactivar un tipo de vacaciones, el proceso comienza cuando el usuario selecciona algún tipo de vacaciones y el sistema le muestra los detalles del tipo de vacación, luego el usuario al presionar el botón de activar o desactivar el sistema actualiza el estado y confirma el cambio.</w:t>
      </w:r>
    </w:p>
    <w:p w14:paraId="77314DE5" w14:textId="77777777" w:rsidR="00A21AEF" w:rsidRPr="00627D3D" w:rsidRDefault="00A21AEF" w:rsidP="00A21AEF">
      <w:pPr>
        <w:spacing w:line="278" w:lineRule="auto"/>
        <w:ind w:firstLine="0"/>
        <w:jc w:val="left"/>
      </w:pPr>
    </w:p>
    <w:p w14:paraId="3986515D" w14:textId="3416CE20" w:rsidR="00A21AEF" w:rsidRPr="00627D3D" w:rsidRDefault="00A21AEF" w:rsidP="00A21AEF">
      <w:pPr>
        <w:pStyle w:val="Descripcin"/>
      </w:pPr>
      <w:bookmarkStart w:id="138" w:name="_lixolbyuf4a"/>
      <w:bookmarkStart w:id="139" w:name="_Toc200483227"/>
      <w:bookmarkStart w:id="140" w:name="_Toc200363925"/>
      <w:bookmarkStart w:id="141" w:name="_Toc200336540"/>
      <w:bookmarkStart w:id="142" w:name="_Toc207894760"/>
      <w:bookmarkStart w:id="143" w:name="_Toc208864179"/>
      <w:bookmarkStart w:id="144" w:name="_Toc208864284"/>
      <w:bookmarkEnd w:id="138"/>
      <w:r w:rsidRPr="00627D3D">
        <w:t xml:space="preserve">Tabla </w:t>
      </w:r>
      <w:fldSimple w:instr=" STYLEREF 1 \s ">
        <w:r w:rsidR="003917AA">
          <w:rPr>
            <w:noProof/>
          </w:rPr>
          <w:t>4</w:t>
        </w:r>
      </w:fldSimple>
      <w:r w:rsidR="003917AA">
        <w:t>.</w:t>
      </w:r>
      <w:fldSimple w:instr=" SEQ Tabla \* ARABIC \s 1 ">
        <w:r w:rsidR="003917AA">
          <w:rPr>
            <w:noProof/>
          </w:rPr>
          <w:t>12</w:t>
        </w:r>
      </w:fldSimple>
      <w:r w:rsidRPr="00627D3D">
        <w:t xml:space="preserve"> Caso de uso N °1.15, cambiando el estado de tipos de vacaciones</w:t>
      </w:r>
      <w:bookmarkEnd w:id="139"/>
      <w:bookmarkEnd w:id="140"/>
      <w:bookmarkEnd w:id="141"/>
      <w:bookmarkEnd w:id="142"/>
      <w:bookmarkEnd w:id="143"/>
      <w:bookmarkEnd w:id="144"/>
    </w:p>
    <w:p w14:paraId="70EC2A55" w14:textId="77777777" w:rsidR="00A21AEF" w:rsidRPr="00627D3D" w:rsidRDefault="00A21AEF" w:rsidP="00A21AEF">
      <w:pPr>
        <w:pStyle w:val="Sinespaciado"/>
      </w:pPr>
      <w:r w:rsidRPr="00627D3D">
        <w:rPr>
          <w:noProof/>
        </w:rPr>
        <w:drawing>
          <wp:inline distT="0" distB="0" distL="0" distR="0" wp14:anchorId="77E20197" wp14:editId="34640733">
            <wp:extent cx="5971540" cy="4895215"/>
            <wp:effectExtent l="0" t="0" r="0" b="635"/>
            <wp:docPr id="677860538" name="Imagen 7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71540" cy="4895215"/>
                    </a:xfrm>
                    <a:prstGeom prst="rect">
                      <a:avLst/>
                    </a:prstGeom>
                    <a:noFill/>
                    <a:ln>
                      <a:noFill/>
                    </a:ln>
                  </pic:spPr>
                </pic:pic>
              </a:graphicData>
            </a:graphic>
          </wp:inline>
        </w:drawing>
      </w:r>
    </w:p>
    <w:p w14:paraId="2F20FF02" w14:textId="77777777" w:rsidR="00A21AEF" w:rsidRPr="00627D3D" w:rsidRDefault="00A21AEF" w:rsidP="00A21AEF">
      <w:pPr>
        <w:spacing w:line="278" w:lineRule="auto"/>
        <w:ind w:firstLine="0"/>
        <w:jc w:val="left"/>
      </w:pPr>
    </w:p>
    <w:p w14:paraId="1FE3BA95" w14:textId="77777777" w:rsidR="00A21AEF" w:rsidRDefault="00A21AEF" w:rsidP="00A21AEF">
      <w:r w:rsidRPr="00627D3D">
        <w:t>Fuente: Elaborado por el estudiante de acuerdo con el proyecto</w:t>
      </w:r>
      <w:r>
        <w:tab/>
      </w:r>
    </w:p>
    <w:p w14:paraId="7E79AB36" w14:textId="77777777" w:rsidR="00A21AEF" w:rsidRDefault="00A21AEF" w:rsidP="00A21AEF">
      <w:pPr>
        <w:tabs>
          <w:tab w:val="left" w:pos="7125"/>
        </w:tabs>
        <w:spacing w:line="278" w:lineRule="auto"/>
        <w:ind w:firstLine="0"/>
        <w:jc w:val="left"/>
      </w:pPr>
    </w:p>
    <w:p w14:paraId="1CAA2297" w14:textId="77777777" w:rsidR="00A21AEF" w:rsidRDefault="00A21AEF" w:rsidP="00A21AEF">
      <w:pPr>
        <w:tabs>
          <w:tab w:val="left" w:pos="7125"/>
        </w:tabs>
        <w:spacing w:line="278" w:lineRule="auto"/>
        <w:ind w:firstLine="0"/>
        <w:jc w:val="left"/>
      </w:pPr>
    </w:p>
    <w:p w14:paraId="136E2FD1" w14:textId="6288FEA6" w:rsidR="00A21AEF" w:rsidRPr="006C0843" w:rsidRDefault="00A21AEF" w:rsidP="00A21AEF">
      <w:r w:rsidRPr="006C0843">
        <w:lastRenderedPageBreak/>
        <w:t xml:space="preserve">En la </w:t>
      </w:r>
      <w:r w:rsidRPr="006C0843">
        <w:rPr>
          <w:i/>
        </w:rPr>
        <w:t xml:space="preserve">Tabla </w:t>
      </w:r>
      <w:r>
        <w:rPr>
          <w:i/>
        </w:rPr>
        <w:t>4.</w:t>
      </w:r>
      <w:r w:rsidR="003E7C7C">
        <w:rPr>
          <w:i/>
        </w:rPr>
        <w:t xml:space="preserve">13 </w:t>
      </w:r>
      <w:r w:rsidRPr="006C0843">
        <w:t>se puede visualizar el Caso de uso N°1.17, este caso de uso es simplemente para crear las características de las sucursales, mediante un formulario.</w:t>
      </w:r>
    </w:p>
    <w:p w14:paraId="052D2957" w14:textId="77777777" w:rsidR="00A21AEF" w:rsidRPr="006C0843" w:rsidRDefault="00A21AEF" w:rsidP="00A21AEF">
      <w:pPr>
        <w:spacing w:line="278" w:lineRule="auto"/>
        <w:ind w:firstLine="0"/>
        <w:jc w:val="left"/>
      </w:pPr>
      <w:bookmarkStart w:id="145" w:name="_pno1ug3dowg2"/>
      <w:bookmarkEnd w:id="145"/>
    </w:p>
    <w:p w14:paraId="30979BDD" w14:textId="738B03AB" w:rsidR="00A21AEF" w:rsidRPr="006C0843" w:rsidRDefault="00A21AEF" w:rsidP="00A21AEF">
      <w:pPr>
        <w:pStyle w:val="Descripcin"/>
      </w:pPr>
      <w:bookmarkStart w:id="146" w:name="_Toc200336542"/>
      <w:bookmarkStart w:id="147" w:name="_Toc200363927"/>
      <w:bookmarkStart w:id="148" w:name="_Toc200483229"/>
      <w:bookmarkStart w:id="149" w:name="_Toc207894729"/>
      <w:bookmarkStart w:id="150" w:name="_Toc208864180"/>
      <w:bookmarkStart w:id="151" w:name="_Toc208864285"/>
      <w:r w:rsidRPr="006C0843">
        <w:t xml:space="preserve">Tabla </w:t>
      </w:r>
      <w:fldSimple w:instr=" STYLEREF 1 \s ">
        <w:r w:rsidR="003917AA">
          <w:rPr>
            <w:noProof/>
          </w:rPr>
          <w:t>4</w:t>
        </w:r>
      </w:fldSimple>
      <w:r w:rsidR="003917AA">
        <w:t>.</w:t>
      </w:r>
      <w:fldSimple w:instr=" SEQ Tabla \* ARABIC \s 1 ">
        <w:r w:rsidR="003917AA">
          <w:rPr>
            <w:noProof/>
          </w:rPr>
          <w:t>13</w:t>
        </w:r>
      </w:fldSimple>
      <w:r w:rsidRPr="006C0843">
        <w:t xml:space="preserve"> Caso de uso N °1.17, Creando una sucursal</w:t>
      </w:r>
      <w:bookmarkEnd w:id="146"/>
      <w:bookmarkEnd w:id="147"/>
      <w:bookmarkEnd w:id="148"/>
      <w:bookmarkEnd w:id="149"/>
      <w:bookmarkEnd w:id="150"/>
      <w:bookmarkEnd w:id="151"/>
    </w:p>
    <w:p w14:paraId="43433C09" w14:textId="77777777" w:rsidR="00A21AEF" w:rsidRPr="006C0843" w:rsidRDefault="00A21AEF" w:rsidP="00A21AEF">
      <w:pPr>
        <w:pStyle w:val="Sinespaciado"/>
      </w:pPr>
      <w:r w:rsidRPr="006C0843">
        <w:rPr>
          <w:noProof/>
        </w:rPr>
        <w:drawing>
          <wp:inline distT="0" distB="0" distL="0" distR="0" wp14:anchorId="6D504137" wp14:editId="3AE2BD36">
            <wp:extent cx="5971540" cy="4580890"/>
            <wp:effectExtent l="0" t="0" r="0" b="0"/>
            <wp:docPr id="1601369956" name="Imagen 1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2.png" descr="Tabla&#10;&#10;El contenido generado por IA puede ser incorrect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71540" cy="4580890"/>
                    </a:xfrm>
                    <a:prstGeom prst="rect">
                      <a:avLst/>
                    </a:prstGeom>
                    <a:noFill/>
                    <a:ln>
                      <a:noFill/>
                    </a:ln>
                  </pic:spPr>
                </pic:pic>
              </a:graphicData>
            </a:graphic>
          </wp:inline>
        </w:drawing>
      </w:r>
    </w:p>
    <w:p w14:paraId="0562FB71" w14:textId="77777777" w:rsidR="00A21AEF" w:rsidRPr="006C0843" w:rsidRDefault="00A21AEF" w:rsidP="00A21AEF">
      <w:pPr>
        <w:spacing w:line="278" w:lineRule="auto"/>
        <w:ind w:firstLine="0"/>
        <w:jc w:val="left"/>
      </w:pPr>
    </w:p>
    <w:p w14:paraId="4154CD2E" w14:textId="77777777" w:rsidR="00A21AEF" w:rsidRDefault="00A21AEF" w:rsidP="00A21AEF">
      <w:r w:rsidRPr="006C0843">
        <w:t>Fuente: Elaborado por el estudiante de acuerdo con el proyecto</w:t>
      </w:r>
    </w:p>
    <w:p w14:paraId="0B1A8508" w14:textId="77777777" w:rsidR="00A21AEF" w:rsidRDefault="00A21AEF" w:rsidP="00A21AEF"/>
    <w:p w14:paraId="32D2C362" w14:textId="77777777" w:rsidR="00A21AEF" w:rsidRDefault="00A21AEF" w:rsidP="00A21AEF"/>
    <w:p w14:paraId="0714F5AD" w14:textId="77777777" w:rsidR="00A21AEF" w:rsidRDefault="00A21AEF" w:rsidP="00A21AEF"/>
    <w:p w14:paraId="0975A4F6" w14:textId="77777777" w:rsidR="00A21AEF" w:rsidRDefault="00A21AEF" w:rsidP="00A21AEF"/>
    <w:p w14:paraId="45FDCAF4" w14:textId="120F4AE0" w:rsidR="00A21AEF" w:rsidRPr="00627D3D" w:rsidRDefault="00A21AEF" w:rsidP="00A21AEF">
      <w:r w:rsidRPr="00627D3D">
        <w:lastRenderedPageBreak/>
        <w:t xml:space="preserve">En la </w:t>
      </w:r>
      <w:r w:rsidRPr="00627D3D">
        <w:rPr>
          <w:i/>
        </w:rPr>
        <w:t xml:space="preserve">Tabla </w:t>
      </w:r>
      <w:r>
        <w:rPr>
          <w:i/>
        </w:rPr>
        <w:t>4.</w:t>
      </w:r>
      <w:r w:rsidR="003E7C7C">
        <w:rPr>
          <w:i/>
        </w:rPr>
        <w:t xml:space="preserve">18 </w:t>
      </w:r>
      <w:r w:rsidRPr="00627D3D">
        <w:t>se puede visualizar el Caso de uso N°1.18, Se crea un botón para activar o desactivar una sucursal en específico, mostrando un cambio de estado de esta.</w:t>
      </w:r>
    </w:p>
    <w:p w14:paraId="345FD326" w14:textId="77777777" w:rsidR="00A21AEF" w:rsidRPr="00627D3D" w:rsidRDefault="00A21AEF" w:rsidP="00A21AEF">
      <w:pPr>
        <w:tabs>
          <w:tab w:val="left" w:pos="7125"/>
        </w:tabs>
        <w:spacing w:line="278" w:lineRule="auto"/>
        <w:ind w:firstLine="0"/>
        <w:jc w:val="left"/>
        <w:rPr>
          <w:i/>
          <w:iCs/>
        </w:rPr>
      </w:pPr>
      <w:bookmarkStart w:id="152" w:name="_qod224tljaov"/>
      <w:bookmarkEnd w:id="152"/>
    </w:p>
    <w:p w14:paraId="5B3430D8" w14:textId="07D7CF5E" w:rsidR="00A21AEF" w:rsidRPr="00627D3D" w:rsidRDefault="00A21AEF" w:rsidP="00A21AEF">
      <w:pPr>
        <w:pStyle w:val="Descripcin"/>
      </w:pPr>
      <w:bookmarkStart w:id="153" w:name="_Toc200336543"/>
      <w:bookmarkStart w:id="154" w:name="_Toc200363928"/>
      <w:bookmarkStart w:id="155" w:name="_Toc200483230"/>
      <w:bookmarkStart w:id="156" w:name="_Toc207894761"/>
      <w:bookmarkStart w:id="157" w:name="_Toc208864181"/>
      <w:bookmarkStart w:id="158" w:name="_Toc208864286"/>
      <w:r w:rsidRPr="00627D3D">
        <w:t xml:space="preserve">Tabla </w:t>
      </w:r>
      <w:fldSimple w:instr=" STYLEREF 1 \s ">
        <w:r w:rsidR="003917AA">
          <w:rPr>
            <w:noProof/>
          </w:rPr>
          <w:t>4</w:t>
        </w:r>
      </w:fldSimple>
      <w:r w:rsidR="003917AA">
        <w:t>.</w:t>
      </w:r>
      <w:fldSimple w:instr=" SEQ Tabla \* ARABIC \s 1 ">
        <w:r w:rsidR="003917AA">
          <w:rPr>
            <w:noProof/>
          </w:rPr>
          <w:t>14</w:t>
        </w:r>
      </w:fldSimple>
      <w:r w:rsidRPr="00627D3D">
        <w:t xml:space="preserve"> Caso de uso N °1.18, cambiando el estado de una sucursal</w:t>
      </w:r>
      <w:bookmarkEnd w:id="153"/>
      <w:bookmarkEnd w:id="154"/>
      <w:bookmarkEnd w:id="155"/>
      <w:bookmarkEnd w:id="156"/>
      <w:bookmarkEnd w:id="157"/>
      <w:bookmarkEnd w:id="158"/>
    </w:p>
    <w:p w14:paraId="7C42B8B7" w14:textId="77777777" w:rsidR="00A21AEF" w:rsidRPr="00627D3D" w:rsidRDefault="00A21AEF" w:rsidP="00A21AEF">
      <w:pPr>
        <w:pStyle w:val="Sinespaciado"/>
      </w:pPr>
      <w:r w:rsidRPr="00627D3D">
        <w:rPr>
          <w:noProof/>
        </w:rPr>
        <w:drawing>
          <wp:inline distT="0" distB="0" distL="0" distR="0" wp14:anchorId="7C75076A" wp14:editId="30AA702F">
            <wp:extent cx="5971540" cy="4495165"/>
            <wp:effectExtent l="0" t="0" r="0" b="635"/>
            <wp:docPr id="1597773324" name="Imagen 8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71540" cy="4495165"/>
                    </a:xfrm>
                    <a:prstGeom prst="rect">
                      <a:avLst/>
                    </a:prstGeom>
                    <a:noFill/>
                    <a:ln>
                      <a:noFill/>
                    </a:ln>
                  </pic:spPr>
                </pic:pic>
              </a:graphicData>
            </a:graphic>
          </wp:inline>
        </w:drawing>
      </w:r>
    </w:p>
    <w:p w14:paraId="26B5340D" w14:textId="77777777" w:rsidR="00A21AEF" w:rsidRPr="00627D3D" w:rsidRDefault="00A21AEF" w:rsidP="00A21AEF">
      <w:pPr>
        <w:tabs>
          <w:tab w:val="left" w:pos="7125"/>
        </w:tabs>
        <w:spacing w:line="278" w:lineRule="auto"/>
        <w:ind w:firstLine="0"/>
        <w:jc w:val="left"/>
      </w:pPr>
    </w:p>
    <w:p w14:paraId="109A9C09" w14:textId="77777777" w:rsidR="00A21AEF" w:rsidRDefault="00A21AEF" w:rsidP="00A21AEF">
      <w:r w:rsidRPr="00627D3D">
        <w:t>Fuente: Elaborado por el estudiante de acuerdo con el proyecto</w:t>
      </w:r>
    </w:p>
    <w:p w14:paraId="4A1B3477" w14:textId="77777777" w:rsidR="00A21AEF" w:rsidRDefault="00A21AEF" w:rsidP="00A21AEF"/>
    <w:p w14:paraId="11DB3A24" w14:textId="77777777" w:rsidR="00A21AEF" w:rsidRDefault="00A21AEF" w:rsidP="00A21AEF"/>
    <w:p w14:paraId="48CF31E0" w14:textId="77777777" w:rsidR="00A21AEF" w:rsidRPr="00627D3D" w:rsidRDefault="00A21AEF" w:rsidP="00A21AEF"/>
    <w:p w14:paraId="1660B96C" w14:textId="77777777" w:rsidR="00A21AEF" w:rsidRDefault="00A21AEF" w:rsidP="00A21AEF">
      <w:pPr>
        <w:tabs>
          <w:tab w:val="left" w:pos="7125"/>
        </w:tabs>
        <w:spacing w:line="278" w:lineRule="auto"/>
        <w:ind w:firstLine="0"/>
        <w:jc w:val="left"/>
      </w:pPr>
    </w:p>
    <w:p w14:paraId="4DB1713C" w14:textId="58CC155F" w:rsidR="00A21AEF" w:rsidRPr="006C0843" w:rsidRDefault="00A21AEF" w:rsidP="00A21AEF">
      <w:r>
        <w:br w:type="page"/>
      </w:r>
    </w:p>
    <w:p w14:paraId="2B51D6ED" w14:textId="6A2B82C2" w:rsidR="00A21AEF" w:rsidRPr="006C0843" w:rsidRDefault="00A21AEF" w:rsidP="00A21AEF">
      <w:r w:rsidRPr="006C0843">
        <w:lastRenderedPageBreak/>
        <w:t xml:space="preserve">En la </w:t>
      </w:r>
      <w:r w:rsidRPr="006C0843">
        <w:rPr>
          <w:i/>
        </w:rPr>
        <w:t xml:space="preserve">Tabla </w:t>
      </w:r>
      <w:r>
        <w:rPr>
          <w:i/>
        </w:rPr>
        <w:t>4.</w:t>
      </w:r>
      <w:r w:rsidR="003E7C7C">
        <w:rPr>
          <w:i/>
        </w:rPr>
        <w:t>15</w:t>
      </w:r>
      <w:r>
        <w:rPr>
          <w:i/>
        </w:rPr>
        <w:t xml:space="preserve"> </w:t>
      </w:r>
      <w:r w:rsidRPr="006C0843">
        <w:t>se puede visualizar el Caso de uso N°1.20, este apartado es para la creación de nuevos centros de costos, en caso de necesitar agregar un costo más se utiliza este caso de uso priorizar en un futuro los nuevos centros de los costos.</w:t>
      </w:r>
    </w:p>
    <w:p w14:paraId="7DAF0A8D" w14:textId="77777777" w:rsidR="00A21AEF" w:rsidRPr="006C0843" w:rsidRDefault="00A21AEF" w:rsidP="00A21AEF">
      <w:pPr>
        <w:spacing w:line="278" w:lineRule="auto"/>
        <w:ind w:firstLine="0"/>
        <w:jc w:val="left"/>
      </w:pPr>
    </w:p>
    <w:p w14:paraId="3F34B5DD" w14:textId="0B2F491F" w:rsidR="00A21AEF" w:rsidRPr="006C0843" w:rsidRDefault="00A21AEF" w:rsidP="00A21AEF">
      <w:pPr>
        <w:pStyle w:val="Descripcin"/>
      </w:pPr>
      <w:bookmarkStart w:id="159" w:name="_nunrieah1iga"/>
      <w:bookmarkStart w:id="160" w:name="_p7auwhei2vmo"/>
      <w:bookmarkStart w:id="161" w:name="_Toc200483232"/>
      <w:bookmarkStart w:id="162" w:name="_Toc200363930"/>
      <w:bookmarkStart w:id="163" w:name="_Toc200336545"/>
      <w:bookmarkStart w:id="164" w:name="_Toc207894730"/>
      <w:bookmarkStart w:id="165" w:name="_Toc208864182"/>
      <w:bookmarkStart w:id="166" w:name="_Toc208864287"/>
      <w:bookmarkEnd w:id="159"/>
      <w:bookmarkEnd w:id="160"/>
      <w:r w:rsidRPr="006C0843">
        <w:t xml:space="preserve">Tabla </w:t>
      </w:r>
      <w:fldSimple w:instr=" STYLEREF 1 \s ">
        <w:r w:rsidR="003917AA">
          <w:rPr>
            <w:noProof/>
          </w:rPr>
          <w:t>4</w:t>
        </w:r>
      </w:fldSimple>
      <w:r w:rsidR="003917AA">
        <w:t>.</w:t>
      </w:r>
      <w:fldSimple w:instr=" SEQ Tabla \* ARABIC \s 1 ">
        <w:r w:rsidR="003917AA">
          <w:rPr>
            <w:noProof/>
          </w:rPr>
          <w:t>15</w:t>
        </w:r>
      </w:fldSimple>
      <w:r w:rsidRPr="006C0843">
        <w:t xml:space="preserve"> Caso de uso N °1.20, Creando nuevo centro de costo</w:t>
      </w:r>
      <w:bookmarkEnd w:id="161"/>
      <w:bookmarkEnd w:id="162"/>
      <w:bookmarkEnd w:id="163"/>
      <w:bookmarkEnd w:id="164"/>
      <w:bookmarkEnd w:id="165"/>
      <w:bookmarkEnd w:id="166"/>
    </w:p>
    <w:p w14:paraId="6431B5D3" w14:textId="77777777" w:rsidR="00A21AEF" w:rsidRPr="006C0843" w:rsidRDefault="00A21AEF" w:rsidP="00A21AEF">
      <w:pPr>
        <w:pStyle w:val="Sinespaciado"/>
      </w:pPr>
      <w:r w:rsidRPr="006C0843">
        <w:rPr>
          <w:noProof/>
        </w:rPr>
        <w:drawing>
          <wp:inline distT="0" distB="0" distL="0" distR="0" wp14:anchorId="1E00DFA1" wp14:editId="228FD684">
            <wp:extent cx="5971540" cy="4095115"/>
            <wp:effectExtent l="0" t="0" r="0" b="635"/>
            <wp:docPr id="1619282968" name="Imagen 18"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abla&#10;&#10;El contenido generado por IA puede ser incorrec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71540" cy="4095115"/>
                    </a:xfrm>
                    <a:prstGeom prst="rect">
                      <a:avLst/>
                    </a:prstGeom>
                    <a:noFill/>
                    <a:ln>
                      <a:noFill/>
                    </a:ln>
                  </pic:spPr>
                </pic:pic>
              </a:graphicData>
            </a:graphic>
          </wp:inline>
        </w:drawing>
      </w:r>
    </w:p>
    <w:p w14:paraId="621957FC" w14:textId="77777777" w:rsidR="00A21AEF" w:rsidRPr="006C0843" w:rsidRDefault="00A21AEF" w:rsidP="00A21AEF">
      <w:pPr>
        <w:spacing w:line="278" w:lineRule="auto"/>
        <w:ind w:firstLine="0"/>
        <w:jc w:val="left"/>
      </w:pPr>
    </w:p>
    <w:p w14:paraId="015153D0" w14:textId="77777777" w:rsidR="00A21AEF" w:rsidRDefault="00A21AEF" w:rsidP="00A21AEF">
      <w:r w:rsidRPr="006C0843">
        <w:t>Fuente: Elaborado por el estudiante de acuerdo con el proyecto</w:t>
      </w:r>
    </w:p>
    <w:p w14:paraId="3194071C" w14:textId="77777777" w:rsidR="00A21AEF" w:rsidRDefault="00A21AEF" w:rsidP="00A21AEF">
      <w:pPr>
        <w:tabs>
          <w:tab w:val="left" w:pos="7125"/>
        </w:tabs>
        <w:spacing w:line="278" w:lineRule="auto"/>
        <w:ind w:firstLine="0"/>
        <w:jc w:val="left"/>
      </w:pPr>
    </w:p>
    <w:p w14:paraId="17B627E6" w14:textId="77777777" w:rsidR="00A21AEF" w:rsidRDefault="00A21AEF" w:rsidP="00A21AEF">
      <w:pPr>
        <w:tabs>
          <w:tab w:val="left" w:pos="7125"/>
        </w:tabs>
        <w:spacing w:line="278" w:lineRule="auto"/>
        <w:ind w:firstLine="0"/>
        <w:jc w:val="left"/>
      </w:pPr>
    </w:p>
    <w:p w14:paraId="422556DB" w14:textId="77777777" w:rsidR="00A21AEF" w:rsidRDefault="00A21AEF" w:rsidP="00A21AEF">
      <w:pPr>
        <w:tabs>
          <w:tab w:val="left" w:pos="7125"/>
        </w:tabs>
        <w:spacing w:line="278" w:lineRule="auto"/>
        <w:ind w:firstLine="0"/>
        <w:jc w:val="left"/>
      </w:pPr>
    </w:p>
    <w:p w14:paraId="2D81E128" w14:textId="77777777" w:rsidR="00A21AEF" w:rsidRDefault="00A21AEF" w:rsidP="00A21AEF">
      <w:pPr>
        <w:tabs>
          <w:tab w:val="left" w:pos="7125"/>
        </w:tabs>
        <w:spacing w:line="278" w:lineRule="auto"/>
        <w:ind w:firstLine="0"/>
        <w:jc w:val="left"/>
      </w:pPr>
    </w:p>
    <w:p w14:paraId="6AA78DF3" w14:textId="77777777" w:rsidR="00A21AEF" w:rsidRDefault="00A21AEF" w:rsidP="00A21AEF">
      <w:pPr>
        <w:tabs>
          <w:tab w:val="left" w:pos="7125"/>
        </w:tabs>
        <w:spacing w:line="278" w:lineRule="auto"/>
        <w:ind w:firstLine="0"/>
        <w:jc w:val="left"/>
      </w:pPr>
    </w:p>
    <w:p w14:paraId="38FD9BFD" w14:textId="1E2EB01B" w:rsidR="00A21AEF" w:rsidRPr="00627D3D" w:rsidRDefault="00A21AEF" w:rsidP="00A21AEF">
      <w:r w:rsidRPr="00627D3D">
        <w:lastRenderedPageBreak/>
        <w:t xml:space="preserve">En la </w:t>
      </w:r>
      <w:r w:rsidRPr="00627D3D">
        <w:rPr>
          <w:i/>
        </w:rPr>
        <w:t xml:space="preserve">Tabla </w:t>
      </w:r>
      <w:r>
        <w:rPr>
          <w:i/>
        </w:rPr>
        <w:t>4.</w:t>
      </w:r>
      <w:r w:rsidR="003E7C7C" w:rsidRPr="003E7C7C">
        <w:rPr>
          <w:i/>
        </w:rPr>
        <w:t xml:space="preserve"> </w:t>
      </w:r>
      <w:r w:rsidR="003E7C7C">
        <w:rPr>
          <w:i/>
        </w:rPr>
        <w:t>16</w:t>
      </w:r>
      <w:r w:rsidRPr="00627D3D">
        <w:t xml:space="preserve"> se puede visualizar el Caso de uso N°1.21, una vez ya creado los centros de los costos se procede a crear una casilla para desactivarlo o activarlo, en caso deje de haber cumplido con los costos o se debe reincorporar a la contabilidad de los costos.</w:t>
      </w:r>
    </w:p>
    <w:p w14:paraId="74560449" w14:textId="77777777" w:rsidR="00A21AEF" w:rsidRPr="00627D3D" w:rsidRDefault="00A21AEF" w:rsidP="00A21AEF">
      <w:pPr>
        <w:tabs>
          <w:tab w:val="left" w:pos="7125"/>
        </w:tabs>
        <w:spacing w:line="278" w:lineRule="auto"/>
        <w:ind w:firstLine="0"/>
        <w:jc w:val="left"/>
      </w:pPr>
    </w:p>
    <w:p w14:paraId="22EF5A62" w14:textId="2F914B2A" w:rsidR="00A21AEF" w:rsidRPr="00627D3D" w:rsidRDefault="00A21AEF" w:rsidP="00A21AEF">
      <w:pPr>
        <w:pStyle w:val="Descripcin"/>
      </w:pPr>
      <w:bookmarkStart w:id="167" w:name="_qeesuqxapvk8"/>
      <w:bookmarkStart w:id="168" w:name="_Toc200483233"/>
      <w:bookmarkStart w:id="169" w:name="_Toc200363931"/>
      <w:bookmarkStart w:id="170" w:name="_Toc200336546"/>
      <w:bookmarkStart w:id="171" w:name="_Toc207894762"/>
      <w:bookmarkStart w:id="172" w:name="_Toc208864183"/>
      <w:bookmarkStart w:id="173" w:name="_Toc208864288"/>
      <w:bookmarkEnd w:id="167"/>
      <w:r w:rsidRPr="00627D3D">
        <w:t xml:space="preserve">Tabla </w:t>
      </w:r>
      <w:fldSimple w:instr=" STYLEREF 1 \s ">
        <w:r w:rsidR="003917AA">
          <w:rPr>
            <w:noProof/>
          </w:rPr>
          <w:t>4</w:t>
        </w:r>
      </w:fldSimple>
      <w:r w:rsidR="003917AA">
        <w:t>.</w:t>
      </w:r>
      <w:fldSimple w:instr=" SEQ Tabla \* ARABIC \s 1 ">
        <w:r w:rsidR="003917AA">
          <w:rPr>
            <w:noProof/>
          </w:rPr>
          <w:t>16</w:t>
        </w:r>
      </w:fldSimple>
      <w:r w:rsidRPr="00627D3D">
        <w:t xml:space="preserve"> Caso de uso N °1.21, cambiando estado de un centro de costo</w:t>
      </w:r>
      <w:bookmarkEnd w:id="168"/>
      <w:bookmarkEnd w:id="169"/>
      <w:bookmarkEnd w:id="170"/>
      <w:bookmarkEnd w:id="171"/>
      <w:bookmarkEnd w:id="172"/>
      <w:bookmarkEnd w:id="173"/>
    </w:p>
    <w:p w14:paraId="536B30CD" w14:textId="77777777" w:rsidR="00A21AEF" w:rsidRPr="00627D3D" w:rsidRDefault="00A21AEF" w:rsidP="00A21AEF">
      <w:pPr>
        <w:pStyle w:val="Sinespaciado"/>
      </w:pPr>
      <w:r w:rsidRPr="00627D3D">
        <w:rPr>
          <w:noProof/>
        </w:rPr>
        <w:drawing>
          <wp:inline distT="0" distB="0" distL="0" distR="0" wp14:anchorId="159E8C86" wp14:editId="7E81B529">
            <wp:extent cx="5971540" cy="4504690"/>
            <wp:effectExtent l="0" t="0" r="0" b="0"/>
            <wp:docPr id="1887808325" name="Imagen 8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10;&#10;El contenido generado por IA puede ser incorrecto."/>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71540" cy="4504690"/>
                    </a:xfrm>
                    <a:prstGeom prst="rect">
                      <a:avLst/>
                    </a:prstGeom>
                    <a:noFill/>
                    <a:ln>
                      <a:noFill/>
                    </a:ln>
                  </pic:spPr>
                </pic:pic>
              </a:graphicData>
            </a:graphic>
          </wp:inline>
        </w:drawing>
      </w:r>
    </w:p>
    <w:p w14:paraId="523C0216" w14:textId="77777777" w:rsidR="00A21AEF" w:rsidRPr="00627D3D" w:rsidRDefault="00A21AEF" w:rsidP="00A21AEF">
      <w:pPr>
        <w:tabs>
          <w:tab w:val="left" w:pos="7125"/>
        </w:tabs>
        <w:spacing w:line="278" w:lineRule="auto"/>
        <w:ind w:firstLine="0"/>
        <w:jc w:val="left"/>
      </w:pPr>
    </w:p>
    <w:p w14:paraId="6328E91F" w14:textId="77777777" w:rsidR="00A21AEF" w:rsidRPr="00627D3D" w:rsidRDefault="00A21AEF" w:rsidP="00A21AEF">
      <w:r w:rsidRPr="00627D3D">
        <w:t>Fuente: Elaborado por el estudiante de acuerdo con el proyecto</w:t>
      </w:r>
    </w:p>
    <w:p w14:paraId="734F9CDB" w14:textId="77777777" w:rsidR="00A21AEF" w:rsidRDefault="00A21AEF" w:rsidP="00B45140"/>
    <w:p w14:paraId="43E70273" w14:textId="77777777" w:rsidR="00B45140" w:rsidRDefault="00B45140" w:rsidP="006C0843"/>
    <w:p w14:paraId="78057A82" w14:textId="77777777" w:rsidR="00A21AEF" w:rsidRDefault="00A21AEF" w:rsidP="00B45140"/>
    <w:p w14:paraId="104E58FE" w14:textId="77777777" w:rsidR="00A21AEF" w:rsidRDefault="00A21AEF" w:rsidP="00A21AEF">
      <w:pPr>
        <w:ind w:firstLine="0"/>
      </w:pPr>
    </w:p>
    <w:p w14:paraId="021C6A56" w14:textId="7606FEFC" w:rsidR="00A21AEF" w:rsidRPr="00627D3D" w:rsidRDefault="00A21AEF" w:rsidP="00A21AEF">
      <w:bookmarkStart w:id="174" w:name="_Hlk207899726"/>
      <w:r w:rsidRPr="00627D3D">
        <w:lastRenderedPageBreak/>
        <w:t xml:space="preserve">En la </w:t>
      </w:r>
      <w:r w:rsidRPr="00627D3D">
        <w:rPr>
          <w:i/>
        </w:rPr>
        <w:t xml:space="preserve">Tabla </w:t>
      </w:r>
      <w:r>
        <w:rPr>
          <w:i/>
        </w:rPr>
        <w:t>4.</w:t>
      </w:r>
      <w:r w:rsidR="003E7C7C" w:rsidRPr="003E7C7C">
        <w:rPr>
          <w:i/>
        </w:rPr>
        <w:t xml:space="preserve"> </w:t>
      </w:r>
      <w:r w:rsidR="003E7C7C">
        <w:rPr>
          <w:i/>
        </w:rPr>
        <w:t xml:space="preserve">17 </w:t>
      </w:r>
      <w:r w:rsidRPr="00627D3D">
        <w:t>se puede visualizar el Caso de uso N°2.3, Visualizando fichas de empleados activas, el sistema entra en la pestaña de “</w:t>
      </w:r>
      <w:r>
        <w:t>Ficha</w:t>
      </w:r>
      <w:r w:rsidRPr="00627D3D">
        <w:t xml:space="preserve"> de Empleados”, donde el sistema le muestra la lista de fichas activas</w:t>
      </w:r>
      <w:r>
        <w:t>/inactivas</w:t>
      </w:r>
      <w:r w:rsidRPr="00627D3D">
        <w:t xml:space="preserve"> de empleados registradas</w:t>
      </w:r>
      <w:r>
        <w:t>, donde el usuario selecciona la opción de empleados activos</w:t>
      </w:r>
      <w:r w:rsidRPr="00627D3D">
        <w:t>.</w:t>
      </w:r>
    </w:p>
    <w:bookmarkEnd w:id="174"/>
    <w:p w14:paraId="17281640" w14:textId="77777777" w:rsidR="00A21AEF" w:rsidRPr="00627D3D" w:rsidRDefault="00A21AEF" w:rsidP="00A21AEF"/>
    <w:p w14:paraId="77EA40C8" w14:textId="4BAF3635" w:rsidR="00A21AEF" w:rsidRPr="00627D3D" w:rsidRDefault="00A21AEF" w:rsidP="00A21AEF">
      <w:pPr>
        <w:pStyle w:val="Descripcin"/>
      </w:pPr>
      <w:bookmarkStart w:id="175" w:name="_xfnrxu8zqfrp"/>
      <w:bookmarkStart w:id="176" w:name="_Toc200483236"/>
      <w:bookmarkStart w:id="177" w:name="_Toc200363934"/>
      <w:bookmarkStart w:id="178" w:name="_Toc200336549"/>
      <w:bookmarkStart w:id="179" w:name="_Toc207894743"/>
      <w:bookmarkStart w:id="180" w:name="_Toc208864184"/>
      <w:bookmarkStart w:id="181" w:name="_Toc208864289"/>
      <w:bookmarkEnd w:id="175"/>
      <w:r w:rsidRPr="00627D3D">
        <w:t xml:space="preserve">Tabla </w:t>
      </w:r>
      <w:fldSimple w:instr=" STYLEREF 1 \s ">
        <w:r w:rsidR="003917AA">
          <w:rPr>
            <w:noProof/>
          </w:rPr>
          <w:t>4</w:t>
        </w:r>
      </w:fldSimple>
      <w:r w:rsidR="003917AA">
        <w:t>.</w:t>
      </w:r>
      <w:fldSimple w:instr=" SEQ Tabla \* ARABIC \s 1 ">
        <w:r w:rsidR="003917AA">
          <w:rPr>
            <w:noProof/>
          </w:rPr>
          <w:t>17</w:t>
        </w:r>
      </w:fldSimple>
      <w:r w:rsidRPr="00627D3D">
        <w:t xml:space="preserve"> Caso de uso N°2.3, Visualizando fichas de empleados activas</w:t>
      </w:r>
      <w:bookmarkEnd w:id="176"/>
      <w:bookmarkEnd w:id="177"/>
      <w:bookmarkEnd w:id="178"/>
      <w:bookmarkEnd w:id="179"/>
      <w:bookmarkEnd w:id="180"/>
      <w:bookmarkEnd w:id="181"/>
    </w:p>
    <w:p w14:paraId="70C43DF3" w14:textId="77777777" w:rsidR="00A21AEF" w:rsidRPr="00627D3D" w:rsidRDefault="00A21AEF" w:rsidP="00A21AEF">
      <w:pPr>
        <w:pStyle w:val="Sinespaciado"/>
      </w:pPr>
      <w:r w:rsidRPr="00627D3D">
        <w:rPr>
          <w:noProof/>
        </w:rPr>
        <w:drawing>
          <wp:inline distT="0" distB="0" distL="0" distR="0" wp14:anchorId="5250CF72" wp14:editId="01332D7F">
            <wp:extent cx="5971540" cy="4504690"/>
            <wp:effectExtent l="0" t="0" r="0" b="0"/>
            <wp:docPr id="2025054328" name="Imagen 4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71540" cy="4504690"/>
                    </a:xfrm>
                    <a:prstGeom prst="rect">
                      <a:avLst/>
                    </a:prstGeom>
                    <a:noFill/>
                    <a:ln>
                      <a:noFill/>
                    </a:ln>
                  </pic:spPr>
                </pic:pic>
              </a:graphicData>
            </a:graphic>
          </wp:inline>
        </w:drawing>
      </w:r>
    </w:p>
    <w:p w14:paraId="338998E0" w14:textId="77777777" w:rsidR="00A21AEF" w:rsidRPr="00627D3D" w:rsidRDefault="00A21AEF" w:rsidP="00A21AEF"/>
    <w:p w14:paraId="40BA9E1F" w14:textId="77777777" w:rsidR="00A21AEF" w:rsidRDefault="00A21AEF" w:rsidP="00A21AEF">
      <w:r w:rsidRPr="00627D3D">
        <w:t>Fuente: Elaborado por el estudiante de acuerdo con el proyecto</w:t>
      </w:r>
    </w:p>
    <w:p w14:paraId="5AD39588" w14:textId="77777777" w:rsidR="00A21AEF" w:rsidRPr="006C0843" w:rsidRDefault="00A21AEF" w:rsidP="00B45140"/>
    <w:p w14:paraId="221034CE" w14:textId="77777777" w:rsidR="006C0843" w:rsidRDefault="006C0843" w:rsidP="006C0843">
      <w:pPr>
        <w:spacing w:line="278" w:lineRule="auto"/>
        <w:ind w:firstLine="0"/>
        <w:jc w:val="left"/>
      </w:pPr>
    </w:p>
    <w:p w14:paraId="3D9E30C5" w14:textId="62C6958E" w:rsidR="006C0843" w:rsidRDefault="006C0843">
      <w:pPr>
        <w:spacing w:line="278" w:lineRule="auto"/>
        <w:ind w:firstLine="0"/>
        <w:jc w:val="left"/>
      </w:pPr>
    </w:p>
    <w:p w14:paraId="31CFE587" w14:textId="5C423FEA" w:rsidR="006C0843" w:rsidRPr="006C0843" w:rsidRDefault="006C0843" w:rsidP="006C0843">
      <w:r w:rsidRPr="006C0843">
        <w:lastRenderedPageBreak/>
        <w:t xml:space="preserve">En la </w:t>
      </w:r>
      <w:r w:rsidRPr="006C0843">
        <w:rPr>
          <w:i/>
        </w:rPr>
        <w:t xml:space="preserve">Tabla </w:t>
      </w:r>
      <w:r w:rsidR="00B45140">
        <w:rPr>
          <w:i/>
        </w:rPr>
        <w:t>4.1</w:t>
      </w:r>
      <w:r w:rsidR="003E7C7C">
        <w:rPr>
          <w:i/>
        </w:rPr>
        <w:t>8</w:t>
      </w:r>
      <w:r w:rsidR="00B45140">
        <w:rPr>
          <w:i/>
        </w:rPr>
        <w:t xml:space="preserve"> </w:t>
      </w:r>
      <w:r w:rsidRPr="006C0843">
        <w:t>se puede visualizar el Caso de uso N°2.5, se crea la opción de guardar la información de los empleados, primeramente, se validan los datos del empleado y luego pasan a guardar los datos en el sistema.</w:t>
      </w:r>
    </w:p>
    <w:p w14:paraId="0FA52AD6" w14:textId="77777777" w:rsidR="006C0843" w:rsidRPr="006C0843" w:rsidRDefault="006C0843" w:rsidP="006C0843"/>
    <w:p w14:paraId="4E690F76" w14:textId="77BB8DA4" w:rsidR="006C0843" w:rsidRPr="006C0843" w:rsidRDefault="006C0843" w:rsidP="00C6292C">
      <w:pPr>
        <w:pStyle w:val="Descripcin"/>
      </w:pPr>
      <w:bookmarkStart w:id="182" w:name="_oaq31oni2vn1"/>
      <w:bookmarkStart w:id="183" w:name="_3rwid784nk8l"/>
      <w:bookmarkStart w:id="184" w:name="_Toc200483238"/>
      <w:bookmarkStart w:id="185" w:name="_Toc200363936"/>
      <w:bookmarkStart w:id="186" w:name="_Toc200336551"/>
      <w:bookmarkStart w:id="187" w:name="_Toc207894731"/>
      <w:bookmarkStart w:id="188" w:name="_Toc208864185"/>
      <w:bookmarkStart w:id="189" w:name="_Toc208864290"/>
      <w:bookmarkEnd w:id="182"/>
      <w:bookmarkEnd w:id="183"/>
      <w:r w:rsidRPr="006C0843">
        <w:t xml:space="preserve">Tabla </w:t>
      </w:r>
      <w:fldSimple w:instr=" STYLEREF 1 \s ">
        <w:r w:rsidR="003917AA">
          <w:rPr>
            <w:noProof/>
          </w:rPr>
          <w:t>4</w:t>
        </w:r>
      </w:fldSimple>
      <w:r w:rsidR="003917AA">
        <w:t>.</w:t>
      </w:r>
      <w:fldSimple w:instr=" SEQ Tabla \* ARABIC \s 1 ">
        <w:r w:rsidR="003917AA">
          <w:rPr>
            <w:noProof/>
          </w:rPr>
          <w:t>18</w:t>
        </w:r>
      </w:fldSimple>
      <w:r w:rsidRPr="006C0843">
        <w:t xml:space="preserve"> Caso de uso N °2.5, Guardando datos de empleado</w:t>
      </w:r>
      <w:bookmarkEnd w:id="184"/>
      <w:bookmarkEnd w:id="185"/>
      <w:bookmarkEnd w:id="186"/>
      <w:bookmarkEnd w:id="187"/>
      <w:bookmarkEnd w:id="188"/>
      <w:bookmarkEnd w:id="189"/>
    </w:p>
    <w:p w14:paraId="2F82F2CB" w14:textId="289889F9" w:rsidR="006C0843" w:rsidRPr="006C0843" w:rsidRDefault="006C0843" w:rsidP="00B45140">
      <w:pPr>
        <w:pStyle w:val="Sinespaciado"/>
      </w:pPr>
      <w:r w:rsidRPr="006C0843">
        <w:rPr>
          <w:noProof/>
        </w:rPr>
        <w:drawing>
          <wp:inline distT="0" distB="0" distL="0" distR="0" wp14:anchorId="6227F431" wp14:editId="2C78927D">
            <wp:extent cx="5971540" cy="4885690"/>
            <wp:effectExtent l="0" t="0" r="0" b="0"/>
            <wp:docPr id="592797248" name="Imagen 2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71540" cy="4885690"/>
                    </a:xfrm>
                    <a:prstGeom prst="rect">
                      <a:avLst/>
                    </a:prstGeom>
                    <a:noFill/>
                    <a:ln>
                      <a:noFill/>
                    </a:ln>
                  </pic:spPr>
                </pic:pic>
              </a:graphicData>
            </a:graphic>
          </wp:inline>
        </w:drawing>
      </w:r>
    </w:p>
    <w:p w14:paraId="4DA90FD1" w14:textId="77777777" w:rsidR="006C0843" w:rsidRPr="006C0843" w:rsidRDefault="006C0843" w:rsidP="006C0843"/>
    <w:p w14:paraId="69D095FF" w14:textId="77777777" w:rsidR="006C0843" w:rsidRDefault="006C0843" w:rsidP="00B45140">
      <w:r w:rsidRPr="006C0843">
        <w:t>Fuente: Elaborado por el estudiante de acuerdo con el proyecto</w:t>
      </w:r>
    </w:p>
    <w:p w14:paraId="347A3E6A" w14:textId="77777777" w:rsidR="00A21AEF" w:rsidRDefault="00A21AEF" w:rsidP="00B45140"/>
    <w:p w14:paraId="7133F6DF" w14:textId="77777777" w:rsidR="003E7C7C" w:rsidRDefault="003E7C7C" w:rsidP="00B45140"/>
    <w:p w14:paraId="6E73CD8D" w14:textId="55269732" w:rsidR="00A21AEF" w:rsidRPr="00627D3D" w:rsidRDefault="00A21AEF" w:rsidP="00A21AEF">
      <w:r w:rsidRPr="00627D3D">
        <w:lastRenderedPageBreak/>
        <w:t xml:space="preserve">En la </w:t>
      </w:r>
      <w:r w:rsidRPr="00627D3D">
        <w:rPr>
          <w:i/>
        </w:rPr>
        <w:t xml:space="preserve">Tabla </w:t>
      </w:r>
      <w:r>
        <w:rPr>
          <w:i/>
        </w:rPr>
        <w:t>4.</w:t>
      </w:r>
      <w:r w:rsidR="003E7C7C">
        <w:rPr>
          <w:i/>
        </w:rPr>
        <w:t>19</w:t>
      </w:r>
      <w:r w:rsidRPr="00627D3D">
        <w:t xml:space="preserve"> se puede visualizar el Caso de uso N°2.6.1, el sistema permite imprimir una ficha de empleado en formato PDF para el administrador/RRHH.</w:t>
      </w:r>
    </w:p>
    <w:p w14:paraId="6BA18990" w14:textId="77777777" w:rsidR="00A21AEF" w:rsidRPr="00627D3D" w:rsidRDefault="00A21AEF" w:rsidP="00A21AEF"/>
    <w:p w14:paraId="2F275685" w14:textId="78B6E5BF" w:rsidR="00A21AEF" w:rsidRPr="00627D3D" w:rsidRDefault="00A21AEF" w:rsidP="00A21AEF">
      <w:pPr>
        <w:pStyle w:val="Descripcin"/>
      </w:pPr>
      <w:bookmarkStart w:id="190" w:name="_Toc200336552"/>
      <w:bookmarkStart w:id="191" w:name="_Toc200363937"/>
      <w:bookmarkStart w:id="192" w:name="_Toc200483239"/>
      <w:bookmarkStart w:id="193" w:name="_Toc207894744"/>
      <w:bookmarkStart w:id="194" w:name="_Toc208864186"/>
      <w:bookmarkStart w:id="195" w:name="_Toc208864291"/>
      <w:r w:rsidRPr="00627D3D">
        <w:t xml:space="preserve">Tabla </w:t>
      </w:r>
      <w:fldSimple w:instr=" STYLEREF 1 \s ">
        <w:r w:rsidR="003917AA">
          <w:rPr>
            <w:noProof/>
          </w:rPr>
          <w:t>4</w:t>
        </w:r>
      </w:fldSimple>
      <w:r w:rsidR="003917AA">
        <w:t>.</w:t>
      </w:r>
      <w:fldSimple w:instr=" SEQ Tabla \* ARABIC \s 1 ">
        <w:r w:rsidR="003917AA">
          <w:rPr>
            <w:noProof/>
          </w:rPr>
          <w:t>19</w:t>
        </w:r>
      </w:fldSimple>
      <w:r w:rsidRPr="00627D3D">
        <w:t xml:space="preserve"> Caso de uso N °2.6.1, Imprimiendo</w:t>
      </w:r>
      <w:bookmarkEnd w:id="190"/>
      <w:bookmarkEnd w:id="191"/>
      <w:bookmarkEnd w:id="192"/>
      <w:r>
        <w:t xml:space="preserve"> ficha de empleado</w:t>
      </w:r>
      <w:bookmarkEnd w:id="193"/>
      <w:bookmarkEnd w:id="194"/>
      <w:bookmarkEnd w:id="195"/>
    </w:p>
    <w:p w14:paraId="132EF3E0" w14:textId="77777777" w:rsidR="00A21AEF" w:rsidRPr="00627D3D" w:rsidRDefault="00A21AEF" w:rsidP="00A21AEF">
      <w:pPr>
        <w:pStyle w:val="Sinespaciado"/>
      </w:pPr>
      <w:r w:rsidRPr="00627D3D">
        <w:rPr>
          <w:noProof/>
        </w:rPr>
        <w:drawing>
          <wp:inline distT="0" distB="0" distL="0" distR="0" wp14:anchorId="292A3B6C" wp14:editId="5436632B">
            <wp:extent cx="5971540" cy="4609465"/>
            <wp:effectExtent l="0" t="0" r="0" b="635"/>
            <wp:docPr id="513906060" name="Imagen 46" descr="Interfaz de usuario gráfica, 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Tabla&#10;&#10;El contenido generado por IA puede ser incorrect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71540" cy="4609465"/>
                    </a:xfrm>
                    <a:prstGeom prst="rect">
                      <a:avLst/>
                    </a:prstGeom>
                    <a:noFill/>
                    <a:ln>
                      <a:noFill/>
                    </a:ln>
                  </pic:spPr>
                </pic:pic>
              </a:graphicData>
            </a:graphic>
          </wp:inline>
        </w:drawing>
      </w:r>
    </w:p>
    <w:p w14:paraId="0B4E9DC3" w14:textId="77777777" w:rsidR="00A21AEF" w:rsidRPr="00627D3D" w:rsidRDefault="00A21AEF" w:rsidP="00A21AEF">
      <w:pPr>
        <w:ind w:firstLine="0"/>
      </w:pPr>
    </w:p>
    <w:p w14:paraId="6206FCF5" w14:textId="77777777" w:rsidR="00A21AEF" w:rsidRDefault="00A21AEF" w:rsidP="00A21AEF">
      <w:r w:rsidRPr="00627D3D">
        <w:t>Fuente: Elaborado por el estudiante de acuerdo con el proyecto</w:t>
      </w:r>
    </w:p>
    <w:p w14:paraId="412328E8" w14:textId="77777777" w:rsidR="00A21AEF" w:rsidRDefault="00A21AEF" w:rsidP="00A21AEF"/>
    <w:p w14:paraId="7CE52751" w14:textId="77777777" w:rsidR="00A21AEF" w:rsidRDefault="00A21AEF" w:rsidP="00A21AEF"/>
    <w:p w14:paraId="7E2242DC" w14:textId="77777777" w:rsidR="00A21AEF" w:rsidRPr="00627D3D" w:rsidRDefault="00A21AEF" w:rsidP="00A21AEF"/>
    <w:p w14:paraId="036BFC9E" w14:textId="797EF111" w:rsidR="00A21AEF" w:rsidRPr="00627D3D" w:rsidRDefault="00A21AEF" w:rsidP="00A21AEF">
      <w:r w:rsidRPr="00627D3D">
        <w:lastRenderedPageBreak/>
        <w:t xml:space="preserve">En la </w:t>
      </w:r>
      <w:r w:rsidRPr="00627D3D">
        <w:rPr>
          <w:i/>
        </w:rPr>
        <w:t xml:space="preserve">Tabla </w:t>
      </w:r>
      <w:r>
        <w:rPr>
          <w:i/>
        </w:rPr>
        <w:t>4.2</w:t>
      </w:r>
      <w:r w:rsidR="003E7C7C">
        <w:rPr>
          <w:i/>
        </w:rPr>
        <w:t>0</w:t>
      </w:r>
      <w:r w:rsidRPr="00627D3D">
        <w:t xml:space="preserve"> se puede visualizar el Caso de uso N°2.6.2, el sistema permite imprimir múltiples tipos de archivo en formato PDF para el administrador/RRHH.</w:t>
      </w:r>
    </w:p>
    <w:p w14:paraId="60C6F544" w14:textId="77777777" w:rsidR="00A21AEF" w:rsidRPr="00627D3D" w:rsidRDefault="00A21AEF" w:rsidP="00A21AEF"/>
    <w:p w14:paraId="4BBC1090" w14:textId="55AEEA7D" w:rsidR="00A21AEF" w:rsidRPr="00627D3D" w:rsidRDefault="00A21AEF" w:rsidP="00A21AEF">
      <w:pPr>
        <w:pStyle w:val="Descripcin"/>
      </w:pPr>
      <w:bookmarkStart w:id="196" w:name="_z982a1nz72mx"/>
      <w:bookmarkStart w:id="197" w:name="_Toc200483240"/>
      <w:bookmarkStart w:id="198" w:name="_Toc200363938"/>
      <w:bookmarkStart w:id="199" w:name="_Toc200336553"/>
      <w:bookmarkStart w:id="200" w:name="_Toc207894745"/>
      <w:bookmarkStart w:id="201" w:name="_Toc208864187"/>
      <w:bookmarkStart w:id="202" w:name="_Toc208864292"/>
      <w:bookmarkEnd w:id="196"/>
      <w:r w:rsidRPr="00627D3D">
        <w:t xml:space="preserve">Tabla </w:t>
      </w:r>
      <w:fldSimple w:instr=" STYLEREF 1 \s ">
        <w:r w:rsidR="003917AA">
          <w:rPr>
            <w:noProof/>
          </w:rPr>
          <w:t>4</w:t>
        </w:r>
      </w:fldSimple>
      <w:r w:rsidR="003917AA">
        <w:t>.</w:t>
      </w:r>
      <w:fldSimple w:instr=" SEQ Tabla \* ARABIC \s 1 ">
        <w:r w:rsidR="003917AA">
          <w:rPr>
            <w:noProof/>
          </w:rPr>
          <w:t>20</w:t>
        </w:r>
      </w:fldSimple>
      <w:r w:rsidRPr="00627D3D">
        <w:t xml:space="preserve"> Caso de uso N °2.6.2, Imprimiendo múltiples fichas de empleado</w:t>
      </w:r>
      <w:bookmarkEnd w:id="197"/>
      <w:bookmarkEnd w:id="198"/>
      <w:bookmarkEnd w:id="199"/>
      <w:bookmarkEnd w:id="200"/>
      <w:bookmarkEnd w:id="201"/>
      <w:bookmarkEnd w:id="202"/>
    </w:p>
    <w:p w14:paraId="08D43C82" w14:textId="77777777" w:rsidR="00A21AEF" w:rsidRPr="00627D3D" w:rsidRDefault="00A21AEF" w:rsidP="00A21AEF">
      <w:pPr>
        <w:pStyle w:val="Sinespaciado"/>
      </w:pPr>
      <w:r w:rsidRPr="00627D3D">
        <w:rPr>
          <w:noProof/>
        </w:rPr>
        <w:drawing>
          <wp:inline distT="0" distB="0" distL="0" distR="0" wp14:anchorId="458746A8" wp14:editId="71AE734B">
            <wp:extent cx="5971540" cy="4857115"/>
            <wp:effectExtent l="0" t="0" r="0" b="635"/>
            <wp:docPr id="442520801" name="Imagen 48" descr="Interfaz de usuario gráfica, Texto,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Correo electrónico&#10;&#10;El contenido generado por IA puede ser incorrecto."/>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71540" cy="4857115"/>
                    </a:xfrm>
                    <a:prstGeom prst="rect">
                      <a:avLst/>
                    </a:prstGeom>
                    <a:noFill/>
                    <a:ln>
                      <a:noFill/>
                    </a:ln>
                  </pic:spPr>
                </pic:pic>
              </a:graphicData>
            </a:graphic>
          </wp:inline>
        </w:drawing>
      </w:r>
    </w:p>
    <w:p w14:paraId="5121F2AF" w14:textId="77777777" w:rsidR="00A21AEF" w:rsidRPr="00627D3D" w:rsidRDefault="00A21AEF" w:rsidP="00A21AEF"/>
    <w:p w14:paraId="1E680AE7" w14:textId="77777777" w:rsidR="00A21AEF" w:rsidRPr="00627D3D" w:rsidRDefault="00A21AEF" w:rsidP="00A21AEF"/>
    <w:p w14:paraId="187705E7" w14:textId="77777777" w:rsidR="00A21AEF" w:rsidRDefault="00A21AEF" w:rsidP="00A21AEF">
      <w:r w:rsidRPr="00627D3D">
        <w:t>Fuente: Elaborado por el estudiante de acuerdo con el proyecto</w:t>
      </w:r>
    </w:p>
    <w:p w14:paraId="4BC20CD9" w14:textId="77777777" w:rsidR="00A21AEF" w:rsidRPr="006C0843" w:rsidRDefault="00A21AEF" w:rsidP="00B45140"/>
    <w:p w14:paraId="57F62DDE" w14:textId="77777777" w:rsidR="006C0843" w:rsidRPr="006C0843" w:rsidRDefault="006C0843" w:rsidP="006C0843"/>
    <w:p w14:paraId="00FA9DA0" w14:textId="12926990" w:rsidR="006C0843" w:rsidRPr="006C0843" w:rsidRDefault="006C0843" w:rsidP="00B45140">
      <w:r w:rsidRPr="006C0843">
        <w:lastRenderedPageBreak/>
        <w:t xml:space="preserve">En la </w:t>
      </w:r>
      <w:r w:rsidRPr="006C0843">
        <w:rPr>
          <w:i/>
        </w:rPr>
        <w:t xml:space="preserve">Tabla </w:t>
      </w:r>
      <w:r w:rsidR="00B45140">
        <w:rPr>
          <w:i/>
        </w:rPr>
        <w:t>4.</w:t>
      </w:r>
      <w:r w:rsidR="003E7C7C">
        <w:rPr>
          <w:i/>
        </w:rPr>
        <w:t xml:space="preserve">21 </w:t>
      </w:r>
      <w:r w:rsidRPr="006C0843">
        <w:t>se puede visualizar el Caso de uso N°3.1.1, El sistema debe permitir al administrador asignar las fechas de vacaciones para los empleados, para eso se crea una pestaña especial con los datos de los empleados para la asignación de las vacaciones.</w:t>
      </w:r>
    </w:p>
    <w:p w14:paraId="297DAC0A" w14:textId="77777777" w:rsidR="006C0843" w:rsidRPr="006C0843" w:rsidRDefault="006C0843" w:rsidP="006C0843"/>
    <w:p w14:paraId="553DB5DA" w14:textId="5DE076BA" w:rsidR="006C0843" w:rsidRPr="006C0843" w:rsidRDefault="006C0843" w:rsidP="00C6292C">
      <w:pPr>
        <w:pStyle w:val="Descripcin"/>
      </w:pPr>
      <w:bookmarkStart w:id="203" w:name="_Toc200336554"/>
      <w:bookmarkStart w:id="204" w:name="_Toc200363939"/>
      <w:bookmarkStart w:id="205" w:name="_Toc200483241"/>
      <w:bookmarkStart w:id="206" w:name="_Toc207894732"/>
      <w:bookmarkStart w:id="207" w:name="_Toc208864188"/>
      <w:bookmarkStart w:id="208" w:name="_Toc208864293"/>
      <w:r w:rsidRPr="006C0843">
        <w:t xml:space="preserve">Tabla </w:t>
      </w:r>
      <w:fldSimple w:instr=" STYLEREF 1 \s ">
        <w:r w:rsidR="003917AA">
          <w:rPr>
            <w:noProof/>
          </w:rPr>
          <w:t>4</w:t>
        </w:r>
      </w:fldSimple>
      <w:r w:rsidR="003917AA">
        <w:t>.</w:t>
      </w:r>
      <w:fldSimple w:instr=" SEQ Tabla \* ARABIC \s 1 ">
        <w:r w:rsidR="003917AA">
          <w:rPr>
            <w:noProof/>
          </w:rPr>
          <w:t>21</w:t>
        </w:r>
      </w:fldSimple>
      <w:r w:rsidRPr="006C0843">
        <w:t xml:space="preserve"> Caso de uso N °3.1.1, Asignando vacaciones</w:t>
      </w:r>
      <w:bookmarkEnd w:id="203"/>
      <w:bookmarkEnd w:id="204"/>
      <w:bookmarkEnd w:id="205"/>
      <w:bookmarkEnd w:id="206"/>
      <w:bookmarkEnd w:id="207"/>
      <w:bookmarkEnd w:id="208"/>
    </w:p>
    <w:p w14:paraId="3B7656B5" w14:textId="3E0741D1" w:rsidR="006C0843" w:rsidRPr="006C0843" w:rsidRDefault="006C0843" w:rsidP="00B45140">
      <w:pPr>
        <w:pStyle w:val="Sinespaciado"/>
      </w:pPr>
      <w:r w:rsidRPr="006C0843">
        <w:rPr>
          <w:noProof/>
        </w:rPr>
        <w:drawing>
          <wp:inline distT="0" distB="0" distL="0" distR="0" wp14:anchorId="5419E888" wp14:editId="394C4531">
            <wp:extent cx="5971540" cy="5028565"/>
            <wp:effectExtent l="0" t="0" r="0" b="635"/>
            <wp:docPr id="1675275407" name="Imagen 22"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 Tabla&#10;&#10;El contenido generado por IA puede ser incorrecto."/>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71540" cy="5028565"/>
                    </a:xfrm>
                    <a:prstGeom prst="rect">
                      <a:avLst/>
                    </a:prstGeom>
                    <a:noFill/>
                    <a:ln>
                      <a:noFill/>
                    </a:ln>
                  </pic:spPr>
                </pic:pic>
              </a:graphicData>
            </a:graphic>
          </wp:inline>
        </w:drawing>
      </w:r>
    </w:p>
    <w:p w14:paraId="45E92C21" w14:textId="77777777" w:rsidR="006C0843" w:rsidRPr="006C0843" w:rsidRDefault="006C0843" w:rsidP="00B45140"/>
    <w:p w14:paraId="1D4EC7AE" w14:textId="77777777" w:rsidR="006C0843" w:rsidRDefault="006C0843" w:rsidP="006C0843">
      <w:r w:rsidRPr="006C0843">
        <w:t>Fuente: Elaborado por el estudiante de acuerdo con el proyecto</w:t>
      </w:r>
    </w:p>
    <w:p w14:paraId="052116BF" w14:textId="77777777" w:rsidR="00C6292C" w:rsidRPr="006C0843" w:rsidRDefault="00C6292C" w:rsidP="006C0843"/>
    <w:p w14:paraId="192997E7" w14:textId="244816F3" w:rsidR="006C0843" w:rsidRPr="006C0843" w:rsidRDefault="006C0843" w:rsidP="006C0843">
      <w:r w:rsidRPr="006C0843">
        <w:lastRenderedPageBreak/>
        <w:t xml:space="preserve">En la </w:t>
      </w:r>
      <w:r w:rsidRPr="006C0843">
        <w:rPr>
          <w:i/>
        </w:rPr>
        <w:t xml:space="preserve">Tabla </w:t>
      </w:r>
      <w:r w:rsidR="00B45140">
        <w:rPr>
          <w:i/>
        </w:rPr>
        <w:t>4</w:t>
      </w:r>
      <w:r w:rsidR="003E7C7C">
        <w:rPr>
          <w:i/>
        </w:rPr>
        <w:t>.22</w:t>
      </w:r>
      <w:r w:rsidRPr="006C0843">
        <w:t xml:space="preserve"> se puede visualizar el Caso de uso N°3.1.2, El sistema debe permitir al administrador editar las fechas de vacaciones para los empleados, para eso se crea una pestaña especial con los datos de los empleados para la asignación de las vacaciones.</w:t>
      </w:r>
    </w:p>
    <w:p w14:paraId="6BB52C64" w14:textId="77777777" w:rsidR="006C0843" w:rsidRPr="006C0843" w:rsidRDefault="006C0843" w:rsidP="006C0843"/>
    <w:p w14:paraId="2074F05E" w14:textId="1F0F04C5" w:rsidR="006C0843" w:rsidRPr="006C0843" w:rsidRDefault="006C0843" w:rsidP="00C6292C">
      <w:pPr>
        <w:pStyle w:val="Descripcin"/>
      </w:pPr>
      <w:bookmarkStart w:id="209" w:name="_gm1o8kxfwmzx"/>
      <w:bookmarkStart w:id="210" w:name="_Toc200483242"/>
      <w:bookmarkStart w:id="211" w:name="_Toc200363940"/>
      <w:bookmarkStart w:id="212" w:name="_Toc200336555"/>
      <w:bookmarkStart w:id="213" w:name="_Toc207894733"/>
      <w:bookmarkStart w:id="214" w:name="_Toc208864189"/>
      <w:bookmarkStart w:id="215" w:name="_Toc208864294"/>
      <w:bookmarkEnd w:id="209"/>
      <w:r w:rsidRPr="006C0843">
        <w:t xml:space="preserve">Tabla </w:t>
      </w:r>
      <w:fldSimple w:instr=" STYLEREF 1 \s ">
        <w:r w:rsidR="003917AA">
          <w:rPr>
            <w:noProof/>
          </w:rPr>
          <w:t>4</w:t>
        </w:r>
      </w:fldSimple>
      <w:r w:rsidR="003917AA">
        <w:t>.</w:t>
      </w:r>
      <w:fldSimple w:instr=" SEQ Tabla \* ARABIC \s 1 ">
        <w:r w:rsidR="003917AA">
          <w:rPr>
            <w:noProof/>
          </w:rPr>
          <w:t>22</w:t>
        </w:r>
      </w:fldSimple>
      <w:r w:rsidRPr="006C0843">
        <w:t xml:space="preserve"> Caso de uso N °3.1.2, editando vacaciones</w:t>
      </w:r>
      <w:bookmarkEnd w:id="210"/>
      <w:bookmarkEnd w:id="211"/>
      <w:bookmarkEnd w:id="212"/>
      <w:bookmarkEnd w:id="213"/>
      <w:bookmarkEnd w:id="214"/>
      <w:bookmarkEnd w:id="215"/>
    </w:p>
    <w:p w14:paraId="4135F953" w14:textId="6D4B0BC7" w:rsidR="006C0843" w:rsidRPr="006C0843" w:rsidRDefault="006C0843" w:rsidP="00B45140">
      <w:pPr>
        <w:pStyle w:val="Sinespaciado"/>
      </w:pPr>
      <w:r w:rsidRPr="006C0843">
        <w:rPr>
          <w:noProof/>
        </w:rPr>
        <w:drawing>
          <wp:inline distT="0" distB="0" distL="0" distR="0" wp14:anchorId="629F6D1B" wp14:editId="39076F71">
            <wp:extent cx="5971540" cy="5304790"/>
            <wp:effectExtent l="0" t="0" r="0" b="0"/>
            <wp:docPr id="1120516228" name="Imagen 24"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10;&#10;El contenido generado por IA puede ser incorrecto."/>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71540" cy="5304790"/>
                    </a:xfrm>
                    <a:prstGeom prst="rect">
                      <a:avLst/>
                    </a:prstGeom>
                    <a:noFill/>
                    <a:ln>
                      <a:noFill/>
                    </a:ln>
                  </pic:spPr>
                </pic:pic>
              </a:graphicData>
            </a:graphic>
          </wp:inline>
        </w:drawing>
      </w:r>
    </w:p>
    <w:p w14:paraId="4EAAC150" w14:textId="77777777" w:rsidR="006C0843" w:rsidRPr="006C0843" w:rsidRDefault="006C0843" w:rsidP="006C0843"/>
    <w:p w14:paraId="07C703F1" w14:textId="77777777" w:rsidR="006C0843" w:rsidRDefault="006C0843" w:rsidP="00B45140">
      <w:r w:rsidRPr="006C0843">
        <w:t>Fuente: Elaborado por el estudiante de acuerdo con el proyecto</w:t>
      </w:r>
    </w:p>
    <w:p w14:paraId="73782D35" w14:textId="77777777" w:rsidR="00A21AEF" w:rsidRDefault="00A21AEF" w:rsidP="00B45140"/>
    <w:p w14:paraId="05C712D1" w14:textId="19F304AD" w:rsidR="00A21AEF" w:rsidRPr="00627D3D" w:rsidRDefault="00A21AEF" w:rsidP="00A21AEF">
      <w:r w:rsidRPr="00627D3D">
        <w:lastRenderedPageBreak/>
        <w:t xml:space="preserve">En la </w:t>
      </w:r>
      <w:r w:rsidRPr="00627D3D">
        <w:rPr>
          <w:i/>
        </w:rPr>
        <w:t xml:space="preserve">Tabla </w:t>
      </w:r>
      <w:r>
        <w:rPr>
          <w:i/>
        </w:rPr>
        <w:t>4.2</w:t>
      </w:r>
      <w:r w:rsidR="003E7C7C">
        <w:rPr>
          <w:i/>
        </w:rPr>
        <w:t>3</w:t>
      </w:r>
      <w:r>
        <w:rPr>
          <w:i/>
        </w:rPr>
        <w:t xml:space="preserve"> </w:t>
      </w:r>
      <w:r w:rsidRPr="00627D3D">
        <w:t>se puede visualizar el Caso de uso N°3.2, Este apartado permite que se cree una casilla de selección para posible asignación o edición.</w:t>
      </w:r>
    </w:p>
    <w:p w14:paraId="4129A07C" w14:textId="77777777" w:rsidR="00A21AEF" w:rsidRPr="00627D3D" w:rsidRDefault="00A21AEF" w:rsidP="00A21AEF"/>
    <w:p w14:paraId="74FE969A" w14:textId="78EF9AAC" w:rsidR="00A21AEF" w:rsidRPr="00627D3D" w:rsidRDefault="00A21AEF" w:rsidP="00A21AEF">
      <w:pPr>
        <w:pStyle w:val="Descripcin"/>
      </w:pPr>
      <w:bookmarkStart w:id="216" w:name="_v3wawfap05n6"/>
      <w:bookmarkStart w:id="217" w:name="_u1at16f9bj89"/>
      <w:bookmarkStart w:id="218" w:name="_Toc200483243"/>
      <w:bookmarkStart w:id="219" w:name="_Toc200363941"/>
      <w:bookmarkStart w:id="220" w:name="_Toc200336556"/>
      <w:bookmarkStart w:id="221" w:name="_Toc207894746"/>
      <w:bookmarkStart w:id="222" w:name="_Toc208864190"/>
      <w:bookmarkStart w:id="223" w:name="_Toc208864295"/>
      <w:bookmarkEnd w:id="216"/>
      <w:bookmarkEnd w:id="217"/>
      <w:r w:rsidRPr="00627D3D">
        <w:t xml:space="preserve">Tabla </w:t>
      </w:r>
      <w:fldSimple w:instr=" STYLEREF 1 \s ">
        <w:r w:rsidR="003917AA">
          <w:rPr>
            <w:noProof/>
          </w:rPr>
          <w:t>4</w:t>
        </w:r>
      </w:fldSimple>
      <w:r w:rsidR="003917AA">
        <w:t>.</w:t>
      </w:r>
      <w:fldSimple w:instr=" SEQ Tabla \* ARABIC \s 1 ">
        <w:r w:rsidR="003917AA">
          <w:rPr>
            <w:noProof/>
          </w:rPr>
          <w:t>23</w:t>
        </w:r>
      </w:fldSimple>
      <w:r w:rsidRPr="00627D3D">
        <w:t xml:space="preserve"> Caso de uso N °3.2, Visualizando lista de empleados para asignar vacaciones</w:t>
      </w:r>
      <w:bookmarkEnd w:id="218"/>
      <w:bookmarkEnd w:id="219"/>
      <w:bookmarkEnd w:id="220"/>
      <w:bookmarkEnd w:id="221"/>
      <w:bookmarkEnd w:id="222"/>
      <w:bookmarkEnd w:id="223"/>
    </w:p>
    <w:p w14:paraId="65E47ED0" w14:textId="77777777" w:rsidR="00A21AEF" w:rsidRPr="00627D3D" w:rsidRDefault="00A21AEF" w:rsidP="00A21AEF">
      <w:pPr>
        <w:pStyle w:val="Sinespaciado"/>
      </w:pPr>
      <w:r w:rsidRPr="00627D3D">
        <w:rPr>
          <w:noProof/>
        </w:rPr>
        <w:drawing>
          <wp:inline distT="0" distB="0" distL="0" distR="0" wp14:anchorId="270CC868" wp14:editId="3070FFA5">
            <wp:extent cx="5971540" cy="4438015"/>
            <wp:effectExtent l="0" t="0" r="0" b="635"/>
            <wp:docPr id="1003178186" name="Imagen 5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71540" cy="4438015"/>
                    </a:xfrm>
                    <a:prstGeom prst="rect">
                      <a:avLst/>
                    </a:prstGeom>
                    <a:noFill/>
                    <a:ln>
                      <a:noFill/>
                    </a:ln>
                  </pic:spPr>
                </pic:pic>
              </a:graphicData>
            </a:graphic>
          </wp:inline>
        </w:drawing>
      </w:r>
    </w:p>
    <w:p w14:paraId="09E1EEEC" w14:textId="77777777" w:rsidR="00A21AEF" w:rsidRPr="00627D3D" w:rsidRDefault="00A21AEF" w:rsidP="00A21AEF"/>
    <w:p w14:paraId="3B9782CA" w14:textId="77777777" w:rsidR="00A21AEF" w:rsidRDefault="00A21AEF" w:rsidP="00A21AEF">
      <w:r w:rsidRPr="00627D3D">
        <w:t>Fuente: Elaborado por el estudiante de acuerdo con el proyecto</w:t>
      </w:r>
    </w:p>
    <w:p w14:paraId="3E815BEB" w14:textId="77777777" w:rsidR="00A21AEF" w:rsidRDefault="00A21AEF" w:rsidP="00A21AEF"/>
    <w:p w14:paraId="03B02CBA" w14:textId="77777777" w:rsidR="00A21AEF" w:rsidRPr="00627D3D" w:rsidRDefault="00A21AEF" w:rsidP="00A21AEF"/>
    <w:p w14:paraId="18B093B2" w14:textId="77777777" w:rsidR="00A21AEF" w:rsidRPr="00627D3D" w:rsidRDefault="00A21AEF" w:rsidP="00A21AEF"/>
    <w:p w14:paraId="491EC903" w14:textId="7CBCE220" w:rsidR="00A21AEF" w:rsidRPr="00627D3D" w:rsidRDefault="00A21AEF" w:rsidP="00A21AEF">
      <w:r w:rsidRPr="00627D3D">
        <w:lastRenderedPageBreak/>
        <w:t xml:space="preserve">En la </w:t>
      </w:r>
      <w:r w:rsidRPr="00627D3D">
        <w:rPr>
          <w:i/>
        </w:rPr>
        <w:t xml:space="preserve">Tabla </w:t>
      </w:r>
      <w:r>
        <w:rPr>
          <w:i/>
        </w:rPr>
        <w:t>4.2</w:t>
      </w:r>
      <w:r w:rsidR="003E7C7C">
        <w:rPr>
          <w:i/>
        </w:rPr>
        <w:t>4</w:t>
      </w:r>
      <w:r w:rsidRPr="00627D3D">
        <w:t xml:space="preserve"> se puede visualizar el Caso de uso N°3.3, Acá se definen los días de las vacaciones que tendrá el empleado como pueden ser: día de inicio, días, el periodo, días usados, idas pendientes, quien autoriza y tipo de vacaciones.</w:t>
      </w:r>
    </w:p>
    <w:p w14:paraId="3D125E84" w14:textId="77777777" w:rsidR="00A21AEF" w:rsidRPr="00627D3D" w:rsidRDefault="00A21AEF" w:rsidP="00A21AEF"/>
    <w:p w14:paraId="04C0D369" w14:textId="7C452341" w:rsidR="00A21AEF" w:rsidRPr="00627D3D" w:rsidRDefault="00A21AEF" w:rsidP="00A21AEF">
      <w:pPr>
        <w:pStyle w:val="Descripcin"/>
      </w:pPr>
      <w:bookmarkStart w:id="224" w:name="_t6060kjfaie9"/>
      <w:bookmarkStart w:id="225" w:name="_t7i7qkamqegy"/>
      <w:bookmarkStart w:id="226" w:name="_Toc200483244"/>
      <w:bookmarkStart w:id="227" w:name="_Toc200363942"/>
      <w:bookmarkStart w:id="228" w:name="_Toc200336557"/>
      <w:bookmarkStart w:id="229" w:name="_Toc207894747"/>
      <w:bookmarkStart w:id="230" w:name="_Toc208864191"/>
      <w:bookmarkStart w:id="231" w:name="_Toc208864296"/>
      <w:bookmarkEnd w:id="224"/>
      <w:bookmarkEnd w:id="225"/>
      <w:r w:rsidRPr="00627D3D">
        <w:t xml:space="preserve">Tabla </w:t>
      </w:r>
      <w:fldSimple w:instr=" STYLEREF 1 \s ">
        <w:r w:rsidR="003917AA">
          <w:rPr>
            <w:noProof/>
          </w:rPr>
          <w:t>4</w:t>
        </w:r>
      </w:fldSimple>
      <w:r w:rsidR="003917AA">
        <w:t>.</w:t>
      </w:r>
      <w:fldSimple w:instr=" SEQ Tabla \* ARABIC \s 1 ">
        <w:r w:rsidR="003917AA">
          <w:rPr>
            <w:noProof/>
          </w:rPr>
          <w:t>24</w:t>
        </w:r>
      </w:fldSimple>
      <w:r w:rsidRPr="00627D3D">
        <w:t xml:space="preserve"> Caso de uso N°3.3, Definiendo días a otorgar para vacaciones</w:t>
      </w:r>
      <w:bookmarkEnd w:id="226"/>
      <w:bookmarkEnd w:id="227"/>
      <w:bookmarkEnd w:id="228"/>
      <w:bookmarkEnd w:id="229"/>
      <w:bookmarkEnd w:id="230"/>
      <w:bookmarkEnd w:id="231"/>
    </w:p>
    <w:p w14:paraId="747B145F" w14:textId="77777777" w:rsidR="00A21AEF" w:rsidRPr="00627D3D" w:rsidRDefault="00A21AEF" w:rsidP="00A21AEF">
      <w:pPr>
        <w:pStyle w:val="Sinespaciado"/>
      </w:pPr>
      <w:r w:rsidRPr="00627D3D">
        <w:rPr>
          <w:noProof/>
        </w:rPr>
        <w:drawing>
          <wp:inline distT="0" distB="0" distL="0" distR="0" wp14:anchorId="7A0C29D1" wp14:editId="3FAD1EB4">
            <wp:extent cx="5971540" cy="4904740"/>
            <wp:effectExtent l="0" t="0" r="0" b="0"/>
            <wp:docPr id="753136455" name="Imagen 5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71540" cy="4904740"/>
                    </a:xfrm>
                    <a:prstGeom prst="rect">
                      <a:avLst/>
                    </a:prstGeom>
                    <a:noFill/>
                    <a:ln>
                      <a:noFill/>
                    </a:ln>
                  </pic:spPr>
                </pic:pic>
              </a:graphicData>
            </a:graphic>
          </wp:inline>
        </w:drawing>
      </w:r>
    </w:p>
    <w:p w14:paraId="30C96751" w14:textId="77777777" w:rsidR="00A21AEF" w:rsidRPr="00627D3D" w:rsidRDefault="00A21AEF" w:rsidP="00A21AEF"/>
    <w:p w14:paraId="398D49FF" w14:textId="77777777" w:rsidR="00A21AEF" w:rsidRPr="00627D3D" w:rsidRDefault="00A21AEF" w:rsidP="00A21AEF">
      <w:r w:rsidRPr="00627D3D">
        <w:t>Fuente: Elaborado por el estudiante de acuerdo con el proyecto</w:t>
      </w:r>
    </w:p>
    <w:p w14:paraId="7C5C7E9F" w14:textId="77777777" w:rsidR="00A21AEF" w:rsidRPr="00627D3D" w:rsidRDefault="00A21AEF" w:rsidP="00A21AEF"/>
    <w:p w14:paraId="03728271" w14:textId="17E0F143" w:rsidR="00A21AEF" w:rsidRPr="00627D3D" w:rsidRDefault="00A21AEF" w:rsidP="00A21AEF">
      <w:r w:rsidRPr="00627D3D">
        <w:lastRenderedPageBreak/>
        <w:t xml:space="preserve">En la </w:t>
      </w:r>
      <w:r w:rsidRPr="00627D3D">
        <w:rPr>
          <w:i/>
        </w:rPr>
        <w:t xml:space="preserve">Tabla </w:t>
      </w:r>
      <w:r>
        <w:rPr>
          <w:i/>
        </w:rPr>
        <w:t>4.2</w:t>
      </w:r>
      <w:r w:rsidR="003E7C7C">
        <w:rPr>
          <w:i/>
        </w:rPr>
        <w:t>5</w:t>
      </w:r>
      <w:r>
        <w:rPr>
          <w:i/>
        </w:rPr>
        <w:t xml:space="preserve"> </w:t>
      </w:r>
      <w:r w:rsidRPr="00627D3D">
        <w:t>se puede visualizar el Caso de uso N°3.4. donde se permite visualizar una lista con los empleados además con sus respectivas características como nombre, días, fecha de inicio, fecha final y casilla de selección.</w:t>
      </w:r>
    </w:p>
    <w:p w14:paraId="5B02D316" w14:textId="77777777" w:rsidR="00A21AEF" w:rsidRPr="00627D3D" w:rsidRDefault="00A21AEF" w:rsidP="00A21AEF">
      <w:pPr>
        <w:spacing w:line="278" w:lineRule="auto"/>
        <w:ind w:firstLine="0"/>
        <w:jc w:val="left"/>
      </w:pPr>
    </w:p>
    <w:p w14:paraId="1668C903" w14:textId="33E5FF6B" w:rsidR="00A21AEF" w:rsidRPr="00627D3D" w:rsidRDefault="00A21AEF" w:rsidP="00A21AEF">
      <w:pPr>
        <w:pStyle w:val="Descripcin"/>
      </w:pPr>
      <w:bookmarkStart w:id="232" w:name="_qbjamy3xwdgg"/>
      <w:bookmarkStart w:id="233" w:name="_hbyluau613gh"/>
      <w:bookmarkStart w:id="234" w:name="_Toc200483245"/>
      <w:bookmarkStart w:id="235" w:name="_Toc200363943"/>
      <w:bookmarkStart w:id="236" w:name="_Toc200336558"/>
      <w:bookmarkStart w:id="237" w:name="_Toc207894748"/>
      <w:bookmarkStart w:id="238" w:name="_Toc208864192"/>
      <w:bookmarkStart w:id="239" w:name="_Toc208864297"/>
      <w:bookmarkEnd w:id="232"/>
      <w:bookmarkEnd w:id="233"/>
      <w:r w:rsidRPr="00627D3D">
        <w:t xml:space="preserve">Tabla </w:t>
      </w:r>
      <w:fldSimple w:instr=" STYLEREF 1 \s ">
        <w:r w:rsidR="003917AA">
          <w:rPr>
            <w:noProof/>
          </w:rPr>
          <w:t>4</w:t>
        </w:r>
      </w:fldSimple>
      <w:r w:rsidR="003917AA">
        <w:t>.</w:t>
      </w:r>
      <w:fldSimple w:instr=" SEQ Tabla \* ARABIC \s 1 ">
        <w:r w:rsidR="003917AA">
          <w:rPr>
            <w:noProof/>
          </w:rPr>
          <w:t>25</w:t>
        </w:r>
      </w:fldSimple>
      <w:r w:rsidRPr="00627D3D">
        <w:t xml:space="preserve"> Caso de uso N°3.4, Visualizando listado de empleados de vacaciones</w:t>
      </w:r>
      <w:bookmarkEnd w:id="234"/>
      <w:bookmarkEnd w:id="235"/>
      <w:bookmarkEnd w:id="236"/>
      <w:bookmarkEnd w:id="237"/>
      <w:bookmarkEnd w:id="238"/>
      <w:bookmarkEnd w:id="239"/>
    </w:p>
    <w:p w14:paraId="4CF43FA5" w14:textId="77777777" w:rsidR="00A21AEF" w:rsidRPr="00627D3D" w:rsidRDefault="00A21AEF" w:rsidP="00A21AEF">
      <w:pPr>
        <w:pStyle w:val="Sinespaciado"/>
      </w:pPr>
      <w:r w:rsidRPr="00627D3D">
        <w:rPr>
          <w:noProof/>
        </w:rPr>
        <w:drawing>
          <wp:inline distT="0" distB="0" distL="0" distR="0" wp14:anchorId="6F7FA8E5" wp14:editId="0F7F3A4D">
            <wp:extent cx="5971540" cy="5038090"/>
            <wp:effectExtent l="0" t="0" r="0" b="0"/>
            <wp:docPr id="1902405465" name="Imagen 5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descr="Tabla&#10;&#10;El contenido generado por IA puede ser incorrecto."/>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71540" cy="5038090"/>
                    </a:xfrm>
                    <a:prstGeom prst="rect">
                      <a:avLst/>
                    </a:prstGeom>
                    <a:noFill/>
                    <a:ln>
                      <a:noFill/>
                    </a:ln>
                  </pic:spPr>
                </pic:pic>
              </a:graphicData>
            </a:graphic>
          </wp:inline>
        </w:drawing>
      </w:r>
    </w:p>
    <w:p w14:paraId="513A88B0" w14:textId="77777777" w:rsidR="00A21AEF" w:rsidRPr="00627D3D" w:rsidRDefault="00A21AEF" w:rsidP="00A21AEF">
      <w:pPr>
        <w:spacing w:line="278" w:lineRule="auto"/>
        <w:ind w:firstLine="0"/>
        <w:jc w:val="left"/>
      </w:pPr>
    </w:p>
    <w:p w14:paraId="4D9AA96B" w14:textId="77777777" w:rsidR="00A21AEF" w:rsidRPr="00627D3D" w:rsidRDefault="00A21AEF" w:rsidP="00A21AEF">
      <w:r w:rsidRPr="00627D3D">
        <w:t>Fuente: Elaborado por el estudiante de acuerdo con el proyecto</w:t>
      </w:r>
    </w:p>
    <w:p w14:paraId="416253C6" w14:textId="77777777" w:rsidR="00A21AEF" w:rsidRDefault="00A21AEF" w:rsidP="00A21AEF">
      <w:pPr>
        <w:spacing w:line="278" w:lineRule="auto"/>
        <w:ind w:firstLine="0"/>
        <w:jc w:val="left"/>
      </w:pPr>
    </w:p>
    <w:p w14:paraId="7434ADF7" w14:textId="77777777" w:rsidR="00A21AEF" w:rsidRDefault="00A21AEF" w:rsidP="00A21AEF">
      <w:pPr>
        <w:spacing w:line="278" w:lineRule="auto"/>
        <w:ind w:firstLine="0"/>
        <w:jc w:val="left"/>
      </w:pPr>
    </w:p>
    <w:p w14:paraId="2402D12C" w14:textId="75CA25C8" w:rsidR="00A21AEF" w:rsidRPr="00627D3D" w:rsidRDefault="00A21AEF" w:rsidP="00A21AEF">
      <w:r w:rsidRPr="00627D3D">
        <w:lastRenderedPageBreak/>
        <w:t xml:space="preserve">En la </w:t>
      </w:r>
      <w:r w:rsidRPr="00627D3D">
        <w:rPr>
          <w:i/>
        </w:rPr>
        <w:t xml:space="preserve">Tabla </w:t>
      </w:r>
      <w:r>
        <w:rPr>
          <w:i/>
        </w:rPr>
        <w:t>4.2</w:t>
      </w:r>
      <w:r w:rsidR="003E7C7C">
        <w:rPr>
          <w:i/>
        </w:rPr>
        <w:t>6</w:t>
      </w:r>
      <w:r w:rsidRPr="00627D3D">
        <w:t xml:space="preserve"> se puede visualizar el Caso de uso N°3.5, por este lado se guardan los registros de las vacaciones de los empleados.</w:t>
      </w:r>
    </w:p>
    <w:p w14:paraId="1B1F42F4" w14:textId="77777777" w:rsidR="00A21AEF" w:rsidRPr="00627D3D" w:rsidRDefault="00A21AEF" w:rsidP="00A21AEF">
      <w:pPr>
        <w:spacing w:line="278" w:lineRule="auto"/>
        <w:ind w:firstLine="0"/>
        <w:jc w:val="left"/>
      </w:pPr>
    </w:p>
    <w:p w14:paraId="19584670" w14:textId="58C899DF" w:rsidR="00A21AEF" w:rsidRPr="00627D3D" w:rsidRDefault="00A21AEF" w:rsidP="00A21AEF">
      <w:pPr>
        <w:pStyle w:val="Descripcin"/>
      </w:pPr>
      <w:bookmarkStart w:id="240" w:name="_g1buf92e8mlx"/>
      <w:bookmarkStart w:id="241" w:name="_Toc200483246"/>
      <w:bookmarkStart w:id="242" w:name="_Toc200363944"/>
      <w:bookmarkStart w:id="243" w:name="_Toc200336559"/>
      <w:bookmarkStart w:id="244" w:name="_Toc207894749"/>
      <w:bookmarkStart w:id="245" w:name="_Toc208864193"/>
      <w:bookmarkStart w:id="246" w:name="_Toc208864298"/>
      <w:bookmarkEnd w:id="240"/>
      <w:r w:rsidRPr="00627D3D">
        <w:t xml:space="preserve">Tabla </w:t>
      </w:r>
      <w:fldSimple w:instr=" STYLEREF 1 \s ">
        <w:r w:rsidR="003917AA">
          <w:rPr>
            <w:noProof/>
          </w:rPr>
          <w:t>4</w:t>
        </w:r>
      </w:fldSimple>
      <w:r w:rsidR="003917AA">
        <w:t>.</w:t>
      </w:r>
      <w:fldSimple w:instr=" SEQ Tabla \* ARABIC \s 1 ">
        <w:r w:rsidR="003917AA">
          <w:rPr>
            <w:noProof/>
          </w:rPr>
          <w:t>26</w:t>
        </w:r>
      </w:fldSimple>
      <w:r w:rsidRPr="00627D3D">
        <w:t xml:space="preserve"> Caso de uso N°3.5, Guardando cambios de vacaciones</w:t>
      </w:r>
      <w:bookmarkEnd w:id="241"/>
      <w:bookmarkEnd w:id="242"/>
      <w:bookmarkEnd w:id="243"/>
      <w:bookmarkEnd w:id="244"/>
      <w:bookmarkEnd w:id="245"/>
      <w:bookmarkEnd w:id="246"/>
    </w:p>
    <w:p w14:paraId="6A92E836" w14:textId="77777777" w:rsidR="00A21AEF" w:rsidRPr="00627D3D" w:rsidRDefault="00A21AEF" w:rsidP="00A21AEF">
      <w:pPr>
        <w:pStyle w:val="Sinespaciado"/>
      </w:pPr>
      <w:r w:rsidRPr="00627D3D">
        <w:rPr>
          <w:noProof/>
        </w:rPr>
        <w:drawing>
          <wp:inline distT="0" distB="0" distL="0" distR="0" wp14:anchorId="1EEC5F09" wp14:editId="6D06A58C">
            <wp:extent cx="5971540" cy="5247640"/>
            <wp:effectExtent l="0" t="0" r="0" b="0"/>
            <wp:docPr id="1529262467" name="Imagen 56"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10;&#10;El contenido generado por IA puede ser incorrecto."/>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71540" cy="5247640"/>
                    </a:xfrm>
                    <a:prstGeom prst="rect">
                      <a:avLst/>
                    </a:prstGeom>
                    <a:noFill/>
                    <a:ln>
                      <a:noFill/>
                    </a:ln>
                  </pic:spPr>
                </pic:pic>
              </a:graphicData>
            </a:graphic>
          </wp:inline>
        </w:drawing>
      </w:r>
    </w:p>
    <w:p w14:paraId="20E3624B" w14:textId="77777777" w:rsidR="00A21AEF" w:rsidRPr="00627D3D" w:rsidRDefault="00A21AEF" w:rsidP="00A21AEF">
      <w:pPr>
        <w:spacing w:line="278" w:lineRule="auto"/>
        <w:ind w:firstLine="0"/>
        <w:jc w:val="left"/>
      </w:pPr>
    </w:p>
    <w:p w14:paraId="4E3EA8B1" w14:textId="77777777" w:rsidR="00A21AEF" w:rsidRPr="00627D3D" w:rsidRDefault="00A21AEF" w:rsidP="00A21AEF">
      <w:r w:rsidRPr="00627D3D">
        <w:t>Fuente: Elaborado por el estudiante de acuerdo con el proyecto</w:t>
      </w:r>
    </w:p>
    <w:p w14:paraId="54DA7926" w14:textId="77777777" w:rsidR="00A21AEF" w:rsidRDefault="00A21AEF" w:rsidP="00A21AEF">
      <w:pPr>
        <w:spacing w:line="278" w:lineRule="auto"/>
        <w:ind w:firstLine="0"/>
        <w:jc w:val="left"/>
      </w:pPr>
    </w:p>
    <w:p w14:paraId="5C668164" w14:textId="77777777" w:rsidR="00A21AEF" w:rsidRDefault="00A21AEF" w:rsidP="00A21AEF">
      <w:pPr>
        <w:spacing w:line="278" w:lineRule="auto"/>
        <w:ind w:firstLine="0"/>
        <w:jc w:val="left"/>
      </w:pPr>
    </w:p>
    <w:p w14:paraId="637ECA51" w14:textId="082F695F" w:rsidR="00A21AEF" w:rsidRPr="00627D3D" w:rsidRDefault="00A21AEF" w:rsidP="00A21AEF">
      <w:r w:rsidRPr="00627D3D">
        <w:lastRenderedPageBreak/>
        <w:t xml:space="preserve">En la </w:t>
      </w:r>
      <w:r w:rsidRPr="00627D3D">
        <w:rPr>
          <w:i/>
        </w:rPr>
        <w:t xml:space="preserve">Tabla </w:t>
      </w:r>
      <w:r>
        <w:rPr>
          <w:i/>
        </w:rPr>
        <w:t>4.</w:t>
      </w:r>
      <w:r w:rsidR="003E7C7C">
        <w:rPr>
          <w:i/>
        </w:rPr>
        <w:t>27</w:t>
      </w:r>
      <w:r>
        <w:rPr>
          <w:i/>
        </w:rPr>
        <w:t xml:space="preserve"> </w:t>
      </w:r>
      <w:r w:rsidRPr="00627D3D">
        <w:t>se puede visualizar el Caso de uso N°3.6. Este caso de uso es para imprimir un listado completo con todos los empleados de vacaciones.</w:t>
      </w:r>
    </w:p>
    <w:p w14:paraId="12248256" w14:textId="77777777" w:rsidR="00A21AEF" w:rsidRPr="00627D3D" w:rsidRDefault="00A21AEF" w:rsidP="00A21AEF">
      <w:pPr>
        <w:spacing w:line="278" w:lineRule="auto"/>
        <w:ind w:firstLine="0"/>
        <w:jc w:val="left"/>
      </w:pPr>
    </w:p>
    <w:p w14:paraId="1DA8C8DA" w14:textId="772B985D" w:rsidR="00A21AEF" w:rsidRPr="00627D3D" w:rsidRDefault="00A21AEF" w:rsidP="00A21AEF">
      <w:pPr>
        <w:pStyle w:val="Descripcin"/>
      </w:pPr>
      <w:bookmarkStart w:id="247" w:name="_fvnr7vfwwafp"/>
      <w:bookmarkStart w:id="248" w:name="_Toc200483247"/>
      <w:bookmarkStart w:id="249" w:name="_Toc200363945"/>
      <w:bookmarkStart w:id="250" w:name="_Toc200336560"/>
      <w:bookmarkStart w:id="251" w:name="_Toc207894750"/>
      <w:bookmarkStart w:id="252" w:name="_Toc208864194"/>
      <w:bookmarkStart w:id="253" w:name="_Toc208864299"/>
      <w:bookmarkEnd w:id="247"/>
      <w:r w:rsidRPr="00627D3D">
        <w:t xml:space="preserve">Tabla </w:t>
      </w:r>
      <w:fldSimple w:instr=" STYLEREF 1 \s ">
        <w:r w:rsidR="003917AA">
          <w:rPr>
            <w:noProof/>
          </w:rPr>
          <w:t>4</w:t>
        </w:r>
      </w:fldSimple>
      <w:r w:rsidR="003917AA">
        <w:t>.</w:t>
      </w:r>
      <w:fldSimple w:instr=" SEQ Tabla \* ARABIC \s 1 ">
        <w:r w:rsidR="003917AA">
          <w:rPr>
            <w:noProof/>
          </w:rPr>
          <w:t>27</w:t>
        </w:r>
      </w:fldSimple>
      <w:r w:rsidRPr="00627D3D">
        <w:t xml:space="preserve"> Caso de uso N°3.6, Imprimiendo vacaciones de empleado</w:t>
      </w:r>
      <w:bookmarkEnd w:id="248"/>
      <w:bookmarkEnd w:id="249"/>
      <w:bookmarkEnd w:id="250"/>
      <w:bookmarkEnd w:id="251"/>
      <w:bookmarkEnd w:id="252"/>
      <w:bookmarkEnd w:id="253"/>
    </w:p>
    <w:p w14:paraId="6F2E2218" w14:textId="77777777" w:rsidR="00A21AEF" w:rsidRPr="00627D3D" w:rsidRDefault="00A21AEF" w:rsidP="00A21AEF">
      <w:pPr>
        <w:pStyle w:val="Sinespaciado"/>
      </w:pPr>
      <w:r w:rsidRPr="00627D3D">
        <w:rPr>
          <w:noProof/>
        </w:rPr>
        <w:drawing>
          <wp:inline distT="0" distB="0" distL="0" distR="0" wp14:anchorId="3309DE6D" wp14:editId="1CA6CB19">
            <wp:extent cx="5971540" cy="4237990"/>
            <wp:effectExtent l="0" t="0" r="0" b="0"/>
            <wp:docPr id="2120060185" name="Imagen 5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71540" cy="4237990"/>
                    </a:xfrm>
                    <a:prstGeom prst="rect">
                      <a:avLst/>
                    </a:prstGeom>
                    <a:noFill/>
                    <a:ln>
                      <a:noFill/>
                    </a:ln>
                  </pic:spPr>
                </pic:pic>
              </a:graphicData>
            </a:graphic>
          </wp:inline>
        </w:drawing>
      </w:r>
    </w:p>
    <w:p w14:paraId="57DED6D2" w14:textId="77777777" w:rsidR="00A21AEF" w:rsidRPr="00627D3D" w:rsidRDefault="00A21AEF" w:rsidP="00A21AEF">
      <w:pPr>
        <w:spacing w:line="278" w:lineRule="auto"/>
        <w:ind w:firstLine="0"/>
        <w:jc w:val="left"/>
      </w:pPr>
    </w:p>
    <w:p w14:paraId="1AE429E8" w14:textId="77777777" w:rsidR="00A21AEF" w:rsidRDefault="00A21AEF" w:rsidP="00A21AEF">
      <w:r w:rsidRPr="00627D3D">
        <w:t>Fuente: Elaborado por el estudiante de acuerdo con el proyecto</w:t>
      </w:r>
    </w:p>
    <w:p w14:paraId="3E28672C" w14:textId="77777777" w:rsidR="00A21AEF" w:rsidRDefault="00A21AEF" w:rsidP="00A21AEF">
      <w:pPr>
        <w:spacing w:line="278" w:lineRule="auto"/>
        <w:ind w:firstLine="0"/>
        <w:jc w:val="left"/>
      </w:pPr>
    </w:p>
    <w:p w14:paraId="2F0ADE2C" w14:textId="77777777" w:rsidR="00A21AEF" w:rsidRDefault="00A21AEF" w:rsidP="00A21AEF">
      <w:pPr>
        <w:spacing w:line="278" w:lineRule="auto"/>
        <w:ind w:firstLine="0"/>
        <w:jc w:val="left"/>
      </w:pPr>
    </w:p>
    <w:p w14:paraId="4EFA19FF" w14:textId="77777777" w:rsidR="00A21AEF" w:rsidRDefault="00A21AEF" w:rsidP="00A21AEF">
      <w:pPr>
        <w:spacing w:line="278" w:lineRule="auto"/>
        <w:ind w:firstLine="0"/>
        <w:jc w:val="left"/>
      </w:pPr>
    </w:p>
    <w:p w14:paraId="6BC42792" w14:textId="77777777" w:rsidR="00A21AEF" w:rsidRDefault="00A21AEF" w:rsidP="00A21AEF">
      <w:pPr>
        <w:spacing w:line="278" w:lineRule="auto"/>
        <w:ind w:firstLine="0"/>
        <w:jc w:val="left"/>
      </w:pPr>
    </w:p>
    <w:p w14:paraId="5F2F075F" w14:textId="77777777" w:rsidR="00A21AEF" w:rsidRPr="00627D3D" w:rsidRDefault="00A21AEF" w:rsidP="00A21AEF">
      <w:pPr>
        <w:spacing w:line="278" w:lineRule="auto"/>
        <w:ind w:firstLine="0"/>
        <w:jc w:val="left"/>
      </w:pPr>
    </w:p>
    <w:p w14:paraId="2A3AA0C1" w14:textId="77777777" w:rsidR="00A21AEF" w:rsidRDefault="00A21AEF" w:rsidP="00A21AEF">
      <w:pPr>
        <w:spacing w:line="278" w:lineRule="auto"/>
        <w:ind w:firstLine="0"/>
        <w:jc w:val="left"/>
      </w:pPr>
    </w:p>
    <w:p w14:paraId="2635CC67" w14:textId="4EF931D5" w:rsidR="00A21AEF" w:rsidRPr="00627D3D" w:rsidRDefault="00A21AEF" w:rsidP="00A21AEF">
      <w:r w:rsidRPr="00627D3D">
        <w:lastRenderedPageBreak/>
        <w:t xml:space="preserve">En la </w:t>
      </w:r>
      <w:r w:rsidRPr="00627D3D">
        <w:rPr>
          <w:i/>
        </w:rPr>
        <w:t xml:space="preserve">Tabla </w:t>
      </w:r>
      <w:r>
        <w:rPr>
          <w:i/>
        </w:rPr>
        <w:t>4.</w:t>
      </w:r>
      <w:r w:rsidR="003E7C7C">
        <w:rPr>
          <w:i/>
        </w:rPr>
        <w:t>28</w:t>
      </w:r>
      <w:r>
        <w:rPr>
          <w:i/>
        </w:rPr>
        <w:t xml:space="preserve"> </w:t>
      </w:r>
      <w:r w:rsidRPr="00627D3D">
        <w:t>se puede visualizar el Caso de uso N°3.7, Para este caso de uso, se agrega la opción de eliminar las vacaciones, en caso de que sea requerido.</w:t>
      </w:r>
    </w:p>
    <w:p w14:paraId="78EF5F69" w14:textId="77777777" w:rsidR="00A21AEF" w:rsidRPr="00627D3D" w:rsidRDefault="00A21AEF" w:rsidP="00A21AEF">
      <w:pPr>
        <w:spacing w:line="278" w:lineRule="auto"/>
        <w:ind w:firstLine="0"/>
        <w:jc w:val="left"/>
      </w:pPr>
    </w:p>
    <w:p w14:paraId="122C30BD" w14:textId="0BA5521A" w:rsidR="00A21AEF" w:rsidRPr="00627D3D" w:rsidRDefault="00A21AEF" w:rsidP="00A21AEF">
      <w:pPr>
        <w:pStyle w:val="Descripcin"/>
      </w:pPr>
      <w:bookmarkStart w:id="254" w:name="_36mjqqpope7x"/>
      <w:bookmarkStart w:id="255" w:name="_Toc200483248"/>
      <w:bookmarkStart w:id="256" w:name="_Toc200363946"/>
      <w:bookmarkStart w:id="257" w:name="_Toc200336561"/>
      <w:bookmarkStart w:id="258" w:name="_Toc207894751"/>
      <w:bookmarkStart w:id="259" w:name="_Toc208864195"/>
      <w:bookmarkStart w:id="260" w:name="_Toc208864300"/>
      <w:bookmarkEnd w:id="254"/>
      <w:r w:rsidRPr="00627D3D">
        <w:t xml:space="preserve">Tabla </w:t>
      </w:r>
      <w:fldSimple w:instr=" STYLEREF 1 \s ">
        <w:r w:rsidR="003917AA">
          <w:rPr>
            <w:noProof/>
          </w:rPr>
          <w:t>4</w:t>
        </w:r>
      </w:fldSimple>
      <w:r w:rsidR="003917AA">
        <w:t>.</w:t>
      </w:r>
      <w:fldSimple w:instr=" SEQ Tabla \* ARABIC \s 1 ">
        <w:r w:rsidR="003917AA">
          <w:rPr>
            <w:noProof/>
          </w:rPr>
          <w:t>28</w:t>
        </w:r>
      </w:fldSimple>
      <w:r w:rsidRPr="00627D3D">
        <w:t xml:space="preserve"> Caso de uso N°3.7, Eliminando vacaciones asignadas</w:t>
      </w:r>
      <w:bookmarkEnd w:id="255"/>
      <w:bookmarkEnd w:id="256"/>
      <w:bookmarkEnd w:id="257"/>
      <w:bookmarkEnd w:id="258"/>
      <w:bookmarkEnd w:id="259"/>
      <w:bookmarkEnd w:id="260"/>
    </w:p>
    <w:p w14:paraId="44568439" w14:textId="77777777" w:rsidR="00A21AEF" w:rsidRPr="00627D3D" w:rsidRDefault="00A21AEF" w:rsidP="00A21AEF">
      <w:pPr>
        <w:pStyle w:val="Sinespaciado"/>
      </w:pPr>
      <w:r w:rsidRPr="00627D3D">
        <w:rPr>
          <w:noProof/>
        </w:rPr>
        <w:drawing>
          <wp:inline distT="0" distB="0" distL="0" distR="0" wp14:anchorId="45CA4D35" wp14:editId="7D00BCE5">
            <wp:extent cx="5971540" cy="4476115"/>
            <wp:effectExtent l="0" t="0" r="0" b="635"/>
            <wp:docPr id="1309276194" name="Imagen 6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71540" cy="4476115"/>
                    </a:xfrm>
                    <a:prstGeom prst="rect">
                      <a:avLst/>
                    </a:prstGeom>
                    <a:noFill/>
                    <a:ln>
                      <a:noFill/>
                    </a:ln>
                  </pic:spPr>
                </pic:pic>
              </a:graphicData>
            </a:graphic>
          </wp:inline>
        </w:drawing>
      </w:r>
    </w:p>
    <w:p w14:paraId="461B5613" w14:textId="77777777" w:rsidR="00A21AEF" w:rsidRPr="00627D3D" w:rsidRDefault="00A21AEF" w:rsidP="00A21AEF">
      <w:pPr>
        <w:spacing w:line="278" w:lineRule="auto"/>
        <w:ind w:firstLine="0"/>
        <w:jc w:val="left"/>
      </w:pPr>
    </w:p>
    <w:p w14:paraId="21C1E8CD" w14:textId="77777777" w:rsidR="00A21AEF" w:rsidRDefault="00A21AEF" w:rsidP="00A21AEF">
      <w:r w:rsidRPr="00627D3D">
        <w:t>Fuente: Elaborado por el estudiante de acuerdo con el proyecto</w:t>
      </w:r>
    </w:p>
    <w:p w14:paraId="7F76A5E4" w14:textId="77777777" w:rsidR="00A21AEF" w:rsidRDefault="00A21AEF" w:rsidP="00B45140"/>
    <w:p w14:paraId="3D7C4E82" w14:textId="77777777" w:rsidR="00C6292C" w:rsidRDefault="00C6292C" w:rsidP="00B45140"/>
    <w:p w14:paraId="29658047" w14:textId="77777777" w:rsidR="003E7C7C" w:rsidRDefault="003E7C7C" w:rsidP="00B45140"/>
    <w:p w14:paraId="5AD83649" w14:textId="77777777" w:rsidR="003E7C7C" w:rsidRPr="006C0843" w:rsidRDefault="003E7C7C" w:rsidP="00B45140"/>
    <w:p w14:paraId="43644719" w14:textId="217C6112" w:rsidR="006C0843" w:rsidRPr="006C0843" w:rsidRDefault="006C0843" w:rsidP="006C0843">
      <w:r w:rsidRPr="006C0843">
        <w:lastRenderedPageBreak/>
        <w:t xml:space="preserve">En la </w:t>
      </w:r>
      <w:r w:rsidRPr="006C0843">
        <w:rPr>
          <w:i/>
        </w:rPr>
        <w:t xml:space="preserve">Tabla </w:t>
      </w:r>
      <w:r w:rsidR="00B45140">
        <w:rPr>
          <w:i/>
        </w:rPr>
        <w:t>4.</w:t>
      </w:r>
      <w:r w:rsidR="003E7C7C">
        <w:rPr>
          <w:i/>
        </w:rPr>
        <w:t xml:space="preserve">29 </w:t>
      </w:r>
      <w:r w:rsidRPr="006C0843">
        <w:t>se puede visualizar el Caso de uso N°4.1.1 el sistema despliega una pestaña que permite al usuario crear los turnos.</w:t>
      </w:r>
    </w:p>
    <w:p w14:paraId="79085382" w14:textId="77777777" w:rsidR="006C0843" w:rsidRPr="006C0843" w:rsidRDefault="006C0843" w:rsidP="006C0843"/>
    <w:p w14:paraId="4F78A2BA" w14:textId="21C4093E" w:rsidR="006C0843" w:rsidRPr="006C0843" w:rsidRDefault="006C0843" w:rsidP="00C6292C">
      <w:pPr>
        <w:pStyle w:val="Descripcin"/>
      </w:pPr>
      <w:bookmarkStart w:id="261" w:name="_Toc200336562"/>
      <w:bookmarkStart w:id="262" w:name="_Toc200363947"/>
      <w:bookmarkStart w:id="263" w:name="_Toc200483249"/>
      <w:bookmarkStart w:id="264" w:name="_Toc207894734"/>
      <w:bookmarkStart w:id="265" w:name="_Toc208864196"/>
      <w:bookmarkStart w:id="266" w:name="_Toc208864301"/>
      <w:r w:rsidRPr="006C0843">
        <w:t xml:space="preserve">Tabla </w:t>
      </w:r>
      <w:fldSimple w:instr=" STYLEREF 1 \s ">
        <w:r w:rsidR="003917AA">
          <w:rPr>
            <w:noProof/>
          </w:rPr>
          <w:t>4</w:t>
        </w:r>
      </w:fldSimple>
      <w:r w:rsidR="003917AA">
        <w:t>.</w:t>
      </w:r>
      <w:fldSimple w:instr=" SEQ Tabla \* ARABIC \s 1 ">
        <w:r w:rsidR="003917AA">
          <w:rPr>
            <w:noProof/>
          </w:rPr>
          <w:t>29</w:t>
        </w:r>
      </w:fldSimple>
      <w:r w:rsidRPr="006C0843">
        <w:t xml:space="preserve"> Caso de uso N°</w:t>
      </w:r>
      <w:r w:rsidR="001507D1">
        <w:t>4.1.2</w:t>
      </w:r>
      <w:r w:rsidRPr="006C0843">
        <w:t xml:space="preserve">, Creando turnos con campos </w:t>
      </w:r>
      <w:r w:rsidRPr="001507D1">
        <w:rPr>
          <w:u w:val="single"/>
        </w:rPr>
        <w:t>obligatorios</w:t>
      </w:r>
      <w:bookmarkEnd w:id="261"/>
      <w:bookmarkEnd w:id="262"/>
      <w:bookmarkEnd w:id="263"/>
      <w:bookmarkEnd w:id="264"/>
      <w:bookmarkEnd w:id="265"/>
      <w:bookmarkEnd w:id="266"/>
    </w:p>
    <w:p w14:paraId="6207A730" w14:textId="01BA4FFF" w:rsidR="006C0843" w:rsidRPr="006C0843" w:rsidRDefault="003E7C7C" w:rsidP="00B45140">
      <w:pPr>
        <w:pStyle w:val="Sinespaciado"/>
      </w:pPr>
      <w:r>
        <w:rPr>
          <w:noProof/>
        </w:rPr>
        <w:drawing>
          <wp:inline distT="0" distB="0" distL="0" distR="0" wp14:anchorId="639B9D8F" wp14:editId="7AB37977">
            <wp:extent cx="5971540" cy="5017770"/>
            <wp:effectExtent l="0" t="0" r="0" b="0"/>
            <wp:docPr id="36289585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95859" name="Imagen 1" descr="Tabla&#10;&#10;El contenido generado por IA puede ser incorrecto."/>
                    <pic:cNvPicPr/>
                  </pic:nvPicPr>
                  <pic:blipFill>
                    <a:blip r:embed="rId44"/>
                    <a:stretch>
                      <a:fillRect/>
                    </a:stretch>
                  </pic:blipFill>
                  <pic:spPr>
                    <a:xfrm>
                      <a:off x="0" y="0"/>
                      <a:ext cx="5971540" cy="5017770"/>
                    </a:xfrm>
                    <a:prstGeom prst="rect">
                      <a:avLst/>
                    </a:prstGeom>
                  </pic:spPr>
                </pic:pic>
              </a:graphicData>
            </a:graphic>
          </wp:inline>
        </w:drawing>
      </w:r>
    </w:p>
    <w:p w14:paraId="5AA5D2AC" w14:textId="77777777" w:rsidR="006C0843" w:rsidRPr="006C0843" w:rsidRDefault="006C0843" w:rsidP="006C0843"/>
    <w:p w14:paraId="26900274" w14:textId="77777777" w:rsidR="006C0843" w:rsidRDefault="006C0843" w:rsidP="00B45140">
      <w:r w:rsidRPr="006C0843">
        <w:t>Fuente: Elaborado por el estudiante de acuerdo con el proyecto</w:t>
      </w:r>
    </w:p>
    <w:p w14:paraId="261F3A8F" w14:textId="77777777" w:rsidR="006C0843" w:rsidRDefault="006C0843" w:rsidP="006C0843"/>
    <w:p w14:paraId="4DF2BDE7" w14:textId="77777777" w:rsidR="006C0843" w:rsidRDefault="006C0843" w:rsidP="006C0843"/>
    <w:p w14:paraId="4357986E" w14:textId="77777777" w:rsidR="00A21AEF" w:rsidRPr="006C0843" w:rsidRDefault="00A21AEF" w:rsidP="003E7C7C">
      <w:pPr>
        <w:ind w:firstLine="0"/>
      </w:pPr>
    </w:p>
    <w:p w14:paraId="6EEA2503" w14:textId="083AEAE5" w:rsidR="003E7C7C" w:rsidRPr="00627D3D" w:rsidRDefault="003E7C7C" w:rsidP="003E7C7C">
      <w:r w:rsidRPr="00627D3D">
        <w:lastRenderedPageBreak/>
        <w:t xml:space="preserve">En la </w:t>
      </w:r>
      <w:r w:rsidRPr="00627D3D">
        <w:rPr>
          <w:i/>
        </w:rPr>
        <w:t xml:space="preserve">Tabla </w:t>
      </w:r>
      <w:r>
        <w:rPr>
          <w:i/>
        </w:rPr>
        <w:t>4.30</w:t>
      </w:r>
      <w:r w:rsidR="003917AA">
        <w:rPr>
          <w:i/>
        </w:rPr>
        <w:t xml:space="preserve"> </w:t>
      </w:r>
      <w:r w:rsidRPr="00627D3D">
        <w:t>se puede visualizar el Caso de uso N°4.1.2 el sistema despliega una pestaña que permite al usuario seleccionar un turno para luego editarlo.</w:t>
      </w:r>
    </w:p>
    <w:p w14:paraId="279ADCCD" w14:textId="77777777" w:rsidR="003E7C7C" w:rsidRPr="00627D3D" w:rsidRDefault="003E7C7C" w:rsidP="003E7C7C">
      <w:pPr>
        <w:spacing w:line="278" w:lineRule="auto"/>
        <w:ind w:firstLine="0"/>
        <w:jc w:val="left"/>
      </w:pPr>
    </w:p>
    <w:p w14:paraId="7B156FEC" w14:textId="3C656845" w:rsidR="003E7C7C" w:rsidRPr="00627D3D" w:rsidRDefault="003E7C7C" w:rsidP="003E7C7C">
      <w:pPr>
        <w:pStyle w:val="Descripcin"/>
      </w:pPr>
      <w:bookmarkStart w:id="267" w:name="_wmjtjqpmm42h"/>
      <w:bookmarkStart w:id="268" w:name="_Toc208864197"/>
      <w:bookmarkStart w:id="269" w:name="_Toc208864302"/>
      <w:bookmarkEnd w:id="267"/>
      <w:r>
        <w:t xml:space="preserve">Tabla </w:t>
      </w:r>
      <w:fldSimple w:instr=" STYLEREF 1 \s ">
        <w:r w:rsidR="003917AA">
          <w:rPr>
            <w:noProof/>
          </w:rPr>
          <w:t>4</w:t>
        </w:r>
      </w:fldSimple>
      <w:r w:rsidR="003917AA">
        <w:t>.</w:t>
      </w:r>
      <w:fldSimple w:instr=" SEQ Tabla \* ARABIC \s 1 ">
        <w:r w:rsidR="003917AA">
          <w:rPr>
            <w:noProof/>
          </w:rPr>
          <w:t>30</w:t>
        </w:r>
      </w:fldSimple>
      <w:r>
        <w:t xml:space="preserve"> </w:t>
      </w:r>
      <w:r w:rsidRPr="00627D3D">
        <w:t>Caso de uso N°4.1.2, editando turnos con campos obligatorios</w:t>
      </w:r>
      <w:bookmarkEnd w:id="268"/>
      <w:bookmarkEnd w:id="269"/>
    </w:p>
    <w:p w14:paraId="0073AD92" w14:textId="77777777" w:rsidR="003E7C7C" w:rsidRPr="00627D3D" w:rsidRDefault="003E7C7C" w:rsidP="003E7C7C">
      <w:pPr>
        <w:pStyle w:val="Sinespaciado"/>
      </w:pPr>
      <w:r w:rsidRPr="00627D3D">
        <w:rPr>
          <w:noProof/>
        </w:rPr>
        <w:drawing>
          <wp:inline distT="0" distB="0" distL="0" distR="0" wp14:anchorId="189DF67C" wp14:editId="7F05C397">
            <wp:extent cx="5971540" cy="4438015"/>
            <wp:effectExtent l="0" t="0" r="0" b="635"/>
            <wp:docPr id="399875985" name="Imagen 62" descr="Interfaz de usuario gráfica, Texto, Tabla,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Tabla, Correo electrónico&#10;&#10;El contenido generado por IA puede ser incorrecto."/>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71540" cy="4438015"/>
                    </a:xfrm>
                    <a:prstGeom prst="rect">
                      <a:avLst/>
                    </a:prstGeom>
                    <a:noFill/>
                    <a:ln>
                      <a:noFill/>
                    </a:ln>
                  </pic:spPr>
                </pic:pic>
              </a:graphicData>
            </a:graphic>
          </wp:inline>
        </w:drawing>
      </w:r>
    </w:p>
    <w:p w14:paraId="70D65ED4" w14:textId="77777777" w:rsidR="003E7C7C" w:rsidRPr="00627D3D" w:rsidRDefault="003E7C7C" w:rsidP="003E7C7C">
      <w:pPr>
        <w:spacing w:line="278" w:lineRule="auto"/>
        <w:ind w:firstLine="0"/>
        <w:jc w:val="left"/>
      </w:pPr>
    </w:p>
    <w:p w14:paraId="6B00CBF9" w14:textId="77777777" w:rsidR="003E7C7C" w:rsidRDefault="003E7C7C" w:rsidP="003E7C7C">
      <w:r w:rsidRPr="00627D3D">
        <w:t>Fuente: Elaborado por el estudiante de acuerdo con el proyecto</w:t>
      </w:r>
    </w:p>
    <w:p w14:paraId="3BE7B7D0" w14:textId="77777777" w:rsidR="003E7C7C" w:rsidRDefault="003E7C7C" w:rsidP="003E7C7C"/>
    <w:p w14:paraId="26046B0D" w14:textId="77777777" w:rsidR="003E7C7C" w:rsidRDefault="003E7C7C" w:rsidP="003E7C7C"/>
    <w:p w14:paraId="0F001601" w14:textId="77777777" w:rsidR="003E7C7C" w:rsidRPr="00627D3D" w:rsidRDefault="003E7C7C" w:rsidP="003E7C7C"/>
    <w:p w14:paraId="15B4A5FE" w14:textId="3348E9CA" w:rsidR="006C0843" w:rsidRPr="006C0843" w:rsidRDefault="006C0843" w:rsidP="006C0843">
      <w:r w:rsidRPr="006C0843">
        <w:lastRenderedPageBreak/>
        <w:t xml:space="preserve">En la </w:t>
      </w:r>
      <w:r w:rsidRPr="006C0843">
        <w:rPr>
          <w:i/>
        </w:rPr>
        <w:t xml:space="preserve">Tabla </w:t>
      </w:r>
      <w:r w:rsidR="00B45140">
        <w:rPr>
          <w:i/>
        </w:rPr>
        <w:t>4.</w:t>
      </w:r>
      <w:r w:rsidR="003E7C7C">
        <w:rPr>
          <w:i/>
        </w:rPr>
        <w:t>31</w:t>
      </w:r>
      <w:r w:rsidRPr="006C0843">
        <w:t xml:space="preserve"> se puede visualizar el Caso de uso N°4.2, El sistema permite la creación de nuevos turnos, presentando el formulario con sus respectivas características listas para ser definidas.</w:t>
      </w:r>
    </w:p>
    <w:p w14:paraId="4E50C0F6" w14:textId="77777777" w:rsidR="006C0843" w:rsidRPr="006C0843" w:rsidRDefault="006C0843" w:rsidP="006C0843"/>
    <w:p w14:paraId="0B078658" w14:textId="12D62EC9" w:rsidR="006C0843" w:rsidRPr="006C0843" w:rsidRDefault="006C0843" w:rsidP="00C6292C">
      <w:pPr>
        <w:pStyle w:val="Descripcin"/>
      </w:pPr>
      <w:bookmarkStart w:id="270" w:name="_m10431i12uln"/>
      <w:bookmarkStart w:id="271" w:name="_Toc200483251"/>
      <w:bookmarkStart w:id="272" w:name="_Toc200363949"/>
      <w:bookmarkStart w:id="273" w:name="_Toc200336564"/>
      <w:bookmarkStart w:id="274" w:name="_Toc207894735"/>
      <w:bookmarkStart w:id="275" w:name="_Toc208864198"/>
      <w:bookmarkStart w:id="276" w:name="_Toc208864303"/>
      <w:bookmarkEnd w:id="270"/>
      <w:r w:rsidRPr="006C0843">
        <w:t xml:space="preserve">Tabla </w:t>
      </w:r>
      <w:fldSimple w:instr=" STYLEREF 1 \s ">
        <w:r w:rsidR="003917AA">
          <w:rPr>
            <w:noProof/>
          </w:rPr>
          <w:t>4</w:t>
        </w:r>
      </w:fldSimple>
      <w:r w:rsidR="003917AA">
        <w:t>.</w:t>
      </w:r>
      <w:fldSimple w:instr=" SEQ Tabla \* ARABIC \s 1 ">
        <w:r w:rsidR="003917AA">
          <w:rPr>
            <w:noProof/>
          </w:rPr>
          <w:t>31</w:t>
        </w:r>
      </w:fldSimple>
      <w:r w:rsidRPr="006C0843">
        <w:t xml:space="preserve"> Caso de uso N°4.2, Generando nuevo turno</w:t>
      </w:r>
      <w:bookmarkEnd w:id="271"/>
      <w:bookmarkEnd w:id="272"/>
      <w:bookmarkEnd w:id="273"/>
      <w:bookmarkEnd w:id="274"/>
      <w:bookmarkEnd w:id="275"/>
      <w:bookmarkEnd w:id="276"/>
    </w:p>
    <w:p w14:paraId="3AB9A3CD" w14:textId="414C2B90" w:rsidR="006C0843" w:rsidRPr="006C0843" w:rsidRDefault="006C0843" w:rsidP="00B45140">
      <w:pPr>
        <w:pStyle w:val="Sinespaciado"/>
      </w:pPr>
      <w:r w:rsidRPr="006C0843">
        <w:rPr>
          <w:noProof/>
        </w:rPr>
        <w:drawing>
          <wp:inline distT="0" distB="0" distL="0" distR="0" wp14:anchorId="59C92C48" wp14:editId="3870251A">
            <wp:extent cx="5971540" cy="4885690"/>
            <wp:effectExtent l="0" t="0" r="0" b="0"/>
            <wp:docPr id="1906730954" name="Imagen 28" descr="Interfaz de usuario gráfica, 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Tabla&#10;&#10;El contenido generado por IA puede ser incorrecto."/>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71540" cy="4885690"/>
                    </a:xfrm>
                    <a:prstGeom prst="rect">
                      <a:avLst/>
                    </a:prstGeom>
                    <a:noFill/>
                    <a:ln>
                      <a:noFill/>
                    </a:ln>
                  </pic:spPr>
                </pic:pic>
              </a:graphicData>
            </a:graphic>
          </wp:inline>
        </w:drawing>
      </w:r>
    </w:p>
    <w:p w14:paraId="7ECDD466" w14:textId="77777777" w:rsidR="006C0843" w:rsidRPr="006C0843" w:rsidRDefault="006C0843" w:rsidP="006C0843"/>
    <w:p w14:paraId="1B2889B3" w14:textId="276FF32C" w:rsidR="006C0843" w:rsidRDefault="006C0843" w:rsidP="003E7C7C">
      <w:r w:rsidRPr="006C0843">
        <w:t>Fuente: Elaborado por el estudiante de acuerdo con el proyecto</w:t>
      </w:r>
    </w:p>
    <w:p w14:paraId="3D9FF037" w14:textId="77777777" w:rsidR="003E7C7C" w:rsidRDefault="003E7C7C" w:rsidP="003E7C7C"/>
    <w:p w14:paraId="175F935B" w14:textId="77777777" w:rsidR="003E7C7C" w:rsidRDefault="003E7C7C" w:rsidP="003E7C7C"/>
    <w:p w14:paraId="277868BC" w14:textId="77777777" w:rsidR="00A21AEF" w:rsidRDefault="00A21AEF">
      <w:pPr>
        <w:spacing w:line="278" w:lineRule="auto"/>
        <w:ind w:firstLine="0"/>
        <w:jc w:val="left"/>
      </w:pPr>
    </w:p>
    <w:p w14:paraId="6E628A9E" w14:textId="64A68650" w:rsidR="006C0843" w:rsidRPr="006C0843" w:rsidRDefault="006C0843" w:rsidP="006C0843">
      <w:r w:rsidRPr="006C0843">
        <w:lastRenderedPageBreak/>
        <w:t xml:space="preserve">En la </w:t>
      </w:r>
      <w:r w:rsidRPr="006C0843">
        <w:rPr>
          <w:i/>
        </w:rPr>
        <w:t xml:space="preserve">Tabla </w:t>
      </w:r>
      <w:r w:rsidR="00B45140">
        <w:rPr>
          <w:i/>
        </w:rPr>
        <w:t>4.</w:t>
      </w:r>
      <w:r w:rsidR="003E7C7C">
        <w:rPr>
          <w:i/>
        </w:rPr>
        <w:t>32</w:t>
      </w:r>
      <w:r w:rsidRPr="006C0843">
        <w:t xml:space="preserve"> se puede visualizar el Caso de uso N°4.3, se agrega la opción de guardar los cambios de los turnos.</w:t>
      </w:r>
    </w:p>
    <w:p w14:paraId="556CC722" w14:textId="77777777" w:rsidR="006C0843" w:rsidRPr="006C0843" w:rsidRDefault="006C0843" w:rsidP="006C0843"/>
    <w:p w14:paraId="49204761" w14:textId="3CBB7E63" w:rsidR="006C0843" w:rsidRPr="006C0843" w:rsidRDefault="006C0843" w:rsidP="00C6292C">
      <w:pPr>
        <w:pStyle w:val="Descripcin"/>
      </w:pPr>
      <w:bookmarkStart w:id="277" w:name="_m6p1tqstxoz0"/>
      <w:bookmarkStart w:id="278" w:name="_Toc200483252"/>
      <w:bookmarkStart w:id="279" w:name="_Toc200363950"/>
      <w:bookmarkStart w:id="280" w:name="_Toc200336565"/>
      <w:bookmarkStart w:id="281" w:name="_Toc207894736"/>
      <w:bookmarkStart w:id="282" w:name="_Toc208864199"/>
      <w:bookmarkStart w:id="283" w:name="_Toc208864304"/>
      <w:bookmarkEnd w:id="277"/>
      <w:r w:rsidRPr="006C0843">
        <w:t xml:space="preserve">Tabla </w:t>
      </w:r>
      <w:fldSimple w:instr=" STYLEREF 1 \s ">
        <w:r w:rsidR="003917AA">
          <w:rPr>
            <w:noProof/>
          </w:rPr>
          <w:t>4</w:t>
        </w:r>
      </w:fldSimple>
      <w:r w:rsidR="003917AA">
        <w:t>.</w:t>
      </w:r>
      <w:fldSimple w:instr=" SEQ Tabla \* ARABIC \s 1 ">
        <w:r w:rsidR="003917AA">
          <w:rPr>
            <w:noProof/>
          </w:rPr>
          <w:t>32</w:t>
        </w:r>
      </w:fldSimple>
      <w:r w:rsidRPr="006C0843">
        <w:t xml:space="preserve"> Caso de uso N°4.3, Guardando cambios en los turnos</w:t>
      </w:r>
      <w:bookmarkEnd w:id="278"/>
      <w:bookmarkEnd w:id="279"/>
      <w:bookmarkEnd w:id="280"/>
      <w:bookmarkEnd w:id="281"/>
      <w:bookmarkEnd w:id="282"/>
      <w:bookmarkEnd w:id="283"/>
    </w:p>
    <w:p w14:paraId="765F40E2" w14:textId="1A7CE782" w:rsidR="006C0843" w:rsidRPr="006C0843" w:rsidRDefault="006C0843" w:rsidP="00B45140">
      <w:pPr>
        <w:pStyle w:val="Sinespaciado"/>
      </w:pPr>
      <w:r w:rsidRPr="006C0843">
        <w:rPr>
          <w:noProof/>
        </w:rPr>
        <w:drawing>
          <wp:inline distT="0" distB="0" distL="0" distR="0" wp14:anchorId="65BF13AC" wp14:editId="34862D19">
            <wp:extent cx="5971540" cy="5019040"/>
            <wp:effectExtent l="0" t="0" r="0" b="0"/>
            <wp:docPr id="260147937" name="Imagen 3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7.png" descr="Tabla&#10;&#10;El contenido generado por IA puede ser incorrecto."/>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71540" cy="5019040"/>
                    </a:xfrm>
                    <a:prstGeom prst="rect">
                      <a:avLst/>
                    </a:prstGeom>
                    <a:noFill/>
                    <a:ln>
                      <a:noFill/>
                    </a:ln>
                  </pic:spPr>
                </pic:pic>
              </a:graphicData>
            </a:graphic>
          </wp:inline>
        </w:drawing>
      </w:r>
    </w:p>
    <w:p w14:paraId="3F49067A" w14:textId="77777777" w:rsidR="006C0843" w:rsidRPr="006C0843" w:rsidRDefault="006C0843" w:rsidP="006C0843"/>
    <w:p w14:paraId="6F8A5135" w14:textId="77777777" w:rsidR="006C0843" w:rsidRPr="006C0843" w:rsidRDefault="006C0843" w:rsidP="00B45140">
      <w:r w:rsidRPr="006C0843">
        <w:t>Fuente: Elaborado por el estudiante de acuerdo con el proyecto</w:t>
      </w:r>
    </w:p>
    <w:p w14:paraId="7D8442C1" w14:textId="77777777" w:rsidR="006C0843" w:rsidRPr="006C0843" w:rsidRDefault="006C0843" w:rsidP="006C0843"/>
    <w:p w14:paraId="5271FF41" w14:textId="77777777" w:rsidR="006C0843" w:rsidRPr="006C0843" w:rsidRDefault="006C0843" w:rsidP="006C0843">
      <w:pPr>
        <w:spacing w:line="278" w:lineRule="auto"/>
        <w:ind w:firstLine="0"/>
        <w:jc w:val="left"/>
      </w:pPr>
    </w:p>
    <w:p w14:paraId="0E5A2F9A" w14:textId="77757DFB" w:rsidR="006C0843" w:rsidRPr="006C0843" w:rsidRDefault="006C0843" w:rsidP="006C0843">
      <w:r>
        <w:br w:type="page"/>
      </w:r>
      <w:r w:rsidRPr="006C0843">
        <w:lastRenderedPageBreak/>
        <w:t xml:space="preserve">En la </w:t>
      </w:r>
      <w:r w:rsidRPr="006C0843">
        <w:rPr>
          <w:i/>
        </w:rPr>
        <w:t xml:space="preserve">Tabla </w:t>
      </w:r>
      <w:r w:rsidR="00B45140">
        <w:rPr>
          <w:i/>
        </w:rPr>
        <w:t>4.</w:t>
      </w:r>
      <w:r w:rsidR="00FA3C8D">
        <w:rPr>
          <w:i/>
        </w:rPr>
        <w:t xml:space="preserve">33 </w:t>
      </w:r>
      <w:r w:rsidRPr="006C0843">
        <w:t>se puede visualizar el Caso de uso N°4.4, el sistema debe permitir al administrador eliminar cualquier tipo de turno.</w:t>
      </w:r>
    </w:p>
    <w:p w14:paraId="34E0DDDE" w14:textId="77777777" w:rsidR="006C0843" w:rsidRPr="006C0843" w:rsidRDefault="006C0843" w:rsidP="006C0843">
      <w:pPr>
        <w:spacing w:line="278" w:lineRule="auto"/>
        <w:ind w:firstLine="0"/>
        <w:jc w:val="left"/>
      </w:pPr>
    </w:p>
    <w:p w14:paraId="31AC6CF5" w14:textId="1FACA8E2" w:rsidR="006C0843" w:rsidRPr="006C0843" w:rsidRDefault="006C0843" w:rsidP="00C6292C">
      <w:pPr>
        <w:pStyle w:val="Descripcin"/>
      </w:pPr>
      <w:bookmarkStart w:id="284" w:name="_38i7eqd4a7i1"/>
      <w:bookmarkStart w:id="285" w:name="_Toc200483253"/>
      <w:bookmarkStart w:id="286" w:name="_Toc200363951"/>
      <w:bookmarkStart w:id="287" w:name="_Toc200336566"/>
      <w:bookmarkStart w:id="288" w:name="_Toc207894737"/>
      <w:bookmarkStart w:id="289" w:name="_Toc208864200"/>
      <w:bookmarkStart w:id="290" w:name="_Toc208864305"/>
      <w:bookmarkEnd w:id="284"/>
      <w:r w:rsidRPr="006C0843">
        <w:t xml:space="preserve">Tabla </w:t>
      </w:r>
      <w:fldSimple w:instr=" STYLEREF 1 \s ">
        <w:r w:rsidR="003917AA">
          <w:rPr>
            <w:noProof/>
          </w:rPr>
          <w:t>4</w:t>
        </w:r>
      </w:fldSimple>
      <w:r w:rsidR="003917AA">
        <w:t>.</w:t>
      </w:r>
      <w:fldSimple w:instr=" SEQ Tabla \* ARABIC \s 1 ">
        <w:r w:rsidR="003917AA">
          <w:rPr>
            <w:noProof/>
          </w:rPr>
          <w:t>33</w:t>
        </w:r>
      </w:fldSimple>
      <w:r w:rsidRPr="006C0843">
        <w:t xml:space="preserve"> Caso de uso N°4.4, Eliminando turnos</w:t>
      </w:r>
      <w:bookmarkEnd w:id="285"/>
      <w:bookmarkEnd w:id="286"/>
      <w:bookmarkEnd w:id="287"/>
      <w:bookmarkEnd w:id="288"/>
      <w:bookmarkEnd w:id="289"/>
      <w:bookmarkEnd w:id="290"/>
    </w:p>
    <w:p w14:paraId="3EDCCEA4" w14:textId="4602221E" w:rsidR="006C0843" w:rsidRPr="006C0843" w:rsidRDefault="006C0843" w:rsidP="00B45140">
      <w:pPr>
        <w:pStyle w:val="Sinespaciado"/>
      </w:pPr>
      <w:r w:rsidRPr="006C0843">
        <w:rPr>
          <w:noProof/>
        </w:rPr>
        <w:drawing>
          <wp:inline distT="0" distB="0" distL="0" distR="0" wp14:anchorId="2BF26D5C" wp14:editId="510849C0">
            <wp:extent cx="5971540" cy="4685665"/>
            <wp:effectExtent l="0" t="0" r="0" b="635"/>
            <wp:docPr id="246706914" name="Imagen 3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9.png" descr="Tabla&#10;&#10;El contenido generado por IA puede ser incorrecto."/>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71540" cy="4685665"/>
                    </a:xfrm>
                    <a:prstGeom prst="rect">
                      <a:avLst/>
                    </a:prstGeom>
                    <a:noFill/>
                    <a:ln>
                      <a:noFill/>
                    </a:ln>
                  </pic:spPr>
                </pic:pic>
              </a:graphicData>
            </a:graphic>
          </wp:inline>
        </w:drawing>
      </w:r>
    </w:p>
    <w:p w14:paraId="37F0490A" w14:textId="77777777" w:rsidR="006C0843" w:rsidRPr="006C0843" w:rsidRDefault="006C0843" w:rsidP="006C0843">
      <w:pPr>
        <w:spacing w:line="278" w:lineRule="auto"/>
        <w:ind w:firstLine="0"/>
        <w:jc w:val="left"/>
      </w:pPr>
    </w:p>
    <w:p w14:paraId="182EC7D9" w14:textId="77777777" w:rsidR="006C0843" w:rsidRDefault="006C0843" w:rsidP="00B45140">
      <w:r w:rsidRPr="006C0843">
        <w:t>Fuente: Elaborado por el estudiante de acuerdo con el proyecto</w:t>
      </w:r>
    </w:p>
    <w:p w14:paraId="114F9B81" w14:textId="77777777" w:rsidR="00627D3D" w:rsidRDefault="00627D3D" w:rsidP="00B45140"/>
    <w:p w14:paraId="3B381B1F" w14:textId="77777777" w:rsidR="00627D3D" w:rsidRDefault="00627D3D" w:rsidP="006C0843">
      <w:pPr>
        <w:spacing w:line="278" w:lineRule="auto"/>
        <w:ind w:firstLine="0"/>
        <w:jc w:val="left"/>
      </w:pPr>
    </w:p>
    <w:p w14:paraId="15FAB2E2" w14:textId="77777777" w:rsidR="00627D3D" w:rsidRDefault="00627D3D" w:rsidP="006C0843">
      <w:pPr>
        <w:spacing w:line="278" w:lineRule="auto"/>
        <w:ind w:firstLine="0"/>
        <w:jc w:val="left"/>
      </w:pPr>
    </w:p>
    <w:p w14:paraId="0BE456A5" w14:textId="77777777" w:rsidR="00627D3D" w:rsidRPr="006C0843" w:rsidRDefault="00627D3D" w:rsidP="006C0843">
      <w:pPr>
        <w:spacing w:line="278" w:lineRule="auto"/>
        <w:ind w:firstLine="0"/>
        <w:jc w:val="left"/>
      </w:pPr>
    </w:p>
    <w:p w14:paraId="023221B7" w14:textId="6FB0DD56" w:rsidR="00627D3D" w:rsidRPr="00627D3D" w:rsidRDefault="00627D3D" w:rsidP="00627D3D">
      <w:r w:rsidRPr="00627D3D">
        <w:lastRenderedPageBreak/>
        <w:t xml:space="preserve">En la </w:t>
      </w:r>
      <w:r w:rsidRPr="00627D3D">
        <w:rPr>
          <w:i/>
        </w:rPr>
        <w:t xml:space="preserve">Tabla </w:t>
      </w:r>
      <w:r w:rsidR="00B45140">
        <w:rPr>
          <w:i/>
        </w:rPr>
        <w:t>4.</w:t>
      </w:r>
      <w:r w:rsidR="00FA3C8D">
        <w:rPr>
          <w:i/>
        </w:rPr>
        <w:t>34</w:t>
      </w:r>
      <w:r w:rsidRPr="00627D3D">
        <w:t xml:space="preserve"> se puede visualizar el Caso de uso N°4.6 el sistema permite definir los horarios de trabajo y estimar la hora de salida exacta según su hora de ingreso de los trabajadores.</w:t>
      </w:r>
    </w:p>
    <w:p w14:paraId="58441B3B" w14:textId="77777777" w:rsidR="00627D3D" w:rsidRPr="00627D3D" w:rsidRDefault="00627D3D" w:rsidP="00627D3D">
      <w:pPr>
        <w:spacing w:line="278" w:lineRule="auto"/>
        <w:ind w:firstLine="0"/>
        <w:jc w:val="left"/>
      </w:pPr>
    </w:p>
    <w:p w14:paraId="47D597A7" w14:textId="284C4235" w:rsidR="00627D3D" w:rsidRPr="00627D3D" w:rsidRDefault="00627D3D" w:rsidP="00C6292C">
      <w:pPr>
        <w:pStyle w:val="Descripcin"/>
      </w:pPr>
      <w:bookmarkStart w:id="291" w:name="_kn6ib9luirjx"/>
      <w:bookmarkStart w:id="292" w:name="_Toc200483255"/>
      <w:bookmarkStart w:id="293" w:name="_Toc200363953"/>
      <w:bookmarkStart w:id="294" w:name="_Toc200336568"/>
      <w:bookmarkStart w:id="295" w:name="_Toc207894738"/>
      <w:bookmarkStart w:id="296" w:name="_Toc208864201"/>
      <w:bookmarkStart w:id="297" w:name="_Toc208864306"/>
      <w:bookmarkEnd w:id="291"/>
      <w:r w:rsidRPr="00627D3D">
        <w:t xml:space="preserve">Tabla </w:t>
      </w:r>
      <w:fldSimple w:instr=" STYLEREF 1 \s ">
        <w:r w:rsidR="003917AA">
          <w:rPr>
            <w:noProof/>
          </w:rPr>
          <w:t>4</w:t>
        </w:r>
      </w:fldSimple>
      <w:r w:rsidR="003917AA">
        <w:t>.</w:t>
      </w:r>
      <w:fldSimple w:instr=" SEQ Tabla \* ARABIC \s 1 ">
        <w:r w:rsidR="003917AA">
          <w:rPr>
            <w:noProof/>
          </w:rPr>
          <w:t>34</w:t>
        </w:r>
      </w:fldSimple>
      <w:r w:rsidRPr="00627D3D">
        <w:t xml:space="preserve"> Caso de uso N°4.6, Definiendo horario de trabajo</w:t>
      </w:r>
      <w:bookmarkEnd w:id="292"/>
      <w:bookmarkEnd w:id="293"/>
      <w:bookmarkEnd w:id="294"/>
      <w:bookmarkEnd w:id="295"/>
      <w:bookmarkEnd w:id="296"/>
      <w:bookmarkEnd w:id="297"/>
    </w:p>
    <w:p w14:paraId="6827BDC1" w14:textId="0E22682A" w:rsidR="00627D3D" w:rsidRPr="00627D3D" w:rsidRDefault="00627D3D" w:rsidP="00B45140">
      <w:pPr>
        <w:pStyle w:val="Sinespaciado"/>
      </w:pPr>
      <w:r w:rsidRPr="00B45140">
        <w:rPr>
          <w:noProof/>
        </w:rPr>
        <w:drawing>
          <wp:inline distT="0" distB="0" distL="0" distR="0" wp14:anchorId="2DCF3BB4" wp14:editId="481FFC64">
            <wp:extent cx="5971540" cy="6314440"/>
            <wp:effectExtent l="0" t="0" r="0" b="0"/>
            <wp:docPr id="218910986" name="Imagen 3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71540" cy="6314440"/>
                    </a:xfrm>
                    <a:prstGeom prst="rect">
                      <a:avLst/>
                    </a:prstGeom>
                    <a:noFill/>
                    <a:ln>
                      <a:noFill/>
                    </a:ln>
                  </pic:spPr>
                </pic:pic>
              </a:graphicData>
            </a:graphic>
          </wp:inline>
        </w:drawing>
      </w:r>
    </w:p>
    <w:p w14:paraId="57A77804" w14:textId="77777777" w:rsidR="00627D3D" w:rsidRPr="00627D3D" w:rsidRDefault="00627D3D" w:rsidP="00627D3D">
      <w:pPr>
        <w:spacing w:line="278" w:lineRule="auto"/>
        <w:ind w:firstLine="0"/>
        <w:jc w:val="left"/>
      </w:pPr>
    </w:p>
    <w:p w14:paraId="4EB428AA" w14:textId="77777777" w:rsidR="00627D3D" w:rsidRPr="00627D3D" w:rsidRDefault="00627D3D" w:rsidP="00B45140">
      <w:r w:rsidRPr="00627D3D">
        <w:t>Fuente: Elaborado por el estudiante de acuerdo con el proyecto</w:t>
      </w:r>
    </w:p>
    <w:p w14:paraId="505E3DE6" w14:textId="59AB9483" w:rsidR="00627D3D" w:rsidRPr="00627D3D" w:rsidRDefault="00627D3D" w:rsidP="00627D3D">
      <w:r w:rsidRPr="00627D3D">
        <w:lastRenderedPageBreak/>
        <w:t xml:space="preserve">En la </w:t>
      </w:r>
      <w:r w:rsidRPr="00627D3D">
        <w:rPr>
          <w:i/>
        </w:rPr>
        <w:t xml:space="preserve">Tabla </w:t>
      </w:r>
      <w:r w:rsidR="00B45140">
        <w:rPr>
          <w:i/>
        </w:rPr>
        <w:t>4.</w:t>
      </w:r>
      <w:r w:rsidR="00FA3C8D">
        <w:rPr>
          <w:i/>
        </w:rPr>
        <w:t>35</w:t>
      </w:r>
      <w:r w:rsidRPr="00627D3D">
        <w:t xml:space="preserve"> se puede visualizar el Caso de uso N°4.7 para este apartado el sistema muestra una lista de resumen de los turnos con los datos del horario ya ingresados.</w:t>
      </w:r>
    </w:p>
    <w:p w14:paraId="4A797F7D" w14:textId="77777777" w:rsidR="00627D3D" w:rsidRPr="00627D3D" w:rsidRDefault="00627D3D" w:rsidP="00627D3D">
      <w:pPr>
        <w:spacing w:line="278" w:lineRule="auto"/>
        <w:ind w:firstLine="0"/>
        <w:jc w:val="left"/>
      </w:pPr>
    </w:p>
    <w:p w14:paraId="321CBD92" w14:textId="27958754" w:rsidR="00627D3D" w:rsidRPr="00627D3D" w:rsidRDefault="00627D3D" w:rsidP="00C6292C">
      <w:pPr>
        <w:pStyle w:val="Descripcin"/>
      </w:pPr>
      <w:bookmarkStart w:id="298" w:name="_x6z5evijwr7y"/>
      <w:bookmarkStart w:id="299" w:name="_btctii9idizx"/>
      <w:bookmarkStart w:id="300" w:name="_Toc200483256"/>
      <w:bookmarkStart w:id="301" w:name="_Toc200363954"/>
      <w:bookmarkStart w:id="302" w:name="_Toc200336569"/>
      <w:bookmarkStart w:id="303" w:name="_Toc207894739"/>
      <w:bookmarkStart w:id="304" w:name="_Toc208864202"/>
      <w:bookmarkStart w:id="305" w:name="_Toc208864307"/>
      <w:bookmarkEnd w:id="298"/>
      <w:bookmarkEnd w:id="299"/>
      <w:r w:rsidRPr="00627D3D">
        <w:t xml:space="preserve">Tabla </w:t>
      </w:r>
      <w:fldSimple w:instr=" STYLEREF 1 \s ">
        <w:r w:rsidR="003917AA">
          <w:rPr>
            <w:noProof/>
          </w:rPr>
          <w:t>4</w:t>
        </w:r>
      </w:fldSimple>
      <w:r w:rsidR="003917AA">
        <w:t>.</w:t>
      </w:r>
      <w:fldSimple w:instr=" SEQ Tabla \* ARABIC \s 1 ">
        <w:r w:rsidR="003917AA">
          <w:rPr>
            <w:noProof/>
          </w:rPr>
          <w:t>35</w:t>
        </w:r>
      </w:fldSimple>
      <w:r w:rsidRPr="00627D3D">
        <w:t xml:space="preserve"> Caso de uso N°4.7, generando un resumen de registro de horario</w:t>
      </w:r>
      <w:bookmarkEnd w:id="300"/>
      <w:bookmarkEnd w:id="301"/>
      <w:bookmarkEnd w:id="302"/>
      <w:bookmarkEnd w:id="303"/>
      <w:bookmarkEnd w:id="304"/>
      <w:bookmarkEnd w:id="305"/>
    </w:p>
    <w:p w14:paraId="13A157BE" w14:textId="75DACF22" w:rsidR="00627D3D" w:rsidRPr="00627D3D" w:rsidRDefault="00627D3D" w:rsidP="00B45140">
      <w:pPr>
        <w:pStyle w:val="Sinespaciado"/>
      </w:pPr>
      <w:r w:rsidRPr="00627D3D">
        <w:rPr>
          <w:noProof/>
        </w:rPr>
        <w:drawing>
          <wp:inline distT="0" distB="0" distL="0" distR="0" wp14:anchorId="68744A96" wp14:editId="33484062">
            <wp:extent cx="5971540" cy="5323840"/>
            <wp:effectExtent l="0" t="0" r="0" b="0"/>
            <wp:docPr id="863779787" name="Imagen 3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3.png" descr="Tabla&#10;&#10;El contenido generado por IA puede ser incorrecto."/>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71540" cy="5323840"/>
                    </a:xfrm>
                    <a:prstGeom prst="rect">
                      <a:avLst/>
                    </a:prstGeom>
                    <a:noFill/>
                    <a:ln>
                      <a:noFill/>
                    </a:ln>
                  </pic:spPr>
                </pic:pic>
              </a:graphicData>
            </a:graphic>
          </wp:inline>
        </w:drawing>
      </w:r>
    </w:p>
    <w:p w14:paraId="2FAFD55D" w14:textId="77777777" w:rsidR="00627D3D" w:rsidRPr="00627D3D" w:rsidRDefault="00627D3D" w:rsidP="00627D3D">
      <w:pPr>
        <w:spacing w:line="278" w:lineRule="auto"/>
        <w:ind w:firstLine="0"/>
        <w:jc w:val="left"/>
      </w:pPr>
    </w:p>
    <w:p w14:paraId="07991340" w14:textId="77777777" w:rsidR="00627D3D" w:rsidRPr="00627D3D" w:rsidRDefault="00627D3D" w:rsidP="00B45140">
      <w:r w:rsidRPr="00627D3D">
        <w:t>Fuente: Elaborado por el estudiante de acuerdo con el proyecto</w:t>
      </w:r>
    </w:p>
    <w:p w14:paraId="55B580AF" w14:textId="77777777" w:rsidR="006C0843" w:rsidRPr="006C0843" w:rsidRDefault="006C0843" w:rsidP="006C0843">
      <w:pPr>
        <w:spacing w:line="278" w:lineRule="auto"/>
        <w:ind w:firstLine="0"/>
        <w:jc w:val="left"/>
      </w:pPr>
    </w:p>
    <w:p w14:paraId="2A5B80C1" w14:textId="2A972CD8" w:rsidR="00627D3D" w:rsidRPr="00627D3D" w:rsidRDefault="00627D3D" w:rsidP="00627D3D">
      <w:r w:rsidRPr="00627D3D">
        <w:lastRenderedPageBreak/>
        <w:t xml:space="preserve">En la </w:t>
      </w:r>
      <w:r w:rsidRPr="00627D3D">
        <w:rPr>
          <w:i/>
        </w:rPr>
        <w:t xml:space="preserve">Tabla </w:t>
      </w:r>
      <w:r w:rsidR="00B45140">
        <w:rPr>
          <w:i/>
        </w:rPr>
        <w:t>4.</w:t>
      </w:r>
      <w:r w:rsidR="00FA3C8D">
        <w:rPr>
          <w:i/>
        </w:rPr>
        <w:t>36</w:t>
      </w:r>
      <w:r w:rsidRPr="00627D3D">
        <w:t xml:space="preserve"> se puede visualizar el Caso de uso N°5.1, se crea una pestaña que muestre el reporte de asistencia de todos los empleados, esta búsqueda puede ser de asistencia general o filtrada por empleado.</w:t>
      </w:r>
    </w:p>
    <w:p w14:paraId="13673F83" w14:textId="77777777" w:rsidR="00627D3D" w:rsidRPr="00627D3D" w:rsidRDefault="00627D3D" w:rsidP="00627D3D">
      <w:pPr>
        <w:spacing w:line="278" w:lineRule="auto"/>
        <w:ind w:firstLine="0"/>
        <w:jc w:val="left"/>
      </w:pPr>
    </w:p>
    <w:p w14:paraId="7AFC3E6E" w14:textId="133C0F42" w:rsidR="00627D3D" w:rsidRPr="00627D3D" w:rsidRDefault="00627D3D" w:rsidP="00C6292C">
      <w:pPr>
        <w:pStyle w:val="Descripcin"/>
      </w:pPr>
      <w:bookmarkStart w:id="306" w:name="_hqthg8kpxeoi"/>
      <w:bookmarkStart w:id="307" w:name="_kt6ixzqe6ylo"/>
      <w:bookmarkStart w:id="308" w:name="_Toc200483257"/>
      <w:bookmarkStart w:id="309" w:name="_Toc200363955"/>
      <w:bookmarkStart w:id="310" w:name="_Toc200336570"/>
      <w:bookmarkStart w:id="311" w:name="_Toc207894740"/>
      <w:bookmarkStart w:id="312" w:name="_Toc208864203"/>
      <w:bookmarkStart w:id="313" w:name="_Toc208864308"/>
      <w:bookmarkEnd w:id="306"/>
      <w:bookmarkEnd w:id="307"/>
      <w:r w:rsidRPr="00627D3D">
        <w:t xml:space="preserve">Tabla </w:t>
      </w:r>
      <w:fldSimple w:instr=" STYLEREF 1 \s ">
        <w:r w:rsidR="003917AA">
          <w:rPr>
            <w:noProof/>
          </w:rPr>
          <w:t>4</w:t>
        </w:r>
      </w:fldSimple>
      <w:r w:rsidR="003917AA">
        <w:t>.</w:t>
      </w:r>
      <w:fldSimple w:instr=" SEQ Tabla \* ARABIC \s 1 ">
        <w:r w:rsidR="003917AA">
          <w:rPr>
            <w:noProof/>
          </w:rPr>
          <w:t>36</w:t>
        </w:r>
      </w:fldSimple>
      <w:r w:rsidRPr="00627D3D">
        <w:t xml:space="preserve"> Caso de uso N°5.1, revisando informes de asistencia</w:t>
      </w:r>
      <w:bookmarkEnd w:id="308"/>
      <w:bookmarkEnd w:id="309"/>
      <w:bookmarkEnd w:id="310"/>
      <w:bookmarkEnd w:id="311"/>
      <w:bookmarkEnd w:id="312"/>
      <w:bookmarkEnd w:id="313"/>
    </w:p>
    <w:p w14:paraId="39F40ADB" w14:textId="6D98E63A" w:rsidR="00627D3D" w:rsidRPr="00627D3D" w:rsidRDefault="00627D3D" w:rsidP="00B45140">
      <w:pPr>
        <w:pStyle w:val="Sinespaciado"/>
      </w:pPr>
      <w:r w:rsidRPr="00B45140">
        <w:rPr>
          <w:noProof/>
        </w:rPr>
        <w:drawing>
          <wp:inline distT="0" distB="0" distL="0" distR="0" wp14:anchorId="46CC656A" wp14:editId="779D6E2F">
            <wp:extent cx="5971540" cy="5476240"/>
            <wp:effectExtent l="0" t="0" r="0" b="0"/>
            <wp:docPr id="1277958834" name="Imagen 38" descr="Interfaz de usuario gráfica, 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Tabla&#10;&#10;El contenido generado por IA puede ser incorrecto."/>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71540" cy="5476240"/>
                    </a:xfrm>
                    <a:prstGeom prst="rect">
                      <a:avLst/>
                    </a:prstGeom>
                    <a:noFill/>
                    <a:ln>
                      <a:noFill/>
                    </a:ln>
                  </pic:spPr>
                </pic:pic>
              </a:graphicData>
            </a:graphic>
          </wp:inline>
        </w:drawing>
      </w:r>
    </w:p>
    <w:p w14:paraId="62514800" w14:textId="77777777" w:rsidR="00627D3D" w:rsidRPr="00627D3D" w:rsidRDefault="00627D3D" w:rsidP="00627D3D">
      <w:pPr>
        <w:spacing w:line="278" w:lineRule="auto"/>
        <w:ind w:firstLine="0"/>
        <w:jc w:val="left"/>
      </w:pPr>
    </w:p>
    <w:p w14:paraId="63441D09" w14:textId="77777777" w:rsidR="00627D3D" w:rsidRDefault="00627D3D" w:rsidP="00B45140">
      <w:r w:rsidRPr="00627D3D">
        <w:t>Fuente: Elaborado por el estudiante de acuerdo con el proyecto</w:t>
      </w:r>
    </w:p>
    <w:p w14:paraId="316B4AAC" w14:textId="77777777" w:rsidR="00A21AEF" w:rsidRDefault="00A21AEF" w:rsidP="00B45140"/>
    <w:p w14:paraId="5CCB57EA" w14:textId="3D5F8FBE" w:rsidR="00A21AEF" w:rsidRPr="00627D3D" w:rsidRDefault="00A21AEF" w:rsidP="00A21AEF">
      <w:r w:rsidRPr="00627D3D">
        <w:lastRenderedPageBreak/>
        <w:t xml:space="preserve">En la </w:t>
      </w:r>
      <w:r w:rsidRPr="00627D3D">
        <w:rPr>
          <w:i/>
        </w:rPr>
        <w:t xml:space="preserve">Tabla </w:t>
      </w:r>
      <w:r>
        <w:rPr>
          <w:i/>
        </w:rPr>
        <w:t>4.</w:t>
      </w:r>
      <w:r w:rsidR="00FA3C8D">
        <w:rPr>
          <w:i/>
        </w:rPr>
        <w:t>37</w:t>
      </w:r>
      <w:r w:rsidRPr="00627D3D">
        <w:t xml:space="preserve"> se puede visualizar el Caso de uso N°5.2, el sistema permite al usuario filtrar informes de asistencia por fecha, para obtener la asistencia total de un mes en específico. </w:t>
      </w:r>
    </w:p>
    <w:p w14:paraId="7FF8A23E" w14:textId="77777777" w:rsidR="00A21AEF" w:rsidRPr="00627D3D" w:rsidRDefault="00A21AEF" w:rsidP="00A21AEF">
      <w:pPr>
        <w:tabs>
          <w:tab w:val="left" w:pos="7125"/>
        </w:tabs>
        <w:spacing w:line="278" w:lineRule="auto"/>
        <w:ind w:firstLine="0"/>
        <w:jc w:val="left"/>
      </w:pPr>
    </w:p>
    <w:p w14:paraId="0075167E" w14:textId="5BDA367B" w:rsidR="00A21AEF" w:rsidRPr="00627D3D" w:rsidRDefault="00A21AEF" w:rsidP="00A21AEF">
      <w:pPr>
        <w:pStyle w:val="Descripcin"/>
      </w:pPr>
      <w:bookmarkStart w:id="314" w:name="_ae1zb5bibpzw"/>
      <w:bookmarkStart w:id="315" w:name="_nzijowvqo7en"/>
      <w:bookmarkStart w:id="316" w:name="_Toc200483258"/>
      <w:bookmarkStart w:id="317" w:name="_Toc200363956"/>
      <w:bookmarkStart w:id="318" w:name="_Toc200336571"/>
      <w:bookmarkStart w:id="319" w:name="_Toc207894763"/>
      <w:bookmarkStart w:id="320" w:name="_Toc208864204"/>
      <w:bookmarkStart w:id="321" w:name="_Toc208864309"/>
      <w:bookmarkEnd w:id="314"/>
      <w:bookmarkEnd w:id="315"/>
      <w:r w:rsidRPr="00627D3D">
        <w:t xml:space="preserve">Tabla </w:t>
      </w:r>
      <w:fldSimple w:instr=" STYLEREF 1 \s ">
        <w:r w:rsidR="003917AA">
          <w:rPr>
            <w:noProof/>
          </w:rPr>
          <w:t>4</w:t>
        </w:r>
      </w:fldSimple>
      <w:r w:rsidR="003917AA">
        <w:t>.</w:t>
      </w:r>
      <w:fldSimple w:instr=" SEQ Tabla \* ARABIC \s 1 ">
        <w:r w:rsidR="003917AA">
          <w:rPr>
            <w:noProof/>
          </w:rPr>
          <w:t>37</w:t>
        </w:r>
      </w:fldSimple>
      <w:r w:rsidRPr="00627D3D">
        <w:t xml:space="preserve"> Caso de uso N°5.2, Filtrando informes por fechas específica</w:t>
      </w:r>
      <w:bookmarkEnd w:id="316"/>
      <w:bookmarkEnd w:id="317"/>
      <w:bookmarkEnd w:id="318"/>
      <w:bookmarkEnd w:id="319"/>
      <w:bookmarkEnd w:id="320"/>
      <w:bookmarkEnd w:id="321"/>
    </w:p>
    <w:p w14:paraId="26EC9DE4" w14:textId="77777777" w:rsidR="00A21AEF" w:rsidRPr="00627D3D" w:rsidRDefault="00A21AEF" w:rsidP="00A21AEF">
      <w:pPr>
        <w:pStyle w:val="Sinespaciado"/>
      </w:pPr>
      <w:r w:rsidRPr="00627D3D">
        <w:rPr>
          <w:noProof/>
        </w:rPr>
        <w:drawing>
          <wp:inline distT="0" distB="0" distL="0" distR="0" wp14:anchorId="1FA3D4D5" wp14:editId="6B28AA7F">
            <wp:extent cx="5971540" cy="5676265"/>
            <wp:effectExtent l="0" t="0" r="0" b="635"/>
            <wp:docPr id="2101091572" name="Imagen 8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71540" cy="5676265"/>
                    </a:xfrm>
                    <a:prstGeom prst="rect">
                      <a:avLst/>
                    </a:prstGeom>
                    <a:noFill/>
                    <a:ln>
                      <a:noFill/>
                    </a:ln>
                  </pic:spPr>
                </pic:pic>
              </a:graphicData>
            </a:graphic>
          </wp:inline>
        </w:drawing>
      </w:r>
    </w:p>
    <w:p w14:paraId="5E71FD8F" w14:textId="77777777" w:rsidR="00A21AEF" w:rsidRPr="00627D3D" w:rsidRDefault="00A21AEF" w:rsidP="00A21AEF">
      <w:pPr>
        <w:tabs>
          <w:tab w:val="left" w:pos="7125"/>
        </w:tabs>
        <w:spacing w:line="278" w:lineRule="auto"/>
        <w:ind w:firstLine="0"/>
        <w:jc w:val="left"/>
      </w:pPr>
    </w:p>
    <w:p w14:paraId="56193219" w14:textId="77777777" w:rsidR="00A21AEF" w:rsidRPr="00627D3D" w:rsidRDefault="00A21AEF" w:rsidP="00A21AEF">
      <w:r w:rsidRPr="00627D3D">
        <w:t>Fuente: Elaborado por el estudiante de acuerdo con el proyecto</w:t>
      </w:r>
    </w:p>
    <w:p w14:paraId="4B40361F" w14:textId="77777777" w:rsidR="00A21AEF" w:rsidRDefault="00A21AEF" w:rsidP="00FA3C8D">
      <w:pPr>
        <w:ind w:firstLine="0"/>
      </w:pPr>
    </w:p>
    <w:p w14:paraId="101D4CC1" w14:textId="12DDD2FF" w:rsidR="00A21AEF" w:rsidRPr="00627D3D" w:rsidRDefault="00A21AEF" w:rsidP="00A21AEF">
      <w:r w:rsidRPr="00627D3D">
        <w:lastRenderedPageBreak/>
        <w:t xml:space="preserve">En la </w:t>
      </w:r>
      <w:r w:rsidRPr="00627D3D">
        <w:rPr>
          <w:i/>
        </w:rPr>
        <w:t xml:space="preserve">Tabla </w:t>
      </w:r>
      <w:r>
        <w:rPr>
          <w:i/>
        </w:rPr>
        <w:t>4.</w:t>
      </w:r>
      <w:r w:rsidR="00FA3C8D">
        <w:rPr>
          <w:i/>
        </w:rPr>
        <w:t xml:space="preserve">38 </w:t>
      </w:r>
      <w:r w:rsidRPr="00627D3D">
        <w:t>se puede visualizar el Caso de uso N°5.3, se crean casillas de filtrado para la búsqueda de la asistencia.</w:t>
      </w:r>
    </w:p>
    <w:p w14:paraId="4F1639B7" w14:textId="77777777" w:rsidR="00A21AEF" w:rsidRPr="00627D3D" w:rsidRDefault="00A21AEF" w:rsidP="00A21AEF">
      <w:pPr>
        <w:spacing w:line="278" w:lineRule="auto"/>
        <w:ind w:firstLine="0"/>
        <w:jc w:val="left"/>
      </w:pPr>
    </w:p>
    <w:p w14:paraId="22B104C3" w14:textId="5118285F" w:rsidR="00A21AEF" w:rsidRPr="00627D3D" w:rsidRDefault="00A21AEF" w:rsidP="00A21AEF">
      <w:pPr>
        <w:pStyle w:val="Descripcin"/>
      </w:pPr>
      <w:bookmarkStart w:id="322" w:name="_crpkr586e6zy"/>
      <w:bookmarkStart w:id="323" w:name="_Toc200483259"/>
      <w:bookmarkStart w:id="324" w:name="_Toc200363957"/>
      <w:bookmarkStart w:id="325" w:name="_Toc200336572"/>
      <w:bookmarkStart w:id="326" w:name="_Toc207894764"/>
      <w:bookmarkStart w:id="327" w:name="_Toc208864205"/>
      <w:bookmarkStart w:id="328" w:name="_Toc208864310"/>
      <w:bookmarkEnd w:id="322"/>
      <w:r w:rsidRPr="00627D3D">
        <w:t xml:space="preserve">Tabla </w:t>
      </w:r>
      <w:fldSimple w:instr=" STYLEREF 1 \s ">
        <w:r w:rsidR="003917AA">
          <w:rPr>
            <w:noProof/>
          </w:rPr>
          <w:t>4</w:t>
        </w:r>
      </w:fldSimple>
      <w:r w:rsidR="003917AA">
        <w:t>.</w:t>
      </w:r>
      <w:fldSimple w:instr=" SEQ Tabla \* ARABIC \s 1 ">
        <w:r w:rsidR="003917AA">
          <w:rPr>
            <w:noProof/>
          </w:rPr>
          <w:t>38</w:t>
        </w:r>
      </w:fldSimple>
      <w:r w:rsidRPr="00627D3D">
        <w:t xml:space="preserve"> Caso de uso N°5.3, creando casilla para filtro de búsqueda</w:t>
      </w:r>
      <w:bookmarkEnd w:id="323"/>
      <w:bookmarkEnd w:id="324"/>
      <w:bookmarkEnd w:id="325"/>
      <w:bookmarkEnd w:id="326"/>
      <w:bookmarkEnd w:id="327"/>
      <w:bookmarkEnd w:id="328"/>
    </w:p>
    <w:p w14:paraId="7C107A2A" w14:textId="77777777" w:rsidR="00A21AEF" w:rsidRPr="00627D3D" w:rsidRDefault="00A21AEF" w:rsidP="00A21AEF">
      <w:pPr>
        <w:pStyle w:val="Sinespaciado"/>
      </w:pPr>
      <w:r w:rsidRPr="00627D3D">
        <w:rPr>
          <w:noProof/>
        </w:rPr>
        <w:drawing>
          <wp:inline distT="0" distB="0" distL="0" distR="0" wp14:anchorId="75BF2849" wp14:editId="4179713B">
            <wp:extent cx="5971540" cy="4447540"/>
            <wp:effectExtent l="0" t="0" r="0" b="0"/>
            <wp:docPr id="1684004574" name="Imagen 8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8.png" descr="Tabla&#10;&#10;El contenido generado por IA puede ser incorrecto."/>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71540" cy="4447540"/>
                    </a:xfrm>
                    <a:prstGeom prst="rect">
                      <a:avLst/>
                    </a:prstGeom>
                    <a:noFill/>
                    <a:ln>
                      <a:noFill/>
                    </a:ln>
                  </pic:spPr>
                </pic:pic>
              </a:graphicData>
            </a:graphic>
          </wp:inline>
        </w:drawing>
      </w:r>
    </w:p>
    <w:p w14:paraId="1F2B887C" w14:textId="77777777" w:rsidR="00A21AEF" w:rsidRPr="00627D3D" w:rsidRDefault="00A21AEF" w:rsidP="00A21AEF">
      <w:pPr>
        <w:spacing w:line="278" w:lineRule="auto"/>
        <w:ind w:firstLine="0"/>
        <w:jc w:val="left"/>
      </w:pPr>
    </w:p>
    <w:p w14:paraId="641FADD3" w14:textId="77777777" w:rsidR="00A21AEF" w:rsidRDefault="00A21AEF" w:rsidP="00A21AEF">
      <w:r w:rsidRPr="00627D3D">
        <w:t>Fuente: Elaborado por el estudiante de acuerdo con el proyecto</w:t>
      </w:r>
    </w:p>
    <w:p w14:paraId="2E5C5B02" w14:textId="77777777" w:rsidR="00A21AEF" w:rsidRDefault="00A21AEF" w:rsidP="00A21AEF">
      <w:pPr>
        <w:spacing w:line="278" w:lineRule="auto"/>
        <w:ind w:firstLine="0"/>
        <w:jc w:val="left"/>
      </w:pPr>
    </w:p>
    <w:p w14:paraId="281C3006" w14:textId="77777777" w:rsidR="00A21AEF" w:rsidRDefault="00A21AEF" w:rsidP="00A21AEF">
      <w:pPr>
        <w:spacing w:line="278" w:lineRule="auto"/>
        <w:ind w:firstLine="0"/>
        <w:jc w:val="left"/>
      </w:pPr>
    </w:p>
    <w:p w14:paraId="5C6B16EB" w14:textId="77777777" w:rsidR="00A21AEF" w:rsidRDefault="00A21AEF" w:rsidP="00A21AEF">
      <w:pPr>
        <w:spacing w:line="278" w:lineRule="auto"/>
        <w:ind w:firstLine="0"/>
        <w:jc w:val="left"/>
      </w:pPr>
    </w:p>
    <w:p w14:paraId="135B0CD1" w14:textId="77777777" w:rsidR="00A21AEF" w:rsidRDefault="00A21AEF" w:rsidP="00A21AEF">
      <w:pPr>
        <w:spacing w:line="278" w:lineRule="auto"/>
        <w:ind w:firstLine="0"/>
        <w:jc w:val="left"/>
      </w:pPr>
    </w:p>
    <w:p w14:paraId="2707606E" w14:textId="77777777" w:rsidR="00A21AEF" w:rsidRPr="00627D3D" w:rsidRDefault="00A21AEF" w:rsidP="00A21AEF">
      <w:pPr>
        <w:spacing w:line="278" w:lineRule="auto"/>
        <w:ind w:firstLine="0"/>
        <w:jc w:val="left"/>
      </w:pPr>
    </w:p>
    <w:p w14:paraId="610B1FC5" w14:textId="4719EEA8" w:rsidR="00A21AEF" w:rsidRPr="00627D3D" w:rsidRDefault="00A21AEF" w:rsidP="00A21AEF">
      <w:r w:rsidRPr="00627D3D">
        <w:lastRenderedPageBreak/>
        <w:t xml:space="preserve">En la </w:t>
      </w:r>
      <w:r w:rsidRPr="00627D3D">
        <w:rPr>
          <w:i/>
        </w:rPr>
        <w:t xml:space="preserve">Tabla </w:t>
      </w:r>
      <w:r>
        <w:rPr>
          <w:i/>
        </w:rPr>
        <w:t>4.</w:t>
      </w:r>
      <w:r w:rsidR="00FA3C8D">
        <w:rPr>
          <w:i/>
        </w:rPr>
        <w:t>39</w:t>
      </w:r>
      <w:r w:rsidRPr="00627D3D">
        <w:t xml:space="preserve"> se puede visualizar el Caso de uso N°5.4 Se crea una barra de búsqueda que permite buscar al usuario cualquier tipo de información deseada.</w:t>
      </w:r>
    </w:p>
    <w:p w14:paraId="02CEB12C" w14:textId="77777777" w:rsidR="00A21AEF" w:rsidRPr="00627D3D" w:rsidRDefault="00A21AEF" w:rsidP="00A21AEF">
      <w:pPr>
        <w:spacing w:line="278" w:lineRule="auto"/>
        <w:ind w:firstLine="0"/>
        <w:jc w:val="left"/>
      </w:pPr>
    </w:p>
    <w:p w14:paraId="4E6F87FA" w14:textId="712C4340" w:rsidR="00A21AEF" w:rsidRPr="00627D3D" w:rsidRDefault="00A21AEF" w:rsidP="00A21AEF">
      <w:pPr>
        <w:pStyle w:val="Descripcin"/>
      </w:pPr>
      <w:bookmarkStart w:id="329" w:name="_2x05qvnufrgy"/>
      <w:bookmarkStart w:id="330" w:name="_Toc200483260"/>
      <w:bookmarkStart w:id="331" w:name="_Toc200363958"/>
      <w:bookmarkStart w:id="332" w:name="_Toc200336573"/>
      <w:bookmarkStart w:id="333" w:name="_Toc207894765"/>
      <w:bookmarkStart w:id="334" w:name="_Toc208864206"/>
      <w:bookmarkStart w:id="335" w:name="_Toc208864311"/>
      <w:bookmarkEnd w:id="329"/>
      <w:r w:rsidRPr="00627D3D">
        <w:t xml:space="preserve">Tabla </w:t>
      </w:r>
      <w:fldSimple w:instr=" STYLEREF 1 \s ">
        <w:r w:rsidR="003917AA">
          <w:rPr>
            <w:noProof/>
          </w:rPr>
          <w:t>4</w:t>
        </w:r>
      </w:fldSimple>
      <w:r w:rsidR="003917AA">
        <w:t>.</w:t>
      </w:r>
      <w:fldSimple w:instr=" SEQ Tabla \* ARABIC \s 1 ">
        <w:r w:rsidR="003917AA">
          <w:rPr>
            <w:noProof/>
          </w:rPr>
          <w:t>39</w:t>
        </w:r>
      </w:fldSimple>
      <w:r w:rsidRPr="00627D3D">
        <w:t xml:space="preserve"> Caso de uso N°5.4, filtrando informe de asistencia</w:t>
      </w:r>
      <w:bookmarkEnd w:id="330"/>
      <w:bookmarkEnd w:id="331"/>
      <w:bookmarkEnd w:id="332"/>
      <w:bookmarkEnd w:id="333"/>
      <w:bookmarkEnd w:id="334"/>
      <w:bookmarkEnd w:id="335"/>
    </w:p>
    <w:p w14:paraId="27C054FF" w14:textId="77777777" w:rsidR="00A21AEF" w:rsidRPr="00627D3D" w:rsidRDefault="00A21AEF" w:rsidP="00A21AEF">
      <w:pPr>
        <w:pStyle w:val="Sinespaciado"/>
      </w:pPr>
      <w:r w:rsidRPr="00627D3D">
        <w:rPr>
          <w:noProof/>
        </w:rPr>
        <w:drawing>
          <wp:inline distT="0" distB="0" distL="0" distR="0" wp14:anchorId="6AF9AFE2" wp14:editId="07DD6DF0">
            <wp:extent cx="5971540" cy="5085715"/>
            <wp:effectExtent l="0" t="0" r="0" b="635"/>
            <wp:docPr id="1207105752" name="Imagen 8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descr="Tabla&#10;&#10;El contenido generado por IA puede ser incorrecto."/>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71540" cy="5085715"/>
                    </a:xfrm>
                    <a:prstGeom prst="rect">
                      <a:avLst/>
                    </a:prstGeom>
                    <a:noFill/>
                    <a:ln>
                      <a:noFill/>
                    </a:ln>
                  </pic:spPr>
                </pic:pic>
              </a:graphicData>
            </a:graphic>
          </wp:inline>
        </w:drawing>
      </w:r>
    </w:p>
    <w:p w14:paraId="18897695" w14:textId="77777777" w:rsidR="00A21AEF" w:rsidRPr="00627D3D" w:rsidRDefault="00A21AEF" w:rsidP="00A21AEF">
      <w:pPr>
        <w:spacing w:line="278" w:lineRule="auto"/>
        <w:ind w:firstLine="0"/>
        <w:jc w:val="left"/>
      </w:pPr>
    </w:p>
    <w:p w14:paraId="6C96F197" w14:textId="77777777" w:rsidR="00A21AEF" w:rsidRDefault="00A21AEF" w:rsidP="00A21AEF">
      <w:r w:rsidRPr="00627D3D">
        <w:t>Fuente: Elaborado por el estudiante de acuerdo con el proyecto</w:t>
      </w:r>
    </w:p>
    <w:p w14:paraId="326B3A15" w14:textId="77777777" w:rsidR="00A21AEF" w:rsidRDefault="00A21AEF" w:rsidP="00A21AEF"/>
    <w:p w14:paraId="5654F40F" w14:textId="77777777" w:rsidR="00A21AEF" w:rsidRDefault="00A21AEF" w:rsidP="00A21AEF"/>
    <w:p w14:paraId="29323B61" w14:textId="69830452" w:rsidR="00A21AEF" w:rsidRPr="00627D3D" w:rsidRDefault="00A21AEF" w:rsidP="00A21AEF">
      <w:r w:rsidRPr="00627D3D">
        <w:lastRenderedPageBreak/>
        <w:t xml:space="preserve">En la </w:t>
      </w:r>
      <w:r w:rsidRPr="00627D3D">
        <w:rPr>
          <w:i/>
        </w:rPr>
        <w:t xml:space="preserve">Tabla </w:t>
      </w:r>
      <w:r>
        <w:rPr>
          <w:i/>
        </w:rPr>
        <w:t>4.</w:t>
      </w:r>
      <w:r w:rsidR="00FA3C8D">
        <w:rPr>
          <w:i/>
        </w:rPr>
        <w:t>40</w:t>
      </w:r>
      <w:r w:rsidRPr="00627D3D">
        <w:t xml:space="preserve"> se puede visualizar el Caso de uso N°5.5, el sistema permite al usuario crear un nuevo informe de asistencia, para prevenir casos en los que exista un marcaje incorrecto y sea necesario crear uno desde 0 de un día en específico.</w:t>
      </w:r>
    </w:p>
    <w:p w14:paraId="071CCC9D" w14:textId="77777777" w:rsidR="00A21AEF" w:rsidRPr="00627D3D" w:rsidRDefault="00A21AEF" w:rsidP="00A21AEF">
      <w:pPr>
        <w:spacing w:line="278" w:lineRule="auto"/>
        <w:ind w:firstLine="0"/>
        <w:jc w:val="left"/>
      </w:pPr>
    </w:p>
    <w:p w14:paraId="76E24460" w14:textId="352ACCE0" w:rsidR="00A21AEF" w:rsidRPr="00627D3D" w:rsidRDefault="00A21AEF" w:rsidP="00A21AEF">
      <w:pPr>
        <w:pStyle w:val="Descripcin"/>
      </w:pPr>
      <w:bookmarkStart w:id="336" w:name="_4dtnfgcjiy5"/>
      <w:bookmarkStart w:id="337" w:name="_Toc200483261"/>
      <w:bookmarkStart w:id="338" w:name="_Toc200363959"/>
      <w:bookmarkStart w:id="339" w:name="_Toc200336574"/>
      <w:bookmarkStart w:id="340" w:name="_Toc207894753"/>
      <w:bookmarkStart w:id="341" w:name="_Toc208864207"/>
      <w:bookmarkStart w:id="342" w:name="_Toc208864312"/>
      <w:bookmarkEnd w:id="336"/>
      <w:r w:rsidRPr="00627D3D">
        <w:t xml:space="preserve">Tabla </w:t>
      </w:r>
      <w:fldSimple w:instr=" STYLEREF 1 \s ">
        <w:r w:rsidR="003917AA">
          <w:rPr>
            <w:noProof/>
          </w:rPr>
          <w:t>4</w:t>
        </w:r>
      </w:fldSimple>
      <w:r w:rsidR="003917AA">
        <w:t>.</w:t>
      </w:r>
      <w:fldSimple w:instr=" SEQ Tabla \* ARABIC \s 1 ">
        <w:r w:rsidR="003917AA">
          <w:rPr>
            <w:noProof/>
          </w:rPr>
          <w:t>40</w:t>
        </w:r>
      </w:fldSimple>
      <w:r w:rsidRPr="00627D3D">
        <w:t xml:space="preserve"> Caso de uso N°5.5, Generando nuevo informe de asistencia</w:t>
      </w:r>
      <w:bookmarkEnd w:id="337"/>
      <w:bookmarkEnd w:id="338"/>
      <w:bookmarkEnd w:id="339"/>
      <w:bookmarkEnd w:id="340"/>
      <w:bookmarkEnd w:id="341"/>
      <w:bookmarkEnd w:id="342"/>
    </w:p>
    <w:p w14:paraId="6166108F" w14:textId="77777777" w:rsidR="00A21AEF" w:rsidRPr="00627D3D" w:rsidRDefault="00A21AEF" w:rsidP="00A21AEF">
      <w:pPr>
        <w:pStyle w:val="Sinespaciado"/>
      </w:pPr>
      <w:r w:rsidRPr="00627D3D">
        <w:rPr>
          <w:noProof/>
        </w:rPr>
        <w:drawing>
          <wp:inline distT="0" distB="0" distL="0" distR="0" wp14:anchorId="55C00D59" wp14:editId="43CD00EC">
            <wp:extent cx="5971540" cy="4180840"/>
            <wp:effectExtent l="0" t="0" r="0" b="0"/>
            <wp:docPr id="492415091" name="Imagen 64"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 Tabla&#10;&#10;El contenido generado por IA puede ser incorrecto."/>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71540" cy="4180840"/>
                    </a:xfrm>
                    <a:prstGeom prst="rect">
                      <a:avLst/>
                    </a:prstGeom>
                    <a:noFill/>
                    <a:ln>
                      <a:noFill/>
                    </a:ln>
                  </pic:spPr>
                </pic:pic>
              </a:graphicData>
            </a:graphic>
          </wp:inline>
        </w:drawing>
      </w:r>
    </w:p>
    <w:p w14:paraId="23961731" w14:textId="77777777" w:rsidR="00A21AEF" w:rsidRPr="00627D3D" w:rsidRDefault="00A21AEF" w:rsidP="00A21AEF">
      <w:pPr>
        <w:spacing w:line="278" w:lineRule="auto"/>
        <w:ind w:firstLine="0"/>
        <w:jc w:val="left"/>
      </w:pPr>
    </w:p>
    <w:p w14:paraId="50047317" w14:textId="77777777" w:rsidR="00A21AEF" w:rsidRDefault="00A21AEF" w:rsidP="00A21AEF">
      <w:r w:rsidRPr="00627D3D">
        <w:t>Fuente: Elaborado por el estudiante de acuerdo con el proyecto</w:t>
      </w:r>
    </w:p>
    <w:p w14:paraId="392A5CAD" w14:textId="77777777" w:rsidR="00A21AEF" w:rsidRDefault="00A21AEF" w:rsidP="00A21AEF"/>
    <w:p w14:paraId="4F7D2C67" w14:textId="77777777" w:rsidR="00A21AEF" w:rsidRDefault="00A21AEF" w:rsidP="00B45140"/>
    <w:p w14:paraId="3AE23BC3" w14:textId="77777777" w:rsidR="00A21AEF" w:rsidRDefault="00A21AEF" w:rsidP="00B45140"/>
    <w:p w14:paraId="3C015686" w14:textId="77777777" w:rsidR="00627D3D" w:rsidRDefault="00627D3D" w:rsidP="00627D3D">
      <w:pPr>
        <w:spacing w:line="278" w:lineRule="auto"/>
        <w:ind w:firstLine="0"/>
        <w:jc w:val="left"/>
      </w:pPr>
    </w:p>
    <w:p w14:paraId="2F87A9A4" w14:textId="0F3EDCB3" w:rsidR="00A21AEF" w:rsidRPr="00627D3D" w:rsidRDefault="00A21AEF" w:rsidP="00A21AEF">
      <w:r w:rsidRPr="00627D3D">
        <w:lastRenderedPageBreak/>
        <w:t xml:space="preserve">En la </w:t>
      </w:r>
      <w:r w:rsidRPr="00627D3D">
        <w:rPr>
          <w:i/>
        </w:rPr>
        <w:t xml:space="preserve">Tabla </w:t>
      </w:r>
      <w:r>
        <w:rPr>
          <w:i/>
        </w:rPr>
        <w:t>4.4</w:t>
      </w:r>
      <w:r w:rsidR="00FA3C8D">
        <w:rPr>
          <w:i/>
        </w:rPr>
        <w:t xml:space="preserve">1 </w:t>
      </w:r>
      <w:r w:rsidRPr="00627D3D">
        <w:t>se puede visualizar el Caso de uso N°5.8, el sistema permite cambiar el nombre de los archivos que serán exportados.</w:t>
      </w:r>
    </w:p>
    <w:p w14:paraId="0283D259" w14:textId="77777777" w:rsidR="00A21AEF" w:rsidRPr="00627D3D" w:rsidRDefault="00A21AEF" w:rsidP="00A21AEF">
      <w:pPr>
        <w:spacing w:line="278" w:lineRule="auto"/>
        <w:ind w:firstLine="0"/>
        <w:jc w:val="left"/>
      </w:pPr>
    </w:p>
    <w:p w14:paraId="162944AD" w14:textId="6426218D" w:rsidR="00A21AEF" w:rsidRPr="00627D3D" w:rsidRDefault="00A21AEF" w:rsidP="00A21AEF">
      <w:pPr>
        <w:pStyle w:val="Descripcin"/>
      </w:pPr>
      <w:bookmarkStart w:id="343" w:name="_ofsseklksppj"/>
      <w:bookmarkStart w:id="344" w:name="_Toc200483264"/>
      <w:bookmarkStart w:id="345" w:name="_Toc200363962"/>
      <w:bookmarkStart w:id="346" w:name="_Toc200336577"/>
      <w:bookmarkStart w:id="347" w:name="_Toc207894766"/>
      <w:bookmarkStart w:id="348" w:name="_Toc208864208"/>
      <w:bookmarkStart w:id="349" w:name="_Toc208864313"/>
      <w:bookmarkEnd w:id="343"/>
      <w:r w:rsidRPr="00627D3D">
        <w:t xml:space="preserve">Tabla </w:t>
      </w:r>
      <w:fldSimple w:instr=" STYLEREF 1 \s ">
        <w:r w:rsidR="003917AA">
          <w:rPr>
            <w:noProof/>
          </w:rPr>
          <w:t>4</w:t>
        </w:r>
      </w:fldSimple>
      <w:r w:rsidR="003917AA">
        <w:t>.</w:t>
      </w:r>
      <w:fldSimple w:instr=" SEQ Tabla \* ARABIC \s 1 ">
        <w:r w:rsidR="003917AA">
          <w:rPr>
            <w:noProof/>
          </w:rPr>
          <w:t>41</w:t>
        </w:r>
      </w:fldSimple>
      <w:r w:rsidRPr="00627D3D">
        <w:t xml:space="preserve"> Caso de uso N°5.8, exportando informe de asistencia</w:t>
      </w:r>
      <w:bookmarkEnd w:id="344"/>
      <w:bookmarkEnd w:id="345"/>
      <w:bookmarkEnd w:id="346"/>
      <w:bookmarkEnd w:id="347"/>
      <w:bookmarkEnd w:id="348"/>
      <w:bookmarkEnd w:id="349"/>
    </w:p>
    <w:p w14:paraId="483C57FF" w14:textId="77777777" w:rsidR="00A21AEF" w:rsidRPr="00627D3D" w:rsidRDefault="00A21AEF" w:rsidP="00A21AEF">
      <w:pPr>
        <w:pStyle w:val="Sinespaciado"/>
      </w:pPr>
      <w:r w:rsidRPr="00627D3D">
        <w:rPr>
          <w:noProof/>
        </w:rPr>
        <w:drawing>
          <wp:inline distT="0" distB="0" distL="0" distR="0" wp14:anchorId="25B10F98" wp14:editId="14AFF2CB">
            <wp:extent cx="5971540" cy="4647565"/>
            <wp:effectExtent l="0" t="0" r="0" b="635"/>
            <wp:docPr id="1189024669" name="Imagen 9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71540" cy="4647565"/>
                    </a:xfrm>
                    <a:prstGeom prst="rect">
                      <a:avLst/>
                    </a:prstGeom>
                    <a:noFill/>
                    <a:ln>
                      <a:noFill/>
                    </a:ln>
                  </pic:spPr>
                </pic:pic>
              </a:graphicData>
            </a:graphic>
          </wp:inline>
        </w:drawing>
      </w:r>
    </w:p>
    <w:p w14:paraId="4E08B67D" w14:textId="77777777" w:rsidR="00A21AEF" w:rsidRPr="00627D3D" w:rsidRDefault="00A21AEF" w:rsidP="00A21AEF">
      <w:pPr>
        <w:spacing w:line="278" w:lineRule="auto"/>
        <w:ind w:firstLine="0"/>
        <w:jc w:val="left"/>
      </w:pPr>
    </w:p>
    <w:p w14:paraId="3F4DC5FB" w14:textId="77777777" w:rsidR="00A21AEF" w:rsidRPr="00627D3D" w:rsidRDefault="00A21AEF" w:rsidP="00A21AEF">
      <w:r w:rsidRPr="00627D3D">
        <w:t>Fuente: Elaborado por el estudiante de acuerdo con el proyecto</w:t>
      </w:r>
    </w:p>
    <w:p w14:paraId="0ECB7D04" w14:textId="77777777" w:rsidR="00A21AEF" w:rsidRDefault="00A21AEF" w:rsidP="00627D3D">
      <w:pPr>
        <w:spacing w:line="278" w:lineRule="auto"/>
        <w:ind w:firstLine="0"/>
        <w:jc w:val="left"/>
      </w:pPr>
    </w:p>
    <w:p w14:paraId="12F4B833" w14:textId="77777777" w:rsidR="00A21AEF" w:rsidRDefault="00A21AEF" w:rsidP="00627D3D">
      <w:pPr>
        <w:spacing w:line="278" w:lineRule="auto"/>
        <w:ind w:firstLine="0"/>
        <w:jc w:val="left"/>
      </w:pPr>
    </w:p>
    <w:p w14:paraId="4E91301C" w14:textId="77777777" w:rsidR="00A21AEF" w:rsidRDefault="00A21AEF" w:rsidP="00627D3D">
      <w:pPr>
        <w:spacing w:line="278" w:lineRule="auto"/>
        <w:ind w:firstLine="0"/>
        <w:jc w:val="left"/>
      </w:pPr>
    </w:p>
    <w:p w14:paraId="291EE922" w14:textId="77777777" w:rsidR="00A21AEF" w:rsidRPr="00627D3D" w:rsidRDefault="00A21AEF" w:rsidP="00627D3D">
      <w:pPr>
        <w:spacing w:line="278" w:lineRule="auto"/>
        <w:ind w:firstLine="0"/>
        <w:jc w:val="left"/>
      </w:pPr>
    </w:p>
    <w:p w14:paraId="0EA4591D" w14:textId="31351FC2" w:rsidR="00627D3D" w:rsidRPr="00627D3D" w:rsidRDefault="00627D3D" w:rsidP="00627D3D">
      <w:r w:rsidRPr="00627D3D">
        <w:lastRenderedPageBreak/>
        <w:t xml:space="preserve">En la </w:t>
      </w:r>
      <w:r w:rsidRPr="00627D3D">
        <w:rPr>
          <w:i/>
        </w:rPr>
        <w:t xml:space="preserve">Tabla </w:t>
      </w:r>
      <w:r w:rsidR="00B45140">
        <w:rPr>
          <w:i/>
        </w:rPr>
        <w:t>4.</w:t>
      </w:r>
      <w:r w:rsidR="00FA3C8D">
        <w:rPr>
          <w:i/>
        </w:rPr>
        <w:t>42</w:t>
      </w:r>
      <w:r w:rsidRPr="00627D3D">
        <w:t xml:space="preserve"> se puede visualizar el Caso de uso N°6.1, este caso permite al administrador revisar el sistema para otorgar permisos de ausencia a un empleado.</w:t>
      </w:r>
    </w:p>
    <w:p w14:paraId="51FB650E" w14:textId="77777777" w:rsidR="00627D3D" w:rsidRPr="00627D3D" w:rsidRDefault="00627D3D" w:rsidP="00627D3D">
      <w:pPr>
        <w:spacing w:line="278" w:lineRule="auto"/>
        <w:ind w:firstLine="0"/>
        <w:jc w:val="left"/>
      </w:pPr>
    </w:p>
    <w:p w14:paraId="3460BAC7" w14:textId="1AE43913" w:rsidR="00627D3D" w:rsidRPr="00627D3D" w:rsidRDefault="00627D3D" w:rsidP="00C6292C">
      <w:pPr>
        <w:pStyle w:val="Descripcin"/>
      </w:pPr>
      <w:bookmarkStart w:id="350" w:name="_6am9konsy6y"/>
      <w:bookmarkStart w:id="351" w:name="_Toc200483265"/>
      <w:bookmarkStart w:id="352" w:name="_Toc200363963"/>
      <w:bookmarkStart w:id="353" w:name="_Toc200336578"/>
      <w:bookmarkStart w:id="354" w:name="_Toc207894741"/>
      <w:bookmarkStart w:id="355" w:name="_Toc208864209"/>
      <w:bookmarkStart w:id="356" w:name="_Toc208864314"/>
      <w:bookmarkEnd w:id="350"/>
      <w:r w:rsidRPr="00627D3D">
        <w:t xml:space="preserve">Tabla </w:t>
      </w:r>
      <w:fldSimple w:instr=" STYLEREF 1 \s ">
        <w:r w:rsidR="003917AA">
          <w:rPr>
            <w:noProof/>
          </w:rPr>
          <w:t>4</w:t>
        </w:r>
      </w:fldSimple>
      <w:r w:rsidR="003917AA">
        <w:t>.</w:t>
      </w:r>
      <w:fldSimple w:instr=" SEQ Tabla \* ARABIC \s 1 ">
        <w:r w:rsidR="003917AA">
          <w:rPr>
            <w:noProof/>
          </w:rPr>
          <w:t>42</w:t>
        </w:r>
      </w:fldSimple>
      <w:r w:rsidRPr="00627D3D">
        <w:t xml:space="preserve"> Caso de uso N°6.1, ingresando permisos de ausencia</w:t>
      </w:r>
      <w:bookmarkEnd w:id="351"/>
      <w:bookmarkEnd w:id="352"/>
      <w:bookmarkEnd w:id="353"/>
      <w:bookmarkEnd w:id="354"/>
      <w:bookmarkEnd w:id="355"/>
      <w:bookmarkEnd w:id="356"/>
    </w:p>
    <w:p w14:paraId="7DEA4552" w14:textId="4A45B502" w:rsidR="00627D3D" w:rsidRPr="00627D3D" w:rsidRDefault="000C1008" w:rsidP="00B45140">
      <w:pPr>
        <w:pStyle w:val="Sinespaciado"/>
      </w:pPr>
      <w:r>
        <w:rPr>
          <w:noProof/>
        </w:rPr>
        <w:drawing>
          <wp:inline distT="0" distB="0" distL="0" distR="0" wp14:anchorId="6F3DDDF9" wp14:editId="598C474F">
            <wp:extent cx="5791200" cy="4276725"/>
            <wp:effectExtent l="0" t="0" r="0" b="9525"/>
            <wp:docPr id="94972844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728446" name="Imagen 1" descr="Tabla&#10;&#10;El contenido generado por IA puede ser incorrecto."/>
                    <pic:cNvPicPr/>
                  </pic:nvPicPr>
                  <pic:blipFill>
                    <a:blip r:embed="rId57"/>
                    <a:stretch>
                      <a:fillRect/>
                    </a:stretch>
                  </pic:blipFill>
                  <pic:spPr>
                    <a:xfrm>
                      <a:off x="0" y="0"/>
                      <a:ext cx="5791200" cy="4276725"/>
                    </a:xfrm>
                    <a:prstGeom prst="rect">
                      <a:avLst/>
                    </a:prstGeom>
                  </pic:spPr>
                </pic:pic>
              </a:graphicData>
            </a:graphic>
          </wp:inline>
        </w:drawing>
      </w:r>
    </w:p>
    <w:p w14:paraId="1F72639C" w14:textId="77777777" w:rsidR="00627D3D" w:rsidRPr="00627D3D" w:rsidRDefault="00627D3D" w:rsidP="00627D3D">
      <w:pPr>
        <w:spacing w:line="278" w:lineRule="auto"/>
        <w:ind w:firstLine="0"/>
        <w:jc w:val="left"/>
      </w:pPr>
    </w:p>
    <w:p w14:paraId="0264253A" w14:textId="77777777" w:rsidR="00627D3D" w:rsidRDefault="00627D3D" w:rsidP="00B45140">
      <w:r w:rsidRPr="00627D3D">
        <w:t>Fuente: Elaborado por el estudiante de acuerdo con el proyecto</w:t>
      </w:r>
    </w:p>
    <w:p w14:paraId="5D32671B" w14:textId="77777777" w:rsidR="00627D3D" w:rsidRDefault="00627D3D" w:rsidP="00627D3D">
      <w:pPr>
        <w:spacing w:line="278" w:lineRule="auto"/>
        <w:ind w:firstLine="0"/>
        <w:jc w:val="left"/>
      </w:pPr>
    </w:p>
    <w:p w14:paraId="2E381E3A" w14:textId="77777777" w:rsidR="00627D3D" w:rsidRDefault="00627D3D" w:rsidP="00627D3D">
      <w:pPr>
        <w:spacing w:line="278" w:lineRule="auto"/>
        <w:ind w:firstLine="0"/>
        <w:jc w:val="left"/>
      </w:pPr>
    </w:p>
    <w:p w14:paraId="3DFC7498" w14:textId="77777777" w:rsidR="00627D3D" w:rsidRDefault="00627D3D" w:rsidP="00627D3D">
      <w:pPr>
        <w:spacing w:line="278" w:lineRule="auto"/>
        <w:ind w:firstLine="0"/>
        <w:jc w:val="left"/>
      </w:pPr>
    </w:p>
    <w:p w14:paraId="58F86B2C" w14:textId="77777777" w:rsidR="00627D3D" w:rsidRDefault="00627D3D" w:rsidP="00627D3D">
      <w:pPr>
        <w:spacing w:line="278" w:lineRule="auto"/>
        <w:ind w:firstLine="0"/>
        <w:jc w:val="left"/>
      </w:pPr>
    </w:p>
    <w:p w14:paraId="6DF8DEB2" w14:textId="77777777" w:rsidR="00627D3D" w:rsidRPr="00627D3D" w:rsidRDefault="00627D3D" w:rsidP="00627D3D">
      <w:pPr>
        <w:spacing w:line="278" w:lineRule="auto"/>
        <w:ind w:firstLine="0"/>
        <w:jc w:val="left"/>
      </w:pPr>
    </w:p>
    <w:p w14:paraId="5F8FCFD7" w14:textId="7B4DA3C4" w:rsidR="00627D3D" w:rsidRDefault="00627D3D" w:rsidP="006C0843">
      <w:pPr>
        <w:spacing w:line="278" w:lineRule="auto"/>
        <w:ind w:firstLine="0"/>
        <w:jc w:val="left"/>
      </w:pPr>
      <w:r>
        <w:br w:type="page"/>
      </w:r>
    </w:p>
    <w:p w14:paraId="4CB4E00D" w14:textId="4AC49B1D" w:rsidR="00627D3D" w:rsidRPr="00627D3D" w:rsidRDefault="00627D3D" w:rsidP="00C20741">
      <w:r w:rsidRPr="00627D3D">
        <w:lastRenderedPageBreak/>
        <w:t xml:space="preserve">En la </w:t>
      </w:r>
      <w:r w:rsidRPr="00627D3D">
        <w:rPr>
          <w:i/>
        </w:rPr>
        <w:t xml:space="preserve">Tabla </w:t>
      </w:r>
      <w:r w:rsidR="00C20741">
        <w:rPr>
          <w:i/>
        </w:rPr>
        <w:t>4.</w:t>
      </w:r>
      <w:r w:rsidR="00FA3C8D">
        <w:rPr>
          <w:i/>
        </w:rPr>
        <w:t>43</w:t>
      </w:r>
      <w:r w:rsidRPr="00627D3D">
        <w:t xml:space="preserve"> se puede visualizar el Caso de uso N°6.2 El sistema permite filtrar por datos específicos de los empleados, para buscar con mayor facilidad los archivos de este. </w:t>
      </w:r>
    </w:p>
    <w:p w14:paraId="5204200C" w14:textId="77777777" w:rsidR="00627D3D" w:rsidRPr="00627D3D" w:rsidRDefault="00627D3D" w:rsidP="00627D3D">
      <w:pPr>
        <w:spacing w:line="278" w:lineRule="auto"/>
        <w:ind w:firstLine="0"/>
        <w:jc w:val="left"/>
      </w:pPr>
    </w:p>
    <w:p w14:paraId="034E5796" w14:textId="579F303D" w:rsidR="00627D3D" w:rsidRPr="00627D3D" w:rsidRDefault="00627D3D" w:rsidP="00C6292C">
      <w:pPr>
        <w:pStyle w:val="Descripcin"/>
      </w:pPr>
      <w:bookmarkStart w:id="357" w:name="_qgho3eqli249"/>
      <w:bookmarkStart w:id="358" w:name="_Toc200483266"/>
      <w:bookmarkStart w:id="359" w:name="_Toc200363964"/>
      <w:bookmarkStart w:id="360" w:name="_Toc200336579"/>
      <w:bookmarkStart w:id="361" w:name="_Toc207894754"/>
      <w:bookmarkStart w:id="362" w:name="_Toc208864210"/>
      <w:bookmarkStart w:id="363" w:name="_Toc208864315"/>
      <w:bookmarkEnd w:id="357"/>
      <w:r w:rsidRPr="00627D3D">
        <w:t xml:space="preserve">Tabla </w:t>
      </w:r>
      <w:fldSimple w:instr=" STYLEREF 1 \s ">
        <w:r w:rsidR="003917AA">
          <w:rPr>
            <w:noProof/>
          </w:rPr>
          <w:t>4</w:t>
        </w:r>
      </w:fldSimple>
      <w:r w:rsidR="003917AA">
        <w:t>.</w:t>
      </w:r>
      <w:fldSimple w:instr=" SEQ Tabla \* ARABIC \s 1 ">
        <w:r w:rsidR="003917AA">
          <w:rPr>
            <w:noProof/>
          </w:rPr>
          <w:t>43</w:t>
        </w:r>
      </w:fldSimple>
      <w:r w:rsidRPr="00627D3D">
        <w:t xml:space="preserve"> Caso de uso N°6.2, Filtrando búsqueda de permiso</w:t>
      </w:r>
      <w:bookmarkEnd w:id="358"/>
      <w:bookmarkEnd w:id="359"/>
      <w:bookmarkEnd w:id="360"/>
      <w:bookmarkEnd w:id="361"/>
      <w:bookmarkEnd w:id="362"/>
      <w:bookmarkEnd w:id="363"/>
    </w:p>
    <w:p w14:paraId="6F82C631" w14:textId="7B86E704" w:rsidR="00627D3D" w:rsidRPr="00627D3D" w:rsidRDefault="00627D3D" w:rsidP="00C20741">
      <w:pPr>
        <w:pStyle w:val="Sinespaciado"/>
      </w:pPr>
      <w:r w:rsidRPr="00627D3D">
        <w:rPr>
          <w:noProof/>
        </w:rPr>
        <w:drawing>
          <wp:inline distT="0" distB="0" distL="0" distR="0" wp14:anchorId="131FF98A" wp14:editId="67387254">
            <wp:extent cx="5971540" cy="4666615"/>
            <wp:effectExtent l="0" t="0" r="0" b="635"/>
            <wp:docPr id="1800657943" name="Imagen 66"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 Tabla&#10;&#10;El contenido generado por IA puede ser incorrecto."/>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71540" cy="4666615"/>
                    </a:xfrm>
                    <a:prstGeom prst="rect">
                      <a:avLst/>
                    </a:prstGeom>
                    <a:noFill/>
                    <a:ln>
                      <a:noFill/>
                    </a:ln>
                  </pic:spPr>
                </pic:pic>
              </a:graphicData>
            </a:graphic>
          </wp:inline>
        </w:drawing>
      </w:r>
    </w:p>
    <w:p w14:paraId="06FA488F" w14:textId="77777777" w:rsidR="00627D3D" w:rsidRPr="00627D3D" w:rsidRDefault="00627D3D" w:rsidP="00627D3D">
      <w:pPr>
        <w:spacing w:line="278" w:lineRule="auto"/>
        <w:ind w:firstLine="0"/>
        <w:jc w:val="left"/>
      </w:pPr>
    </w:p>
    <w:p w14:paraId="4ABE38A4" w14:textId="77777777" w:rsidR="00627D3D" w:rsidRPr="00627D3D" w:rsidRDefault="00627D3D" w:rsidP="00C20741">
      <w:r w:rsidRPr="00627D3D">
        <w:t>Fuente: Elaborado por el estudiante de acuerdo con el proyecto</w:t>
      </w:r>
    </w:p>
    <w:p w14:paraId="670F4DC9" w14:textId="77777777" w:rsidR="00627D3D" w:rsidRDefault="00627D3D" w:rsidP="006C0843">
      <w:pPr>
        <w:spacing w:line="278" w:lineRule="auto"/>
        <w:ind w:firstLine="0"/>
        <w:jc w:val="left"/>
      </w:pPr>
    </w:p>
    <w:p w14:paraId="0744F644" w14:textId="77777777" w:rsidR="00627D3D" w:rsidRDefault="00627D3D" w:rsidP="006C0843">
      <w:pPr>
        <w:spacing w:line="278" w:lineRule="auto"/>
        <w:ind w:firstLine="0"/>
        <w:jc w:val="left"/>
      </w:pPr>
    </w:p>
    <w:p w14:paraId="01C32798" w14:textId="77777777" w:rsidR="00627D3D" w:rsidRDefault="00627D3D" w:rsidP="006C0843">
      <w:pPr>
        <w:spacing w:line="278" w:lineRule="auto"/>
        <w:ind w:firstLine="0"/>
        <w:jc w:val="left"/>
      </w:pPr>
    </w:p>
    <w:p w14:paraId="5733DFEE" w14:textId="77777777" w:rsidR="00627D3D" w:rsidRDefault="00627D3D" w:rsidP="006C0843">
      <w:pPr>
        <w:spacing w:line="278" w:lineRule="auto"/>
        <w:ind w:firstLine="0"/>
        <w:jc w:val="left"/>
      </w:pPr>
    </w:p>
    <w:p w14:paraId="4440659B" w14:textId="5CD90AEB" w:rsidR="00627D3D" w:rsidRPr="00627D3D" w:rsidRDefault="00627D3D" w:rsidP="00C20741">
      <w:r w:rsidRPr="00627D3D">
        <w:lastRenderedPageBreak/>
        <w:t xml:space="preserve">En la </w:t>
      </w:r>
      <w:r w:rsidRPr="00627D3D">
        <w:rPr>
          <w:i/>
        </w:rPr>
        <w:t xml:space="preserve">Tabla </w:t>
      </w:r>
      <w:r w:rsidR="00C20741">
        <w:rPr>
          <w:i/>
        </w:rPr>
        <w:t>4.</w:t>
      </w:r>
      <w:r w:rsidR="00FA3C8D">
        <w:rPr>
          <w:i/>
        </w:rPr>
        <w:t>44</w:t>
      </w:r>
      <w:r w:rsidRPr="00627D3D">
        <w:t xml:space="preserve"> se puede visualizar el Caso de uso N°6.3 el Sistema permite visualizar casillas de selección, para que permita al usuario utilizar estas casillas en casos de sean muchos datos y seleccionarlos todos de forma global.</w:t>
      </w:r>
    </w:p>
    <w:p w14:paraId="7586CF56" w14:textId="77777777" w:rsidR="00627D3D" w:rsidRPr="00627D3D" w:rsidRDefault="00627D3D" w:rsidP="00627D3D">
      <w:pPr>
        <w:spacing w:line="278" w:lineRule="auto"/>
        <w:ind w:firstLine="0"/>
        <w:jc w:val="left"/>
      </w:pPr>
    </w:p>
    <w:p w14:paraId="4FCD02E3" w14:textId="18467DDD" w:rsidR="00627D3D" w:rsidRPr="00627D3D" w:rsidRDefault="00627D3D" w:rsidP="00C6292C">
      <w:pPr>
        <w:pStyle w:val="Descripcin"/>
      </w:pPr>
      <w:bookmarkStart w:id="364" w:name="_dly9jolx05e7"/>
      <w:bookmarkStart w:id="365" w:name="_uu2rk8abbcs2"/>
      <w:bookmarkStart w:id="366" w:name="_Toc200483267"/>
      <w:bookmarkStart w:id="367" w:name="_Toc200363965"/>
      <w:bookmarkStart w:id="368" w:name="_Toc200336580"/>
      <w:bookmarkStart w:id="369" w:name="_Toc207894755"/>
      <w:bookmarkStart w:id="370" w:name="_Toc208864211"/>
      <w:bookmarkStart w:id="371" w:name="_Toc208864316"/>
      <w:bookmarkEnd w:id="364"/>
      <w:bookmarkEnd w:id="365"/>
      <w:r w:rsidRPr="00627D3D">
        <w:t xml:space="preserve">Tabla </w:t>
      </w:r>
      <w:fldSimple w:instr=" STYLEREF 1 \s ">
        <w:r w:rsidR="003917AA">
          <w:rPr>
            <w:noProof/>
          </w:rPr>
          <w:t>4</w:t>
        </w:r>
      </w:fldSimple>
      <w:r w:rsidR="003917AA">
        <w:t>.</w:t>
      </w:r>
      <w:fldSimple w:instr=" SEQ Tabla \* ARABIC \s 1 ">
        <w:r w:rsidR="003917AA">
          <w:rPr>
            <w:noProof/>
          </w:rPr>
          <w:t>44</w:t>
        </w:r>
      </w:fldSimple>
      <w:r w:rsidRPr="00627D3D">
        <w:t xml:space="preserve"> Caso de uso N°6.3, </w:t>
      </w:r>
      <w:bookmarkEnd w:id="366"/>
      <w:bookmarkEnd w:id="367"/>
      <w:bookmarkEnd w:id="368"/>
      <w:r w:rsidRPr="00627D3D">
        <w:t>Visualizando casillas de filtración</w:t>
      </w:r>
      <w:bookmarkEnd w:id="369"/>
      <w:bookmarkEnd w:id="370"/>
      <w:bookmarkEnd w:id="371"/>
    </w:p>
    <w:p w14:paraId="06F4A6FE" w14:textId="781B9228" w:rsidR="00627D3D" w:rsidRPr="00627D3D" w:rsidRDefault="00627D3D" w:rsidP="00C20741">
      <w:pPr>
        <w:pStyle w:val="Sinespaciado"/>
      </w:pPr>
      <w:r w:rsidRPr="00627D3D">
        <w:rPr>
          <w:noProof/>
        </w:rPr>
        <w:drawing>
          <wp:inline distT="0" distB="0" distL="0" distR="0" wp14:anchorId="78648B49" wp14:editId="65C2AAB3">
            <wp:extent cx="5971540" cy="4485640"/>
            <wp:effectExtent l="0" t="0" r="0" b="0"/>
            <wp:docPr id="1710284651" name="Imagen 6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71540" cy="4485640"/>
                    </a:xfrm>
                    <a:prstGeom prst="rect">
                      <a:avLst/>
                    </a:prstGeom>
                    <a:noFill/>
                    <a:ln>
                      <a:noFill/>
                    </a:ln>
                  </pic:spPr>
                </pic:pic>
              </a:graphicData>
            </a:graphic>
          </wp:inline>
        </w:drawing>
      </w:r>
    </w:p>
    <w:p w14:paraId="0037B8EE" w14:textId="77777777" w:rsidR="00A21AEF" w:rsidRPr="00627D3D" w:rsidRDefault="00A21AEF" w:rsidP="00627D3D">
      <w:pPr>
        <w:spacing w:line="278" w:lineRule="auto"/>
        <w:ind w:firstLine="0"/>
        <w:jc w:val="left"/>
      </w:pPr>
    </w:p>
    <w:p w14:paraId="6C53CC32" w14:textId="7D1A0F97" w:rsidR="00627D3D" w:rsidRDefault="00627D3D" w:rsidP="00A21AEF">
      <w:r w:rsidRPr="00627D3D">
        <w:t>Fuente: Elaborado por el estudiante de acuerdo con el proyecto</w:t>
      </w:r>
    </w:p>
    <w:p w14:paraId="41CBB6FB" w14:textId="77777777" w:rsidR="00A21AEF" w:rsidRDefault="00A21AEF" w:rsidP="00A21AEF"/>
    <w:p w14:paraId="50856E0F" w14:textId="77777777" w:rsidR="00A21AEF" w:rsidRDefault="00A21AEF" w:rsidP="00A21AEF"/>
    <w:p w14:paraId="7DBE7376" w14:textId="77777777" w:rsidR="00A21AEF" w:rsidRDefault="00A21AEF" w:rsidP="00A21AEF"/>
    <w:p w14:paraId="43B12217" w14:textId="03320C7B" w:rsidR="00627D3D" w:rsidRPr="00627D3D" w:rsidRDefault="00627D3D" w:rsidP="00C20741">
      <w:r w:rsidRPr="00627D3D">
        <w:lastRenderedPageBreak/>
        <w:t xml:space="preserve">En la </w:t>
      </w:r>
      <w:r w:rsidRPr="00627D3D">
        <w:rPr>
          <w:i/>
        </w:rPr>
        <w:t xml:space="preserve">Tabla </w:t>
      </w:r>
      <w:r w:rsidR="00C20741">
        <w:rPr>
          <w:i/>
        </w:rPr>
        <w:t>4.</w:t>
      </w:r>
      <w:r w:rsidR="00FA3C8D">
        <w:rPr>
          <w:i/>
        </w:rPr>
        <w:t>45</w:t>
      </w:r>
      <w:r w:rsidR="00C20741">
        <w:rPr>
          <w:i/>
        </w:rPr>
        <w:t xml:space="preserve"> </w:t>
      </w:r>
      <w:r w:rsidRPr="00627D3D">
        <w:t>se puede visualizar el Caso de uso N°6.4, el sistema permite a los usuarios crear los permisos para los empleados que lo requieran y debido al motivo, cantidad de permisos que tenga, se les permite agregar el goce de sueldo o no.</w:t>
      </w:r>
    </w:p>
    <w:p w14:paraId="7D75A717" w14:textId="77777777" w:rsidR="00627D3D" w:rsidRPr="00627D3D" w:rsidRDefault="00627D3D" w:rsidP="00627D3D">
      <w:pPr>
        <w:spacing w:line="278" w:lineRule="auto"/>
        <w:ind w:firstLine="0"/>
        <w:jc w:val="left"/>
      </w:pPr>
    </w:p>
    <w:p w14:paraId="25981C49" w14:textId="77777777" w:rsidR="00627D3D" w:rsidRPr="00627D3D" w:rsidRDefault="00627D3D" w:rsidP="00627D3D">
      <w:pPr>
        <w:spacing w:line="278" w:lineRule="auto"/>
        <w:ind w:firstLine="0"/>
        <w:jc w:val="left"/>
        <w:rPr>
          <w:i/>
        </w:rPr>
      </w:pPr>
      <w:bookmarkStart w:id="372" w:name="_szwsllvkt1hi"/>
      <w:bookmarkEnd w:id="372"/>
    </w:p>
    <w:p w14:paraId="5781EAF8" w14:textId="0587DE2B" w:rsidR="00627D3D" w:rsidRPr="00627D3D" w:rsidRDefault="00627D3D" w:rsidP="00C6292C">
      <w:pPr>
        <w:pStyle w:val="Descripcin"/>
      </w:pPr>
      <w:bookmarkStart w:id="373" w:name="_Toc200336581"/>
      <w:bookmarkStart w:id="374" w:name="_Toc200363966"/>
      <w:bookmarkStart w:id="375" w:name="_Toc200483268"/>
      <w:bookmarkStart w:id="376" w:name="_Toc207894756"/>
      <w:bookmarkStart w:id="377" w:name="_Toc208864212"/>
      <w:bookmarkStart w:id="378" w:name="_Toc208864317"/>
      <w:r w:rsidRPr="00627D3D">
        <w:t xml:space="preserve">Tabla </w:t>
      </w:r>
      <w:fldSimple w:instr=" STYLEREF 1 \s ">
        <w:r w:rsidR="003917AA">
          <w:rPr>
            <w:noProof/>
          </w:rPr>
          <w:t>4</w:t>
        </w:r>
      </w:fldSimple>
      <w:r w:rsidR="003917AA">
        <w:t>.</w:t>
      </w:r>
      <w:fldSimple w:instr=" SEQ Tabla \* ARABIC \s 1 ">
        <w:r w:rsidR="003917AA">
          <w:rPr>
            <w:noProof/>
          </w:rPr>
          <w:t>45</w:t>
        </w:r>
      </w:fldSimple>
      <w:r w:rsidRPr="00627D3D">
        <w:t xml:space="preserve"> Caso de uso N°6.4, registrando motivo de permisos</w:t>
      </w:r>
      <w:bookmarkEnd w:id="373"/>
      <w:bookmarkEnd w:id="374"/>
      <w:bookmarkEnd w:id="375"/>
      <w:bookmarkEnd w:id="376"/>
      <w:bookmarkEnd w:id="377"/>
      <w:bookmarkEnd w:id="378"/>
    </w:p>
    <w:p w14:paraId="2E200CC1" w14:textId="71E0976F" w:rsidR="00627D3D" w:rsidRPr="00627D3D" w:rsidRDefault="00FA3C8D" w:rsidP="00C20741">
      <w:pPr>
        <w:pStyle w:val="Sinespaciado"/>
      </w:pPr>
      <w:r>
        <w:rPr>
          <w:noProof/>
        </w:rPr>
        <w:drawing>
          <wp:inline distT="0" distB="0" distL="0" distR="0" wp14:anchorId="501E61F4" wp14:editId="38A0A562">
            <wp:extent cx="5103495" cy="5540375"/>
            <wp:effectExtent l="0" t="0" r="1905" b="3175"/>
            <wp:docPr id="462553791"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53791" name="Imagen 1" descr="Interfaz de usuario gráfica, Texto&#10;&#10;El contenido generado por IA puede ser incorrecto."/>
                    <pic:cNvPicPr>
                      <a:picLocks noChangeAspect="1"/>
                    </pic:cNvPicPr>
                  </pic:nvPicPr>
                  <pic:blipFill>
                    <a:blip r:embed="rId60"/>
                    <a:stretch>
                      <a:fillRect/>
                    </a:stretch>
                  </pic:blipFill>
                  <pic:spPr>
                    <a:xfrm>
                      <a:off x="0" y="0"/>
                      <a:ext cx="5103495" cy="5540375"/>
                    </a:xfrm>
                    <a:prstGeom prst="rect">
                      <a:avLst/>
                    </a:prstGeom>
                  </pic:spPr>
                </pic:pic>
              </a:graphicData>
            </a:graphic>
          </wp:inline>
        </w:drawing>
      </w:r>
    </w:p>
    <w:p w14:paraId="1E9607BB" w14:textId="77777777" w:rsidR="00627D3D" w:rsidRPr="00627D3D" w:rsidRDefault="00627D3D" w:rsidP="00627D3D">
      <w:pPr>
        <w:spacing w:line="278" w:lineRule="auto"/>
        <w:ind w:firstLine="0"/>
        <w:jc w:val="left"/>
      </w:pPr>
    </w:p>
    <w:p w14:paraId="0E965010" w14:textId="6BA02F90" w:rsidR="00A21AEF" w:rsidRPr="00A21AEF" w:rsidRDefault="00627D3D" w:rsidP="00A21AEF">
      <w:r w:rsidRPr="00627D3D">
        <w:t>Fuente: Elaborado por el estudiante de acuerdo con el proyecto</w:t>
      </w:r>
    </w:p>
    <w:p w14:paraId="78717F57" w14:textId="7130A926" w:rsidR="00627D3D" w:rsidRPr="00627D3D" w:rsidRDefault="00627D3D" w:rsidP="00C20741">
      <w:r w:rsidRPr="00627D3D">
        <w:lastRenderedPageBreak/>
        <w:t xml:space="preserve">En la </w:t>
      </w:r>
      <w:r w:rsidRPr="00627D3D">
        <w:rPr>
          <w:i/>
        </w:rPr>
        <w:t xml:space="preserve">Tabla </w:t>
      </w:r>
      <w:r w:rsidR="00C20741">
        <w:rPr>
          <w:i/>
        </w:rPr>
        <w:t>4.</w:t>
      </w:r>
      <w:r w:rsidR="00FA3C8D">
        <w:rPr>
          <w:i/>
        </w:rPr>
        <w:t>46</w:t>
      </w:r>
      <w:r w:rsidRPr="00627D3D">
        <w:t xml:space="preserve"> se puede visualizar el Caso de uso N°6.6, consiste en que al usuario le permite seleccionar los permisos aprobados de los empleados.</w:t>
      </w:r>
    </w:p>
    <w:p w14:paraId="352F3294" w14:textId="77777777" w:rsidR="00627D3D" w:rsidRPr="00627D3D" w:rsidRDefault="00627D3D" w:rsidP="00627D3D">
      <w:pPr>
        <w:spacing w:line="278" w:lineRule="auto"/>
        <w:ind w:firstLine="0"/>
        <w:jc w:val="left"/>
      </w:pPr>
    </w:p>
    <w:p w14:paraId="6EB428E9" w14:textId="34E7E53F" w:rsidR="00627D3D" w:rsidRPr="00627D3D" w:rsidRDefault="00627D3D" w:rsidP="00C6292C">
      <w:pPr>
        <w:pStyle w:val="Descripcin"/>
      </w:pPr>
      <w:bookmarkStart w:id="379" w:name="_t0npxr9htt3m"/>
      <w:bookmarkStart w:id="380" w:name="_Toc200483270"/>
      <w:bookmarkStart w:id="381" w:name="_Toc200363968"/>
      <w:bookmarkStart w:id="382" w:name="_Toc200336583"/>
      <w:bookmarkStart w:id="383" w:name="_Toc207894757"/>
      <w:bookmarkStart w:id="384" w:name="_Toc208864213"/>
      <w:bookmarkStart w:id="385" w:name="_Toc208864318"/>
      <w:bookmarkEnd w:id="379"/>
      <w:r w:rsidRPr="00627D3D">
        <w:t xml:space="preserve">Tabla </w:t>
      </w:r>
      <w:fldSimple w:instr=" STYLEREF 1 \s ">
        <w:r w:rsidR="003917AA">
          <w:rPr>
            <w:noProof/>
          </w:rPr>
          <w:t>4</w:t>
        </w:r>
      </w:fldSimple>
      <w:r w:rsidR="003917AA">
        <w:t>.</w:t>
      </w:r>
      <w:fldSimple w:instr=" SEQ Tabla \* ARABIC \s 1 ">
        <w:r w:rsidR="003917AA">
          <w:rPr>
            <w:noProof/>
          </w:rPr>
          <w:t>46</w:t>
        </w:r>
      </w:fldSimple>
      <w:r w:rsidRPr="00627D3D">
        <w:t xml:space="preserve"> Caso de uso N°6.6 Seleccionando permisos aprobados</w:t>
      </w:r>
      <w:bookmarkEnd w:id="380"/>
      <w:bookmarkEnd w:id="381"/>
      <w:bookmarkEnd w:id="382"/>
      <w:bookmarkEnd w:id="383"/>
      <w:bookmarkEnd w:id="384"/>
      <w:bookmarkEnd w:id="385"/>
    </w:p>
    <w:p w14:paraId="109267FC" w14:textId="6969E5D4" w:rsidR="00627D3D" w:rsidRPr="00627D3D" w:rsidRDefault="00627D3D" w:rsidP="00C20741">
      <w:pPr>
        <w:pStyle w:val="Sinespaciado"/>
      </w:pPr>
      <w:r w:rsidRPr="00627D3D">
        <w:rPr>
          <w:noProof/>
        </w:rPr>
        <w:drawing>
          <wp:inline distT="0" distB="0" distL="0" distR="0" wp14:anchorId="1A0CCF18" wp14:editId="17D1DF22">
            <wp:extent cx="5971540" cy="4666615"/>
            <wp:effectExtent l="0" t="0" r="0" b="635"/>
            <wp:docPr id="989509549" name="Imagen 7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1.png" descr="Tabla&#10;&#10;El contenido generado por IA puede ser incorrecto."/>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71540" cy="4666615"/>
                    </a:xfrm>
                    <a:prstGeom prst="rect">
                      <a:avLst/>
                    </a:prstGeom>
                    <a:noFill/>
                    <a:ln>
                      <a:noFill/>
                    </a:ln>
                  </pic:spPr>
                </pic:pic>
              </a:graphicData>
            </a:graphic>
          </wp:inline>
        </w:drawing>
      </w:r>
    </w:p>
    <w:p w14:paraId="5BABF368" w14:textId="77777777" w:rsidR="00627D3D" w:rsidRPr="00627D3D" w:rsidRDefault="00627D3D" w:rsidP="00627D3D">
      <w:pPr>
        <w:spacing w:line="278" w:lineRule="auto"/>
        <w:ind w:firstLine="0"/>
        <w:jc w:val="left"/>
      </w:pPr>
    </w:p>
    <w:p w14:paraId="6EA5B3D8" w14:textId="77777777" w:rsidR="00627D3D" w:rsidRPr="00627D3D" w:rsidRDefault="00627D3D" w:rsidP="00C20741">
      <w:r w:rsidRPr="00627D3D">
        <w:t>Fuente: Elaborado por el estudiante de acuerdo con el proyecto</w:t>
      </w:r>
    </w:p>
    <w:p w14:paraId="64D85C7E" w14:textId="77777777" w:rsidR="00627D3D" w:rsidRDefault="00627D3D" w:rsidP="006C0843">
      <w:pPr>
        <w:spacing w:line="278" w:lineRule="auto"/>
        <w:ind w:firstLine="0"/>
        <w:jc w:val="left"/>
      </w:pPr>
    </w:p>
    <w:p w14:paraId="63E30860" w14:textId="77777777" w:rsidR="00627D3D" w:rsidRDefault="00627D3D" w:rsidP="006C0843">
      <w:pPr>
        <w:spacing w:line="278" w:lineRule="auto"/>
        <w:ind w:firstLine="0"/>
        <w:jc w:val="left"/>
      </w:pPr>
    </w:p>
    <w:p w14:paraId="0DABC4C9" w14:textId="7D7A498D" w:rsidR="00627D3D" w:rsidRDefault="00627D3D" w:rsidP="006C0843">
      <w:pPr>
        <w:spacing w:line="278" w:lineRule="auto"/>
        <w:ind w:firstLine="0"/>
        <w:jc w:val="left"/>
      </w:pPr>
    </w:p>
    <w:p w14:paraId="65131D2B" w14:textId="5889B131" w:rsidR="00F35736" w:rsidRDefault="00F35736" w:rsidP="00F35736">
      <w:pPr>
        <w:pStyle w:val="Ttulo1"/>
      </w:pPr>
      <w:bookmarkStart w:id="386" w:name="_Toc201199598"/>
      <w:bookmarkStart w:id="387" w:name="_Toc201199687"/>
      <w:bookmarkStart w:id="388" w:name="_Toc207209035"/>
      <w:bookmarkStart w:id="389" w:name="_Toc207894767"/>
      <w:bookmarkStart w:id="390" w:name="_Toc208864115"/>
      <w:bookmarkStart w:id="391" w:name="_Toc208864214"/>
      <w:bookmarkStart w:id="392" w:name="_Toc208864319"/>
      <w:r>
        <w:lastRenderedPageBreak/>
        <w:t>SPRINT</w:t>
      </w:r>
      <w:r w:rsidR="002A5F3F">
        <w:t xml:space="preserve"> VISTAS</w:t>
      </w:r>
      <w:bookmarkEnd w:id="386"/>
      <w:bookmarkEnd w:id="387"/>
      <w:bookmarkEnd w:id="388"/>
      <w:bookmarkEnd w:id="389"/>
      <w:bookmarkEnd w:id="390"/>
      <w:bookmarkEnd w:id="391"/>
      <w:bookmarkEnd w:id="392"/>
      <w:r w:rsidR="00762852">
        <w:t xml:space="preserve"> </w:t>
      </w:r>
      <w:r w:rsidR="006F07ED">
        <w:t xml:space="preserve"> </w:t>
      </w:r>
    </w:p>
    <w:p w14:paraId="3B649E1B" w14:textId="77777777" w:rsidR="00987A0F" w:rsidRPr="00987A0F" w:rsidRDefault="00987A0F" w:rsidP="00987A0F"/>
    <w:p w14:paraId="6FAFE7DE" w14:textId="059E66A2" w:rsidR="00762852" w:rsidRPr="00762852" w:rsidRDefault="00762852" w:rsidP="00762852"/>
    <w:p w14:paraId="2952F26F" w14:textId="3855066F" w:rsidR="00F35736" w:rsidRDefault="008551D8" w:rsidP="008551D8">
      <w:r w:rsidRPr="008551D8">
        <w:t>La arquitectura del sistema se describe a través de cinco perspectivas complementarias, cada una adaptada a una audiencia específica. Estas perspectivas se detallan a continuación.</w:t>
      </w:r>
    </w:p>
    <w:p w14:paraId="3C4C2E26" w14:textId="2FCB2904" w:rsidR="008551D8" w:rsidRPr="008551D8" w:rsidRDefault="008551D8" w:rsidP="008551D8"/>
    <w:p w14:paraId="6E2B50CE" w14:textId="7394DBA5" w:rsidR="00F35736" w:rsidRDefault="00F35736" w:rsidP="00F35736">
      <w:pPr>
        <w:pStyle w:val="Ttulo2"/>
      </w:pPr>
      <w:bookmarkStart w:id="393" w:name="_Toc208864116"/>
      <w:r>
        <w:t xml:space="preserve">Vista </w:t>
      </w:r>
      <w:r w:rsidR="00DC71E1">
        <w:t>lógica</w:t>
      </w:r>
      <w:bookmarkEnd w:id="393"/>
    </w:p>
    <w:p w14:paraId="1C7F67CF" w14:textId="77777777" w:rsidR="009B6C5F" w:rsidRDefault="009B6C5F" w:rsidP="009B6C5F"/>
    <w:p w14:paraId="5414AFDA" w14:textId="51D9D3A9" w:rsidR="007810A4" w:rsidRDefault="00A0751D" w:rsidP="00A0751D">
      <w:r w:rsidRPr="00A0751D">
        <w:t>El propósito de la Vista Lógica es representar la estructura del sistema, incluyendo sus entidades, atributos, métodos y sus relaciones.</w:t>
      </w:r>
    </w:p>
    <w:p w14:paraId="3E5AEADE" w14:textId="77777777" w:rsidR="00A0751D" w:rsidRPr="00A0751D" w:rsidRDefault="00A0751D" w:rsidP="00A0751D"/>
    <w:p w14:paraId="0CCCA766" w14:textId="2367116B" w:rsidR="00E03F45" w:rsidRDefault="00E03F45" w:rsidP="00E03F45">
      <w:pPr>
        <w:pStyle w:val="Ttulo3"/>
      </w:pPr>
      <w:bookmarkStart w:id="394" w:name="_Toc208864117"/>
      <w:r>
        <w:t>Diagrama de clases</w:t>
      </w:r>
      <w:bookmarkEnd w:id="394"/>
    </w:p>
    <w:p w14:paraId="74CAC6F2" w14:textId="7A6B808E" w:rsidR="000D7383" w:rsidRDefault="000D7383" w:rsidP="000D7383"/>
    <w:p w14:paraId="6487AF35" w14:textId="0FE2B739" w:rsidR="00762852" w:rsidRPr="00602EC6" w:rsidRDefault="00602EC6" w:rsidP="00602EC6">
      <w:r w:rsidRPr="00602EC6">
        <w:t>La Figura 5.1 presenta un Diagrama de Clases UML, que es una parte integral del diseño Orientado a Objetos (OO). Visualiza las clases, sus atributos, métodos y las relaciones entre ellas, como herencia, asociación, agregación y composición. El diagrama también ilustra la multiplicidad.</w:t>
      </w:r>
      <w:r w:rsidR="003C0D45">
        <w:t xml:space="preserve"> Para ver detalles de</w:t>
      </w:r>
      <w:r w:rsidR="000C1D01">
        <w:t>l</w:t>
      </w:r>
      <w:r w:rsidR="003C0D45">
        <w:t xml:space="preserve"> diagrama de clases revisar anexo</w:t>
      </w:r>
      <w:r w:rsidR="00F60977">
        <w:t xml:space="preserve"> </w:t>
      </w:r>
      <w:r w:rsidR="006F07ED">
        <w:t>9</w:t>
      </w:r>
      <w:r w:rsidR="00F60977">
        <w:t>.</w:t>
      </w:r>
      <w:r w:rsidR="000E7D9E">
        <w:t xml:space="preserve">6 y ver </w:t>
      </w:r>
      <w:r w:rsidR="00917E9D">
        <w:t>PDF anexo</w:t>
      </w:r>
      <w:r w:rsidR="000E7D9E">
        <w:t xml:space="preserve"> </w:t>
      </w:r>
      <w:r w:rsidR="00917E9D">
        <w:t>8.1.</w:t>
      </w:r>
      <w:r w:rsidR="00762852" w:rsidRPr="00602EC6">
        <w:br w:type="page"/>
      </w:r>
    </w:p>
    <w:p w14:paraId="358EC03D" w14:textId="1CB9295D" w:rsidR="00762852" w:rsidRPr="000D7383" w:rsidRDefault="00762852" w:rsidP="00762852"/>
    <w:p w14:paraId="2CF6C53A" w14:textId="0E4BE7F0" w:rsidR="00762852" w:rsidRPr="007810A4" w:rsidRDefault="00762852" w:rsidP="007810A4"/>
    <w:p w14:paraId="222AB817" w14:textId="3D3A8886" w:rsidR="004712D1" w:rsidRDefault="004712D1" w:rsidP="004712D1">
      <w:pPr>
        <w:pStyle w:val="Descripcin"/>
      </w:pPr>
      <w:bookmarkStart w:id="395" w:name="_Toc200854201"/>
      <w:bookmarkStart w:id="396" w:name="_Toc201172418"/>
      <w:bookmarkStart w:id="397" w:name="_Toc201199599"/>
      <w:bookmarkStart w:id="398" w:name="_Toc201199688"/>
      <w:bookmarkStart w:id="399" w:name="_Toc207209036"/>
      <w:bookmarkStart w:id="400" w:name="_Toc207894768"/>
      <w:bookmarkStart w:id="401" w:name="_Toc208864215"/>
      <w:bookmarkStart w:id="402" w:name="_Toc208864320"/>
      <w:r>
        <w:t xml:space="preserve">Figura </w:t>
      </w:r>
      <w:fldSimple w:instr=" STYLEREF 1 \s ">
        <w:r w:rsidR="001F64B0">
          <w:rPr>
            <w:noProof/>
          </w:rPr>
          <w:t>5</w:t>
        </w:r>
      </w:fldSimple>
      <w:r w:rsidR="001F64B0">
        <w:t>.</w:t>
      </w:r>
      <w:fldSimple w:instr=" SEQ Figura \* ARABIC \s 1 ">
        <w:r w:rsidR="001F64B0">
          <w:rPr>
            <w:noProof/>
          </w:rPr>
          <w:t>1</w:t>
        </w:r>
      </w:fldSimple>
      <w:r>
        <w:t xml:space="preserve"> Diagrama de clases UML del sistema Biométrico web</w:t>
      </w:r>
      <w:bookmarkEnd w:id="395"/>
      <w:bookmarkEnd w:id="396"/>
      <w:bookmarkEnd w:id="397"/>
      <w:bookmarkEnd w:id="398"/>
      <w:bookmarkEnd w:id="399"/>
      <w:bookmarkEnd w:id="400"/>
      <w:bookmarkEnd w:id="401"/>
      <w:bookmarkEnd w:id="402"/>
    </w:p>
    <w:p w14:paraId="0E1C8613" w14:textId="77777777" w:rsidR="0009031E" w:rsidRPr="0009031E" w:rsidRDefault="0009031E" w:rsidP="0009031E"/>
    <w:p w14:paraId="7449EB91" w14:textId="4CFA9915" w:rsidR="005F65E6" w:rsidRDefault="005F65E6" w:rsidP="001E4711">
      <w:pPr>
        <w:pStyle w:val="Sinespaciado"/>
      </w:pPr>
    </w:p>
    <w:p w14:paraId="182965F7" w14:textId="7C48F908" w:rsidR="001E4711" w:rsidRDefault="00F24E1B" w:rsidP="00A63590">
      <w:pPr>
        <w:pStyle w:val="Sinespaciado"/>
      </w:pPr>
      <w:r>
        <w:rPr>
          <w:noProof/>
        </w:rPr>
        <w:drawing>
          <wp:inline distT="0" distB="0" distL="0" distR="0" wp14:anchorId="1686A903" wp14:editId="4ECEC470">
            <wp:extent cx="5971540" cy="4193540"/>
            <wp:effectExtent l="0" t="0" r="0" b="0"/>
            <wp:docPr id="1347420155"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20155" name="Imagen 1" descr="Diagrama, Esquemático&#10;&#10;El contenido generado por IA puede ser incorrecto."/>
                    <pic:cNvPicPr/>
                  </pic:nvPicPr>
                  <pic:blipFill>
                    <a:blip r:embed="rId62"/>
                    <a:stretch>
                      <a:fillRect/>
                    </a:stretch>
                  </pic:blipFill>
                  <pic:spPr>
                    <a:xfrm>
                      <a:off x="0" y="0"/>
                      <a:ext cx="5971540" cy="4193540"/>
                    </a:xfrm>
                    <a:prstGeom prst="rect">
                      <a:avLst/>
                    </a:prstGeom>
                  </pic:spPr>
                </pic:pic>
              </a:graphicData>
            </a:graphic>
          </wp:inline>
        </w:drawing>
      </w:r>
    </w:p>
    <w:p w14:paraId="0DFF4741" w14:textId="77777777" w:rsidR="001350A0" w:rsidRDefault="001350A0" w:rsidP="00A63590">
      <w:pPr>
        <w:pStyle w:val="Sinespaciado"/>
      </w:pPr>
    </w:p>
    <w:p w14:paraId="70D88D4D" w14:textId="7EA0677D" w:rsidR="00762852" w:rsidRDefault="00762852" w:rsidP="00A63590">
      <w:pPr>
        <w:pStyle w:val="Sinespaciado"/>
      </w:pPr>
    </w:p>
    <w:p w14:paraId="354B9241" w14:textId="6509B424" w:rsidR="005A42F5" w:rsidRDefault="005A42F5" w:rsidP="00A63590">
      <w:pPr>
        <w:pStyle w:val="Sinespaciado"/>
      </w:pPr>
    </w:p>
    <w:p w14:paraId="0124C4C0" w14:textId="04EC7859" w:rsidR="005A42F5" w:rsidRDefault="005A42F5" w:rsidP="005A42F5">
      <w:r>
        <w:t>Fuente: Elaborado por el estudiante de acuerdo con el proyecto</w:t>
      </w:r>
    </w:p>
    <w:p w14:paraId="36A5DB35" w14:textId="45E4D0B2" w:rsidR="001350A0" w:rsidRDefault="001350A0" w:rsidP="005A42F5"/>
    <w:p w14:paraId="3189739B" w14:textId="54A2D05D" w:rsidR="005A42F5" w:rsidRDefault="005A42F5" w:rsidP="00A63590">
      <w:pPr>
        <w:pStyle w:val="Sinespaciado"/>
      </w:pPr>
    </w:p>
    <w:p w14:paraId="5DCBFEC9" w14:textId="6863A69D" w:rsidR="00E03F45" w:rsidRPr="00D863EF" w:rsidRDefault="00D863EF" w:rsidP="00D863EF">
      <w:pPr>
        <w:spacing w:line="278" w:lineRule="auto"/>
        <w:ind w:firstLine="0"/>
        <w:jc w:val="left"/>
        <w:rPr>
          <w:rFonts w:ascii="Aptos" w:hAnsi="Aptos"/>
        </w:rPr>
      </w:pPr>
      <w:r>
        <w:br w:type="page"/>
      </w:r>
    </w:p>
    <w:p w14:paraId="4E5B656E" w14:textId="38F5EFDB" w:rsidR="00E03F45" w:rsidRDefault="00E03F45" w:rsidP="00E03F45">
      <w:pPr>
        <w:pStyle w:val="Ttulo3"/>
      </w:pPr>
      <w:bookmarkStart w:id="403" w:name="_Toc208864118"/>
      <w:r>
        <w:lastRenderedPageBreak/>
        <w:t>Modelado de datos</w:t>
      </w:r>
      <w:bookmarkEnd w:id="403"/>
    </w:p>
    <w:p w14:paraId="1F262849" w14:textId="77777777" w:rsidR="004D13F3" w:rsidRDefault="004D13F3" w:rsidP="004D13F3"/>
    <w:p w14:paraId="744D1A55" w14:textId="6E5E0D9E" w:rsidR="00E852DB" w:rsidRDefault="00E852DB" w:rsidP="00E852DB">
      <w:r w:rsidRPr="00E852DB">
        <w:t>La Figura 5.2 muestra un modelo de datos (también conocido como modelo entidad-relación), que representa la estructura lógica de la base de datos. Este modelo describe las entidades y sus relaciones, centrándose específicamente en los atributos que constituyen cada entidad. Enfatiza el almacenamiento de datos y la gestión de la información dentro de un sistema de base de datos relacional como MySQL.</w:t>
      </w:r>
      <w:r w:rsidR="00876D85">
        <w:t xml:space="preserve"> Revisar anexo</w:t>
      </w:r>
      <w:r w:rsidR="006F07ED">
        <w:t xml:space="preserve"> 9</w:t>
      </w:r>
      <w:r w:rsidR="00876D85">
        <w:t xml:space="preserve">.6 para más información de la relación </w:t>
      </w:r>
    </w:p>
    <w:p w14:paraId="51AB0A2D" w14:textId="2628EF1F" w:rsidR="00D863EF" w:rsidRDefault="00D863EF" w:rsidP="000B4C46">
      <w:pPr>
        <w:pStyle w:val="Sinespaciado"/>
      </w:pPr>
    </w:p>
    <w:p w14:paraId="011BFB48" w14:textId="4111792C" w:rsidR="0082794F" w:rsidRDefault="0082794F" w:rsidP="0082794F">
      <w:pPr>
        <w:pStyle w:val="Descripcin"/>
      </w:pPr>
      <w:bookmarkStart w:id="404" w:name="_Toc200854202"/>
      <w:bookmarkStart w:id="405" w:name="_Toc201172419"/>
      <w:bookmarkStart w:id="406" w:name="_Toc201199600"/>
      <w:bookmarkStart w:id="407" w:name="_Toc201199689"/>
      <w:bookmarkStart w:id="408" w:name="_Toc207209037"/>
      <w:bookmarkStart w:id="409" w:name="_Toc207894769"/>
      <w:bookmarkStart w:id="410" w:name="_Toc208864216"/>
      <w:bookmarkStart w:id="411" w:name="_Toc208864321"/>
      <w:r>
        <w:t xml:space="preserve">Figura </w:t>
      </w:r>
      <w:fldSimple w:instr=" STYLEREF 1 \s ">
        <w:r w:rsidR="001F64B0">
          <w:rPr>
            <w:noProof/>
          </w:rPr>
          <w:t>5</w:t>
        </w:r>
      </w:fldSimple>
      <w:r w:rsidR="001F64B0">
        <w:t>.</w:t>
      </w:r>
      <w:fldSimple w:instr=" SEQ Figura \* ARABIC \s 1 ">
        <w:r w:rsidR="001F64B0">
          <w:rPr>
            <w:noProof/>
          </w:rPr>
          <w:t>2</w:t>
        </w:r>
      </w:fldSimple>
      <w:r>
        <w:t xml:space="preserve"> Diagrama modelo de datos de sistema web EUGCOM</w:t>
      </w:r>
      <w:bookmarkEnd w:id="404"/>
      <w:bookmarkEnd w:id="405"/>
      <w:bookmarkEnd w:id="406"/>
      <w:bookmarkEnd w:id="407"/>
      <w:bookmarkEnd w:id="408"/>
      <w:bookmarkEnd w:id="409"/>
      <w:bookmarkEnd w:id="410"/>
      <w:bookmarkEnd w:id="411"/>
    </w:p>
    <w:p w14:paraId="732A9F73" w14:textId="77777777" w:rsidR="00915C04" w:rsidRPr="00915C04" w:rsidRDefault="00915C04" w:rsidP="00915C04"/>
    <w:p w14:paraId="4347CA8B" w14:textId="449FC5EF" w:rsidR="008626D6" w:rsidRDefault="003D7A56" w:rsidP="0082794F">
      <w:pPr>
        <w:pStyle w:val="Sinespaciado"/>
      </w:pPr>
      <w:r>
        <w:rPr>
          <w:noProof/>
        </w:rPr>
        <w:drawing>
          <wp:inline distT="0" distB="0" distL="0" distR="0" wp14:anchorId="407930F3" wp14:editId="43F866CB">
            <wp:extent cx="5971540" cy="3816985"/>
            <wp:effectExtent l="0" t="0" r="0" b="0"/>
            <wp:docPr id="2096058814"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058814" name="Imagen 1" descr="Diagrama, Esquemático&#10;&#10;El contenido generado por IA puede ser incorrecto."/>
                    <pic:cNvPicPr/>
                  </pic:nvPicPr>
                  <pic:blipFill>
                    <a:blip r:embed="rId63"/>
                    <a:stretch>
                      <a:fillRect/>
                    </a:stretch>
                  </pic:blipFill>
                  <pic:spPr>
                    <a:xfrm>
                      <a:off x="0" y="0"/>
                      <a:ext cx="5971540" cy="3816985"/>
                    </a:xfrm>
                    <a:prstGeom prst="rect">
                      <a:avLst/>
                    </a:prstGeom>
                  </pic:spPr>
                </pic:pic>
              </a:graphicData>
            </a:graphic>
          </wp:inline>
        </w:drawing>
      </w:r>
    </w:p>
    <w:p w14:paraId="0223922D" w14:textId="382C412D" w:rsidR="003D7A56" w:rsidRDefault="003D7A56" w:rsidP="0082794F">
      <w:pPr>
        <w:pStyle w:val="Sinespaciado"/>
      </w:pPr>
    </w:p>
    <w:p w14:paraId="35D169F4" w14:textId="0939A0F6" w:rsidR="003D7A56" w:rsidRDefault="003D7A56" w:rsidP="0082794F">
      <w:pPr>
        <w:pStyle w:val="Sinespaciado"/>
      </w:pPr>
    </w:p>
    <w:p w14:paraId="3934E9A8" w14:textId="30FF6F6E" w:rsidR="00D863EF" w:rsidRDefault="00D863EF" w:rsidP="004D13F3"/>
    <w:p w14:paraId="7309A01F" w14:textId="77777777" w:rsidR="00915C04" w:rsidRPr="004D13F3" w:rsidRDefault="00915C04" w:rsidP="004D13F3"/>
    <w:p w14:paraId="7C48B981" w14:textId="3C2023F7" w:rsidR="00DC71E1" w:rsidRPr="00DC71E1" w:rsidRDefault="52BC3A71" w:rsidP="00C94F1D">
      <w:r>
        <w:t>Fuente: Elaborado por el estudiante de acuerdo con el proyecto</w:t>
      </w:r>
    </w:p>
    <w:p w14:paraId="0EC7EFCA" w14:textId="77777777" w:rsidR="00F35736" w:rsidRDefault="00F35736" w:rsidP="00F35736">
      <w:pPr>
        <w:pStyle w:val="Ttulo2"/>
      </w:pPr>
      <w:bookmarkStart w:id="412" w:name="_Toc208864119"/>
      <w:r>
        <w:lastRenderedPageBreak/>
        <w:t>Vista de proceso:</w:t>
      </w:r>
      <w:bookmarkEnd w:id="412"/>
    </w:p>
    <w:p w14:paraId="58E5C0D1" w14:textId="77777777" w:rsidR="00DC71E1" w:rsidRDefault="00DC71E1" w:rsidP="00DC71E1"/>
    <w:p w14:paraId="5961CC31" w14:textId="56978B65" w:rsidR="008D5AB5" w:rsidRDefault="00BF4326" w:rsidP="00D62829">
      <w:r>
        <w:t xml:space="preserve">La vista de proceso </w:t>
      </w:r>
      <w:r w:rsidR="00863A2E">
        <w:t xml:space="preserve">captura </w:t>
      </w:r>
      <w:r w:rsidR="0056424E">
        <w:t>aspectos de concurrencia</w:t>
      </w:r>
      <w:r w:rsidR="00995E18">
        <w:t xml:space="preserve"> y sincronización de</w:t>
      </w:r>
      <w:r w:rsidR="00D62829">
        <w:t xml:space="preserve">l diseño del sistema web </w:t>
      </w:r>
      <w:proofErr w:type="spellStart"/>
      <w:r w:rsidR="00D62829">
        <w:t>EugCom</w:t>
      </w:r>
      <w:proofErr w:type="spellEnd"/>
      <w:r w:rsidR="00D62829">
        <w:t>.</w:t>
      </w:r>
    </w:p>
    <w:p w14:paraId="599AA9B5" w14:textId="77777777" w:rsidR="00D62829" w:rsidRPr="00DC71E1" w:rsidRDefault="00D62829" w:rsidP="00D62829"/>
    <w:p w14:paraId="2746E317" w14:textId="51AF1D80" w:rsidR="00F35736" w:rsidRDefault="2748AD84" w:rsidP="002D6B74">
      <w:pPr>
        <w:pStyle w:val="Ttulo3"/>
      </w:pPr>
      <w:bookmarkStart w:id="413" w:name="_Toc208864120"/>
      <w:r>
        <w:t>Diagrama</w:t>
      </w:r>
      <w:r w:rsidR="00876D85">
        <w:t>s</w:t>
      </w:r>
      <w:r>
        <w:t xml:space="preserve"> de secuencia</w:t>
      </w:r>
      <w:r w:rsidR="00876D85">
        <w:t>s</w:t>
      </w:r>
      <w:bookmarkEnd w:id="413"/>
    </w:p>
    <w:p w14:paraId="4EE27270" w14:textId="77777777" w:rsidR="00CB290C" w:rsidRPr="00CB290C" w:rsidRDefault="00CB290C" w:rsidP="00CB290C"/>
    <w:p w14:paraId="277DA626" w14:textId="25DF8CE5" w:rsidR="00511D85" w:rsidRPr="00511D85" w:rsidRDefault="00511D85" w:rsidP="00511D85">
      <w:r w:rsidRPr="00511D85">
        <w:rPr>
          <w:lang w:val="es-MX"/>
        </w:rPr>
        <w:t xml:space="preserve">La figura ____ </w:t>
      </w:r>
      <w:r w:rsidRPr="00511D85">
        <w:t>describe el flujo</w:t>
      </w:r>
      <w:r w:rsidR="00645341" w:rsidRPr="00645341">
        <w:t xml:space="preserve"> </w:t>
      </w:r>
      <w:r w:rsidR="00645341" w:rsidRPr="00511D85">
        <w:t xml:space="preserve">para </w:t>
      </w:r>
      <w:r w:rsidR="00645341">
        <w:t>el caso de uso N°1.2 en donde</w:t>
      </w:r>
      <w:r w:rsidRPr="00511D85">
        <w:t xml:space="preserve"> un usuario que asigna un turno a un empleado. El proceso comienza cuando el usuario inicia sesión y solicita las opciones del menú, lo que a su vez carga la interfaz de la cabecera. Al seleccionar la pestaña de asignación de turnos, el sistema solicita la interfaz con la lista de empleados que aún no tienen un turno asignado. El sistema consulta la base de datos de usuarios para obtener esta información, la carga y la muestra en la interfaz. El usuario presiona un botón para asignar un turno a un empleado, y el sistema muestra los turnos disponibles para la asignación. Una vez que el usuario selecciona el turno y acepta, el sistema solicita la asignación y actualiza la base de datos. Finalmente, el sistema confirma la asignación, carga los datos, y el usuario puede visualizar el turno asignado.</w:t>
      </w:r>
    </w:p>
    <w:p w14:paraId="2BA390D0" w14:textId="6123229C" w:rsidR="004A3C63" w:rsidRPr="00FE5630" w:rsidRDefault="004A3C63" w:rsidP="004A3C63"/>
    <w:p w14:paraId="7836E9CB" w14:textId="5C7FEA9F" w:rsidR="00FE5630" w:rsidRDefault="00FE5630" w:rsidP="00FE5630">
      <w:pPr>
        <w:pStyle w:val="Sinespaciado"/>
      </w:pPr>
      <w:r>
        <w:rPr>
          <w:noProof/>
        </w:rPr>
        <w:drawing>
          <wp:inline distT="0" distB="0" distL="0" distR="0" wp14:anchorId="3258CED9" wp14:editId="41C80092">
            <wp:extent cx="5618562" cy="2190307"/>
            <wp:effectExtent l="0" t="0" r="1270" b="635"/>
            <wp:docPr id="170133203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332032" name="Imagen 1" descr="Diagrama&#10;&#10;El contenido generado por IA puede ser incorrecto."/>
                    <pic:cNvPicPr/>
                  </pic:nvPicPr>
                  <pic:blipFill>
                    <a:blip r:embed="rId64"/>
                    <a:stretch>
                      <a:fillRect/>
                    </a:stretch>
                  </pic:blipFill>
                  <pic:spPr>
                    <a:xfrm>
                      <a:off x="0" y="0"/>
                      <a:ext cx="5624357" cy="2192566"/>
                    </a:xfrm>
                    <a:prstGeom prst="rect">
                      <a:avLst/>
                    </a:prstGeom>
                  </pic:spPr>
                </pic:pic>
              </a:graphicData>
            </a:graphic>
          </wp:inline>
        </w:drawing>
      </w:r>
    </w:p>
    <w:p w14:paraId="6BB6AABB" w14:textId="77777777" w:rsidR="003437CE" w:rsidRDefault="003437CE" w:rsidP="00FE5630">
      <w:pPr>
        <w:pStyle w:val="Sinespaciado"/>
      </w:pPr>
    </w:p>
    <w:p w14:paraId="47E7FB2B" w14:textId="6B0BAB72" w:rsidR="00FE5630" w:rsidRPr="00511D85" w:rsidRDefault="003437CE" w:rsidP="00511D85">
      <w:r>
        <w:t>Fuente: Elaborado por el estudiante de acuerdo con el proyecto</w:t>
      </w:r>
    </w:p>
    <w:p w14:paraId="6423855E" w14:textId="599E3837" w:rsidR="00511D85" w:rsidRPr="00511D85" w:rsidRDefault="00511D85" w:rsidP="00511D85">
      <w:r w:rsidRPr="00511D85">
        <w:lastRenderedPageBreak/>
        <w:t xml:space="preserve">La figura ___ presenta el proceso </w:t>
      </w:r>
      <w:r w:rsidR="00645341" w:rsidRPr="00511D85">
        <w:t xml:space="preserve">para </w:t>
      </w:r>
      <w:r w:rsidR="00645341">
        <w:t xml:space="preserve">el caso de uso N°1.3.1 en donde </w:t>
      </w:r>
      <w:r w:rsidRPr="00511D85">
        <w:t>un usuario edite la descripción de un turno. El usuario comienza iniciando sesión, lo que lleva a la carga del menú y de la cabecera del sistema. A continuación, el usuario selecciona la pestaña de “listado de turnos", lo que solicita la interfaz con los datos de los turnos desde la base de datos. Una vez que el listado se muestra, el usuario presiona el botón para editar, rellena la nueva descripción, y la acepta. Este cambio se solicita y se actualiza en la base de datos, y finalmente, el sistema confirma la acción, carga el cambio en la interfaz, y el usuario puede visualizar la actualización</w:t>
      </w:r>
    </w:p>
    <w:p w14:paraId="0ED44FFC" w14:textId="77777777" w:rsidR="00FE5630" w:rsidRDefault="00FE5630" w:rsidP="00FE5630">
      <w:pPr>
        <w:pStyle w:val="Sinespaciado"/>
      </w:pPr>
    </w:p>
    <w:p w14:paraId="4FAFE73A" w14:textId="77777777" w:rsidR="00FE5630" w:rsidRDefault="00FE5630" w:rsidP="00FE5630">
      <w:pPr>
        <w:pStyle w:val="Sinespaciado"/>
      </w:pPr>
    </w:p>
    <w:p w14:paraId="4D144C86" w14:textId="1A950A45" w:rsidR="00FE5630" w:rsidRDefault="00FE5630" w:rsidP="00FE5630">
      <w:pPr>
        <w:pStyle w:val="Sinespaciado"/>
      </w:pPr>
      <w:r>
        <w:rPr>
          <w:noProof/>
        </w:rPr>
        <w:drawing>
          <wp:inline distT="0" distB="0" distL="0" distR="0" wp14:anchorId="62B7C0EC" wp14:editId="36038918">
            <wp:extent cx="5971540" cy="2581275"/>
            <wp:effectExtent l="0" t="0" r="0" b="9525"/>
            <wp:docPr id="190566840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68404" name="Imagen 1" descr="Diagrama&#10;&#10;El contenido generado por IA puede ser incorrecto."/>
                    <pic:cNvPicPr/>
                  </pic:nvPicPr>
                  <pic:blipFill>
                    <a:blip r:embed="rId65"/>
                    <a:stretch>
                      <a:fillRect/>
                    </a:stretch>
                  </pic:blipFill>
                  <pic:spPr>
                    <a:xfrm>
                      <a:off x="0" y="0"/>
                      <a:ext cx="5971540" cy="2581275"/>
                    </a:xfrm>
                    <a:prstGeom prst="rect">
                      <a:avLst/>
                    </a:prstGeom>
                  </pic:spPr>
                </pic:pic>
              </a:graphicData>
            </a:graphic>
          </wp:inline>
        </w:drawing>
      </w:r>
    </w:p>
    <w:p w14:paraId="7615D122" w14:textId="77777777" w:rsidR="003437CE" w:rsidRDefault="003437CE" w:rsidP="00FE5630">
      <w:pPr>
        <w:pStyle w:val="Sinespaciado"/>
      </w:pPr>
    </w:p>
    <w:p w14:paraId="6982BFE8" w14:textId="77777777" w:rsidR="003437CE" w:rsidRPr="00DC71E1" w:rsidRDefault="003437CE" w:rsidP="003437CE">
      <w:r>
        <w:t>Fuente: Elaborado por el estudiante de acuerdo con el proyecto</w:t>
      </w:r>
    </w:p>
    <w:p w14:paraId="5D859A71" w14:textId="77777777" w:rsidR="003437CE" w:rsidRDefault="003437CE" w:rsidP="00FE5630">
      <w:pPr>
        <w:pStyle w:val="Sinespaciado"/>
      </w:pPr>
    </w:p>
    <w:p w14:paraId="1CB5F027" w14:textId="0ACAD293" w:rsidR="00FE5630" w:rsidRDefault="00FE5630">
      <w:pPr>
        <w:spacing w:line="278" w:lineRule="auto"/>
        <w:ind w:firstLine="0"/>
        <w:jc w:val="left"/>
        <w:rPr>
          <w:rFonts w:ascii="Aptos" w:hAnsi="Aptos"/>
        </w:rPr>
      </w:pPr>
      <w:r>
        <w:br w:type="page"/>
      </w:r>
    </w:p>
    <w:p w14:paraId="568C4910" w14:textId="70110FF6" w:rsidR="00511D85" w:rsidRPr="00511D85" w:rsidRDefault="00511D85" w:rsidP="00511D85">
      <w:r w:rsidRPr="00511D85">
        <w:lastRenderedPageBreak/>
        <w:t>La figura ____ ilustra el proceso</w:t>
      </w:r>
      <w:r w:rsidR="00645341" w:rsidRPr="00645341">
        <w:t xml:space="preserve"> </w:t>
      </w:r>
      <w:r w:rsidR="00645341" w:rsidRPr="00511D85">
        <w:t xml:space="preserve">para </w:t>
      </w:r>
      <w:r w:rsidR="00645341">
        <w:t>el caso de uso N°1.3.2 en donde</w:t>
      </w:r>
      <w:r w:rsidRPr="00511D85">
        <w:t xml:space="preserve"> un usuario cambie el turno de un empleado. El flujo comienza cuando el usuario inicia sesión, lo que solicita las opciones del menú desplegable y carga la interfaz de la cabecera. Al seleccionar la pestaña de asignación de turnos, el sistema solicita y carga una interfaz que muestra a los empleados que ya tienen turnos asignados. La información se obtiene consultando la base de datos de usuarios. Una vez que se muestra la interfaz, el usuario presiona un botón para editar el turno, lo que muestra las opciones de turnos disponibles para el cambio. Después de que el usuario selecciona el nuevo turno y acepta, el sistema pide el cambio, solicita la actualización en la base de datos, y finalmente, actualiza la base de datos. El sistema confirma el cambio y lo carga para que el usuario pueda visualizar el nuevo turno asignado.</w:t>
      </w:r>
    </w:p>
    <w:p w14:paraId="71FD5490" w14:textId="1C467892" w:rsidR="003437CE" w:rsidRDefault="00FE5630" w:rsidP="00511D85">
      <w:pPr>
        <w:pStyle w:val="Sinespaciado"/>
      </w:pPr>
      <w:r>
        <w:rPr>
          <w:noProof/>
        </w:rPr>
        <w:drawing>
          <wp:inline distT="0" distB="0" distL="0" distR="0" wp14:anchorId="2973E5BC" wp14:editId="07C78FE0">
            <wp:extent cx="5971540" cy="2693035"/>
            <wp:effectExtent l="0" t="0" r="0" b="0"/>
            <wp:docPr id="180972117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21174" name="Imagen 1" descr="Interfaz de usuario gráfica&#10;&#10;El contenido generado por IA puede ser incorrecto."/>
                    <pic:cNvPicPr/>
                  </pic:nvPicPr>
                  <pic:blipFill>
                    <a:blip r:embed="rId66"/>
                    <a:stretch>
                      <a:fillRect/>
                    </a:stretch>
                  </pic:blipFill>
                  <pic:spPr>
                    <a:xfrm>
                      <a:off x="0" y="0"/>
                      <a:ext cx="5971540" cy="2693035"/>
                    </a:xfrm>
                    <a:prstGeom prst="rect">
                      <a:avLst/>
                    </a:prstGeom>
                  </pic:spPr>
                </pic:pic>
              </a:graphicData>
            </a:graphic>
          </wp:inline>
        </w:drawing>
      </w:r>
    </w:p>
    <w:p w14:paraId="0F532589" w14:textId="77777777" w:rsidR="00511D85" w:rsidRDefault="00511D85" w:rsidP="00511D85">
      <w:pPr>
        <w:pStyle w:val="Sinespaciado"/>
      </w:pPr>
    </w:p>
    <w:p w14:paraId="1EA1FFA4" w14:textId="77777777" w:rsidR="003437CE" w:rsidRPr="00DC71E1" w:rsidRDefault="003437CE" w:rsidP="003437CE">
      <w:r>
        <w:t>Fuente: Elaborado por el estudiante de acuerdo con el proyecto</w:t>
      </w:r>
    </w:p>
    <w:p w14:paraId="21FD130B" w14:textId="580925D6" w:rsidR="00FE5630" w:rsidRDefault="00FE5630">
      <w:pPr>
        <w:spacing w:line="278" w:lineRule="auto"/>
        <w:ind w:firstLine="0"/>
        <w:jc w:val="left"/>
        <w:rPr>
          <w:rFonts w:ascii="Aptos" w:hAnsi="Aptos"/>
        </w:rPr>
      </w:pPr>
      <w:r>
        <w:br w:type="page"/>
      </w:r>
    </w:p>
    <w:p w14:paraId="78071798" w14:textId="467E22FD" w:rsidR="00FE5630" w:rsidRDefault="00511D85" w:rsidP="00511D85">
      <w:r>
        <w:lastRenderedPageBreak/>
        <w:t xml:space="preserve">En la figura En este diagrama del caso de uso </w:t>
      </w:r>
      <w:r w:rsidR="00645341">
        <w:t>N°</w:t>
      </w:r>
      <w:r>
        <w:t>1.5 “creando los departamentos de la empresa” muestra el paso a paso para poder registrar un departamento de la empresa en la cual se inició sesión en el Portal web.</w:t>
      </w:r>
    </w:p>
    <w:p w14:paraId="6A60CCAF" w14:textId="77777777" w:rsidR="003437CE" w:rsidRDefault="00FE5630">
      <w:pPr>
        <w:spacing w:line="278" w:lineRule="auto"/>
        <w:ind w:firstLine="0"/>
        <w:jc w:val="left"/>
      </w:pPr>
      <w:r>
        <w:rPr>
          <w:noProof/>
        </w:rPr>
        <w:drawing>
          <wp:inline distT="0" distB="0" distL="0" distR="0" wp14:anchorId="475F14EE" wp14:editId="325CB5F0">
            <wp:extent cx="5971540" cy="2827020"/>
            <wp:effectExtent l="0" t="0" r="0" b="0"/>
            <wp:docPr id="1508498562"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498562" name="Imagen 1" descr="Imagen que contiene Diagrama&#10;&#10;El contenido generado por IA puede ser incorrecto."/>
                    <pic:cNvPicPr/>
                  </pic:nvPicPr>
                  <pic:blipFill>
                    <a:blip r:embed="rId67"/>
                    <a:stretch>
                      <a:fillRect/>
                    </a:stretch>
                  </pic:blipFill>
                  <pic:spPr>
                    <a:xfrm>
                      <a:off x="0" y="0"/>
                      <a:ext cx="5971540" cy="2827020"/>
                    </a:xfrm>
                    <a:prstGeom prst="rect">
                      <a:avLst/>
                    </a:prstGeom>
                  </pic:spPr>
                </pic:pic>
              </a:graphicData>
            </a:graphic>
          </wp:inline>
        </w:drawing>
      </w:r>
    </w:p>
    <w:p w14:paraId="1E993CC1" w14:textId="77777777" w:rsidR="003437CE" w:rsidRPr="00DC71E1" w:rsidRDefault="003437CE" w:rsidP="003437CE">
      <w:r>
        <w:t>Fuente: Elaborado por el estudiante de acuerdo con el proyecto</w:t>
      </w:r>
    </w:p>
    <w:p w14:paraId="44F2ABDF" w14:textId="47D8FCA3" w:rsidR="00FE5630" w:rsidRDefault="00FE5630">
      <w:pPr>
        <w:spacing w:line="278" w:lineRule="auto"/>
        <w:ind w:firstLine="0"/>
        <w:jc w:val="left"/>
        <w:rPr>
          <w:rFonts w:ascii="Aptos" w:hAnsi="Aptos"/>
        </w:rPr>
      </w:pPr>
      <w:r>
        <w:br w:type="page"/>
      </w:r>
    </w:p>
    <w:p w14:paraId="30B0237C" w14:textId="68EF645A" w:rsidR="00645341" w:rsidRDefault="00645341" w:rsidP="00645341">
      <w:r w:rsidRPr="00511D85">
        <w:lastRenderedPageBreak/>
        <w:t xml:space="preserve">La figura ____ detalla el proceso para </w:t>
      </w:r>
      <w:r>
        <w:t xml:space="preserve">el caso de uso N°1.6 en donde </w:t>
      </w:r>
      <w:r w:rsidRPr="00511D85">
        <w:t>un usuario cambie el estado de un</w:t>
      </w:r>
      <w:r>
        <w:t xml:space="preserve"> departamento</w:t>
      </w:r>
      <w:r w:rsidRPr="00511D85">
        <w:t>. Inicialmente, el usuario inicia sesión y solicita las opciones de menú desplegable, lo que carga la interfaz de la cabecera del sistema. A continuación, el usuario selecciona la pestaña de "</w:t>
      </w:r>
      <w:r>
        <w:t>departamentos</w:t>
      </w:r>
      <w:r w:rsidRPr="00511D85">
        <w:t xml:space="preserve">", lo que solicita la interfaz correspondiente y los datos de los </w:t>
      </w:r>
      <w:r>
        <w:t>departamentos</w:t>
      </w:r>
      <w:r w:rsidRPr="00511D85">
        <w:t xml:space="preserve"> desde la base de datos. Una vez que se muestra la interfaz, el usuario presiona un botón para cambiar el estado, lo que activa una ventana emergente de confirmación. Al confirmar, el sistema solicita y valida el cambio, lo actualiza en la base de datos, y luego retorna una confirmación. Finalmente, el cambio se carga en la interfaz, y el usuario puede visualizar el nuevo estado</w:t>
      </w:r>
      <w:r>
        <w:t>.</w:t>
      </w:r>
    </w:p>
    <w:p w14:paraId="363AD221" w14:textId="21400943" w:rsidR="00FE5630" w:rsidRDefault="00FE5630">
      <w:pPr>
        <w:spacing w:line="278" w:lineRule="auto"/>
        <w:ind w:firstLine="0"/>
        <w:jc w:val="left"/>
      </w:pPr>
    </w:p>
    <w:p w14:paraId="7EE67BC4" w14:textId="1046E8C3" w:rsidR="00FE5630" w:rsidRDefault="00FE5630">
      <w:pPr>
        <w:spacing w:line="278" w:lineRule="auto"/>
        <w:ind w:firstLine="0"/>
        <w:jc w:val="left"/>
        <w:rPr>
          <w:rFonts w:ascii="Aptos" w:hAnsi="Aptos"/>
        </w:rPr>
      </w:pPr>
      <w:r>
        <w:rPr>
          <w:noProof/>
        </w:rPr>
        <w:drawing>
          <wp:inline distT="0" distB="0" distL="0" distR="0" wp14:anchorId="0B5C2E8D" wp14:editId="2876A158">
            <wp:extent cx="5971540" cy="3095625"/>
            <wp:effectExtent l="0" t="0" r="0" b="9525"/>
            <wp:docPr id="1363113447"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13447" name="Imagen 1" descr="Gráfico&#10;&#10;El contenido generado por IA puede ser incorrecto."/>
                    <pic:cNvPicPr/>
                  </pic:nvPicPr>
                  <pic:blipFill>
                    <a:blip r:embed="rId68"/>
                    <a:stretch>
                      <a:fillRect/>
                    </a:stretch>
                  </pic:blipFill>
                  <pic:spPr>
                    <a:xfrm>
                      <a:off x="0" y="0"/>
                      <a:ext cx="5971540" cy="3095625"/>
                    </a:xfrm>
                    <a:prstGeom prst="rect">
                      <a:avLst/>
                    </a:prstGeom>
                  </pic:spPr>
                </pic:pic>
              </a:graphicData>
            </a:graphic>
          </wp:inline>
        </w:drawing>
      </w:r>
    </w:p>
    <w:p w14:paraId="73A3BCD6" w14:textId="77777777" w:rsidR="003437CE" w:rsidRPr="00DC71E1" w:rsidRDefault="003437CE" w:rsidP="003437CE">
      <w:r>
        <w:t>Fuente: Elaborado por el estudiante de acuerdo con el proyecto</w:t>
      </w:r>
    </w:p>
    <w:p w14:paraId="1327A9A4" w14:textId="77777777" w:rsidR="003437CE" w:rsidRDefault="003437CE">
      <w:pPr>
        <w:spacing w:line="278" w:lineRule="auto"/>
        <w:ind w:firstLine="0"/>
        <w:jc w:val="left"/>
        <w:rPr>
          <w:rFonts w:ascii="Aptos" w:hAnsi="Aptos"/>
        </w:rPr>
      </w:pPr>
    </w:p>
    <w:p w14:paraId="44B62F69" w14:textId="1C45AD55" w:rsidR="00FE5630" w:rsidRDefault="00FE5630">
      <w:pPr>
        <w:spacing w:line="278" w:lineRule="auto"/>
        <w:ind w:firstLine="0"/>
        <w:jc w:val="left"/>
        <w:rPr>
          <w:rFonts w:ascii="Aptos" w:hAnsi="Aptos"/>
        </w:rPr>
      </w:pPr>
      <w:r>
        <w:br w:type="page"/>
      </w:r>
    </w:p>
    <w:p w14:paraId="381755B8" w14:textId="1C102B03" w:rsidR="00FE5630" w:rsidRDefault="004A3C63" w:rsidP="004A3C63">
      <w:r>
        <w:lastRenderedPageBreak/>
        <w:t xml:space="preserve">En la figura </w:t>
      </w:r>
      <w:r w:rsidRPr="004A3C63">
        <w:t xml:space="preserve">Este diagrama corresponde al caso de uso </w:t>
      </w:r>
      <w:r w:rsidR="00645341">
        <w:t>N°</w:t>
      </w:r>
      <w:r w:rsidRPr="004A3C63">
        <w:t>1.8 “Creando un motivo de permiso”. En este diagrama se especifican los pasos para poder registrar un nuevo motivo de permiso a la base de datos que contendrá todos los motivos por los cuales un trabajador podrá solicitar un permiso en su empresa. Estos motivos son los aprobados por la comisión del trabajo</w:t>
      </w:r>
    </w:p>
    <w:p w14:paraId="182C9687" w14:textId="77777777" w:rsidR="004A3C63" w:rsidRDefault="004A3C63" w:rsidP="004A3C63"/>
    <w:p w14:paraId="5014F569" w14:textId="141F0C6C" w:rsidR="00FE5630" w:rsidRDefault="00FE5630">
      <w:pPr>
        <w:spacing w:line="278" w:lineRule="auto"/>
        <w:ind w:firstLine="0"/>
        <w:jc w:val="left"/>
        <w:rPr>
          <w:rFonts w:ascii="Aptos" w:hAnsi="Aptos"/>
        </w:rPr>
      </w:pPr>
      <w:r>
        <w:rPr>
          <w:noProof/>
        </w:rPr>
        <w:drawing>
          <wp:inline distT="0" distB="0" distL="0" distR="0" wp14:anchorId="062C50B2" wp14:editId="7F734FEC">
            <wp:extent cx="5971540" cy="2642235"/>
            <wp:effectExtent l="0" t="0" r="0" b="5715"/>
            <wp:docPr id="665974146"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974146" name="Imagen 1" descr="Gráfico&#10;&#10;El contenido generado por IA puede ser incorrecto."/>
                    <pic:cNvPicPr/>
                  </pic:nvPicPr>
                  <pic:blipFill>
                    <a:blip r:embed="rId69"/>
                    <a:stretch>
                      <a:fillRect/>
                    </a:stretch>
                  </pic:blipFill>
                  <pic:spPr>
                    <a:xfrm>
                      <a:off x="0" y="0"/>
                      <a:ext cx="5971540" cy="2642235"/>
                    </a:xfrm>
                    <a:prstGeom prst="rect">
                      <a:avLst/>
                    </a:prstGeom>
                  </pic:spPr>
                </pic:pic>
              </a:graphicData>
            </a:graphic>
          </wp:inline>
        </w:drawing>
      </w:r>
    </w:p>
    <w:p w14:paraId="2861C50B" w14:textId="77777777" w:rsidR="004A3C63" w:rsidRDefault="004A3C63">
      <w:pPr>
        <w:spacing w:line="278" w:lineRule="auto"/>
        <w:ind w:firstLine="0"/>
        <w:jc w:val="left"/>
        <w:rPr>
          <w:rFonts w:ascii="Aptos" w:hAnsi="Aptos"/>
        </w:rPr>
      </w:pPr>
    </w:p>
    <w:p w14:paraId="5120751C" w14:textId="77777777" w:rsidR="003437CE" w:rsidRPr="00DC71E1" w:rsidRDefault="003437CE" w:rsidP="003437CE">
      <w:r>
        <w:t>Fuente: Elaborado por el estudiante de acuerdo con el proyecto</w:t>
      </w:r>
    </w:p>
    <w:p w14:paraId="196BA187" w14:textId="77777777" w:rsidR="003437CE" w:rsidRDefault="003437CE">
      <w:pPr>
        <w:spacing w:line="278" w:lineRule="auto"/>
        <w:ind w:firstLine="0"/>
        <w:jc w:val="left"/>
        <w:rPr>
          <w:rFonts w:ascii="Aptos" w:hAnsi="Aptos"/>
        </w:rPr>
      </w:pPr>
    </w:p>
    <w:p w14:paraId="268C9449" w14:textId="7A2173FB" w:rsidR="00FE5630" w:rsidRDefault="00FE5630">
      <w:pPr>
        <w:spacing w:line="278" w:lineRule="auto"/>
        <w:ind w:firstLine="0"/>
        <w:jc w:val="left"/>
        <w:rPr>
          <w:rFonts w:ascii="Aptos" w:hAnsi="Aptos"/>
        </w:rPr>
      </w:pPr>
      <w:r>
        <w:br w:type="page"/>
      </w:r>
    </w:p>
    <w:p w14:paraId="7507E15A" w14:textId="72EAF964" w:rsidR="00511D85" w:rsidRDefault="00511D85" w:rsidP="00511D85">
      <w:r w:rsidRPr="00511D85">
        <w:lastRenderedPageBreak/>
        <w:t xml:space="preserve">La figura ____ detalla el proceso </w:t>
      </w:r>
      <w:r w:rsidR="00645341" w:rsidRPr="00511D85">
        <w:t xml:space="preserve">para </w:t>
      </w:r>
      <w:r w:rsidR="00645341">
        <w:t xml:space="preserve">el caso de uso N°1.9 en donde </w:t>
      </w:r>
      <w:r w:rsidRPr="00511D85">
        <w:t>un usuario cambi</w:t>
      </w:r>
      <w:r w:rsidR="00645341">
        <w:t>a</w:t>
      </w:r>
      <w:r w:rsidRPr="00511D85">
        <w:t xml:space="preserve"> el estado de un motivo de permiso. Inicialmente, el usuario inicia sesión y solicita las opciones de menú desplegable, lo que carga la interfaz de la cabecera del sistema. A continuación, el usuario selecciona la pestaña de "motivos de permisos", lo que solicita la interfaz correspondiente y los datos de los motivos de permiso desde la base de datos. Una vez que se muestra la interfaz, el usuario presiona un botón para cambiar el estado, lo que activa una ventana emergente de confirmación. Al confirmar, el sistema solicita y valida el cambio, lo actualiza en la base de datos, y luego retorna una confirmación. Finalmente, el cambio se carga en la interfaz, y el usuario puede visualizar el nuevo estado</w:t>
      </w:r>
      <w:r>
        <w:t>.</w:t>
      </w:r>
    </w:p>
    <w:p w14:paraId="70A37642" w14:textId="77777777" w:rsidR="00511D85" w:rsidRPr="00511D85" w:rsidRDefault="00511D85" w:rsidP="00511D85">
      <w:pPr>
        <w:spacing w:line="278" w:lineRule="auto"/>
        <w:ind w:firstLine="0"/>
        <w:jc w:val="left"/>
      </w:pPr>
    </w:p>
    <w:p w14:paraId="59D84997" w14:textId="5D6786D5" w:rsidR="00FE5630" w:rsidRDefault="00FE5630" w:rsidP="00511D85">
      <w:pPr>
        <w:pStyle w:val="Sinespaciado"/>
      </w:pPr>
      <w:r>
        <w:rPr>
          <w:noProof/>
        </w:rPr>
        <w:drawing>
          <wp:inline distT="0" distB="0" distL="0" distR="0" wp14:anchorId="67AC7889" wp14:editId="0C521307">
            <wp:extent cx="5971540" cy="2534920"/>
            <wp:effectExtent l="0" t="0" r="0" b="0"/>
            <wp:docPr id="195791571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15716" name="Imagen 1" descr="Interfaz de usuario gráfica&#10;&#10;El contenido generado por IA puede ser incorrecto."/>
                    <pic:cNvPicPr/>
                  </pic:nvPicPr>
                  <pic:blipFill>
                    <a:blip r:embed="rId70"/>
                    <a:stretch>
                      <a:fillRect/>
                    </a:stretch>
                  </pic:blipFill>
                  <pic:spPr>
                    <a:xfrm>
                      <a:off x="0" y="0"/>
                      <a:ext cx="5971540" cy="2534920"/>
                    </a:xfrm>
                    <a:prstGeom prst="rect">
                      <a:avLst/>
                    </a:prstGeom>
                  </pic:spPr>
                </pic:pic>
              </a:graphicData>
            </a:graphic>
          </wp:inline>
        </w:drawing>
      </w:r>
    </w:p>
    <w:p w14:paraId="40965727" w14:textId="77777777" w:rsidR="003437CE" w:rsidRPr="00DC71E1" w:rsidRDefault="003437CE" w:rsidP="003437CE">
      <w:r>
        <w:t>Fuente: Elaborado por el estudiante de acuerdo con el proyecto</w:t>
      </w:r>
    </w:p>
    <w:p w14:paraId="6C1A1B4D" w14:textId="77777777" w:rsidR="003437CE" w:rsidRDefault="003437CE">
      <w:pPr>
        <w:spacing w:line="278" w:lineRule="auto"/>
        <w:ind w:firstLine="0"/>
        <w:jc w:val="left"/>
        <w:rPr>
          <w:rFonts w:ascii="Aptos" w:hAnsi="Aptos"/>
        </w:rPr>
      </w:pPr>
    </w:p>
    <w:p w14:paraId="0CF85BD8" w14:textId="2EE81D93" w:rsidR="00FE5630" w:rsidRDefault="00FE5630">
      <w:pPr>
        <w:spacing w:line="278" w:lineRule="auto"/>
        <w:ind w:firstLine="0"/>
        <w:jc w:val="left"/>
        <w:rPr>
          <w:rFonts w:ascii="Aptos" w:hAnsi="Aptos"/>
        </w:rPr>
      </w:pPr>
      <w:r>
        <w:br w:type="page"/>
      </w:r>
    </w:p>
    <w:p w14:paraId="7507A9BB" w14:textId="1D82F76E" w:rsidR="00FE5630" w:rsidRDefault="00511D85" w:rsidP="00511D85">
      <w:r>
        <w:lastRenderedPageBreak/>
        <w:t xml:space="preserve">En la figura </w:t>
      </w:r>
      <w:r w:rsidRPr="00511D85">
        <w:t>En el presente diagrama el cual pertenece al caso de uso N</w:t>
      </w:r>
      <w:r w:rsidR="00645341">
        <w:t>°</w:t>
      </w:r>
      <w:r w:rsidRPr="00511D85">
        <w:t>1.11 se aprecia el paso a paso de acciones que se llevan a cabo para poder registrar un nuevo tipo de contrato con su correspondiente descripción</w:t>
      </w:r>
    </w:p>
    <w:p w14:paraId="14AEA689" w14:textId="77777777" w:rsidR="00FE5630" w:rsidRDefault="00FE5630">
      <w:pPr>
        <w:spacing w:line="278" w:lineRule="auto"/>
        <w:ind w:firstLine="0"/>
        <w:jc w:val="left"/>
      </w:pPr>
      <w:r>
        <w:rPr>
          <w:noProof/>
        </w:rPr>
        <w:drawing>
          <wp:inline distT="0" distB="0" distL="0" distR="0" wp14:anchorId="3BBA2A4A" wp14:editId="0712F513">
            <wp:extent cx="5971540" cy="2667000"/>
            <wp:effectExtent l="0" t="0" r="0" b="0"/>
            <wp:docPr id="79187081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70819" name="Imagen 1" descr="Diagrama&#10;&#10;El contenido generado por IA puede ser incorrecto."/>
                    <pic:cNvPicPr/>
                  </pic:nvPicPr>
                  <pic:blipFill>
                    <a:blip r:embed="rId71"/>
                    <a:stretch>
                      <a:fillRect/>
                    </a:stretch>
                  </pic:blipFill>
                  <pic:spPr>
                    <a:xfrm>
                      <a:off x="0" y="0"/>
                      <a:ext cx="5971540" cy="2667000"/>
                    </a:xfrm>
                    <a:prstGeom prst="rect">
                      <a:avLst/>
                    </a:prstGeom>
                  </pic:spPr>
                </pic:pic>
              </a:graphicData>
            </a:graphic>
          </wp:inline>
        </w:drawing>
      </w:r>
    </w:p>
    <w:p w14:paraId="51D2AC01" w14:textId="77777777" w:rsidR="003437CE" w:rsidRPr="00DC71E1" w:rsidRDefault="003437CE" w:rsidP="003437CE">
      <w:r>
        <w:t>Fuente: Elaborado por el estudiante de acuerdo con el proyecto</w:t>
      </w:r>
    </w:p>
    <w:p w14:paraId="53DC9F28" w14:textId="77777777" w:rsidR="003437CE" w:rsidRDefault="003437CE">
      <w:pPr>
        <w:spacing w:line="278" w:lineRule="auto"/>
        <w:ind w:firstLine="0"/>
        <w:jc w:val="left"/>
      </w:pPr>
    </w:p>
    <w:p w14:paraId="6F3F6909" w14:textId="77777777" w:rsidR="00FE5630" w:rsidRDefault="00FE5630">
      <w:pPr>
        <w:spacing w:line="278" w:lineRule="auto"/>
        <w:ind w:firstLine="0"/>
        <w:jc w:val="left"/>
      </w:pPr>
      <w:r>
        <w:br w:type="page"/>
      </w:r>
    </w:p>
    <w:p w14:paraId="56D07D43" w14:textId="7207B408" w:rsidR="00511D85" w:rsidRPr="00511D85" w:rsidRDefault="00511D85" w:rsidP="00511D85">
      <w:r w:rsidRPr="00511D85">
        <w:lastRenderedPageBreak/>
        <w:t xml:space="preserve">La figura ______ describe el flujo </w:t>
      </w:r>
      <w:r w:rsidR="00645341" w:rsidRPr="00511D85">
        <w:t xml:space="preserve">para </w:t>
      </w:r>
      <w:r w:rsidR="00645341">
        <w:t xml:space="preserve">el caso de uso N°1.12 en donde </w:t>
      </w:r>
      <w:r w:rsidRPr="00511D85">
        <w:t>un usuario cambia el estado de un tipo de contrato. El proceso se inicia cuando el usuario accede al sistema, lo que desencadena la carga de las opciones del menú y de la interfaz de la cabecera. Luego, el usuario selecciona la pestaña de "tipo de contrato", lo cual solicita la interfaz y los datos de la base de datos. Una vez que se muestra la interfaz, el usuario presiona el botón de acción para cambiar el estado, lo que genera una ventana de confirmación. Al confirmar, el sistema pide y valida el cambio, lo actualiza en la base de datos, y retorna la confirmación al usuario. Finalmente, el cambio es cargado y se visualiza en la interfaz.</w:t>
      </w:r>
    </w:p>
    <w:p w14:paraId="0FC27889" w14:textId="77777777" w:rsidR="001507D1" w:rsidRDefault="001507D1">
      <w:pPr>
        <w:spacing w:line="278" w:lineRule="auto"/>
        <w:ind w:firstLine="0"/>
        <w:jc w:val="left"/>
      </w:pPr>
    </w:p>
    <w:p w14:paraId="1E4DEBE5" w14:textId="39664955" w:rsidR="001507D1" w:rsidRDefault="001507D1" w:rsidP="00511D85">
      <w:pPr>
        <w:pStyle w:val="Sinespaciado"/>
      </w:pPr>
      <w:r>
        <w:rPr>
          <w:noProof/>
        </w:rPr>
        <w:drawing>
          <wp:inline distT="0" distB="0" distL="0" distR="0" wp14:anchorId="24181C18" wp14:editId="776CDFE7">
            <wp:extent cx="5971540" cy="2458720"/>
            <wp:effectExtent l="0" t="0" r="0" b="0"/>
            <wp:docPr id="172117116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71169" name="Imagen 1" descr="Interfaz de usuario gráfica&#10;&#10;El contenido generado por IA puede ser incorrecto."/>
                    <pic:cNvPicPr/>
                  </pic:nvPicPr>
                  <pic:blipFill>
                    <a:blip r:embed="rId72"/>
                    <a:stretch>
                      <a:fillRect/>
                    </a:stretch>
                  </pic:blipFill>
                  <pic:spPr>
                    <a:xfrm>
                      <a:off x="0" y="0"/>
                      <a:ext cx="5971540" cy="2458720"/>
                    </a:xfrm>
                    <a:prstGeom prst="rect">
                      <a:avLst/>
                    </a:prstGeom>
                  </pic:spPr>
                </pic:pic>
              </a:graphicData>
            </a:graphic>
          </wp:inline>
        </w:drawing>
      </w:r>
    </w:p>
    <w:p w14:paraId="58270978" w14:textId="77777777" w:rsidR="003437CE" w:rsidRPr="00DC71E1" w:rsidRDefault="003437CE" w:rsidP="003437CE">
      <w:r>
        <w:t>Fuente: Elaborado por el estudiante de acuerdo con el proyecto</w:t>
      </w:r>
    </w:p>
    <w:p w14:paraId="78D68130" w14:textId="77777777" w:rsidR="003437CE" w:rsidRDefault="003437CE">
      <w:pPr>
        <w:spacing w:line="278" w:lineRule="auto"/>
        <w:ind w:firstLine="0"/>
        <w:jc w:val="left"/>
      </w:pPr>
    </w:p>
    <w:p w14:paraId="3797357B" w14:textId="77777777" w:rsidR="00FE5630" w:rsidRDefault="00FE5630">
      <w:pPr>
        <w:spacing w:line="278" w:lineRule="auto"/>
        <w:ind w:firstLine="0"/>
        <w:jc w:val="left"/>
      </w:pPr>
    </w:p>
    <w:p w14:paraId="7CF14002" w14:textId="77777777" w:rsidR="00FE5630" w:rsidRDefault="00FE5630">
      <w:pPr>
        <w:spacing w:line="278" w:lineRule="auto"/>
        <w:ind w:firstLine="0"/>
        <w:jc w:val="left"/>
      </w:pPr>
      <w:r>
        <w:br w:type="page"/>
      </w:r>
    </w:p>
    <w:p w14:paraId="1060BBCD" w14:textId="5EA29034" w:rsidR="00FE5630" w:rsidRDefault="00511D85" w:rsidP="00511D85">
      <w:r>
        <w:lastRenderedPageBreak/>
        <w:t xml:space="preserve">En la figura </w:t>
      </w:r>
      <w:r w:rsidRPr="00511D85">
        <w:t>Diagrama correspondiente al caso de uso N</w:t>
      </w:r>
      <w:r w:rsidR="00645341">
        <w:t>°</w:t>
      </w:r>
      <w:r w:rsidRPr="00511D85">
        <w:t>1.14, este diagrama tiene como finalidad explicar el proceso para poder crear un nuevo tipo de vacaciones el cual quedara almacenado en la base de datos</w:t>
      </w:r>
    </w:p>
    <w:p w14:paraId="6456AC89" w14:textId="77777777" w:rsidR="00511D85" w:rsidRDefault="00511D85" w:rsidP="00511D85"/>
    <w:p w14:paraId="49B554ED" w14:textId="77777777" w:rsidR="003437CE" w:rsidRDefault="001507D1">
      <w:pPr>
        <w:spacing w:line="278" w:lineRule="auto"/>
        <w:ind w:firstLine="0"/>
        <w:jc w:val="left"/>
      </w:pPr>
      <w:r>
        <w:rPr>
          <w:noProof/>
        </w:rPr>
        <w:drawing>
          <wp:inline distT="0" distB="0" distL="0" distR="0" wp14:anchorId="216817F4" wp14:editId="43FB6D01">
            <wp:extent cx="5971540" cy="2698115"/>
            <wp:effectExtent l="0" t="0" r="0" b="6985"/>
            <wp:docPr id="12580807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8079" name="Imagen 1" descr="Diagrama&#10;&#10;El contenido generado por IA puede ser incorrecto."/>
                    <pic:cNvPicPr/>
                  </pic:nvPicPr>
                  <pic:blipFill>
                    <a:blip r:embed="rId73"/>
                    <a:stretch>
                      <a:fillRect/>
                    </a:stretch>
                  </pic:blipFill>
                  <pic:spPr>
                    <a:xfrm>
                      <a:off x="0" y="0"/>
                      <a:ext cx="5971540" cy="2698115"/>
                    </a:xfrm>
                    <a:prstGeom prst="rect">
                      <a:avLst/>
                    </a:prstGeom>
                  </pic:spPr>
                </pic:pic>
              </a:graphicData>
            </a:graphic>
          </wp:inline>
        </w:drawing>
      </w:r>
    </w:p>
    <w:p w14:paraId="4C87DABE" w14:textId="77777777" w:rsidR="003437CE" w:rsidRPr="00DC71E1" w:rsidRDefault="003437CE" w:rsidP="003437CE">
      <w:r>
        <w:t>Fuente: Elaborado por el estudiante de acuerdo con el proyecto</w:t>
      </w:r>
    </w:p>
    <w:p w14:paraId="5BB97212" w14:textId="6CA32452" w:rsidR="00FE5630" w:rsidRDefault="00FE5630">
      <w:pPr>
        <w:spacing w:line="278" w:lineRule="auto"/>
        <w:ind w:firstLine="0"/>
        <w:jc w:val="left"/>
      </w:pPr>
      <w:r>
        <w:br w:type="page"/>
      </w:r>
    </w:p>
    <w:p w14:paraId="116C634D" w14:textId="445AF6F3" w:rsidR="00511D85" w:rsidRDefault="00511D85" w:rsidP="00511D85">
      <w:r w:rsidRPr="00511D85">
        <w:lastRenderedPageBreak/>
        <w:t xml:space="preserve">La figura _____ muestra el proceso </w:t>
      </w:r>
      <w:r w:rsidR="00645341" w:rsidRPr="00511D85">
        <w:t xml:space="preserve">para </w:t>
      </w:r>
      <w:r w:rsidR="00645341">
        <w:t xml:space="preserve">el caso de uso N°1.15 en donde </w:t>
      </w:r>
      <w:r w:rsidRPr="00511D85">
        <w:t>un usuario cambi</w:t>
      </w:r>
      <w:r w:rsidR="00645341">
        <w:t>a</w:t>
      </w:r>
      <w:r w:rsidRPr="00511D85">
        <w:t xml:space="preserve"> el estado de un tipo de vacaciones. El usuario inicia sesión, lo que lleva a la carga de las opciones de menú y la interfaz de la cabecera del sistema. A continuación, selecciona la pestaña de "tipo de vacaciones", lo que solicita la interfaz correspondiente y los datos de la base de datos. Una vez que se muestra la interfaz, el usuario presiona un botón para cambiar el estado, lo que activa una ventana emergente de confirmación. Al confirmar, el sistema pide y valida el cambio, lo actualiza en la base de datos, y luego retorna una confirmación. Finalmente, el cambio se carga en la interfaz, y el usuario puede visualizar el nuevo estado.</w:t>
      </w:r>
    </w:p>
    <w:p w14:paraId="4BFC4EFE" w14:textId="77777777" w:rsidR="00511D85" w:rsidRPr="00511D85" w:rsidRDefault="00511D85" w:rsidP="00511D85"/>
    <w:p w14:paraId="3E10AD96" w14:textId="4812B9BD" w:rsidR="00FE5630" w:rsidRDefault="001507D1" w:rsidP="00511D85">
      <w:pPr>
        <w:pStyle w:val="Sinespaciado"/>
      </w:pPr>
      <w:r>
        <w:rPr>
          <w:noProof/>
        </w:rPr>
        <w:drawing>
          <wp:inline distT="0" distB="0" distL="0" distR="0" wp14:anchorId="27744B20" wp14:editId="05232044">
            <wp:extent cx="5971540" cy="2557145"/>
            <wp:effectExtent l="0" t="0" r="0" b="0"/>
            <wp:docPr id="17399494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4948" name="Imagen 1" descr="Diagrama&#10;&#10;El contenido generado por IA puede ser incorrecto."/>
                    <pic:cNvPicPr/>
                  </pic:nvPicPr>
                  <pic:blipFill>
                    <a:blip r:embed="rId74"/>
                    <a:stretch>
                      <a:fillRect/>
                    </a:stretch>
                  </pic:blipFill>
                  <pic:spPr>
                    <a:xfrm>
                      <a:off x="0" y="0"/>
                      <a:ext cx="5971540" cy="2557145"/>
                    </a:xfrm>
                    <a:prstGeom prst="rect">
                      <a:avLst/>
                    </a:prstGeom>
                  </pic:spPr>
                </pic:pic>
              </a:graphicData>
            </a:graphic>
          </wp:inline>
        </w:drawing>
      </w:r>
    </w:p>
    <w:p w14:paraId="02786C41" w14:textId="77777777" w:rsidR="00511D85" w:rsidRDefault="00511D85" w:rsidP="00511D85">
      <w:pPr>
        <w:pStyle w:val="Sinespaciado"/>
      </w:pPr>
    </w:p>
    <w:p w14:paraId="398A11D3" w14:textId="77777777" w:rsidR="003437CE" w:rsidRPr="00DC71E1" w:rsidRDefault="003437CE" w:rsidP="003437CE">
      <w:r>
        <w:t>Fuente: Elaborado por el estudiante de acuerdo con el proyecto</w:t>
      </w:r>
    </w:p>
    <w:p w14:paraId="25FB6CCF" w14:textId="77777777" w:rsidR="003437CE" w:rsidRDefault="003437CE">
      <w:pPr>
        <w:spacing w:line="278" w:lineRule="auto"/>
        <w:ind w:firstLine="0"/>
        <w:jc w:val="left"/>
      </w:pPr>
    </w:p>
    <w:p w14:paraId="533DA74B" w14:textId="77777777" w:rsidR="00FE5630" w:rsidRDefault="00FE5630">
      <w:pPr>
        <w:spacing w:line="278" w:lineRule="auto"/>
        <w:ind w:firstLine="0"/>
        <w:jc w:val="left"/>
      </w:pPr>
      <w:r>
        <w:br w:type="page"/>
      </w:r>
    </w:p>
    <w:p w14:paraId="77D78517" w14:textId="7FE0657E" w:rsidR="00511D85" w:rsidRDefault="00511D85" w:rsidP="00511D85">
      <w:r>
        <w:lastRenderedPageBreak/>
        <w:t xml:space="preserve">En la figura </w:t>
      </w:r>
      <w:r w:rsidRPr="00511D85">
        <w:t>En este diagrama correspondiente a</w:t>
      </w:r>
      <w:r>
        <w:t>l</w:t>
      </w:r>
      <w:r w:rsidRPr="00511D85">
        <w:t xml:space="preserve"> caso de uso N</w:t>
      </w:r>
      <w:r w:rsidR="00645341">
        <w:t>°</w:t>
      </w:r>
      <w:r w:rsidRPr="00511D85">
        <w:t>1.17 se puede apreciar el proceso para poder registrar una nueva sucursal de una empresa en la base de datos</w:t>
      </w:r>
      <w:r>
        <w:t>.</w:t>
      </w:r>
    </w:p>
    <w:p w14:paraId="02ECF6EA" w14:textId="77777777" w:rsidR="00511D85" w:rsidRDefault="00511D85" w:rsidP="00511D85"/>
    <w:p w14:paraId="7DA026AA" w14:textId="2552E2E7" w:rsidR="00FE5630" w:rsidRDefault="001507D1" w:rsidP="00511D85">
      <w:pPr>
        <w:pStyle w:val="Sinespaciado"/>
      </w:pPr>
      <w:r>
        <w:rPr>
          <w:noProof/>
        </w:rPr>
        <w:drawing>
          <wp:inline distT="0" distB="0" distL="0" distR="0" wp14:anchorId="3EEFB4B5" wp14:editId="1DFAA450">
            <wp:extent cx="5971540" cy="2860040"/>
            <wp:effectExtent l="0" t="0" r="0" b="0"/>
            <wp:docPr id="196938990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89905" name="Imagen 1" descr="Diagrama&#10;&#10;El contenido generado por IA puede ser incorrecto."/>
                    <pic:cNvPicPr/>
                  </pic:nvPicPr>
                  <pic:blipFill>
                    <a:blip r:embed="rId75"/>
                    <a:stretch>
                      <a:fillRect/>
                    </a:stretch>
                  </pic:blipFill>
                  <pic:spPr>
                    <a:xfrm>
                      <a:off x="0" y="0"/>
                      <a:ext cx="5971540" cy="2860040"/>
                    </a:xfrm>
                    <a:prstGeom prst="rect">
                      <a:avLst/>
                    </a:prstGeom>
                  </pic:spPr>
                </pic:pic>
              </a:graphicData>
            </a:graphic>
          </wp:inline>
        </w:drawing>
      </w:r>
    </w:p>
    <w:p w14:paraId="7843B083" w14:textId="77777777" w:rsidR="00511D85" w:rsidRDefault="00511D85" w:rsidP="00511D85">
      <w:pPr>
        <w:pStyle w:val="Sinespaciado"/>
      </w:pPr>
    </w:p>
    <w:p w14:paraId="069309DC" w14:textId="77777777" w:rsidR="003437CE" w:rsidRPr="00DC71E1" w:rsidRDefault="003437CE" w:rsidP="003437CE">
      <w:r>
        <w:t>Fuente: Elaborado por el estudiante de acuerdo con el proyecto</w:t>
      </w:r>
    </w:p>
    <w:p w14:paraId="5BDB492C" w14:textId="77777777" w:rsidR="003437CE" w:rsidRDefault="003437CE">
      <w:pPr>
        <w:spacing w:line="278" w:lineRule="auto"/>
        <w:ind w:firstLine="0"/>
        <w:jc w:val="left"/>
      </w:pPr>
    </w:p>
    <w:p w14:paraId="28F49EA5" w14:textId="44E7B0C2" w:rsidR="00511D85" w:rsidRDefault="00FE5630" w:rsidP="00511D85">
      <w:r>
        <w:br w:type="page"/>
      </w:r>
      <w:r w:rsidR="00511D85" w:rsidRPr="00511D85">
        <w:lastRenderedPageBreak/>
        <w:t xml:space="preserve">La figura _____ ilustra el proceso </w:t>
      </w:r>
      <w:r w:rsidR="00645341" w:rsidRPr="00511D85">
        <w:t xml:space="preserve">para </w:t>
      </w:r>
      <w:r w:rsidR="00645341">
        <w:t xml:space="preserve">el caso de uso N°1.18 en donde </w:t>
      </w:r>
      <w:r w:rsidR="00511D85" w:rsidRPr="00511D85">
        <w:t>usuario cambi</w:t>
      </w:r>
      <w:r w:rsidR="00645341">
        <w:t>a</w:t>
      </w:r>
      <w:r w:rsidR="00511D85" w:rsidRPr="00511D85">
        <w:t xml:space="preserve"> el estado de una sucursal. El flujo comienza cuando el usuario inicia sesión, lo que solicita las opciones del menú y carga la interfaz de la cabecera. Luego, el usuario selecciona la pestaña de "sucursal", lo que solicita la interfaz correspondiente y los datos de las sucursales desde la base de datos. Una vez que se muestra el listado, el usuario presiona el botón de acción para cambiar el estado, lo que genera una ventana de confirmación. Después de confirmar, el sistema pide y valida el cambio, lo actualiza en la base de datos y retorna una confirmación. Finalmente, el cambio se carga en la interfaz y el usuario puede visualizar el nuevo estado de la sucursal</w:t>
      </w:r>
      <w:r w:rsidR="00511D85">
        <w:t>.</w:t>
      </w:r>
    </w:p>
    <w:p w14:paraId="4B76F7E8" w14:textId="77777777" w:rsidR="00511D85" w:rsidRPr="00511D85" w:rsidRDefault="00511D85" w:rsidP="00511D85">
      <w:pPr>
        <w:spacing w:line="278" w:lineRule="auto"/>
        <w:ind w:firstLine="0"/>
        <w:jc w:val="left"/>
      </w:pPr>
    </w:p>
    <w:p w14:paraId="4D7FBE1B" w14:textId="2E116290" w:rsidR="00FE5630" w:rsidRDefault="001507D1" w:rsidP="00511D85">
      <w:pPr>
        <w:pStyle w:val="Sinespaciado"/>
      </w:pPr>
      <w:r>
        <w:rPr>
          <w:noProof/>
        </w:rPr>
        <w:drawing>
          <wp:inline distT="0" distB="0" distL="0" distR="0" wp14:anchorId="7E40ED12" wp14:editId="074CCBA9">
            <wp:extent cx="5971540" cy="2687320"/>
            <wp:effectExtent l="0" t="0" r="0" b="0"/>
            <wp:docPr id="1270345612"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45612" name="Imagen 1" descr="Imagen que contiene Diagrama&#10;&#10;El contenido generado por IA puede ser incorrecto."/>
                    <pic:cNvPicPr/>
                  </pic:nvPicPr>
                  <pic:blipFill>
                    <a:blip r:embed="rId76"/>
                    <a:stretch>
                      <a:fillRect/>
                    </a:stretch>
                  </pic:blipFill>
                  <pic:spPr>
                    <a:xfrm>
                      <a:off x="0" y="0"/>
                      <a:ext cx="5971540" cy="2687320"/>
                    </a:xfrm>
                    <a:prstGeom prst="rect">
                      <a:avLst/>
                    </a:prstGeom>
                  </pic:spPr>
                </pic:pic>
              </a:graphicData>
            </a:graphic>
          </wp:inline>
        </w:drawing>
      </w:r>
    </w:p>
    <w:p w14:paraId="0E2CCB4B" w14:textId="77777777" w:rsidR="00511D85" w:rsidRDefault="00511D85" w:rsidP="00511D85">
      <w:pPr>
        <w:pStyle w:val="Sinespaciado"/>
      </w:pPr>
    </w:p>
    <w:p w14:paraId="4996C27F" w14:textId="77777777" w:rsidR="003437CE" w:rsidRPr="00DC71E1" w:rsidRDefault="003437CE" w:rsidP="003437CE">
      <w:r>
        <w:t>Fuente: Elaborado por el estudiante de acuerdo con el proyecto</w:t>
      </w:r>
    </w:p>
    <w:p w14:paraId="3173FBFC" w14:textId="77777777" w:rsidR="003437CE" w:rsidRDefault="003437CE">
      <w:pPr>
        <w:spacing w:line="278" w:lineRule="auto"/>
        <w:ind w:firstLine="0"/>
        <w:jc w:val="left"/>
      </w:pPr>
    </w:p>
    <w:p w14:paraId="5FEF8D69" w14:textId="77777777" w:rsidR="00FE5630" w:rsidRDefault="00FE5630">
      <w:pPr>
        <w:spacing w:line="278" w:lineRule="auto"/>
        <w:ind w:firstLine="0"/>
        <w:jc w:val="left"/>
      </w:pPr>
      <w:r>
        <w:br w:type="page"/>
      </w:r>
    </w:p>
    <w:p w14:paraId="13D20F63" w14:textId="37BDCD5C" w:rsidR="00511D85" w:rsidRDefault="00511D85" w:rsidP="00511D85">
      <w:r>
        <w:lastRenderedPageBreak/>
        <w:t xml:space="preserve">En la figura </w:t>
      </w:r>
      <w:r w:rsidRPr="00511D85">
        <w:t>Este diagrama pertenece al caso de uso N</w:t>
      </w:r>
      <w:r w:rsidR="00645341">
        <w:t>°</w:t>
      </w:r>
      <w:r w:rsidRPr="00511D85">
        <w:t>1.20 “Creando un nuevo centro de costos”. Este diagrama muestra el paso a paso para poder registrar en la base de datos un nuevo centro de costos asociado a la empresa en la cual se inició sesión en el sitio web</w:t>
      </w:r>
    </w:p>
    <w:p w14:paraId="1AB2BAE5" w14:textId="77777777" w:rsidR="00511D85" w:rsidRDefault="00511D85" w:rsidP="00511D85"/>
    <w:p w14:paraId="1673AD9B" w14:textId="54EFEFDF" w:rsidR="00FE5630" w:rsidRDefault="001507D1" w:rsidP="00511D85">
      <w:pPr>
        <w:pStyle w:val="Sinespaciado"/>
      </w:pPr>
      <w:r>
        <w:rPr>
          <w:noProof/>
        </w:rPr>
        <w:drawing>
          <wp:inline distT="0" distB="0" distL="0" distR="0" wp14:anchorId="1C5D0E11" wp14:editId="624960D7">
            <wp:extent cx="6599672" cy="2966484"/>
            <wp:effectExtent l="0" t="0" r="0" b="5715"/>
            <wp:docPr id="55016833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68338" name="Imagen 1" descr="Diagrama&#10;&#10;El contenido generado por IA puede ser incorrecto."/>
                    <pic:cNvPicPr/>
                  </pic:nvPicPr>
                  <pic:blipFill>
                    <a:blip r:embed="rId77"/>
                    <a:stretch>
                      <a:fillRect/>
                    </a:stretch>
                  </pic:blipFill>
                  <pic:spPr>
                    <a:xfrm>
                      <a:off x="0" y="0"/>
                      <a:ext cx="6605310" cy="2969018"/>
                    </a:xfrm>
                    <a:prstGeom prst="rect">
                      <a:avLst/>
                    </a:prstGeom>
                  </pic:spPr>
                </pic:pic>
              </a:graphicData>
            </a:graphic>
          </wp:inline>
        </w:drawing>
      </w:r>
    </w:p>
    <w:p w14:paraId="2A2BE5AE" w14:textId="77777777" w:rsidR="00511D85" w:rsidRDefault="00511D85" w:rsidP="00511D85">
      <w:pPr>
        <w:pStyle w:val="Sinespaciado"/>
      </w:pPr>
    </w:p>
    <w:p w14:paraId="7C0C36C4" w14:textId="77777777" w:rsidR="003437CE" w:rsidRPr="00DC71E1" w:rsidRDefault="003437CE" w:rsidP="003437CE">
      <w:r>
        <w:t>Fuente: Elaborado por el estudiante de acuerdo con el proyecto</w:t>
      </w:r>
    </w:p>
    <w:p w14:paraId="02AE840A" w14:textId="77777777" w:rsidR="003437CE" w:rsidRDefault="003437CE">
      <w:pPr>
        <w:spacing w:line="278" w:lineRule="auto"/>
        <w:ind w:firstLine="0"/>
        <w:jc w:val="left"/>
      </w:pPr>
    </w:p>
    <w:p w14:paraId="254EEFA9" w14:textId="77777777" w:rsidR="00FE5630" w:rsidRDefault="00FE5630">
      <w:pPr>
        <w:spacing w:line="278" w:lineRule="auto"/>
        <w:ind w:firstLine="0"/>
        <w:jc w:val="left"/>
      </w:pPr>
    </w:p>
    <w:p w14:paraId="692DE4F4" w14:textId="77777777" w:rsidR="00FE5630" w:rsidRDefault="00FE5630">
      <w:pPr>
        <w:spacing w:line="278" w:lineRule="auto"/>
        <w:ind w:firstLine="0"/>
        <w:jc w:val="left"/>
      </w:pPr>
      <w:r>
        <w:br w:type="page"/>
      </w:r>
    </w:p>
    <w:p w14:paraId="67FE723B" w14:textId="7BAA36DF" w:rsidR="00511D85" w:rsidRDefault="00511D85" w:rsidP="00511D85">
      <w:r>
        <w:lastRenderedPageBreak/>
        <w:t xml:space="preserve">En la figura </w:t>
      </w:r>
      <w:r w:rsidRPr="00511D85">
        <w:t xml:space="preserve">Diagrama correspondiente al caso de uso número </w:t>
      </w:r>
      <w:r w:rsidR="00645341" w:rsidRPr="00511D85">
        <w:t>N</w:t>
      </w:r>
      <w:r w:rsidR="00645341">
        <w:t>°</w:t>
      </w:r>
      <w:r w:rsidRPr="00511D85">
        <w:t>1.21 “cambiando el estado de un centro de costo” en este diagrama se nos muestran las acciones para poder cambiar el estado entre activo o inactivo de un centro de costos de la empresa asociada a la sesión actual</w:t>
      </w:r>
      <w:r>
        <w:t>.</w:t>
      </w:r>
    </w:p>
    <w:p w14:paraId="3A7D8F1A" w14:textId="77777777" w:rsidR="00511D85" w:rsidRDefault="00511D85" w:rsidP="00511D85"/>
    <w:p w14:paraId="759F7802" w14:textId="7785EDBD" w:rsidR="003437CE" w:rsidRDefault="001507D1" w:rsidP="00511D85">
      <w:pPr>
        <w:pStyle w:val="Sinespaciado"/>
      </w:pPr>
      <w:r>
        <w:rPr>
          <w:noProof/>
        </w:rPr>
        <w:drawing>
          <wp:inline distT="0" distB="0" distL="0" distR="0" wp14:anchorId="3EE687C2" wp14:editId="5BF58630">
            <wp:extent cx="5971540" cy="2441575"/>
            <wp:effectExtent l="0" t="0" r="0" b="0"/>
            <wp:docPr id="198950273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02736" name="Imagen 1" descr="Diagrama&#10;&#10;El contenido generado por IA puede ser incorrecto."/>
                    <pic:cNvPicPr/>
                  </pic:nvPicPr>
                  <pic:blipFill>
                    <a:blip r:embed="rId78"/>
                    <a:stretch>
                      <a:fillRect/>
                    </a:stretch>
                  </pic:blipFill>
                  <pic:spPr>
                    <a:xfrm>
                      <a:off x="0" y="0"/>
                      <a:ext cx="5971540" cy="2441575"/>
                    </a:xfrm>
                    <a:prstGeom prst="rect">
                      <a:avLst/>
                    </a:prstGeom>
                  </pic:spPr>
                </pic:pic>
              </a:graphicData>
            </a:graphic>
          </wp:inline>
        </w:drawing>
      </w:r>
    </w:p>
    <w:p w14:paraId="36408840" w14:textId="77777777" w:rsidR="00511D85" w:rsidRDefault="00511D85" w:rsidP="00511D85">
      <w:pPr>
        <w:pStyle w:val="Sinespaciado"/>
      </w:pPr>
    </w:p>
    <w:p w14:paraId="01CBD1E7" w14:textId="77777777" w:rsidR="003437CE" w:rsidRPr="00DC71E1" w:rsidRDefault="003437CE" w:rsidP="003437CE">
      <w:r>
        <w:t>Fuente: Elaborado por el estudiante de acuerdo con el proyecto</w:t>
      </w:r>
    </w:p>
    <w:p w14:paraId="67B15DBF" w14:textId="7B9DF3D0" w:rsidR="00FE5630" w:rsidRDefault="00FE5630">
      <w:pPr>
        <w:spacing w:line="278" w:lineRule="auto"/>
        <w:ind w:firstLine="0"/>
        <w:jc w:val="left"/>
      </w:pPr>
      <w:r>
        <w:br w:type="page"/>
      </w:r>
    </w:p>
    <w:p w14:paraId="11E6C7D7" w14:textId="77777777" w:rsidR="00EF30E3" w:rsidRDefault="00EF30E3" w:rsidP="00EF30E3">
      <w:r>
        <w:lastRenderedPageBreak/>
        <w:t>En la figura este diagrama representa el CU N°2 e</w:t>
      </w:r>
      <w:r w:rsidRPr="00EF30E3">
        <w:t>l proceso comienza cuando el usuario, después de iniciar sesión, navega a través del menú principal para seleccionar la opción "Ficha de Empleados". Esta acción desencadena una solicitud que viaja a través de los controladores para consultar la lista completa de empleados en la base de datos. Una vez que la información es retornada, la interfaz se carga y muestra el listado. Posteriormente, el diagrama muestra cómo el usuario presiona un botón para filtrar y ver únicamente a los "Empleados Activos", lo que provoca una nueva interacción con el controlador para filtrar los datos ya cargados y actualizar la vista con el resultado.</w:t>
      </w:r>
    </w:p>
    <w:p w14:paraId="1E80D1D1" w14:textId="77777777" w:rsidR="00EF30E3" w:rsidRDefault="00EF30E3" w:rsidP="00EF30E3"/>
    <w:p w14:paraId="50A6D163" w14:textId="45FCE4EA" w:rsidR="003437CE" w:rsidRDefault="001507D1" w:rsidP="00EF30E3">
      <w:pPr>
        <w:pStyle w:val="Sinespaciado"/>
      </w:pPr>
      <w:r>
        <w:rPr>
          <w:noProof/>
        </w:rPr>
        <w:drawing>
          <wp:inline distT="0" distB="0" distL="0" distR="0" wp14:anchorId="6514581B" wp14:editId="06EA550D">
            <wp:extent cx="5971540" cy="2482215"/>
            <wp:effectExtent l="0" t="0" r="0" b="0"/>
            <wp:docPr id="328325257"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325257" name="Imagen 1" descr="Gráfico&#10;&#10;El contenido generado por IA puede ser incorrecto."/>
                    <pic:cNvPicPr/>
                  </pic:nvPicPr>
                  <pic:blipFill>
                    <a:blip r:embed="rId79"/>
                    <a:stretch>
                      <a:fillRect/>
                    </a:stretch>
                  </pic:blipFill>
                  <pic:spPr>
                    <a:xfrm>
                      <a:off x="0" y="0"/>
                      <a:ext cx="5971540" cy="2482215"/>
                    </a:xfrm>
                    <a:prstGeom prst="rect">
                      <a:avLst/>
                    </a:prstGeom>
                  </pic:spPr>
                </pic:pic>
              </a:graphicData>
            </a:graphic>
          </wp:inline>
        </w:drawing>
      </w:r>
    </w:p>
    <w:p w14:paraId="2ABB91A3" w14:textId="77777777" w:rsidR="003437CE" w:rsidRPr="00DC71E1" w:rsidRDefault="003437CE" w:rsidP="003437CE">
      <w:r>
        <w:t>Fuente: Elaborado por el estudiante de acuerdo con el proyecto</w:t>
      </w:r>
    </w:p>
    <w:p w14:paraId="6182EBAB" w14:textId="0340310F" w:rsidR="00FE5630" w:rsidRDefault="00FE5630">
      <w:pPr>
        <w:spacing w:line="278" w:lineRule="auto"/>
        <w:ind w:firstLine="0"/>
        <w:jc w:val="left"/>
      </w:pPr>
      <w:r>
        <w:br w:type="page"/>
      </w:r>
    </w:p>
    <w:p w14:paraId="254AE602" w14:textId="6CE61977" w:rsidR="00400523" w:rsidRDefault="00400523" w:rsidP="00400523">
      <w:r>
        <w:lastRenderedPageBreak/>
        <w:t xml:space="preserve">En la figura se aprecia el diagrama del CU N°2.5 </w:t>
      </w:r>
      <w:r w:rsidRPr="00400523">
        <w:t xml:space="preserve">describe el flujo completo para registrar un nuevo empleado en el sistema. El usuario inicia sesión, navega a través del </w:t>
      </w:r>
      <w:proofErr w:type="spellStart"/>
      <w:r>
        <w:t>D</w:t>
      </w:r>
      <w:r w:rsidRPr="00400523">
        <w:t>ashboard</w:t>
      </w:r>
      <w:proofErr w:type="spellEnd"/>
      <w:r w:rsidRPr="00400523">
        <w:t xml:space="preserve"> y el menú para acceder a la ficha de ingreso de empleados. Una vez allí, completa el formulario y, al presionar el botón de "Agregar", se desencadenan una serie de validaciones tanto en la interfaz como en el controlador. Si los datos son correctos, el sistema los envía al controlador de ingreso, que a su vez los valida y los inserta en la base de datos MySQL. Finalmente, la base de datos confirma la inserción, y esta confirmación se propaga de vuelta hasta la interfaz del usuario, notificándole que el empleado ha sido guardado exitosamente.</w:t>
      </w:r>
    </w:p>
    <w:p w14:paraId="52B6FDA6" w14:textId="77777777" w:rsidR="00400523" w:rsidRDefault="00400523" w:rsidP="00400523"/>
    <w:p w14:paraId="3F113180" w14:textId="66494E3A" w:rsidR="00FE5630" w:rsidRDefault="00EF30E3" w:rsidP="00400523">
      <w:pPr>
        <w:pStyle w:val="Sinespaciado"/>
      </w:pPr>
      <w:r>
        <w:rPr>
          <w:noProof/>
        </w:rPr>
        <w:drawing>
          <wp:inline distT="0" distB="0" distL="0" distR="0" wp14:anchorId="77F9932F" wp14:editId="0880B53E">
            <wp:extent cx="5971540" cy="2924810"/>
            <wp:effectExtent l="0" t="0" r="0" b="8890"/>
            <wp:docPr id="145659249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92499" name="Imagen 1" descr="Gráfico&#10;&#10;El contenido generado por IA puede ser incorrecto."/>
                    <pic:cNvPicPr/>
                  </pic:nvPicPr>
                  <pic:blipFill>
                    <a:blip r:embed="rId80"/>
                    <a:stretch>
                      <a:fillRect/>
                    </a:stretch>
                  </pic:blipFill>
                  <pic:spPr>
                    <a:xfrm>
                      <a:off x="0" y="0"/>
                      <a:ext cx="5971540" cy="2924810"/>
                    </a:xfrm>
                    <a:prstGeom prst="rect">
                      <a:avLst/>
                    </a:prstGeom>
                  </pic:spPr>
                </pic:pic>
              </a:graphicData>
            </a:graphic>
          </wp:inline>
        </w:drawing>
      </w:r>
    </w:p>
    <w:p w14:paraId="0D3C220C" w14:textId="77777777" w:rsidR="00400523" w:rsidRDefault="00400523" w:rsidP="00400523">
      <w:pPr>
        <w:pStyle w:val="Sinespaciado"/>
      </w:pPr>
    </w:p>
    <w:p w14:paraId="2236307C" w14:textId="77777777" w:rsidR="00400523" w:rsidRDefault="00400523" w:rsidP="00400523">
      <w:pPr>
        <w:pStyle w:val="Sinespaciado"/>
      </w:pPr>
    </w:p>
    <w:p w14:paraId="3BD594B2" w14:textId="77777777" w:rsidR="003437CE" w:rsidRPr="00DC71E1" w:rsidRDefault="003437CE" w:rsidP="003437CE">
      <w:r>
        <w:t>Fuente: Elaborado por el estudiante de acuerdo con el proyecto</w:t>
      </w:r>
    </w:p>
    <w:p w14:paraId="33B82E50" w14:textId="77777777" w:rsidR="003437CE" w:rsidRDefault="003437CE">
      <w:pPr>
        <w:spacing w:line="278" w:lineRule="auto"/>
        <w:ind w:firstLine="0"/>
        <w:jc w:val="left"/>
      </w:pPr>
    </w:p>
    <w:p w14:paraId="78D05C59" w14:textId="77777777" w:rsidR="00FE5630" w:rsidRDefault="00FE5630">
      <w:pPr>
        <w:spacing w:line="278" w:lineRule="auto"/>
        <w:ind w:firstLine="0"/>
        <w:jc w:val="left"/>
      </w:pPr>
      <w:r>
        <w:br w:type="page"/>
      </w:r>
    </w:p>
    <w:p w14:paraId="1EB8203A" w14:textId="77777777" w:rsidR="00400523" w:rsidRDefault="00400523" w:rsidP="00400523">
      <w:r>
        <w:lastRenderedPageBreak/>
        <w:t>En la figura se aprecia el diagrama del CU N°</w:t>
      </w:r>
      <w:r w:rsidR="00FE5630">
        <w:t>2.6.1</w:t>
      </w:r>
      <w:r>
        <w:t xml:space="preserve"> donde </w:t>
      </w:r>
      <w:r w:rsidRPr="00400523">
        <w:t>detalla el proceso para que un usuario pueda imprimir la ficha de un empleado en formato PDF. El flujo comienza cuando el usuario inicia sesión y navega hasta la sección de "Ficha de Empleados", lo que provoca una consulta a la base de datos para obtener y mostrar el listado de personal. A continuación, el usuario selecciona la ficha de un empleado específico y presiona el botón de imprimir, lo que envía una solicitud al controlador para convertir los datos de ese empleado en un archivo PDF. Finalmente, el sistema genera el documento y lo presenta al usuario en una vista previa lista para la impresión.</w:t>
      </w:r>
    </w:p>
    <w:p w14:paraId="6A9CDCE3" w14:textId="77777777" w:rsidR="00400523" w:rsidRDefault="00400523" w:rsidP="00400523"/>
    <w:p w14:paraId="2DD8AC17" w14:textId="2EE83EA6" w:rsidR="00FE5630" w:rsidRDefault="001507D1" w:rsidP="00400523">
      <w:pPr>
        <w:pStyle w:val="Sinespaciado"/>
      </w:pPr>
      <w:r>
        <w:rPr>
          <w:noProof/>
        </w:rPr>
        <w:drawing>
          <wp:inline distT="0" distB="0" distL="0" distR="0" wp14:anchorId="25389C03" wp14:editId="301B72C7">
            <wp:extent cx="5971540" cy="2807335"/>
            <wp:effectExtent l="0" t="0" r="0" b="0"/>
            <wp:docPr id="117446692"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6692" name="Imagen 1" descr="Gráfico&#10;&#10;El contenido generado por IA puede ser incorrecto."/>
                    <pic:cNvPicPr/>
                  </pic:nvPicPr>
                  <pic:blipFill>
                    <a:blip r:embed="rId81"/>
                    <a:stretch>
                      <a:fillRect/>
                    </a:stretch>
                  </pic:blipFill>
                  <pic:spPr>
                    <a:xfrm>
                      <a:off x="0" y="0"/>
                      <a:ext cx="5971540" cy="2807335"/>
                    </a:xfrm>
                    <a:prstGeom prst="rect">
                      <a:avLst/>
                    </a:prstGeom>
                  </pic:spPr>
                </pic:pic>
              </a:graphicData>
            </a:graphic>
          </wp:inline>
        </w:drawing>
      </w:r>
    </w:p>
    <w:p w14:paraId="1B0EDCD3" w14:textId="77777777" w:rsidR="00400523" w:rsidRDefault="00400523" w:rsidP="00400523">
      <w:pPr>
        <w:pStyle w:val="Sinespaciado"/>
      </w:pPr>
    </w:p>
    <w:p w14:paraId="24D30934" w14:textId="77777777" w:rsidR="003437CE" w:rsidRPr="00DC71E1" w:rsidRDefault="003437CE" w:rsidP="003437CE">
      <w:r>
        <w:t>Fuente: Elaborado por el estudiante de acuerdo con el proyecto</w:t>
      </w:r>
    </w:p>
    <w:p w14:paraId="697ABDDF" w14:textId="77777777" w:rsidR="003437CE" w:rsidRDefault="003437CE">
      <w:pPr>
        <w:spacing w:line="278" w:lineRule="auto"/>
        <w:ind w:firstLine="0"/>
        <w:jc w:val="left"/>
      </w:pPr>
    </w:p>
    <w:p w14:paraId="22FBD384" w14:textId="77777777" w:rsidR="00FE5630" w:rsidRDefault="00FE5630">
      <w:pPr>
        <w:spacing w:line="278" w:lineRule="auto"/>
        <w:ind w:firstLine="0"/>
        <w:jc w:val="left"/>
      </w:pPr>
      <w:r>
        <w:br w:type="page"/>
      </w:r>
    </w:p>
    <w:p w14:paraId="65668CCE" w14:textId="23AD5C06" w:rsidR="001507D1" w:rsidRPr="00400523" w:rsidRDefault="00400523" w:rsidP="00400523">
      <w:r w:rsidRPr="00400523">
        <w:lastRenderedPageBreak/>
        <w:t>En la figura se aprecia el diagrama del CU N°</w:t>
      </w:r>
      <w:r w:rsidR="00FE5630" w:rsidRPr="00400523">
        <w:t>2.6.2</w:t>
      </w:r>
      <w:r w:rsidRPr="00400523">
        <w:t xml:space="preserve"> ilustra el proceso para que un usuario pueda seleccionar e imprimir las fichas de múltiples empleados en un solo documento PDF. El flujo comienza con el inicio de sesión del usuario, quien luego navega hasta el listado de empleados, cargado con información extraída de la base de datos. A diferencia del proceso individual, aquí el usuario selecciona varias fichas deseadas, las cuales se destacan visualmente en la interfaz. Al presionar el botón de imprimir, se envía una única solicitud al sistema para procesar y convertir todas las fichas seleccionadas en un solo archivo PDF, que finalmente se muestra al usuario en una vista previa lista para ser impreso.</w:t>
      </w:r>
    </w:p>
    <w:p w14:paraId="6B163921" w14:textId="77777777" w:rsidR="003437CE" w:rsidRDefault="001507D1">
      <w:pPr>
        <w:spacing w:line="278" w:lineRule="auto"/>
        <w:ind w:firstLine="0"/>
        <w:jc w:val="left"/>
      </w:pPr>
      <w:r>
        <w:rPr>
          <w:noProof/>
        </w:rPr>
        <w:drawing>
          <wp:inline distT="0" distB="0" distL="0" distR="0" wp14:anchorId="31361853" wp14:editId="63E71639">
            <wp:extent cx="5971540" cy="2855595"/>
            <wp:effectExtent l="0" t="0" r="0" b="1905"/>
            <wp:docPr id="24467331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73319" name="Imagen 1" descr="Gráfico&#10;&#10;El contenido generado por IA puede ser incorrecto."/>
                    <pic:cNvPicPr/>
                  </pic:nvPicPr>
                  <pic:blipFill>
                    <a:blip r:embed="rId82"/>
                    <a:stretch>
                      <a:fillRect/>
                    </a:stretch>
                  </pic:blipFill>
                  <pic:spPr>
                    <a:xfrm>
                      <a:off x="0" y="0"/>
                      <a:ext cx="5971540" cy="2855595"/>
                    </a:xfrm>
                    <a:prstGeom prst="rect">
                      <a:avLst/>
                    </a:prstGeom>
                  </pic:spPr>
                </pic:pic>
              </a:graphicData>
            </a:graphic>
          </wp:inline>
        </w:drawing>
      </w:r>
    </w:p>
    <w:p w14:paraId="4E9A8ADE" w14:textId="77777777" w:rsidR="003437CE" w:rsidRPr="00DC71E1" w:rsidRDefault="003437CE" w:rsidP="003437CE">
      <w:r>
        <w:t>Fuente: Elaborado por el estudiante de acuerdo con el proyecto</w:t>
      </w:r>
    </w:p>
    <w:p w14:paraId="17892930" w14:textId="4F14C6AA" w:rsidR="00FE5630" w:rsidRDefault="00FE5630">
      <w:pPr>
        <w:spacing w:line="278" w:lineRule="auto"/>
        <w:ind w:firstLine="0"/>
        <w:jc w:val="left"/>
      </w:pPr>
      <w:r>
        <w:br w:type="page"/>
      </w:r>
    </w:p>
    <w:p w14:paraId="58EFCC1B" w14:textId="256C692F" w:rsidR="00400523" w:rsidRDefault="00400523" w:rsidP="00400523">
      <w:r w:rsidRPr="00400523">
        <w:lastRenderedPageBreak/>
        <w:t>En la figura se aprecia el diagrama del CU N°</w:t>
      </w:r>
      <w:r w:rsidR="00FE5630" w:rsidRPr="00400523">
        <w:t>3.1.1</w:t>
      </w:r>
      <w:r w:rsidRPr="00400523">
        <w:t xml:space="preserve"> describe el flujo para asignar vacaciones a un empleado. El proceso inicia cuando el usuario, después de iniciar sesión, navega a través del menú hasta la interfaz de vacaciones. El sistema consulta la base de datos para cargar y mostrar la lista de empleados con sus respectivos datos de vacaciones. El usuario selecciona un empleado, ingresa la nueva información de la asignación y presiona el botón para guardar. Esta acción envía los nuevos datos al controlador, que los procesa y los inserta en la base de datos. Una vez que la base de datos confirma el guardado, el sistema retorna una confirmación a la interfaz, mostrando un mensaje de éxito al usuario.</w:t>
      </w:r>
    </w:p>
    <w:p w14:paraId="3A93A059" w14:textId="77777777" w:rsidR="00400523" w:rsidRPr="00400523" w:rsidRDefault="00400523" w:rsidP="00400523"/>
    <w:p w14:paraId="3BD01551" w14:textId="38B027B3" w:rsidR="00FE5630" w:rsidRDefault="001507D1" w:rsidP="00400523">
      <w:pPr>
        <w:pStyle w:val="Sinespaciado"/>
      </w:pPr>
      <w:r w:rsidRPr="00400523">
        <w:rPr>
          <w:noProof/>
        </w:rPr>
        <w:drawing>
          <wp:inline distT="0" distB="0" distL="0" distR="0" wp14:anchorId="17D6214D" wp14:editId="3897CE9F">
            <wp:extent cx="5971540" cy="3157220"/>
            <wp:effectExtent l="0" t="0" r="0" b="5080"/>
            <wp:docPr id="93392320"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2320" name="Imagen 1" descr="Gráfico&#10;&#10;El contenido generado por IA puede ser incorrecto."/>
                    <pic:cNvPicPr/>
                  </pic:nvPicPr>
                  <pic:blipFill>
                    <a:blip r:embed="rId83"/>
                    <a:stretch>
                      <a:fillRect/>
                    </a:stretch>
                  </pic:blipFill>
                  <pic:spPr>
                    <a:xfrm>
                      <a:off x="0" y="0"/>
                      <a:ext cx="5971540" cy="3157220"/>
                    </a:xfrm>
                    <a:prstGeom prst="rect">
                      <a:avLst/>
                    </a:prstGeom>
                  </pic:spPr>
                </pic:pic>
              </a:graphicData>
            </a:graphic>
          </wp:inline>
        </w:drawing>
      </w:r>
    </w:p>
    <w:p w14:paraId="2B79D051" w14:textId="77777777" w:rsidR="00400523" w:rsidRDefault="00400523" w:rsidP="00400523">
      <w:pPr>
        <w:pStyle w:val="Sinespaciado"/>
      </w:pPr>
    </w:p>
    <w:p w14:paraId="5ACBC4CD" w14:textId="77777777" w:rsidR="003437CE" w:rsidRPr="00DC71E1" w:rsidRDefault="003437CE" w:rsidP="003437CE">
      <w:r>
        <w:t>Fuente: Elaborado por el estudiante de acuerdo con el proyecto</w:t>
      </w:r>
    </w:p>
    <w:p w14:paraId="194A848D" w14:textId="77777777" w:rsidR="003437CE" w:rsidRDefault="003437CE">
      <w:pPr>
        <w:spacing w:line="278" w:lineRule="auto"/>
        <w:ind w:firstLine="0"/>
        <w:jc w:val="left"/>
      </w:pPr>
    </w:p>
    <w:p w14:paraId="681379F6" w14:textId="77777777" w:rsidR="00FE5630" w:rsidRDefault="00FE5630">
      <w:pPr>
        <w:spacing w:line="278" w:lineRule="auto"/>
        <w:ind w:firstLine="0"/>
        <w:jc w:val="left"/>
      </w:pPr>
      <w:r>
        <w:br w:type="page"/>
      </w:r>
    </w:p>
    <w:p w14:paraId="5A05A7C6" w14:textId="77777777" w:rsidR="00400523" w:rsidRDefault="00400523" w:rsidP="00400523">
      <w:r w:rsidRPr="00400523">
        <w:lastRenderedPageBreak/>
        <w:t>En la figura se aprecia el diagrama del CU N°</w:t>
      </w:r>
      <w:r w:rsidR="00FE5630" w:rsidRPr="00400523">
        <w:t>3,1,2</w:t>
      </w:r>
      <w:r w:rsidRPr="00400523">
        <w:t xml:space="preserve"> ilustra el proceso para editar las vacaciones de un empleado. El flujo se inicia cuando el usuario, después de acceder al sistema, navega hasta la sección de vacaciones, la cual carga y muestra una lista de los empleados desde la base de datos. Al seleccionar la casilla de un empleado en particular, el sistema presenta el formulario con sus datos de vacaciones actuales. A continuación, el usuario procede a editar esta información, y la interfaz le muestra una vista previa con los cambios realizados, como paso previo a la confirmación y guardado final de los datos.</w:t>
      </w:r>
    </w:p>
    <w:p w14:paraId="47492237" w14:textId="77777777" w:rsidR="00400523" w:rsidRPr="00400523" w:rsidRDefault="00400523" w:rsidP="00400523"/>
    <w:p w14:paraId="6940C61A" w14:textId="03CC91E5" w:rsidR="003437CE" w:rsidRDefault="001507D1" w:rsidP="00400523">
      <w:pPr>
        <w:pStyle w:val="Sinespaciado"/>
      </w:pPr>
      <w:r>
        <w:rPr>
          <w:noProof/>
        </w:rPr>
        <w:drawing>
          <wp:inline distT="0" distB="0" distL="0" distR="0" wp14:anchorId="7D25510B" wp14:editId="46D10515">
            <wp:extent cx="5971540" cy="2742565"/>
            <wp:effectExtent l="0" t="0" r="0" b="635"/>
            <wp:docPr id="51103094"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3094" name="Imagen 1" descr="Gráfico, Gráfico de cajas y bigotes&#10;&#10;El contenido generado por IA puede ser incorrecto."/>
                    <pic:cNvPicPr/>
                  </pic:nvPicPr>
                  <pic:blipFill>
                    <a:blip r:embed="rId84"/>
                    <a:stretch>
                      <a:fillRect/>
                    </a:stretch>
                  </pic:blipFill>
                  <pic:spPr>
                    <a:xfrm>
                      <a:off x="0" y="0"/>
                      <a:ext cx="5971540" cy="2742565"/>
                    </a:xfrm>
                    <a:prstGeom prst="rect">
                      <a:avLst/>
                    </a:prstGeom>
                  </pic:spPr>
                </pic:pic>
              </a:graphicData>
            </a:graphic>
          </wp:inline>
        </w:drawing>
      </w:r>
    </w:p>
    <w:p w14:paraId="6988A2A8" w14:textId="77777777" w:rsidR="00400523" w:rsidRDefault="00400523" w:rsidP="00400523">
      <w:pPr>
        <w:pStyle w:val="Sinespaciado"/>
      </w:pPr>
    </w:p>
    <w:p w14:paraId="74FCB48D" w14:textId="77777777" w:rsidR="003437CE" w:rsidRPr="00DC71E1" w:rsidRDefault="003437CE" w:rsidP="003437CE">
      <w:r>
        <w:t>Fuente: Elaborado por el estudiante de acuerdo con el proyecto</w:t>
      </w:r>
    </w:p>
    <w:p w14:paraId="3F5CD75A" w14:textId="5649D36C" w:rsidR="00FE5630" w:rsidRDefault="00FE5630">
      <w:pPr>
        <w:spacing w:line="278" w:lineRule="auto"/>
        <w:ind w:firstLine="0"/>
        <w:jc w:val="left"/>
      </w:pPr>
      <w:r>
        <w:br w:type="page"/>
      </w:r>
    </w:p>
    <w:p w14:paraId="2CB2CE14" w14:textId="4ACC4ED5" w:rsidR="00400523" w:rsidRPr="003F7F77" w:rsidRDefault="00400523" w:rsidP="00400523">
      <w:r w:rsidRPr="003F7F77">
        <w:lastRenderedPageBreak/>
        <w:t xml:space="preserve">En la figura X se muestra el </w:t>
      </w:r>
      <w:r w:rsidR="00F95F74" w:rsidRPr="003F7F77">
        <w:t xml:space="preserve">proceso </w:t>
      </w:r>
      <w:r w:rsidR="00F95F74">
        <w:t>del</w:t>
      </w:r>
      <w:r>
        <w:t xml:space="preserve"> CU N°3.2 </w:t>
      </w:r>
      <w:r w:rsidR="00F95F74">
        <w:t>e</w:t>
      </w:r>
      <w:r w:rsidR="00F95F74" w:rsidRPr="00F95F74">
        <w:t>ste diagrama de secuencia muestra el proceso inicial que realiza un administrador para acceder a la interfaz de gestión de vacaciones. El flujo comienza cuando el administrador inicia sesión en el sistema y navega a través del menú principal hasta seleccionar la opción de "Vacaciones". A partir de esta acción, el sistema realiza una consulta a la base de datos para obtener la información necesaria. Finalmente, el proceso concluye con la presentación de la interfaz de vacaciones, que muestra los datos cargados y las casillas correspondientes para que el administrador pueda comenzar a asignar o gestionar las vacaciones de los usuarios.</w:t>
      </w:r>
    </w:p>
    <w:p w14:paraId="12E0882C" w14:textId="629894BA" w:rsidR="00FE5630" w:rsidRDefault="00FE5630">
      <w:pPr>
        <w:spacing w:line="278" w:lineRule="auto"/>
        <w:ind w:firstLine="0"/>
        <w:jc w:val="left"/>
      </w:pPr>
    </w:p>
    <w:p w14:paraId="74E57A57" w14:textId="495637F7" w:rsidR="00CB290C" w:rsidRDefault="00CB290C" w:rsidP="00400523">
      <w:pPr>
        <w:pStyle w:val="Sinespaciado"/>
      </w:pPr>
      <w:r>
        <w:rPr>
          <w:noProof/>
        </w:rPr>
        <w:drawing>
          <wp:inline distT="0" distB="0" distL="0" distR="0" wp14:anchorId="0BADEDDA" wp14:editId="3951E7EF">
            <wp:extent cx="5971540" cy="2134235"/>
            <wp:effectExtent l="0" t="0" r="0" b="0"/>
            <wp:docPr id="67829279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92798" name="Imagen 1" descr="Diagrama&#10;&#10;El contenido generado por IA puede ser incorrecto."/>
                    <pic:cNvPicPr/>
                  </pic:nvPicPr>
                  <pic:blipFill>
                    <a:blip r:embed="rId85"/>
                    <a:stretch>
                      <a:fillRect/>
                    </a:stretch>
                  </pic:blipFill>
                  <pic:spPr>
                    <a:xfrm>
                      <a:off x="0" y="0"/>
                      <a:ext cx="5971540" cy="2134235"/>
                    </a:xfrm>
                    <a:prstGeom prst="rect">
                      <a:avLst/>
                    </a:prstGeom>
                  </pic:spPr>
                </pic:pic>
              </a:graphicData>
            </a:graphic>
          </wp:inline>
        </w:drawing>
      </w:r>
    </w:p>
    <w:p w14:paraId="70F3F137" w14:textId="77777777" w:rsidR="00400523" w:rsidRDefault="00400523" w:rsidP="00400523">
      <w:pPr>
        <w:pStyle w:val="Sinespaciado"/>
      </w:pPr>
    </w:p>
    <w:p w14:paraId="0595E992" w14:textId="77777777" w:rsidR="003437CE" w:rsidRPr="00DC71E1" w:rsidRDefault="003437CE" w:rsidP="003437CE">
      <w:r>
        <w:t>Fuente: Elaborado por el estudiante de acuerdo con el proyecto</w:t>
      </w:r>
    </w:p>
    <w:p w14:paraId="3B4C9FA9" w14:textId="77777777" w:rsidR="003437CE" w:rsidRDefault="003437CE">
      <w:pPr>
        <w:spacing w:line="278" w:lineRule="auto"/>
        <w:ind w:firstLine="0"/>
        <w:jc w:val="left"/>
      </w:pPr>
    </w:p>
    <w:p w14:paraId="5BF892EB" w14:textId="77777777" w:rsidR="00FE5630" w:rsidRDefault="00FE5630">
      <w:pPr>
        <w:spacing w:line="278" w:lineRule="auto"/>
        <w:ind w:firstLine="0"/>
        <w:jc w:val="left"/>
      </w:pPr>
      <w:r>
        <w:br w:type="page"/>
      </w:r>
    </w:p>
    <w:p w14:paraId="20CC53AD" w14:textId="264A1A03" w:rsidR="00400523" w:rsidRPr="00F95F74" w:rsidRDefault="00400523" w:rsidP="00F95F74">
      <w:r w:rsidRPr="00F95F74">
        <w:lastRenderedPageBreak/>
        <w:t>En la figura X se muestra el proceso del CU N°</w:t>
      </w:r>
      <w:r w:rsidR="00FE5630" w:rsidRPr="00F95F74">
        <w:t>3.3</w:t>
      </w:r>
      <w:r w:rsidRPr="00F95F74">
        <w:t xml:space="preserve"> </w:t>
      </w:r>
      <w:r w:rsidR="00F95F74" w:rsidRPr="00F95F74">
        <w:t xml:space="preserve">este diagrama de secuencia detalla el proceso mediante el cual un administrador asigna vacaciones a un usuario. El flujo comienza cuando el administrador inicia sesión y navega a través del menú hasta la sección de vacaciones. El sistema solicita y carga los datos pertinentes de la base de datos para mostrar la interfaz, la cual incluye un </w:t>
      </w:r>
      <w:proofErr w:type="spellStart"/>
      <w:r w:rsidR="00F95F74" w:rsidRPr="00F95F74">
        <w:t>combobox</w:t>
      </w:r>
      <w:proofErr w:type="spellEnd"/>
      <w:r w:rsidR="00F95F74" w:rsidRPr="00F95F74">
        <w:t xml:space="preserve"> (menú desplegable) con los usuarios. Una vez que el administrador selecciona un usuario, procede a llenar el formulario de asignación de vacaciones; la información ingresada es validada por el controlador del sistema, y finalmente, se le presenta una vista previa de los datos validados antes del guardado final.</w:t>
      </w:r>
    </w:p>
    <w:p w14:paraId="5ABC839D" w14:textId="77777777" w:rsidR="00400523" w:rsidRPr="003F7F77" w:rsidRDefault="00400523" w:rsidP="00400523"/>
    <w:p w14:paraId="488F5B10" w14:textId="59B2DD20" w:rsidR="00FE5630" w:rsidRDefault="00CB290C" w:rsidP="00400523">
      <w:pPr>
        <w:pStyle w:val="Sinespaciado"/>
      </w:pPr>
      <w:r>
        <w:rPr>
          <w:noProof/>
        </w:rPr>
        <w:drawing>
          <wp:inline distT="0" distB="0" distL="0" distR="0" wp14:anchorId="75F0D195" wp14:editId="4D5959AE">
            <wp:extent cx="5971540" cy="2719705"/>
            <wp:effectExtent l="0" t="0" r="0" b="4445"/>
            <wp:docPr id="163135591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55918" name="Imagen 1" descr="Diagrama&#10;&#10;El contenido generado por IA puede ser incorrecto."/>
                    <pic:cNvPicPr/>
                  </pic:nvPicPr>
                  <pic:blipFill>
                    <a:blip r:embed="rId86"/>
                    <a:stretch>
                      <a:fillRect/>
                    </a:stretch>
                  </pic:blipFill>
                  <pic:spPr>
                    <a:xfrm>
                      <a:off x="0" y="0"/>
                      <a:ext cx="5971540" cy="2719705"/>
                    </a:xfrm>
                    <a:prstGeom prst="rect">
                      <a:avLst/>
                    </a:prstGeom>
                  </pic:spPr>
                </pic:pic>
              </a:graphicData>
            </a:graphic>
          </wp:inline>
        </w:drawing>
      </w:r>
    </w:p>
    <w:p w14:paraId="34AC3C91" w14:textId="77777777" w:rsidR="00400523" w:rsidRDefault="00400523" w:rsidP="00400523">
      <w:pPr>
        <w:pStyle w:val="Sinespaciado"/>
      </w:pPr>
    </w:p>
    <w:p w14:paraId="41B5EABA" w14:textId="77777777" w:rsidR="003437CE" w:rsidRPr="00DC71E1" w:rsidRDefault="003437CE" w:rsidP="003437CE">
      <w:r>
        <w:t>Fuente: Elaborado por el estudiante de acuerdo con el proyecto</w:t>
      </w:r>
    </w:p>
    <w:p w14:paraId="7D33A7B6" w14:textId="77777777" w:rsidR="003437CE" w:rsidRDefault="003437CE">
      <w:pPr>
        <w:spacing w:line="278" w:lineRule="auto"/>
        <w:ind w:firstLine="0"/>
        <w:jc w:val="left"/>
      </w:pPr>
    </w:p>
    <w:p w14:paraId="651DC17A" w14:textId="77777777" w:rsidR="00FE5630" w:rsidRDefault="00FE5630">
      <w:pPr>
        <w:spacing w:line="278" w:lineRule="auto"/>
        <w:ind w:firstLine="0"/>
        <w:jc w:val="left"/>
      </w:pPr>
      <w:r>
        <w:br w:type="page"/>
      </w:r>
    </w:p>
    <w:p w14:paraId="4E9C4AC9" w14:textId="2A5CBC15" w:rsidR="00400523" w:rsidRDefault="00400523" w:rsidP="00400523">
      <w:pPr>
        <w:pStyle w:val="NormalWeb"/>
      </w:pPr>
      <w:r w:rsidRPr="003F7F77">
        <w:lastRenderedPageBreak/>
        <w:t xml:space="preserve">En la figura X se muestra el proceso </w:t>
      </w:r>
      <w:r>
        <w:t>del CU N°</w:t>
      </w:r>
      <w:r w:rsidR="00FE5630">
        <w:t>3.4</w:t>
      </w:r>
      <w:r w:rsidRPr="00400523">
        <w:t xml:space="preserve"> </w:t>
      </w:r>
      <w:r w:rsidR="00F95F74">
        <w:t>e</w:t>
      </w:r>
      <w:r w:rsidR="00F95F74" w:rsidRPr="00F95F74">
        <w:t>ste diagrama de secuencia ilustra cómo un administrador visualiza el listado de empleados en vacaciones. El proceso se inicia cuando el administrador ingresa al sistema, lo que carga la interfaz principal. Luego, navega a través del menú para seleccionar la opción de "Vacaciones", desencadenando una solicitud al controlador para obtener la lista de empleados. El sistema consulta la base de datos para recuperar la información pertinente y, una vez obtenidos los datos, carga y muestra al administrador una tabla con el listado completo de los empleados en vacaciones.</w:t>
      </w:r>
    </w:p>
    <w:p w14:paraId="0162598C" w14:textId="77777777" w:rsidR="00400523" w:rsidRPr="003F7F77" w:rsidRDefault="00400523" w:rsidP="00400523">
      <w:pPr>
        <w:pStyle w:val="NormalWeb"/>
      </w:pPr>
    </w:p>
    <w:p w14:paraId="7ED509BF" w14:textId="5CEDDF21" w:rsidR="003437CE" w:rsidRDefault="00CB290C" w:rsidP="00400523">
      <w:pPr>
        <w:pStyle w:val="Sinespaciado"/>
      </w:pPr>
      <w:r>
        <w:rPr>
          <w:noProof/>
        </w:rPr>
        <w:drawing>
          <wp:inline distT="0" distB="0" distL="0" distR="0" wp14:anchorId="539C4B35" wp14:editId="33940C08">
            <wp:extent cx="5971540" cy="2157095"/>
            <wp:effectExtent l="0" t="0" r="0" b="0"/>
            <wp:docPr id="558114723" name="Imagen 1" descr="Diagrama,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14723" name="Imagen 1" descr="Diagrama, Gráfico de cajas y bigotes&#10;&#10;El contenido generado por IA puede ser incorrecto."/>
                    <pic:cNvPicPr/>
                  </pic:nvPicPr>
                  <pic:blipFill>
                    <a:blip r:embed="rId87"/>
                    <a:stretch>
                      <a:fillRect/>
                    </a:stretch>
                  </pic:blipFill>
                  <pic:spPr>
                    <a:xfrm>
                      <a:off x="0" y="0"/>
                      <a:ext cx="5971540" cy="2157095"/>
                    </a:xfrm>
                    <a:prstGeom prst="rect">
                      <a:avLst/>
                    </a:prstGeom>
                  </pic:spPr>
                </pic:pic>
              </a:graphicData>
            </a:graphic>
          </wp:inline>
        </w:drawing>
      </w:r>
    </w:p>
    <w:p w14:paraId="484D7AED" w14:textId="77777777" w:rsidR="00400523" w:rsidRDefault="00400523" w:rsidP="00400523">
      <w:pPr>
        <w:pStyle w:val="Sinespaciado"/>
      </w:pPr>
    </w:p>
    <w:p w14:paraId="4DE3DA66" w14:textId="77777777" w:rsidR="003437CE" w:rsidRPr="00DC71E1" w:rsidRDefault="003437CE" w:rsidP="003437CE">
      <w:r>
        <w:t>Fuente: Elaborado por el estudiante de acuerdo con el proyecto</w:t>
      </w:r>
    </w:p>
    <w:p w14:paraId="7460DED9" w14:textId="7AFAB3EA" w:rsidR="00FE5630" w:rsidRDefault="00FE5630">
      <w:pPr>
        <w:spacing w:line="278" w:lineRule="auto"/>
        <w:ind w:firstLine="0"/>
        <w:jc w:val="left"/>
      </w:pPr>
      <w:r>
        <w:br w:type="page"/>
      </w:r>
    </w:p>
    <w:p w14:paraId="731E7E0A" w14:textId="6AC51EF3" w:rsidR="00F95F74" w:rsidRPr="00F95F74" w:rsidRDefault="00F95F74" w:rsidP="00F95F74">
      <w:r w:rsidRPr="00F95F74">
        <w:lastRenderedPageBreak/>
        <w:t>En la figura X se muestra el proceso del CU N°</w:t>
      </w:r>
      <w:r w:rsidR="00FE5630" w:rsidRPr="00F95F74">
        <w:t>3.5</w:t>
      </w:r>
      <w:r w:rsidRPr="00F95F74">
        <w:t xml:space="preserve"> Este diagrama de secuencia describe el flujo completo para editar y guardar las vacaciones de un empleado. El proceso comienza cuando un administrador inicia sesión y navega a la sección de vacaciones, donde el sistema carga la información desde la base de datos. El administrador selecciona la casilla de un empleado, lo que le permite editar sus datos de vacaciones en la interfaz. Una vez ingresada la nueva información, esta es validada por el sistema y se muestra una vista previa de los cambios. Finalmente, el administrador presiona el botón de guardar, lo que desencadena una solicitud para realizar el cambio en la base de datos, y tras la confirmación, se le notifica que los cambios han sido realizados con éxito.</w:t>
      </w:r>
    </w:p>
    <w:p w14:paraId="1D3CEF5A" w14:textId="77777777" w:rsidR="00F95F74" w:rsidRDefault="00F95F74" w:rsidP="00F95F74"/>
    <w:p w14:paraId="1FE78D60" w14:textId="77777777" w:rsidR="00F95F74" w:rsidRDefault="00F95F74" w:rsidP="00F95F74"/>
    <w:p w14:paraId="27CA212D" w14:textId="5480FAB3" w:rsidR="003437CE" w:rsidRDefault="00CB290C" w:rsidP="00F95F74">
      <w:pPr>
        <w:pStyle w:val="Sinespaciado"/>
      </w:pPr>
      <w:r>
        <w:rPr>
          <w:noProof/>
        </w:rPr>
        <w:drawing>
          <wp:inline distT="0" distB="0" distL="0" distR="0" wp14:anchorId="66512824" wp14:editId="15F1BFF7">
            <wp:extent cx="5971540" cy="3682365"/>
            <wp:effectExtent l="0" t="0" r="0" b="0"/>
            <wp:docPr id="152287669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876697" name="Imagen 1" descr="Diagrama&#10;&#10;El contenido generado por IA puede ser incorrecto."/>
                    <pic:cNvPicPr/>
                  </pic:nvPicPr>
                  <pic:blipFill>
                    <a:blip r:embed="rId88"/>
                    <a:stretch>
                      <a:fillRect/>
                    </a:stretch>
                  </pic:blipFill>
                  <pic:spPr>
                    <a:xfrm>
                      <a:off x="0" y="0"/>
                      <a:ext cx="5971540" cy="3682365"/>
                    </a:xfrm>
                    <a:prstGeom prst="rect">
                      <a:avLst/>
                    </a:prstGeom>
                  </pic:spPr>
                </pic:pic>
              </a:graphicData>
            </a:graphic>
          </wp:inline>
        </w:drawing>
      </w:r>
    </w:p>
    <w:p w14:paraId="300EC0C5" w14:textId="77777777" w:rsidR="00F95F74" w:rsidRDefault="00F95F74" w:rsidP="00F95F74">
      <w:pPr>
        <w:pStyle w:val="Sinespaciado"/>
      </w:pPr>
    </w:p>
    <w:p w14:paraId="106778DE" w14:textId="77777777" w:rsidR="003437CE" w:rsidRPr="00DC71E1" w:rsidRDefault="003437CE" w:rsidP="003437CE">
      <w:r>
        <w:t>Fuente: Elaborado por el estudiante de acuerdo con el proyecto</w:t>
      </w:r>
    </w:p>
    <w:p w14:paraId="438BBB88" w14:textId="393E5831" w:rsidR="00FE5630" w:rsidRDefault="00FE5630">
      <w:pPr>
        <w:spacing w:line="278" w:lineRule="auto"/>
        <w:ind w:firstLine="0"/>
        <w:jc w:val="left"/>
      </w:pPr>
      <w:r>
        <w:br w:type="page"/>
      </w:r>
    </w:p>
    <w:p w14:paraId="4E6F3944" w14:textId="77777777" w:rsidR="00F95F74" w:rsidRDefault="00F95F74" w:rsidP="00F95F74">
      <w:r w:rsidRPr="00F95F74">
        <w:lastRenderedPageBreak/>
        <w:t>En la figura X se muestra el proceso del CU N°</w:t>
      </w:r>
      <w:r w:rsidR="00FE5630" w:rsidRPr="00F95F74">
        <w:t>3.6</w:t>
      </w:r>
      <w:r w:rsidRPr="00F95F74">
        <w:t xml:space="preserve"> este diagrama de secuencia detalla el proceso que sigue un administrador para imprimir las vacaciones de un empleado. El flujo se inicia cuando el administrador accede al sistema y navega hasta la opción de "Imprimir Vacaciones" en el menú. A continuación, el sistema solicita y carga los datos de vacaciones desde la base de datos para mostrarlos en una vista previa. El administrador selecciona al empleado deseado, cuya selección se destaca visualmente, y luego presiona el botón de imprimir. Esta acción final genera una solicitud para convertir la información de las vacaciones del empleado a un formato PDF, el cual se presenta al administrador para su impresión.</w:t>
      </w:r>
    </w:p>
    <w:p w14:paraId="49EEED01" w14:textId="77777777" w:rsidR="00F95F74" w:rsidRPr="00F95F74" w:rsidRDefault="00F95F74" w:rsidP="00F95F74"/>
    <w:p w14:paraId="1C7B9B61" w14:textId="509710E0" w:rsidR="00FE5630" w:rsidRDefault="00CB290C" w:rsidP="00F95F74">
      <w:pPr>
        <w:pStyle w:val="Sinespaciado"/>
      </w:pPr>
      <w:r>
        <w:rPr>
          <w:noProof/>
        </w:rPr>
        <w:drawing>
          <wp:inline distT="0" distB="0" distL="0" distR="0" wp14:anchorId="4AEB9793" wp14:editId="041ED729">
            <wp:extent cx="5971540" cy="2334895"/>
            <wp:effectExtent l="0" t="0" r="0" b="8255"/>
            <wp:docPr id="173869071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90717" name="Imagen 1" descr="Diagrama&#10;&#10;El contenido generado por IA puede ser incorrecto."/>
                    <pic:cNvPicPr/>
                  </pic:nvPicPr>
                  <pic:blipFill>
                    <a:blip r:embed="rId89"/>
                    <a:stretch>
                      <a:fillRect/>
                    </a:stretch>
                  </pic:blipFill>
                  <pic:spPr>
                    <a:xfrm>
                      <a:off x="0" y="0"/>
                      <a:ext cx="5971540" cy="2334895"/>
                    </a:xfrm>
                    <a:prstGeom prst="rect">
                      <a:avLst/>
                    </a:prstGeom>
                  </pic:spPr>
                </pic:pic>
              </a:graphicData>
            </a:graphic>
          </wp:inline>
        </w:drawing>
      </w:r>
    </w:p>
    <w:p w14:paraId="20E31720" w14:textId="77777777" w:rsidR="00F95F74" w:rsidRDefault="00F95F74" w:rsidP="00F95F74">
      <w:pPr>
        <w:pStyle w:val="Sinespaciado"/>
      </w:pPr>
    </w:p>
    <w:p w14:paraId="6CA238F7" w14:textId="77777777" w:rsidR="003437CE" w:rsidRPr="00DC71E1" w:rsidRDefault="003437CE" w:rsidP="003437CE">
      <w:r>
        <w:t>Fuente: Elaborado por el estudiante de acuerdo con el proyecto</w:t>
      </w:r>
    </w:p>
    <w:p w14:paraId="1B24C4E5" w14:textId="77777777" w:rsidR="003437CE" w:rsidRDefault="003437CE">
      <w:pPr>
        <w:spacing w:line="278" w:lineRule="auto"/>
        <w:ind w:firstLine="0"/>
        <w:jc w:val="left"/>
      </w:pPr>
    </w:p>
    <w:p w14:paraId="4484853A" w14:textId="77777777" w:rsidR="00FE5630" w:rsidRDefault="00FE5630">
      <w:pPr>
        <w:spacing w:line="278" w:lineRule="auto"/>
        <w:ind w:firstLine="0"/>
        <w:jc w:val="left"/>
      </w:pPr>
      <w:r>
        <w:br w:type="page"/>
      </w:r>
    </w:p>
    <w:p w14:paraId="08735D0E" w14:textId="77777777" w:rsidR="00F95F74" w:rsidRDefault="00F95F74" w:rsidP="00F95F74">
      <w:r w:rsidRPr="00F95F74">
        <w:lastRenderedPageBreak/>
        <w:t>En la figura X se muestra el proceso del CU N°</w:t>
      </w:r>
      <w:r w:rsidR="00FE5630" w:rsidRPr="00F95F74">
        <w:t>3.7</w:t>
      </w:r>
      <w:r w:rsidRPr="00F95F74">
        <w:t xml:space="preserve"> este diagrama de secuencia describe el proceso que realiza un administrador para eliminar un registro de vacaciones. El flujo comienza cuando el administrador inicia sesión y navega hasta la opción de "Vacaciones" en el menú para ver los registros existentes, los cuales son cargados desde la base de datos. Una vez en la interfaz, selecciona un registro de vacaciones específico, lo que provoca que se muestren los detalles de esa selección. Finalmente, al presionar el botón de "Eliminar", el sistema procesa la solicitud, realiza los cambios correspondientes en la base de datos y le presenta al administrador una confirmación de que la eliminación se ha completado con éxito.</w:t>
      </w:r>
    </w:p>
    <w:p w14:paraId="04381E2B" w14:textId="77777777" w:rsidR="00F95F74" w:rsidRPr="00F95F74" w:rsidRDefault="00F95F74" w:rsidP="00F95F74"/>
    <w:p w14:paraId="0265E3B1" w14:textId="1FC94BF3" w:rsidR="00FE5630" w:rsidRDefault="00CB290C" w:rsidP="00F95F74">
      <w:pPr>
        <w:pStyle w:val="Sinespaciado"/>
      </w:pPr>
      <w:r>
        <w:rPr>
          <w:noProof/>
        </w:rPr>
        <w:drawing>
          <wp:inline distT="0" distB="0" distL="0" distR="0" wp14:anchorId="1ED0D425" wp14:editId="4EC181D1">
            <wp:extent cx="5971540" cy="2982595"/>
            <wp:effectExtent l="0" t="0" r="0" b="8255"/>
            <wp:docPr id="171382866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28667" name="Imagen 1" descr="Diagrama&#10;&#10;El contenido generado por IA puede ser incorrecto."/>
                    <pic:cNvPicPr/>
                  </pic:nvPicPr>
                  <pic:blipFill>
                    <a:blip r:embed="rId90"/>
                    <a:stretch>
                      <a:fillRect/>
                    </a:stretch>
                  </pic:blipFill>
                  <pic:spPr>
                    <a:xfrm>
                      <a:off x="0" y="0"/>
                      <a:ext cx="5971540" cy="2982595"/>
                    </a:xfrm>
                    <a:prstGeom prst="rect">
                      <a:avLst/>
                    </a:prstGeom>
                  </pic:spPr>
                </pic:pic>
              </a:graphicData>
            </a:graphic>
          </wp:inline>
        </w:drawing>
      </w:r>
    </w:p>
    <w:p w14:paraId="77C5EF7D" w14:textId="77777777" w:rsidR="003437CE" w:rsidRPr="00DC71E1" w:rsidRDefault="003437CE" w:rsidP="003437CE">
      <w:r>
        <w:t>Fuente: Elaborado por el estudiante de acuerdo con el proyecto</w:t>
      </w:r>
    </w:p>
    <w:p w14:paraId="3CB7F1D9" w14:textId="77777777" w:rsidR="003437CE" w:rsidRDefault="003437CE">
      <w:pPr>
        <w:spacing w:line="278" w:lineRule="auto"/>
        <w:ind w:firstLine="0"/>
        <w:jc w:val="left"/>
      </w:pPr>
    </w:p>
    <w:p w14:paraId="40740B1E" w14:textId="77777777" w:rsidR="00FE5630" w:rsidRDefault="00FE5630">
      <w:pPr>
        <w:spacing w:line="278" w:lineRule="auto"/>
        <w:ind w:firstLine="0"/>
        <w:jc w:val="left"/>
      </w:pPr>
      <w:r>
        <w:br w:type="page"/>
      </w:r>
    </w:p>
    <w:p w14:paraId="4F255D04" w14:textId="15FAE6F0" w:rsidR="00CB290C" w:rsidRDefault="00F95F74" w:rsidP="00F95F74">
      <w:r w:rsidRPr="00F95F74">
        <w:lastRenderedPageBreak/>
        <w:t>En la figura X se muestra el proceso del CU N°</w:t>
      </w:r>
      <w:r w:rsidR="001507D1">
        <w:t>4.1.1</w:t>
      </w:r>
      <w:r>
        <w:t xml:space="preserve"> e</w:t>
      </w:r>
      <w:r w:rsidRPr="00F95F74">
        <w:t>ste diagrama de secuencia ilustra el proceso que sigue un usuario para acceder al formulario de creación de turnos. El flujo comienza cuando el usuario inicia sesión en el sistema y, a través del menú de navegación, accede al apartado específico para la creación de turnos. En respuesta, el sistema solicita y carga los datos necesarios desde la base de datos para construir la interfaz. Finalmente, el controlador condiciona los campos que serán obligatorios en el formulario y lo presenta al usuario para que pueda comenzar a ingresar la información del nuevo turno.</w:t>
      </w:r>
    </w:p>
    <w:p w14:paraId="7EB38B7C" w14:textId="5D92431B" w:rsidR="00FE5630" w:rsidRDefault="00CB290C" w:rsidP="00F95F74">
      <w:pPr>
        <w:pStyle w:val="Sinespaciado"/>
      </w:pPr>
      <w:r>
        <w:rPr>
          <w:noProof/>
        </w:rPr>
        <w:drawing>
          <wp:inline distT="0" distB="0" distL="0" distR="0" wp14:anchorId="525CE5FB" wp14:editId="676E461B">
            <wp:extent cx="5971540" cy="2021205"/>
            <wp:effectExtent l="0" t="0" r="0" b="0"/>
            <wp:docPr id="182379724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97245" name="Imagen 1" descr="Diagrama&#10;&#10;El contenido generado por IA puede ser incorrecto."/>
                    <pic:cNvPicPr/>
                  </pic:nvPicPr>
                  <pic:blipFill>
                    <a:blip r:embed="rId91"/>
                    <a:stretch>
                      <a:fillRect/>
                    </a:stretch>
                  </pic:blipFill>
                  <pic:spPr>
                    <a:xfrm>
                      <a:off x="0" y="0"/>
                      <a:ext cx="5971540" cy="2021205"/>
                    </a:xfrm>
                    <a:prstGeom prst="rect">
                      <a:avLst/>
                    </a:prstGeom>
                  </pic:spPr>
                </pic:pic>
              </a:graphicData>
            </a:graphic>
          </wp:inline>
        </w:drawing>
      </w:r>
    </w:p>
    <w:p w14:paraId="2A272125" w14:textId="77777777" w:rsidR="00F95F74" w:rsidRDefault="00F95F74" w:rsidP="00F95F74">
      <w:pPr>
        <w:pStyle w:val="Sinespaciado"/>
      </w:pPr>
    </w:p>
    <w:p w14:paraId="4424103F" w14:textId="77777777" w:rsidR="003437CE" w:rsidRPr="00DC71E1" w:rsidRDefault="003437CE" w:rsidP="003437CE">
      <w:r>
        <w:t>Fuente: Elaborado por el estudiante de acuerdo con el proyecto</w:t>
      </w:r>
    </w:p>
    <w:p w14:paraId="2893AB6C" w14:textId="77777777" w:rsidR="003437CE" w:rsidRDefault="003437CE">
      <w:pPr>
        <w:spacing w:line="278" w:lineRule="auto"/>
        <w:ind w:firstLine="0"/>
        <w:jc w:val="left"/>
      </w:pPr>
    </w:p>
    <w:p w14:paraId="63C3274E" w14:textId="77777777" w:rsidR="00FE5630" w:rsidRDefault="00FE5630">
      <w:pPr>
        <w:spacing w:line="278" w:lineRule="auto"/>
        <w:ind w:firstLine="0"/>
        <w:jc w:val="left"/>
      </w:pPr>
      <w:r>
        <w:br w:type="page"/>
      </w:r>
    </w:p>
    <w:p w14:paraId="1B07532C" w14:textId="2B06E860" w:rsidR="00F95F74" w:rsidRDefault="00F95F74" w:rsidP="00F95F74">
      <w:r w:rsidRPr="00F95F74">
        <w:lastRenderedPageBreak/>
        <w:t>En la figura X se muestra el proceso del CU N°</w:t>
      </w:r>
      <w:r w:rsidR="001507D1" w:rsidRPr="00F95F74">
        <w:t>4.1.2</w:t>
      </w:r>
      <w:r w:rsidRPr="00F95F74">
        <w:t xml:space="preserve"> este diagrama de secuencia describe el flujo que sigue un administrador para editar un turno existente. El proceso comienza con el inicio de sesión, tras lo cual el administrador navega hasta la opción de "Listado de Turnos". El sistema consulta la base de datos para obtener y mostrar todos los turnos creados. A continuación, el administrador selecciona el botón para editar un turno específico, lo que carga los datos de dicho turno en la interfaz. Después de realizar las modificaciones, presiona el botón de "Editar", y el sistema le muestra una vista previa de los cambios realizados antes de la confirmación final.</w:t>
      </w:r>
    </w:p>
    <w:p w14:paraId="5E659BF3" w14:textId="77777777" w:rsidR="00F95F74" w:rsidRPr="00F95F74" w:rsidRDefault="00F95F74" w:rsidP="00F95F74"/>
    <w:p w14:paraId="1B0AD3AA" w14:textId="030E91DC" w:rsidR="00FE5630" w:rsidRDefault="00CB290C">
      <w:pPr>
        <w:spacing w:line="278" w:lineRule="auto"/>
        <w:ind w:firstLine="0"/>
        <w:jc w:val="left"/>
      </w:pPr>
      <w:r>
        <w:rPr>
          <w:noProof/>
        </w:rPr>
        <w:drawing>
          <wp:inline distT="0" distB="0" distL="0" distR="0" wp14:anchorId="4C37C889" wp14:editId="5AD39514">
            <wp:extent cx="5971540" cy="2689225"/>
            <wp:effectExtent l="0" t="0" r="0" b="0"/>
            <wp:docPr id="1312790457" name="Imagen 1" descr="Diagrama,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90457" name="Imagen 1" descr="Diagrama, Gráfico de cajas y bigotes&#10;&#10;El contenido generado por IA puede ser incorrecto."/>
                    <pic:cNvPicPr/>
                  </pic:nvPicPr>
                  <pic:blipFill>
                    <a:blip r:embed="rId92"/>
                    <a:stretch>
                      <a:fillRect/>
                    </a:stretch>
                  </pic:blipFill>
                  <pic:spPr>
                    <a:xfrm>
                      <a:off x="0" y="0"/>
                      <a:ext cx="5971540" cy="2689225"/>
                    </a:xfrm>
                    <a:prstGeom prst="rect">
                      <a:avLst/>
                    </a:prstGeom>
                  </pic:spPr>
                </pic:pic>
              </a:graphicData>
            </a:graphic>
          </wp:inline>
        </w:drawing>
      </w:r>
    </w:p>
    <w:p w14:paraId="3D0E3B7E" w14:textId="77777777" w:rsidR="003437CE" w:rsidRPr="00DC71E1" w:rsidRDefault="003437CE" w:rsidP="003437CE">
      <w:r>
        <w:t>Fuente: Elaborado por el estudiante de acuerdo con el proyecto</w:t>
      </w:r>
    </w:p>
    <w:p w14:paraId="5183818F" w14:textId="77777777" w:rsidR="003437CE" w:rsidRDefault="003437CE">
      <w:pPr>
        <w:spacing w:line="278" w:lineRule="auto"/>
        <w:ind w:firstLine="0"/>
        <w:jc w:val="left"/>
      </w:pPr>
    </w:p>
    <w:p w14:paraId="4C610B82" w14:textId="77777777" w:rsidR="00FE5630" w:rsidRDefault="00FE5630">
      <w:pPr>
        <w:spacing w:line="278" w:lineRule="auto"/>
        <w:ind w:firstLine="0"/>
        <w:jc w:val="left"/>
      </w:pPr>
      <w:r>
        <w:br w:type="page"/>
      </w:r>
    </w:p>
    <w:p w14:paraId="138F0F6E" w14:textId="6263566D" w:rsidR="00FE5630" w:rsidRDefault="00F95F74" w:rsidP="007A4D83">
      <w:r w:rsidRPr="007A4D83">
        <w:lastRenderedPageBreak/>
        <w:t>En la figura X se muestra el proceso del CU N°</w:t>
      </w:r>
      <w:r w:rsidR="001507D1" w:rsidRPr="007A4D83">
        <w:t>4.2</w:t>
      </w:r>
      <w:r w:rsidR="007A4D83" w:rsidRPr="007A4D83">
        <w:t xml:space="preserve"> este diagrama de secuencia ilustra el proceso completo de creación de un nuevo turno por parte de un usuario. El flujo se inicia cuando el usuario accede al sistema y navega hasta el formulario de creación de turnos, el cual se carga con los datos y condiciones requeridas desde la base de datos. A continuación, el usuario llena todos los campos obligatorios del formulario; el sistema valida que la información esté completa y, una vez confirmada la validación, muestra al usuario los campos del formulario ya completados, dejándolo listo para el paso final de guardado.</w:t>
      </w:r>
    </w:p>
    <w:p w14:paraId="7AC10367" w14:textId="77777777" w:rsidR="007A4D83" w:rsidRPr="007A4D83" w:rsidRDefault="007A4D83" w:rsidP="007A4D83"/>
    <w:p w14:paraId="40CC98CE" w14:textId="6F8BA8AB" w:rsidR="00CB290C" w:rsidRDefault="00CB290C">
      <w:pPr>
        <w:spacing w:line="278" w:lineRule="auto"/>
        <w:ind w:firstLine="0"/>
        <w:jc w:val="left"/>
      </w:pPr>
      <w:r>
        <w:rPr>
          <w:noProof/>
        </w:rPr>
        <w:drawing>
          <wp:inline distT="0" distB="0" distL="0" distR="0" wp14:anchorId="5BD29F08" wp14:editId="1209ECBD">
            <wp:extent cx="5971540" cy="2248535"/>
            <wp:effectExtent l="0" t="0" r="0" b="0"/>
            <wp:docPr id="577615957" name="Imagen 1" descr="Diagrama,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15957" name="Imagen 1" descr="Diagrama, Escala de tiempo&#10;&#10;El contenido generado por IA puede ser incorrecto."/>
                    <pic:cNvPicPr/>
                  </pic:nvPicPr>
                  <pic:blipFill>
                    <a:blip r:embed="rId93"/>
                    <a:stretch>
                      <a:fillRect/>
                    </a:stretch>
                  </pic:blipFill>
                  <pic:spPr>
                    <a:xfrm>
                      <a:off x="0" y="0"/>
                      <a:ext cx="5971540" cy="2248535"/>
                    </a:xfrm>
                    <a:prstGeom prst="rect">
                      <a:avLst/>
                    </a:prstGeom>
                  </pic:spPr>
                </pic:pic>
              </a:graphicData>
            </a:graphic>
          </wp:inline>
        </w:drawing>
      </w:r>
    </w:p>
    <w:p w14:paraId="4602B0FC" w14:textId="77777777" w:rsidR="003437CE" w:rsidRPr="00DC71E1" w:rsidRDefault="003437CE" w:rsidP="003437CE">
      <w:r>
        <w:t>Fuente: Elaborado por el estudiante de acuerdo con el proyecto</w:t>
      </w:r>
    </w:p>
    <w:p w14:paraId="2125E659" w14:textId="77777777" w:rsidR="003437CE" w:rsidRDefault="003437CE">
      <w:pPr>
        <w:spacing w:line="278" w:lineRule="auto"/>
        <w:ind w:firstLine="0"/>
        <w:jc w:val="left"/>
      </w:pPr>
    </w:p>
    <w:p w14:paraId="2ECCB383" w14:textId="762B2244" w:rsidR="00FE5630" w:rsidRDefault="00FE5630" w:rsidP="007A4D83">
      <w:r>
        <w:br w:type="page"/>
      </w:r>
      <w:r w:rsidR="00F95F74" w:rsidRPr="007A4D83">
        <w:lastRenderedPageBreak/>
        <w:t>En la figura X se muestra el proceso del CU N°</w:t>
      </w:r>
      <w:r w:rsidR="001507D1" w:rsidRPr="007A4D83">
        <w:t>4.3</w:t>
      </w:r>
      <w:r w:rsidR="007A4D83" w:rsidRPr="007A4D83">
        <w:t xml:space="preserve"> este diagrama de secuencia describe el flujo completo que un usuario sigue para editar y guardar los cambios de un turno. El proceso inicia cuando el usuario accede al sistema y navega hasta el listado de turnos, que se carga con datos de la base de datos. Una vez allí, el usuario selecciona un turno específico para editar y visualiza una vista previa de los cambios. Al presionar "Guardar", se envía una solicitud al controlador para que aplique las modificaciones en la base de datos. Finalmente, el sistema confirma que los cambios han sido realizados y actualiza la interfaz para mostrar el turno con la nueva información.</w:t>
      </w:r>
    </w:p>
    <w:p w14:paraId="1A20A36C" w14:textId="77777777" w:rsidR="007A4D83" w:rsidRPr="007A4D83" w:rsidRDefault="007A4D83" w:rsidP="007A4D83"/>
    <w:p w14:paraId="747CB2EA" w14:textId="564FB88C" w:rsidR="00CB290C" w:rsidRDefault="00CB290C" w:rsidP="007A4D83">
      <w:pPr>
        <w:pStyle w:val="Sinespaciado"/>
      </w:pPr>
      <w:r>
        <w:rPr>
          <w:noProof/>
        </w:rPr>
        <w:drawing>
          <wp:inline distT="0" distB="0" distL="0" distR="0" wp14:anchorId="4B67B949" wp14:editId="534CD68B">
            <wp:extent cx="5971540" cy="2560320"/>
            <wp:effectExtent l="0" t="0" r="0" b="0"/>
            <wp:docPr id="2071549464"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49464" name="Imagen 1" descr="Imagen que contiene Diagrama&#10;&#10;El contenido generado por IA puede ser incorrecto."/>
                    <pic:cNvPicPr/>
                  </pic:nvPicPr>
                  <pic:blipFill>
                    <a:blip r:embed="rId94"/>
                    <a:stretch>
                      <a:fillRect/>
                    </a:stretch>
                  </pic:blipFill>
                  <pic:spPr>
                    <a:xfrm>
                      <a:off x="0" y="0"/>
                      <a:ext cx="5971540" cy="2560320"/>
                    </a:xfrm>
                    <a:prstGeom prst="rect">
                      <a:avLst/>
                    </a:prstGeom>
                  </pic:spPr>
                </pic:pic>
              </a:graphicData>
            </a:graphic>
          </wp:inline>
        </w:drawing>
      </w:r>
    </w:p>
    <w:p w14:paraId="629A2ED9" w14:textId="77777777" w:rsidR="003437CE" w:rsidRPr="00DC71E1" w:rsidRDefault="003437CE" w:rsidP="003437CE">
      <w:r>
        <w:t>Fuente: Elaborado por el estudiante de acuerdo con el proyecto</w:t>
      </w:r>
    </w:p>
    <w:p w14:paraId="42CD8CAA" w14:textId="77777777" w:rsidR="003437CE" w:rsidRDefault="003437CE">
      <w:pPr>
        <w:spacing w:line="278" w:lineRule="auto"/>
        <w:ind w:firstLine="0"/>
        <w:jc w:val="left"/>
      </w:pPr>
    </w:p>
    <w:p w14:paraId="5FB2A119" w14:textId="62DB183E" w:rsidR="001507D1" w:rsidRDefault="001507D1">
      <w:pPr>
        <w:spacing w:line="278" w:lineRule="auto"/>
        <w:ind w:firstLine="0"/>
        <w:jc w:val="left"/>
      </w:pPr>
      <w:r>
        <w:br w:type="page"/>
      </w:r>
    </w:p>
    <w:p w14:paraId="0A3DEC67" w14:textId="115FA7D0" w:rsidR="001507D1" w:rsidRDefault="00F95F74" w:rsidP="007A4D83">
      <w:r w:rsidRPr="007A4D83">
        <w:lastRenderedPageBreak/>
        <w:t>En la figura X se muestra el proceso del CU N°</w:t>
      </w:r>
      <w:r w:rsidR="001507D1" w:rsidRPr="007A4D83">
        <w:t>4.4</w:t>
      </w:r>
      <w:r w:rsidR="007A4D83" w:rsidRPr="007A4D83">
        <w:t xml:space="preserve"> este diagrama de secuencia ilustra el proceso completo para eliminar un turno. El flujo comienza cuando el usuario inicia sesión y accede al listado de turnos a través del menú. El sistema consulta la base de datos para mostrar todos los turnos disponibles. Luego, el usuario selecciona un turno específico y presiona la opción para eliminarlo. Esta acción envía una solicitud al controlador, que a su vez instruye a la base de datos para que realice el cambio. Una vez que la base de datos confirma la eliminación, la interfaz se actualiza para reflejar que el turno ya no existe.</w:t>
      </w:r>
    </w:p>
    <w:p w14:paraId="4C720743" w14:textId="77777777" w:rsidR="007A4D83" w:rsidRPr="007A4D83" w:rsidRDefault="007A4D83" w:rsidP="007A4D83"/>
    <w:p w14:paraId="55209D90" w14:textId="668797B9" w:rsidR="00CB290C" w:rsidRDefault="00CB290C" w:rsidP="007A4D83">
      <w:pPr>
        <w:pStyle w:val="Sinespaciado"/>
      </w:pPr>
      <w:r>
        <w:rPr>
          <w:noProof/>
        </w:rPr>
        <w:drawing>
          <wp:inline distT="0" distB="0" distL="0" distR="0" wp14:anchorId="7AD48F76" wp14:editId="3C0CDF5D">
            <wp:extent cx="5971540" cy="2366010"/>
            <wp:effectExtent l="0" t="0" r="0" b="0"/>
            <wp:docPr id="131468334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83349" name="Imagen 1" descr="Diagrama&#10;&#10;El contenido generado por IA puede ser incorrecto."/>
                    <pic:cNvPicPr/>
                  </pic:nvPicPr>
                  <pic:blipFill>
                    <a:blip r:embed="rId95"/>
                    <a:stretch>
                      <a:fillRect/>
                    </a:stretch>
                  </pic:blipFill>
                  <pic:spPr>
                    <a:xfrm>
                      <a:off x="0" y="0"/>
                      <a:ext cx="5971540" cy="2366010"/>
                    </a:xfrm>
                    <a:prstGeom prst="rect">
                      <a:avLst/>
                    </a:prstGeom>
                  </pic:spPr>
                </pic:pic>
              </a:graphicData>
            </a:graphic>
          </wp:inline>
        </w:drawing>
      </w:r>
    </w:p>
    <w:p w14:paraId="7E7F8F8F" w14:textId="77777777" w:rsidR="003437CE" w:rsidRPr="00DC71E1" w:rsidRDefault="003437CE" w:rsidP="003437CE">
      <w:r>
        <w:t>Fuente: Elaborado por el estudiante de acuerdo con el proyecto</w:t>
      </w:r>
    </w:p>
    <w:p w14:paraId="476EBE19" w14:textId="77777777" w:rsidR="003437CE" w:rsidRDefault="003437CE">
      <w:pPr>
        <w:spacing w:line="278" w:lineRule="auto"/>
        <w:ind w:firstLine="0"/>
        <w:jc w:val="left"/>
      </w:pPr>
    </w:p>
    <w:p w14:paraId="213721FD" w14:textId="77777777" w:rsidR="001507D1" w:rsidRDefault="001507D1">
      <w:pPr>
        <w:spacing w:line="278" w:lineRule="auto"/>
        <w:ind w:firstLine="0"/>
        <w:jc w:val="left"/>
      </w:pPr>
      <w:r>
        <w:br w:type="page"/>
      </w:r>
    </w:p>
    <w:p w14:paraId="302CF0D3" w14:textId="65D8F02C" w:rsidR="001507D1" w:rsidRDefault="00F95F74" w:rsidP="007A4D83">
      <w:r w:rsidRPr="007A4D83">
        <w:lastRenderedPageBreak/>
        <w:t>En la figura X se muestra el proceso del CU N°</w:t>
      </w:r>
      <w:r w:rsidR="001507D1" w:rsidRPr="007A4D83">
        <w:t>4.6</w:t>
      </w:r>
      <w:r w:rsidR="007A4D83" w:rsidRPr="007A4D83">
        <w:t xml:space="preserve"> este diagrama de secuencia muestra el flujo que sigue un usuario para llegar a la interfaz de creación de turnos. El proceso comienza cuando el usuario inicia sesión en el </w:t>
      </w:r>
      <w:proofErr w:type="spellStart"/>
      <w:r w:rsidR="007A4D83" w:rsidRPr="007A4D83">
        <w:t>dashboard</w:t>
      </w:r>
      <w:proofErr w:type="spellEnd"/>
      <w:r w:rsidR="007A4D83" w:rsidRPr="007A4D83">
        <w:t xml:space="preserve"> y utiliza el menú de navegación para acceder a la sección "Creación de Turnos". A partir de esta acción, el sistema solicita los datos necesarios a la base de datos MySQL. Una vez que la información es retornada y cargada, se presenta al usuario el formulario final para que pueda comenzar a definir los horarios del nuevo turno.</w:t>
      </w:r>
    </w:p>
    <w:p w14:paraId="477F590B" w14:textId="77777777" w:rsidR="007A4D83" w:rsidRPr="007A4D83" w:rsidRDefault="007A4D83" w:rsidP="007A4D83"/>
    <w:p w14:paraId="298BB9C7" w14:textId="3716D405" w:rsidR="00CB290C" w:rsidRDefault="00CB290C" w:rsidP="007A4D83">
      <w:pPr>
        <w:pStyle w:val="Sinespaciado"/>
      </w:pPr>
      <w:r>
        <w:rPr>
          <w:noProof/>
        </w:rPr>
        <w:drawing>
          <wp:inline distT="0" distB="0" distL="0" distR="0" wp14:anchorId="01D088AE" wp14:editId="0A43F264">
            <wp:extent cx="5971540" cy="1644650"/>
            <wp:effectExtent l="0" t="0" r="0" b="0"/>
            <wp:docPr id="111650009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00097" name="Imagen 1" descr="Diagrama&#10;&#10;El contenido generado por IA puede ser incorrecto."/>
                    <pic:cNvPicPr/>
                  </pic:nvPicPr>
                  <pic:blipFill>
                    <a:blip r:embed="rId96"/>
                    <a:stretch>
                      <a:fillRect/>
                    </a:stretch>
                  </pic:blipFill>
                  <pic:spPr>
                    <a:xfrm>
                      <a:off x="0" y="0"/>
                      <a:ext cx="5971540" cy="1644650"/>
                    </a:xfrm>
                    <a:prstGeom prst="rect">
                      <a:avLst/>
                    </a:prstGeom>
                  </pic:spPr>
                </pic:pic>
              </a:graphicData>
            </a:graphic>
          </wp:inline>
        </w:drawing>
      </w:r>
    </w:p>
    <w:p w14:paraId="12FB25FC" w14:textId="77777777" w:rsidR="007A4D83" w:rsidRDefault="007A4D83" w:rsidP="007A4D83">
      <w:pPr>
        <w:pStyle w:val="Sinespaciado"/>
      </w:pPr>
    </w:p>
    <w:p w14:paraId="6B3E5C96" w14:textId="77777777" w:rsidR="003437CE" w:rsidRPr="00DC71E1" w:rsidRDefault="003437CE" w:rsidP="003437CE">
      <w:r>
        <w:t>Fuente: Elaborado por el estudiante de acuerdo con el proyecto</w:t>
      </w:r>
    </w:p>
    <w:p w14:paraId="400DC4A9" w14:textId="77777777" w:rsidR="003437CE" w:rsidRDefault="003437CE">
      <w:pPr>
        <w:spacing w:line="278" w:lineRule="auto"/>
        <w:ind w:firstLine="0"/>
        <w:jc w:val="left"/>
      </w:pPr>
    </w:p>
    <w:p w14:paraId="58C88BEA" w14:textId="77777777" w:rsidR="001507D1" w:rsidRDefault="001507D1">
      <w:pPr>
        <w:spacing w:line="278" w:lineRule="auto"/>
        <w:ind w:firstLine="0"/>
        <w:jc w:val="left"/>
      </w:pPr>
      <w:r>
        <w:br w:type="page"/>
      </w:r>
    </w:p>
    <w:p w14:paraId="021F2E87" w14:textId="2AC0D998" w:rsidR="001507D1" w:rsidRDefault="00F95F74" w:rsidP="007A4D83">
      <w:r w:rsidRPr="007A4D83">
        <w:lastRenderedPageBreak/>
        <w:t>En la figura X se muestra el proceso del CU N°</w:t>
      </w:r>
      <w:r w:rsidR="001507D1" w:rsidRPr="007A4D83">
        <w:t>4.7</w:t>
      </w:r>
      <w:r w:rsidR="007A4D83" w:rsidRPr="007A4D83">
        <w:t xml:space="preserve"> este diagrama de secuencia describe el proceso mediante el cual un usuario accede para visualizar el </w:t>
      </w:r>
      <w:r w:rsidR="007A4D83">
        <w:t xml:space="preserve">resumen de jornada </w:t>
      </w:r>
      <w:r w:rsidR="007A4D83" w:rsidRPr="007A4D83">
        <w:t>disponibles en el sistema. El flujo se inicia cuando el usuario ingresa a la aplicación y navega a través del menú principal hasta seleccionar la pestaña "Listado de Turno". Esta acción desencadena una solicitud que viaja hasta el controlador, el cual a su vez pide los datos de los turnos a la base de datos MySQL. Una vez que la información es retornada y procesada, se carga la interfaz final, mostrando al usuario la lista completa de turnos.</w:t>
      </w:r>
      <w:r w:rsidR="007A4D83" w:rsidRPr="007A4D83">
        <w:tab/>
        <w:t xml:space="preserve"> </w:t>
      </w:r>
    </w:p>
    <w:p w14:paraId="12E274CB" w14:textId="77777777" w:rsidR="007A4D83" w:rsidRPr="007A4D83" w:rsidRDefault="007A4D83" w:rsidP="007A4D83"/>
    <w:p w14:paraId="1A4E8BC4" w14:textId="77777777" w:rsidR="003437CE" w:rsidRDefault="00CB290C" w:rsidP="007A4D83">
      <w:pPr>
        <w:pStyle w:val="Sinespaciado"/>
      </w:pPr>
      <w:r>
        <w:rPr>
          <w:noProof/>
        </w:rPr>
        <w:drawing>
          <wp:inline distT="0" distB="0" distL="0" distR="0" wp14:anchorId="25A932CE" wp14:editId="27284FDA">
            <wp:extent cx="5971540" cy="1498600"/>
            <wp:effectExtent l="0" t="0" r="0" b="6350"/>
            <wp:docPr id="1751511827" name="Imagen 1" descr="Diagrama,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11827" name="Imagen 1" descr="Diagrama, Gráfico de cajas y bigotes&#10;&#10;El contenido generado por IA puede ser incorrecto."/>
                    <pic:cNvPicPr/>
                  </pic:nvPicPr>
                  <pic:blipFill>
                    <a:blip r:embed="rId97"/>
                    <a:stretch>
                      <a:fillRect/>
                    </a:stretch>
                  </pic:blipFill>
                  <pic:spPr>
                    <a:xfrm>
                      <a:off x="0" y="0"/>
                      <a:ext cx="5971540" cy="1498600"/>
                    </a:xfrm>
                    <a:prstGeom prst="rect">
                      <a:avLst/>
                    </a:prstGeom>
                  </pic:spPr>
                </pic:pic>
              </a:graphicData>
            </a:graphic>
          </wp:inline>
        </w:drawing>
      </w:r>
    </w:p>
    <w:p w14:paraId="678FB944" w14:textId="77777777" w:rsidR="007A4D83" w:rsidRDefault="007A4D83" w:rsidP="007A4D83">
      <w:pPr>
        <w:pStyle w:val="Sinespaciado"/>
      </w:pPr>
    </w:p>
    <w:p w14:paraId="52549533" w14:textId="77777777" w:rsidR="003437CE" w:rsidRPr="00DC71E1" w:rsidRDefault="003437CE" w:rsidP="003437CE">
      <w:r>
        <w:t>Fuente: Elaborado por el estudiante de acuerdo con el proyecto</w:t>
      </w:r>
    </w:p>
    <w:p w14:paraId="69255DA6" w14:textId="5272D47C" w:rsidR="001507D1" w:rsidRDefault="001507D1">
      <w:pPr>
        <w:spacing w:line="278" w:lineRule="auto"/>
        <w:ind w:firstLine="0"/>
        <w:jc w:val="left"/>
      </w:pPr>
      <w:r>
        <w:br w:type="page"/>
      </w:r>
    </w:p>
    <w:p w14:paraId="6A933339" w14:textId="245FA97A" w:rsidR="00CB290C" w:rsidRDefault="00F95F74" w:rsidP="007A4D83">
      <w:r w:rsidRPr="007A4D83">
        <w:lastRenderedPageBreak/>
        <w:t>En la figura X se muestra el proceso del CU N°</w:t>
      </w:r>
      <w:r w:rsidR="001507D1" w:rsidRPr="007A4D83">
        <w:t>5.1</w:t>
      </w:r>
      <w:r w:rsidR="007A4D83" w:rsidRPr="007A4D83">
        <w:t xml:space="preserve"> este diagrama de secuencia muestra el flujo que sigue un usuario para consultar el informe de asistencia. El proceso comienza cuando el usuario inicia sesión en el sistema y, utilizando el menú de navegación, accede a la "Sección de Informe de Asistencia". Esta acción desencadena una solicitud que viaja a través de los controladores para consultar la base de datos y obtener los datos de las marcas de asistencia. Finalmente, una vez que la información es recuperada y procesada, el sistema carga y muestra la interfaz del informe de asistencia al usuario.</w:t>
      </w:r>
    </w:p>
    <w:p w14:paraId="7B951B79" w14:textId="77777777" w:rsidR="007A4D83" w:rsidRPr="007A4D83" w:rsidRDefault="007A4D83" w:rsidP="007A4D83"/>
    <w:p w14:paraId="65EF476B" w14:textId="2C7EB4E2" w:rsidR="001507D1" w:rsidRDefault="00CB290C" w:rsidP="007A4D83">
      <w:pPr>
        <w:pStyle w:val="Sinespaciado"/>
      </w:pPr>
      <w:r>
        <w:rPr>
          <w:noProof/>
        </w:rPr>
        <w:drawing>
          <wp:inline distT="0" distB="0" distL="0" distR="0" wp14:anchorId="13EE04A4" wp14:editId="0183D5DB">
            <wp:extent cx="5971540" cy="1681480"/>
            <wp:effectExtent l="0" t="0" r="0" b="0"/>
            <wp:docPr id="54937265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372654" name="Imagen 1" descr="Diagrama&#10;&#10;El contenido generado por IA puede ser incorrecto."/>
                    <pic:cNvPicPr/>
                  </pic:nvPicPr>
                  <pic:blipFill>
                    <a:blip r:embed="rId98"/>
                    <a:stretch>
                      <a:fillRect/>
                    </a:stretch>
                  </pic:blipFill>
                  <pic:spPr>
                    <a:xfrm>
                      <a:off x="0" y="0"/>
                      <a:ext cx="5971540" cy="1681480"/>
                    </a:xfrm>
                    <a:prstGeom prst="rect">
                      <a:avLst/>
                    </a:prstGeom>
                  </pic:spPr>
                </pic:pic>
              </a:graphicData>
            </a:graphic>
          </wp:inline>
        </w:drawing>
      </w:r>
    </w:p>
    <w:p w14:paraId="7CFB21F0" w14:textId="77777777" w:rsidR="007A4D83" w:rsidRDefault="007A4D83" w:rsidP="007A4D83">
      <w:pPr>
        <w:pStyle w:val="Sinespaciado"/>
      </w:pPr>
    </w:p>
    <w:p w14:paraId="5910BD87" w14:textId="77777777" w:rsidR="003437CE" w:rsidRDefault="003437CE" w:rsidP="003437CE">
      <w:r>
        <w:t>Fuente: Elaborado por el estudiante de acuerdo con el proyecto</w:t>
      </w:r>
    </w:p>
    <w:p w14:paraId="50EF9745" w14:textId="77777777" w:rsidR="007A4D83" w:rsidRPr="00DC71E1" w:rsidRDefault="007A4D83" w:rsidP="003437CE"/>
    <w:p w14:paraId="3F87D55A" w14:textId="77777777" w:rsidR="003437CE" w:rsidRDefault="003437CE">
      <w:pPr>
        <w:spacing w:line="278" w:lineRule="auto"/>
        <w:ind w:firstLine="0"/>
        <w:jc w:val="left"/>
      </w:pPr>
    </w:p>
    <w:p w14:paraId="3DD6C1ED" w14:textId="77777777" w:rsidR="00C75FCD" w:rsidRDefault="00C75FCD" w:rsidP="00C75FCD">
      <w:pPr>
        <w:spacing w:line="278" w:lineRule="auto"/>
        <w:ind w:firstLine="0"/>
        <w:jc w:val="left"/>
      </w:pPr>
    </w:p>
    <w:p w14:paraId="44BEE2EF" w14:textId="77777777" w:rsidR="00C75FCD" w:rsidRDefault="00C75FCD" w:rsidP="00C75FCD">
      <w:pPr>
        <w:spacing w:line="278" w:lineRule="auto"/>
        <w:ind w:firstLine="0"/>
        <w:jc w:val="left"/>
      </w:pPr>
    </w:p>
    <w:p w14:paraId="3A75F7AC" w14:textId="77777777" w:rsidR="00C75FCD" w:rsidRDefault="00C75FCD" w:rsidP="00C75FCD">
      <w:pPr>
        <w:spacing w:line="278" w:lineRule="auto"/>
        <w:ind w:firstLine="0"/>
        <w:jc w:val="left"/>
      </w:pPr>
    </w:p>
    <w:p w14:paraId="783AAF15" w14:textId="77777777" w:rsidR="00C75FCD" w:rsidRDefault="00C75FCD" w:rsidP="00C75FCD">
      <w:pPr>
        <w:spacing w:line="278" w:lineRule="auto"/>
        <w:ind w:firstLine="0"/>
        <w:jc w:val="left"/>
      </w:pPr>
    </w:p>
    <w:p w14:paraId="20868CDA" w14:textId="77777777" w:rsidR="00C75FCD" w:rsidRDefault="00C75FCD" w:rsidP="00C75FCD">
      <w:pPr>
        <w:spacing w:line="278" w:lineRule="auto"/>
        <w:ind w:firstLine="0"/>
        <w:jc w:val="left"/>
      </w:pPr>
    </w:p>
    <w:p w14:paraId="0B4A9681" w14:textId="77777777" w:rsidR="00C75FCD" w:rsidRDefault="00C75FCD" w:rsidP="00C75FCD">
      <w:pPr>
        <w:spacing w:line="278" w:lineRule="auto"/>
        <w:ind w:firstLine="0"/>
        <w:jc w:val="left"/>
      </w:pPr>
    </w:p>
    <w:p w14:paraId="0D465FC9" w14:textId="77777777" w:rsidR="00C75FCD" w:rsidRDefault="00C75FCD" w:rsidP="00C75FCD">
      <w:pPr>
        <w:spacing w:line="278" w:lineRule="auto"/>
        <w:ind w:firstLine="0"/>
        <w:jc w:val="left"/>
      </w:pPr>
    </w:p>
    <w:p w14:paraId="14665005" w14:textId="77777777" w:rsidR="00C75FCD" w:rsidRDefault="00C75FCD" w:rsidP="00C75FCD">
      <w:pPr>
        <w:spacing w:line="278" w:lineRule="auto"/>
        <w:ind w:firstLine="0"/>
        <w:jc w:val="left"/>
      </w:pPr>
    </w:p>
    <w:p w14:paraId="08072CD3" w14:textId="77777777" w:rsidR="00C75FCD" w:rsidRDefault="00C75FCD" w:rsidP="00C75FCD">
      <w:pPr>
        <w:spacing w:line="278" w:lineRule="auto"/>
        <w:ind w:firstLine="0"/>
        <w:jc w:val="left"/>
      </w:pPr>
    </w:p>
    <w:p w14:paraId="5B01C3D0" w14:textId="4A02E7D5" w:rsidR="00C75FCD" w:rsidRDefault="00C75FCD" w:rsidP="00C75FCD">
      <w:r>
        <w:lastRenderedPageBreak/>
        <w:t xml:space="preserve">En la Figura  se muestra el proceso </w:t>
      </w:r>
      <w:r w:rsidR="00645341">
        <w:t xml:space="preserve">del caso de uso </w:t>
      </w:r>
      <w:r w:rsidR="00645341" w:rsidRPr="00511D85">
        <w:t>N</w:t>
      </w:r>
      <w:r w:rsidR="00645341">
        <w:t xml:space="preserve">°5.2 </w:t>
      </w:r>
      <w:r>
        <w:t xml:space="preserve">mediante el cual el usuario puede filtrar los informes de asistencia por fecha. Este proceso comienza una vez que el usuario ha iniciado sesión y navega hasta la opción Informe de Asistencia desde el </w:t>
      </w:r>
      <w:proofErr w:type="spellStart"/>
      <w:r>
        <w:t>menúdesplegable</w:t>
      </w:r>
      <w:proofErr w:type="spellEnd"/>
      <w:r>
        <w:t>. Al seleccionar esta opción, el sistema carga la interfaz correspondiente y, posteriormente, el usuario aplica un filtro por fecha. Finalmente, el sistema responde mostrando en la interfaz una tabla que contiene únicamente los registros filtrados de acuerdo con la fecha seleccionada.</w:t>
      </w:r>
    </w:p>
    <w:p w14:paraId="3FBF09CA" w14:textId="77777777" w:rsidR="00C75FCD" w:rsidRDefault="00C75FCD" w:rsidP="00C75FCD"/>
    <w:p w14:paraId="75EFF5E0" w14:textId="3B70372E" w:rsidR="001507D1" w:rsidRDefault="00CB290C" w:rsidP="00C75FCD">
      <w:pPr>
        <w:spacing w:line="278" w:lineRule="auto"/>
        <w:ind w:firstLine="0"/>
        <w:jc w:val="left"/>
      </w:pPr>
      <w:r>
        <w:rPr>
          <w:noProof/>
        </w:rPr>
        <w:drawing>
          <wp:inline distT="0" distB="0" distL="0" distR="0" wp14:anchorId="511F1ED4" wp14:editId="2C5C740E">
            <wp:extent cx="5971540" cy="2746375"/>
            <wp:effectExtent l="0" t="0" r="0" b="0"/>
            <wp:docPr id="569748377"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748377" name="Imagen 1" descr="Gráfico, Gráfico de cajas y bigotes&#10;&#10;El contenido generado por IA puede ser incorrecto."/>
                    <pic:cNvPicPr/>
                  </pic:nvPicPr>
                  <pic:blipFill>
                    <a:blip r:embed="rId99"/>
                    <a:stretch>
                      <a:fillRect/>
                    </a:stretch>
                  </pic:blipFill>
                  <pic:spPr>
                    <a:xfrm>
                      <a:off x="0" y="0"/>
                      <a:ext cx="5971540" cy="2746375"/>
                    </a:xfrm>
                    <a:prstGeom prst="rect">
                      <a:avLst/>
                    </a:prstGeom>
                  </pic:spPr>
                </pic:pic>
              </a:graphicData>
            </a:graphic>
          </wp:inline>
        </w:drawing>
      </w:r>
    </w:p>
    <w:p w14:paraId="5CA7E992" w14:textId="77777777" w:rsidR="003437CE" w:rsidRPr="00DC71E1" w:rsidRDefault="003437CE" w:rsidP="003437CE">
      <w:r>
        <w:t>Fuente: Elaborado por el estudiante de acuerdo con el proyecto</w:t>
      </w:r>
    </w:p>
    <w:p w14:paraId="2DACE3B2" w14:textId="77777777" w:rsidR="003437CE" w:rsidRDefault="003437CE">
      <w:pPr>
        <w:spacing w:line="278" w:lineRule="auto"/>
        <w:ind w:firstLine="0"/>
        <w:jc w:val="left"/>
      </w:pPr>
    </w:p>
    <w:p w14:paraId="48E80D6C" w14:textId="77777777" w:rsidR="00CB0FA9" w:rsidRDefault="00CB0FA9">
      <w:pPr>
        <w:spacing w:line="278" w:lineRule="auto"/>
        <w:ind w:firstLine="0"/>
        <w:jc w:val="left"/>
      </w:pPr>
    </w:p>
    <w:p w14:paraId="0444C108" w14:textId="77777777" w:rsidR="00CB0FA9" w:rsidRDefault="00CB0FA9">
      <w:pPr>
        <w:spacing w:line="278" w:lineRule="auto"/>
        <w:ind w:firstLine="0"/>
        <w:jc w:val="left"/>
      </w:pPr>
    </w:p>
    <w:p w14:paraId="1896F15E" w14:textId="77777777" w:rsidR="00CB0FA9" w:rsidRDefault="00CB0FA9">
      <w:pPr>
        <w:spacing w:line="278" w:lineRule="auto"/>
        <w:ind w:firstLine="0"/>
        <w:jc w:val="left"/>
      </w:pPr>
    </w:p>
    <w:p w14:paraId="7A29152D" w14:textId="77777777" w:rsidR="00CB0FA9" w:rsidRDefault="00CB0FA9">
      <w:pPr>
        <w:spacing w:line="278" w:lineRule="auto"/>
        <w:ind w:firstLine="0"/>
        <w:jc w:val="left"/>
      </w:pPr>
    </w:p>
    <w:p w14:paraId="46141AB3" w14:textId="77777777" w:rsidR="00CB0FA9" w:rsidRDefault="00CB0FA9">
      <w:pPr>
        <w:spacing w:line="278" w:lineRule="auto"/>
        <w:ind w:firstLine="0"/>
        <w:jc w:val="left"/>
      </w:pPr>
    </w:p>
    <w:p w14:paraId="1D3FB1A9" w14:textId="77777777" w:rsidR="00CB0FA9" w:rsidRDefault="00CB0FA9">
      <w:pPr>
        <w:spacing w:line="278" w:lineRule="auto"/>
        <w:ind w:firstLine="0"/>
        <w:jc w:val="left"/>
      </w:pPr>
    </w:p>
    <w:p w14:paraId="5AA23827" w14:textId="6365B588" w:rsidR="001507D1" w:rsidRDefault="001507D1">
      <w:pPr>
        <w:spacing w:line="278" w:lineRule="auto"/>
        <w:ind w:firstLine="0"/>
        <w:jc w:val="left"/>
      </w:pPr>
    </w:p>
    <w:p w14:paraId="2797F3C6" w14:textId="099D0D9F" w:rsidR="001507D1" w:rsidRDefault="00F95F74" w:rsidP="007A4D83">
      <w:r w:rsidRPr="007A4D83">
        <w:lastRenderedPageBreak/>
        <w:t>En la figura X se muestra el proceso del CU N°</w:t>
      </w:r>
      <w:r w:rsidR="001507D1" w:rsidRPr="007A4D83">
        <w:t>5.3</w:t>
      </w:r>
      <w:r w:rsidR="007A4D83" w:rsidRPr="007A4D83">
        <w:t xml:space="preserve"> este diagrama de secuencia ilustra el proceso que sigue un usuario para acceder al informe de asistencia. El flujo comienza cuando el usuario inicia sesión y navega a través del menú hasta la pestaña "Informe de Asistencia". Esta acción desencadena una solicitud que consulta la base de datos para obtener los datos de las marcas de asistencia. Una vez que la información es recuperada, el sistema carga y muestra la interfaz del informe, la cual incluye las casillas de filtros para que el usuario pueda refinar su búsqueda.</w:t>
      </w:r>
    </w:p>
    <w:p w14:paraId="64331033" w14:textId="77777777" w:rsidR="007A4D83" w:rsidRPr="007A4D83" w:rsidRDefault="007A4D83" w:rsidP="007A4D83"/>
    <w:p w14:paraId="116BF4E8" w14:textId="096139B4" w:rsidR="00CB290C" w:rsidRDefault="00CB290C" w:rsidP="007A4D83">
      <w:pPr>
        <w:pStyle w:val="Sinespaciado"/>
      </w:pPr>
      <w:r>
        <w:rPr>
          <w:noProof/>
        </w:rPr>
        <w:drawing>
          <wp:inline distT="0" distB="0" distL="0" distR="0" wp14:anchorId="71EF647C" wp14:editId="42A56ED3">
            <wp:extent cx="5971540" cy="1660525"/>
            <wp:effectExtent l="0" t="0" r="0" b="0"/>
            <wp:docPr id="151329275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92755" name="Imagen 1" descr="Diagrama&#10;&#10;El contenido generado por IA puede ser incorrecto."/>
                    <pic:cNvPicPr/>
                  </pic:nvPicPr>
                  <pic:blipFill>
                    <a:blip r:embed="rId100"/>
                    <a:stretch>
                      <a:fillRect/>
                    </a:stretch>
                  </pic:blipFill>
                  <pic:spPr>
                    <a:xfrm>
                      <a:off x="0" y="0"/>
                      <a:ext cx="5971540" cy="1660525"/>
                    </a:xfrm>
                    <a:prstGeom prst="rect">
                      <a:avLst/>
                    </a:prstGeom>
                  </pic:spPr>
                </pic:pic>
              </a:graphicData>
            </a:graphic>
          </wp:inline>
        </w:drawing>
      </w:r>
    </w:p>
    <w:p w14:paraId="2F510F37" w14:textId="77777777" w:rsidR="007A4D83" w:rsidRDefault="007A4D83" w:rsidP="007A4D83">
      <w:pPr>
        <w:pStyle w:val="Sinespaciado"/>
      </w:pPr>
    </w:p>
    <w:p w14:paraId="7389A12E" w14:textId="77777777" w:rsidR="003437CE" w:rsidRPr="00DC71E1" w:rsidRDefault="003437CE" w:rsidP="003437CE">
      <w:r>
        <w:t>Fuente: Elaborado por el estudiante de acuerdo con el proyecto</w:t>
      </w:r>
    </w:p>
    <w:p w14:paraId="2EF7CD3E" w14:textId="77777777" w:rsidR="003437CE" w:rsidRDefault="003437CE">
      <w:pPr>
        <w:spacing w:line="278" w:lineRule="auto"/>
        <w:ind w:firstLine="0"/>
        <w:jc w:val="left"/>
      </w:pPr>
    </w:p>
    <w:p w14:paraId="65200F35" w14:textId="77777777" w:rsidR="001507D1" w:rsidRDefault="001507D1">
      <w:pPr>
        <w:spacing w:line="278" w:lineRule="auto"/>
        <w:ind w:firstLine="0"/>
        <w:jc w:val="left"/>
      </w:pPr>
      <w:r>
        <w:br w:type="page"/>
      </w:r>
    </w:p>
    <w:p w14:paraId="1CC0AF1D" w14:textId="0FEFD2B1" w:rsidR="00C75FCD" w:rsidRDefault="00C75FCD" w:rsidP="00C75FCD">
      <w:r>
        <w:lastRenderedPageBreak/>
        <w:t xml:space="preserve">En la figura </w:t>
      </w:r>
      <w:r w:rsidR="00645341">
        <w:t xml:space="preserve">se muestra el proceso del caso de uso </w:t>
      </w:r>
      <w:r w:rsidR="00645341" w:rsidRPr="00511D85">
        <w:t>N</w:t>
      </w:r>
      <w:r w:rsidR="00645341">
        <w:t xml:space="preserve">°5.4 </w:t>
      </w:r>
      <w:r>
        <w:t>mediante el cual el usuario puede aplicar diferentes filtros en los informes de asistencia. Una vez que el usuario ha iniciado sesión y accedido a la sección Informe de Asistencia, el sistema consulta la base de datos para obtener los registros. Posteriormente, al seleccionar un filtro específico, el sistema vuelve a consultar la información y actualiza la interfaz mostrando únicamente los datos que cumplen con los criterios aplicados.</w:t>
      </w:r>
    </w:p>
    <w:p w14:paraId="3965717C" w14:textId="251B20A9" w:rsidR="001507D1" w:rsidRDefault="00CB290C" w:rsidP="00C75FCD">
      <w:pPr>
        <w:spacing w:line="278" w:lineRule="auto"/>
        <w:ind w:firstLine="0"/>
        <w:jc w:val="left"/>
      </w:pPr>
      <w:r>
        <w:rPr>
          <w:noProof/>
        </w:rPr>
        <w:drawing>
          <wp:inline distT="0" distB="0" distL="0" distR="0" wp14:anchorId="73307D28" wp14:editId="5B3E92C8">
            <wp:extent cx="5971540" cy="3075940"/>
            <wp:effectExtent l="0" t="0" r="0" b="0"/>
            <wp:docPr id="1319719245"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719245" name="Imagen 1" descr="Imagen que contiene Diagrama&#10;&#10;El contenido generado por IA puede ser incorrecto."/>
                    <pic:cNvPicPr/>
                  </pic:nvPicPr>
                  <pic:blipFill>
                    <a:blip r:embed="rId101"/>
                    <a:stretch>
                      <a:fillRect/>
                    </a:stretch>
                  </pic:blipFill>
                  <pic:spPr>
                    <a:xfrm>
                      <a:off x="0" y="0"/>
                      <a:ext cx="5971540" cy="3075940"/>
                    </a:xfrm>
                    <a:prstGeom prst="rect">
                      <a:avLst/>
                    </a:prstGeom>
                  </pic:spPr>
                </pic:pic>
              </a:graphicData>
            </a:graphic>
          </wp:inline>
        </w:drawing>
      </w:r>
    </w:p>
    <w:p w14:paraId="52ABD0A1" w14:textId="77777777" w:rsidR="003437CE" w:rsidRPr="00DC71E1" w:rsidRDefault="003437CE" w:rsidP="003437CE">
      <w:r>
        <w:t>Fuente: Elaborado por el estudiante de acuerdo con el proyecto</w:t>
      </w:r>
    </w:p>
    <w:p w14:paraId="5778DC64" w14:textId="77777777" w:rsidR="003437CE" w:rsidRDefault="003437CE">
      <w:pPr>
        <w:spacing w:line="278" w:lineRule="auto"/>
        <w:ind w:firstLine="0"/>
        <w:jc w:val="left"/>
      </w:pPr>
    </w:p>
    <w:p w14:paraId="5F46C340" w14:textId="77777777" w:rsidR="001507D1" w:rsidRDefault="001507D1">
      <w:pPr>
        <w:spacing w:line="278" w:lineRule="auto"/>
        <w:ind w:firstLine="0"/>
        <w:jc w:val="left"/>
      </w:pPr>
      <w:r>
        <w:br w:type="page"/>
      </w:r>
    </w:p>
    <w:p w14:paraId="58805A53" w14:textId="77777777" w:rsidR="007A4D83" w:rsidRDefault="007A4D83" w:rsidP="007A4D83">
      <w:r w:rsidRPr="007A4D83">
        <w:lastRenderedPageBreak/>
        <w:t>En la figura X se muestra el proceso del CU N°</w:t>
      </w:r>
      <w:r w:rsidR="001507D1" w:rsidRPr="007A4D83">
        <w:t>5.5</w:t>
      </w:r>
      <w:r w:rsidRPr="007A4D83">
        <w:t xml:space="preserve"> este diagrama de secuencia describe el proceso completo que sigue un administrador para crear y guardar un informe de asistencia. El flujo comienza cuando el administrador inicia sesión y navega hasta la sección del informe de asistencia. Una vez allí, llena los campos requeridos en la interfaz y el sistema le muestra una vista previa. Al presionar el botón de guardar, los datos del nuevo informe se envían al controlador, que a su vez solicita su inserción en la base de datos. Finalmente, tras recibir la confirmación del guardado, el sistema valida la información y notifica al administrador que el informe ha sido creado exitosamente.</w:t>
      </w:r>
    </w:p>
    <w:p w14:paraId="7F442B34" w14:textId="77777777" w:rsidR="007A4D83" w:rsidRPr="007A4D83" w:rsidRDefault="007A4D83" w:rsidP="007A4D83"/>
    <w:p w14:paraId="45DADD36" w14:textId="6F7AE3C1" w:rsidR="001507D1" w:rsidRDefault="00CB290C" w:rsidP="007A4D83">
      <w:pPr>
        <w:pStyle w:val="Sinespaciado"/>
      </w:pPr>
      <w:r>
        <w:rPr>
          <w:noProof/>
        </w:rPr>
        <w:drawing>
          <wp:inline distT="0" distB="0" distL="0" distR="0" wp14:anchorId="617F6FC0" wp14:editId="1532B511">
            <wp:extent cx="5971540" cy="2213610"/>
            <wp:effectExtent l="0" t="0" r="0" b="0"/>
            <wp:docPr id="52970471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04711" name="Imagen 1" descr="Diagrama&#10;&#10;El contenido generado por IA puede ser incorrecto."/>
                    <pic:cNvPicPr/>
                  </pic:nvPicPr>
                  <pic:blipFill>
                    <a:blip r:embed="rId102"/>
                    <a:stretch>
                      <a:fillRect/>
                    </a:stretch>
                  </pic:blipFill>
                  <pic:spPr>
                    <a:xfrm>
                      <a:off x="0" y="0"/>
                      <a:ext cx="5971540" cy="2213610"/>
                    </a:xfrm>
                    <a:prstGeom prst="rect">
                      <a:avLst/>
                    </a:prstGeom>
                  </pic:spPr>
                </pic:pic>
              </a:graphicData>
            </a:graphic>
          </wp:inline>
        </w:drawing>
      </w:r>
    </w:p>
    <w:p w14:paraId="5A10F9F1" w14:textId="77777777" w:rsidR="007A4D83" w:rsidRDefault="007A4D83" w:rsidP="007A4D83">
      <w:pPr>
        <w:pStyle w:val="Sinespaciado"/>
      </w:pPr>
    </w:p>
    <w:p w14:paraId="6BA41201" w14:textId="77777777" w:rsidR="003437CE" w:rsidRPr="00DC71E1" w:rsidRDefault="003437CE" w:rsidP="003437CE">
      <w:r>
        <w:t>Fuente: Elaborado por el estudiante de acuerdo con el proyecto</w:t>
      </w:r>
    </w:p>
    <w:p w14:paraId="68A70CD4" w14:textId="77777777" w:rsidR="003437CE" w:rsidRDefault="003437CE">
      <w:pPr>
        <w:spacing w:line="278" w:lineRule="auto"/>
        <w:ind w:firstLine="0"/>
        <w:jc w:val="left"/>
      </w:pPr>
    </w:p>
    <w:p w14:paraId="18D2F05D" w14:textId="77777777" w:rsidR="001507D1" w:rsidRDefault="001507D1">
      <w:pPr>
        <w:spacing w:line="278" w:lineRule="auto"/>
        <w:ind w:firstLine="0"/>
        <w:jc w:val="left"/>
      </w:pPr>
      <w:r>
        <w:br w:type="page"/>
      </w:r>
    </w:p>
    <w:p w14:paraId="0FAC341F" w14:textId="0F616A6F" w:rsidR="00C75FCD" w:rsidRDefault="00C75FCD" w:rsidP="00C75FCD">
      <w:r>
        <w:lastRenderedPageBreak/>
        <w:t xml:space="preserve">En la figura </w:t>
      </w:r>
      <w:r w:rsidR="00645341">
        <w:t xml:space="preserve">se muestra el proceso del caso de uso </w:t>
      </w:r>
      <w:r w:rsidR="00645341" w:rsidRPr="00511D85">
        <w:t>N</w:t>
      </w:r>
      <w:r w:rsidR="00645341">
        <w:t>°5.8</w:t>
      </w:r>
      <w:r>
        <w:t xml:space="preserve"> mediante el cual el usuario puede exportar un informe de asistencia. El flujo comienza una vez que el usuario ha iniciado sesión y accede a la sección Informe de Asistencia. Desde esta interfaz, selecciona la opción de descargar informe, lo que genera una consulta en la base de datos. Finalmente, el sistema muestra en pantalla los nombres de los archivos exportados disponibles para descarga.</w:t>
      </w:r>
    </w:p>
    <w:p w14:paraId="68FBA7DF" w14:textId="77777777" w:rsidR="00C75FCD" w:rsidRDefault="00C75FCD" w:rsidP="00C75FCD"/>
    <w:p w14:paraId="7B366FB2" w14:textId="65DDF927" w:rsidR="001507D1" w:rsidRDefault="00CB290C" w:rsidP="00C75FCD">
      <w:pPr>
        <w:pStyle w:val="Sinespaciado"/>
      </w:pPr>
      <w:r>
        <w:rPr>
          <w:noProof/>
        </w:rPr>
        <w:drawing>
          <wp:inline distT="0" distB="0" distL="0" distR="0" wp14:anchorId="0DD81BB7" wp14:editId="08876800">
            <wp:extent cx="5971540" cy="2740660"/>
            <wp:effectExtent l="0" t="0" r="0" b="2540"/>
            <wp:docPr id="995082315" name="Imagen 1"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82315" name="Imagen 1" descr="Imagen que contiene Gráfico&#10;&#10;El contenido generado por IA puede ser incorrecto."/>
                    <pic:cNvPicPr/>
                  </pic:nvPicPr>
                  <pic:blipFill>
                    <a:blip r:embed="rId103"/>
                    <a:stretch>
                      <a:fillRect/>
                    </a:stretch>
                  </pic:blipFill>
                  <pic:spPr>
                    <a:xfrm>
                      <a:off x="0" y="0"/>
                      <a:ext cx="5971540" cy="2740660"/>
                    </a:xfrm>
                    <a:prstGeom prst="rect">
                      <a:avLst/>
                    </a:prstGeom>
                  </pic:spPr>
                </pic:pic>
              </a:graphicData>
            </a:graphic>
          </wp:inline>
        </w:drawing>
      </w:r>
    </w:p>
    <w:p w14:paraId="2B905D60" w14:textId="77777777" w:rsidR="00C75FCD" w:rsidRDefault="00C75FCD" w:rsidP="00C75FCD">
      <w:pPr>
        <w:pStyle w:val="Sinespaciado"/>
      </w:pPr>
    </w:p>
    <w:p w14:paraId="0DFCE868" w14:textId="77777777" w:rsidR="003437CE" w:rsidRPr="00DC71E1" w:rsidRDefault="003437CE" w:rsidP="003437CE">
      <w:r>
        <w:t>Fuente: Elaborado por el estudiante de acuerdo con el proyecto</w:t>
      </w:r>
    </w:p>
    <w:p w14:paraId="752B021C" w14:textId="77777777" w:rsidR="003437CE" w:rsidRDefault="003437CE">
      <w:pPr>
        <w:spacing w:line="278" w:lineRule="auto"/>
        <w:ind w:firstLine="0"/>
        <w:jc w:val="left"/>
      </w:pPr>
    </w:p>
    <w:p w14:paraId="1A4E9938" w14:textId="77777777" w:rsidR="001507D1" w:rsidRDefault="001507D1">
      <w:pPr>
        <w:spacing w:line="278" w:lineRule="auto"/>
        <w:ind w:firstLine="0"/>
        <w:jc w:val="left"/>
      </w:pPr>
      <w:r>
        <w:br w:type="page"/>
      </w:r>
    </w:p>
    <w:p w14:paraId="10C513B3" w14:textId="77777777" w:rsidR="007A4D83" w:rsidRDefault="007A4D83" w:rsidP="007A4D83">
      <w:r w:rsidRPr="007A4D83">
        <w:lastRenderedPageBreak/>
        <w:t>En la figura se muestra el proceso del caso de uso N°</w:t>
      </w:r>
      <w:r w:rsidR="001507D1" w:rsidRPr="007A4D83">
        <w:t>6.1</w:t>
      </w:r>
      <w:r w:rsidRPr="007A4D83">
        <w:t xml:space="preserve"> este diagrama de secuencia ilustra el proceso completo para que un usuario ingrese un nuevo permiso de ausencia. El flujo inicia cuando el usuario accede al sistema y navega, a través del menú, hasta la interfaz de "Ingreso de Permisos". Al presionar el botón para agregar un nuevo permiso, el sistema valida que todos los campos del formulario estén completos. Una vez validado, el usuario guarda la ausencia, lo que envía los datos al controlador para una segunda validación antes de ser insertados en la base de datos. Finalmente, el sistema retorna una confirmación de éxito a la interfaz, notificando al usuario que el permiso ha sido guardado correctamente.</w:t>
      </w:r>
    </w:p>
    <w:p w14:paraId="4C9D7332" w14:textId="77777777" w:rsidR="007A4D83" w:rsidRPr="007A4D83" w:rsidRDefault="007A4D83" w:rsidP="007A4D83"/>
    <w:p w14:paraId="08D6BAB4" w14:textId="3EBA6BC4" w:rsidR="001507D1" w:rsidRDefault="001507D1">
      <w:pPr>
        <w:spacing w:line="278" w:lineRule="auto"/>
        <w:ind w:firstLine="0"/>
        <w:jc w:val="left"/>
      </w:pPr>
      <w:r>
        <w:rPr>
          <w:noProof/>
        </w:rPr>
        <w:drawing>
          <wp:inline distT="0" distB="0" distL="0" distR="0" wp14:anchorId="23D94549" wp14:editId="2B20D5ED">
            <wp:extent cx="5971540" cy="2797175"/>
            <wp:effectExtent l="0" t="0" r="0" b="3175"/>
            <wp:docPr id="1147845891"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45891" name="Imagen 1" descr="Gráfico&#10;&#10;El contenido generado por IA puede ser incorrecto."/>
                    <pic:cNvPicPr/>
                  </pic:nvPicPr>
                  <pic:blipFill>
                    <a:blip r:embed="rId104"/>
                    <a:stretch>
                      <a:fillRect/>
                    </a:stretch>
                  </pic:blipFill>
                  <pic:spPr>
                    <a:xfrm>
                      <a:off x="0" y="0"/>
                      <a:ext cx="5971540" cy="2797175"/>
                    </a:xfrm>
                    <a:prstGeom prst="rect">
                      <a:avLst/>
                    </a:prstGeom>
                  </pic:spPr>
                </pic:pic>
              </a:graphicData>
            </a:graphic>
          </wp:inline>
        </w:drawing>
      </w:r>
    </w:p>
    <w:p w14:paraId="27E4E819" w14:textId="77777777" w:rsidR="007A4D83" w:rsidRDefault="007A4D83">
      <w:pPr>
        <w:spacing w:line="278" w:lineRule="auto"/>
        <w:ind w:firstLine="0"/>
        <w:jc w:val="left"/>
      </w:pPr>
    </w:p>
    <w:p w14:paraId="35A91283" w14:textId="77777777" w:rsidR="003437CE" w:rsidRPr="00DC71E1" w:rsidRDefault="003437CE" w:rsidP="003437CE">
      <w:r>
        <w:t>Fuente: Elaborado por el estudiante de acuerdo con el proyecto</w:t>
      </w:r>
    </w:p>
    <w:p w14:paraId="72FED7C8" w14:textId="77777777" w:rsidR="003437CE" w:rsidRDefault="003437CE">
      <w:pPr>
        <w:spacing w:line="278" w:lineRule="auto"/>
        <w:ind w:firstLine="0"/>
        <w:jc w:val="left"/>
      </w:pPr>
    </w:p>
    <w:p w14:paraId="10527965" w14:textId="77777777" w:rsidR="001507D1" w:rsidRDefault="001507D1">
      <w:pPr>
        <w:spacing w:line="278" w:lineRule="auto"/>
        <w:ind w:firstLine="0"/>
        <w:jc w:val="left"/>
      </w:pPr>
      <w:r>
        <w:br w:type="page"/>
      </w:r>
    </w:p>
    <w:p w14:paraId="34579A61" w14:textId="061E480B" w:rsidR="00C75FCD" w:rsidRDefault="00C75FCD" w:rsidP="00C75FCD">
      <w:r>
        <w:lastRenderedPageBreak/>
        <w:t xml:space="preserve">En la Figura </w:t>
      </w:r>
      <w:r w:rsidR="00645341">
        <w:t xml:space="preserve">se muestra el proceso del caso de uso </w:t>
      </w:r>
      <w:r w:rsidR="00645341" w:rsidRPr="00511D85">
        <w:t>N</w:t>
      </w:r>
      <w:r w:rsidR="00645341">
        <w:t xml:space="preserve">°6.2 </w:t>
      </w:r>
      <w:r>
        <w:t xml:space="preserve">mediante el cual el usuario puede filtrar a los trabajadores mediante una casilla de búsqueda por nombre, apellido paterno y </w:t>
      </w:r>
      <w:proofErr w:type="spellStart"/>
      <w:r>
        <w:t>rut</w:t>
      </w:r>
      <w:proofErr w:type="spellEnd"/>
      <w:r>
        <w:t>. El proceso comienza una vez que el usuario ha iniciado sesión y se dirige a la interfaz correspondiente. Desde esta interfaz aplica el filtro deseado, el sistema consulta la información y actualiza la interfaz mostrando únicamente los datos que cumplen con los criterios aplicados.</w:t>
      </w:r>
    </w:p>
    <w:p w14:paraId="42F666C5" w14:textId="77777777" w:rsidR="00C75FCD" w:rsidRDefault="00C75FCD" w:rsidP="00C75FCD"/>
    <w:p w14:paraId="4D756F81" w14:textId="496149C3" w:rsidR="001507D1" w:rsidRDefault="00CB290C" w:rsidP="00C75FCD">
      <w:pPr>
        <w:pStyle w:val="Sinespaciado"/>
      </w:pPr>
      <w:r>
        <w:rPr>
          <w:noProof/>
        </w:rPr>
        <w:drawing>
          <wp:inline distT="0" distB="0" distL="0" distR="0" wp14:anchorId="6C162DD2" wp14:editId="1C3CC6CF">
            <wp:extent cx="5971540" cy="3067685"/>
            <wp:effectExtent l="0" t="0" r="0" b="0"/>
            <wp:docPr id="26024179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241796" name="Imagen 1" descr="Diagrama&#10;&#10;El contenido generado por IA puede ser incorrecto."/>
                    <pic:cNvPicPr/>
                  </pic:nvPicPr>
                  <pic:blipFill>
                    <a:blip r:embed="rId105"/>
                    <a:stretch>
                      <a:fillRect/>
                    </a:stretch>
                  </pic:blipFill>
                  <pic:spPr>
                    <a:xfrm>
                      <a:off x="0" y="0"/>
                      <a:ext cx="5971540" cy="3067685"/>
                    </a:xfrm>
                    <a:prstGeom prst="rect">
                      <a:avLst/>
                    </a:prstGeom>
                  </pic:spPr>
                </pic:pic>
              </a:graphicData>
            </a:graphic>
          </wp:inline>
        </w:drawing>
      </w:r>
    </w:p>
    <w:p w14:paraId="4FDAFA24" w14:textId="77777777" w:rsidR="007A4D83" w:rsidRDefault="007A4D83" w:rsidP="00C75FCD">
      <w:pPr>
        <w:pStyle w:val="Sinespaciado"/>
      </w:pPr>
    </w:p>
    <w:p w14:paraId="5B3B4523" w14:textId="77777777" w:rsidR="003437CE" w:rsidRPr="00DC71E1" w:rsidRDefault="003437CE" w:rsidP="003437CE">
      <w:r>
        <w:t>Fuente: Elaborado por el estudiante de acuerdo con el proyecto</w:t>
      </w:r>
    </w:p>
    <w:p w14:paraId="2771FE73" w14:textId="77777777" w:rsidR="003437CE" w:rsidRDefault="003437CE">
      <w:pPr>
        <w:spacing w:line="278" w:lineRule="auto"/>
        <w:ind w:firstLine="0"/>
        <w:jc w:val="left"/>
      </w:pPr>
    </w:p>
    <w:p w14:paraId="7DE2EDB7" w14:textId="77777777" w:rsidR="001507D1" w:rsidRDefault="001507D1">
      <w:pPr>
        <w:spacing w:line="278" w:lineRule="auto"/>
        <w:ind w:firstLine="0"/>
        <w:jc w:val="left"/>
      </w:pPr>
      <w:r>
        <w:br w:type="page"/>
      </w:r>
    </w:p>
    <w:p w14:paraId="6695E894" w14:textId="2A1AF453" w:rsidR="00C75FCD" w:rsidRDefault="00C75FCD" w:rsidP="00C75FCD">
      <w:r>
        <w:lastRenderedPageBreak/>
        <w:t>En la</w:t>
      </w:r>
      <w:r w:rsidR="00645341">
        <w:t xml:space="preserve"> </w:t>
      </w:r>
      <w:r>
        <w:t xml:space="preserve"> Figura </w:t>
      </w:r>
      <w:r w:rsidR="00645341">
        <w:t xml:space="preserve">se muestra el proceso del caso de uso </w:t>
      </w:r>
      <w:r w:rsidR="00645341" w:rsidRPr="00511D85">
        <w:t>N</w:t>
      </w:r>
      <w:r w:rsidR="00645341">
        <w:t xml:space="preserve">°6.3 </w:t>
      </w:r>
      <w:r>
        <w:t>proceso mediante el cual el sistema le mostrará al usuario una lista con los trabajadores que coincidan con los filtros. El proceso comienza una vez que el usuario ha iniciado sesión y se encuentra en la interfaz correspondiente. Desde esta interfaz aplica el filtro deseado ,el sistema consulta la información y actualiza la interfaz mostrando únicamente los trabajadores que cumplan con los criterios aplicados, mostrando además casillas para seleccionarlos.</w:t>
      </w:r>
    </w:p>
    <w:p w14:paraId="26B56E13" w14:textId="77777777" w:rsidR="00C75FCD" w:rsidRDefault="00C75FCD" w:rsidP="00C75FCD">
      <w:pPr>
        <w:spacing w:line="278" w:lineRule="auto"/>
        <w:ind w:firstLine="0"/>
        <w:jc w:val="left"/>
      </w:pPr>
    </w:p>
    <w:p w14:paraId="56745E20" w14:textId="526422BF" w:rsidR="001507D1" w:rsidRDefault="00CB290C" w:rsidP="00C75FCD">
      <w:pPr>
        <w:pStyle w:val="Sinespaciado"/>
      </w:pPr>
      <w:r>
        <w:rPr>
          <w:noProof/>
        </w:rPr>
        <w:drawing>
          <wp:inline distT="0" distB="0" distL="0" distR="0" wp14:anchorId="59D20AEF" wp14:editId="35F75B61">
            <wp:extent cx="5971540" cy="2849245"/>
            <wp:effectExtent l="0" t="0" r="0" b="8255"/>
            <wp:docPr id="257745289"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45289" name="Imagen 1" descr="Gráfico, Gráfico de cajas y bigotes&#10;&#10;El contenido generado por IA puede ser incorrecto."/>
                    <pic:cNvPicPr/>
                  </pic:nvPicPr>
                  <pic:blipFill>
                    <a:blip r:embed="rId106"/>
                    <a:stretch>
                      <a:fillRect/>
                    </a:stretch>
                  </pic:blipFill>
                  <pic:spPr>
                    <a:xfrm>
                      <a:off x="0" y="0"/>
                      <a:ext cx="5971540" cy="2849245"/>
                    </a:xfrm>
                    <a:prstGeom prst="rect">
                      <a:avLst/>
                    </a:prstGeom>
                  </pic:spPr>
                </pic:pic>
              </a:graphicData>
            </a:graphic>
          </wp:inline>
        </w:drawing>
      </w:r>
    </w:p>
    <w:p w14:paraId="0BB578DC" w14:textId="77777777" w:rsidR="003437CE" w:rsidRPr="00DC71E1" w:rsidRDefault="003437CE" w:rsidP="003437CE">
      <w:r>
        <w:t>Fuente: Elaborado por el estudiante de acuerdo con el proyecto</w:t>
      </w:r>
    </w:p>
    <w:p w14:paraId="00710ABC" w14:textId="77777777" w:rsidR="003437CE" w:rsidRDefault="003437CE">
      <w:pPr>
        <w:spacing w:line="278" w:lineRule="auto"/>
        <w:ind w:firstLine="0"/>
        <w:jc w:val="left"/>
      </w:pPr>
    </w:p>
    <w:p w14:paraId="6B9CFE75" w14:textId="77777777" w:rsidR="001507D1" w:rsidRDefault="001507D1">
      <w:pPr>
        <w:spacing w:line="278" w:lineRule="auto"/>
        <w:ind w:firstLine="0"/>
        <w:jc w:val="left"/>
      </w:pPr>
      <w:r>
        <w:br w:type="page"/>
      </w:r>
    </w:p>
    <w:p w14:paraId="4A70D6A6" w14:textId="4561B60D" w:rsidR="00511D85" w:rsidRPr="007A4D83" w:rsidRDefault="00511D85" w:rsidP="00511D85">
      <w:r w:rsidRPr="007A4D83">
        <w:lastRenderedPageBreak/>
        <w:t xml:space="preserve">En la figura Diagrama correspondiente al caso de uso N°6.4 “registrando motivos de permiso” </w:t>
      </w:r>
      <w:r w:rsidR="007A4D83" w:rsidRPr="007A4D83">
        <w:t>este diagrama de secuencia detalla el proceso mediante el cual un administrador crea un nuevo permiso para un usuario. El flujo comienza cuando el administrador inicia sesión y navega hasta la opción de "Ingreso de Permisos". A continuación, llena el formulario correspondiente y, tras visualizar una vista previa, presiona el botón para agregarlo. Los datos del nuevo permiso se envían al controlador, que solicita su guardado en la base de datos. Una vez que la base de datos confirma la inserción, el sistema valida la información y notifica al administrador que el permiso ha sido ingresado correctamente.</w:t>
      </w:r>
    </w:p>
    <w:p w14:paraId="44CDDDF8" w14:textId="77777777" w:rsidR="00511D85" w:rsidRDefault="00511D85" w:rsidP="00511D85"/>
    <w:p w14:paraId="5A85F3C0" w14:textId="4514CFB3" w:rsidR="001507D1" w:rsidRDefault="001507D1" w:rsidP="00511D85">
      <w:pPr>
        <w:pStyle w:val="Sinespaciado"/>
      </w:pPr>
      <w:r>
        <w:rPr>
          <w:noProof/>
        </w:rPr>
        <w:drawing>
          <wp:inline distT="0" distB="0" distL="0" distR="0" wp14:anchorId="2BCAC60D" wp14:editId="3FF896D7">
            <wp:extent cx="5971540" cy="2630805"/>
            <wp:effectExtent l="0" t="0" r="0" b="0"/>
            <wp:docPr id="172395507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55070" name="Imagen 1" descr="Diagrama&#10;&#10;El contenido generado por IA puede ser incorrecto."/>
                    <pic:cNvPicPr/>
                  </pic:nvPicPr>
                  <pic:blipFill>
                    <a:blip r:embed="rId107"/>
                    <a:stretch>
                      <a:fillRect/>
                    </a:stretch>
                  </pic:blipFill>
                  <pic:spPr>
                    <a:xfrm>
                      <a:off x="0" y="0"/>
                      <a:ext cx="5971540" cy="2630805"/>
                    </a:xfrm>
                    <a:prstGeom prst="rect">
                      <a:avLst/>
                    </a:prstGeom>
                  </pic:spPr>
                </pic:pic>
              </a:graphicData>
            </a:graphic>
          </wp:inline>
        </w:drawing>
      </w:r>
    </w:p>
    <w:p w14:paraId="78EA5393" w14:textId="77777777" w:rsidR="00511D85" w:rsidRDefault="00511D85" w:rsidP="00511D85">
      <w:pPr>
        <w:pStyle w:val="Sinespaciado"/>
      </w:pPr>
    </w:p>
    <w:p w14:paraId="158D6874" w14:textId="77777777" w:rsidR="003437CE" w:rsidRDefault="003437CE" w:rsidP="003437CE">
      <w:r>
        <w:t>Fuente: Elaborado por el estudiante de acuerdo con el proyecto</w:t>
      </w:r>
    </w:p>
    <w:p w14:paraId="4F87BF41" w14:textId="77777777" w:rsidR="00511D85" w:rsidRPr="00DC71E1" w:rsidRDefault="00511D85" w:rsidP="003437CE"/>
    <w:p w14:paraId="762571D8" w14:textId="77777777" w:rsidR="003437CE" w:rsidRDefault="003437CE">
      <w:pPr>
        <w:spacing w:line="278" w:lineRule="auto"/>
        <w:ind w:firstLine="0"/>
        <w:jc w:val="left"/>
      </w:pPr>
    </w:p>
    <w:p w14:paraId="56754D59" w14:textId="77777777" w:rsidR="001507D1" w:rsidRDefault="001507D1">
      <w:pPr>
        <w:spacing w:line="278" w:lineRule="auto"/>
        <w:ind w:firstLine="0"/>
        <w:jc w:val="left"/>
      </w:pPr>
      <w:r>
        <w:br w:type="page"/>
      </w:r>
    </w:p>
    <w:p w14:paraId="17D1ACD6" w14:textId="18052EA3" w:rsidR="00511D85" w:rsidRDefault="00511D85" w:rsidP="00511D85">
      <w:r w:rsidRPr="00511D85">
        <w:lastRenderedPageBreak/>
        <w:t>La figura _____ describe el flujo</w:t>
      </w:r>
      <w:r w:rsidR="00645341" w:rsidRPr="00645341">
        <w:t xml:space="preserve"> </w:t>
      </w:r>
      <w:r w:rsidR="00645341">
        <w:t xml:space="preserve">del caso de uso </w:t>
      </w:r>
      <w:r w:rsidR="00645341" w:rsidRPr="00511D85">
        <w:t>N</w:t>
      </w:r>
      <w:r w:rsidR="00645341">
        <w:t xml:space="preserve">°6.6 </w:t>
      </w:r>
      <w:r w:rsidRPr="00511D85">
        <w:t xml:space="preserve"> de un usuario que selecciona uno o múltiples permisos aprobados con casillas. El proceso se inicia cuando el usuario accede al sistema, lo que desencadena la carga de las opciones de menú y de la interfaz de la cabecera del sistema. Luego, el usuario selecciona la pestaña de "permisos aprobados", lo cual solicita la interfaz y los datos de los permisos desde la base de datos. Una vez que se muestra la interfaz, el usuario puede ver los permisos con casillas de selección a los lados. El usuario presiona una o varias casillas de selección en cada permiso y finalmente confirma las selecciones para completar el proceso</w:t>
      </w:r>
      <w:r>
        <w:t>.</w:t>
      </w:r>
    </w:p>
    <w:p w14:paraId="7289A871" w14:textId="77777777" w:rsidR="00511D85" w:rsidRPr="00511D85" w:rsidRDefault="00511D85" w:rsidP="00511D85"/>
    <w:p w14:paraId="19DEC016" w14:textId="3E066EB3" w:rsidR="001507D1" w:rsidRDefault="001507D1" w:rsidP="00511D85">
      <w:pPr>
        <w:pStyle w:val="Sinespaciado"/>
      </w:pPr>
      <w:r>
        <w:rPr>
          <w:noProof/>
        </w:rPr>
        <w:drawing>
          <wp:inline distT="0" distB="0" distL="0" distR="0" wp14:anchorId="3A1362A4" wp14:editId="257E735D">
            <wp:extent cx="5971540" cy="2934970"/>
            <wp:effectExtent l="0" t="0" r="0" b="0"/>
            <wp:docPr id="2098706827"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06827" name="Imagen 1" descr="Escala de tiempo&#10;&#10;El contenido generado por IA puede ser incorrecto."/>
                    <pic:cNvPicPr/>
                  </pic:nvPicPr>
                  <pic:blipFill>
                    <a:blip r:embed="rId108"/>
                    <a:stretch>
                      <a:fillRect/>
                    </a:stretch>
                  </pic:blipFill>
                  <pic:spPr>
                    <a:xfrm>
                      <a:off x="0" y="0"/>
                      <a:ext cx="5971540" cy="2934970"/>
                    </a:xfrm>
                    <a:prstGeom prst="rect">
                      <a:avLst/>
                    </a:prstGeom>
                  </pic:spPr>
                </pic:pic>
              </a:graphicData>
            </a:graphic>
          </wp:inline>
        </w:drawing>
      </w:r>
    </w:p>
    <w:p w14:paraId="4BB8BF5D" w14:textId="77777777" w:rsidR="00511D85" w:rsidRDefault="00511D85" w:rsidP="00511D85">
      <w:pPr>
        <w:pStyle w:val="Sinespaciado"/>
      </w:pPr>
    </w:p>
    <w:p w14:paraId="7F013D63" w14:textId="77777777" w:rsidR="003437CE" w:rsidRPr="00DC71E1" w:rsidRDefault="003437CE" w:rsidP="003437CE">
      <w:r>
        <w:t>Fuente: Elaborado por el estudiante de acuerdo con el proyecto</w:t>
      </w:r>
    </w:p>
    <w:p w14:paraId="55DC499F" w14:textId="77777777" w:rsidR="003437CE" w:rsidRDefault="003437CE">
      <w:pPr>
        <w:spacing w:line="278" w:lineRule="auto"/>
        <w:ind w:firstLine="0"/>
        <w:jc w:val="left"/>
      </w:pPr>
    </w:p>
    <w:p w14:paraId="5592E0B1" w14:textId="64F8A794" w:rsidR="009878DE" w:rsidRDefault="00FE5630" w:rsidP="00FB61A6">
      <w:pPr>
        <w:spacing w:line="278" w:lineRule="auto"/>
        <w:ind w:firstLine="0"/>
        <w:jc w:val="left"/>
      </w:pPr>
      <w:r>
        <w:br w:type="page"/>
      </w:r>
    </w:p>
    <w:p w14:paraId="40005577" w14:textId="26BE24DB" w:rsidR="009878DE" w:rsidRDefault="009878DE" w:rsidP="009878DE">
      <w:pPr>
        <w:pStyle w:val="Ttulo2"/>
      </w:pPr>
      <w:bookmarkStart w:id="414" w:name="_Toc208864121"/>
      <w:r>
        <w:lastRenderedPageBreak/>
        <w:t>Vista desarrollo</w:t>
      </w:r>
      <w:bookmarkEnd w:id="414"/>
    </w:p>
    <w:p w14:paraId="58417CAC" w14:textId="77777777" w:rsidR="004712D1" w:rsidRPr="004712D1" w:rsidRDefault="004712D1" w:rsidP="004712D1"/>
    <w:p w14:paraId="5E1F4392" w14:textId="14F1DF12" w:rsidR="004712D1" w:rsidRDefault="00557F96" w:rsidP="002A5F3F">
      <w:r>
        <w:t xml:space="preserve">La vista de desarrollo </w:t>
      </w:r>
      <w:r w:rsidR="00BD4EEA">
        <w:t>describe la organización estática del software en su entorno de desarrollo.</w:t>
      </w:r>
    </w:p>
    <w:p w14:paraId="20BB88F1" w14:textId="77777777" w:rsidR="00BD4EEA" w:rsidRPr="002A5F3F" w:rsidRDefault="00BD4EEA" w:rsidP="002A5F3F"/>
    <w:p w14:paraId="48DCB736" w14:textId="6AF32A4A" w:rsidR="12A7D78A" w:rsidRDefault="002A5F3F" w:rsidP="3A934E4B">
      <w:pPr>
        <w:pStyle w:val="Ttulo3"/>
      </w:pPr>
      <w:bookmarkStart w:id="415" w:name="_Toc208864122"/>
      <w:r>
        <w:t>Diagrama de componentes</w:t>
      </w:r>
      <w:bookmarkEnd w:id="415"/>
    </w:p>
    <w:p w14:paraId="795349D5" w14:textId="77777777" w:rsidR="004712D1" w:rsidRPr="004712D1" w:rsidRDefault="004712D1" w:rsidP="004712D1"/>
    <w:p w14:paraId="58E27CB0" w14:textId="3B96C0EF" w:rsidR="004712D1" w:rsidRDefault="03E18E77" w:rsidP="00DA6618">
      <w:r w:rsidRPr="03E18E77">
        <w:rPr>
          <w:rFonts w:eastAsia="Times New Roman" w:cs="Times New Roman"/>
        </w:rPr>
        <w:t>E</w:t>
      </w:r>
      <w:r w:rsidR="006615F7">
        <w:rPr>
          <w:rFonts w:eastAsia="Times New Roman" w:cs="Times New Roman"/>
        </w:rPr>
        <w:t>n la figura 5.3</w:t>
      </w:r>
      <w:r w:rsidRPr="03E18E77">
        <w:rPr>
          <w:rFonts w:eastAsia="Times New Roman" w:cs="Times New Roman"/>
        </w:rPr>
        <w:t xml:space="preserve"> diagrama </w:t>
      </w:r>
      <w:r w:rsidR="006615F7">
        <w:rPr>
          <w:rFonts w:eastAsia="Times New Roman" w:cs="Times New Roman"/>
        </w:rPr>
        <w:t>se puede observar</w:t>
      </w:r>
      <w:r w:rsidRPr="03E18E77">
        <w:rPr>
          <w:rFonts w:eastAsia="Times New Roman" w:cs="Times New Roman"/>
        </w:rPr>
        <w:t xml:space="preserve"> la arquitectura del sistema dividiéndolo en dos bloques: el Front-</w:t>
      </w:r>
      <w:proofErr w:type="spellStart"/>
      <w:r w:rsidRPr="03E18E77">
        <w:rPr>
          <w:rFonts w:eastAsia="Times New Roman" w:cs="Times New Roman"/>
        </w:rPr>
        <w:t>end</w:t>
      </w:r>
      <w:proofErr w:type="spellEnd"/>
      <w:r w:rsidRPr="03E18E77">
        <w:rPr>
          <w:rFonts w:eastAsia="Times New Roman" w:cs="Times New Roman"/>
        </w:rPr>
        <w:t xml:space="preserve"> y el Back-</w:t>
      </w:r>
      <w:proofErr w:type="spellStart"/>
      <w:r w:rsidRPr="03E18E77">
        <w:rPr>
          <w:rFonts w:eastAsia="Times New Roman" w:cs="Times New Roman"/>
        </w:rPr>
        <w:t>end</w:t>
      </w:r>
      <w:proofErr w:type="spellEnd"/>
      <w:r w:rsidRPr="03E18E77">
        <w:rPr>
          <w:rFonts w:eastAsia="Times New Roman" w:cs="Times New Roman"/>
        </w:rPr>
        <w:t>.</w:t>
      </w:r>
    </w:p>
    <w:p w14:paraId="663CA31C" w14:textId="77777777" w:rsidR="00DA6618" w:rsidRDefault="00DA6618" w:rsidP="00DA6618"/>
    <w:p w14:paraId="77F782BB" w14:textId="47059246" w:rsidR="004712D1" w:rsidRDefault="03E18E77" w:rsidP="00DA6618">
      <w:r w:rsidRPr="03E18E77">
        <w:rPr>
          <w:rFonts w:eastAsia="Times New Roman" w:cs="Times New Roman"/>
        </w:rPr>
        <w:t>Primero se encuentra el Front-</w:t>
      </w:r>
      <w:proofErr w:type="spellStart"/>
      <w:r w:rsidRPr="03E18E77">
        <w:rPr>
          <w:rFonts w:eastAsia="Times New Roman" w:cs="Times New Roman"/>
        </w:rPr>
        <w:t>end</w:t>
      </w:r>
      <w:proofErr w:type="spellEnd"/>
      <w:r w:rsidRPr="03E18E77">
        <w:rPr>
          <w:rFonts w:eastAsia="Times New Roman" w:cs="Times New Roman"/>
        </w:rPr>
        <w:t xml:space="preserve">, que es la vista del usuario y la interfaz gráfica, construidos principalmente por CSS y JavaScript, apoyados por librerías como Bootstrap, jQuery, Chart.js y </w:t>
      </w:r>
      <w:proofErr w:type="spellStart"/>
      <w:r w:rsidRPr="03E18E77">
        <w:rPr>
          <w:rFonts w:eastAsia="Times New Roman" w:cs="Times New Roman"/>
        </w:rPr>
        <w:t>DataTables</w:t>
      </w:r>
      <w:proofErr w:type="spellEnd"/>
      <w:r w:rsidRPr="03E18E77">
        <w:rPr>
          <w:rFonts w:eastAsia="Times New Roman" w:cs="Times New Roman"/>
        </w:rPr>
        <w:t xml:space="preserve"> para mejorar la presentación y experiencia de usuario.</w:t>
      </w:r>
    </w:p>
    <w:p w14:paraId="2021AE72" w14:textId="77777777" w:rsidR="00DA6618" w:rsidRDefault="00DA6618" w:rsidP="00DA6618"/>
    <w:p w14:paraId="66082782" w14:textId="522B4034" w:rsidR="004712D1" w:rsidRDefault="03E18E77" w:rsidP="00DA6618">
      <w:r w:rsidRPr="03E18E77">
        <w:rPr>
          <w:rFonts w:eastAsia="Times New Roman" w:cs="Times New Roman"/>
        </w:rPr>
        <w:t>El Back-</w:t>
      </w:r>
      <w:proofErr w:type="spellStart"/>
      <w:r w:rsidRPr="03E18E77">
        <w:rPr>
          <w:rFonts w:eastAsia="Times New Roman" w:cs="Times New Roman"/>
        </w:rPr>
        <w:t>end</w:t>
      </w:r>
      <w:proofErr w:type="spellEnd"/>
      <w:r w:rsidRPr="03E18E77">
        <w:rPr>
          <w:rFonts w:eastAsia="Times New Roman" w:cs="Times New Roman"/>
        </w:rPr>
        <w:t>, desarrollado en PHP, se encarga de gestionar la lógica del sistema, procesar los formularios, conectarse a la base de datos MySQL/</w:t>
      </w:r>
      <w:proofErr w:type="spellStart"/>
      <w:r w:rsidRPr="03E18E77">
        <w:rPr>
          <w:rFonts w:eastAsia="Times New Roman" w:cs="Times New Roman"/>
        </w:rPr>
        <w:t>MariaDB</w:t>
      </w:r>
      <w:proofErr w:type="spellEnd"/>
      <w:r w:rsidRPr="03E18E77">
        <w:rPr>
          <w:rFonts w:eastAsia="Times New Roman" w:cs="Times New Roman"/>
        </w:rPr>
        <w:t xml:space="preserve"> y manejar la autenticación de los usuarios mediante sesiones.</w:t>
      </w:r>
    </w:p>
    <w:p w14:paraId="4A28278B" w14:textId="77777777" w:rsidR="00DA6618" w:rsidRDefault="00DA6618" w:rsidP="00DA6618"/>
    <w:p w14:paraId="36599998" w14:textId="1A604976" w:rsidR="004712D1" w:rsidRDefault="03E18E77" w:rsidP="00DA6618">
      <w:r w:rsidRPr="03E18E77">
        <w:rPr>
          <w:rFonts w:eastAsia="Times New Roman" w:cs="Times New Roman"/>
        </w:rPr>
        <w:t xml:space="preserve">Está estructurado en archivos PHP organizados en la carpeta </w:t>
      </w:r>
      <w:proofErr w:type="spellStart"/>
      <w:r w:rsidRPr="0090145C">
        <w:rPr>
          <w:rFonts w:eastAsia="Consolas" w:cs="Times New Roman"/>
        </w:rPr>
        <w:t>src</w:t>
      </w:r>
      <w:proofErr w:type="spellEnd"/>
      <w:r w:rsidRPr="03E18E77">
        <w:rPr>
          <w:rFonts w:eastAsia="Times New Roman" w:cs="Times New Roman"/>
        </w:rPr>
        <w:t>, donde se encuentran módulos como el panel de control (</w:t>
      </w:r>
      <w:proofErr w:type="spellStart"/>
      <w:r w:rsidRPr="03E18E77">
        <w:rPr>
          <w:rFonts w:ascii="Consolas" w:eastAsia="Consolas" w:hAnsi="Consolas" w:cs="Consolas"/>
        </w:rPr>
        <w:t>dashboard.php</w:t>
      </w:r>
      <w:proofErr w:type="spellEnd"/>
      <w:r w:rsidRPr="03E18E77">
        <w:rPr>
          <w:rFonts w:eastAsia="Times New Roman" w:cs="Times New Roman"/>
        </w:rPr>
        <w:t>), el manejo de tipos de contrato, y scripts para registrar o modificar información. Además, un archivo central de conexión (</w:t>
      </w:r>
      <w:proofErr w:type="spellStart"/>
      <w:r w:rsidRPr="03E18E77">
        <w:rPr>
          <w:rFonts w:ascii="Consolas" w:eastAsia="Consolas" w:hAnsi="Consolas" w:cs="Consolas"/>
        </w:rPr>
        <w:t>conexion.php</w:t>
      </w:r>
      <w:proofErr w:type="spellEnd"/>
      <w:r w:rsidRPr="03E18E77">
        <w:rPr>
          <w:rFonts w:eastAsia="Times New Roman" w:cs="Times New Roman"/>
        </w:rPr>
        <w:t>) permite el acceso seguro y eficiente a la base de datos desde diferentes partes del sistema.</w:t>
      </w:r>
    </w:p>
    <w:p w14:paraId="6E811E25" w14:textId="77777777" w:rsidR="00DA6618" w:rsidRDefault="00DA6618" w:rsidP="00DA6618"/>
    <w:p w14:paraId="1F81D169" w14:textId="527A0F11" w:rsidR="5BD65797" w:rsidRDefault="03E18E77" w:rsidP="006615F7">
      <w:r w:rsidRPr="03E18E77">
        <w:rPr>
          <w:rFonts w:eastAsia="Times New Roman" w:cs="Times New Roman"/>
        </w:rPr>
        <w:t xml:space="preserve">También se incluye un archivo </w:t>
      </w:r>
      <w:proofErr w:type="spellStart"/>
      <w:r w:rsidRPr="000E73D6">
        <w:rPr>
          <w:rFonts w:eastAsia="Consolas" w:cs="Times New Roman"/>
        </w:rPr>
        <w:t>biometrico.sql</w:t>
      </w:r>
      <w:proofErr w:type="spellEnd"/>
      <w:r w:rsidRPr="03E18E77">
        <w:rPr>
          <w:rFonts w:eastAsia="Times New Roman" w:cs="Times New Roman"/>
        </w:rPr>
        <w:t xml:space="preserve"> que contiene la estructura de la base de datos necesaria para la operación del sistema, junto con un instalador de </w:t>
      </w:r>
      <w:proofErr w:type="spellStart"/>
      <w:r w:rsidRPr="03E18E77">
        <w:rPr>
          <w:rFonts w:eastAsia="Times New Roman" w:cs="Times New Roman"/>
        </w:rPr>
        <w:t>MariaDB</w:t>
      </w:r>
      <w:proofErr w:type="spellEnd"/>
      <w:r w:rsidRPr="03E18E77">
        <w:rPr>
          <w:rFonts w:eastAsia="Times New Roman" w:cs="Times New Roman"/>
        </w:rPr>
        <w:t xml:space="preserve">. En conjunto, estos </w:t>
      </w:r>
      <w:r w:rsidRPr="03E18E77">
        <w:rPr>
          <w:rFonts w:eastAsia="Times New Roman" w:cs="Times New Roman"/>
        </w:rPr>
        <w:lastRenderedPageBreak/>
        <w:t>componentes permiten que el sistema procese los datos, los almacen</w:t>
      </w:r>
      <w:r w:rsidR="00776A16">
        <w:rPr>
          <w:rFonts w:eastAsia="Times New Roman" w:cs="Times New Roman"/>
        </w:rPr>
        <w:t>a</w:t>
      </w:r>
      <w:r w:rsidRPr="03E18E77">
        <w:rPr>
          <w:rFonts w:eastAsia="Times New Roman" w:cs="Times New Roman"/>
        </w:rPr>
        <w:t xml:space="preserve"> de forma estructurada, y genere contenido dinámico para el usuario</w:t>
      </w:r>
      <w:r w:rsidR="31323A4C" w:rsidRPr="31323A4C">
        <w:rPr>
          <w:rFonts w:eastAsia="Times New Roman" w:cs="Times New Roman"/>
        </w:rPr>
        <w:t>.</w:t>
      </w:r>
    </w:p>
    <w:p w14:paraId="575124F9" w14:textId="77777777" w:rsidR="004712D1" w:rsidRDefault="004712D1" w:rsidP="004712D1"/>
    <w:p w14:paraId="174AAA31" w14:textId="653128DE" w:rsidR="00CF4456" w:rsidRDefault="00CF4456" w:rsidP="00DA6618">
      <w:pPr>
        <w:pStyle w:val="Descripcin"/>
        <w:keepNext/>
      </w:pPr>
      <w:bookmarkStart w:id="416" w:name="_Toc200854218"/>
      <w:bookmarkStart w:id="417" w:name="_Toc201172435"/>
      <w:bookmarkStart w:id="418" w:name="_Toc201199616"/>
      <w:bookmarkStart w:id="419" w:name="_Toc201199705"/>
      <w:bookmarkStart w:id="420" w:name="_Toc207209053"/>
      <w:bookmarkStart w:id="421" w:name="_Toc207894785"/>
      <w:bookmarkStart w:id="422" w:name="_Toc208864217"/>
      <w:bookmarkStart w:id="423" w:name="_Toc208864322"/>
      <w:r>
        <w:t xml:space="preserve">Figura </w:t>
      </w:r>
      <w:fldSimple w:instr=" STYLEREF 1 \s ">
        <w:r w:rsidR="001F64B0">
          <w:rPr>
            <w:noProof/>
          </w:rPr>
          <w:t>5</w:t>
        </w:r>
      </w:fldSimple>
      <w:r w:rsidR="001F64B0">
        <w:t>.</w:t>
      </w:r>
      <w:fldSimple w:instr=" SEQ Figura \* ARABIC \s 1 ">
        <w:r w:rsidR="001F64B0">
          <w:rPr>
            <w:noProof/>
          </w:rPr>
          <w:t>18</w:t>
        </w:r>
      </w:fldSimple>
      <w:r>
        <w:t xml:space="preserve"> </w:t>
      </w:r>
      <w:r w:rsidR="009F0243">
        <w:t xml:space="preserve">Diagrama de componentes </w:t>
      </w:r>
      <w:r w:rsidR="00DA6618">
        <w:t xml:space="preserve">de </w:t>
      </w:r>
      <w:proofErr w:type="spellStart"/>
      <w:r w:rsidR="00DA6618">
        <w:t>EugCom</w:t>
      </w:r>
      <w:bookmarkEnd w:id="416"/>
      <w:bookmarkEnd w:id="417"/>
      <w:bookmarkEnd w:id="418"/>
      <w:bookmarkEnd w:id="419"/>
      <w:bookmarkEnd w:id="420"/>
      <w:bookmarkEnd w:id="421"/>
      <w:bookmarkEnd w:id="422"/>
      <w:bookmarkEnd w:id="423"/>
      <w:proofErr w:type="spellEnd"/>
    </w:p>
    <w:p w14:paraId="5156D544" w14:textId="238CF0BA" w:rsidR="009878DE" w:rsidRDefault="00A90BAC" w:rsidP="00CF4456">
      <w:pPr>
        <w:pStyle w:val="Sinespaciado"/>
      </w:pPr>
      <w:r>
        <w:rPr>
          <w:noProof/>
        </w:rPr>
        <w:drawing>
          <wp:inline distT="0" distB="0" distL="0" distR="0" wp14:anchorId="70FBCF1B" wp14:editId="60FAA18A">
            <wp:extent cx="5971540" cy="2229485"/>
            <wp:effectExtent l="0" t="0" r="0" b="0"/>
            <wp:docPr id="1600350331" name="Imagen 4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50331" name="Imagen 48" descr="Diagrama&#10;&#10;El contenido generado por IA puede ser incorrecto."/>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5971540" cy="2229485"/>
                    </a:xfrm>
                    <a:prstGeom prst="rect">
                      <a:avLst/>
                    </a:prstGeom>
                  </pic:spPr>
                </pic:pic>
              </a:graphicData>
            </a:graphic>
          </wp:inline>
        </w:drawing>
      </w:r>
    </w:p>
    <w:p w14:paraId="63B1D22D" w14:textId="77777777" w:rsidR="00CF4456" w:rsidRDefault="00CF4456" w:rsidP="00CF4456">
      <w:pPr>
        <w:pStyle w:val="Sinespaciado"/>
      </w:pPr>
    </w:p>
    <w:p w14:paraId="181669D8" w14:textId="77777777" w:rsidR="00CF4456" w:rsidRDefault="00CF4456" w:rsidP="00CF4456">
      <w:pPr>
        <w:pStyle w:val="Sinespaciado"/>
      </w:pPr>
    </w:p>
    <w:p w14:paraId="615D5A45" w14:textId="77777777" w:rsidR="00FF25EC" w:rsidRPr="006E5486" w:rsidRDefault="00FF25EC" w:rsidP="00FF25EC">
      <w:r>
        <w:t>Fuente: Elaborado por el estudiante de acuerdo con el proyecto</w:t>
      </w:r>
    </w:p>
    <w:p w14:paraId="4934ED6D" w14:textId="3B6F47EA" w:rsidR="0008605B" w:rsidRPr="00DC71E1" w:rsidRDefault="008F7641" w:rsidP="008F7641">
      <w:pPr>
        <w:spacing w:line="278" w:lineRule="auto"/>
        <w:ind w:firstLine="0"/>
        <w:jc w:val="left"/>
      </w:pPr>
      <w:r>
        <w:br w:type="page"/>
      </w:r>
    </w:p>
    <w:p w14:paraId="771C9DB6" w14:textId="248B812C" w:rsidR="00F35736" w:rsidRDefault="00F35736" w:rsidP="00DC71E1">
      <w:pPr>
        <w:pStyle w:val="Ttulo2"/>
      </w:pPr>
      <w:bookmarkStart w:id="424" w:name="_Toc208864123"/>
      <w:r>
        <w:lastRenderedPageBreak/>
        <w:t xml:space="preserve">Vista </w:t>
      </w:r>
      <w:r w:rsidR="00DC71E1">
        <w:t>física</w:t>
      </w:r>
      <w:bookmarkEnd w:id="424"/>
    </w:p>
    <w:p w14:paraId="0B193F37" w14:textId="77777777" w:rsidR="006615F7" w:rsidRDefault="006615F7" w:rsidP="006615F7"/>
    <w:p w14:paraId="0263E534" w14:textId="36A82DB8" w:rsidR="00083F34" w:rsidRPr="006615F7" w:rsidRDefault="00083F34" w:rsidP="006615F7">
      <w:r>
        <w:t>La vista física describe asignaciones del software al hardware</w:t>
      </w:r>
    </w:p>
    <w:p w14:paraId="10D24E32" w14:textId="77777777" w:rsidR="00654EAD" w:rsidRDefault="00654EAD" w:rsidP="00654EAD"/>
    <w:p w14:paraId="1BC6ECA2" w14:textId="622B4C7D" w:rsidR="00654EAD" w:rsidRDefault="00654EAD" w:rsidP="002A5F3F">
      <w:pPr>
        <w:pStyle w:val="Ttulo3"/>
      </w:pPr>
      <w:bookmarkStart w:id="425" w:name="_Toc208864124"/>
      <w:r>
        <w:t>Diagrama de despliegue</w:t>
      </w:r>
      <w:bookmarkEnd w:id="425"/>
    </w:p>
    <w:p w14:paraId="25124007" w14:textId="77777777" w:rsidR="004A3C63" w:rsidRPr="004A3C63" w:rsidRDefault="004A3C63" w:rsidP="004A3C63"/>
    <w:p w14:paraId="0DB0659D" w14:textId="0104EDE3" w:rsidR="0008605B" w:rsidRPr="004A3C63" w:rsidRDefault="004A3C63" w:rsidP="004A3C63">
      <w:r>
        <w:t>En la figura 5.19 este diagrama</w:t>
      </w:r>
      <w:r w:rsidRPr="004A3C63">
        <w:t xml:space="preserve"> de despliegue ilustra una arquitectura cliente-servidor donde un PC de Usuario (cliente) se comunica con un Servidor a través de una conexión segura (HTTPS) utilizando el formato JSSON (probablemente un error tipográfico por JSON). El PC del usuario requiere un navegador web para ejecutar las funciones de la aplicación, como agregar y modificar datos (empleados, comunas, turnos, etc.) y generar vistas como listas y gráficos. Por su parte, el servidor, que opera con Windows Server 2012, aloja la lógica principal de la aplicación utilizando una pila tecnológica que incluye un servidor web Apache, el lenguaje de programación PHP y un sistema de gestión de bases de datos MySQL para procesar las solicitudes y almacenar la información de manera persistente.</w:t>
      </w:r>
    </w:p>
    <w:p w14:paraId="656A84CD" w14:textId="77777777" w:rsidR="00F35736" w:rsidRDefault="00F35736" w:rsidP="005A03DF">
      <w:pPr>
        <w:ind w:firstLine="0"/>
      </w:pPr>
    </w:p>
    <w:p w14:paraId="4755CFA2" w14:textId="3265CE2B" w:rsidR="11E1438D" w:rsidRDefault="07AA0FBC" w:rsidP="07AA0FBC">
      <w:pPr>
        <w:pStyle w:val="Descripcin"/>
        <w:keepNext/>
      </w:pPr>
      <w:bookmarkStart w:id="426" w:name="_Toc200854219"/>
      <w:bookmarkStart w:id="427" w:name="_Toc201172436"/>
      <w:bookmarkStart w:id="428" w:name="_Toc201199617"/>
      <w:bookmarkStart w:id="429" w:name="_Toc201199706"/>
      <w:bookmarkStart w:id="430" w:name="_Toc207209054"/>
      <w:bookmarkStart w:id="431" w:name="_Toc207894786"/>
      <w:bookmarkStart w:id="432" w:name="_Toc208864218"/>
      <w:bookmarkStart w:id="433" w:name="_Toc208864323"/>
      <w:r>
        <w:lastRenderedPageBreak/>
        <w:t xml:space="preserve">Figura </w:t>
      </w:r>
      <w:fldSimple w:instr=" STYLEREF 1 \s ">
        <w:r w:rsidR="001F64B0">
          <w:rPr>
            <w:noProof/>
          </w:rPr>
          <w:t>5</w:t>
        </w:r>
      </w:fldSimple>
      <w:r w:rsidR="001F64B0">
        <w:t>.</w:t>
      </w:r>
      <w:fldSimple w:instr=" SEQ Figura \* ARABIC \s 1 ">
        <w:r w:rsidR="001F64B0">
          <w:rPr>
            <w:noProof/>
          </w:rPr>
          <w:t>19</w:t>
        </w:r>
      </w:fldSimple>
      <w:r>
        <w:t xml:space="preserve"> Diagrama de despliegue de </w:t>
      </w:r>
      <w:proofErr w:type="spellStart"/>
      <w:r>
        <w:t>EugCOM</w:t>
      </w:r>
      <w:bookmarkEnd w:id="426"/>
      <w:bookmarkEnd w:id="427"/>
      <w:bookmarkEnd w:id="428"/>
      <w:bookmarkEnd w:id="429"/>
      <w:bookmarkEnd w:id="430"/>
      <w:bookmarkEnd w:id="431"/>
      <w:bookmarkEnd w:id="432"/>
      <w:bookmarkEnd w:id="433"/>
      <w:proofErr w:type="spellEnd"/>
    </w:p>
    <w:p w14:paraId="1EA9EB15" w14:textId="283DF8D8" w:rsidR="00A41E72" w:rsidRDefault="00A41E72" w:rsidP="5F375EDF">
      <w:pPr>
        <w:ind w:firstLine="0"/>
      </w:pPr>
      <w:r>
        <w:rPr>
          <w:noProof/>
        </w:rPr>
        <w:drawing>
          <wp:inline distT="0" distB="0" distL="0" distR="0" wp14:anchorId="5C91BCB4" wp14:editId="2522DB97">
            <wp:extent cx="5619752" cy="5981698"/>
            <wp:effectExtent l="0" t="0" r="0" b="0"/>
            <wp:docPr id="340264414" name="Picture 340264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0">
                      <a:extLst>
                        <a:ext uri="{28A0092B-C50C-407E-A947-70E740481C1C}">
                          <a14:useLocalDpi xmlns:a14="http://schemas.microsoft.com/office/drawing/2010/main" val="0"/>
                        </a:ext>
                      </a:extLst>
                    </a:blip>
                    <a:stretch>
                      <a:fillRect/>
                    </a:stretch>
                  </pic:blipFill>
                  <pic:spPr>
                    <a:xfrm>
                      <a:off x="0" y="0"/>
                      <a:ext cx="5619752" cy="5981698"/>
                    </a:xfrm>
                    <a:prstGeom prst="rect">
                      <a:avLst/>
                    </a:prstGeom>
                  </pic:spPr>
                </pic:pic>
              </a:graphicData>
            </a:graphic>
          </wp:inline>
        </w:drawing>
      </w:r>
    </w:p>
    <w:p w14:paraId="7420EEAF" w14:textId="77777777" w:rsidR="00CF4456" w:rsidRDefault="00CF4456" w:rsidP="00CF4456">
      <w:pPr>
        <w:pStyle w:val="Sinespaciado"/>
      </w:pPr>
    </w:p>
    <w:p w14:paraId="5A93B57D" w14:textId="77777777" w:rsidR="00CF4456" w:rsidRDefault="00CF4456" w:rsidP="00CF4456">
      <w:pPr>
        <w:pStyle w:val="Sinespaciado"/>
      </w:pPr>
    </w:p>
    <w:p w14:paraId="2204DE2C" w14:textId="1F9B69E8" w:rsidR="00DA6C08" w:rsidRDefault="00FF25EC" w:rsidP="008F7641">
      <w:r>
        <w:t>Fuente: Elaborado por el estudiante de acuerdo con el proyecto</w:t>
      </w:r>
    </w:p>
    <w:p w14:paraId="0F3A4817" w14:textId="635ED9F1" w:rsidR="00D820EB" w:rsidRDefault="00A07088" w:rsidP="00D820EB">
      <w:pPr>
        <w:pStyle w:val="Ttulo1"/>
      </w:pPr>
      <w:r>
        <w:br w:type="page"/>
      </w:r>
      <w:bookmarkStart w:id="434" w:name="_Toc201199618"/>
      <w:bookmarkStart w:id="435" w:name="_Toc201199707"/>
      <w:bookmarkStart w:id="436" w:name="_Toc207209055"/>
      <w:bookmarkStart w:id="437" w:name="_Toc207894787"/>
      <w:bookmarkStart w:id="438" w:name="_Toc208864125"/>
      <w:bookmarkStart w:id="439" w:name="_Toc208864219"/>
      <w:bookmarkStart w:id="440" w:name="_Toc208864324"/>
      <w:r w:rsidR="0095297C">
        <w:lastRenderedPageBreak/>
        <w:t>MANUAL DE INSTALACI</w:t>
      </w:r>
      <w:r w:rsidR="000C1D01">
        <w:t>Ó</w:t>
      </w:r>
      <w:r w:rsidR="0095297C">
        <w:t>N</w:t>
      </w:r>
      <w:r w:rsidR="00CF4BA4">
        <w:t xml:space="preserve"> Y NAVEGACIÓN</w:t>
      </w:r>
      <w:bookmarkEnd w:id="434"/>
      <w:bookmarkEnd w:id="435"/>
      <w:bookmarkEnd w:id="436"/>
      <w:bookmarkEnd w:id="437"/>
      <w:bookmarkEnd w:id="438"/>
      <w:bookmarkEnd w:id="439"/>
      <w:bookmarkEnd w:id="440"/>
    </w:p>
    <w:p w14:paraId="53D7A70D" w14:textId="58FC741D" w:rsidR="0083334C" w:rsidRDefault="0083334C" w:rsidP="0083334C"/>
    <w:p w14:paraId="44ACC964" w14:textId="65A1FBBD" w:rsidR="0083334C" w:rsidRPr="0083334C" w:rsidRDefault="0083334C" w:rsidP="0083334C"/>
    <w:p w14:paraId="7995A546" w14:textId="137CB12B" w:rsidR="0015276D" w:rsidRPr="0083334C" w:rsidRDefault="0083334C" w:rsidP="0083334C">
      <w:r w:rsidRPr="0083334C">
        <w:t xml:space="preserve">Un Manual de </w:t>
      </w:r>
      <w:r>
        <w:t>i</w:t>
      </w:r>
      <w:r w:rsidRPr="0083334C">
        <w:t>nstalación guía</w:t>
      </w:r>
      <w:r>
        <w:t xml:space="preserve"> </w:t>
      </w:r>
      <w:r w:rsidRPr="0083334C">
        <w:t>al usuario (administrador o</w:t>
      </w:r>
      <w:r>
        <w:t xml:space="preserve"> RRHH</w:t>
      </w:r>
      <w:r w:rsidRPr="0083334C">
        <w:t>) paso a paso para instalar correctamente el sistema</w:t>
      </w:r>
      <w:r w:rsidR="00303EEA">
        <w:t xml:space="preserve"> web </w:t>
      </w:r>
      <w:proofErr w:type="spellStart"/>
      <w:r w:rsidR="00303EEA">
        <w:t>EugCOM</w:t>
      </w:r>
      <w:proofErr w:type="spellEnd"/>
      <w:r>
        <w:t>.</w:t>
      </w:r>
    </w:p>
    <w:p w14:paraId="6C24F641" w14:textId="7706AF25" w:rsidR="00D820EB" w:rsidRPr="00D820EB" w:rsidRDefault="00D820EB" w:rsidP="00D820EB"/>
    <w:p w14:paraId="689A83F5" w14:textId="086B48B0" w:rsidR="00D820EB" w:rsidRDefault="00D820EB" w:rsidP="00D820EB">
      <w:pPr>
        <w:pStyle w:val="Ttulo2"/>
      </w:pPr>
      <w:bookmarkStart w:id="441" w:name="_Toc208864126"/>
      <w:r>
        <w:t>Requisitos de hardware</w:t>
      </w:r>
      <w:bookmarkEnd w:id="441"/>
    </w:p>
    <w:p w14:paraId="0F163551" w14:textId="4C34A478" w:rsidR="00984703" w:rsidRPr="00984703" w:rsidRDefault="00984703" w:rsidP="00984703"/>
    <w:p w14:paraId="643E138E" w14:textId="143C7C2F" w:rsidR="00D820EB" w:rsidRDefault="00984703" w:rsidP="005E7490">
      <w:pPr>
        <w:pStyle w:val="Prrafodelista"/>
        <w:numPr>
          <w:ilvl w:val="0"/>
          <w:numId w:val="56"/>
        </w:numPr>
      </w:pPr>
      <w:r>
        <w:t>Procesador:</w:t>
      </w:r>
      <w:r w:rsidR="00F24614">
        <w:t xml:space="preserve"> Intel </w:t>
      </w:r>
      <w:r w:rsidR="00943BBC">
        <w:t>C</w:t>
      </w:r>
      <w:r w:rsidR="00F24614">
        <w:t>ore 3220</w:t>
      </w:r>
    </w:p>
    <w:p w14:paraId="4F27BB1C" w14:textId="77777777" w:rsidR="00D86A1D" w:rsidRDefault="00D86A1D" w:rsidP="00D820EB"/>
    <w:p w14:paraId="4AD46A5D" w14:textId="1E458892" w:rsidR="00984703" w:rsidRDefault="002352AA" w:rsidP="005E7490">
      <w:pPr>
        <w:pStyle w:val="Prrafodelista"/>
        <w:numPr>
          <w:ilvl w:val="0"/>
          <w:numId w:val="56"/>
        </w:numPr>
      </w:pPr>
      <w:r>
        <w:t>Memoria RAM:</w:t>
      </w:r>
      <w:r w:rsidR="00943BBC">
        <w:t xml:space="preserve"> 2GB</w:t>
      </w:r>
    </w:p>
    <w:p w14:paraId="785E72B9" w14:textId="77777777" w:rsidR="00D86A1D" w:rsidRDefault="00D86A1D" w:rsidP="00D820EB"/>
    <w:p w14:paraId="38EEBAD7" w14:textId="79209C5C" w:rsidR="002352AA" w:rsidRDefault="002352AA" w:rsidP="005E7490">
      <w:pPr>
        <w:pStyle w:val="Prrafodelista"/>
        <w:numPr>
          <w:ilvl w:val="0"/>
          <w:numId w:val="56"/>
        </w:numPr>
      </w:pPr>
      <w:r>
        <w:t>Almacenamiento:</w:t>
      </w:r>
      <w:r w:rsidR="00943BBC">
        <w:t xml:space="preserve"> 120GB</w:t>
      </w:r>
    </w:p>
    <w:p w14:paraId="6C6FC03E" w14:textId="6E9F76C9" w:rsidR="00984703" w:rsidRPr="00D820EB" w:rsidRDefault="00984703" w:rsidP="00D820EB"/>
    <w:p w14:paraId="53D8A549" w14:textId="3D6B7859" w:rsidR="00D820EB" w:rsidRDefault="00D820EB" w:rsidP="00D820EB">
      <w:pPr>
        <w:pStyle w:val="Ttulo2"/>
      </w:pPr>
      <w:bookmarkStart w:id="442" w:name="_Toc208864127"/>
      <w:r>
        <w:t>Requisitos de Software</w:t>
      </w:r>
      <w:bookmarkEnd w:id="442"/>
    </w:p>
    <w:p w14:paraId="1E48FB89" w14:textId="1AE23671" w:rsidR="00D14A5F" w:rsidRDefault="00D14A5F" w:rsidP="00D14A5F"/>
    <w:p w14:paraId="556F4310" w14:textId="16FECDA9" w:rsidR="00D14A5F" w:rsidRDefault="00D14A5F" w:rsidP="005E7490">
      <w:pPr>
        <w:pStyle w:val="Prrafodelista"/>
        <w:numPr>
          <w:ilvl w:val="0"/>
          <w:numId w:val="57"/>
        </w:numPr>
      </w:pPr>
      <w:r>
        <w:t>Sistema Operativo:</w:t>
      </w:r>
      <w:r w:rsidR="009B6F60">
        <w:t xml:space="preserve"> </w:t>
      </w:r>
      <w:r w:rsidR="50E35EF6">
        <w:t>Windows</w:t>
      </w:r>
      <w:r w:rsidR="009B6F60">
        <w:t xml:space="preserve"> 7</w:t>
      </w:r>
    </w:p>
    <w:p w14:paraId="3224066D" w14:textId="7CBA498D" w:rsidR="00D14A5F" w:rsidRDefault="00D14A5F" w:rsidP="00D14A5F"/>
    <w:p w14:paraId="2C081027" w14:textId="2BE264F1" w:rsidR="00D14A5F" w:rsidRDefault="00D14A5F" w:rsidP="005E7490">
      <w:pPr>
        <w:pStyle w:val="Prrafodelista"/>
        <w:numPr>
          <w:ilvl w:val="0"/>
          <w:numId w:val="57"/>
        </w:numPr>
      </w:pPr>
      <w:r>
        <w:t>Servidor local: XAMPP</w:t>
      </w:r>
    </w:p>
    <w:p w14:paraId="3AE11DEE" w14:textId="5781E78A" w:rsidR="00D14A5F" w:rsidRDefault="00D14A5F" w:rsidP="00D14A5F"/>
    <w:p w14:paraId="443828B4" w14:textId="6E43952B" w:rsidR="00D14A5F" w:rsidRDefault="00D14A5F" w:rsidP="00D14A5F">
      <w:r>
        <w:t>Tecnologías utilizadas en el sistema:</w:t>
      </w:r>
    </w:p>
    <w:p w14:paraId="33828283" w14:textId="77777777" w:rsidR="005E7490" w:rsidRDefault="005E7490" w:rsidP="00D14A5F"/>
    <w:p w14:paraId="53B68EDE" w14:textId="77777777" w:rsidR="005B4495" w:rsidRDefault="00D14A5F" w:rsidP="005B4495">
      <w:pPr>
        <w:pStyle w:val="Prrafodelista"/>
        <w:numPr>
          <w:ilvl w:val="0"/>
          <w:numId w:val="48"/>
        </w:numPr>
      </w:pPr>
      <w:r>
        <w:t>PHP</w:t>
      </w:r>
    </w:p>
    <w:p w14:paraId="6569273D" w14:textId="77777777" w:rsidR="005E7490" w:rsidRDefault="005E7490" w:rsidP="005E7490">
      <w:pPr>
        <w:pStyle w:val="Prrafodelista"/>
        <w:ind w:left="1440" w:firstLine="0"/>
      </w:pPr>
    </w:p>
    <w:p w14:paraId="50E4E5C0" w14:textId="6D212CC2" w:rsidR="00B9046B" w:rsidRDefault="00D14A5F" w:rsidP="00B9046B">
      <w:pPr>
        <w:pStyle w:val="Prrafodelista"/>
        <w:numPr>
          <w:ilvl w:val="0"/>
          <w:numId w:val="48"/>
        </w:numPr>
      </w:pPr>
      <w:r>
        <w:t>MySQL</w:t>
      </w:r>
      <w:r w:rsidR="008F0A47">
        <w:t xml:space="preserve">/ </w:t>
      </w:r>
      <w:proofErr w:type="spellStart"/>
      <w:r w:rsidR="008F0A47">
        <w:t>Mari</w:t>
      </w:r>
      <w:r w:rsidR="00813240">
        <w:t>a</w:t>
      </w:r>
      <w:r w:rsidR="008F0A47">
        <w:t>DB</w:t>
      </w:r>
      <w:proofErr w:type="spellEnd"/>
    </w:p>
    <w:p w14:paraId="3B052EE5" w14:textId="77777777" w:rsidR="00B9046B" w:rsidRDefault="00B9046B" w:rsidP="00B9046B">
      <w:pPr>
        <w:pStyle w:val="Prrafodelista"/>
        <w:ind w:left="1440" w:firstLine="0"/>
        <w:rPr>
          <w:ins w:id="443" w:author="Microsoft Word" w:date="2025-06-15T03:56:00Z" w16du:dateUtc="2025-06-15T07:56:00Z"/>
        </w:rPr>
      </w:pPr>
    </w:p>
    <w:p w14:paraId="5233C900" w14:textId="1F387784" w:rsidR="00D14A5F" w:rsidRDefault="00D14A5F" w:rsidP="00A02B3F">
      <w:pPr>
        <w:pStyle w:val="Prrafodelista"/>
        <w:numPr>
          <w:ilvl w:val="0"/>
          <w:numId w:val="48"/>
        </w:numPr>
      </w:pPr>
      <w:r>
        <w:t>JavaScript y Ajax</w:t>
      </w:r>
    </w:p>
    <w:p w14:paraId="099D2241" w14:textId="77777777" w:rsidR="005E7490" w:rsidRDefault="005E7490" w:rsidP="005E7490">
      <w:pPr>
        <w:pStyle w:val="Prrafodelista"/>
        <w:ind w:left="1440" w:firstLine="0"/>
      </w:pPr>
    </w:p>
    <w:p w14:paraId="2EB40ED9" w14:textId="42B97995" w:rsidR="005E7490" w:rsidRDefault="00D14A5F" w:rsidP="005E7490">
      <w:pPr>
        <w:pStyle w:val="Prrafodelista"/>
        <w:numPr>
          <w:ilvl w:val="0"/>
          <w:numId w:val="48"/>
        </w:numPr>
      </w:pPr>
      <w:r>
        <w:t>HTML Y CSS</w:t>
      </w:r>
    </w:p>
    <w:p w14:paraId="3504ECB7" w14:textId="77777777" w:rsidR="005E7490" w:rsidRDefault="005E7490" w:rsidP="005E7490">
      <w:pPr>
        <w:pStyle w:val="Prrafodelista"/>
        <w:ind w:left="1440" w:firstLine="0"/>
      </w:pPr>
    </w:p>
    <w:p w14:paraId="52429CC9" w14:textId="480A43D9" w:rsidR="00757766" w:rsidRDefault="00C34066" w:rsidP="008F0A47">
      <w:pPr>
        <w:pStyle w:val="Ttulo2"/>
      </w:pPr>
      <w:bookmarkStart w:id="444" w:name="_Toc208864128"/>
      <w:r>
        <w:t>Instalación de dependencias</w:t>
      </w:r>
      <w:bookmarkEnd w:id="444"/>
    </w:p>
    <w:p w14:paraId="389A5054" w14:textId="3A3AA306" w:rsidR="00C34066" w:rsidRDefault="00C34066" w:rsidP="00C34066"/>
    <w:p w14:paraId="65D30FAE" w14:textId="2D4910B1" w:rsidR="00631B22" w:rsidRDefault="00631B22" w:rsidP="00636666">
      <w:pPr>
        <w:pStyle w:val="Prrafodelista"/>
        <w:numPr>
          <w:ilvl w:val="0"/>
          <w:numId w:val="51"/>
        </w:numPr>
      </w:pPr>
      <w:r>
        <w:t xml:space="preserve">Descargar XAMPP </w:t>
      </w:r>
    </w:p>
    <w:p w14:paraId="1A9850DF" w14:textId="77777777" w:rsidR="00631B22" w:rsidRDefault="00631B22" w:rsidP="00636666"/>
    <w:p w14:paraId="4EEC947F" w14:textId="70C297AF" w:rsidR="00631B22" w:rsidRDefault="00631B22" w:rsidP="00636666">
      <w:pPr>
        <w:pStyle w:val="Prrafodelista"/>
        <w:numPr>
          <w:ilvl w:val="0"/>
          <w:numId w:val="51"/>
        </w:numPr>
      </w:pPr>
      <w:r>
        <w:t xml:space="preserve">Ejecutar el instalador </w:t>
      </w:r>
      <w:r w:rsidR="00AA76EB">
        <w:t>y sigue los pasos</w:t>
      </w:r>
    </w:p>
    <w:p w14:paraId="427EBCB2" w14:textId="39F4515D" w:rsidR="00AA76EB" w:rsidRDefault="00AA76EB" w:rsidP="00636666"/>
    <w:p w14:paraId="74CDDBB6" w14:textId="1F6B2A5A" w:rsidR="008F0A47" w:rsidRDefault="00D27BC1" w:rsidP="00636666">
      <w:pPr>
        <w:pStyle w:val="Prrafodelista"/>
        <w:numPr>
          <w:ilvl w:val="0"/>
          <w:numId w:val="51"/>
        </w:numPr>
      </w:pPr>
      <w:r>
        <w:t>Durante instalación, asegúrate de marcar:</w:t>
      </w:r>
    </w:p>
    <w:p w14:paraId="213C68BF" w14:textId="77777777" w:rsidR="007548C8" w:rsidRDefault="007548C8" w:rsidP="007548C8">
      <w:pPr>
        <w:pStyle w:val="Prrafodelista"/>
      </w:pPr>
    </w:p>
    <w:p w14:paraId="0D6B72D6" w14:textId="3428320A" w:rsidR="00121049" w:rsidRDefault="007548C8" w:rsidP="00636666">
      <w:pPr>
        <w:pStyle w:val="Prrafodelista"/>
        <w:numPr>
          <w:ilvl w:val="0"/>
          <w:numId w:val="50"/>
        </w:numPr>
      </w:pPr>
      <w:r>
        <w:t>Apache</w:t>
      </w:r>
    </w:p>
    <w:p w14:paraId="6B345A14" w14:textId="77777777" w:rsidR="005E7490" w:rsidRDefault="005E7490" w:rsidP="005E7490">
      <w:pPr>
        <w:pStyle w:val="Prrafodelista"/>
        <w:ind w:left="1440" w:firstLine="0"/>
      </w:pPr>
    </w:p>
    <w:p w14:paraId="6065764F" w14:textId="16064C00" w:rsidR="008F0A47" w:rsidRDefault="008F0A47" w:rsidP="00636666">
      <w:pPr>
        <w:pStyle w:val="Prrafodelista"/>
        <w:numPr>
          <w:ilvl w:val="0"/>
          <w:numId w:val="49"/>
        </w:numPr>
      </w:pPr>
      <w:r>
        <w:t>MySQL</w:t>
      </w:r>
    </w:p>
    <w:p w14:paraId="44A9248E" w14:textId="77777777" w:rsidR="005E7490" w:rsidRDefault="005E7490" w:rsidP="005E7490">
      <w:pPr>
        <w:pStyle w:val="Prrafodelista"/>
        <w:ind w:left="1440" w:firstLine="0"/>
      </w:pPr>
    </w:p>
    <w:p w14:paraId="2F7898F4" w14:textId="6B7F09AA" w:rsidR="005E7490" w:rsidRDefault="008F0A47" w:rsidP="005E7490">
      <w:pPr>
        <w:pStyle w:val="Prrafodelista"/>
        <w:numPr>
          <w:ilvl w:val="0"/>
          <w:numId w:val="49"/>
        </w:numPr>
      </w:pPr>
      <w:r>
        <w:t>PHP</w:t>
      </w:r>
    </w:p>
    <w:p w14:paraId="7039CB65" w14:textId="77777777" w:rsidR="005E7490" w:rsidRDefault="005E7490" w:rsidP="005E7490">
      <w:pPr>
        <w:pStyle w:val="Prrafodelista"/>
        <w:ind w:left="1440" w:firstLine="0"/>
      </w:pPr>
    </w:p>
    <w:p w14:paraId="26BA5F75" w14:textId="1270D890" w:rsidR="008F0A47" w:rsidRDefault="007548C8" w:rsidP="00636666">
      <w:pPr>
        <w:pStyle w:val="Prrafodelista"/>
        <w:numPr>
          <w:ilvl w:val="0"/>
          <w:numId w:val="49"/>
        </w:numPr>
      </w:pPr>
      <w:proofErr w:type="spellStart"/>
      <w:r>
        <w:t>phpMyAdmin</w:t>
      </w:r>
      <w:proofErr w:type="spellEnd"/>
    </w:p>
    <w:p w14:paraId="005FACDE" w14:textId="77777777" w:rsidR="007548C8" w:rsidRDefault="007548C8" w:rsidP="007548C8">
      <w:pPr>
        <w:pStyle w:val="Prrafodelista"/>
        <w:ind w:left="1440" w:firstLine="0"/>
      </w:pPr>
    </w:p>
    <w:p w14:paraId="1382241E" w14:textId="3E4BD3B0" w:rsidR="00121049" w:rsidRDefault="00121049" w:rsidP="00636666">
      <w:pPr>
        <w:pStyle w:val="Prrafodelista"/>
        <w:numPr>
          <w:ilvl w:val="0"/>
          <w:numId w:val="51"/>
        </w:numPr>
      </w:pPr>
      <w:r>
        <w:t>Abre el panel de control de XAMPP</w:t>
      </w:r>
    </w:p>
    <w:p w14:paraId="6E0E183E" w14:textId="075C1054" w:rsidR="00121049" w:rsidRDefault="00121049" w:rsidP="00636666"/>
    <w:p w14:paraId="76351749" w14:textId="0A0B43DC" w:rsidR="00121049" w:rsidRDefault="00121049" w:rsidP="00636666">
      <w:pPr>
        <w:pStyle w:val="Prrafodelista"/>
        <w:numPr>
          <w:ilvl w:val="0"/>
          <w:numId w:val="51"/>
        </w:numPr>
      </w:pPr>
      <w:r>
        <w:t>Haz clic en “</w:t>
      </w:r>
      <w:proofErr w:type="spellStart"/>
      <w:r>
        <w:t>Start</w:t>
      </w:r>
      <w:proofErr w:type="spellEnd"/>
      <w:r>
        <w:t>” para:</w:t>
      </w:r>
    </w:p>
    <w:p w14:paraId="10489BE8" w14:textId="144F4A35" w:rsidR="00121049" w:rsidRDefault="00121049" w:rsidP="00121049">
      <w:pPr>
        <w:ind w:firstLine="0"/>
      </w:pPr>
    </w:p>
    <w:p w14:paraId="59D7A613" w14:textId="2BC4A4B4" w:rsidR="00121049" w:rsidRDefault="00121049" w:rsidP="00A02B3F">
      <w:pPr>
        <w:pStyle w:val="Prrafodelista"/>
        <w:numPr>
          <w:ilvl w:val="0"/>
          <w:numId w:val="47"/>
        </w:numPr>
      </w:pPr>
      <w:r>
        <w:lastRenderedPageBreak/>
        <w:t xml:space="preserve">Apache </w:t>
      </w:r>
    </w:p>
    <w:p w14:paraId="404475D0" w14:textId="77777777" w:rsidR="005E7490" w:rsidRDefault="005E7490" w:rsidP="005E7490">
      <w:pPr>
        <w:pStyle w:val="Prrafodelista"/>
        <w:ind w:left="1440" w:firstLine="0"/>
      </w:pPr>
    </w:p>
    <w:p w14:paraId="7938ACEA" w14:textId="5EE945CA" w:rsidR="00D27BC1" w:rsidRDefault="00121049" w:rsidP="007548C8">
      <w:pPr>
        <w:pStyle w:val="Prrafodelista"/>
        <w:numPr>
          <w:ilvl w:val="0"/>
          <w:numId w:val="47"/>
        </w:numPr>
      </w:pPr>
      <w:r>
        <w:t>MySQL</w:t>
      </w:r>
    </w:p>
    <w:p w14:paraId="1980003A" w14:textId="77777777" w:rsidR="007548C8" w:rsidRPr="00C34066" w:rsidRDefault="007548C8" w:rsidP="007548C8">
      <w:pPr>
        <w:pStyle w:val="Prrafodelista"/>
        <w:ind w:left="1440" w:firstLine="0"/>
      </w:pPr>
    </w:p>
    <w:p w14:paraId="0E103990" w14:textId="1E80B2A0" w:rsidR="00D820EB" w:rsidRDefault="00D820EB" w:rsidP="00D820EB">
      <w:pPr>
        <w:pStyle w:val="Ttulo2"/>
      </w:pPr>
      <w:bookmarkStart w:id="445" w:name="_Toc208864129"/>
      <w:r>
        <w:t>Pasos para la instalación</w:t>
      </w:r>
      <w:bookmarkEnd w:id="445"/>
    </w:p>
    <w:p w14:paraId="26DB1BF5" w14:textId="77777777" w:rsidR="00797B7E" w:rsidRPr="00797B7E" w:rsidRDefault="00797B7E" w:rsidP="00797B7E"/>
    <w:p w14:paraId="50ACF049" w14:textId="3647851F" w:rsidR="00797B7E" w:rsidRDefault="00797B7E" w:rsidP="00636666">
      <w:pPr>
        <w:pStyle w:val="Prrafodelista"/>
        <w:numPr>
          <w:ilvl w:val="0"/>
          <w:numId w:val="52"/>
        </w:numPr>
      </w:pPr>
      <w:r w:rsidRPr="00797B7E">
        <w:t>Copiar la carpeta del proyecto al directorio de XAMPP</w:t>
      </w:r>
      <w:r w:rsidR="00636666">
        <w:t xml:space="preserve"> </w:t>
      </w:r>
      <w:r w:rsidR="00BD366D">
        <w:t>(</w:t>
      </w:r>
      <w:r w:rsidR="007834B9" w:rsidRPr="007834B9">
        <w:t>C:\</w:t>
      </w:r>
      <w:proofErr w:type="spellStart"/>
      <w:r w:rsidR="007834B9" w:rsidRPr="007834B9">
        <w:t>xampp</w:t>
      </w:r>
      <w:proofErr w:type="spellEnd"/>
      <w:r w:rsidR="007834B9" w:rsidRPr="007834B9">
        <w:t>\</w:t>
      </w:r>
      <w:proofErr w:type="spellStart"/>
      <w:r w:rsidR="007834B9" w:rsidRPr="007834B9">
        <w:t>htdocs</w:t>
      </w:r>
      <w:proofErr w:type="spellEnd"/>
      <w:r w:rsidR="007834B9" w:rsidRPr="007834B9">
        <w:t>\</w:t>
      </w:r>
      <w:r w:rsidR="007834B9">
        <w:t>)</w:t>
      </w:r>
    </w:p>
    <w:p w14:paraId="4674FE0D" w14:textId="77777777" w:rsidR="007E7E7A" w:rsidRDefault="007E7E7A" w:rsidP="007E7E7A">
      <w:pPr>
        <w:pStyle w:val="Prrafodelista"/>
        <w:ind w:left="1080" w:firstLine="0"/>
      </w:pPr>
    </w:p>
    <w:p w14:paraId="6159360F" w14:textId="55A2F532" w:rsidR="007E7E7A" w:rsidRDefault="006641C8" w:rsidP="00636666">
      <w:pPr>
        <w:pStyle w:val="Prrafodelista"/>
        <w:numPr>
          <w:ilvl w:val="0"/>
          <w:numId w:val="52"/>
        </w:numPr>
      </w:pPr>
      <w:r>
        <w:t xml:space="preserve">Crear base de datos </w:t>
      </w:r>
    </w:p>
    <w:p w14:paraId="30294541" w14:textId="77777777" w:rsidR="006641C8" w:rsidRDefault="006641C8" w:rsidP="006641C8">
      <w:pPr>
        <w:pStyle w:val="Prrafodelista"/>
      </w:pPr>
    </w:p>
    <w:p w14:paraId="4D938A30" w14:textId="15220448" w:rsidR="006641C8" w:rsidRDefault="00D16D58" w:rsidP="006641C8">
      <w:pPr>
        <w:pStyle w:val="Prrafodelista"/>
        <w:numPr>
          <w:ilvl w:val="0"/>
          <w:numId w:val="53"/>
        </w:numPr>
      </w:pPr>
      <w:r w:rsidRPr="00D16D58">
        <w:t xml:space="preserve">Abrir el navegador y acceder a </w:t>
      </w:r>
      <w:r>
        <w:t>“</w:t>
      </w:r>
      <w:hyperlink r:id="rId111" w:history="1">
        <w:r w:rsidRPr="001D0D10">
          <w:rPr>
            <w:rStyle w:val="Hipervnculo"/>
          </w:rPr>
          <w:t>http://localhost/phpmyadmin</w:t>
        </w:r>
      </w:hyperlink>
      <w:r>
        <w:t>”</w:t>
      </w:r>
    </w:p>
    <w:p w14:paraId="5E8B6CDA" w14:textId="77777777" w:rsidR="00E02F45" w:rsidRDefault="00E02F45" w:rsidP="00E02F45">
      <w:pPr>
        <w:pStyle w:val="Prrafodelista"/>
        <w:ind w:left="1800" w:firstLine="0"/>
      </w:pPr>
    </w:p>
    <w:p w14:paraId="3D1EE5A8" w14:textId="05753882" w:rsidR="00E02F45" w:rsidRDefault="00596D58" w:rsidP="00E02F45">
      <w:pPr>
        <w:pStyle w:val="Prrafodelista"/>
        <w:numPr>
          <w:ilvl w:val="0"/>
          <w:numId w:val="53"/>
        </w:numPr>
      </w:pPr>
      <w:r w:rsidRPr="00596D58">
        <w:t xml:space="preserve">Crear una nueva base de datos con el nombre: </w:t>
      </w:r>
      <w:r w:rsidR="000C1D01">
        <w:t>biométrico</w:t>
      </w:r>
      <w:r w:rsidR="006F4A0B">
        <w:t xml:space="preserve"> (según tu base de datos)</w:t>
      </w:r>
      <w:r w:rsidR="00E02F45">
        <w:t>.</w:t>
      </w:r>
    </w:p>
    <w:p w14:paraId="61BA24B4" w14:textId="77777777" w:rsidR="00E02F45" w:rsidRDefault="00E02F45" w:rsidP="00E02F45">
      <w:pPr>
        <w:pStyle w:val="Prrafodelista"/>
        <w:ind w:left="1800" w:firstLine="0"/>
      </w:pPr>
    </w:p>
    <w:p w14:paraId="6BC02141" w14:textId="7EC5346E" w:rsidR="00596D58" w:rsidRDefault="00596D58" w:rsidP="006641C8">
      <w:pPr>
        <w:pStyle w:val="Prrafodelista"/>
        <w:numPr>
          <w:ilvl w:val="0"/>
          <w:numId w:val="53"/>
        </w:numPr>
      </w:pPr>
      <w:r>
        <w:t>Importar el archivo proporcionado desde la pestaña importar</w:t>
      </w:r>
    </w:p>
    <w:p w14:paraId="7CCC5D39" w14:textId="77777777" w:rsidR="00E02F45" w:rsidRDefault="00E02F45" w:rsidP="00E02F45">
      <w:pPr>
        <w:pStyle w:val="Prrafodelista"/>
        <w:ind w:left="1800" w:firstLine="0"/>
      </w:pPr>
    </w:p>
    <w:p w14:paraId="18789DC8" w14:textId="77777777" w:rsidR="006F4A0B" w:rsidRDefault="006F4A0B" w:rsidP="006F4A0B">
      <w:pPr>
        <w:pStyle w:val="Prrafodelista"/>
        <w:ind w:left="1800" w:firstLine="0"/>
      </w:pPr>
    </w:p>
    <w:p w14:paraId="0F55B0FE" w14:textId="5F78E5BA" w:rsidR="0071413A" w:rsidRPr="00797B7E" w:rsidRDefault="00EF77EB" w:rsidP="001B2E4F">
      <w:pPr>
        <w:pStyle w:val="Prrafodelista"/>
        <w:numPr>
          <w:ilvl w:val="0"/>
          <w:numId w:val="52"/>
        </w:numPr>
      </w:pPr>
      <w:r w:rsidRPr="00EF77EB">
        <w:t>Configurar el archivo de conexión a la base de datos (</w:t>
      </w:r>
      <w:proofErr w:type="spellStart"/>
      <w:r w:rsidRPr="00EF77EB">
        <w:t>config.php</w:t>
      </w:r>
      <w:proofErr w:type="spellEnd"/>
      <w:r>
        <w:t>)</w:t>
      </w:r>
    </w:p>
    <w:p w14:paraId="0B4D8872" w14:textId="7FFCC4E1" w:rsidR="0015276D" w:rsidRPr="0015276D" w:rsidRDefault="0015276D" w:rsidP="0015276D"/>
    <w:p w14:paraId="16EBB940" w14:textId="77777777" w:rsidR="001B2E4F" w:rsidRDefault="0015276D" w:rsidP="00D820EB">
      <w:pPr>
        <w:pStyle w:val="Ttulo2"/>
      </w:pPr>
      <w:bookmarkStart w:id="446" w:name="_Toc208864130"/>
      <w:r>
        <w:t>Ejecución del sistema</w:t>
      </w:r>
      <w:bookmarkEnd w:id="446"/>
    </w:p>
    <w:p w14:paraId="6A13540A" w14:textId="77777777" w:rsidR="00B9046B" w:rsidRDefault="00B9046B" w:rsidP="00B9046B"/>
    <w:p w14:paraId="4E233571" w14:textId="17C838C5" w:rsidR="00B9046B" w:rsidRPr="00B9046B" w:rsidRDefault="00B9046B" w:rsidP="00B9046B">
      <w:r>
        <w:t xml:space="preserve">Para más detalle ver </w:t>
      </w:r>
      <w:r w:rsidR="000C1D01">
        <w:t xml:space="preserve">el </w:t>
      </w:r>
      <w:r>
        <w:t>documento levantar</w:t>
      </w:r>
      <w:r w:rsidR="000C1D01">
        <w:t xml:space="preserve"> el sistema web</w:t>
      </w:r>
      <w:r>
        <w:t xml:space="preserve"> dentro del Google drive.</w:t>
      </w:r>
    </w:p>
    <w:p w14:paraId="6912766A" w14:textId="77777777" w:rsidR="001B2E4F" w:rsidRDefault="001B2E4F" w:rsidP="00271C5E"/>
    <w:p w14:paraId="08C5EE65" w14:textId="6B609C07" w:rsidR="00271C5E" w:rsidRDefault="003A4DE1" w:rsidP="003A4DE1">
      <w:pPr>
        <w:pStyle w:val="Prrafodelista"/>
        <w:numPr>
          <w:ilvl w:val="0"/>
          <w:numId w:val="55"/>
        </w:numPr>
      </w:pPr>
      <w:r w:rsidRPr="003A4DE1">
        <w:t>Verificar que Apache y MySQL estén en ejecución en XAMPP</w:t>
      </w:r>
    </w:p>
    <w:p w14:paraId="15D26888" w14:textId="77777777" w:rsidR="003A4DE1" w:rsidRDefault="003A4DE1" w:rsidP="003A4DE1">
      <w:pPr>
        <w:pStyle w:val="Prrafodelista"/>
        <w:ind w:left="1440" w:firstLine="0"/>
      </w:pPr>
    </w:p>
    <w:p w14:paraId="5719F5F0" w14:textId="3AC3FA05" w:rsidR="003A4DE1" w:rsidRDefault="002038D8" w:rsidP="003A4DE1">
      <w:pPr>
        <w:pStyle w:val="Prrafodelista"/>
        <w:numPr>
          <w:ilvl w:val="0"/>
          <w:numId w:val="55"/>
        </w:numPr>
      </w:pPr>
      <w:r w:rsidRPr="002038D8">
        <w:lastRenderedPageBreak/>
        <w:t>Abrir el navegador e ingresar la siguiente URL</w:t>
      </w:r>
      <w:r w:rsidR="00646F06">
        <w:t xml:space="preserve"> </w:t>
      </w:r>
      <w:hyperlink r:id="rId112" w:history="1">
        <w:r w:rsidR="00646F06" w:rsidRPr="001D0D10">
          <w:rPr>
            <w:rStyle w:val="Hipervnculo"/>
          </w:rPr>
          <w:t>http://localhost/TicTac /</w:t>
        </w:r>
      </w:hyperlink>
      <w:r w:rsidR="00646F06">
        <w:t xml:space="preserve"> ( según la carpeta del proyecto)</w:t>
      </w:r>
    </w:p>
    <w:p w14:paraId="4FC5B358" w14:textId="77777777" w:rsidR="005B4495" w:rsidRDefault="005B4495" w:rsidP="005B4495">
      <w:pPr>
        <w:pStyle w:val="Prrafodelista"/>
      </w:pPr>
    </w:p>
    <w:p w14:paraId="6E01A28B" w14:textId="0D15EE36" w:rsidR="005B4495" w:rsidRDefault="005B4495" w:rsidP="003A4DE1">
      <w:pPr>
        <w:pStyle w:val="Prrafodelista"/>
        <w:numPr>
          <w:ilvl w:val="0"/>
          <w:numId w:val="55"/>
        </w:numPr>
      </w:pPr>
      <w:r w:rsidRPr="005B4495">
        <w:t>Se mostrará la interfaz del sistema. Iniciar sesión con el usuario y contraseña entregados.</w:t>
      </w:r>
    </w:p>
    <w:p w14:paraId="74F2FA54" w14:textId="77777777" w:rsidR="000F3322" w:rsidRDefault="000F3322" w:rsidP="000F3322">
      <w:pPr>
        <w:pStyle w:val="Prrafodelista"/>
      </w:pPr>
    </w:p>
    <w:p w14:paraId="26D9E097" w14:textId="6A28E545" w:rsidR="000F3322" w:rsidRDefault="000F3322" w:rsidP="000F3322">
      <w:pPr>
        <w:pStyle w:val="Ttulo2"/>
      </w:pPr>
      <w:bookmarkStart w:id="447" w:name="_Toc208864131"/>
      <w:r>
        <w:t>Solución de errores comunes</w:t>
      </w:r>
      <w:bookmarkEnd w:id="447"/>
    </w:p>
    <w:p w14:paraId="4AFF485D" w14:textId="018F4A51" w:rsidR="005E7490" w:rsidRDefault="005E7490" w:rsidP="005E7490"/>
    <w:p w14:paraId="5BDD0A6F" w14:textId="056C7E6D" w:rsidR="005E7490" w:rsidRDefault="005E7490" w:rsidP="005E7490">
      <w:r>
        <w:t>En la tabla 6.1 se observa</w:t>
      </w:r>
      <w:r w:rsidR="00C938C9">
        <w:t>n</w:t>
      </w:r>
      <w:r>
        <w:t xml:space="preserve"> errores comunes que suceden en el proceso de ejecución del sistema, donde se presentan posibles soluciones </w:t>
      </w:r>
      <w:r w:rsidR="00505C21">
        <w:t>para ello.</w:t>
      </w:r>
    </w:p>
    <w:p w14:paraId="2FBD95F7" w14:textId="77777777" w:rsidR="00505C21" w:rsidRPr="005E7490" w:rsidRDefault="00505C21" w:rsidP="005E7490"/>
    <w:p w14:paraId="787021D3" w14:textId="1DAFD088" w:rsidR="00786713" w:rsidRPr="00786713" w:rsidRDefault="00786713" w:rsidP="00786713">
      <w:pPr>
        <w:pStyle w:val="Descripcin"/>
      </w:pPr>
      <w:bookmarkStart w:id="448" w:name="_Toc200854083"/>
      <w:bookmarkStart w:id="449" w:name="_Toc201172364"/>
      <w:bookmarkStart w:id="450" w:name="_Toc201199619"/>
      <w:bookmarkStart w:id="451" w:name="_Toc201199708"/>
      <w:bookmarkStart w:id="452" w:name="_Toc207209056"/>
      <w:bookmarkStart w:id="453" w:name="_Toc207894788"/>
      <w:bookmarkStart w:id="454" w:name="_Toc208864220"/>
      <w:bookmarkStart w:id="455" w:name="_Toc208864325"/>
      <w:r>
        <w:t xml:space="preserve">Tabla </w:t>
      </w:r>
      <w:fldSimple w:instr=" STYLEREF 1 \s ">
        <w:r w:rsidR="003917AA">
          <w:rPr>
            <w:noProof/>
          </w:rPr>
          <w:t>6</w:t>
        </w:r>
      </w:fldSimple>
      <w:r w:rsidR="003917AA">
        <w:t>.</w:t>
      </w:r>
      <w:fldSimple w:instr=" SEQ Tabla \* ARABIC \s 1 ">
        <w:r w:rsidR="003917AA">
          <w:rPr>
            <w:noProof/>
          </w:rPr>
          <w:t>1</w:t>
        </w:r>
      </w:fldSimple>
      <w:r>
        <w:t xml:space="preserve"> solución de errores comunes</w:t>
      </w:r>
      <w:bookmarkEnd w:id="448"/>
      <w:bookmarkEnd w:id="449"/>
      <w:bookmarkEnd w:id="450"/>
      <w:bookmarkEnd w:id="451"/>
      <w:bookmarkEnd w:id="452"/>
      <w:bookmarkEnd w:id="453"/>
      <w:bookmarkEnd w:id="454"/>
      <w:bookmarkEnd w:id="455"/>
    </w:p>
    <w:tbl>
      <w:tblPr>
        <w:tblStyle w:val="Tablaconcuadrcula"/>
        <w:tblW w:w="0" w:type="auto"/>
        <w:tblLook w:val="04A0" w:firstRow="1" w:lastRow="0" w:firstColumn="1" w:lastColumn="0" w:noHBand="0" w:noVBand="1"/>
      </w:tblPr>
      <w:tblGrid>
        <w:gridCol w:w="3131"/>
        <w:gridCol w:w="3131"/>
        <w:gridCol w:w="3132"/>
      </w:tblGrid>
      <w:tr w:rsidR="008F2AE0" w14:paraId="45050191" w14:textId="77777777" w:rsidTr="7AADEA38">
        <w:tc>
          <w:tcPr>
            <w:tcW w:w="3131" w:type="dxa"/>
          </w:tcPr>
          <w:p w14:paraId="577FCE09" w14:textId="75986414" w:rsidR="008F2AE0" w:rsidRDefault="001D0FBD" w:rsidP="000F3322">
            <w:pPr>
              <w:ind w:firstLine="0"/>
            </w:pPr>
            <w:r>
              <w:t>Problema</w:t>
            </w:r>
          </w:p>
        </w:tc>
        <w:tc>
          <w:tcPr>
            <w:tcW w:w="3131" w:type="dxa"/>
          </w:tcPr>
          <w:p w14:paraId="5D101445" w14:textId="679F60CF" w:rsidR="008F2AE0" w:rsidRDefault="001D0FBD" w:rsidP="000F3322">
            <w:pPr>
              <w:ind w:firstLine="0"/>
            </w:pPr>
            <w:r>
              <w:t>Posible causa</w:t>
            </w:r>
          </w:p>
        </w:tc>
        <w:tc>
          <w:tcPr>
            <w:tcW w:w="3132" w:type="dxa"/>
          </w:tcPr>
          <w:p w14:paraId="4CE69593" w14:textId="49555282" w:rsidR="008F2AE0" w:rsidRDefault="00786713" w:rsidP="000F3322">
            <w:pPr>
              <w:ind w:firstLine="0"/>
            </w:pPr>
            <w:r>
              <w:t>solución</w:t>
            </w:r>
          </w:p>
        </w:tc>
      </w:tr>
      <w:tr w:rsidR="008F2AE0" w14:paraId="786A82FE" w14:textId="77777777" w:rsidTr="7AADEA38">
        <w:tc>
          <w:tcPr>
            <w:tcW w:w="3131" w:type="dxa"/>
          </w:tcPr>
          <w:p w14:paraId="6C19F75B" w14:textId="38344E81" w:rsidR="008F2AE0" w:rsidRDefault="001D0FBD" w:rsidP="00675E96">
            <w:pPr>
              <w:ind w:firstLine="0"/>
              <w:jc w:val="left"/>
            </w:pPr>
            <w:r>
              <w:t>Error de conexión con base de datos</w:t>
            </w:r>
          </w:p>
        </w:tc>
        <w:tc>
          <w:tcPr>
            <w:tcW w:w="3131" w:type="dxa"/>
          </w:tcPr>
          <w:p w14:paraId="3B335C8A" w14:textId="063D8B3C" w:rsidR="008F2AE0" w:rsidRDefault="00B32AB5" w:rsidP="00675E96">
            <w:pPr>
              <w:ind w:firstLine="0"/>
              <w:jc w:val="left"/>
            </w:pPr>
            <w:r w:rsidRPr="00B32AB5">
              <w:t>Usuario, contraseña o nombre de BD incorrecto</w:t>
            </w:r>
          </w:p>
        </w:tc>
        <w:tc>
          <w:tcPr>
            <w:tcW w:w="3132" w:type="dxa"/>
          </w:tcPr>
          <w:p w14:paraId="3C71E4FD" w14:textId="26CD6D35" w:rsidR="008F2AE0" w:rsidRDefault="00B32AB5" w:rsidP="00675E96">
            <w:pPr>
              <w:ind w:firstLine="0"/>
              <w:jc w:val="left"/>
            </w:pPr>
            <w:r w:rsidRPr="00B32AB5">
              <w:t xml:space="preserve">Revisar archivo </w:t>
            </w:r>
            <w:r w:rsidR="00786713">
              <w:t>“</w:t>
            </w:r>
            <w:proofErr w:type="spellStart"/>
            <w:r w:rsidRPr="00B32AB5">
              <w:t>config.php</w:t>
            </w:r>
            <w:proofErr w:type="spellEnd"/>
            <w:r w:rsidR="00786713">
              <w:t>”</w:t>
            </w:r>
          </w:p>
        </w:tc>
      </w:tr>
      <w:tr w:rsidR="001D0FBD" w14:paraId="2B01086D" w14:textId="77777777" w:rsidTr="7AADEA38">
        <w:tc>
          <w:tcPr>
            <w:tcW w:w="3131" w:type="dxa"/>
          </w:tcPr>
          <w:p w14:paraId="30A15CF3" w14:textId="01ECBA31" w:rsidR="001D0FBD" w:rsidRDefault="00DE68C4" w:rsidP="00675E96">
            <w:pPr>
              <w:ind w:firstLine="0"/>
              <w:jc w:val="left"/>
            </w:pPr>
            <w:r w:rsidRPr="00DE68C4">
              <w:t>Página no carga</w:t>
            </w:r>
          </w:p>
        </w:tc>
        <w:tc>
          <w:tcPr>
            <w:tcW w:w="3131" w:type="dxa"/>
          </w:tcPr>
          <w:p w14:paraId="3977A687" w14:textId="14DB93C6" w:rsidR="001D0FBD" w:rsidRDefault="008C2203" w:rsidP="00675E96">
            <w:pPr>
              <w:ind w:firstLine="0"/>
              <w:jc w:val="left"/>
            </w:pPr>
            <w:r w:rsidRPr="008C2203">
              <w:t>Archivos mal ubicados</w:t>
            </w:r>
          </w:p>
        </w:tc>
        <w:tc>
          <w:tcPr>
            <w:tcW w:w="3132" w:type="dxa"/>
          </w:tcPr>
          <w:p w14:paraId="3E3C5120" w14:textId="3EEE957A" w:rsidR="001D0FBD" w:rsidRDefault="008C2203" w:rsidP="00675E96">
            <w:pPr>
              <w:ind w:firstLine="0"/>
              <w:jc w:val="left"/>
            </w:pPr>
            <w:r w:rsidRPr="008C2203">
              <w:t xml:space="preserve">Verificar que estén dentro de </w:t>
            </w:r>
            <w:proofErr w:type="spellStart"/>
            <w:r w:rsidRPr="008C2203">
              <w:t>htdocs</w:t>
            </w:r>
            <w:proofErr w:type="spellEnd"/>
            <w:r w:rsidRPr="008C2203">
              <w:t>/</w:t>
            </w:r>
          </w:p>
        </w:tc>
      </w:tr>
      <w:tr w:rsidR="001D0FBD" w14:paraId="7BC6122F" w14:textId="77777777" w:rsidTr="7AADEA38">
        <w:tc>
          <w:tcPr>
            <w:tcW w:w="3131" w:type="dxa"/>
          </w:tcPr>
          <w:p w14:paraId="4E480E47" w14:textId="41BF6CC8" w:rsidR="001D0FBD" w:rsidRDefault="00DE68C4" w:rsidP="00675E96">
            <w:pPr>
              <w:ind w:firstLine="0"/>
              <w:jc w:val="left"/>
            </w:pPr>
            <w:r w:rsidRPr="00DE68C4">
              <w:t>No carga interfaz</w:t>
            </w:r>
          </w:p>
        </w:tc>
        <w:tc>
          <w:tcPr>
            <w:tcW w:w="31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5"/>
              <w:gridCol w:w="30"/>
              <w:gridCol w:w="81"/>
            </w:tblGrid>
            <w:tr w:rsidR="00DE68C4" w:rsidRPr="00DE68C4" w14:paraId="7E7D3592" w14:textId="77777777" w:rsidTr="00DE68C4">
              <w:trPr>
                <w:gridAfter w:val="2"/>
                <w:tblCellSpacing w:w="15" w:type="dxa"/>
              </w:trPr>
              <w:tc>
                <w:tcPr>
                  <w:tcW w:w="0" w:type="auto"/>
                  <w:vAlign w:val="center"/>
                  <w:hideMark/>
                </w:tcPr>
                <w:p w14:paraId="47E6DB70" w14:textId="77777777" w:rsidR="00DE68C4" w:rsidRPr="00DE68C4" w:rsidRDefault="00DE68C4" w:rsidP="00675E96">
                  <w:pPr>
                    <w:spacing w:after="0"/>
                    <w:ind w:firstLine="0"/>
                    <w:jc w:val="left"/>
                  </w:pPr>
                </w:p>
              </w:tc>
            </w:tr>
            <w:tr w:rsidR="00675E96" w:rsidRPr="00DE68C4" w14:paraId="0C2F4668" w14:textId="77777777">
              <w:trPr>
                <w:tblCellSpacing w:w="15" w:type="dxa"/>
              </w:trPr>
              <w:tc>
                <w:tcPr>
                  <w:tcW w:w="0" w:type="auto"/>
                  <w:gridSpan w:val="2"/>
                  <w:vAlign w:val="center"/>
                  <w:hideMark/>
                </w:tcPr>
                <w:p w14:paraId="1EC9FFE6" w14:textId="77777777" w:rsidR="00675E96" w:rsidRPr="00DE68C4" w:rsidRDefault="00675E96" w:rsidP="00675E96">
                  <w:pPr>
                    <w:spacing w:after="0"/>
                    <w:ind w:firstLine="0"/>
                    <w:jc w:val="left"/>
                  </w:pPr>
                  <w:r w:rsidRPr="00DE68C4">
                    <w:t>Servicios no iniciados</w:t>
                  </w:r>
                </w:p>
              </w:tc>
              <w:tc>
                <w:tcPr>
                  <w:tcW w:w="0" w:type="auto"/>
                </w:tcPr>
                <w:p w14:paraId="466AD9B8" w14:textId="77777777" w:rsidR="00675E96" w:rsidRPr="00DE68C4" w:rsidRDefault="00675E96" w:rsidP="00675E96">
                  <w:pPr>
                    <w:spacing w:after="0"/>
                    <w:ind w:firstLine="0"/>
                    <w:jc w:val="left"/>
                  </w:pPr>
                </w:p>
              </w:tc>
            </w:tr>
          </w:tbl>
          <w:p w14:paraId="3D58A1F2" w14:textId="77777777" w:rsidR="001D0FBD" w:rsidRDefault="001D0FBD" w:rsidP="00675E96">
            <w:pPr>
              <w:ind w:firstLine="0"/>
              <w:jc w:val="left"/>
            </w:pPr>
          </w:p>
        </w:tc>
        <w:tc>
          <w:tcPr>
            <w:tcW w:w="3132" w:type="dxa"/>
          </w:tcPr>
          <w:p w14:paraId="0C4986D3" w14:textId="4F8F99D6" w:rsidR="001D0FBD" w:rsidRDefault="00DE68C4" w:rsidP="00675E96">
            <w:pPr>
              <w:ind w:firstLine="0"/>
              <w:jc w:val="left"/>
            </w:pPr>
            <w:r w:rsidRPr="00DE68C4">
              <w:t>Iniciar Apache y MySQL desde XAMPP</w:t>
            </w:r>
          </w:p>
        </w:tc>
      </w:tr>
    </w:tbl>
    <w:p w14:paraId="62FB3D8C" w14:textId="77777777" w:rsidR="00505C21" w:rsidRDefault="00505C21" w:rsidP="00786713"/>
    <w:p w14:paraId="00F247F1" w14:textId="77777777" w:rsidR="00C356D3" w:rsidRDefault="00C356D3" w:rsidP="00786713"/>
    <w:p w14:paraId="41D29780" w14:textId="3E9A0283" w:rsidR="00786713" w:rsidRDefault="00786713" w:rsidP="00786713">
      <w:r>
        <w:t xml:space="preserve">Fuente: Elaborado por el estudiante </w:t>
      </w:r>
      <w:r w:rsidR="00505C21">
        <w:t>de acuerdo con el</w:t>
      </w:r>
      <w:r>
        <w:t xml:space="preserve"> </w:t>
      </w:r>
      <w:r w:rsidR="00D86A1D">
        <w:t>proyecto</w:t>
      </w:r>
    </w:p>
    <w:p w14:paraId="3DAFBB25" w14:textId="77777777" w:rsidR="00C356D3" w:rsidRDefault="00C356D3" w:rsidP="00786713"/>
    <w:p w14:paraId="5EF506FF" w14:textId="77777777" w:rsidR="00C356D3" w:rsidRDefault="00C356D3" w:rsidP="00786713"/>
    <w:p w14:paraId="60CEDC4F" w14:textId="77777777" w:rsidR="00C938C9" w:rsidRPr="000F3322" w:rsidRDefault="00C938C9" w:rsidP="00786713"/>
    <w:p w14:paraId="5F4EF567" w14:textId="23F742DB" w:rsidR="000F3322" w:rsidRDefault="00160670" w:rsidP="00160670">
      <w:pPr>
        <w:pStyle w:val="Ttulo2"/>
      </w:pPr>
      <w:bookmarkStart w:id="456" w:name="_Toc208864132"/>
      <w:r>
        <w:lastRenderedPageBreak/>
        <w:t>Árbol de navegación</w:t>
      </w:r>
      <w:bookmarkEnd w:id="456"/>
    </w:p>
    <w:p w14:paraId="4CD4326E" w14:textId="77777777" w:rsidR="00FB1202" w:rsidRDefault="00FB1202" w:rsidP="00FB1202"/>
    <w:p w14:paraId="16EE648E" w14:textId="78EC48C7" w:rsidR="00FB1202" w:rsidRDefault="00FB1202" w:rsidP="00FB1202">
      <w:r>
        <w:t xml:space="preserve">La figura </w:t>
      </w:r>
      <w:r w:rsidR="00C938C9">
        <w:t>6.1</w:t>
      </w:r>
      <w:r>
        <w:t xml:space="preserve"> </w:t>
      </w:r>
      <w:r w:rsidR="004A3C63" w:rsidRPr="004A3C63">
        <w:t>El diagrama describe la arquitectura de un sistema de gestión de personal, mostrando cómo un usuario, tras iniciar sesión, accede a un panel principal para navegar por distintos módulos. Este sistema centraliza funcionalidades clave como la creación y asignación de turnos, la solicitud de vacaciones y permisos, y la generación de informes de asistencia y faltas. Además, cuenta con una sección de "Tablas Maestras" para configurar la información fundamental de la empresa (departamentos, sucursales, etc.), estructurando de manera clara la interacción entre las interfaces de usuario y las acciones específicas que se pueden realizar en la plataforma</w:t>
      </w:r>
      <w:r w:rsidR="00CB046F">
        <w:t>. Para detalle de árbol de navegación revisar anexo 9.7</w:t>
      </w:r>
    </w:p>
    <w:p w14:paraId="7D3DFE39" w14:textId="77777777" w:rsidR="00C938C9" w:rsidRPr="00FB1202" w:rsidRDefault="00C938C9" w:rsidP="00FB1202"/>
    <w:p w14:paraId="27B239DA" w14:textId="14E2BC6F" w:rsidR="00C938C9" w:rsidRPr="00B1488A" w:rsidRDefault="00C938C9" w:rsidP="00C938C9">
      <w:pPr>
        <w:pStyle w:val="Descripcin"/>
        <w:keepNext/>
        <w:rPr>
          <w:u w:val="single"/>
        </w:rPr>
      </w:pPr>
      <w:bookmarkStart w:id="457" w:name="_Toc201172439"/>
      <w:bookmarkStart w:id="458" w:name="_Toc201199620"/>
      <w:bookmarkStart w:id="459" w:name="_Toc201199709"/>
      <w:bookmarkStart w:id="460" w:name="_Toc207209057"/>
      <w:bookmarkStart w:id="461" w:name="_Toc207894789"/>
      <w:bookmarkStart w:id="462" w:name="_Toc208864221"/>
      <w:bookmarkStart w:id="463" w:name="_Toc208864326"/>
      <w:r>
        <w:t xml:space="preserve">Figura </w:t>
      </w:r>
      <w:fldSimple w:instr=" STYLEREF 1 \s ">
        <w:r w:rsidR="001F64B0">
          <w:rPr>
            <w:noProof/>
          </w:rPr>
          <w:t>6</w:t>
        </w:r>
      </w:fldSimple>
      <w:r w:rsidR="001F64B0">
        <w:t>.</w:t>
      </w:r>
      <w:fldSimple w:instr=" SEQ Figura \* ARABIC \s 1 ">
        <w:r w:rsidR="001F64B0">
          <w:rPr>
            <w:noProof/>
          </w:rPr>
          <w:t>1</w:t>
        </w:r>
      </w:fldSimple>
      <w:r>
        <w:t xml:space="preserve"> </w:t>
      </w:r>
      <w:r w:rsidRPr="00BE64BC">
        <w:t xml:space="preserve">“Árbol de navegación </w:t>
      </w:r>
      <w:proofErr w:type="spellStart"/>
      <w:r w:rsidRPr="00BE64BC">
        <w:t>EugCOM</w:t>
      </w:r>
      <w:proofErr w:type="spellEnd"/>
      <w:r w:rsidRPr="00BE64BC">
        <w:t>”</w:t>
      </w:r>
      <w:bookmarkEnd w:id="457"/>
      <w:bookmarkEnd w:id="458"/>
      <w:bookmarkEnd w:id="459"/>
      <w:bookmarkEnd w:id="460"/>
      <w:bookmarkEnd w:id="461"/>
      <w:bookmarkEnd w:id="462"/>
      <w:bookmarkEnd w:id="463"/>
    </w:p>
    <w:p w14:paraId="47A1BADC" w14:textId="7687D81F" w:rsidR="00160670" w:rsidRDefault="004A3C63" w:rsidP="006A6068">
      <w:pPr>
        <w:pStyle w:val="Sinespaciado"/>
      </w:pPr>
      <w:r>
        <w:rPr>
          <w:noProof/>
        </w:rPr>
        <w:drawing>
          <wp:inline distT="0" distB="0" distL="0" distR="0" wp14:anchorId="547B10CD" wp14:editId="08A90689">
            <wp:extent cx="5971540" cy="2117090"/>
            <wp:effectExtent l="0" t="0" r="0" b="0"/>
            <wp:docPr id="1870173692"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73692" name="Imagen 1" descr="Imagen que contiene Diagrama&#10;&#10;El contenido generado por IA puede ser incorrecto."/>
                    <pic:cNvPicPr/>
                  </pic:nvPicPr>
                  <pic:blipFill>
                    <a:blip r:embed="rId113"/>
                    <a:stretch>
                      <a:fillRect/>
                    </a:stretch>
                  </pic:blipFill>
                  <pic:spPr>
                    <a:xfrm>
                      <a:off x="0" y="0"/>
                      <a:ext cx="5971540" cy="2117090"/>
                    </a:xfrm>
                    <a:prstGeom prst="rect">
                      <a:avLst/>
                    </a:prstGeom>
                  </pic:spPr>
                </pic:pic>
              </a:graphicData>
            </a:graphic>
          </wp:inline>
        </w:drawing>
      </w:r>
    </w:p>
    <w:p w14:paraId="42B89668" w14:textId="77777777" w:rsidR="00C938C9" w:rsidRDefault="00C938C9" w:rsidP="00C356D3">
      <w:pPr>
        <w:pStyle w:val="Sinespaciado"/>
      </w:pPr>
    </w:p>
    <w:p w14:paraId="41007A09" w14:textId="77777777" w:rsidR="00C938C9" w:rsidRPr="00160670" w:rsidRDefault="00C938C9" w:rsidP="00C356D3">
      <w:pPr>
        <w:pStyle w:val="Sinespaciado"/>
      </w:pPr>
    </w:p>
    <w:p w14:paraId="395E1DA8" w14:textId="412CD05E" w:rsidR="00FB1202" w:rsidRDefault="00FB1202" w:rsidP="00BF34BF">
      <w:r>
        <w:t>Fuente: Elaborado por el estudiante de acuerdo con el proyecto</w:t>
      </w:r>
    </w:p>
    <w:p w14:paraId="6AA49AA8" w14:textId="77777777" w:rsidR="00FB1202" w:rsidRDefault="00FB1202" w:rsidP="00FB1202"/>
    <w:p w14:paraId="6DC19A9D" w14:textId="77777777" w:rsidR="00C938C9" w:rsidRDefault="00C938C9" w:rsidP="00691C95">
      <w:pPr>
        <w:ind w:firstLine="0"/>
      </w:pPr>
    </w:p>
    <w:p w14:paraId="493DB638" w14:textId="551A484D" w:rsidR="00FB1202" w:rsidRDefault="00FB1202" w:rsidP="00FB1202">
      <w:r>
        <w:t xml:space="preserve">La figura </w:t>
      </w:r>
      <w:r w:rsidR="00C938C9">
        <w:t>6.2</w:t>
      </w:r>
      <w:r>
        <w:t xml:space="preserve"> representa la visualización del menú desplegable para el usuario del primer incremento.</w:t>
      </w:r>
      <w:r w:rsidR="00CB046F">
        <w:t xml:space="preserve"> Para detalle de </w:t>
      </w:r>
      <w:r w:rsidR="00F73AF2">
        <w:t xml:space="preserve">menú desplegable </w:t>
      </w:r>
      <w:r w:rsidR="00CB046F">
        <w:t>revisar anexo 9.7</w:t>
      </w:r>
    </w:p>
    <w:p w14:paraId="052C9F18" w14:textId="34DC7FD8" w:rsidR="00691C95" w:rsidRDefault="00691C95" w:rsidP="000F3322">
      <w:pPr>
        <w:spacing w:line="278" w:lineRule="auto"/>
        <w:ind w:firstLine="0"/>
        <w:jc w:val="left"/>
      </w:pPr>
      <w:r>
        <w:br w:type="page"/>
      </w:r>
    </w:p>
    <w:p w14:paraId="3FE3DD65" w14:textId="2AB33A82" w:rsidR="00FB1202" w:rsidRDefault="00FB1202" w:rsidP="00FB1202">
      <w:pPr>
        <w:pStyle w:val="Descripcin"/>
      </w:pPr>
      <w:bookmarkStart w:id="464" w:name="_Toc201172440"/>
      <w:bookmarkStart w:id="465" w:name="_Toc201199621"/>
      <w:bookmarkStart w:id="466" w:name="_Toc201199710"/>
      <w:bookmarkStart w:id="467" w:name="_Toc207209058"/>
      <w:bookmarkStart w:id="468" w:name="_Toc207894790"/>
      <w:bookmarkStart w:id="469" w:name="_Toc208864222"/>
      <w:bookmarkStart w:id="470" w:name="_Toc208864327"/>
      <w:r>
        <w:lastRenderedPageBreak/>
        <w:t xml:space="preserve">Figura </w:t>
      </w:r>
      <w:fldSimple w:instr=" STYLEREF 1 \s ">
        <w:r w:rsidR="001F64B0">
          <w:rPr>
            <w:noProof/>
          </w:rPr>
          <w:t>6</w:t>
        </w:r>
      </w:fldSimple>
      <w:r w:rsidR="001F64B0">
        <w:t>.</w:t>
      </w:r>
      <w:fldSimple w:instr=" SEQ Figura \* ARABIC \s 1 ">
        <w:r w:rsidR="001F64B0">
          <w:rPr>
            <w:noProof/>
          </w:rPr>
          <w:t>2</w:t>
        </w:r>
      </w:fldSimple>
      <w:r>
        <w:t xml:space="preserve"> “Vista navegación menú desplegable externa”</w:t>
      </w:r>
      <w:bookmarkEnd w:id="464"/>
      <w:bookmarkEnd w:id="465"/>
      <w:bookmarkEnd w:id="466"/>
      <w:bookmarkEnd w:id="467"/>
      <w:bookmarkEnd w:id="468"/>
      <w:bookmarkEnd w:id="469"/>
      <w:bookmarkEnd w:id="470"/>
    </w:p>
    <w:p w14:paraId="2A32B526" w14:textId="4A8EDE24" w:rsidR="00FB1202" w:rsidRDefault="00FB1202" w:rsidP="000F3322">
      <w:pPr>
        <w:spacing w:line="278" w:lineRule="auto"/>
        <w:ind w:firstLine="0"/>
        <w:jc w:val="left"/>
      </w:pPr>
    </w:p>
    <w:p w14:paraId="70795618" w14:textId="314431FE" w:rsidR="00FB1202" w:rsidRDefault="004A3C63" w:rsidP="000F3322">
      <w:pPr>
        <w:spacing w:line="278" w:lineRule="auto"/>
        <w:ind w:firstLine="0"/>
        <w:jc w:val="left"/>
      </w:pPr>
      <w:r>
        <w:rPr>
          <w:noProof/>
        </w:rPr>
        <w:drawing>
          <wp:inline distT="0" distB="0" distL="0" distR="0" wp14:anchorId="203EAC2D" wp14:editId="00A0A917">
            <wp:extent cx="1435762" cy="6624084"/>
            <wp:effectExtent l="0" t="0" r="0" b="5715"/>
            <wp:docPr id="1319862970"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62970" name="Imagen 1" descr="Pantalla de computadora con letras&#10;&#10;El contenido generado por IA puede ser incorrecto."/>
                    <pic:cNvPicPr/>
                  </pic:nvPicPr>
                  <pic:blipFill>
                    <a:blip r:embed="rId114"/>
                    <a:stretch>
                      <a:fillRect/>
                    </a:stretch>
                  </pic:blipFill>
                  <pic:spPr>
                    <a:xfrm>
                      <a:off x="0" y="0"/>
                      <a:ext cx="1438247" cy="6635548"/>
                    </a:xfrm>
                    <a:prstGeom prst="rect">
                      <a:avLst/>
                    </a:prstGeom>
                  </pic:spPr>
                </pic:pic>
              </a:graphicData>
            </a:graphic>
          </wp:inline>
        </w:drawing>
      </w:r>
    </w:p>
    <w:p w14:paraId="0218ABA6" w14:textId="77777777" w:rsidR="00C938C9" w:rsidRDefault="00C938C9" w:rsidP="000F3322">
      <w:pPr>
        <w:spacing w:line="278" w:lineRule="auto"/>
        <w:ind w:firstLine="0"/>
        <w:jc w:val="left"/>
      </w:pPr>
    </w:p>
    <w:p w14:paraId="5AF51D11" w14:textId="2E8390D4" w:rsidR="00FB1202" w:rsidRDefault="00C938C9" w:rsidP="00CB0FA9">
      <w:r>
        <w:t>Fuente: Elaborado por el estudiante de acuerdo con el proyecto</w:t>
      </w:r>
      <w:r w:rsidR="00691C95">
        <w:br w:type="page"/>
      </w:r>
    </w:p>
    <w:p w14:paraId="51947794" w14:textId="51B91714" w:rsidR="00A41E72" w:rsidRDefault="1445CB98" w:rsidP="003E56C8">
      <w:pPr>
        <w:pStyle w:val="Ttulo1"/>
      </w:pPr>
      <w:bookmarkStart w:id="471" w:name="_Toc201199622"/>
      <w:bookmarkStart w:id="472" w:name="_Toc201199711"/>
      <w:bookmarkStart w:id="473" w:name="_Toc207209059"/>
      <w:bookmarkStart w:id="474" w:name="_Toc207894791"/>
      <w:bookmarkStart w:id="475" w:name="_Toc208864133"/>
      <w:bookmarkStart w:id="476" w:name="_Toc208864223"/>
      <w:bookmarkStart w:id="477" w:name="_Toc208864328"/>
      <w:r w:rsidRPr="003E56C8">
        <w:lastRenderedPageBreak/>
        <w:t>PRUEBAS</w:t>
      </w:r>
      <w:r w:rsidR="00A41E72">
        <w:t xml:space="preserve"> </w:t>
      </w:r>
      <w:r w:rsidR="00A41E72" w:rsidRPr="003E56C8">
        <w:t>UNITARIAS</w:t>
      </w:r>
      <w:bookmarkEnd w:id="471"/>
      <w:bookmarkEnd w:id="472"/>
      <w:bookmarkEnd w:id="473"/>
      <w:bookmarkEnd w:id="474"/>
      <w:bookmarkEnd w:id="475"/>
      <w:bookmarkEnd w:id="476"/>
      <w:bookmarkEnd w:id="477"/>
      <w:r w:rsidR="00987A0F">
        <w:t xml:space="preserve"> </w:t>
      </w:r>
    </w:p>
    <w:p w14:paraId="06DD6489" w14:textId="559813F2" w:rsidR="00D80C7D" w:rsidRDefault="00D80C7D" w:rsidP="00D80C7D"/>
    <w:p w14:paraId="45D9EC77" w14:textId="44B36EB0" w:rsidR="00CB0FA9" w:rsidRDefault="00CB0FA9" w:rsidP="00CB0FA9">
      <w:pPr>
        <w:pStyle w:val="Ttulo2"/>
      </w:pPr>
      <w:r>
        <w:t xml:space="preserve">Prueba Unitaria CU </w:t>
      </w:r>
      <w:r w:rsidR="004B79BA">
        <w:t>N°</w:t>
      </w:r>
      <w:r w:rsidR="001110A0">
        <w:t>1.2</w:t>
      </w:r>
    </w:p>
    <w:p w14:paraId="3B02F1C1" w14:textId="77777777" w:rsidR="001110A0" w:rsidRDefault="001110A0" w:rsidP="001110A0"/>
    <w:p w14:paraId="7B015186" w14:textId="081395DD" w:rsidR="001110A0" w:rsidRDefault="001110A0" w:rsidP="001110A0">
      <w:r>
        <w:t xml:space="preserve">En la tabla </w:t>
      </w:r>
      <w:r>
        <w:t>7</w:t>
      </w:r>
      <w:r>
        <w:t>.</w:t>
      </w:r>
      <w:r>
        <w:t>1</w:t>
      </w:r>
      <w:r>
        <w:t xml:space="preserve"> </w:t>
      </w:r>
      <w:r w:rsidRPr="006C0843">
        <w:t>se puede visualizar el Caso de uso N°1.2 cuyo propósito es asignar turnos a trabajadores, el proceso comienza cuando el usuario accede a la sección de turnos y el sistema le muestra un listado con los trabajadores, sus turnos y una lista con todos los turnos; luego el usuario puede seleccionar un trabajador, elegir un turno y guardar los cambios, a todas estas acciones el sistema responderá tal como se puede visualizar en la respectiva tabla.</w:t>
      </w:r>
    </w:p>
    <w:p w14:paraId="18F6C68D" w14:textId="77777777" w:rsidR="001110A0" w:rsidRDefault="001110A0" w:rsidP="001110A0"/>
    <w:p w14:paraId="7CA18EC4" w14:textId="77498E60" w:rsidR="001110A0" w:rsidRDefault="001110A0" w:rsidP="001110A0">
      <w:pPr>
        <w:pStyle w:val="Descripcin"/>
      </w:pPr>
      <w:r>
        <w:t xml:space="preserve">Tabla </w:t>
      </w:r>
      <w:fldSimple w:instr=" STYLEREF 1 \s ">
        <w:r w:rsidR="003917AA">
          <w:rPr>
            <w:noProof/>
          </w:rPr>
          <w:t>7</w:t>
        </w:r>
      </w:fldSimple>
      <w:r w:rsidR="003917AA">
        <w:t>.</w:t>
      </w:r>
      <w:fldSimple w:instr=" SEQ Tabla \* ARABIC \s 1 ">
        <w:r w:rsidR="003917AA">
          <w:rPr>
            <w:noProof/>
          </w:rPr>
          <w:t>1</w:t>
        </w:r>
      </w:fldSimple>
      <w:r>
        <w:t xml:space="preserve"> </w:t>
      </w:r>
      <w:r w:rsidRPr="006C0843">
        <w:t>Caso de uso N°1.2, Asignando el turno a un trabajador</w:t>
      </w:r>
    </w:p>
    <w:p w14:paraId="56776675" w14:textId="77777777" w:rsidR="001110A0" w:rsidRPr="006C0843" w:rsidRDefault="001110A0" w:rsidP="001110A0">
      <w:pPr>
        <w:pStyle w:val="Sinespaciado"/>
      </w:pPr>
      <w:r w:rsidRPr="006C0843">
        <w:rPr>
          <w:noProof/>
        </w:rPr>
        <w:drawing>
          <wp:inline distT="0" distB="0" distL="0" distR="0" wp14:anchorId="328146B6" wp14:editId="6231C529">
            <wp:extent cx="3748100" cy="2881222"/>
            <wp:effectExtent l="0" t="0" r="5080" b="0"/>
            <wp:docPr id="282690348" name="Imagen 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58521" cy="2889233"/>
                    </a:xfrm>
                    <a:prstGeom prst="rect">
                      <a:avLst/>
                    </a:prstGeom>
                    <a:noFill/>
                    <a:ln>
                      <a:noFill/>
                    </a:ln>
                  </pic:spPr>
                </pic:pic>
              </a:graphicData>
            </a:graphic>
          </wp:inline>
        </w:drawing>
      </w:r>
    </w:p>
    <w:p w14:paraId="3DA281A7" w14:textId="77777777" w:rsidR="001110A0" w:rsidRPr="006C0843" w:rsidRDefault="001110A0" w:rsidP="001110A0"/>
    <w:p w14:paraId="352214D0" w14:textId="4240F177" w:rsidR="004B79BA" w:rsidRDefault="001110A0" w:rsidP="001110A0">
      <w:r w:rsidRPr="006C0843">
        <w:t>Fuente: Elaborado por el estudiante de acuerdo con el proyecto</w:t>
      </w:r>
    </w:p>
    <w:p w14:paraId="4867183B" w14:textId="77777777" w:rsidR="001110A0" w:rsidRDefault="001110A0" w:rsidP="001110A0"/>
    <w:p w14:paraId="311D18C1" w14:textId="77777777" w:rsidR="004B79BA" w:rsidRPr="008C5944" w:rsidRDefault="004B79BA" w:rsidP="004B79BA">
      <w:r w:rsidRPr="008C5944">
        <w:t>Casos de prueba:</w:t>
      </w:r>
    </w:p>
    <w:p w14:paraId="7AE134B5" w14:textId="77777777" w:rsidR="004B79BA" w:rsidRPr="008C5944" w:rsidRDefault="004B79BA" w:rsidP="004B79BA">
      <w:pPr>
        <w:ind w:left="720" w:firstLine="0"/>
      </w:pPr>
      <w:r w:rsidRPr="008C5944">
        <w:t>Resultados Esperados:</w:t>
      </w:r>
    </w:p>
    <w:p w14:paraId="6B5F9E2C" w14:textId="77777777" w:rsidR="004B79BA" w:rsidRDefault="004B79BA" w:rsidP="004B79BA">
      <w:pPr>
        <w:ind w:left="720" w:firstLine="0"/>
      </w:pPr>
      <w:r w:rsidRPr="008C5944">
        <w:lastRenderedPageBreak/>
        <w:t>Resultados obtenidos</w:t>
      </w:r>
    </w:p>
    <w:p w14:paraId="354A6393" w14:textId="13A90222" w:rsidR="004B79BA" w:rsidRPr="008C5944" w:rsidRDefault="004B79BA" w:rsidP="004B79BA">
      <w:pPr>
        <w:ind w:left="720" w:firstLine="0"/>
      </w:pPr>
      <w:r>
        <w:t>IMAGEN RESULTADOS CON CUADROS RESALTANDOS RESULTADOS</w:t>
      </w:r>
    </w:p>
    <w:p w14:paraId="324123B5" w14:textId="77777777" w:rsidR="004B79BA" w:rsidRDefault="004B79BA" w:rsidP="004B79BA">
      <w:r>
        <w:t xml:space="preserve">Fuente: Captura realizada al sistema web </w:t>
      </w:r>
      <w:proofErr w:type="spellStart"/>
      <w:r>
        <w:t>EugCOM</w:t>
      </w:r>
      <w:proofErr w:type="spellEnd"/>
    </w:p>
    <w:p w14:paraId="69E92AD5" w14:textId="77777777" w:rsidR="004B79BA" w:rsidRPr="004B79BA" w:rsidRDefault="004B79BA" w:rsidP="004B79BA"/>
    <w:p w14:paraId="789970D8" w14:textId="73342FA9" w:rsidR="00CB0FA9" w:rsidRPr="004B79BA" w:rsidRDefault="00CB0FA9" w:rsidP="004B79BA">
      <w:pPr>
        <w:spacing w:line="278" w:lineRule="auto"/>
        <w:ind w:firstLine="0"/>
        <w:jc w:val="left"/>
        <w:rPr>
          <w:rFonts w:eastAsiaTheme="majorEastAsia" w:cstheme="majorBidi"/>
          <w:szCs w:val="32"/>
        </w:rPr>
      </w:pPr>
      <w:r>
        <w:br w:type="page"/>
      </w:r>
    </w:p>
    <w:p w14:paraId="33212931" w14:textId="555E947D" w:rsidR="00CB0FA9" w:rsidRDefault="00CB0FA9" w:rsidP="00CB0FA9">
      <w:pPr>
        <w:pStyle w:val="Ttulo2"/>
      </w:pPr>
      <w:r>
        <w:lastRenderedPageBreak/>
        <w:t xml:space="preserve">Prueba Unitaria CU </w:t>
      </w:r>
      <w:r w:rsidR="001110A0">
        <w:t>N°1.3.1</w:t>
      </w:r>
    </w:p>
    <w:p w14:paraId="352780A8" w14:textId="77777777" w:rsidR="004B79BA" w:rsidRDefault="004B79BA" w:rsidP="00CB0FA9">
      <w:pPr>
        <w:spacing w:line="278" w:lineRule="auto"/>
        <w:ind w:firstLine="0"/>
        <w:jc w:val="left"/>
      </w:pPr>
    </w:p>
    <w:p w14:paraId="5A29C60A" w14:textId="3DCD0D71" w:rsidR="001110A0" w:rsidRPr="006C0843" w:rsidRDefault="001110A0" w:rsidP="001110A0">
      <w:r>
        <w:t xml:space="preserve">En la tabla </w:t>
      </w:r>
      <w:r>
        <w:t>7.2</w:t>
      </w:r>
      <w:r>
        <w:t xml:space="preserve"> </w:t>
      </w:r>
      <w:r w:rsidRPr="006C0843">
        <w:t>se puede visualizar el Caso de uso N°1.3.1 el cual consiste en que el sistema permite editar o actualizar turnos ya creados.</w:t>
      </w:r>
    </w:p>
    <w:p w14:paraId="0F9F5DA7" w14:textId="77777777" w:rsidR="001110A0" w:rsidRPr="006C0843" w:rsidRDefault="001110A0" w:rsidP="001110A0"/>
    <w:p w14:paraId="6FD89859" w14:textId="1F0C5294" w:rsidR="001110A0" w:rsidRPr="006C0843" w:rsidRDefault="001110A0" w:rsidP="001110A0">
      <w:pPr>
        <w:pStyle w:val="Descripcin"/>
      </w:pPr>
      <w:r>
        <w:t xml:space="preserve">Tabla </w:t>
      </w:r>
      <w:fldSimple w:instr=" STYLEREF 1 \s ">
        <w:r w:rsidR="003917AA">
          <w:rPr>
            <w:noProof/>
          </w:rPr>
          <w:t>7</w:t>
        </w:r>
      </w:fldSimple>
      <w:r w:rsidR="003917AA">
        <w:t>.</w:t>
      </w:r>
      <w:fldSimple w:instr=" SEQ Tabla \* ARABIC \s 1 ">
        <w:r w:rsidR="003917AA">
          <w:rPr>
            <w:noProof/>
          </w:rPr>
          <w:t>2</w:t>
        </w:r>
      </w:fldSimple>
      <w:r w:rsidRPr="006C0843">
        <w:t xml:space="preserve"> Caso de uso N°1.3.1, Editando la descripción del turno</w:t>
      </w:r>
    </w:p>
    <w:p w14:paraId="63596F83" w14:textId="77777777" w:rsidR="001110A0" w:rsidRDefault="001110A0" w:rsidP="001110A0">
      <w:pPr>
        <w:pStyle w:val="Sinespaciado"/>
      </w:pPr>
      <w:r w:rsidRPr="00B45140">
        <w:rPr>
          <w:noProof/>
        </w:rPr>
        <w:drawing>
          <wp:inline distT="0" distB="0" distL="0" distR="0" wp14:anchorId="3E0FC239" wp14:editId="709898D1">
            <wp:extent cx="4649944" cy="3752491"/>
            <wp:effectExtent l="0" t="0" r="0" b="635"/>
            <wp:docPr id="830173516" name="Imagen 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51923" cy="3754088"/>
                    </a:xfrm>
                    <a:prstGeom prst="rect">
                      <a:avLst/>
                    </a:prstGeom>
                    <a:noFill/>
                    <a:ln>
                      <a:noFill/>
                    </a:ln>
                  </pic:spPr>
                </pic:pic>
              </a:graphicData>
            </a:graphic>
          </wp:inline>
        </w:drawing>
      </w:r>
    </w:p>
    <w:p w14:paraId="7917E50E" w14:textId="77777777" w:rsidR="001110A0" w:rsidRPr="006C0843" w:rsidRDefault="001110A0" w:rsidP="001110A0">
      <w:pPr>
        <w:pStyle w:val="Sinespaciado"/>
      </w:pPr>
    </w:p>
    <w:p w14:paraId="24BB3C94" w14:textId="77777777" w:rsidR="001110A0" w:rsidRPr="006C0843" w:rsidRDefault="001110A0" w:rsidP="001110A0">
      <w:r w:rsidRPr="006C0843">
        <w:t>Fuente: Elaborado por el estudiante de acuerdo con el proyecto</w:t>
      </w:r>
    </w:p>
    <w:p w14:paraId="469362F9" w14:textId="77777777" w:rsidR="004B79BA" w:rsidRPr="008C5944" w:rsidRDefault="004B79BA" w:rsidP="004B79BA">
      <w:r w:rsidRPr="008C5944">
        <w:t>Casos de prueba:</w:t>
      </w:r>
    </w:p>
    <w:p w14:paraId="1F48C0DA" w14:textId="77777777" w:rsidR="004B79BA" w:rsidRPr="008C5944" w:rsidRDefault="004B79BA" w:rsidP="004B79BA">
      <w:pPr>
        <w:ind w:left="720" w:firstLine="0"/>
      </w:pPr>
      <w:r w:rsidRPr="008C5944">
        <w:t>Resultados Esperados:</w:t>
      </w:r>
    </w:p>
    <w:p w14:paraId="451B3D9E" w14:textId="77777777" w:rsidR="004B79BA" w:rsidRDefault="004B79BA" w:rsidP="004B79BA">
      <w:pPr>
        <w:ind w:left="720" w:firstLine="0"/>
      </w:pPr>
      <w:r w:rsidRPr="008C5944">
        <w:t>Resultados obtenidos</w:t>
      </w:r>
    </w:p>
    <w:p w14:paraId="4117A8BF" w14:textId="77777777" w:rsidR="004B79BA" w:rsidRPr="008C5944" w:rsidRDefault="004B79BA" w:rsidP="004B79BA">
      <w:pPr>
        <w:ind w:left="720" w:firstLine="0"/>
      </w:pPr>
      <w:r>
        <w:t>IMAGEN RESULTADOS CON CUADROS RESALTANDOS RESULTADOS</w:t>
      </w:r>
    </w:p>
    <w:p w14:paraId="43B172C4" w14:textId="77777777" w:rsidR="004B79BA" w:rsidRDefault="004B79BA" w:rsidP="004B79BA">
      <w:r>
        <w:t xml:space="preserve">Fuente: Captura realizada al sistema web </w:t>
      </w:r>
      <w:proofErr w:type="spellStart"/>
      <w:r>
        <w:t>EugCOM</w:t>
      </w:r>
      <w:proofErr w:type="spellEnd"/>
    </w:p>
    <w:p w14:paraId="1DF9C83C" w14:textId="34156DF1" w:rsidR="004B79BA" w:rsidRPr="004B79BA" w:rsidRDefault="00CB0FA9" w:rsidP="00CB0FA9">
      <w:pPr>
        <w:spacing w:line="278" w:lineRule="auto"/>
        <w:ind w:firstLine="0"/>
        <w:jc w:val="left"/>
      </w:pPr>
      <w:r>
        <w:lastRenderedPageBreak/>
        <w:br w:type="page"/>
      </w:r>
    </w:p>
    <w:p w14:paraId="4E0B5887" w14:textId="07AEBC70" w:rsidR="00CB0FA9" w:rsidRDefault="00CB0FA9" w:rsidP="00CB0FA9">
      <w:pPr>
        <w:pStyle w:val="Ttulo2"/>
      </w:pPr>
      <w:r>
        <w:lastRenderedPageBreak/>
        <w:t xml:space="preserve">Prueba Unitaria CU </w:t>
      </w:r>
      <w:r w:rsidR="001110A0">
        <w:t>N°1.3.</w:t>
      </w:r>
      <w:r w:rsidR="001110A0">
        <w:t>2</w:t>
      </w:r>
    </w:p>
    <w:p w14:paraId="4333F927" w14:textId="77777777" w:rsidR="004B79BA" w:rsidRPr="004B79BA" w:rsidRDefault="004B79BA" w:rsidP="004B79BA"/>
    <w:p w14:paraId="64EB0C5D" w14:textId="06AC5E43" w:rsidR="001110A0" w:rsidRPr="006C0843" w:rsidRDefault="001110A0" w:rsidP="001110A0">
      <w:r w:rsidRPr="006C0843">
        <w:t xml:space="preserve">En la </w:t>
      </w:r>
      <w:r w:rsidRPr="006C0843">
        <w:rPr>
          <w:i/>
        </w:rPr>
        <w:t xml:space="preserve">Tabla </w:t>
      </w:r>
      <w:r>
        <w:rPr>
          <w:i/>
        </w:rPr>
        <w:t>7.3</w:t>
      </w:r>
      <w:r w:rsidRPr="006C0843">
        <w:t xml:space="preserve"> se puede visualizar el Caso de uso N°1.3.2, el cual consiste en que el sistema permite cambiar el turno a un trabajador que ya presenta un turno.</w:t>
      </w:r>
    </w:p>
    <w:p w14:paraId="284646E5" w14:textId="77777777" w:rsidR="001110A0" w:rsidRPr="006C0843" w:rsidRDefault="001110A0" w:rsidP="001110A0">
      <w:pPr>
        <w:spacing w:line="278" w:lineRule="auto"/>
        <w:ind w:firstLine="0"/>
        <w:jc w:val="left"/>
        <w:rPr>
          <w:i/>
          <w:iCs/>
        </w:rPr>
      </w:pPr>
    </w:p>
    <w:p w14:paraId="1412C0C7" w14:textId="77777777" w:rsidR="001110A0" w:rsidRDefault="001110A0" w:rsidP="001110A0">
      <w:pPr>
        <w:pStyle w:val="Descripcin"/>
      </w:pPr>
    </w:p>
    <w:p w14:paraId="2B1A8361" w14:textId="48ACD041" w:rsidR="001110A0" w:rsidRPr="006C0843" w:rsidRDefault="001110A0" w:rsidP="001110A0">
      <w:pPr>
        <w:pStyle w:val="Descripcin"/>
      </w:pPr>
      <w:r>
        <w:t xml:space="preserve">Tabla </w:t>
      </w:r>
      <w:fldSimple w:instr=" STYLEREF 1 \s ">
        <w:r w:rsidR="003917AA">
          <w:rPr>
            <w:noProof/>
          </w:rPr>
          <w:t>7</w:t>
        </w:r>
      </w:fldSimple>
      <w:r w:rsidR="003917AA">
        <w:t>.</w:t>
      </w:r>
      <w:fldSimple w:instr=" SEQ Tabla \* ARABIC \s 1 ">
        <w:r w:rsidR="003917AA">
          <w:rPr>
            <w:noProof/>
          </w:rPr>
          <w:t>3</w:t>
        </w:r>
      </w:fldSimple>
      <w:r w:rsidRPr="006C0843">
        <w:t xml:space="preserve"> Caso de uso N°1.3.2, Cambiando el turno de los trabajadores</w:t>
      </w:r>
    </w:p>
    <w:p w14:paraId="332EDEF4" w14:textId="77777777" w:rsidR="001110A0" w:rsidRPr="006C0843" w:rsidRDefault="001110A0" w:rsidP="001110A0">
      <w:pPr>
        <w:pStyle w:val="Sinespaciado"/>
      </w:pPr>
      <w:r w:rsidRPr="006C0843">
        <w:rPr>
          <w:noProof/>
        </w:rPr>
        <w:drawing>
          <wp:inline distT="0" distB="0" distL="0" distR="0" wp14:anchorId="6E0A5496" wp14:editId="66D3A16C">
            <wp:extent cx="4909449" cy="3985403"/>
            <wp:effectExtent l="0" t="0" r="5715" b="0"/>
            <wp:docPr id="1790343057" name="Imagen 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12958" cy="3988252"/>
                    </a:xfrm>
                    <a:prstGeom prst="rect">
                      <a:avLst/>
                    </a:prstGeom>
                    <a:noFill/>
                    <a:ln>
                      <a:noFill/>
                    </a:ln>
                  </pic:spPr>
                </pic:pic>
              </a:graphicData>
            </a:graphic>
          </wp:inline>
        </w:drawing>
      </w:r>
    </w:p>
    <w:p w14:paraId="282C11C1" w14:textId="77777777" w:rsidR="001110A0" w:rsidRPr="006C0843" w:rsidRDefault="001110A0" w:rsidP="001110A0">
      <w:pPr>
        <w:spacing w:line="278" w:lineRule="auto"/>
        <w:ind w:firstLine="0"/>
        <w:jc w:val="left"/>
      </w:pPr>
    </w:p>
    <w:p w14:paraId="3DB1EE28" w14:textId="77777777" w:rsidR="001110A0" w:rsidRPr="006C0843" w:rsidRDefault="001110A0" w:rsidP="001110A0">
      <w:r w:rsidRPr="006C0843">
        <w:t>Fuente: Elaborado por el estudiante de acuerdo con el proyecto</w:t>
      </w:r>
    </w:p>
    <w:p w14:paraId="13DF9A9A" w14:textId="77777777" w:rsidR="004B79BA" w:rsidRPr="008C5944" w:rsidRDefault="004B79BA" w:rsidP="004B79BA">
      <w:r w:rsidRPr="008C5944">
        <w:t>Casos de prueba:</w:t>
      </w:r>
    </w:p>
    <w:p w14:paraId="043AC6EA" w14:textId="77777777" w:rsidR="004B79BA" w:rsidRPr="008C5944" w:rsidRDefault="004B79BA" w:rsidP="004B79BA">
      <w:pPr>
        <w:ind w:left="720" w:firstLine="0"/>
      </w:pPr>
      <w:r w:rsidRPr="008C5944">
        <w:t>Resultados Esperados:</w:t>
      </w:r>
    </w:p>
    <w:p w14:paraId="5DED9EA0" w14:textId="77777777" w:rsidR="004B79BA" w:rsidRDefault="004B79BA" w:rsidP="004B79BA">
      <w:pPr>
        <w:ind w:left="720" w:firstLine="0"/>
      </w:pPr>
      <w:r w:rsidRPr="008C5944">
        <w:t>Resultados obtenidos</w:t>
      </w:r>
    </w:p>
    <w:p w14:paraId="7FEB52FD" w14:textId="77777777" w:rsidR="004B79BA" w:rsidRPr="008C5944" w:rsidRDefault="004B79BA" w:rsidP="004B79BA">
      <w:pPr>
        <w:ind w:left="720" w:firstLine="0"/>
      </w:pPr>
      <w:r>
        <w:lastRenderedPageBreak/>
        <w:t>IMAGEN RESULTADOS CON CUADROS RESALTANDOS RESULTADOS</w:t>
      </w:r>
    </w:p>
    <w:p w14:paraId="01DB9F36" w14:textId="77777777" w:rsidR="004B79BA" w:rsidRDefault="004B79BA" w:rsidP="004B79BA">
      <w:r>
        <w:t xml:space="preserve">Fuente: Captura realizada al sistema web </w:t>
      </w:r>
      <w:proofErr w:type="spellStart"/>
      <w:r>
        <w:t>EugCOM</w:t>
      </w:r>
      <w:proofErr w:type="spellEnd"/>
    </w:p>
    <w:p w14:paraId="1FFB517B" w14:textId="307D5994" w:rsidR="00CB0FA9" w:rsidRPr="00CB0FA9" w:rsidRDefault="00CB0FA9" w:rsidP="00CB0FA9">
      <w:pPr>
        <w:spacing w:line="278" w:lineRule="auto"/>
        <w:ind w:firstLine="0"/>
        <w:jc w:val="left"/>
        <w:rPr>
          <w:rFonts w:eastAsiaTheme="majorEastAsia" w:cstheme="majorBidi"/>
          <w:szCs w:val="32"/>
        </w:rPr>
      </w:pPr>
      <w:r>
        <w:br w:type="page"/>
      </w:r>
    </w:p>
    <w:p w14:paraId="55779C90" w14:textId="77777777" w:rsidR="00CB0FA9" w:rsidRPr="00CB0FA9" w:rsidRDefault="00CB0FA9" w:rsidP="00CB0FA9"/>
    <w:p w14:paraId="105CE3BB" w14:textId="605B6721" w:rsidR="00CB0FA9" w:rsidRDefault="00CB0FA9" w:rsidP="00CB0FA9">
      <w:pPr>
        <w:pStyle w:val="Ttulo2"/>
      </w:pPr>
      <w:r>
        <w:t>Prueba Unitaria CU</w:t>
      </w:r>
      <w:r w:rsidR="001110A0">
        <w:t xml:space="preserve"> N°1.5</w:t>
      </w:r>
    </w:p>
    <w:p w14:paraId="1E71C5B9" w14:textId="77777777" w:rsidR="004B79BA" w:rsidRDefault="004B79BA" w:rsidP="004B79BA"/>
    <w:p w14:paraId="1D24BCF6" w14:textId="2BFB45AF" w:rsidR="001110A0" w:rsidRPr="006C0843" w:rsidRDefault="001110A0" w:rsidP="001110A0">
      <w:r w:rsidRPr="006C0843">
        <w:t>En la</w:t>
      </w:r>
      <w:r w:rsidRPr="006C0843">
        <w:rPr>
          <w:i/>
        </w:rPr>
        <w:t xml:space="preserve"> Tabla </w:t>
      </w:r>
      <w:r>
        <w:rPr>
          <w:i/>
        </w:rPr>
        <w:t>7.4</w:t>
      </w:r>
      <w:r w:rsidRPr="006C0843">
        <w:rPr>
          <w:i/>
        </w:rPr>
        <w:t xml:space="preserve"> </w:t>
      </w:r>
      <w:r w:rsidRPr="006C0843">
        <w:t>se puede visualizar el Caso de uso N°1.5 cuyo propósito es crear los departamentos de la empresa, el sistema permite agregar los departamentos que pertenecen a la empresa.</w:t>
      </w:r>
    </w:p>
    <w:p w14:paraId="2571FDAA" w14:textId="77777777" w:rsidR="001110A0" w:rsidRPr="006C0843" w:rsidRDefault="001110A0" w:rsidP="001110A0">
      <w:pPr>
        <w:spacing w:line="278" w:lineRule="auto"/>
        <w:ind w:firstLine="0"/>
        <w:jc w:val="left"/>
      </w:pPr>
    </w:p>
    <w:p w14:paraId="211D2380" w14:textId="3D64A8B3" w:rsidR="001110A0" w:rsidRPr="006C0843" w:rsidRDefault="001110A0" w:rsidP="001110A0">
      <w:pPr>
        <w:pStyle w:val="Descripcin"/>
      </w:pPr>
      <w:r>
        <w:t xml:space="preserve">Tabla </w:t>
      </w:r>
      <w:fldSimple w:instr=" STYLEREF 1 \s ">
        <w:r w:rsidR="003917AA">
          <w:rPr>
            <w:noProof/>
          </w:rPr>
          <w:t>7</w:t>
        </w:r>
      </w:fldSimple>
      <w:r w:rsidR="003917AA">
        <w:t>.</w:t>
      </w:r>
      <w:fldSimple w:instr=" SEQ Tabla \* ARABIC \s 1 ">
        <w:r w:rsidR="003917AA">
          <w:rPr>
            <w:noProof/>
          </w:rPr>
          <w:t>4</w:t>
        </w:r>
      </w:fldSimple>
      <w:r w:rsidRPr="006C0843">
        <w:t xml:space="preserve"> Caso de uso N°1.5, Creando los departamentos de la empresa</w:t>
      </w:r>
    </w:p>
    <w:p w14:paraId="75E79693" w14:textId="77777777" w:rsidR="001110A0" w:rsidRPr="006C0843" w:rsidRDefault="001110A0" w:rsidP="001110A0">
      <w:pPr>
        <w:pStyle w:val="Sinespaciado"/>
      </w:pPr>
      <w:r w:rsidRPr="00B45140">
        <w:rPr>
          <w:noProof/>
        </w:rPr>
        <w:drawing>
          <wp:inline distT="0" distB="0" distL="0" distR="0" wp14:anchorId="77C041BC" wp14:editId="5D2CE8B8">
            <wp:extent cx="4872305" cy="3916392"/>
            <wp:effectExtent l="0" t="0" r="5080" b="8255"/>
            <wp:docPr id="604778305" name="Imagen 8"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8.png" descr="Interfaz de usuario gráfica, Texto, Aplicación, Correo electrónico&#10;&#10;El contenido generado por IA puede ser incorrec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74972" cy="3918536"/>
                    </a:xfrm>
                    <a:prstGeom prst="rect">
                      <a:avLst/>
                    </a:prstGeom>
                    <a:noFill/>
                    <a:ln>
                      <a:noFill/>
                    </a:ln>
                  </pic:spPr>
                </pic:pic>
              </a:graphicData>
            </a:graphic>
          </wp:inline>
        </w:drawing>
      </w:r>
    </w:p>
    <w:p w14:paraId="508884A1" w14:textId="77777777" w:rsidR="001110A0" w:rsidRPr="006C0843" w:rsidRDefault="001110A0" w:rsidP="001110A0">
      <w:pPr>
        <w:spacing w:line="278" w:lineRule="auto"/>
        <w:ind w:firstLine="0"/>
        <w:jc w:val="left"/>
      </w:pPr>
    </w:p>
    <w:p w14:paraId="2054FED0" w14:textId="77777777" w:rsidR="001110A0" w:rsidRDefault="001110A0" w:rsidP="001110A0">
      <w:r w:rsidRPr="006C0843">
        <w:t>Fuente: Elaborado por el estudiante de acuerdo con el proyecto</w:t>
      </w:r>
    </w:p>
    <w:p w14:paraId="56AC159D" w14:textId="77777777" w:rsidR="004B79BA" w:rsidRPr="008C5944" w:rsidRDefault="004B79BA" w:rsidP="004B79BA">
      <w:r w:rsidRPr="008C5944">
        <w:t>Casos de prueba:</w:t>
      </w:r>
    </w:p>
    <w:p w14:paraId="22C6106A" w14:textId="77777777" w:rsidR="004B79BA" w:rsidRPr="008C5944" w:rsidRDefault="004B79BA" w:rsidP="004B79BA">
      <w:pPr>
        <w:ind w:left="720" w:firstLine="0"/>
      </w:pPr>
      <w:r w:rsidRPr="008C5944">
        <w:t>Resultados Esperados:</w:t>
      </w:r>
    </w:p>
    <w:p w14:paraId="237066F6" w14:textId="77777777" w:rsidR="004B79BA" w:rsidRDefault="004B79BA" w:rsidP="004B79BA">
      <w:pPr>
        <w:ind w:left="720" w:firstLine="0"/>
      </w:pPr>
      <w:r w:rsidRPr="008C5944">
        <w:t>Resultados obtenidos</w:t>
      </w:r>
    </w:p>
    <w:p w14:paraId="2A2AA48A" w14:textId="77777777" w:rsidR="004B79BA" w:rsidRPr="008C5944" w:rsidRDefault="004B79BA" w:rsidP="004B79BA">
      <w:pPr>
        <w:ind w:left="720" w:firstLine="0"/>
      </w:pPr>
      <w:r>
        <w:lastRenderedPageBreak/>
        <w:t>IMAGEN RESULTADOS CON CUADROS RESALTANDOS RESULTADOS</w:t>
      </w:r>
    </w:p>
    <w:p w14:paraId="40F70C50" w14:textId="77777777" w:rsidR="004B79BA" w:rsidRDefault="004B79BA" w:rsidP="004B79BA">
      <w:r>
        <w:t xml:space="preserve">Fuente: Captura realizada al sistema web </w:t>
      </w:r>
      <w:proofErr w:type="spellStart"/>
      <w:r>
        <w:t>EugCOM</w:t>
      </w:r>
      <w:proofErr w:type="spellEnd"/>
    </w:p>
    <w:p w14:paraId="5C96F23B" w14:textId="77777777" w:rsidR="004B79BA" w:rsidRPr="004B79BA" w:rsidRDefault="004B79BA" w:rsidP="004B79BA"/>
    <w:p w14:paraId="46236EE0" w14:textId="7C1222DE" w:rsidR="00CB0FA9" w:rsidRPr="00CB0FA9" w:rsidRDefault="00CB0FA9" w:rsidP="00CB0FA9">
      <w:pPr>
        <w:spacing w:line="278" w:lineRule="auto"/>
        <w:ind w:firstLine="0"/>
        <w:jc w:val="left"/>
        <w:rPr>
          <w:rFonts w:eastAsiaTheme="majorEastAsia" w:cstheme="majorBidi"/>
          <w:szCs w:val="32"/>
        </w:rPr>
      </w:pPr>
      <w:r>
        <w:br w:type="page"/>
      </w:r>
    </w:p>
    <w:p w14:paraId="4950D44D" w14:textId="1C0EBC35" w:rsidR="00CB0FA9" w:rsidRDefault="00CB0FA9" w:rsidP="00CB0FA9">
      <w:pPr>
        <w:pStyle w:val="Ttulo2"/>
      </w:pPr>
      <w:r>
        <w:lastRenderedPageBreak/>
        <w:t xml:space="preserve">Prueba Unitaria CU </w:t>
      </w:r>
      <w:r w:rsidR="001110A0">
        <w:t>N°1.6</w:t>
      </w:r>
    </w:p>
    <w:p w14:paraId="65438628" w14:textId="77777777" w:rsidR="004B79BA" w:rsidRPr="004B79BA" w:rsidRDefault="004B79BA" w:rsidP="004B79BA"/>
    <w:p w14:paraId="1B63377F" w14:textId="51571C86" w:rsidR="001110A0" w:rsidRDefault="001110A0" w:rsidP="001110A0">
      <w:r w:rsidRPr="00627D3D">
        <w:t xml:space="preserve">En la </w:t>
      </w:r>
      <w:r w:rsidRPr="00627D3D">
        <w:rPr>
          <w:i/>
        </w:rPr>
        <w:t xml:space="preserve">Tabla </w:t>
      </w:r>
      <w:r>
        <w:rPr>
          <w:i/>
        </w:rPr>
        <w:t>7.5</w:t>
      </w:r>
      <w:r>
        <w:rPr>
          <w:i/>
        </w:rPr>
        <w:t xml:space="preserve"> se</w:t>
      </w:r>
      <w:r w:rsidRPr="00627D3D">
        <w:t xml:space="preserve"> puede visualizar el Caso de uso N°1.6 que consiste en activar o desactivar un departamento, es decir, el sistema permite activar o desactivar un departamento</w:t>
      </w:r>
      <w:r>
        <w:t xml:space="preserve"> </w:t>
      </w:r>
      <w:r w:rsidRPr="00BA4800">
        <w:t>con el fin de mostrar departamentos activos/inactivos</w:t>
      </w:r>
      <w:r>
        <w:t>.</w:t>
      </w:r>
    </w:p>
    <w:p w14:paraId="4854B770" w14:textId="77777777" w:rsidR="001110A0" w:rsidRPr="00627D3D" w:rsidRDefault="001110A0" w:rsidP="001110A0"/>
    <w:p w14:paraId="750E1548" w14:textId="2D2BCE14" w:rsidR="001110A0" w:rsidRPr="00627D3D" w:rsidRDefault="001110A0" w:rsidP="001110A0">
      <w:pPr>
        <w:pStyle w:val="Descripcin"/>
      </w:pPr>
      <w:r>
        <w:t xml:space="preserve">Tabla </w:t>
      </w:r>
      <w:fldSimple w:instr=" STYLEREF 1 \s ">
        <w:r w:rsidR="003917AA">
          <w:rPr>
            <w:noProof/>
          </w:rPr>
          <w:t>7</w:t>
        </w:r>
      </w:fldSimple>
      <w:r w:rsidR="003917AA">
        <w:t>.</w:t>
      </w:r>
      <w:fldSimple w:instr=" SEQ Tabla \* ARABIC \s 1 ">
        <w:r w:rsidR="003917AA">
          <w:rPr>
            <w:noProof/>
          </w:rPr>
          <w:t>5</w:t>
        </w:r>
      </w:fldSimple>
      <w:r>
        <w:t xml:space="preserve"> </w:t>
      </w:r>
      <w:r w:rsidRPr="00627D3D">
        <w:t>Caso de uso N°1.6, cambiando el estado de un departamento</w:t>
      </w:r>
    </w:p>
    <w:p w14:paraId="385363F1" w14:textId="77777777" w:rsidR="001110A0" w:rsidRPr="00627D3D" w:rsidRDefault="001110A0" w:rsidP="001110A0">
      <w:pPr>
        <w:pStyle w:val="Sinespaciado"/>
      </w:pPr>
      <w:r>
        <w:rPr>
          <w:noProof/>
        </w:rPr>
        <w:drawing>
          <wp:inline distT="0" distB="0" distL="0" distR="0" wp14:anchorId="21FF307A" wp14:editId="6CEDCF16">
            <wp:extent cx="4352745" cy="3830129"/>
            <wp:effectExtent l="0" t="0" r="0" b="0"/>
            <wp:docPr id="72971859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57720" name="Imagen 1" descr="Tabla&#10;&#10;El contenido generado por IA puede ser incorrecto."/>
                    <pic:cNvPicPr/>
                  </pic:nvPicPr>
                  <pic:blipFill>
                    <a:blip r:embed="rId21"/>
                    <a:stretch>
                      <a:fillRect/>
                    </a:stretch>
                  </pic:blipFill>
                  <pic:spPr>
                    <a:xfrm>
                      <a:off x="0" y="0"/>
                      <a:ext cx="4357422" cy="3834244"/>
                    </a:xfrm>
                    <a:prstGeom prst="rect">
                      <a:avLst/>
                    </a:prstGeom>
                  </pic:spPr>
                </pic:pic>
              </a:graphicData>
            </a:graphic>
          </wp:inline>
        </w:drawing>
      </w:r>
    </w:p>
    <w:p w14:paraId="722DE6E5" w14:textId="77777777" w:rsidR="001110A0" w:rsidRPr="00627D3D" w:rsidRDefault="001110A0" w:rsidP="001110A0">
      <w:pPr>
        <w:spacing w:line="278" w:lineRule="auto"/>
        <w:ind w:firstLine="0"/>
        <w:jc w:val="left"/>
      </w:pPr>
    </w:p>
    <w:p w14:paraId="65FFD0EE" w14:textId="77777777" w:rsidR="001110A0" w:rsidRDefault="001110A0" w:rsidP="001110A0">
      <w:r w:rsidRPr="00627D3D">
        <w:t>Fuente: Elaborado por el estudiante de acuerdo con el proyecto</w:t>
      </w:r>
    </w:p>
    <w:p w14:paraId="1B6FF6F4" w14:textId="77777777" w:rsidR="004B79BA" w:rsidRPr="008C5944" w:rsidRDefault="004B79BA" w:rsidP="004B79BA">
      <w:r w:rsidRPr="008C5944">
        <w:t>Casos de prueba:</w:t>
      </w:r>
    </w:p>
    <w:p w14:paraId="31619D2C" w14:textId="77777777" w:rsidR="004B79BA" w:rsidRPr="008C5944" w:rsidRDefault="004B79BA" w:rsidP="004B79BA">
      <w:pPr>
        <w:ind w:left="720" w:firstLine="0"/>
      </w:pPr>
      <w:r w:rsidRPr="008C5944">
        <w:t>Resultados Esperados:</w:t>
      </w:r>
    </w:p>
    <w:p w14:paraId="08D77E9C" w14:textId="77777777" w:rsidR="004B79BA" w:rsidRDefault="004B79BA" w:rsidP="004B79BA">
      <w:pPr>
        <w:ind w:left="720" w:firstLine="0"/>
      </w:pPr>
      <w:r w:rsidRPr="008C5944">
        <w:t>Resultados obtenidos</w:t>
      </w:r>
    </w:p>
    <w:p w14:paraId="4E20EBCB" w14:textId="77777777" w:rsidR="004B79BA" w:rsidRPr="008C5944" w:rsidRDefault="004B79BA" w:rsidP="004B79BA">
      <w:pPr>
        <w:ind w:left="720" w:firstLine="0"/>
      </w:pPr>
      <w:r>
        <w:t>IMAGEN RESULTADOS CON CUADROS RESALTANDOS RESULTADOS</w:t>
      </w:r>
    </w:p>
    <w:p w14:paraId="6002A705" w14:textId="77777777" w:rsidR="004B79BA" w:rsidRDefault="004B79BA" w:rsidP="004B79BA">
      <w:r>
        <w:lastRenderedPageBreak/>
        <w:t xml:space="preserve">Fuente: Captura realizada al sistema web </w:t>
      </w:r>
      <w:proofErr w:type="spellStart"/>
      <w:r>
        <w:t>EugCOM</w:t>
      </w:r>
      <w:proofErr w:type="spellEnd"/>
    </w:p>
    <w:p w14:paraId="7BCAE53A" w14:textId="77777777" w:rsidR="004B79BA" w:rsidRPr="004B79BA" w:rsidRDefault="004B79BA" w:rsidP="004B79BA"/>
    <w:p w14:paraId="019C4347" w14:textId="3B09BE18" w:rsidR="00CB0FA9" w:rsidRPr="00CB0FA9" w:rsidRDefault="00CB0FA9" w:rsidP="00CB0FA9">
      <w:pPr>
        <w:spacing w:line="278" w:lineRule="auto"/>
        <w:ind w:firstLine="0"/>
        <w:jc w:val="left"/>
        <w:rPr>
          <w:rFonts w:eastAsiaTheme="majorEastAsia" w:cstheme="majorBidi"/>
          <w:szCs w:val="32"/>
        </w:rPr>
      </w:pPr>
      <w:r>
        <w:br w:type="page"/>
      </w:r>
    </w:p>
    <w:p w14:paraId="27114211" w14:textId="715B4DA3" w:rsidR="00CB0FA9" w:rsidRDefault="00CB0FA9" w:rsidP="00CB0FA9">
      <w:pPr>
        <w:pStyle w:val="Ttulo2"/>
      </w:pPr>
      <w:r>
        <w:lastRenderedPageBreak/>
        <w:t xml:space="preserve">Prueba Unitaria CU </w:t>
      </w:r>
      <w:r w:rsidR="001110A0">
        <w:t>N°1.8</w:t>
      </w:r>
    </w:p>
    <w:p w14:paraId="163A368D" w14:textId="77777777" w:rsidR="004B79BA" w:rsidRDefault="004B79BA" w:rsidP="004B79BA"/>
    <w:p w14:paraId="3D251097" w14:textId="3899D6F3" w:rsidR="001110A0" w:rsidRPr="006C0843" w:rsidRDefault="001110A0" w:rsidP="001110A0">
      <w:r w:rsidRPr="006C0843">
        <w:t xml:space="preserve">En la </w:t>
      </w:r>
      <w:r w:rsidRPr="006C0843">
        <w:rPr>
          <w:i/>
        </w:rPr>
        <w:t>Tabla</w:t>
      </w:r>
      <w:r>
        <w:rPr>
          <w:i/>
        </w:rPr>
        <w:t xml:space="preserve"> 7.6</w:t>
      </w:r>
      <w:r w:rsidRPr="006C0843">
        <w:rPr>
          <w:i/>
        </w:rPr>
        <w:t xml:space="preserve"> </w:t>
      </w:r>
      <w:r w:rsidRPr="006C0843">
        <w:t>se puede visualizar el Caso de uso N°1.8 en el cual el proceso comienza cuando el usuario se dirige a la pestaña de permisos y el sistema le muestra la pestaña de permisos con los listados de permisos, luego el usuario puede crear un permiso con su correspondiente motivo y el sistema guarda el motivo de permiso del trabajador.</w:t>
      </w:r>
    </w:p>
    <w:p w14:paraId="51FA3809" w14:textId="77777777" w:rsidR="001110A0" w:rsidRPr="006C0843" w:rsidRDefault="001110A0" w:rsidP="001110A0">
      <w:pPr>
        <w:spacing w:line="278" w:lineRule="auto"/>
        <w:ind w:firstLine="0"/>
        <w:jc w:val="left"/>
      </w:pPr>
    </w:p>
    <w:p w14:paraId="0744A08B" w14:textId="672A095D" w:rsidR="001110A0" w:rsidRPr="006C0843" w:rsidRDefault="001110A0" w:rsidP="001110A0">
      <w:pPr>
        <w:pStyle w:val="Descripcin"/>
      </w:pPr>
      <w:r>
        <w:t xml:space="preserve">Tabla </w:t>
      </w:r>
      <w:fldSimple w:instr=" STYLEREF 1 \s ">
        <w:r w:rsidR="003917AA">
          <w:rPr>
            <w:noProof/>
          </w:rPr>
          <w:t>7</w:t>
        </w:r>
      </w:fldSimple>
      <w:r w:rsidR="003917AA">
        <w:t>.</w:t>
      </w:r>
      <w:fldSimple w:instr=" SEQ Tabla \* ARABIC \s 1 ">
        <w:r w:rsidR="003917AA">
          <w:rPr>
            <w:noProof/>
          </w:rPr>
          <w:t>6</w:t>
        </w:r>
      </w:fldSimple>
      <w:r>
        <w:t xml:space="preserve"> </w:t>
      </w:r>
      <w:r w:rsidRPr="006C0843">
        <w:t>Caso de uso N °1.8, Creando motivo de permiso</w:t>
      </w:r>
    </w:p>
    <w:p w14:paraId="6ECF9DDB" w14:textId="77777777" w:rsidR="001110A0" w:rsidRPr="006C0843" w:rsidRDefault="001110A0" w:rsidP="001110A0">
      <w:pPr>
        <w:pStyle w:val="Sinespaciado"/>
      </w:pPr>
      <w:r w:rsidRPr="006C0843">
        <w:rPr>
          <w:noProof/>
        </w:rPr>
        <w:drawing>
          <wp:inline distT="0" distB="0" distL="0" distR="0" wp14:anchorId="6786770F" wp14:editId="2C925A5C">
            <wp:extent cx="5971540" cy="4780915"/>
            <wp:effectExtent l="0" t="0" r="0" b="635"/>
            <wp:docPr id="2029315115" name="Imagen 1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71540" cy="4780915"/>
                    </a:xfrm>
                    <a:prstGeom prst="rect">
                      <a:avLst/>
                    </a:prstGeom>
                    <a:noFill/>
                    <a:ln>
                      <a:noFill/>
                    </a:ln>
                  </pic:spPr>
                </pic:pic>
              </a:graphicData>
            </a:graphic>
          </wp:inline>
        </w:drawing>
      </w:r>
    </w:p>
    <w:p w14:paraId="2DE7BE97" w14:textId="77777777" w:rsidR="001110A0" w:rsidRPr="006C0843" w:rsidRDefault="001110A0" w:rsidP="001110A0">
      <w:pPr>
        <w:spacing w:line="278" w:lineRule="auto"/>
        <w:ind w:firstLine="0"/>
        <w:jc w:val="left"/>
      </w:pPr>
    </w:p>
    <w:p w14:paraId="2E876D37" w14:textId="77777777" w:rsidR="001110A0" w:rsidRPr="006C0843" w:rsidRDefault="001110A0" w:rsidP="001110A0">
      <w:pPr>
        <w:spacing w:line="278" w:lineRule="auto"/>
        <w:ind w:firstLine="0"/>
        <w:jc w:val="left"/>
      </w:pPr>
    </w:p>
    <w:p w14:paraId="1C759FF7" w14:textId="77777777" w:rsidR="001110A0" w:rsidRDefault="001110A0" w:rsidP="001110A0">
      <w:r w:rsidRPr="006C0843">
        <w:t>Fuente: Elaborado por el estudiante de acuerdo con el proyecto</w:t>
      </w:r>
    </w:p>
    <w:p w14:paraId="4B4CC478" w14:textId="77777777" w:rsidR="004B79BA" w:rsidRPr="008C5944" w:rsidRDefault="004B79BA" w:rsidP="004B79BA">
      <w:r w:rsidRPr="008C5944">
        <w:lastRenderedPageBreak/>
        <w:t>Casos de prueba:</w:t>
      </w:r>
    </w:p>
    <w:p w14:paraId="5B1A14D2" w14:textId="77777777" w:rsidR="004B79BA" w:rsidRPr="008C5944" w:rsidRDefault="004B79BA" w:rsidP="004B79BA">
      <w:pPr>
        <w:ind w:left="720" w:firstLine="0"/>
      </w:pPr>
      <w:r w:rsidRPr="008C5944">
        <w:t>Resultados Esperados:</w:t>
      </w:r>
    </w:p>
    <w:p w14:paraId="129DA557" w14:textId="77777777" w:rsidR="004B79BA" w:rsidRDefault="004B79BA" w:rsidP="004B79BA">
      <w:pPr>
        <w:ind w:left="720" w:firstLine="0"/>
      </w:pPr>
      <w:r w:rsidRPr="008C5944">
        <w:t>Resultados obtenidos</w:t>
      </w:r>
    </w:p>
    <w:p w14:paraId="44DCC768" w14:textId="77777777" w:rsidR="004B79BA" w:rsidRPr="008C5944" w:rsidRDefault="004B79BA" w:rsidP="004B79BA">
      <w:pPr>
        <w:ind w:left="720" w:firstLine="0"/>
      </w:pPr>
      <w:r>
        <w:t>IMAGEN RESULTADOS CON CUADROS RESALTANDOS RESULTADOS</w:t>
      </w:r>
    </w:p>
    <w:p w14:paraId="64DAC196" w14:textId="77777777" w:rsidR="004B79BA" w:rsidRDefault="004B79BA" w:rsidP="004B79BA">
      <w:r>
        <w:t xml:space="preserve">Fuente: Captura realizada al sistema web </w:t>
      </w:r>
      <w:proofErr w:type="spellStart"/>
      <w:r>
        <w:t>EugCOM</w:t>
      </w:r>
      <w:proofErr w:type="spellEnd"/>
    </w:p>
    <w:p w14:paraId="37AC3E76" w14:textId="77777777" w:rsidR="004B79BA" w:rsidRPr="004B79BA" w:rsidRDefault="004B79BA" w:rsidP="004B79BA"/>
    <w:p w14:paraId="2CBD911A" w14:textId="2046F2A5" w:rsidR="00CB0FA9" w:rsidRPr="00CB0FA9" w:rsidRDefault="00CB0FA9" w:rsidP="00CB0FA9">
      <w:pPr>
        <w:spacing w:line="278" w:lineRule="auto"/>
        <w:ind w:firstLine="0"/>
        <w:jc w:val="left"/>
        <w:rPr>
          <w:rFonts w:eastAsiaTheme="majorEastAsia" w:cstheme="majorBidi"/>
          <w:szCs w:val="32"/>
        </w:rPr>
      </w:pPr>
      <w:r>
        <w:br w:type="page"/>
      </w:r>
    </w:p>
    <w:p w14:paraId="24318613" w14:textId="550B709C" w:rsidR="00CB0FA9" w:rsidRDefault="00CB0FA9" w:rsidP="00CB0FA9">
      <w:pPr>
        <w:pStyle w:val="Ttulo2"/>
      </w:pPr>
      <w:r>
        <w:lastRenderedPageBreak/>
        <w:t xml:space="preserve">Prueba Unitaria CU </w:t>
      </w:r>
      <w:r w:rsidR="001110A0">
        <w:t>N°1.9</w:t>
      </w:r>
    </w:p>
    <w:p w14:paraId="688DEE8B" w14:textId="77777777" w:rsidR="004B79BA" w:rsidRDefault="004B79BA" w:rsidP="004B79BA"/>
    <w:p w14:paraId="41D4DF5D" w14:textId="02869BB4" w:rsidR="001110A0" w:rsidRPr="00627D3D" w:rsidRDefault="001110A0" w:rsidP="001110A0">
      <w:r w:rsidRPr="00627D3D">
        <w:t xml:space="preserve">En la </w:t>
      </w:r>
      <w:r w:rsidRPr="00627D3D">
        <w:rPr>
          <w:i/>
        </w:rPr>
        <w:t xml:space="preserve">Tabla </w:t>
      </w:r>
      <w:r>
        <w:rPr>
          <w:i/>
        </w:rPr>
        <w:t>7.7</w:t>
      </w:r>
      <w:r>
        <w:rPr>
          <w:i/>
        </w:rPr>
        <w:t xml:space="preserve"> </w:t>
      </w:r>
      <w:r w:rsidRPr="00627D3D">
        <w:t>se puede visualizar el Caso de Uso N°1.9 que consiste en activar o desactivar un motivo de permiso de un trabajador, siempre y cuando se tengan agregados los motivos de permisos.</w:t>
      </w:r>
    </w:p>
    <w:p w14:paraId="1E89C3C9" w14:textId="77777777" w:rsidR="001110A0" w:rsidRPr="00627D3D" w:rsidRDefault="001110A0" w:rsidP="001110A0">
      <w:pPr>
        <w:spacing w:line="278" w:lineRule="auto"/>
        <w:ind w:firstLine="0"/>
        <w:jc w:val="left"/>
      </w:pPr>
    </w:p>
    <w:p w14:paraId="2628B70F" w14:textId="543B5A78" w:rsidR="001110A0" w:rsidRPr="00627D3D" w:rsidRDefault="001110A0" w:rsidP="001110A0">
      <w:pPr>
        <w:pStyle w:val="Descripcin"/>
      </w:pPr>
      <w:r>
        <w:t xml:space="preserve">Tabla </w:t>
      </w:r>
      <w:fldSimple w:instr=" STYLEREF 1 \s ">
        <w:r w:rsidR="003917AA">
          <w:rPr>
            <w:noProof/>
          </w:rPr>
          <w:t>7</w:t>
        </w:r>
      </w:fldSimple>
      <w:r w:rsidR="003917AA">
        <w:t>.</w:t>
      </w:r>
      <w:fldSimple w:instr=" SEQ Tabla \* ARABIC \s 1 ">
        <w:r w:rsidR="003917AA">
          <w:rPr>
            <w:noProof/>
          </w:rPr>
          <w:t>7</w:t>
        </w:r>
      </w:fldSimple>
      <w:r>
        <w:t xml:space="preserve"> </w:t>
      </w:r>
      <w:r w:rsidRPr="00627D3D">
        <w:t>Caso de uso N°1.9, Activando/Desactivando motivo de permiso</w:t>
      </w:r>
    </w:p>
    <w:p w14:paraId="03038768" w14:textId="77777777" w:rsidR="001110A0" w:rsidRPr="00627D3D" w:rsidRDefault="001110A0" w:rsidP="001110A0">
      <w:pPr>
        <w:pStyle w:val="Sinespaciado"/>
      </w:pPr>
      <w:r w:rsidRPr="00627D3D">
        <w:rPr>
          <w:noProof/>
        </w:rPr>
        <w:drawing>
          <wp:inline distT="0" distB="0" distL="0" distR="0" wp14:anchorId="348BE9F1" wp14:editId="4A6E8280">
            <wp:extent cx="4201064" cy="3410349"/>
            <wp:effectExtent l="0" t="0" r="9525" b="0"/>
            <wp:docPr id="1410719068" name="Imagen 74"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 Tabla&#10;&#10;El contenido generado por IA puede ser incorrect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04605" cy="3413224"/>
                    </a:xfrm>
                    <a:prstGeom prst="rect">
                      <a:avLst/>
                    </a:prstGeom>
                    <a:noFill/>
                    <a:ln>
                      <a:noFill/>
                    </a:ln>
                  </pic:spPr>
                </pic:pic>
              </a:graphicData>
            </a:graphic>
          </wp:inline>
        </w:drawing>
      </w:r>
    </w:p>
    <w:p w14:paraId="560577C8" w14:textId="77777777" w:rsidR="001110A0" w:rsidRPr="00627D3D" w:rsidRDefault="001110A0" w:rsidP="001110A0">
      <w:pPr>
        <w:spacing w:line="278" w:lineRule="auto"/>
        <w:ind w:firstLine="0"/>
        <w:jc w:val="left"/>
      </w:pPr>
    </w:p>
    <w:p w14:paraId="2AD1252D" w14:textId="77777777" w:rsidR="001110A0" w:rsidRDefault="001110A0" w:rsidP="001110A0">
      <w:r w:rsidRPr="00627D3D">
        <w:t>Fuente: Elaborado por el estudiante de acuerdo con el proyecto</w:t>
      </w:r>
    </w:p>
    <w:p w14:paraId="3DB59615" w14:textId="77777777" w:rsidR="001110A0" w:rsidRDefault="001110A0" w:rsidP="001110A0"/>
    <w:p w14:paraId="2AAD3F2B" w14:textId="77777777" w:rsidR="004B79BA" w:rsidRPr="008C5944" w:rsidRDefault="004B79BA" w:rsidP="004B79BA">
      <w:r w:rsidRPr="008C5944">
        <w:t>Casos de prueba:</w:t>
      </w:r>
    </w:p>
    <w:p w14:paraId="535D2F82" w14:textId="77777777" w:rsidR="004B79BA" w:rsidRPr="008C5944" w:rsidRDefault="004B79BA" w:rsidP="004B79BA">
      <w:pPr>
        <w:ind w:left="720" w:firstLine="0"/>
      </w:pPr>
      <w:r w:rsidRPr="008C5944">
        <w:t>Resultados Esperados:</w:t>
      </w:r>
    </w:p>
    <w:p w14:paraId="38F474BB" w14:textId="77777777" w:rsidR="004B79BA" w:rsidRDefault="004B79BA" w:rsidP="004B79BA">
      <w:pPr>
        <w:ind w:left="720" w:firstLine="0"/>
      </w:pPr>
      <w:r w:rsidRPr="008C5944">
        <w:t>Resultados obtenidos</w:t>
      </w:r>
    </w:p>
    <w:p w14:paraId="152EEFFF" w14:textId="77777777" w:rsidR="004B79BA" w:rsidRPr="008C5944" w:rsidRDefault="004B79BA" w:rsidP="004B79BA">
      <w:pPr>
        <w:ind w:left="720" w:firstLine="0"/>
      </w:pPr>
      <w:r>
        <w:t>IMAGEN RESULTADOS CON CUADROS RESALTANDOS RESULTADOS</w:t>
      </w:r>
    </w:p>
    <w:p w14:paraId="44B9B6BE" w14:textId="77777777" w:rsidR="004B79BA" w:rsidRDefault="004B79BA" w:rsidP="004B79BA">
      <w:r>
        <w:lastRenderedPageBreak/>
        <w:t xml:space="preserve">Fuente: Captura realizada al sistema web </w:t>
      </w:r>
      <w:proofErr w:type="spellStart"/>
      <w:r>
        <w:t>EugCOM</w:t>
      </w:r>
      <w:proofErr w:type="spellEnd"/>
    </w:p>
    <w:p w14:paraId="6BCAE0D2" w14:textId="77777777" w:rsidR="004B79BA" w:rsidRPr="004B79BA" w:rsidRDefault="004B79BA" w:rsidP="004B79BA"/>
    <w:p w14:paraId="4EE4F727" w14:textId="50D46DC4" w:rsidR="00CB0FA9" w:rsidRPr="00CB0FA9" w:rsidRDefault="00CB0FA9" w:rsidP="00CB0FA9">
      <w:pPr>
        <w:spacing w:line="278" w:lineRule="auto"/>
        <w:ind w:firstLine="0"/>
        <w:jc w:val="left"/>
        <w:rPr>
          <w:rFonts w:eastAsiaTheme="majorEastAsia" w:cstheme="majorBidi"/>
          <w:szCs w:val="32"/>
        </w:rPr>
      </w:pPr>
      <w:r>
        <w:br w:type="page"/>
      </w:r>
    </w:p>
    <w:p w14:paraId="1AF148FE" w14:textId="342E645E" w:rsidR="00CB0FA9" w:rsidRDefault="00CB0FA9" w:rsidP="00CB0FA9">
      <w:pPr>
        <w:pStyle w:val="Ttulo2"/>
      </w:pPr>
      <w:r>
        <w:lastRenderedPageBreak/>
        <w:t xml:space="preserve">Prueba Unitaria CU </w:t>
      </w:r>
      <w:r w:rsidR="001110A0">
        <w:t>N°1.11</w:t>
      </w:r>
    </w:p>
    <w:p w14:paraId="788A48EF" w14:textId="77777777" w:rsidR="004B79BA" w:rsidRDefault="004B79BA" w:rsidP="004B79BA"/>
    <w:p w14:paraId="444DDF56" w14:textId="62E965CB" w:rsidR="001110A0" w:rsidRPr="006C0843" w:rsidRDefault="001110A0" w:rsidP="001110A0">
      <w:r w:rsidRPr="006C0843">
        <w:t xml:space="preserve">En la </w:t>
      </w:r>
      <w:r w:rsidRPr="006C0843">
        <w:rPr>
          <w:i/>
        </w:rPr>
        <w:t xml:space="preserve">Tabla </w:t>
      </w:r>
      <w:r>
        <w:rPr>
          <w:i/>
        </w:rPr>
        <w:t>7.8</w:t>
      </w:r>
      <w:r w:rsidRPr="006C0843">
        <w:rPr>
          <w:i/>
        </w:rPr>
        <w:t xml:space="preserve"> </w:t>
      </w:r>
      <w:r w:rsidRPr="006C0843">
        <w:t>se puede visualizar el Caso de uso N°1.11 cuyo propósito es crear el tipo de contrato con su correspondiente descripción.</w:t>
      </w:r>
    </w:p>
    <w:p w14:paraId="7A7DC5B3" w14:textId="77777777" w:rsidR="001110A0" w:rsidRPr="006C0843" w:rsidRDefault="001110A0" w:rsidP="001110A0"/>
    <w:p w14:paraId="46164D9A" w14:textId="53D937AE" w:rsidR="001110A0" w:rsidRPr="006C0843" w:rsidRDefault="001110A0" w:rsidP="001110A0">
      <w:pPr>
        <w:pStyle w:val="Descripcin"/>
      </w:pPr>
      <w:r>
        <w:t xml:space="preserve">Tabla </w:t>
      </w:r>
      <w:fldSimple w:instr=" STYLEREF 1 \s ">
        <w:r w:rsidR="003917AA">
          <w:rPr>
            <w:noProof/>
          </w:rPr>
          <w:t>7</w:t>
        </w:r>
      </w:fldSimple>
      <w:r w:rsidR="003917AA">
        <w:t>.</w:t>
      </w:r>
      <w:fldSimple w:instr=" SEQ Tabla \* ARABIC \s 1 ">
        <w:r w:rsidR="003917AA">
          <w:rPr>
            <w:noProof/>
          </w:rPr>
          <w:t>8</w:t>
        </w:r>
      </w:fldSimple>
      <w:r>
        <w:t xml:space="preserve"> </w:t>
      </w:r>
      <w:r w:rsidRPr="006C0843">
        <w:t>Caso de uso N °1.11, Creando tipos de contratos con su descripción</w:t>
      </w:r>
    </w:p>
    <w:p w14:paraId="60ABE43C" w14:textId="77777777" w:rsidR="001110A0" w:rsidRPr="006C0843" w:rsidRDefault="001110A0" w:rsidP="001110A0">
      <w:pPr>
        <w:pStyle w:val="Sinespaciado"/>
      </w:pPr>
      <w:r w:rsidRPr="00B45140">
        <w:rPr>
          <w:noProof/>
        </w:rPr>
        <w:drawing>
          <wp:inline distT="0" distB="0" distL="0" distR="0" wp14:anchorId="395E1EA2" wp14:editId="758B3703">
            <wp:extent cx="4734334" cy="3450566"/>
            <wp:effectExtent l="0" t="0" r="0" b="0"/>
            <wp:docPr id="1272763845" name="Imagen 1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36100" cy="3451853"/>
                    </a:xfrm>
                    <a:prstGeom prst="rect">
                      <a:avLst/>
                    </a:prstGeom>
                    <a:noFill/>
                    <a:ln>
                      <a:noFill/>
                    </a:ln>
                  </pic:spPr>
                </pic:pic>
              </a:graphicData>
            </a:graphic>
          </wp:inline>
        </w:drawing>
      </w:r>
    </w:p>
    <w:p w14:paraId="3D5FC317" w14:textId="77777777" w:rsidR="001110A0" w:rsidRPr="006C0843" w:rsidRDefault="001110A0" w:rsidP="001110A0">
      <w:pPr>
        <w:ind w:firstLine="0"/>
      </w:pPr>
    </w:p>
    <w:p w14:paraId="1DCC1569" w14:textId="77777777" w:rsidR="001110A0" w:rsidRDefault="001110A0" w:rsidP="001110A0">
      <w:r w:rsidRPr="006C0843">
        <w:t>Fuente: Elaborado por el estudiante de acuerdo con el proyecto</w:t>
      </w:r>
    </w:p>
    <w:p w14:paraId="0766F36B" w14:textId="77777777" w:rsidR="004B79BA" w:rsidRPr="008C5944" w:rsidRDefault="004B79BA" w:rsidP="004B79BA">
      <w:r w:rsidRPr="008C5944">
        <w:t>Casos de prueba:</w:t>
      </w:r>
    </w:p>
    <w:p w14:paraId="1395066C" w14:textId="77777777" w:rsidR="004B79BA" w:rsidRPr="008C5944" w:rsidRDefault="004B79BA" w:rsidP="004B79BA">
      <w:pPr>
        <w:ind w:left="720" w:firstLine="0"/>
      </w:pPr>
      <w:r w:rsidRPr="008C5944">
        <w:t>Resultados Esperados:</w:t>
      </w:r>
    </w:p>
    <w:p w14:paraId="572419B3" w14:textId="77777777" w:rsidR="004B79BA" w:rsidRDefault="004B79BA" w:rsidP="004B79BA">
      <w:pPr>
        <w:ind w:left="720" w:firstLine="0"/>
      </w:pPr>
      <w:r w:rsidRPr="008C5944">
        <w:t>Resultados obtenidos</w:t>
      </w:r>
    </w:p>
    <w:p w14:paraId="1EFAD846" w14:textId="77777777" w:rsidR="004B79BA" w:rsidRPr="008C5944" w:rsidRDefault="004B79BA" w:rsidP="004B79BA">
      <w:pPr>
        <w:ind w:left="720" w:firstLine="0"/>
      </w:pPr>
      <w:r>
        <w:t>IMAGEN RESULTADOS CON CUADROS RESALTANDOS RESULTADOS</w:t>
      </w:r>
    </w:p>
    <w:p w14:paraId="1847ACA8" w14:textId="77777777" w:rsidR="004B79BA" w:rsidRDefault="004B79BA" w:rsidP="004B79BA">
      <w:r>
        <w:t xml:space="preserve">Fuente: Captura realizada al sistema web </w:t>
      </w:r>
      <w:proofErr w:type="spellStart"/>
      <w:r>
        <w:t>EugCOM</w:t>
      </w:r>
      <w:proofErr w:type="spellEnd"/>
    </w:p>
    <w:p w14:paraId="2DC6DC16" w14:textId="77777777" w:rsidR="004B79BA" w:rsidRPr="004B79BA" w:rsidRDefault="004B79BA" w:rsidP="004B79BA"/>
    <w:p w14:paraId="5E8AA5BB" w14:textId="7DC2BA97" w:rsidR="00CB0FA9" w:rsidRPr="00CB0FA9" w:rsidRDefault="00CB0FA9" w:rsidP="00CB0FA9">
      <w:pPr>
        <w:spacing w:line="278" w:lineRule="auto"/>
        <w:ind w:firstLine="0"/>
        <w:jc w:val="left"/>
        <w:rPr>
          <w:rFonts w:eastAsiaTheme="majorEastAsia" w:cstheme="majorBidi"/>
          <w:szCs w:val="32"/>
        </w:rPr>
      </w:pPr>
      <w:r>
        <w:br w:type="page"/>
      </w:r>
    </w:p>
    <w:p w14:paraId="3589F3B1" w14:textId="1F447503" w:rsidR="00CB0FA9" w:rsidRDefault="00CB0FA9" w:rsidP="00CB0FA9">
      <w:pPr>
        <w:pStyle w:val="Ttulo2"/>
      </w:pPr>
      <w:r>
        <w:lastRenderedPageBreak/>
        <w:t xml:space="preserve">Prueba Unitaria CU </w:t>
      </w:r>
      <w:r w:rsidR="001110A0">
        <w:t>N°1.12</w:t>
      </w:r>
    </w:p>
    <w:p w14:paraId="64A42190" w14:textId="77777777" w:rsidR="004B79BA" w:rsidRDefault="004B79BA" w:rsidP="004B79BA"/>
    <w:p w14:paraId="35603A12" w14:textId="6506A2E7" w:rsidR="001110A0" w:rsidRPr="003E7C7C" w:rsidRDefault="001110A0" w:rsidP="001110A0">
      <w:pPr>
        <w:rPr>
          <w:u w:val="single"/>
        </w:rPr>
      </w:pPr>
      <w:r w:rsidRPr="00627D3D">
        <w:t xml:space="preserve">En la </w:t>
      </w:r>
      <w:r w:rsidRPr="00627D3D">
        <w:rPr>
          <w:i/>
        </w:rPr>
        <w:t xml:space="preserve">Tabla </w:t>
      </w:r>
      <w:r>
        <w:rPr>
          <w:i/>
        </w:rPr>
        <w:t>7.9</w:t>
      </w:r>
      <w:r w:rsidRPr="00627D3D">
        <w:t xml:space="preserve"> se puede visualizar el Caso de uso N°1.12 que consiste en activar o desactivar un tipo de contrato y el sistema agrega u oculta un tipo de contrato dependiendo de las acciones realizadas.</w:t>
      </w:r>
    </w:p>
    <w:p w14:paraId="47A09BE8" w14:textId="77777777" w:rsidR="001110A0" w:rsidRPr="00627D3D" w:rsidRDefault="001110A0" w:rsidP="001110A0">
      <w:pPr>
        <w:spacing w:line="278" w:lineRule="auto"/>
        <w:ind w:firstLine="0"/>
        <w:jc w:val="left"/>
      </w:pPr>
    </w:p>
    <w:p w14:paraId="7789E52D" w14:textId="579F5637" w:rsidR="001110A0" w:rsidRPr="00627D3D" w:rsidRDefault="001110A0" w:rsidP="001110A0">
      <w:pPr>
        <w:pStyle w:val="Descripcin"/>
      </w:pPr>
      <w:r>
        <w:t xml:space="preserve">Tabla </w:t>
      </w:r>
      <w:fldSimple w:instr=" STYLEREF 1 \s ">
        <w:r w:rsidR="003917AA">
          <w:rPr>
            <w:noProof/>
          </w:rPr>
          <w:t>7</w:t>
        </w:r>
      </w:fldSimple>
      <w:r w:rsidR="003917AA">
        <w:t>.</w:t>
      </w:r>
      <w:fldSimple w:instr=" SEQ Tabla \* ARABIC \s 1 ">
        <w:r w:rsidR="003917AA">
          <w:rPr>
            <w:noProof/>
          </w:rPr>
          <w:t>9</w:t>
        </w:r>
      </w:fldSimple>
      <w:r>
        <w:t xml:space="preserve"> </w:t>
      </w:r>
      <w:r w:rsidRPr="00627D3D">
        <w:t>Caso de uso N °1.12, cambiando el estado de un tipo de contrato</w:t>
      </w:r>
    </w:p>
    <w:p w14:paraId="6128C4CD" w14:textId="376B2A77" w:rsidR="001110A0" w:rsidRPr="00627D3D" w:rsidRDefault="001110A0" w:rsidP="001110A0">
      <w:pPr>
        <w:pStyle w:val="Sinespaciado"/>
      </w:pPr>
      <w:r w:rsidRPr="00627D3D">
        <w:rPr>
          <w:noProof/>
        </w:rPr>
        <w:drawing>
          <wp:inline distT="0" distB="0" distL="0" distR="0" wp14:anchorId="641171DD" wp14:editId="7CC54814">
            <wp:extent cx="4412806" cy="3554083"/>
            <wp:effectExtent l="0" t="0" r="6985" b="8890"/>
            <wp:docPr id="1585566260" name="Imagen 7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19866" cy="3559769"/>
                    </a:xfrm>
                    <a:prstGeom prst="rect">
                      <a:avLst/>
                    </a:prstGeom>
                    <a:noFill/>
                    <a:ln>
                      <a:noFill/>
                    </a:ln>
                  </pic:spPr>
                </pic:pic>
              </a:graphicData>
            </a:graphic>
          </wp:inline>
        </w:drawing>
      </w:r>
    </w:p>
    <w:p w14:paraId="7412DFB6" w14:textId="77777777" w:rsidR="001110A0" w:rsidRPr="00627D3D" w:rsidRDefault="001110A0" w:rsidP="001110A0">
      <w:pPr>
        <w:spacing w:line="278" w:lineRule="auto"/>
        <w:ind w:firstLine="0"/>
        <w:jc w:val="left"/>
      </w:pPr>
    </w:p>
    <w:p w14:paraId="131D3F48" w14:textId="77777777" w:rsidR="001110A0" w:rsidRDefault="001110A0" w:rsidP="001110A0">
      <w:r w:rsidRPr="00627D3D">
        <w:t>Fuente: Elaborado por el estudiante de acuerdo con el proyecto</w:t>
      </w:r>
    </w:p>
    <w:p w14:paraId="7AA58D96" w14:textId="77777777" w:rsidR="001110A0" w:rsidRPr="00627D3D" w:rsidRDefault="001110A0" w:rsidP="001110A0"/>
    <w:p w14:paraId="3A006698" w14:textId="77777777" w:rsidR="004B79BA" w:rsidRPr="008C5944" w:rsidRDefault="004B79BA" w:rsidP="004B79BA">
      <w:r w:rsidRPr="008C5944">
        <w:t>Casos de prueba:</w:t>
      </w:r>
    </w:p>
    <w:p w14:paraId="3C6CA05F" w14:textId="77777777" w:rsidR="004B79BA" w:rsidRPr="008C5944" w:rsidRDefault="004B79BA" w:rsidP="004B79BA">
      <w:pPr>
        <w:ind w:left="720" w:firstLine="0"/>
      </w:pPr>
      <w:r w:rsidRPr="008C5944">
        <w:t>Resultados Esperados:</w:t>
      </w:r>
    </w:p>
    <w:p w14:paraId="2E513D78" w14:textId="77777777" w:rsidR="004B79BA" w:rsidRDefault="004B79BA" w:rsidP="004B79BA">
      <w:pPr>
        <w:ind w:left="720" w:firstLine="0"/>
      </w:pPr>
      <w:r w:rsidRPr="008C5944">
        <w:t>Resultados obtenidos</w:t>
      </w:r>
    </w:p>
    <w:p w14:paraId="7DB00014" w14:textId="77777777" w:rsidR="004B79BA" w:rsidRPr="008C5944" w:rsidRDefault="004B79BA" w:rsidP="004B79BA">
      <w:pPr>
        <w:ind w:left="720" w:firstLine="0"/>
      </w:pPr>
      <w:r>
        <w:t>IMAGEN RESULTADOS CON CUADROS RESALTANDOS RESULTADOS</w:t>
      </w:r>
    </w:p>
    <w:p w14:paraId="63FFF726" w14:textId="77777777" w:rsidR="004B79BA" w:rsidRDefault="004B79BA" w:rsidP="004B79BA">
      <w:r>
        <w:lastRenderedPageBreak/>
        <w:t xml:space="preserve">Fuente: Captura realizada al sistema web </w:t>
      </w:r>
      <w:proofErr w:type="spellStart"/>
      <w:r>
        <w:t>EugCOM</w:t>
      </w:r>
      <w:proofErr w:type="spellEnd"/>
    </w:p>
    <w:p w14:paraId="64349C8D" w14:textId="77777777" w:rsidR="004B79BA" w:rsidRPr="004B79BA" w:rsidRDefault="004B79BA" w:rsidP="004B79BA"/>
    <w:p w14:paraId="09308BC9" w14:textId="09131A93" w:rsidR="00CB0FA9" w:rsidRPr="00CB0FA9" w:rsidRDefault="00CB0FA9" w:rsidP="00CB0FA9">
      <w:pPr>
        <w:spacing w:line="278" w:lineRule="auto"/>
        <w:ind w:firstLine="0"/>
        <w:jc w:val="left"/>
        <w:rPr>
          <w:rFonts w:eastAsiaTheme="majorEastAsia" w:cstheme="majorBidi"/>
          <w:szCs w:val="32"/>
        </w:rPr>
      </w:pPr>
      <w:r>
        <w:br w:type="page"/>
      </w:r>
    </w:p>
    <w:p w14:paraId="0856A8B8" w14:textId="4A679CFD" w:rsidR="00CB0FA9" w:rsidRDefault="00CB0FA9" w:rsidP="00CB0FA9">
      <w:pPr>
        <w:pStyle w:val="Ttulo2"/>
      </w:pPr>
      <w:r>
        <w:lastRenderedPageBreak/>
        <w:t xml:space="preserve">Prueba Unitaria CU </w:t>
      </w:r>
      <w:r w:rsidR="0060115B">
        <w:t>N°1.14</w:t>
      </w:r>
    </w:p>
    <w:p w14:paraId="7B6FD03A" w14:textId="77777777" w:rsidR="004B79BA" w:rsidRDefault="004B79BA" w:rsidP="004B79BA"/>
    <w:p w14:paraId="16FEAC66" w14:textId="6523E52D" w:rsidR="0060115B" w:rsidRPr="006C0843" w:rsidRDefault="0060115B" w:rsidP="0060115B">
      <w:r w:rsidRPr="006C0843">
        <w:t xml:space="preserve">En la </w:t>
      </w:r>
      <w:r w:rsidRPr="006C0843">
        <w:rPr>
          <w:i/>
        </w:rPr>
        <w:t xml:space="preserve">Tabla </w:t>
      </w:r>
      <w:r>
        <w:rPr>
          <w:i/>
        </w:rPr>
        <w:t xml:space="preserve">7.10 </w:t>
      </w:r>
      <w:r w:rsidRPr="006C0843">
        <w:t>se puede visualizar el Caso de uso N°1.14 que consiste en crear un tipo de vacaciones para lo cual se mostrará un formulario para completar y crear tipos de vacaciones.</w:t>
      </w:r>
    </w:p>
    <w:p w14:paraId="4328839F" w14:textId="77777777" w:rsidR="0060115B" w:rsidRPr="006C0843" w:rsidRDefault="0060115B" w:rsidP="0060115B">
      <w:pPr>
        <w:spacing w:line="278" w:lineRule="auto"/>
        <w:ind w:firstLine="0"/>
        <w:jc w:val="left"/>
      </w:pPr>
    </w:p>
    <w:p w14:paraId="044E37F1" w14:textId="2BFA66A9" w:rsidR="0060115B" w:rsidRPr="006C0843" w:rsidRDefault="0060115B" w:rsidP="0060115B">
      <w:pPr>
        <w:pStyle w:val="Descripcin"/>
      </w:pPr>
      <w:r>
        <w:t xml:space="preserve">Tabla </w:t>
      </w:r>
      <w:fldSimple w:instr=" STYLEREF 1 \s ">
        <w:r w:rsidR="003917AA">
          <w:rPr>
            <w:noProof/>
          </w:rPr>
          <w:t>7</w:t>
        </w:r>
      </w:fldSimple>
      <w:r w:rsidR="003917AA">
        <w:t>.</w:t>
      </w:r>
      <w:fldSimple w:instr=" SEQ Tabla \* ARABIC \s 1 ">
        <w:r w:rsidR="003917AA">
          <w:rPr>
            <w:noProof/>
          </w:rPr>
          <w:t>10</w:t>
        </w:r>
      </w:fldSimple>
      <w:r>
        <w:t xml:space="preserve"> </w:t>
      </w:r>
      <w:r w:rsidRPr="006C0843">
        <w:t xml:space="preserve"> Caso de uso N °1.14, Creando un tipo de vacaciones</w:t>
      </w:r>
    </w:p>
    <w:p w14:paraId="47C4CF79" w14:textId="77777777" w:rsidR="0060115B" w:rsidRPr="006C0843" w:rsidRDefault="0060115B" w:rsidP="0060115B">
      <w:pPr>
        <w:pStyle w:val="Sinespaciado"/>
      </w:pPr>
      <w:r w:rsidRPr="00B45140">
        <w:rPr>
          <w:noProof/>
        </w:rPr>
        <w:drawing>
          <wp:inline distT="0" distB="0" distL="0" distR="0" wp14:anchorId="11E61911" wp14:editId="66EF210F">
            <wp:extent cx="4787547" cy="3894082"/>
            <wp:effectExtent l="0" t="0" r="0" b="0"/>
            <wp:docPr id="1549420091" name="Imagen 14"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1.png" descr="Interfaz de usuario gráfica, Texto, Aplicación, Correo electrónico&#10;&#10;El contenido generado por IA puede ser incorrect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89222" cy="3895444"/>
                    </a:xfrm>
                    <a:prstGeom prst="rect">
                      <a:avLst/>
                    </a:prstGeom>
                    <a:noFill/>
                    <a:ln>
                      <a:noFill/>
                    </a:ln>
                  </pic:spPr>
                </pic:pic>
              </a:graphicData>
            </a:graphic>
          </wp:inline>
        </w:drawing>
      </w:r>
    </w:p>
    <w:p w14:paraId="64583444" w14:textId="77777777" w:rsidR="0060115B" w:rsidRPr="006C0843" w:rsidRDefault="0060115B" w:rsidP="0060115B">
      <w:pPr>
        <w:spacing w:line="278" w:lineRule="auto"/>
        <w:ind w:firstLine="0"/>
        <w:jc w:val="left"/>
      </w:pPr>
    </w:p>
    <w:p w14:paraId="26D9F058" w14:textId="77777777" w:rsidR="0060115B" w:rsidRPr="006C0843" w:rsidRDefault="0060115B" w:rsidP="0060115B">
      <w:r w:rsidRPr="006C0843">
        <w:t>Fuente: Elaborado por el estudiante de acuerdo con el proyecto</w:t>
      </w:r>
    </w:p>
    <w:p w14:paraId="06882EBB" w14:textId="77777777" w:rsidR="004B79BA" w:rsidRPr="008C5944" w:rsidRDefault="004B79BA" w:rsidP="004B79BA">
      <w:r w:rsidRPr="008C5944">
        <w:t>Casos de prueba:</w:t>
      </w:r>
    </w:p>
    <w:p w14:paraId="31756884" w14:textId="77777777" w:rsidR="004B79BA" w:rsidRPr="008C5944" w:rsidRDefault="004B79BA" w:rsidP="004B79BA">
      <w:pPr>
        <w:ind w:left="720" w:firstLine="0"/>
      </w:pPr>
      <w:r w:rsidRPr="008C5944">
        <w:t>Resultados Esperados:</w:t>
      </w:r>
    </w:p>
    <w:p w14:paraId="00376CB8" w14:textId="77777777" w:rsidR="004B79BA" w:rsidRDefault="004B79BA" w:rsidP="004B79BA">
      <w:pPr>
        <w:ind w:left="720" w:firstLine="0"/>
      </w:pPr>
      <w:r w:rsidRPr="008C5944">
        <w:t>Resultados obtenidos</w:t>
      </w:r>
    </w:p>
    <w:p w14:paraId="69527D5F" w14:textId="77777777" w:rsidR="004B79BA" w:rsidRPr="008C5944" w:rsidRDefault="004B79BA" w:rsidP="004B79BA">
      <w:pPr>
        <w:ind w:left="720" w:firstLine="0"/>
      </w:pPr>
      <w:r>
        <w:t>IMAGEN RESULTADOS CON CUADROS RESALTANDOS RESULTADOS</w:t>
      </w:r>
    </w:p>
    <w:p w14:paraId="1CA09E00" w14:textId="77777777" w:rsidR="004B79BA" w:rsidRDefault="004B79BA" w:rsidP="004B79BA">
      <w:r>
        <w:lastRenderedPageBreak/>
        <w:t xml:space="preserve">Fuente: Captura realizada al sistema web </w:t>
      </w:r>
      <w:proofErr w:type="spellStart"/>
      <w:r>
        <w:t>EugCOM</w:t>
      </w:r>
      <w:proofErr w:type="spellEnd"/>
    </w:p>
    <w:p w14:paraId="4F658586" w14:textId="77777777" w:rsidR="004B79BA" w:rsidRPr="004B79BA" w:rsidRDefault="004B79BA" w:rsidP="004B79BA"/>
    <w:p w14:paraId="3E828672" w14:textId="0A3FBE71" w:rsidR="00CB0FA9" w:rsidRPr="00CB0FA9" w:rsidRDefault="00CB0FA9" w:rsidP="00CB0FA9">
      <w:pPr>
        <w:spacing w:line="278" w:lineRule="auto"/>
        <w:ind w:firstLine="0"/>
        <w:jc w:val="left"/>
        <w:rPr>
          <w:rFonts w:eastAsiaTheme="majorEastAsia" w:cstheme="majorBidi"/>
          <w:szCs w:val="32"/>
        </w:rPr>
      </w:pPr>
      <w:r>
        <w:br w:type="page"/>
      </w:r>
    </w:p>
    <w:p w14:paraId="7F933F08" w14:textId="020592FC" w:rsidR="00CB0FA9" w:rsidRDefault="00CB0FA9" w:rsidP="00CB0FA9">
      <w:pPr>
        <w:pStyle w:val="Ttulo2"/>
      </w:pPr>
      <w:r>
        <w:lastRenderedPageBreak/>
        <w:t xml:space="preserve">Prueba Unitaria CU </w:t>
      </w:r>
      <w:r w:rsidR="0060115B">
        <w:t>N°1.15</w:t>
      </w:r>
    </w:p>
    <w:p w14:paraId="44AB10FD" w14:textId="77777777" w:rsidR="004B79BA" w:rsidRDefault="004B79BA" w:rsidP="004B79BA"/>
    <w:p w14:paraId="0C32B49F" w14:textId="168F54BF" w:rsidR="0060115B" w:rsidRPr="00627D3D" w:rsidRDefault="0060115B" w:rsidP="0060115B">
      <w:r w:rsidRPr="00627D3D">
        <w:t xml:space="preserve">En la </w:t>
      </w:r>
      <w:r w:rsidRPr="00627D3D">
        <w:rPr>
          <w:i/>
        </w:rPr>
        <w:t xml:space="preserve">Tabla </w:t>
      </w:r>
      <w:r>
        <w:rPr>
          <w:i/>
        </w:rPr>
        <w:t xml:space="preserve">7.11 </w:t>
      </w:r>
      <w:r w:rsidRPr="00627D3D">
        <w:t>se puede visualizar el Caso de uso N°1.15 que consiste en activar o desactivar un tipo de vacaciones, el proceso comienza cuando el usuario selecciona algún tipo de vacaciones y el sistema le muestra los detalles del tipo de vacación, luego el usuario al presionar el botón de activar o desactivar el sistema actualiza el estado y confirma el cambio.</w:t>
      </w:r>
    </w:p>
    <w:p w14:paraId="1047ED6A" w14:textId="77777777" w:rsidR="0060115B" w:rsidRPr="00627D3D" w:rsidRDefault="0060115B" w:rsidP="0060115B">
      <w:pPr>
        <w:spacing w:line="278" w:lineRule="auto"/>
        <w:ind w:firstLine="0"/>
        <w:jc w:val="left"/>
      </w:pPr>
    </w:p>
    <w:p w14:paraId="326BB115" w14:textId="36C5C927" w:rsidR="0060115B" w:rsidRPr="00627D3D" w:rsidRDefault="0060115B" w:rsidP="0060115B">
      <w:pPr>
        <w:pStyle w:val="Descripcin"/>
      </w:pPr>
      <w:r>
        <w:t xml:space="preserve">Tabla </w:t>
      </w:r>
      <w:fldSimple w:instr=" STYLEREF 1 \s ">
        <w:r w:rsidR="003917AA">
          <w:rPr>
            <w:noProof/>
          </w:rPr>
          <w:t>7</w:t>
        </w:r>
      </w:fldSimple>
      <w:r w:rsidR="003917AA">
        <w:t>.</w:t>
      </w:r>
      <w:fldSimple w:instr=" SEQ Tabla \* ARABIC \s 1 ">
        <w:r w:rsidR="003917AA">
          <w:rPr>
            <w:noProof/>
          </w:rPr>
          <w:t>11</w:t>
        </w:r>
      </w:fldSimple>
      <w:r>
        <w:t xml:space="preserve"> </w:t>
      </w:r>
      <w:r w:rsidRPr="00627D3D">
        <w:t>Caso de uso N °1.15, cambiando el estado de tipos de vacaciones</w:t>
      </w:r>
    </w:p>
    <w:p w14:paraId="68754798" w14:textId="77777777" w:rsidR="0060115B" w:rsidRPr="00627D3D" w:rsidRDefault="0060115B" w:rsidP="0060115B">
      <w:pPr>
        <w:pStyle w:val="Sinespaciado"/>
      </w:pPr>
      <w:r w:rsidRPr="00627D3D">
        <w:rPr>
          <w:noProof/>
        </w:rPr>
        <w:drawing>
          <wp:inline distT="0" distB="0" distL="0" distR="0" wp14:anchorId="54BD1CC3" wp14:editId="3F037717">
            <wp:extent cx="4327184" cy="3547242"/>
            <wp:effectExtent l="0" t="0" r="0" b="0"/>
            <wp:docPr id="1098377782" name="Imagen 7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32231" cy="3551380"/>
                    </a:xfrm>
                    <a:prstGeom prst="rect">
                      <a:avLst/>
                    </a:prstGeom>
                    <a:noFill/>
                    <a:ln>
                      <a:noFill/>
                    </a:ln>
                  </pic:spPr>
                </pic:pic>
              </a:graphicData>
            </a:graphic>
          </wp:inline>
        </w:drawing>
      </w:r>
    </w:p>
    <w:p w14:paraId="764891AB" w14:textId="77777777" w:rsidR="0060115B" w:rsidRPr="00627D3D" w:rsidRDefault="0060115B" w:rsidP="0060115B">
      <w:pPr>
        <w:spacing w:line="278" w:lineRule="auto"/>
        <w:ind w:firstLine="0"/>
        <w:jc w:val="left"/>
      </w:pPr>
    </w:p>
    <w:p w14:paraId="59094C33" w14:textId="77777777" w:rsidR="0060115B" w:rsidRDefault="0060115B" w:rsidP="0060115B">
      <w:r w:rsidRPr="00627D3D">
        <w:t>Fuente: Elaborado por el estudiante de acuerdo con el proyecto</w:t>
      </w:r>
      <w:r>
        <w:tab/>
      </w:r>
    </w:p>
    <w:p w14:paraId="0D02C8FF" w14:textId="77777777" w:rsidR="004B79BA" w:rsidRPr="008C5944" w:rsidRDefault="004B79BA" w:rsidP="004B79BA">
      <w:r w:rsidRPr="008C5944">
        <w:t>Casos de prueba:</w:t>
      </w:r>
    </w:p>
    <w:p w14:paraId="3EE5A093" w14:textId="77777777" w:rsidR="004B79BA" w:rsidRPr="008C5944" w:rsidRDefault="004B79BA" w:rsidP="004B79BA">
      <w:pPr>
        <w:ind w:left="720" w:firstLine="0"/>
      </w:pPr>
      <w:r w:rsidRPr="008C5944">
        <w:t>Resultados Esperados:</w:t>
      </w:r>
    </w:p>
    <w:p w14:paraId="0A4DFB40" w14:textId="77777777" w:rsidR="004B79BA" w:rsidRDefault="004B79BA" w:rsidP="004B79BA">
      <w:pPr>
        <w:ind w:left="720" w:firstLine="0"/>
      </w:pPr>
      <w:r w:rsidRPr="008C5944">
        <w:t>Resultados obtenidos</w:t>
      </w:r>
    </w:p>
    <w:p w14:paraId="6CAC838A" w14:textId="77777777" w:rsidR="004B79BA" w:rsidRPr="008C5944" w:rsidRDefault="004B79BA" w:rsidP="004B79BA">
      <w:pPr>
        <w:ind w:left="720" w:firstLine="0"/>
      </w:pPr>
      <w:r>
        <w:t>IMAGEN RESULTADOS CON CUADROS RESALTANDOS RESULTADOS</w:t>
      </w:r>
    </w:p>
    <w:p w14:paraId="313F354D" w14:textId="77777777" w:rsidR="004B79BA" w:rsidRDefault="004B79BA" w:rsidP="004B79BA">
      <w:r>
        <w:lastRenderedPageBreak/>
        <w:t xml:space="preserve">Fuente: Captura realizada al sistema web </w:t>
      </w:r>
      <w:proofErr w:type="spellStart"/>
      <w:r>
        <w:t>EugCOM</w:t>
      </w:r>
      <w:proofErr w:type="spellEnd"/>
    </w:p>
    <w:p w14:paraId="2B0DBA07" w14:textId="77777777" w:rsidR="004B79BA" w:rsidRPr="004B79BA" w:rsidRDefault="004B79BA" w:rsidP="004B79BA"/>
    <w:p w14:paraId="37E438FC" w14:textId="021972BD" w:rsidR="00CB0FA9" w:rsidRPr="00CB0FA9" w:rsidRDefault="00CB0FA9" w:rsidP="00CB0FA9">
      <w:pPr>
        <w:spacing w:line="278" w:lineRule="auto"/>
        <w:ind w:firstLine="0"/>
        <w:jc w:val="left"/>
        <w:rPr>
          <w:rFonts w:eastAsiaTheme="majorEastAsia" w:cstheme="majorBidi"/>
          <w:szCs w:val="32"/>
        </w:rPr>
      </w:pPr>
      <w:r>
        <w:br w:type="page"/>
      </w:r>
    </w:p>
    <w:p w14:paraId="4EE60BD8" w14:textId="10A5E0C6" w:rsidR="00CB0FA9" w:rsidRDefault="00CB0FA9" w:rsidP="00CB0FA9">
      <w:pPr>
        <w:pStyle w:val="Ttulo2"/>
      </w:pPr>
      <w:r>
        <w:lastRenderedPageBreak/>
        <w:t xml:space="preserve">Prueba Unitaria CU </w:t>
      </w:r>
      <w:r w:rsidR="0060115B">
        <w:t>N°1.17</w:t>
      </w:r>
    </w:p>
    <w:p w14:paraId="7102D6AA" w14:textId="77777777" w:rsidR="004B79BA" w:rsidRDefault="004B79BA" w:rsidP="004B79BA"/>
    <w:p w14:paraId="474FE548" w14:textId="4208F1DB" w:rsidR="0060115B" w:rsidRPr="006C0843" w:rsidRDefault="0060115B" w:rsidP="0060115B">
      <w:r w:rsidRPr="006C0843">
        <w:t xml:space="preserve">En la </w:t>
      </w:r>
      <w:r w:rsidRPr="006C0843">
        <w:rPr>
          <w:i/>
        </w:rPr>
        <w:t xml:space="preserve">Tabla </w:t>
      </w:r>
      <w:r>
        <w:rPr>
          <w:i/>
        </w:rPr>
        <w:t>7.12 se</w:t>
      </w:r>
      <w:r w:rsidRPr="006C0843">
        <w:t xml:space="preserve"> puede visualizar el Caso de uso N°1.17, este caso de uso es simplemente para crear las características de las sucursales, mediante un formulario.</w:t>
      </w:r>
    </w:p>
    <w:p w14:paraId="5F1BD1FF" w14:textId="77777777" w:rsidR="0060115B" w:rsidRPr="006C0843" w:rsidRDefault="0060115B" w:rsidP="0060115B">
      <w:pPr>
        <w:spacing w:line="278" w:lineRule="auto"/>
        <w:ind w:firstLine="0"/>
        <w:jc w:val="left"/>
      </w:pPr>
    </w:p>
    <w:p w14:paraId="4954117B" w14:textId="07421975" w:rsidR="0060115B" w:rsidRPr="006C0843" w:rsidRDefault="0060115B" w:rsidP="0060115B">
      <w:pPr>
        <w:pStyle w:val="Descripcin"/>
      </w:pPr>
      <w:r>
        <w:t xml:space="preserve">Tabla </w:t>
      </w:r>
      <w:fldSimple w:instr=" STYLEREF 1 \s ">
        <w:r w:rsidR="003917AA">
          <w:rPr>
            <w:noProof/>
          </w:rPr>
          <w:t>7</w:t>
        </w:r>
      </w:fldSimple>
      <w:r w:rsidR="003917AA">
        <w:t>.</w:t>
      </w:r>
      <w:fldSimple w:instr=" SEQ Tabla \* ARABIC \s 1 ">
        <w:r w:rsidR="003917AA">
          <w:rPr>
            <w:noProof/>
          </w:rPr>
          <w:t>12</w:t>
        </w:r>
      </w:fldSimple>
      <w:r>
        <w:t xml:space="preserve"> </w:t>
      </w:r>
      <w:r w:rsidRPr="006C0843">
        <w:t>Caso de uso N °1.17, Creando una sucursal</w:t>
      </w:r>
    </w:p>
    <w:p w14:paraId="392F8076" w14:textId="77777777" w:rsidR="0060115B" w:rsidRPr="006C0843" w:rsidRDefault="0060115B" w:rsidP="0060115B">
      <w:pPr>
        <w:pStyle w:val="Sinespaciado"/>
      </w:pPr>
      <w:r w:rsidRPr="006C0843">
        <w:rPr>
          <w:noProof/>
        </w:rPr>
        <w:drawing>
          <wp:inline distT="0" distB="0" distL="0" distR="0" wp14:anchorId="0EE2F4E6" wp14:editId="2048626B">
            <wp:extent cx="4855780" cy="3724969"/>
            <wp:effectExtent l="0" t="0" r="2540" b="8890"/>
            <wp:docPr id="1829531662" name="Imagen 1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2.png" descr="Tabla&#10;&#10;El contenido generado por IA puede ser incorrect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862470" cy="3730101"/>
                    </a:xfrm>
                    <a:prstGeom prst="rect">
                      <a:avLst/>
                    </a:prstGeom>
                    <a:noFill/>
                    <a:ln>
                      <a:noFill/>
                    </a:ln>
                  </pic:spPr>
                </pic:pic>
              </a:graphicData>
            </a:graphic>
          </wp:inline>
        </w:drawing>
      </w:r>
    </w:p>
    <w:p w14:paraId="6E601478" w14:textId="77777777" w:rsidR="0060115B" w:rsidRPr="006C0843" w:rsidRDefault="0060115B" w:rsidP="0060115B">
      <w:pPr>
        <w:spacing w:line="278" w:lineRule="auto"/>
        <w:ind w:firstLine="0"/>
        <w:jc w:val="left"/>
      </w:pPr>
    </w:p>
    <w:p w14:paraId="76FE251E" w14:textId="77777777" w:rsidR="0060115B" w:rsidRDefault="0060115B" w:rsidP="0060115B">
      <w:r w:rsidRPr="006C0843">
        <w:t>Fuente: Elaborado por el estudiante de acuerdo con el proyecto</w:t>
      </w:r>
    </w:p>
    <w:p w14:paraId="1ACCEA47" w14:textId="77777777" w:rsidR="004B79BA" w:rsidRPr="008C5944" w:rsidRDefault="004B79BA" w:rsidP="004B79BA">
      <w:r w:rsidRPr="008C5944">
        <w:t>Casos de prueba:</w:t>
      </w:r>
    </w:p>
    <w:p w14:paraId="42445B11" w14:textId="77777777" w:rsidR="004B79BA" w:rsidRPr="008C5944" w:rsidRDefault="004B79BA" w:rsidP="004B79BA">
      <w:pPr>
        <w:ind w:left="720" w:firstLine="0"/>
      </w:pPr>
      <w:r w:rsidRPr="008C5944">
        <w:t>Resultados Esperados:</w:t>
      </w:r>
    </w:p>
    <w:p w14:paraId="53667AA2" w14:textId="77777777" w:rsidR="004B79BA" w:rsidRDefault="004B79BA" w:rsidP="004B79BA">
      <w:pPr>
        <w:ind w:left="720" w:firstLine="0"/>
      </w:pPr>
      <w:r w:rsidRPr="008C5944">
        <w:t>Resultados obtenidos</w:t>
      </w:r>
    </w:p>
    <w:p w14:paraId="1D7B826E" w14:textId="77777777" w:rsidR="004B79BA" w:rsidRPr="008C5944" w:rsidRDefault="004B79BA" w:rsidP="004B79BA">
      <w:pPr>
        <w:ind w:left="720" w:firstLine="0"/>
      </w:pPr>
      <w:r>
        <w:t>IMAGEN RESULTADOS CON CUADROS RESALTANDOS RESULTADOS</w:t>
      </w:r>
    </w:p>
    <w:p w14:paraId="264766D1" w14:textId="77777777" w:rsidR="004B79BA" w:rsidRDefault="004B79BA" w:rsidP="004B79BA">
      <w:r>
        <w:t xml:space="preserve">Fuente: Captura realizada al sistema web </w:t>
      </w:r>
      <w:proofErr w:type="spellStart"/>
      <w:r>
        <w:t>EugCOM</w:t>
      </w:r>
      <w:proofErr w:type="spellEnd"/>
    </w:p>
    <w:p w14:paraId="2879CB39" w14:textId="77777777" w:rsidR="004B79BA" w:rsidRPr="004B79BA" w:rsidRDefault="004B79BA" w:rsidP="004B79BA"/>
    <w:p w14:paraId="0F186856" w14:textId="18BE6757" w:rsidR="00CB0FA9" w:rsidRPr="00CB0FA9" w:rsidRDefault="00CB0FA9" w:rsidP="00CB0FA9">
      <w:pPr>
        <w:spacing w:line="278" w:lineRule="auto"/>
        <w:ind w:firstLine="0"/>
        <w:jc w:val="left"/>
        <w:rPr>
          <w:rFonts w:eastAsiaTheme="majorEastAsia" w:cstheme="majorBidi"/>
          <w:szCs w:val="32"/>
        </w:rPr>
      </w:pPr>
      <w:r>
        <w:br w:type="page"/>
      </w:r>
    </w:p>
    <w:p w14:paraId="6A6133B5" w14:textId="204286FD" w:rsidR="004B79BA" w:rsidRDefault="00CB0FA9" w:rsidP="00CB0FA9">
      <w:pPr>
        <w:pStyle w:val="Ttulo2"/>
      </w:pPr>
      <w:r>
        <w:lastRenderedPageBreak/>
        <w:t xml:space="preserve">Prueba Unitaria CU </w:t>
      </w:r>
      <w:r w:rsidR="0060115B">
        <w:t>N°1.18</w:t>
      </w:r>
    </w:p>
    <w:p w14:paraId="63AD8BA3" w14:textId="5E4A5E36" w:rsidR="004B79BA" w:rsidRDefault="0060115B" w:rsidP="004B79BA">
      <w:r>
        <w:t xml:space="preserve"> </w:t>
      </w:r>
    </w:p>
    <w:p w14:paraId="182A3B0E" w14:textId="14F035BD" w:rsidR="0060115B" w:rsidRPr="00627D3D" w:rsidRDefault="0060115B" w:rsidP="0060115B">
      <w:r w:rsidRPr="00627D3D">
        <w:t xml:space="preserve">En la </w:t>
      </w:r>
      <w:r w:rsidRPr="00627D3D">
        <w:rPr>
          <w:i/>
        </w:rPr>
        <w:t xml:space="preserve">Tabla </w:t>
      </w:r>
      <w:r>
        <w:rPr>
          <w:i/>
        </w:rPr>
        <w:t>7.13</w:t>
      </w:r>
      <w:r>
        <w:t xml:space="preserve"> </w:t>
      </w:r>
      <w:r w:rsidRPr="00627D3D">
        <w:t>se puede visualizar el Caso de uso N°1.18, Se crea un botón para activar o desactivar una sucursal en específico, mostrando un cambio de estado de esta.</w:t>
      </w:r>
    </w:p>
    <w:p w14:paraId="51338A6F" w14:textId="15AAA43E" w:rsidR="0060115B" w:rsidRPr="00627D3D" w:rsidRDefault="0060115B" w:rsidP="0060115B">
      <w:pPr>
        <w:pStyle w:val="Descripcin"/>
      </w:pPr>
      <w:r>
        <w:t xml:space="preserve">Tabla </w:t>
      </w:r>
      <w:fldSimple w:instr=" STYLEREF 1 \s ">
        <w:r w:rsidR="003917AA">
          <w:rPr>
            <w:noProof/>
          </w:rPr>
          <w:t>7</w:t>
        </w:r>
      </w:fldSimple>
      <w:r w:rsidR="003917AA">
        <w:t>.</w:t>
      </w:r>
      <w:fldSimple w:instr=" SEQ Tabla \* ARABIC \s 1 ">
        <w:r w:rsidR="003917AA">
          <w:rPr>
            <w:noProof/>
          </w:rPr>
          <w:t>13</w:t>
        </w:r>
      </w:fldSimple>
      <w:r>
        <w:t xml:space="preserve"> </w:t>
      </w:r>
      <w:r w:rsidRPr="00627D3D">
        <w:t>Caso de uso N °1.18, cambiando el estado de una sucursal</w:t>
      </w:r>
    </w:p>
    <w:p w14:paraId="4152B6F7" w14:textId="77777777" w:rsidR="0060115B" w:rsidRPr="00627D3D" w:rsidRDefault="0060115B" w:rsidP="0060115B">
      <w:pPr>
        <w:pStyle w:val="Sinespaciado"/>
      </w:pPr>
      <w:r w:rsidRPr="00627D3D">
        <w:rPr>
          <w:noProof/>
        </w:rPr>
        <w:drawing>
          <wp:inline distT="0" distB="0" distL="0" distR="0" wp14:anchorId="40A4D589" wp14:editId="05BAA950">
            <wp:extent cx="4419075" cy="3326524"/>
            <wp:effectExtent l="0" t="0" r="635" b="7620"/>
            <wp:docPr id="24650981" name="Imagen 8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24775" cy="3330815"/>
                    </a:xfrm>
                    <a:prstGeom prst="rect">
                      <a:avLst/>
                    </a:prstGeom>
                    <a:noFill/>
                    <a:ln>
                      <a:noFill/>
                    </a:ln>
                  </pic:spPr>
                </pic:pic>
              </a:graphicData>
            </a:graphic>
          </wp:inline>
        </w:drawing>
      </w:r>
    </w:p>
    <w:p w14:paraId="1D41F820" w14:textId="77777777" w:rsidR="0060115B" w:rsidRPr="00627D3D" w:rsidRDefault="0060115B" w:rsidP="0060115B">
      <w:pPr>
        <w:tabs>
          <w:tab w:val="left" w:pos="7125"/>
        </w:tabs>
        <w:spacing w:line="278" w:lineRule="auto"/>
        <w:ind w:firstLine="0"/>
        <w:jc w:val="left"/>
      </w:pPr>
    </w:p>
    <w:p w14:paraId="06D8A7AA" w14:textId="77777777" w:rsidR="0060115B" w:rsidRDefault="0060115B" w:rsidP="0060115B">
      <w:r w:rsidRPr="00627D3D">
        <w:t>Fuente: Elaborado por el estudiante de acuerdo con el proyecto</w:t>
      </w:r>
    </w:p>
    <w:p w14:paraId="6C30BF6F" w14:textId="77777777" w:rsidR="004B79BA" w:rsidRPr="008C5944" w:rsidRDefault="004B79BA" w:rsidP="004B79BA">
      <w:r w:rsidRPr="008C5944">
        <w:t>Casos de prueba:</w:t>
      </w:r>
    </w:p>
    <w:p w14:paraId="252CE8AE" w14:textId="77777777" w:rsidR="004B79BA" w:rsidRPr="008C5944" w:rsidRDefault="004B79BA" w:rsidP="004B79BA">
      <w:pPr>
        <w:ind w:left="720" w:firstLine="0"/>
      </w:pPr>
      <w:r w:rsidRPr="008C5944">
        <w:t>Resultados Esperados:</w:t>
      </w:r>
    </w:p>
    <w:p w14:paraId="46E72FA8" w14:textId="77777777" w:rsidR="004B79BA" w:rsidRDefault="004B79BA" w:rsidP="004B79BA">
      <w:pPr>
        <w:ind w:left="720" w:firstLine="0"/>
      </w:pPr>
      <w:r w:rsidRPr="008C5944">
        <w:t>Resultados obtenidos</w:t>
      </w:r>
    </w:p>
    <w:p w14:paraId="2E1C0EB5" w14:textId="77777777" w:rsidR="004B79BA" w:rsidRPr="008C5944" w:rsidRDefault="004B79BA" w:rsidP="004B79BA">
      <w:pPr>
        <w:ind w:left="720" w:firstLine="0"/>
      </w:pPr>
      <w:r>
        <w:t>IMAGEN RESULTADOS CON CUADROS RESALTANDOS RESULTADOS</w:t>
      </w:r>
    </w:p>
    <w:p w14:paraId="056D04F5" w14:textId="77777777" w:rsidR="004B79BA" w:rsidRDefault="004B79BA" w:rsidP="004B79BA">
      <w:r>
        <w:t xml:space="preserve">Fuente: Captura realizada al sistema web </w:t>
      </w:r>
      <w:proofErr w:type="spellStart"/>
      <w:r>
        <w:t>EugCOM</w:t>
      </w:r>
      <w:proofErr w:type="spellEnd"/>
    </w:p>
    <w:p w14:paraId="1A100139" w14:textId="77777777" w:rsidR="004B79BA" w:rsidRPr="004B79BA" w:rsidRDefault="004B79BA" w:rsidP="004B79BA"/>
    <w:p w14:paraId="6088E8F5" w14:textId="532F5922" w:rsidR="00CB0FA9" w:rsidRPr="004B79BA" w:rsidRDefault="004B79BA" w:rsidP="004B79BA">
      <w:pPr>
        <w:spacing w:line="278" w:lineRule="auto"/>
        <w:ind w:firstLine="0"/>
        <w:jc w:val="left"/>
        <w:rPr>
          <w:rFonts w:eastAsiaTheme="majorEastAsia" w:cstheme="majorBidi"/>
          <w:szCs w:val="32"/>
        </w:rPr>
      </w:pPr>
      <w:r>
        <w:br w:type="page"/>
      </w:r>
    </w:p>
    <w:p w14:paraId="0916FE6A" w14:textId="0726247E" w:rsidR="004B79BA" w:rsidRDefault="00CB0FA9" w:rsidP="00CB0FA9">
      <w:pPr>
        <w:pStyle w:val="Ttulo2"/>
      </w:pPr>
      <w:r>
        <w:lastRenderedPageBreak/>
        <w:t xml:space="preserve">Prueba Unitaria CU </w:t>
      </w:r>
      <w:r w:rsidR="0060115B">
        <w:t>N°1.20</w:t>
      </w:r>
    </w:p>
    <w:p w14:paraId="0C5246BF" w14:textId="77777777" w:rsidR="004B79BA" w:rsidRDefault="004B79BA" w:rsidP="004B79BA"/>
    <w:p w14:paraId="5952DAB3" w14:textId="725EF79A" w:rsidR="0060115B" w:rsidRPr="006C0843" w:rsidRDefault="0060115B" w:rsidP="0060115B">
      <w:r w:rsidRPr="006C0843">
        <w:t xml:space="preserve">En la </w:t>
      </w:r>
      <w:r w:rsidRPr="006C0843">
        <w:rPr>
          <w:i/>
        </w:rPr>
        <w:t xml:space="preserve">Tabla </w:t>
      </w:r>
      <w:r>
        <w:rPr>
          <w:i/>
        </w:rPr>
        <w:t xml:space="preserve">7.14 </w:t>
      </w:r>
      <w:r w:rsidRPr="006C0843">
        <w:t>se puede visualizar el Caso de uso N°1.20, este apartado es para la creación de nuevos centros de costos, en caso de necesitar agregar un costo más se utiliza este caso de uso priorizar en un futuro los nuevos centros de los costos.</w:t>
      </w:r>
    </w:p>
    <w:p w14:paraId="5A9CF425" w14:textId="77777777" w:rsidR="0060115B" w:rsidRPr="006C0843" w:rsidRDefault="0060115B" w:rsidP="0060115B">
      <w:pPr>
        <w:spacing w:line="278" w:lineRule="auto"/>
        <w:ind w:firstLine="0"/>
        <w:jc w:val="left"/>
      </w:pPr>
    </w:p>
    <w:p w14:paraId="524F1797" w14:textId="5497C6A0" w:rsidR="0060115B" w:rsidRPr="006C0843" w:rsidRDefault="0060115B" w:rsidP="0060115B">
      <w:pPr>
        <w:pStyle w:val="Descripcin"/>
      </w:pPr>
      <w:r>
        <w:t xml:space="preserve">Tabla </w:t>
      </w:r>
      <w:fldSimple w:instr=" STYLEREF 1 \s ">
        <w:r w:rsidR="003917AA">
          <w:rPr>
            <w:noProof/>
          </w:rPr>
          <w:t>7</w:t>
        </w:r>
      </w:fldSimple>
      <w:r w:rsidR="003917AA">
        <w:t>.</w:t>
      </w:r>
      <w:fldSimple w:instr=" SEQ Tabla \* ARABIC \s 1 ">
        <w:r w:rsidR="003917AA">
          <w:rPr>
            <w:noProof/>
          </w:rPr>
          <w:t>14</w:t>
        </w:r>
      </w:fldSimple>
      <w:r>
        <w:t xml:space="preserve"> </w:t>
      </w:r>
      <w:r w:rsidRPr="006C0843">
        <w:t>Caso de uso N °1.20, Creando nuevo centro de costo</w:t>
      </w:r>
    </w:p>
    <w:p w14:paraId="3F48E821" w14:textId="77777777" w:rsidR="0060115B" w:rsidRPr="006C0843" w:rsidRDefault="0060115B" w:rsidP="0060115B">
      <w:pPr>
        <w:pStyle w:val="Sinespaciado"/>
      </w:pPr>
      <w:r w:rsidRPr="006C0843">
        <w:rPr>
          <w:noProof/>
        </w:rPr>
        <w:drawing>
          <wp:inline distT="0" distB="0" distL="0" distR="0" wp14:anchorId="1E978A09" wp14:editId="62D72626">
            <wp:extent cx="4689847" cy="3216166"/>
            <wp:effectExtent l="0" t="0" r="0" b="3810"/>
            <wp:docPr id="134104257" name="Imagen 18"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abla&#10;&#10;El contenido generado por IA puede ser incorrec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97359" cy="3221318"/>
                    </a:xfrm>
                    <a:prstGeom prst="rect">
                      <a:avLst/>
                    </a:prstGeom>
                    <a:noFill/>
                    <a:ln>
                      <a:noFill/>
                    </a:ln>
                  </pic:spPr>
                </pic:pic>
              </a:graphicData>
            </a:graphic>
          </wp:inline>
        </w:drawing>
      </w:r>
    </w:p>
    <w:p w14:paraId="6AFDFF85" w14:textId="77777777" w:rsidR="0060115B" w:rsidRPr="006C0843" w:rsidRDefault="0060115B" w:rsidP="0060115B">
      <w:pPr>
        <w:spacing w:line="278" w:lineRule="auto"/>
        <w:ind w:firstLine="0"/>
        <w:jc w:val="left"/>
      </w:pPr>
    </w:p>
    <w:p w14:paraId="2D4080BC" w14:textId="77777777" w:rsidR="0060115B" w:rsidRDefault="0060115B" w:rsidP="0060115B">
      <w:r w:rsidRPr="006C0843">
        <w:t>Fuente: Elaborado por el estudiante de acuerdo con el proyecto</w:t>
      </w:r>
    </w:p>
    <w:p w14:paraId="750071CA" w14:textId="77777777" w:rsidR="004B79BA" w:rsidRPr="008C5944" w:rsidRDefault="004B79BA" w:rsidP="004B79BA">
      <w:r w:rsidRPr="008C5944">
        <w:t>Casos de prueba:</w:t>
      </w:r>
    </w:p>
    <w:p w14:paraId="2D1A5BBA" w14:textId="77777777" w:rsidR="004B79BA" w:rsidRPr="008C5944" w:rsidRDefault="004B79BA" w:rsidP="004B79BA">
      <w:pPr>
        <w:ind w:left="720" w:firstLine="0"/>
      </w:pPr>
      <w:r w:rsidRPr="008C5944">
        <w:t>Resultados Esperados:</w:t>
      </w:r>
    </w:p>
    <w:p w14:paraId="673DC676" w14:textId="77777777" w:rsidR="004B79BA" w:rsidRDefault="004B79BA" w:rsidP="004B79BA">
      <w:pPr>
        <w:ind w:left="720" w:firstLine="0"/>
      </w:pPr>
      <w:r w:rsidRPr="008C5944">
        <w:t>Resultados obtenidos</w:t>
      </w:r>
    </w:p>
    <w:p w14:paraId="47F3792E" w14:textId="77777777" w:rsidR="004B79BA" w:rsidRPr="008C5944" w:rsidRDefault="004B79BA" w:rsidP="004B79BA">
      <w:pPr>
        <w:ind w:left="720" w:firstLine="0"/>
      </w:pPr>
      <w:r>
        <w:t>IMAGEN RESULTADOS CON CUADROS RESALTANDOS RESULTADOS</w:t>
      </w:r>
    </w:p>
    <w:p w14:paraId="627CAB28" w14:textId="77777777" w:rsidR="004B79BA" w:rsidRDefault="004B79BA" w:rsidP="004B79BA">
      <w:r>
        <w:t xml:space="preserve">Fuente: Captura realizada al sistema web </w:t>
      </w:r>
      <w:proofErr w:type="spellStart"/>
      <w:r>
        <w:t>EugCOM</w:t>
      </w:r>
      <w:proofErr w:type="spellEnd"/>
    </w:p>
    <w:p w14:paraId="416CBB65" w14:textId="77777777" w:rsidR="004B79BA" w:rsidRPr="004B79BA" w:rsidRDefault="004B79BA" w:rsidP="004B79BA"/>
    <w:p w14:paraId="13EF59D4" w14:textId="368A4DB9" w:rsidR="00CB0FA9" w:rsidRPr="004B79BA" w:rsidRDefault="004B79BA" w:rsidP="004B79BA">
      <w:pPr>
        <w:spacing w:line="278" w:lineRule="auto"/>
        <w:ind w:firstLine="0"/>
        <w:jc w:val="left"/>
        <w:rPr>
          <w:rFonts w:eastAsiaTheme="majorEastAsia" w:cstheme="majorBidi"/>
          <w:szCs w:val="32"/>
        </w:rPr>
      </w:pPr>
      <w:r>
        <w:lastRenderedPageBreak/>
        <w:br w:type="page"/>
      </w:r>
    </w:p>
    <w:p w14:paraId="65FB61D6" w14:textId="10530A60" w:rsidR="00CB0FA9" w:rsidRDefault="00CB0FA9" w:rsidP="00CB0FA9">
      <w:pPr>
        <w:pStyle w:val="Ttulo2"/>
      </w:pPr>
      <w:r>
        <w:lastRenderedPageBreak/>
        <w:t>Prueba Unitaria CU</w:t>
      </w:r>
      <w:r w:rsidR="0060115B" w:rsidRPr="0060115B">
        <w:t xml:space="preserve"> </w:t>
      </w:r>
      <w:r w:rsidR="0060115B">
        <w:t>N°1.21</w:t>
      </w:r>
    </w:p>
    <w:p w14:paraId="04FF23F6" w14:textId="77777777" w:rsidR="004B79BA" w:rsidRDefault="004B79BA" w:rsidP="004B79BA"/>
    <w:p w14:paraId="75B9B7BB" w14:textId="3AE801F4" w:rsidR="0060115B" w:rsidRPr="00627D3D" w:rsidRDefault="0060115B" w:rsidP="0060115B">
      <w:r w:rsidRPr="00627D3D">
        <w:t xml:space="preserve">En la </w:t>
      </w:r>
      <w:r w:rsidRPr="00627D3D">
        <w:rPr>
          <w:i/>
        </w:rPr>
        <w:t xml:space="preserve">Tabla </w:t>
      </w:r>
      <w:r>
        <w:rPr>
          <w:i/>
        </w:rPr>
        <w:t xml:space="preserve">7.15 </w:t>
      </w:r>
      <w:r w:rsidRPr="00627D3D">
        <w:t>se puede visualizar el Caso de uso N°1.21, una vez ya creado los centros de los costos se procede a crear una casilla para desactivarlo o activarlo, en caso deje de haber cumplido con los costos o se debe reincorporar a la contabilidad de los costos.</w:t>
      </w:r>
    </w:p>
    <w:p w14:paraId="70CA7332" w14:textId="77777777" w:rsidR="0060115B" w:rsidRPr="00627D3D" w:rsidRDefault="0060115B" w:rsidP="0060115B">
      <w:pPr>
        <w:tabs>
          <w:tab w:val="left" w:pos="7125"/>
        </w:tabs>
        <w:spacing w:line="278" w:lineRule="auto"/>
        <w:ind w:firstLine="0"/>
        <w:jc w:val="left"/>
      </w:pPr>
    </w:p>
    <w:p w14:paraId="21B24585" w14:textId="16EF1D4B" w:rsidR="0060115B" w:rsidRPr="00627D3D" w:rsidRDefault="0060115B" w:rsidP="0060115B">
      <w:pPr>
        <w:pStyle w:val="Descripcin"/>
      </w:pPr>
      <w:r>
        <w:t xml:space="preserve">Tabla </w:t>
      </w:r>
      <w:fldSimple w:instr=" STYLEREF 1 \s ">
        <w:r w:rsidR="003917AA">
          <w:rPr>
            <w:noProof/>
          </w:rPr>
          <w:t>7</w:t>
        </w:r>
      </w:fldSimple>
      <w:r w:rsidR="003917AA">
        <w:t>.</w:t>
      </w:r>
      <w:fldSimple w:instr=" SEQ Tabla \* ARABIC \s 1 ">
        <w:r w:rsidR="003917AA">
          <w:rPr>
            <w:noProof/>
          </w:rPr>
          <w:t>15</w:t>
        </w:r>
      </w:fldSimple>
      <w:r>
        <w:t xml:space="preserve"> </w:t>
      </w:r>
      <w:r w:rsidRPr="00627D3D">
        <w:t xml:space="preserve"> Caso de uso N °1.21, cambiando estado de un centro de costo</w:t>
      </w:r>
    </w:p>
    <w:p w14:paraId="4F21B8A3" w14:textId="77777777" w:rsidR="0060115B" w:rsidRPr="00627D3D" w:rsidRDefault="0060115B" w:rsidP="0060115B">
      <w:pPr>
        <w:pStyle w:val="Sinespaciado"/>
      </w:pPr>
      <w:r w:rsidRPr="00627D3D">
        <w:rPr>
          <w:noProof/>
        </w:rPr>
        <w:drawing>
          <wp:inline distT="0" distB="0" distL="0" distR="0" wp14:anchorId="1815C162" wp14:editId="339F2507">
            <wp:extent cx="5036329" cy="3799205"/>
            <wp:effectExtent l="0" t="0" r="0" b="0"/>
            <wp:docPr id="1291448822" name="Imagen 8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10;&#10;El contenido generado por IA puede ser incorrecto."/>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40282" cy="3802187"/>
                    </a:xfrm>
                    <a:prstGeom prst="rect">
                      <a:avLst/>
                    </a:prstGeom>
                    <a:noFill/>
                    <a:ln>
                      <a:noFill/>
                    </a:ln>
                  </pic:spPr>
                </pic:pic>
              </a:graphicData>
            </a:graphic>
          </wp:inline>
        </w:drawing>
      </w:r>
    </w:p>
    <w:p w14:paraId="5BB51D54" w14:textId="77777777" w:rsidR="0060115B" w:rsidRPr="00627D3D" w:rsidRDefault="0060115B" w:rsidP="0060115B">
      <w:pPr>
        <w:tabs>
          <w:tab w:val="left" w:pos="7125"/>
        </w:tabs>
        <w:spacing w:line="278" w:lineRule="auto"/>
        <w:ind w:firstLine="0"/>
        <w:jc w:val="left"/>
      </w:pPr>
    </w:p>
    <w:p w14:paraId="4E3310BB" w14:textId="77777777" w:rsidR="0060115B" w:rsidRPr="00627D3D" w:rsidRDefault="0060115B" w:rsidP="0060115B">
      <w:r w:rsidRPr="00627D3D">
        <w:t>Fuente: Elaborado por el estudiante de acuerdo con el proyecto</w:t>
      </w:r>
    </w:p>
    <w:p w14:paraId="42275BED" w14:textId="77777777" w:rsidR="004B79BA" w:rsidRPr="008C5944" w:rsidRDefault="004B79BA" w:rsidP="004B79BA">
      <w:r w:rsidRPr="008C5944">
        <w:t>Casos de prueba:</w:t>
      </w:r>
    </w:p>
    <w:p w14:paraId="7AFE581A" w14:textId="77777777" w:rsidR="004B79BA" w:rsidRPr="008C5944" w:rsidRDefault="004B79BA" w:rsidP="004B79BA">
      <w:pPr>
        <w:ind w:left="720" w:firstLine="0"/>
      </w:pPr>
      <w:r w:rsidRPr="008C5944">
        <w:t>Resultados Esperados:</w:t>
      </w:r>
    </w:p>
    <w:p w14:paraId="0A86E8D1" w14:textId="77777777" w:rsidR="004B79BA" w:rsidRDefault="004B79BA" w:rsidP="004B79BA">
      <w:pPr>
        <w:ind w:left="720" w:firstLine="0"/>
      </w:pPr>
      <w:r w:rsidRPr="008C5944">
        <w:t>Resultados obtenidos</w:t>
      </w:r>
    </w:p>
    <w:p w14:paraId="749E47B4" w14:textId="77777777" w:rsidR="004B79BA" w:rsidRPr="008C5944" w:rsidRDefault="004B79BA" w:rsidP="004B79BA">
      <w:pPr>
        <w:ind w:left="720" w:firstLine="0"/>
      </w:pPr>
      <w:r>
        <w:t>IMAGEN RESULTADOS CON CUADROS RESALTANDOS RESULTADOS</w:t>
      </w:r>
    </w:p>
    <w:p w14:paraId="7731C3EA" w14:textId="77777777" w:rsidR="004B79BA" w:rsidRDefault="004B79BA" w:rsidP="004B79BA">
      <w:r>
        <w:lastRenderedPageBreak/>
        <w:t xml:space="preserve">Fuente: Captura realizada al sistema web </w:t>
      </w:r>
      <w:proofErr w:type="spellStart"/>
      <w:r>
        <w:t>EugCOM</w:t>
      </w:r>
      <w:proofErr w:type="spellEnd"/>
    </w:p>
    <w:p w14:paraId="3D78BDFC" w14:textId="77777777" w:rsidR="004B79BA" w:rsidRPr="004B79BA" w:rsidRDefault="004B79BA" w:rsidP="004B79BA"/>
    <w:p w14:paraId="5EBCACED" w14:textId="35E36A91" w:rsidR="00CB0FA9" w:rsidRPr="00CB0FA9" w:rsidRDefault="00CB0FA9" w:rsidP="00CB0FA9">
      <w:pPr>
        <w:spacing w:line="278" w:lineRule="auto"/>
        <w:ind w:firstLine="0"/>
        <w:jc w:val="left"/>
        <w:rPr>
          <w:rFonts w:eastAsiaTheme="majorEastAsia" w:cstheme="majorBidi"/>
          <w:szCs w:val="32"/>
        </w:rPr>
      </w:pPr>
      <w:r>
        <w:br w:type="page"/>
      </w:r>
    </w:p>
    <w:p w14:paraId="522ADD7B" w14:textId="0BDB5B3E" w:rsidR="00CB0FA9" w:rsidRPr="00CB0FA9" w:rsidRDefault="00CB0FA9" w:rsidP="00CB0FA9">
      <w:pPr>
        <w:spacing w:line="278" w:lineRule="auto"/>
        <w:ind w:firstLine="0"/>
        <w:jc w:val="left"/>
      </w:pPr>
      <w:r>
        <w:lastRenderedPageBreak/>
        <w:t xml:space="preserve"> </w:t>
      </w:r>
    </w:p>
    <w:p w14:paraId="517FA1A2" w14:textId="39E7C565" w:rsidR="00CB0FA9" w:rsidRDefault="00CB0FA9" w:rsidP="00CB0FA9">
      <w:pPr>
        <w:pStyle w:val="Ttulo2"/>
      </w:pPr>
      <w:r>
        <w:t xml:space="preserve">Prueba Unitaria CU </w:t>
      </w:r>
      <w:r w:rsidR="0060115B">
        <w:t>N°2.3</w:t>
      </w:r>
    </w:p>
    <w:p w14:paraId="0EB0EDA1" w14:textId="77777777" w:rsidR="0060115B" w:rsidRPr="0060115B" w:rsidRDefault="0060115B" w:rsidP="0060115B"/>
    <w:p w14:paraId="53505969" w14:textId="5040819D" w:rsidR="0060115B" w:rsidRPr="00627D3D" w:rsidRDefault="0060115B" w:rsidP="0060115B">
      <w:r w:rsidRPr="00627D3D">
        <w:t xml:space="preserve">En la </w:t>
      </w:r>
      <w:r w:rsidRPr="00627D3D">
        <w:rPr>
          <w:i/>
        </w:rPr>
        <w:t xml:space="preserve">Tabla </w:t>
      </w:r>
      <w:r>
        <w:rPr>
          <w:i/>
        </w:rPr>
        <w:t>7.16</w:t>
      </w:r>
      <w:r>
        <w:rPr>
          <w:i/>
        </w:rPr>
        <w:t xml:space="preserve"> </w:t>
      </w:r>
      <w:r w:rsidRPr="00627D3D">
        <w:t>se puede visualizar el Caso de uso N°2.3, Visualizando fichas de empleados activas, el sistema entra en la pestaña de “</w:t>
      </w:r>
      <w:r>
        <w:t>Ficha</w:t>
      </w:r>
      <w:r w:rsidRPr="00627D3D">
        <w:t xml:space="preserve"> de Empleados”, donde el sistema le muestra la lista de fichas activas</w:t>
      </w:r>
      <w:r>
        <w:t>/inactivas</w:t>
      </w:r>
      <w:r w:rsidRPr="00627D3D">
        <w:t xml:space="preserve"> de empleados registradas</w:t>
      </w:r>
      <w:r>
        <w:t>, donde el usuario selecciona la opción de empleados activos</w:t>
      </w:r>
      <w:r w:rsidRPr="00627D3D">
        <w:t>.</w:t>
      </w:r>
    </w:p>
    <w:p w14:paraId="4C830416" w14:textId="77777777" w:rsidR="0060115B" w:rsidRPr="00627D3D" w:rsidRDefault="0060115B" w:rsidP="0060115B"/>
    <w:p w14:paraId="59408BE5" w14:textId="50051AA0" w:rsidR="0060115B" w:rsidRPr="00627D3D" w:rsidRDefault="0060115B" w:rsidP="0060115B">
      <w:pPr>
        <w:pStyle w:val="Descripcin"/>
      </w:pPr>
      <w:r>
        <w:t xml:space="preserve">Tabla </w:t>
      </w:r>
      <w:fldSimple w:instr=" STYLEREF 1 \s ">
        <w:r w:rsidR="003917AA">
          <w:rPr>
            <w:noProof/>
          </w:rPr>
          <w:t>7</w:t>
        </w:r>
      </w:fldSimple>
      <w:r w:rsidR="003917AA">
        <w:t>.</w:t>
      </w:r>
      <w:fldSimple w:instr=" SEQ Tabla \* ARABIC \s 1 ">
        <w:r w:rsidR="003917AA">
          <w:rPr>
            <w:noProof/>
          </w:rPr>
          <w:t>16</w:t>
        </w:r>
      </w:fldSimple>
      <w:r>
        <w:t xml:space="preserve"> </w:t>
      </w:r>
      <w:r w:rsidRPr="00627D3D">
        <w:t xml:space="preserve"> Caso de uso N°2.3, Visualizando fichas de empleados activas</w:t>
      </w:r>
    </w:p>
    <w:p w14:paraId="1C43AA1C" w14:textId="77777777" w:rsidR="0060115B" w:rsidRPr="00627D3D" w:rsidRDefault="0060115B" w:rsidP="0060115B">
      <w:pPr>
        <w:pStyle w:val="Sinespaciado"/>
      </w:pPr>
      <w:r w:rsidRPr="00627D3D">
        <w:rPr>
          <w:noProof/>
        </w:rPr>
        <w:drawing>
          <wp:inline distT="0" distB="0" distL="0" distR="0" wp14:anchorId="483A1E1C" wp14:editId="34B53DC7">
            <wp:extent cx="4472429" cy="3373821"/>
            <wp:effectExtent l="0" t="0" r="4445" b="0"/>
            <wp:docPr id="660355801" name="Imagen 4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75463" cy="3376110"/>
                    </a:xfrm>
                    <a:prstGeom prst="rect">
                      <a:avLst/>
                    </a:prstGeom>
                    <a:noFill/>
                    <a:ln>
                      <a:noFill/>
                    </a:ln>
                  </pic:spPr>
                </pic:pic>
              </a:graphicData>
            </a:graphic>
          </wp:inline>
        </w:drawing>
      </w:r>
    </w:p>
    <w:p w14:paraId="6AE1A672" w14:textId="77777777" w:rsidR="0060115B" w:rsidRPr="00627D3D" w:rsidRDefault="0060115B" w:rsidP="0060115B"/>
    <w:p w14:paraId="6DBB5F0B" w14:textId="77777777" w:rsidR="0060115B" w:rsidRDefault="0060115B" w:rsidP="0060115B">
      <w:r w:rsidRPr="00627D3D">
        <w:t>Fuente: Elaborado por el estudiante de acuerdo con el proyecto</w:t>
      </w:r>
    </w:p>
    <w:p w14:paraId="6F002704" w14:textId="77777777" w:rsidR="004B79BA" w:rsidRDefault="004B79BA" w:rsidP="004B79BA"/>
    <w:p w14:paraId="3091EF3B" w14:textId="77777777" w:rsidR="004B79BA" w:rsidRPr="008C5944" w:rsidRDefault="004B79BA" w:rsidP="004B79BA">
      <w:r w:rsidRPr="008C5944">
        <w:t>Casos de prueba:</w:t>
      </w:r>
    </w:p>
    <w:p w14:paraId="69936C85" w14:textId="77777777" w:rsidR="004B79BA" w:rsidRPr="008C5944" w:rsidRDefault="004B79BA" w:rsidP="004B79BA">
      <w:pPr>
        <w:ind w:left="720" w:firstLine="0"/>
      </w:pPr>
      <w:r w:rsidRPr="008C5944">
        <w:t>Resultados Esperados:</w:t>
      </w:r>
    </w:p>
    <w:p w14:paraId="57B70C19" w14:textId="77777777" w:rsidR="004B79BA" w:rsidRDefault="004B79BA" w:rsidP="004B79BA">
      <w:pPr>
        <w:ind w:left="720" w:firstLine="0"/>
      </w:pPr>
      <w:r w:rsidRPr="008C5944">
        <w:lastRenderedPageBreak/>
        <w:t>Resultados obtenidos</w:t>
      </w:r>
    </w:p>
    <w:p w14:paraId="2457F67F" w14:textId="77777777" w:rsidR="004B79BA" w:rsidRPr="008C5944" w:rsidRDefault="004B79BA" w:rsidP="004B79BA">
      <w:pPr>
        <w:ind w:left="720" w:firstLine="0"/>
      </w:pPr>
      <w:r>
        <w:t>IMAGEN RESULTADOS CON CUADROS RESALTANDOS RESULTADOS</w:t>
      </w:r>
    </w:p>
    <w:p w14:paraId="5D9830B0" w14:textId="77777777" w:rsidR="004B79BA" w:rsidRDefault="004B79BA" w:rsidP="004B79BA">
      <w:r>
        <w:t xml:space="preserve">Fuente: Captura realizada al sistema web </w:t>
      </w:r>
      <w:proofErr w:type="spellStart"/>
      <w:r>
        <w:t>EugCOM</w:t>
      </w:r>
      <w:proofErr w:type="spellEnd"/>
    </w:p>
    <w:p w14:paraId="4E466EEB" w14:textId="77777777" w:rsidR="004B79BA" w:rsidRPr="004B79BA" w:rsidRDefault="004B79BA" w:rsidP="004B79BA"/>
    <w:p w14:paraId="0AAB4CAF" w14:textId="03287314" w:rsidR="00CB0FA9" w:rsidRPr="00CB0FA9" w:rsidRDefault="00CB0FA9" w:rsidP="00CB0FA9">
      <w:pPr>
        <w:spacing w:line="278" w:lineRule="auto"/>
        <w:ind w:firstLine="0"/>
        <w:jc w:val="left"/>
        <w:rPr>
          <w:rFonts w:eastAsiaTheme="majorEastAsia" w:cstheme="majorBidi"/>
          <w:szCs w:val="32"/>
        </w:rPr>
      </w:pPr>
      <w:r>
        <w:br w:type="page"/>
      </w:r>
    </w:p>
    <w:p w14:paraId="2868978C" w14:textId="55E30A9A" w:rsidR="00CB0FA9" w:rsidRDefault="00CB0FA9" w:rsidP="00CB0FA9">
      <w:pPr>
        <w:pStyle w:val="Ttulo2"/>
      </w:pPr>
      <w:r>
        <w:lastRenderedPageBreak/>
        <w:t xml:space="preserve">Prueba Unitaria CU </w:t>
      </w:r>
      <w:r w:rsidR="0060115B">
        <w:t>N°2.5</w:t>
      </w:r>
    </w:p>
    <w:p w14:paraId="7703F877" w14:textId="77777777" w:rsidR="004B79BA" w:rsidRDefault="004B79BA" w:rsidP="004B79BA"/>
    <w:p w14:paraId="68E6C11C" w14:textId="229F2E19" w:rsidR="0060115B" w:rsidRPr="006C0843" w:rsidRDefault="0060115B" w:rsidP="0060115B">
      <w:r w:rsidRPr="006C0843">
        <w:t xml:space="preserve">En la </w:t>
      </w:r>
      <w:r w:rsidRPr="006C0843">
        <w:rPr>
          <w:i/>
        </w:rPr>
        <w:t xml:space="preserve">Tabla </w:t>
      </w:r>
      <w:r>
        <w:rPr>
          <w:i/>
        </w:rPr>
        <w:t>7.17 se</w:t>
      </w:r>
      <w:r w:rsidRPr="006C0843">
        <w:t xml:space="preserve"> puede visualizar el Caso de uso N°2.5, se crea la opción de guardar la información de los empleados, primeramente, se validan los datos del empleado y luego pasan a guardar los datos en el sistema.</w:t>
      </w:r>
    </w:p>
    <w:p w14:paraId="778B4E19" w14:textId="77777777" w:rsidR="0060115B" w:rsidRPr="006C0843" w:rsidRDefault="0060115B" w:rsidP="0060115B"/>
    <w:p w14:paraId="364009BF" w14:textId="79C73D2C" w:rsidR="0060115B" w:rsidRPr="006C0843" w:rsidRDefault="0060115B" w:rsidP="0060115B">
      <w:pPr>
        <w:pStyle w:val="Descripcin"/>
      </w:pPr>
      <w:r>
        <w:t xml:space="preserve">Tabla </w:t>
      </w:r>
      <w:fldSimple w:instr=" STYLEREF 1 \s ">
        <w:r w:rsidR="003917AA">
          <w:rPr>
            <w:noProof/>
          </w:rPr>
          <w:t>7</w:t>
        </w:r>
      </w:fldSimple>
      <w:r w:rsidR="003917AA">
        <w:t>.</w:t>
      </w:r>
      <w:fldSimple w:instr=" SEQ Tabla \* ARABIC \s 1 ">
        <w:r w:rsidR="003917AA">
          <w:rPr>
            <w:noProof/>
          </w:rPr>
          <w:t>17</w:t>
        </w:r>
      </w:fldSimple>
      <w:r w:rsidRPr="006C0843">
        <w:t xml:space="preserve"> Caso de uso N °2.5, Guardando datos de empleado</w:t>
      </w:r>
    </w:p>
    <w:p w14:paraId="51C2B72F" w14:textId="77777777" w:rsidR="0060115B" w:rsidRPr="006C0843" w:rsidRDefault="0060115B" w:rsidP="0060115B">
      <w:pPr>
        <w:pStyle w:val="Sinespaciado"/>
      </w:pPr>
      <w:r w:rsidRPr="006C0843">
        <w:rPr>
          <w:noProof/>
        </w:rPr>
        <w:drawing>
          <wp:inline distT="0" distB="0" distL="0" distR="0" wp14:anchorId="5F60CFAC" wp14:editId="3AFD0F55">
            <wp:extent cx="4798086" cy="3925614"/>
            <wp:effectExtent l="0" t="0" r="2540" b="0"/>
            <wp:docPr id="1587141704" name="Imagen 2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01312" cy="3928253"/>
                    </a:xfrm>
                    <a:prstGeom prst="rect">
                      <a:avLst/>
                    </a:prstGeom>
                    <a:noFill/>
                    <a:ln>
                      <a:noFill/>
                    </a:ln>
                  </pic:spPr>
                </pic:pic>
              </a:graphicData>
            </a:graphic>
          </wp:inline>
        </w:drawing>
      </w:r>
    </w:p>
    <w:p w14:paraId="35FA54E6" w14:textId="77777777" w:rsidR="0060115B" w:rsidRPr="006C0843" w:rsidRDefault="0060115B" w:rsidP="0060115B"/>
    <w:p w14:paraId="5F97D8B0" w14:textId="77777777" w:rsidR="0060115B" w:rsidRDefault="0060115B" w:rsidP="0060115B">
      <w:r w:rsidRPr="006C0843">
        <w:t>Fuente: Elaborado por el estudiante de acuerdo con el proyecto</w:t>
      </w:r>
    </w:p>
    <w:p w14:paraId="27F7105D" w14:textId="77777777" w:rsidR="004B79BA" w:rsidRPr="008C5944" w:rsidRDefault="004B79BA" w:rsidP="004B79BA">
      <w:r w:rsidRPr="008C5944">
        <w:t>Casos de prueba:</w:t>
      </w:r>
    </w:p>
    <w:p w14:paraId="4C3B8BFD" w14:textId="77777777" w:rsidR="004B79BA" w:rsidRPr="008C5944" w:rsidRDefault="004B79BA" w:rsidP="004B79BA">
      <w:pPr>
        <w:ind w:left="720" w:firstLine="0"/>
      </w:pPr>
      <w:r w:rsidRPr="008C5944">
        <w:t>Resultados Esperados:</w:t>
      </w:r>
    </w:p>
    <w:p w14:paraId="23763856" w14:textId="77777777" w:rsidR="004B79BA" w:rsidRDefault="004B79BA" w:rsidP="004B79BA">
      <w:pPr>
        <w:ind w:left="720" w:firstLine="0"/>
      </w:pPr>
      <w:r w:rsidRPr="008C5944">
        <w:t>Resultados obtenidos</w:t>
      </w:r>
    </w:p>
    <w:p w14:paraId="095C0367" w14:textId="77777777" w:rsidR="004B79BA" w:rsidRPr="008C5944" w:rsidRDefault="004B79BA" w:rsidP="004B79BA">
      <w:pPr>
        <w:ind w:left="720" w:firstLine="0"/>
      </w:pPr>
      <w:r>
        <w:lastRenderedPageBreak/>
        <w:t>IMAGEN RESULTADOS CON CUADROS RESALTANDOS RESULTADOS</w:t>
      </w:r>
    </w:p>
    <w:p w14:paraId="29FB36D3" w14:textId="77777777" w:rsidR="004B79BA" w:rsidRDefault="004B79BA" w:rsidP="004B79BA">
      <w:r>
        <w:t xml:space="preserve">Fuente: Captura realizada al sistema web </w:t>
      </w:r>
      <w:proofErr w:type="spellStart"/>
      <w:r>
        <w:t>EugCOM</w:t>
      </w:r>
      <w:proofErr w:type="spellEnd"/>
    </w:p>
    <w:p w14:paraId="6F728086" w14:textId="77777777" w:rsidR="004B79BA" w:rsidRPr="004B79BA" w:rsidRDefault="004B79BA" w:rsidP="004B79BA"/>
    <w:p w14:paraId="42C23C5F" w14:textId="034CB1B0" w:rsidR="00CB0FA9" w:rsidRPr="00CB0FA9" w:rsidRDefault="00CB0FA9" w:rsidP="00CB0FA9">
      <w:pPr>
        <w:spacing w:line="278" w:lineRule="auto"/>
        <w:ind w:firstLine="0"/>
        <w:jc w:val="left"/>
        <w:rPr>
          <w:rFonts w:eastAsiaTheme="majorEastAsia" w:cstheme="majorBidi"/>
          <w:szCs w:val="32"/>
        </w:rPr>
      </w:pPr>
      <w:r>
        <w:br w:type="page"/>
      </w:r>
    </w:p>
    <w:p w14:paraId="4F8AAB94" w14:textId="5F9CE303" w:rsidR="00CB0FA9" w:rsidRDefault="00CB0FA9" w:rsidP="00CB0FA9">
      <w:pPr>
        <w:pStyle w:val="Ttulo2"/>
      </w:pPr>
      <w:r>
        <w:lastRenderedPageBreak/>
        <w:t xml:space="preserve">Prueba Unitaria CU </w:t>
      </w:r>
      <w:r w:rsidR="0060115B">
        <w:t>N°2.6.1</w:t>
      </w:r>
    </w:p>
    <w:p w14:paraId="47671D28" w14:textId="77777777" w:rsidR="004B79BA" w:rsidRDefault="004B79BA" w:rsidP="004B79BA"/>
    <w:p w14:paraId="559A5DB7" w14:textId="3245F1E5" w:rsidR="0060115B" w:rsidRPr="00627D3D" w:rsidRDefault="0060115B" w:rsidP="0060115B">
      <w:r w:rsidRPr="00627D3D">
        <w:t xml:space="preserve">En la </w:t>
      </w:r>
      <w:r w:rsidRPr="00627D3D">
        <w:rPr>
          <w:i/>
        </w:rPr>
        <w:t xml:space="preserve">Tabla </w:t>
      </w:r>
      <w:r>
        <w:rPr>
          <w:i/>
        </w:rPr>
        <w:t>7.18</w:t>
      </w:r>
      <w:r w:rsidRPr="00627D3D">
        <w:t xml:space="preserve"> se puede visualizar el Caso de uso N°2.6.1, el sistema permite imprimir una ficha de empleado en formato PDF para el administrador/RRHH.</w:t>
      </w:r>
    </w:p>
    <w:p w14:paraId="1E0A255A" w14:textId="77777777" w:rsidR="0060115B" w:rsidRPr="00627D3D" w:rsidRDefault="0060115B" w:rsidP="0060115B"/>
    <w:p w14:paraId="0647A871" w14:textId="5B94AA44" w:rsidR="0060115B" w:rsidRPr="00627D3D" w:rsidRDefault="0060115B" w:rsidP="0060115B">
      <w:pPr>
        <w:pStyle w:val="Descripcin"/>
      </w:pPr>
      <w:r>
        <w:t xml:space="preserve">Tabla </w:t>
      </w:r>
      <w:fldSimple w:instr=" STYLEREF 1 \s ">
        <w:r w:rsidR="003917AA">
          <w:rPr>
            <w:noProof/>
          </w:rPr>
          <w:t>7</w:t>
        </w:r>
      </w:fldSimple>
      <w:r w:rsidR="003917AA">
        <w:t>.</w:t>
      </w:r>
      <w:fldSimple w:instr=" SEQ Tabla \* ARABIC \s 1 ">
        <w:r w:rsidR="003917AA">
          <w:rPr>
            <w:noProof/>
          </w:rPr>
          <w:t>18</w:t>
        </w:r>
      </w:fldSimple>
      <w:r>
        <w:t xml:space="preserve"> </w:t>
      </w:r>
      <w:r w:rsidRPr="00627D3D">
        <w:t>Caso de uso N °2.6.1, Imprimiendo</w:t>
      </w:r>
      <w:r>
        <w:t xml:space="preserve"> ficha de empleado</w:t>
      </w:r>
    </w:p>
    <w:p w14:paraId="0615BA1E" w14:textId="77777777" w:rsidR="0060115B" w:rsidRPr="00627D3D" w:rsidRDefault="0060115B" w:rsidP="0060115B">
      <w:pPr>
        <w:pStyle w:val="Sinespaciado"/>
      </w:pPr>
      <w:r w:rsidRPr="00627D3D">
        <w:rPr>
          <w:noProof/>
        </w:rPr>
        <w:drawing>
          <wp:inline distT="0" distB="0" distL="0" distR="0" wp14:anchorId="676C228C" wp14:editId="4C48FBB6">
            <wp:extent cx="4534161" cy="3499944"/>
            <wp:effectExtent l="0" t="0" r="0" b="5715"/>
            <wp:docPr id="444018720" name="Imagen 46" descr="Interfaz de usuario gráfica, 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Tabla&#10;&#10;El contenido generado por IA puede ser incorrect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37220" cy="3502305"/>
                    </a:xfrm>
                    <a:prstGeom prst="rect">
                      <a:avLst/>
                    </a:prstGeom>
                    <a:noFill/>
                    <a:ln>
                      <a:noFill/>
                    </a:ln>
                  </pic:spPr>
                </pic:pic>
              </a:graphicData>
            </a:graphic>
          </wp:inline>
        </w:drawing>
      </w:r>
    </w:p>
    <w:p w14:paraId="0A91B3D2" w14:textId="77777777" w:rsidR="0060115B" w:rsidRPr="00627D3D" w:rsidRDefault="0060115B" w:rsidP="0060115B">
      <w:pPr>
        <w:ind w:firstLine="0"/>
      </w:pPr>
    </w:p>
    <w:p w14:paraId="12AC2522" w14:textId="77777777" w:rsidR="0060115B" w:rsidRDefault="0060115B" w:rsidP="0060115B">
      <w:r w:rsidRPr="00627D3D">
        <w:t>Fuente: Elaborado por el estudiante de acuerdo con el proyecto</w:t>
      </w:r>
    </w:p>
    <w:p w14:paraId="71193269" w14:textId="77777777" w:rsidR="0060115B" w:rsidRDefault="0060115B" w:rsidP="0060115B"/>
    <w:p w14:paraId="6EAFD4A9" w14:textId="77777777" w:rsidR="0060115B" w:rsidRDefault="0060115B" w:rsidP="0060115B"/>
    <w:p w14:paraId="6C66E657" w14:textId="77777777" w:rsidR="004B79BA" w:rsidRPr="008C5944" w:rsidRDefault="004B79BA" w:rsidP="004B79BA">
      <w:r w:rsidRPr="008C5944">
        <w:t>Casos de prueba:</w:t>
      </w:r>
    </w:p>
    <w:p w14:paraId="429F97BC" w14:textId="77777777" w:rsidR="004B79BA" w:rsidRPr="008C5944" w:rsidRDefault="004B79BA" w:rsidP="004B79BA">
      <w:pPr>
        <w:ind w:left="720" w:firstLine="0"/>
      </w:pPr>
      <w:r w:rsidRPr="008C5944">
        <w:t>Resultados Esperados:</w:t>
      </w:r>
    </w:p>
    <w:p w14:paraId="7F8CD226" w14:textId="77777777" w:rsidR="004B79BA" w:rsidRDefault="004B79BA" w:rsidP="004B79BA">
      <w:pPr>
        <w:ind w:left="720" w:firstLine="0"/>
      </w:pPr>
      <w:r w:rsidRPr="008C5944">
        <w:t>Resultados obtenidos</w:t>
      </w:r>
    </w:p>
    <w:p w14:paraId="5866E740" w14:textId="77777777" w:rsidR="004B79BA" w:rsidRPr="008C5944" w:rsidRDefault="004B79BA" w:rsidP="004B79BA">
      <w:pPr>
        <w:ind w:left="720" w:firstLine="0"/>
      </w:pPr>
      <w:r>
        <w:lastRenderedPageBreak/>
        <w:t>IMAGEN RESULTADOS CON CUADROS RESALTANDOS RESULTADOS</w:t>
      </w:r>
    </w:p>
    <w:p w14:paraId="7EC26E5E" w14:textId="77777777" w:rsidR="004B79BA" w:rsidRDefault="004B79BA" w:rsidP="004B79BA">
      <w:r>
        <w:t xml:space="preserve">Fuente: Captura realizada al sistema web </w:t>
      </w:r>
      <w:proofErr w:type="spellStart"/>
      <w:r>
        <w:t>EugCOM</w:t>
      </w:r>
      <w:proofErr w:type="spellEnd"/>
    </w:p>
    <w:p w14:paraId="12173787" w14:textId="77777777" w:rsidR="004B79BA" w:rsidRPr="004B79BA" w:rsidRDefault="004B79BA" w:rsidP="004B79BA"/>
    <w:p w14:paraId="6410F0C5" w14:textId="22C4CD10" w:rsidR="00CB0FA9" w:rsidRPr="00CB0FA9" w:rsidRDefault="00CB0FA9" w:rsidP="00CB0FA9">
      <w:pPr>
        <w:spacing w:line="278" w:lineRule="auto"/>
        <w:ind w:firstLine="0"/>
        <w:jc w:val="left"/>
        <w:rPr>
          <w:rFonts w:eastAsiaTheme="majorEastAsia" w:cstheme="majorBidi"/>
          <w:szCs w:val="32"/>
        </w:rPr>
      </w:pPr>
      <w:r>
        <w:br w:type="page"/>
      </w:r>
    </w:p>
    <w:p w14:paraId="15E51ED1" w14:textId="1E427D83" w:rsidR="00CB0FA9" w:rsidRDefault="00CB0FA9" w:rsidP="00CB0FA9">
      <w:pPr>
        <w:pStyle w:val="Ttulo2"/>
      </w:pPr>
      <w:r>
        <w:lastRenderedPageBreak/>
        <w:t xml:space="preserve">Prueba Unitaria CU </w:t>
      </w:r>
      <w:r w:rsidR="0060115B">
        <w:t>N°2.6.2</w:t>
      </w:r>
    </w:p>
    <w:p w14:paraId="42885918" w14:textId="77777777" w:rsidR="0060115B" w:rsidRPr="00627D3D" w:rsidRDefault="0060115B" w:rsidP="0060115B">
      <w:pPr>
        <w:ind w:firstLine="0"/>
      </w:pPr>
    </w:p>
    <w:p w14:paraId="03CECBAF" w14:textId="049A4B10" w:rsidR="0060115B" w:rsidRPr="00627D3D" w:rsidRDefault="0060115B" w:rsidP="0060115B">
      <w:r w:rsidRPr="00627D3D">
        <w:t xml:space="preserve">En la </w:t>
      </w:r>
      <w:r w:rsidRPr="00627D3D">
        <w:rPr>
          <w:i/>
        </w:rPr>
        <w:t xml:space="preserve">Tabla </w:t>
      </w:r>
      <w:r>
        <w:rPr>
          <w:i/>
        </w:rPr>
        <w:t>7.19</w:t>
      </w:r>
      <w:r w:rsidRPr="00627D3D">
        <w:t xml:space="preserve"> se puede visualizar el Caso de uso N°2.6.2, el sistema permite imprimir múltiples tipos de archivo en formato PDF para el administrador/RRHH.</w:t>
      </w:r>
    </w:p>
    <w:p w14:paraId="2F68A382" w14:textId="77777777" w:rsidR="0060115B" w:rsidRPr="00627D3D" w:rsidRDefault="0060115B" w:rsidP="0060115B"/>
    <w:p w14:paraId="5C558F23" w14:textId="15DDE53B" w:rsidR="0060115B" w:rsidRPr="00627D3D" w:rsidRDefault="0060115B" w:rsidP="0060115B">
      <w:pPr>
        <w:pStyle w:val="Descripcin"/>
      </w:pPr>
      <w:r w:rsidRPr="00627D3D">
        <w:t xml:space="preserve">Tabla </w:t>
      </w:r>
      <w:fldSimple w:instr=" STYLEREF 1 \s ">
        <w:r w:rsidR="003917AA">
          <w:rPr>
            <w:noProof/>
          </w:rPr>
          <w:t>7</w:t>
        </w:r>
      </w:fldSimple>
      <w:r w:rsidR="003917AA">
        <w:t>.</w:t>
      </w:r>
      <w:fldSimple w:instr=" SEQ Tabla \* ARABIC \s 1 ">
        <w:r w:rsidR="003917AA">
          <w:rPr>
            <w:noProof/>
          </w:rPr>
          <w:t>19</w:t>
        </w:r>
      </w:fldSimple>
      <w:r w:rsidRPr="00627D3D">
        <w:t xml:space="preserve"> Caso de uso N °2.6.2, Imprimiendo múltiples fichas de empleado</w:t>
      </w:r>
    </w:p>
    <w:p w14:paraId="3E82183F" w14:textId="4ED1C716" w:rsidR="0060115B" w:rsidRDefault="0060115B" w:rsidP="0060115B">
      <w:pPr>
        <w:pStyle w:val="Sinespaciado"/>
      </w:pPr>
      <w:r w:rsidRPr="00627D3D">
        <w:rPr>
          <w:noProof/>
        </w:rPr>
        <w:drawing>
          <wp:inline distT="0" distB="0" distL="0" distR="0" wp14:anchorId="485CB3C7" wp14:editId="66C5D6E4">
            <wp:extent cx="4283595" cy="3484179"/>
            <wp:effectExtent l="0" t="0" r="3175" b="2540"/>
            <wp:docPr id="105240722" name="Imagen 48" descr="Interfaz de usuario gráfica, Texto,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Correo electrónico&#10;&#10;El contenido generado por IA puede ser incorrecto."/>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87318" cy="3487207"/>
                    </a:xfrm>
                    <a:prstGeom prst="rect">
                      <a:avLst/>
                    </a:prstGeom>
                    <a:noFill/>
                    <a:ln>
                      <a:noFill/>
                    </a:ln>
                  </pic:spPr>
                </pic:pic>
              </a:graphicData>
            </a:graphic>
          </wp:inline>
        </w:drawing>
      </w:r>
    </w:p>
    <w:p w14:paraId="140E0BB0" w14:textId="77777777" w:rsidR="0060115B" w:rsidRPr="00627D3D" w:rsidRDefault="0060115B" w:rsidP="0060115B">
      <w:pPr>
        <w:pStyle w:val="Sinespaciado"/>
      </w:pPr>
    </w:p>
    <w:p w14:paraId="1FE8FDC8" w14:textId="77777777" w:rsidR="0060115B" w:rsidRDefault="0060115B" w:rsidP="0060115B">
      <w:r w:rsidRPr="00627D3D">
        <w:t>Fuente: Elaborado por el estudiante de acuerdo con el proyecto</w:t>
      </w:r>
    </w:p>
    <w:p w14:paraId="108A2B59" w14:textId="77777777" w:rsidR="004B79BA" w:rsidRPr="008C5944" w:rsidRDefault="004B79BA" w:rsidP="004B79BA">
      <w:r w:rsidRPr="008C5944">
        <w:t>Casos de prueba:</w:t>
      </w:r>
    </w:p>
    <w:p w14:paraId="1FAD9DDF" w14:textId="77777777" w:rsidR="004B79BA" w:rsidRPr="008C5944" w:rsidRDefault="004B79BA" w:rsidP="004B79BA">
      <w:pPr>
        <w:ind w:left="720" w:firstLine="0"/>
      </w:pPr>
      <w:r w:rsidRPr="008C5944">
        <w:t>Resultados Esperados:</w:t>
      </w:r>
    </w:p>
    <w:p w14:paraId="628E3D41" w14:textId="77777777" w:rsidR="004B79BA" w:rsidRDefault="004B79BA" w:rsidP="004B79BA">
      <w:pPr>
        <w:ind w:left="720" w:firstLine="0"/>
      </w:pPr>
      <w:r w:rsidRPr="008C5944">
        <w:t>Resultados obtenidos</w:t>
      </w:r>
    </w:p>
    <w:p w14:paraId="05D0C284" w14:textId="77777777" w:rsidR="004B79BA" w:rsidRPr="008C5944" w:rsidRDefault="004B79BA" w:rsidP="004B79BA">
      <w:pPr>
        <w:ind w:left="720" w:firstLine="0"/>
      </w:pPr>
      <w:r>
        <w:t>IMAGEN RESULTADOS CON CUADROS RESALTANDOS RESULTADOS</w:t>
      </w:r>
    </w:p>
    <w:p w14:paraId="34C3004B" w14:textId="77777777" w:rsidR="004B79BA" w:rsidRDefault="004B79BA" w:rsidP="004B79BA">
      <w:r>
        <w:t xml:space="preserve">Fuente: Captura realizada al sistema web </w:t>
      </w:r>
      <w:proofErr w:type="spellStart"/>
      <w:r>
        <w:t>EugCOM</w:t>
      </w:r>
      <w:proofErr w:type="spellEnd"/>
    </w:p>
    <w:p w14:paraId="223A4EAD" w14:textId="41340160" w:rsidR="00CB0FA9" w:rsidRPr="00CB0FA9" w:rsidRDefault="00CB0FA9" w:rsidP="00CB0FA9">
      <w:pPr>
        <w:spacing w:line="278" w:lineRule="auto"/>
        <w:ind w:firstLine="0"/>
        <w:jc w:val="left"/>
        <w:rPr>
          <w:rFonts w:eastAsiaTheme="majorEastAsia" w:cstheme="majorBidi"/>
          <w:szCs w:val="32"/>
        </w:rPr>
      </w:pPr>
    </w:p>
    <w:p w14:paraId="11DBE76F" w14:textId="1E82CA6F" w:rsidR="00CB0FA9" w:rsidRDefault="00CB0FA9" w:rsidP="00CB0FA9">
      <w:pPr>
        <w:pStyle w:val="Ttulo2"/>
      </w:pPr>
      <w:r>
        <w:lastRenderedPageBreak/>
        <w:t xml:space="preserve">Prueba Unitaria CU </w:t>
      </w:r>
      <w:r w:rsidR="0060115B">
        <w:t>N°3.1.1</w:t>
      </w:r>
    </w:p>
    <w:p w14:paraId="6B0D7063" w14:textId="77777777" w:rsidR="004B79BA" w:rsidRDefault="004B79BA" w:rsidP="004B79BA"/>
    <w:p w14:paraId="198600A0" w14:textId="3F006750" w:rsidR="0060115B" w:rsidRPr="006C0843" w:rsidRDefault="0060115B" w:rsidP="0060115B">
      <w:r w:rsidRPr="006C0843">
        <w:t xml:space="preserve">En la </w:t>
      </w:r>
      <w:r w:rsidRPr="006C0843">
        <w:rPr>
          <w:i/>
        </w:rPr>
        <w:t xml:space="preserve">Tabla </w:t>
      </w:r>
      <w:r>
        <w:rPr>
          <w:i/>
        </w:rPr>
        <w:t>7.20</w:t>
      </w:r>
      <w:r>
        <w:rPr>
          <w:i/>
        </w:rPr>
        <w:t xml:space="preserve"> </w:t>
      </w:r>
      <w:r w:rsidRPr="006C0843">
        <w:t>se puede visualizar el Caso de uso N°3.1.1, El sistema debe permitir al administrador asignar las fechas de vacaciones para los empleados, para eso se crea una pestaña especial con los datos de los empleados para la asignación de las vacaciones.</w:t>
      </w:r>
    </w:p>
    <w:p w14:paraId="44D2C98D" w14:textId="77777777" w:rsidR="0060115B" w:rsidRPr="006C0843" w:rsidRDefault="0060115B" w:rsidP="0060115B"/>
    <w:p w14:paraId="658AEE60" w14:textId="1B5763C0" w:rsidR="0060115B" w:rsidRPr="006C0843" w:rsidRDefault="0060115B" w:rsidP="0060115B">
      <w:pPr>
        <w:pStyle w:val="Descripcin"/>
      </w:pPr>
      <w:r>
        <w:t xml:space="preserve">Tabla </w:t>
      </w:r>
      <w:fldSimple w:instr=" STYLEREF 1 \s ">
        <w:r w:rsidR="003917AA">
          <w:rPr>
            <w:noProof/>
          </w:rPr>
          <w:t>7</w:t>
        </w:r>
      </w:fldSimple>
      <w:r w:rsidR="003917AA">
        <w:t>.</w:t>
      </w:r>
      <w:fldSimple w:instr=" SEQ Tabla \* ARABIC \s 1 ">
        <w:r w:rsidR="003917AA">
          <w:rPr>
            <w:noProof/>
          </w:rPr>
          <w:t>20</w:t>
        </w:r>
      </w:fldSimple>
      <w:r>
        <w:t xml:space="preserve"> </w:t>
      </w:r>
      <w:r w:rsidRPr="006C0843">
        <w:t>Caso de uso N °3.1.1, Asignando vacaciones</w:t>
      </w:r>
    </w:p>
    <w:p w14:paraId="1DE7D602" w14:textId="77777777" w:rsidR="0060115B" w:rsidRPr="006C0843" w:rsidRDefault="0060115B" w:rsidP="0060115B">
      <w:pPr>
        <w:pStyle w:val="Sinespaciado"/>
      </w:pPr>
      <w:r w:rsidRPr="006C0843">
        <w:rPr>
          <w:noProof/>
        </w:rPr>
        <w:drawing>
          <wp:inline distT="0" distB="0" distL="0" distR="0" wp14:anchorId="0AB678AF" wp14:editId="4D5BFC86">
            <wp:extent cx="4998755" cy="4209394"/>
            <wp:effectExtent l="0" t="0" r="0" b="1270"/>
            <wp:docPr id="1581882062" name="Imagen 22"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 Tabla&#10;&#10;El contenido generado por IA puede ser incorrecto."/>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02451" cy="4212506"/>
                    </a:xfrm>
                    <a:prstGeom prst="rect">
                      <a:avLst/>
                    </a:prstGeom>
                    <a:noFill/>
                    <a:ln>
                      <a:noFill/>
                    </a:ln>
                  </pic:spPr>
                </pic:pic>
              </a:graphicData>
            </a:graphic>
          </wp:inline>
        </w:drawing>
      </w:r>
    </w:p>
    <w:p w14:paraId="6209CB3D" w14:textId="77777777" w:rsidR="0060115B" w:rsidRPr="006C0843" w:rsidRDefault="0060115B" w:rsidP="0060115B"/>
    <w:p w14:paraId="2CC6CC10" w14:textId="77777777" w:rsidR="0060115B" w:rsidRDefault="0060115B" w:rsidP="0060115B">
      <w:r w:rsidRPr="006C0843">
        <w:t>Fuente: Elaborado por el estudiante de acuerdo con el proyecto</w:t>
      </w:r>
    </w:p>
    <w:p w14:paraId="618F40AD" w14:textId="77777777" w:rsidR="0060115B" w:rsidRPr="006C0843" w:rsidRDefault="0060115B" w:rsidP="0060115B"/>
    <w:p w14:paraId="221EED60" w14:textId="77777777" w:rsidR="004B79BA" w:rsidRPr="008C5944" w:rsidRDefault="004B79BA" w:rsidP="004B79BA">
      <w:r w:rsidRPr="008C5944">
        <w:t>Casos de prueba:</w:t>
      </w:r>
    </w:p>
    <w:p w14:paraId="17853EDD" w14:textId="77777777" w:rsidR="004B79BA" w:rsidRPr="008C5944" w:rsidRDefault="004B79BA" w:rsidP="004B79BA">
      <w:pPr>
        <w:ind w:left="720" w:firstLine="0"/>
      </w:pPr>
      <w:r w:rsidRPr="008C5944">
        <w:t>Resultados Esperados:</w:t>
      </w:r>
    </w:p>
    <w:p w14:paraId="6DC96698" w14:textId="77777777" w:rsidR="004B79BA" w:rsidRDefault="004B79BA" w:rsidP="004B79BA">
      <w:pPr>
        <w:ind w:left="720" w:firstLine="0"/>
      </w:pPr>
      <w:r w:rsidRPr="008C5944">
        <w:lastRenderedPageBreak/>
        <w:t>Resultados obtenidos</w:t>
      </w:r>
    </w:p>
    <w:p w14:paraId="6271CBE7" w14:textId="77777777" w:rsidR="004B79BA" w:rsidRPr="008C5944" w:rsidRDefault="004B79BA" w:rsidP="004B79BA">
      <w:pPr>
        <w:ind w:left="720" w:firstLine="0"/>
      </w:pPr>
      <w:r>
        <w:t>IMAGEN RESULTADOS CON CUADROS RESALTANDOS RESULTADOS</w:t>
      </w:r>
    </w:p>
    <w:p w14:paraId="42A85255" w14:textId="77777777" w:rsidR="004B79BA" w:rsidRDefault="004B79BA" w:rsidP="004B79BA">
      <w:r>
        <w:t xml:space="preserve">Fuente: Captura realizada al sistema web </w:t>
      </w:r>
      <w:proofErr w:type="spellStart"/>
      <w:r>
        <w:t>EugCOM</w:t>
      </w:r>
      <w:proofErr w:type="spellEnd"/>
    </w:p>
    <w:p w14:paraId="1A17EC16" w14:textId="77777777" w:rsidR="004B79BA" w:rsidRPr="004B79BA" w:rsidRDefault="004B79BA" w:rsidP="004B79BA"/>
    <w:p w14:paraId="3B49EE79" w14:textId="3D63A4F4" w:rsidR="00CB0FA9" w:rsidRPr="00CB0FA9" w:rsidRDefault="00CB0FA9" w:rsidP="00CB0FA9">
      <w:pPr>
        <w:spacing w:line="278" w:lineRule="auto"/>
        <w:ind w:firstLine="0"/>
        <w:jc w:val="left"/>
        <w:rPr>
          <w:rFonts w:eastAsiaTheme="majorEastAsia" w:cstheme="majorBidi"/>
          <w:szCs w:val="32"/>
        </w:rPr>
      </w:pPr>
      <w:r>
        <w:br w:type="page"/>
      </w:r>
    </w:p>
    <w:p w14:paraId="2773F8A5" w14:textId="3CAABF91" w:rsidR="00CB0FA9" w:rsidRDefault="00CB0FA9" w:rsidP="00CB0FA9">
      <w:pPr>
        <w:pStyle w:val="Ttulo2"/>
      </w:pPr>
      <w:r>
        <w:lastRenderedPageBreak/>
        <w:t xml:space="preserve">Prueba Unitaria CU </w:t>
      </w:r>
      <w:r w:rsidR="0060115B">
        <w:t>N°3.1.2</w:t>
      </w:r>
    </w:p>
    <w:p w14:paraId="064AFCF6" w14:textId="77777777" w:rsidR="004B79BA" w:rsidRDefault="004B79BA" w:rsidP="004B79BA"/>
    <w:p w14:paraId="4A40390D" w14:textId="6F7045D5" w:rsidR="0060115B" w:rsidRPr="006C0843" w:rsidRDefault="0060115B" w:rsidP="0060115B">
      <w:r w:rsidRPr="006C0843">
        <w:t xml:space="preserve">En la </w:t>
      </w:r>
      <w:r w:rsidRPr="006C0843">
        <w:rPr>
          <w:i/>
        </w:rPr>
        <w:t xml:space="preserve">Tabla </w:t>
      </w:r>
      <w:r>
        <w:rPr>
          <w:i/>
        </w:rPr>
        <w:t xml:space="preserve">7.21 </w:t>
      </w:r>
      <w:r w:rsidRPr="006C0843">
        <w:t>se</w:t>
      </w:r>
      <w:r w:rsidRPr="006C0843">
        <w:t xml:space="preserve"> puede visualizar el Caso de uso N°3.1.2, El sistema debe permitir al administrador editar las fechas de vacaciones para los empleados, para eso se crea una pestaña especial con los datos de los empleados para la asignación de las vacaciones.</w:t>
      </w:r>
    </w:p>
    <w:p w14:paraId="1CD99738" w14:textId="77777777" w:rsidR="0060115B" w:rsidRPr="006C0843" w:rsidRDefault="0060115B" w:rsidP="0060115B"/>
    <w:p w14:paraId="628AFD9B" w14:textId="467C628A" w:rsidR="0060115B" w:rsidRPr="006C0843" w:rsidRDefault="0060115B" w:rsidP="0060115B">
      <w:pPr>
        <w:pStyle w:val="Descripcin"/>
      </w:pPr>
      <w:r w:rsidRPr="006C0843">
        <w:t xml:space="preserve">Tabla </w:t>
      </w:r>
      <w:fldSimple w:instr=" STYLEREF 1 \s ">
        <w:r w:rsidR="003917AA">
          <w:rPr>
            <w:noProof/>
          </w:rPr>
          <w:t>7</w:t>
        </w:r>
      </w:fldSimple>
      <w:r w:rsidR="003917AA">
        <w:t>.</w:t>
      </w:r>
      <w:fldSimple w:instr=" SEQ Tabla \* ARABIC \s 1 ">
        <w:r w:rsidR="003917AA">
          <w:rPr>
            <w:noProof/>
          </w:rPr>
          <w:t>21</w:t>
        </w:r>
      </w:fldSimple>
      <w:r w:rsidRPr="006C0843">
        <w:t xml:space="preserve"> Caso de uso N °3.1.2, editando vacaciones</w:t>
      </w:r>
    </w:p>
    <w:p w14:paraId="09302157" w14:textId="77777777" w:rsidR="0060115B" w:rsidRPr="006C0843" w:rsidRDefault="0060115B" w:rsidP="0060115B">
      <w:pPr>
        <w:pStyle w:val="Sinespaciado"/>
      </w:pPr>
      <w:r w:rsidRPr="006C0843">
        <w:rPr>
          <w:noProof/>
        </w:rPr>
        <w:drawing>
          <wp:inline distT="0" distB="0" distL="0" distR="0" wp14:anchorId="29302F48" wp14:editId="38929BF2">
            <wp:extent cx="5971540" cy="5304790"/>
            <wp:effectExtent l="0" t="0" r="0" b="0"/>
            <wp:docPr id="954979932" name="Imagen 24"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10;&#10;El contenido generado por IA puede ser incorrecto."/>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71540" cy="5304790"/>
                    </a:xfrm>
                    <a:prstGeom prst="rect">
                      <a:avLst/>
                    </a:prstGeom>
                    <a:noFill/>
                    <a:ln>
                      <a:noFill/>
                    </a:ln>
                  </pic:spPr>
                </pic:pic>
              </a:graphicData>
            </a:graphic>
          </wp:inline>
        </w:drawing>
      </w:r>
    </w:p>
    <w:p w14:paraId="167BCE04" w14:textId="77777777" w:rsidR="0060115B" w:rsidRPr="006C0843" w:rsidRDefault="0060115B" w:rsidP="0060115B"/>
    <w:p w14:paraId="269B26E7" w14:textId="77777777" w:rsidR="0060115B" w:rsidRDefault="0060115B" w:rsidP="0060115B">
      <w:r w:rsidRPr="006C0843">
        <w:t>Fuente: Elaborado por el estudiante de acuerdo con el proyecto</w:t>
      </w:r>
    </w:p>
    <w:p w14:paraId="142B1D06" w14:textId="77777777" w:rsidR="004B79BA" w:rsidRPr="008C5944" w:rsidRDefault="004B79BA" w:rsidP="004B79BA">
      <w:r w:rsidRPr="008C5944">
        <w:lastRenderedPageBreak/>
        <w:t>Casos de prueba:</w:t>
      </w:r>
    </w:p>
    <w:p w14:paraId="55053A08" w14:textId="77777777" w:rsidR="004B79BA" w:rsidRPr="008C5944" w:rsidRDefault="004B79BA" w:rsidP="004B79BA">
      <w:pPr>
        <w:ind w:left="720" w:firstLine="0"/>
      </w:pPr>
      <w:r w:rsidRPr="008C5944">
        <w:t>Resultados Esperados:</w:t>
      </w:r>
    </w:p>
    <w:p w14:paraId="4490305A" w14:textId="77777777" w:rsidR="004B79BA" w:rsidRDefault="004B79BA" w:rsidP="004B79BA">
      <w:pPr>
        <w:ind w:left="720" w:firstLine="0"/>
      </w:pPr>
      <w:r w:rsidRPr="008C5944">
        <w:t>Resultados obtenidos</w:t>
      </w:r>
    </w:p>
    <w:p w14:paraId="6A9BD8AA" w14:textId="77777777" w:rsidR="004B79BA" w:rsidRPr="008C5944" w:rsidRDefault="004B79BA" w:rsidP="004B79BA">
      <w:pPr>
        <w:ind w:left="720" w:firstLine="0"/>
      </w:pPr>
      <w:r>
        <w:t>IMAGEN RESULTADOS CON CUADROS RESALTANDOS RESULTADOS</w:t>
      </w:r>
    </w:p>
    <w:p w14:paraId="77D3E824" w14:textId="77777777" w:rsidR="004B79BA" w:rsidRDefault="004B79BA" w:rsidP="004B79BA">
      <w:r>
        <w:t xml:space="preserve">Fuente: Captura realizada al sistema web </w:t>
      </w:r>
      <w:proofErr w:type="spellStart"/>
      <w:r>
        <w:t>EugCOM</w:t>
      </w:r>
      <w:proofErr w:type="spellEnd"/>
    </w:p>
    <w:p w14:paraId="2A26A8DF" w14:textId="77777777" w:rsidR="004B79BA" w:rsidRPr="004B79BA" w:rsidRDefault="004B79BA" w:rsidP="004B79BA"/>
    <w:p w14:paraId="6FF0B3EF" w14:textId="0C1A3860" w:rsidR="00CB0FA9" w:rsidRPr="00CB0FA9" w:rsidRDefault="00CB0FA9" w:rsidP="00CB0FA9">
      <w:pPr>
        <w:spacing w:line="278" w:lineRule="auto"/>
        <w:ind w:firstLine="0"/>
        <w:jc w:val="left"/>
        <w:rPr>
          <w:rFonts w:eastAsiaTheme="majorEastAsia" w:cstheme="majorBidi"/>
          <w:szCs w:val="32"/>
        </w:rPr>
      </w:pPr>
      <w:r>
        <w:br w:type="page"/>
      </w:r>
    </w:p>
    <w:p w14:paraId="271699CD" w14:textId="39055AD6" w:rsidR="00CB0FA9" w:rsidRDefault="00CB0FA9" w:rsidP="00CB0FA9">
      <w:pPr>
        <w:pStyle w:val="Ttulo2"/>
      </w:pPr>
      <w:r>
        <w:lastRenderedPageBreak/>
        <w:t xml:space="preserve">Prueba Unitaria CU </w:t>
      </w:r>
      <w:r w:rsidR="0060115B">
        <w:t>N°3.2</w:t>
      </w:r>
    </w:p>
    <w:p w14:paraId="4B61F56C" w14:textId="77777777" w:rsidR="004B79BA" w:rsidRDefault="004B79BA" w:rsidP="004B79BA"/>
    <w:p w14:paraId="3B9261EF" w14:textId="63BB595B" w:rsidR="0060115B" w:rsidRPr="00627D3D" w:rsidRDefault="0060115B" w:rsidP="0060115B">
      <w:r w:rsidRPr="00627D3D">
        <w:t xml:space="preserve">En la </w:t>
      </w:r>
      <w:r w:rsidRPr="00627D3D">
        <w:rPr>
          <w:i/>
        </w:rPr>
        <w:t xml:space="preserve">Tabla </w:t>
      </w:r>
      <w:r>
        <w:rPr>
          <w:i/>
        </w:rPr>
        <w:t xml:space="preserve">7.22 </w:t>
      </w:r>
      <w:r w:rsidRPr="00627D3D">
        <w:t>se puede visualizar el Caso de uso N°3.2, Este apartado permite que se cree una casilla de selección para posible asignación o edición.</w:t>
      </w:r>
    </w:p>
    <w:p w14:paraId="79C3CF62" w14:textId="77777777" w:rsidR="0060115B" w:rsidRPr="00627D3D" w:rsidRDefault="0060115B" w:rsidP="0060115B"/>
    <w:p w14:paraId="67F7E054" w14:textId="7CD86F64" w:rsidR="0060115B" w:rsidRPr="00627D3D" w:rsidRDefault="0060115B" w:rsidP="0060115B">
      <w:pPr>
        <w:pStyle w:val="Descripcin"/>
      </w:pPr>
      <w:r>
        <w:t xml:space="preserve">Tabla </w:t>
      </w:r>
      <w:fldSimple w:instr=" STYLEREF 1 \s ">
        <w:r w:rsidR="003917AA">
          <w:rPr>
            <w:noProof/>
          </w:rPr>
          <w:t>7</w:t>
        </w:r>
      </w:fldSimple>
      <w:r w:rsidR="003917AA">
        <w:t>.</w:t>
      </w:r>
      <w:fldSimple w:instr=" SEQ Tabla \* ARABIC \s 1 ">
        <w:r w:rsidR="003917AA">
          <w:rPr>
            <w:noProof/>
          </w:rPr>
          <w:t>22</w:t>
        </w:r>
      </w:fldSimple>
      <w:r>
        <w:t xml:space="preserve"> </w:t>
      </w:r>
      <w:r w:rsidRPr="00627D3D">
        <w:t>Caso de uso N °3.2, Visualizando lista de empleados para asignar vacaciones</w:t>
      </w:r>
    </w:p>
    <w:p w14:paraId="2B65EEED" w14:textId="77777777" w:rsidR="0060115B" w:rsidRPr="00627D3D" w:rsidRDefault="0060115B" w:rsidP="0060115B">
      <w:pPr>
        <w:pStyle w:val="Sinespaciado"/>
      </w:pPr>
      <w:r w:rsidRPr="00627D3D">
        <w:rPr>
          <w:noProof/>
        </w:rPr>
        <w:drawing>
          <wp:inline distT="0" distB="0" distL="0" distR="0" wp14:anchorId="7A92381B" wp14:editId="0DBB9A50">
            <wp:extent cx="5202621" cy="3866559"/>
            <wp:effectExtent l="0" t="0" r="0" b="635"/>
            <wp:docPr id="487891031" name="Imagen 5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06372" cy="3869347"/>
                    </a:xfrm>
                    <a:prstGeom prst="rect">
                      <a:avLst/>
                    </a:prstGeom>
                    <a:noFill/>
                    <a:ln>
                      <a:noFill/>
                    </a:ln>
                  </pic:spPr>
                </pic:pic>
              </a:graphicData>
            </a:graphic>
          </wp:inline>
        </w:drawing>
      </w:r>
    </w:p>
    <w:p w14:paraId="008BCFF8" w14:textId="77777777" w:rsidR="0060115B" w:rsidRPr="00627D3D" w:rsidRDefault="0060115B" w:rsidP="0060115B"/>
    <w:p w14:paraId="0EB616B8" w14:textId="77777777" w:rsidR="0060115B" w:rsidRDefault="0060115B" w:rsidP="0060115B">
      <w:r w:rsidRPr="00627D3D">
        <w:t>Fuente: Elaborado por el estudiante de acuerdo con el proyecto</w:t>
      </w:r>
    </w:p>
    <w:p w14:paraId="565EB690" w14:textId="77777777" w:rsidR="004B79BA" w:rsidRPr="008C5944" w:rsidRDefault="004B79BA" w:rsidP="004B79BA">
      <w:r w:rsidRPr="008C5944">
        <w:t>Casos de prueba:</w:t>
      </w:r>
    </w:p>
    <w:p w14:paraId="0A8EA8C7" w14:textId="77777777" w:rsidR="004B79BA" w:rsidRPr="008C5944" w:rsidRDefault="004B79BA" w:rsidP="004B79BA">
      <w:pPr>
        <w:ind w:left="720" w:firstLine="0"/>
      </w:pPr>
      <w:r w:rsidRPr="008C5944">
        <w:t>Resultados Esperados:</w:t>
      </w:r>
    </w:p>
    <w:p w14:paraId="1DED9471" w14:textId="77777777" w:rsidR="004B79BA" w:rsidRDefault="004B79BA" w:rsidP="004B79BA">
      <w:pPr>
        <w:ind w:left="720" w:firstLine="0"/>
      </w:pPr>
      <w:r w:rsidRPr="008C5944">
        <w:t>Resultados obtenidos</w:t>
      </w:r>
    </w:p>
    <w:p w14:paraId="3E6464BB" w14:textId="77777777" w:rsidR="004B79BA" w:rsidRPr="008C5944" w:rsidRDefault="004B79BA" w:rsidP="004B79BA">
      <w:pPr>
        <w:ind w:left="720" w:firstLine="0"/>
      </w:pPr>
      <w:r>
        <w:t>IMAGEN RESULTADOS CON CUADROS RESALTANDOS RESULTADOS</w:t>
      </w:r>
    </w:p>
    <w:p w14:paraId="2C791DD2" w14:textId="77777777" w:rsidR="004B79BA" w:rsidRDefault="004B79BA" w:rsidP="004B79BA">
      <w:r>
        <w:lastRenderedPageBreak/>
        <w:t xml:space="preserve">Fuente: Captura realizada al sistema web </w:t>
      </w:r>
      <w:proofErr w:type="spellStart"/>
      <w:r>
        <w:t>EugCOM</w:t>
      </w:r>
      <w:proofErr w:type="spellEnd"/>
    </w:p>
    <w:p w14:paraId="0E6F0717" w14:textId="77777777" w:rsidR="004B79BA" w:rsidRPr="004B79BA" w:rsidRDefault="004B79BA" w:rsidP="004B79BA"/>
    <w:p w14:paraId="1F7EE936" w14:textId="050647AB" w:rsidR="00CB0FA9" w:rsidRPr="00CB0FA9" w:rsidRDefault="00CB0FA9" w:rsidP="00CB0FA9">
      <w:pPr>
        <w:spacing w:line="278" w:lineRule="auto"/>
        <w:ind w:firstLine="0"/>
        <w:jc w:val="left"/>
        <w:rPr>
          <w:rFonts w:eastAsiaTheme="majorEastAsia" w:cstheme="majorBidi"/>
          <w:szCs w:val="32"/>
        </w:rPr>
      </w:pPr>
      <w:r>
        <w:br w:type="page"/>
      </w:r>
    </w:p>
    <w:p w14:paraId="2917085E" w14:textId="304D5033" w:rsidR="00CB0FA9" w:rsidRDefault="00CB0FA9" w:rsidP="00CB0FA9">
      <w:pPr>
        <w:pStyle w:val="Ttulo2"/>
      </w:pPr>
      <w:r>
        <w:lastRenderedPageBreak/>
        <w:t xml:space="preserve">Prueba Unitaria CU </w:t>
      </w:r>
      <w:r w:rsidR="003917AA">
        <w:t>N°3.3</w:t>
      </w:r>
    </w:p>
    <w:p w14:paraId="045A2F60" w14:textId="77777777" w:rsidR="004B79BA" w:rsidRDefault="004B79BA" w:rsidP="004B79BA"/>
    <w:p w14:paraId="781CDFE2" w14:textId="72529BD4" w:rsidR="003917AA" w:rsidRPr="00627D3D" w:rsidRDefault="003917AA" w:rsidP="003917AA">
      <w:r w:rsidRPr="00627D3D">
        <w:t xml:space="preserve">En la </w:t>
      </w:r>
      <w:r w:rsidRPr="00627D3D">
        <w:rPr>
          <w:i/>
        </w:rPr>
        <w:t xml:space="preserve">Tabla </w:t>
      </w:r>
      <w:r>
        <w:rPr>
          <w:i/>
        </w:rPr>
        <w:t>7.23</w:t>
      </w:r>
      <w:r w:rsidRPr="00627D3D">
        <w:t xml:space="preserve"> se puede visualizar el Caso de uso N°3.3, Acá se definen los días de las vacaciones que tendrá el empleado como pueden ser: día de inicio, días, el periodo, días usados, idas pendientes, quien autoriza y tipo de vacaciones.</w:t>
      </w:r>
    </w:p>
    <w:p w14:paraId="06C5C7C2" w14:textId="77777777" w:rsidR="003917AA" w:rsidRPr="00627D3D" w:rsidRDefault="003917AA" w:rsidP="003917AA"/>
    <w:p w14:paraId="6C8D0B41" w14:textId="680CA589" w:rsidR="003917AA" w:rsidRPr="00627D3D" w:rsidRDefault="003917AA" w:rsidP="003917AA">
      <w:pPr>
        <w:pStyle w:val="Descripcin"/>
      </w:pPr>
      <w:r>
        <w:t xml:space="preserve">Tabla </w:t>
      </w:r>
      <w:fldSimple w:instr=" STYLEREF 1 \s ">
        <w:r>
          <w:rPr>
            <w:noProof/>
          </w:rPr>
          <w:t>7</w:t>
        </w:r>
      </w:fldSimple>
      <w:r>
        <w:t>.</w:t>
      </w:r>
      <w:fldSimple w:instr=" SEQ Tabla \* ARABIC \s 1 ">
        <w:r>
          <w:rPr>
            <w:noProof/>
          </w:rPr>
          <w:t>23</w:t>
        </w:r>
      </w:fldSimple>
      <w:r>
        <w:t xml:space="preserve"> </w:t>
      </w:r>
      <w:r w:rsidRPr="00627D3D">
        <w:t>Caso de uso N°3.3, Definiendo días a otorgar para vacaciones</w:t>
      </w:r>
    </w:p>
    <w:p w14:paraId="79F5BC23" w14:textId="77777777" w:rsidR="003917AA" w:rsidRPr="00627D3D" w:rsidRDefault="003917AA" w:rsidP="003917AA">
      <w:pPr>
        <w:pStyle w:val="Sinespaciado"/>
      </w:pPr>
      <w:r w:rsidRPr="00627D3D">
        <w:rPr>
          <w:noProof/>
        </w:rPr>
        <w:drawing>
          <wp:inline distT="0" distB="0" distL="0" distR="0" wp14:anchorId="6D3D7388" wp14:editId="69860B29">
            <wp:extent cx="5971540" cy="4904740"/>
            <wp:effectExtent l="0" t="0" r="0" b="0"/>
            <wp:docPr id="909494381" name="Imagen 5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71540" cy="4904740"/>
                    </a:xfrm>
                    <a:prstGeom prst="rect">
                      <a:avLst/>
                    </a:prstGeom>
                    <a:noFill/>
                    <a:ln>
                      <a:noFill/>
                    </a:ln>
                  </pic:spPr>
                </pic:pic>
              </a:graphicData>
            </a:graphic>
          </wp:inline>
        </w:drawing>
      </w:r>
    </w:p>
    <w:p w14:paraId="633F90E9" w14:textId="77777777" w:rsidR="003917AA" w:rsidRPr="00627D3D" w:rsidRDefault="003917AA" w:rsidP="003917AA"/>
    <w:p w14:paraId="18A720C6" w14:textId="77777777" w:rsidR="003917AA" w:rsidRPr="00627D3D" w:rsidRDefault="003917AA" w:rsidP="003917AA">
      <w:r w:rsidRPr="00627D3D">
        <w:t>Fuente: Elaborado por el estudiante de acuerdo con el proyecto</w:t>
      </w:r>
    </w:p>
    <w:p w14:paraId="5EA11582" w14:textId="77777777" w:rsidR="003917AA" w:rsidRPr="00627D3D" w:rsidRDefault="003917AA" w:rsidP="003917AA"/>
    <w:p w14:paraId="27067D41" w14:textId="77777777" w:rsidR="003917AA" w:rsidRDefault="003917AA" w:rsidP="003917AA">
      <w:pPr>
        <w:spacing w:line="278" w:lineRule="auto"/>
        <w:ind w:firstLine="0"/>
        <w:jc w:val="left"/>
      </w:pPr>
    </w:p>
    <w:p w14:paraId="3EFFF331" w14:textId="77777777" w:rsidR="003917AA" w:rsidRDefault="003917AA" w:rsidP="003917AA">
      <w:pPr>
        <w:spacing w:line="278" w:lineRule="auto"/>
        <w:ind w:firstLine="0"/>
        <w:jc w:val="left"/>
      </w:pPr>
    </w:p>
    <w:p w14:paraId="16EA9C2E" w14:textId="77777777" w:rsidR="004B79BA" w:rsidRPr="008C5944" w:rsidRDefault="004B79BA" w:rsidP="004B79BA">
      <w:r w:rsidRPr="008C5944">
        <w:t>Casos de prueba:</w:t>
      </w:r>
    </w:p>
    <w:p w14:paraId="4176612F" w14:textId="77777777" w:rsidR="004B79BA" w:rsidRPr="008C5944" w:rsidRDefault="004B79BA" w:rsidP="004B79BA">
      <w:pPr>
        <w:ind w:left="720" w:firstLine="0"/>
      </w:pPr>
      <w:r w:rsidRPr="008C5944">
        <w:t>Resultados Esperados:</w:t>
      </w:r>
    </w:p>
    <w:p w14:paraId="757B250F" w14:textId="77777777" w:rsidR="004B79BA" w:rsidRDefault="004B79BA" w:rsidP="004B79BA">
      <w:pPr>
        <w:ind w:left="720" w:firstLine="0"/>
      </w:pPr>
      <w:r w:rsidRPr="008C5944">
        <w:t>Resultados obtenidos</w:t>
      </w:r>
    </w:p>
    <w:p w14:paraId="10499A40" w14:textId="77777777" w:rsidR="004B79BA" w:rsidRPr="008C5944" w:rsidRDefault="004B79BA" w:rsidP="004B79BA">
      <w:pPr>
        <w:ind w:left="720" w:firstLine="0"/>
      </w:pPr>
      <w:r>
        <w:t>IMAGEN RESULTADOS CON CUADROS RESALTANDOS RESULTADOS</w:t>
      </w:r>
    </w:p>
    <w:p w14:paraId="72AF4F01" w14:textId="77777777" w:rsidR="004B79BA" w:rsidRDefault="004B79BA" w:rsidP="004B79BA">
      <w:r>
        <w:t xml:space="preserve">Fuente: Captura realizada al sistema web </w:t>
      </w:r>
      <w:proofErr w:type="spellStart"/>
      <w:r>
        <w:t>EugCOM</w:t>
      </w:r>
      <w:proofErr w:type="spellEnd"/>
    </w:p>
    <w:p w14:paraId="08C5BE3C" w14:textId="77777777" w:rsidR="004B79BA" w:rsidRPr="004B79BA" w:rsidRDefault="004B79BA" w:rsidP="004B79BA"/>
    <w:p w14:paraId="34D78F79" w14:textId="47326275" w:rsidR="00CB0FA9" w:rsidRPr="00CB0FA9" w:rsidRDefault="00CB0FA9" w:rsidP="00CB0FA9">
      <w:pPr>
        <w:spacing w:line="278" w:lineRule="auto"/>
        <w:ind w:firstLine="0"/>
        <w:jc w:val="left"/>
        <w:rPr>
          <w:rFonts w:eastAsiaTheme="majorEastAsia" w:cstheme="majorBidi"/>
          <w:szCs w:val="32"/>
        </w:rPr>
      </w:pPr>
      <w:r>
        <w:br w:type="page"/>
      </w:r>
    </w:p>
    <w:p w14:paraId="73A8CF25" w14:textId="04755F30" w:rsidR="00CB0FA9" w:rsidRDefault="00CB0FA9" w:rsidP="00CB0FA9">
      <w:pPr>
        <w:pStyle w:val="Ttulo2"/>
      </w:pPr>
      <w:r>
        <w:lastRenderedPageBreak/>
        <w:t xml:space="preserve">Prueba Unitaria CU </w:t>
      </w:r>
      <w:r w:rsidR="003917AA">
        <w:t>N°3.4</w:t>
      </w:r>
    </w:p>
    <w:p w14:paraId="4D237A62" w14:textId="77777777" w:rsidR="004B79BA" w:rsidRDefault="004B79BA" w:rsidP="004B79BA"/>
    <w:p w14:paraId="5FFA17EF" w14:textId="51F60009" w:rsidR="003917AA" w:rsidRPr="00627D3D" w:rsidRDefault="003917AA" w:rsidP="003917AA">
      <w:r w:rsidRPr="00627D3D">
        <w:t xml:space="preserve">En la </w:t>
      </w:r>
      <w:r w:rsidRPr="00627D3D">
        <w:rPr>
          <w:i/>
        </w:rPr>
        <w:t xml:space="preserve">Tabla </w:t>
      </w:r>
      <w:r>
        <w:rPr>
          <w:i/>
        </w:rPr>
        <w:t xml:space="preserve">7.24 </w:t>
      </w:r>
      <w:r>
        <w:rPr>
          <w:i/>
        </w:rPr>
        <w:t xml:space="preserve"> </w:t>
      </w:r>
      <w:r w:rsidRPr="00627D3D">
        <w:t>se puede visualizar el Caso de uso N°3.4. donde se permite visualizar una lista con los empleados además con sus respectivas características como nombre, días, fecha de inicio, fecha final y casilla de selección.</w:t>
      </w:r>
    </w:p>
    <w:p w14:paraId="18751C4B" w14:textId="77777777" w:rsidR="003917AA" w:rsidRPr="00627D3D" w:rsidRDefault="003917AA" w:rsidP="003917AA">
      <w:pPr>
        <w:spacing w:line="278" w:lineRule="auto"/>
        <w:ind w:firstLine="0"/>
        <w:jc w:val="left"/>
      </w:pPr>
    </w:p>
    <w:p w14:paraId="5FCB355F" w14:textId="21C11AD3" w:rsidR="003917AA" w:rsidRPr="00627D3D" w:rsidRDefault="003917AA" w:rsidP="003917AA">
      <w:pPr>
        <w:pStyle w:val="Descripcin"/>
      </w:pPr>
      <w:r w:rsidRPr="00627D3D">
        <w:t xml:space="preserve">Tabla </w:t>
      </w:r>
      <w:fldSimple w:instr=" STYLEREF 1 \s ">
        <w:r>
          <w:rPr>
            <w:noProof/>
          </w:rPr>
          <w:t>7</w:t>
        </w:r>
      </w:fldSimple>
      <w:r>
        <w:t>.</w:t>
      </w:r>
      <w:fldSimple w:instr=" SEQ Tabla \* ARABIC \s 1 ">
        <w:r>
          <w:rPr>
            <w:noProof/>
          </w:rPr>
          <w:t>24</w:t>
        </w:r>
      </w:fldSimple>
      <w:r w:rsidRPr="00627D3D">
        <w:t xml:space="preserve"> Caso de uso N°3.4, Visualizando listado de empleados de vacaciones</w:t>
      </w:r>
    </w:p>
    <w:p w14:paraId="11CB6C55" w14:textId="77777777" w:rsidR="003917AA" w:rsidRPr="00627D3D" w:rsidRDefault="003917AA" w:rsidP="003917AA">
      <w:pPr>
        <w:pStyle w:val="Sinespaciado"/>
      </w:pPr>
      <w:r w:rsidRPr="00627D3D">
        <w:rPr>
          <w:noProof/>
        </w:rPr>
        <w:drawing>
          <wp:inline distT="0" distB="0" distL="0" distR="0" wp14:anchorId="5E09F922" wp14:editId="3FA7647E">
            <wp:extent cx="5971540" cy="5038090"/>
            <wp:effectExtent l="0" t="0" r="0" b="0"/>
            <wp:docPr id="1702665371" name="Imagen 5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descr="Tabla&#10;&#10;El contenido generado por IA puede ser incorrecto."/>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71540" cy="5038090"/>
                    </a:xfrm>
                    <a:prstGeom prst="rect">
                      <a:avLst/>
                    </a:prstGeom>
                    <a:noFill/>
                    <a:ln>
                      <a:noFill/>
                    </a:ln>
                  </pic:spPr>
                </pic:pic>
              </a:graphicData>
            </a:graphic>
          </wp:inline>
        </w:drawing>
      </w:r>
    </w:p>
    <w:p w14:paraId="4407C528" w14:textId="77777777" w:rsidR="003917AA" w:rsidRPr="00627D3D" w:rsidRDefault="003917AA" w:rsidP="003917AA">
      <w:pPr>
        <w:spacing w:line="278" w:lineRule="auto"/>
        <w:ind w:firstLine="0"/>
        <w:jc w:val="left"/>
      </w:pPr>
    </w:p>
    <w:p w14:paraId="792365EC" w14:textId="77777777" w:rsidR="003917AA" w:rsidRPr="00627D3D" w:rsidRDefault="003917AA" w:rsidP="003917AA">
      <w:r w:rsidRPr="00627D3D">
        <w:t>Fuente: Elaborado por el estudiante de acuerdo con el proyecto</w:t>
      </w:r>
    </w:p>
    <w:p w14:paraId="18CAE5B7" w14:textId="77777777" w:rsidR="004B79BA" w:rsidRPr="008C5944" w:rsidRDefault="004B79BA" w:rsidP="004B79BA">
      <w:r w:rsidRPr="008C5944">
        <w:t>Casos de prueba:</w:t>
      </w:r>
    </w:p>
    <w:p w14:paraId="3ADB6C61" w14:textId="77777777" w:rsidR="004B79BA" w:rsidRPr="008C5944" w:rsidRDefault="004B79BA" w:rsidP="004B79BA">
      <w:pPr>
        <w:ind w:left="720" w:firstLine="0"/>
      </w:pPr>
      <w:r w:rsidRPr="008C5944">
        <w:lastRenderedPageBreak/>
        <w:t>Resultados Esperados:</w:t>
      </w:r>
    </w:p>
    <w:p w14:paraId="0ED9A959" w14:textId="77777777" w:rsidR="004B79BA" w:rsidRDefault="004B79BA" w:rsidP="004B79BA">
      <w:pPr>
        <w:ind w:left="720" w:firstLine="0"/>
      </w:pPr>
      <w:r w:rsidRPr="008C5944">
        <w:t>Resultados obtenidos</w:t>
      </w:r>
    </w:p>
    <w:p w14:paraId="4F426238" w14:textId="77777777" w:rsidR="004B79BA" w:rsidRPr="008C5944" w:rsidRDefault="004B79BA" w:rsidP="004B79BA">
      <w:pPr>
        <w:ind w:left="720" w:firstLine="0"/>
      </w:pPr>
      <w:r>
        <w:t>IMAGEN RESULTADOS CON CUADROS RESALTANDOS RESULTADOS</w:t>
      </w:r>
    </w:p>
    <w:p w14:paraId="40BEE299" w14:textId="77777777" w:rsidR="004B79BA" w:rsidRDefault="004B79BA" w:rsidP="004B79BA">
      <w:r>
        <w:t xml:space="preserve">Fuente: Captura realizada al sistema web </w:t>
      </w:r>
      <w:proofErr w:type="spellStart"/>
      <w:r>
        <w:t>EugCOM</w:t>
      </w:r>
      <w:proofErr w:type="spellEnd"/>
    </w:p>
    <w:p w14:paraId="54EDD25D" w14:textId="77777777" w:rsidR="004B79BA" w:rsidRPr="004B79BA" w:rsidRDefault="004B79BA" w:rsidP="004B79BA"/>
    <w:p w14:paraId="2F0008FC" w14:textId="057BD79C" w:rsidR="00CB0FA9" w:rsidRPr="00CB0FA9" w:rsidRDefault="00CB0FA9" w:rsidP="00CB0FA9">
      <w:pPr>
        <w:spacing w:line="278" w:lineRule="auto"/>
        <w:ind w:firstLine="0"/>
        <w:jc w:val="left"/>
        <w:rPr>
          <w:rFonts w:eastAsiaTheme="majorEastAsia" w:cstheme="majorBidi"/>
          <w:szCs w:val="32"/>
        </w:rPr>
      </w:pPr>
      <w:r>
        <w:br w:type="page"/>
      </w:r>
    </w:p>
    <w:p w14:paraId="41AE40F4" w14:textId="5127F38E" w:rsidR="004B79BA" w:rsidRDefault="00CB0FA9" w:rsidP="004B79BA">
      <w:pPr>
        <w:pStyle w:val="Ttulo2"/>
      </w:pPr>
      <w:r>
        <w:lastRenderedPageBreak/>
        <w:t>Prueba Unitaria CU</w:t>
      </w:r>
      <w:r w:rsidR="003917AA">
        <w:t xml:space="preserve"> N°3.5</w:t>
      </w:r>
    </w:p>
    <w:p w14:paraId="2417FFC5" w14:textId="77777777" w:rsidR="004B79BA" w:rsidRPr="004B79BA" w:rsidRDefault="004B79BA" w:rsidP="004B79BA"/>
    <w:p w14:paraId="5A130E7C" w14:textId="4B562DA9" w:rsidR="003917AA" w:rsidRPr="00627D3D" w:rsidRDefault="003917AA" w:rsidP="003917AA">
      <w:r w:rsidRPr="00627D3D">
        <w:t xml:space="preserve">En la </w:t>
      </w:r>
      <w:r w:rsidRPr="00627D3D">
        <w:rPr>
          <w:i/>
        </w:rPr>
        <w:t xml:space="preserve">Tabla </w:t>
      </w:r>
      <w:r>
        <w:rPr>
          <w:i/>
        </w:rPr>
        <w:t xml:space="preserve">7.25 </w:t>
      </w:r>
      <w:r w:rsidRPr="00627D3D">
        <w:t>se puede visualizar el Caso de uso N°3.5, por este lado se guardan los registros de las vacaciones de los empleados.</w:t>
      </w:r>
    </w:p>
    <w:p w14:paraId="281F9CB7" w14:textId="77777777" w:rsidR="003917AA" w:rsidRPr="00627D3D" w:rsidRDefault="003917AA" w:rsidP="003917AA">
      <w:pPr>
        <w:spacing w:line="278" w:lineRule="auto"/>
        <w:ind w:firstLine="0"/>
        <w:jc w:val="left"/>
      </w:pPr>
    </w:p>
    <w:p w14:paraId="5FCBE102" w14:textId="3396ED4F" w:rsidR="003917AA" w:rsidRPr="00627D3D" w:rsidRDefault="003917AA" w:rsidP="003917AA">
      <w:pPr>
        <w:pStyle w:val="Descripcin"/>
      </w:pPr>
      <w:r w:rsidRPr="00627D3D">
        <w:t xml:space="preserve">Tabla </w:t>
      </w:r>
      <w:fldSimple w:instr=" STYLEREF 1 \s ">
        <w:r>
          <w:rPr>
            <w:noProof/>
          </w:rPr>
          <w:t>7</w:t>
        </w:r>
      </w:fldSimple>
      <w:r>
        <w:t>.</w:t>
      </w:r>
      <w:fldSimple w:instr=" SEQ Tabla \* ARABIC \s 1 ">
        <w:r>
          <w:rPr>
            <w:noProof/>
          </w:rPr>
          <w:t>25</w:t>
        </w:r>
      </w:fldSimple>
      <w:r w:rsidRPr="00627D3D">
        <w:t xml:space="preserve"> Caso de uso N°3.5, Guardando cambios de vacaciones</w:t>
      </w:r>
    </w:p>
    <w:p w14:paraId="2B840356" w14:textId="77777777" w:rsidR="003917AA" w:rsidRPr="00627D3D" w:rsidRDefault="003917AA" w:rsidP="003917AA">
      <w:pPr>
        <w:pStyle w:val="Sinespaciado"/>
      </w:pPr>
      <w:r w:rsidRPr="00627D3D">
        <w:rPr>
          <w:noProof/>
        </w:rPr>
        <w:drawing>
          <wp:inline distT="0" distB="0" distL="0" distR="0" wp14:anchorId="0C71CB69" wp14:editId="04953A8A">
            <wp:extent cx="5971540" cy="5247640"/>
            <wp:effectExtent l="0" t="0" r="0" b="0"/>
            <wp:docPr id="1805611429" name="Imagen 56"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10;&#10;El contenido generado por IA puede ser incorrecto."/>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71540" cy="5247640"/>
                    </a:xfrm>
                    <a:prstGeom prst="rect">
                      <a:avLst/>
                    </a:prstGeom>
                    <a:noFill/>
                    <a:ln>
                      <a:noFill/>
                    </a:ln>
                  </pic:spPr>
                </pic:pic>
              </a:graphicData>
            </a:graphic>
          </wp:inline>
        </w:drawing>
      </w:r>
    </w:p>
    <w:p w14:paraId="0280CC84" w14:textId="77777777" w:rsidR="003917AA" w:rsidRPr="00627D3D" w:rsidRDefault="003917AA" w:rsidP="003917AA">
      <w:pPr>
        <w:spacing w:line="278" w:lineRule="auto"/>
        <w:ind w:firstLine="0"/>
        <w:jc w:val="left"/>
      </w:pPr>
    </w:p>
    <w:p w14:paraId="2232A85D" w14:textId="77777777" w:rsidR="003917AA" w:rsidRPr="00627D3D" w:rsidRDefault="003917AA" w:rsidP="003917AA">
      <w:r w:rsidRPr="00627D3D">
        <w:t>Fuente: Elaborado por el estudiante de acuerdo con el proyecto</w:t>
      </w:r>
    </w:p>
    <w:p w14:paraId="5B5FD6FC" w14:textId="77777777" w:rsidR="004B79BA" w:rsidRPr="008C5944" w:rsidRDefault="004B79BA" w:rsidP="004B79BA">
      <w:r w:rsidRPr="008C5944">
        <w:t>Casos de prueba:</w:t>
      </w:r>
    </w:p>
    <w:p w14:paraId="06C76C19" w14:textId="77777777" w:rsidR="004B79BA" w:rsidRPr="008C5944" w:rsidRDefault="004B79BA" w:rsidP="004B79BA">
      <w:pPr>
        <w:ind w:left="720" w:firstLine="0"/>
      </w:pPr>
      <w:r w:rsidRPr="008C5944">
        <w:lastRenderedPageBreak/>
        <w:t>Resultados Esperados:</w:t>
      </w:r>
    </w:p>
    <w:p w14:paraId="2B8AB9CC" w14:textId="77777777" w:rsidR="004B79BA" w:rsidRDefault="004B79BA" w:rsidP="004B79BA">
      <w:pPr>
        <w:ind w:left="720" w:firstLine="0"/>
      </w:pPr>
      <w:r w:rsidRPr="008C5944">
        <w:t>Resultados obtenidos</w:t>
      </w:r>
    </w:p>
    <w:p w14:paraId="0406A23A" w14:textId="77777777" w:rsidR="004B79BA" w:rsidRPr="008C5944" w:rsidRDefault="004B79BA" w:rsidP="004B79BA">
      <w:pPr>
        <w:ind w:left="720" w:firstLine="0"/>
      </w:pPr>
      <w:r>
        <w:t>IMAGEN RESULTADOS CON CUADROS RESALTANDOS RESULTADOS</w:t>
      </w:r>
    </w:p>
    <w:p w14:paraId="78F6E122" w14:textId="5C668BCB" w:rsidR="00CB0FA9" w:rsidRPr="004B79BA" w:rsidRDefault="004B79BA" w:rsidP="004B79BA">
      <w:r>
        <w:t xml:space="preserve">Fuente: Captura realizada al sistema web </w:t>
      </w:r>
      <w:proofErr w:type="spellStart"/>
      <w:r>
        <w:t>EugCOM</w:t>
      </w:r>
      <w:proofErr w:type="spellEnd"/>
      <w:r w:rsidR="00CB0FA9">
        <w:t xml:space="preserve"> </w:t>
      </w:r>
      <w:r w:rsidR="00CB0FA9">
        <w:br w:type="page"/>
      </w:r>
    </w:p>
    <w:p w14:paraId="0F2A1C6C" w14:textId="522A3E6B" w:rsidR="00CB0FA9" w:rsidRDefault="00CB0FA9" w:rsidP="00CB0FA9">
      <w:pPr>
        <w:pStyle w:val="Ttulo2"/>
      </w:pPr>
      <w:r>
        <w:lastRenderedPageBreak/>
        <w:t xml:space="preserve">Prueba Unitaria CU </w:t>
      </w:r>
      <w:r w:rsidR="003917AA">
        <w:t>N°3.6</w:t>
      </w:r>
    </w:p>
    <w:p w14:paraId="125EE556" w14:textId="77777777" w:rsidR="004B79BA" w:rsidRDefault="004B79BA" w:rsidP="00CB0FA9">
      <w:pPr>
        <w:spacing w:line="278" w:lineRule="auto"/>
        <w:ind w:firstLine="0"/>
        <w:jc w:val="left"/>
      </w:pPr>
    </w:p>
    <w:p w14:paraId="1E229DAF" w14:textId="10C6B011" w:rsidR="003917AA" w:rsidRPr="00627D3D" w:rsidRDefault="003917AA" w:rsidP="003917AA">
      <w:r w:rsidRPr="00627D3D">
        <w:t xml:space="preserve">En la </w:t>
      </w:r>
      <w:r w:rsidRPr="00627D3D">
        <w:rPr>
          <w:i/>
        </w:rPr>
        <w:t xml:space="preserve">Tabla </w:t>
      </w:r>
      <w:r>
        <w:rPr>
          <w:i/>
        </w:rPr>
        <w:t>7.26 se</w:t>
      </w:r>
      <w:r w:rsidRPr="00627D3D">
        <w:t xml:space="preserve"> puede visualizar el Caso de uso N°3.6. Este caso de uso es para imprimir un listado completo con todos los empleados de vacaciones.</w:t>
      </w:r>
    </w:p>
    <w:p w14:paraId="310814FF" w14:textId="77777777" w:rsidR="003917AA" w:rsidRPr="00627D3D" w:rsidRDefault="003917AA" w:rsidP="003917AA">
      <w:pPr>
        <w:spacing w:line="278" w:lineRule="auto"/>
        <w:ind w:firstLine="0"/>
        <w:jc w:val="left"/>
      </w:pPr>
    </w:p>
    <w:p w14:paraId="1E1A4CFC" w14:textId="2F5F7E23" w:rsidR="003917AA" w:rsidRPr="00627D3D" w:rsidRDefault="003917AA" w:rsidP="003917AA">
      <w:pPr>
        <w:pStyle w:val="Descripcin"/>
      </w:pPr>
      <w:r>
        <w:t xml:space="preserve">Tabla </w:t>
      </w:r>
      <w:fldSimple w:instr=" STYLEREF 1 \s ">
        <w:r>
          <w:rPr>
            <w:noProof/>
          </w:rPr>
          <w:t>7</w:t>
        </w:r>
      </w:fldSimple>
      <w:r>
        <w:t>.</w:t>
      </w:r>
      <w:fldSimple w:instr=" SEQ Tabla \* ARABIC \s 1 ">
        <w:r>
          <w:rPr>
            <w:noProof/>
          </w:rPr>
          <w:t>26</w:t>
        </w:r>
      </w:fldSimple>
      <w:r>
        <w:t xml:space="preserve"> </w:t>
      </w:r>
      <w:r w:rsidRPr="00627D3D">
        <w:t xml:space="preserve"> Caso de uso N°3.6, Imprimiendo vacaciones de empleado</w:t>
      </w:r>
    </w:p>
    <w:p w14:paraId="72082AEC" w14:textId="77777777" w:rsidR="003917AA" w:rsidRPr="00627D3D" w:rsidRDefault="003917AA" w:rsidP="003917AA">
      <w:pPr>
        <w:pStyle w:val="Sinespaciado"/>
      </w:pPr>
      <w:r w:rsidRPr="00627D3D">
        <w:rPr>
          <w:noProof/>
        </w:rPr>
        <w:drawing>
          <wp:inline distT="0" distB="0" distL="0" distR="0" wp14:anchorId="103DF128" wp14:editId="3359400F">
            <wp:extent cx="5971540" cy="4237990"/>
            <wp:effectExtent l="0" t="0" r="0" b="0"/>
            <wp:docPr id="1267507059" name="Imagen 5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71540" cy="4237990"/>
                    </a:xfrm>
                    <a:prstGeom prst="rect">
                      <a:avLst/>
                    </a:prstGeom>
                    <a:noFill/>
                    <a:ln>
                      <a:noFill/>
                    </a:ln>
                  </pic:spPr>
                </pic:pic>
              </a:graphicData>
            </a:graphic>
          </wp:inline>
        </w:drawing>
      </w:r>
    </w:p>
    <w:p w14:paraId="3E639599" w14:textId="77777777" w:rsidR="003917AA" w:rsidRPr="00627D3D" w:rsidRDefault="003917AA" w:rsidP="003917AA">
      <w:pPr>
        <w:spacing w:line="278" w:lineRule="auto"/>
        <w:ind w:firstLine="0"/>
        <w:jc w:val="left"/>
      </w:pPr>
    </w:p>
    <w:p w14:paraId="0D6EDDC9" w14:textId="77777777" w:rsidR="003917AA" w:rsidRDefault="003917AA" w:rsidP="003917AA">
      <w:r w:rsidRPr="00627D3D">
        <w:t>Fuente: Elaborado por el estudiante de acuerdo con el proyecto</w:t>
      </w:r>
    </w:p>
    <w:p w14:paraId="713F1B45" w14:textId="77777777" w:rsidR="003917AA" w:rsidRDefault="003917AA" w:rsidP="003917AA">
      <w:pPr>
        <w:spacing w:line="278" w:lineRule="auto"/>
        <w:ind w:firstLine="0"/>
        <w:jc w:val="left"/>
      </w:pPr>
    </w:p>
    <w:p w14:paraId="1D060933" w14:textId="77777777" w:rsidR="003917AA" w:rsidRDefault="003917AA" w:rsidP="003917AA">
      <w:pPr>
        <w:spacing w:line="278" w:lineRule="auto"/>
        <w:ind w:firstLine="0"/>
        <w:jc w:val="left"/>
      </w:pPr>
    </w:p>
    <w:p w14:paraId="0B9BA8FF" w14:textId="77777777" w:rsidR="003917AA" w:rsidRDefault="003917AA" w:rsidP="003917AA">
      <w:pPr>
        <w:spacing w:line="278" w:lineRule="auto"/>
        <w:ind w:firstLine="0"/>
        <w:jc w:val="left"/>
      </w:pPr>
    </w:p>
    <w:p w14:paraId="3E303C9D" w14:textId="77777777" w:rsidR="003917AA" w:rsidRPr="00627D3D" w:rsidRDefault="003917AA" w:rsidP="003917AA">
      <w:pPr>
        <w:spacing w:line="278" w:lineRule="auto"/>
        <w:ind w:firstLine="0"/>
        <w:jc w:val="left"/>
      </w:pPr>
    </w:p>
    <w:p w14:paraId="4FF0E089" w14:textId="77777777" w:rsidR="004B79BA" w:rsidRPr="008C5944" w:rsidRDefault="004B79BA" w:rsidP="004B79BA">
      <w:r w:rsidRPr="008C5944">
        <w:lastRenderedPageBreak/>
        <w:t>Casos de prueba:</w:t>
      </w:r>
    </w:p>
    <w:p w14:paraId="66E2B817" w14:textId="77777777" w:rsidR="004B79BA" w:rsidRPr="008C5944" w:rsidRDefault="004B79BA" w:rsidP="004B79BA">
      <w:pPr>
        <w:ind w:left="720" w:firstLine="0"/>
      </w:pPr>
      <w:r w:rsidRPr="008C5944">
        <w:t>Resultados Esperados:</w:t>
      </w:r>
    </w:p>
    <w:p w14:paraId="22BD3FC5" w14:textId="77777777" w:rsidR="004B79BA" w:rsidRDefault="004B79BA" w:rsidP="004B79BA">
      <w:pPr>
        <w:ind w:left="720" w:firstLine="0"/>
      </w:pPr>
      <w:r w:rsidRPr="008C5944">
        <w:t>Resultados obtenidos</w:t>
      </w:r>
    </w:p>
    <w:p w14:paraId="5144343E" w14:textId="77777777" w:rsidR="004B79BA" w:rsidRPr="008C5944" w:rsidRDefault="004B79BA" w:rsidP="004B79BA">
      <w:pPr>
        <w:ind w:left="720" w:firstLine="0"/>
      </w:pPr>
      <w:r>
        <w:t>IMAGEN RESULTADOS CON CUADROS RESALTANDOS RESULTADOS</w:t>
      </w:r>
    </w:p>
    <w:p w14:paraId="409519E5" w14:textId="77777777" w:rsidR="004B79BA" w:rsidRDefault="004B79BA" w:rsidP="004B79BA">
      <w:r>
        <w:t xml:space="preserve">Fuente: Captura realizada al sistema web </w:t>
      </w:r>
      <w:proofErr w:type="spellStart"/>
      <w:r>
        <w:t>EugCOM</w:t>
      </w:r>
      <w:proofErr w:type="spellEnd"/>
    </w:p>
    <w:p w14:paraId="2DE07FBC" w14:textId="47BC0028" w:rsidR="00CB0FA9" w:rsidRPr="00CB0FA9" w:rsidRDefault="00CB0FA9" w:rsidP="00CB0FA9">
      <w:pPr>
        <w:spacing w:line="278" w:lineRule="auto"/>
        <w:ind w:firstLine="0"/>
        <w:jc w:val="left"/>
      </w:pPr>
      <w:r>
        <w:br w:type="page"/>
      </w:r>
    </w:p>
    <w:p w14:paraId="5D91239D" w14:textId="76AA8863" w:rsidR="00CB0FA9" w:rsidRDefault="00CB0FA9" w:rsidP="00CB0FA9">
      <w:pPr>
        <w:pStyle w:val="Ttulo2"/>
      </w:pPr>
      <w:r>
        <w:lastRenderedPageBreak/>
        <w:t xml:space="preserve">Prueba Unitaria CU </w:t>
      </w:r>
      <w:r w:rsidR="003917AA">
        <w:t>N°3.7</w:t>
      </w:r>
    </w:p>
    <w:p w14:paraId="6CC4914E" w14:textId="77777777" w:rsidR="004B79BA" w:rsidRDefault="004B79BA" w:rsidP="00CB0FA9">
      <w:pPr>
        <w:spacing w:line="278" w:lineRule="auto"/>
        <w:ind w:firstLine="0"/>
        <w:jc w:val="left"/>
      </w:pPr>
    </w:p>
    <w:p w14:paraId="6F58C1F8" w14:textId="5E2E7BD1" w:rsidR="003917AA" w:rsidRPr="00627D3D" w:rsidRDefault="003917AA" w:rsidP="003917AA">
      <w:r w:rsidRPr="00627D3D">
        <w:t xml:space="preserve">En la </w:t>
      </w:r>
      <w:r w:rsidRPr="00627D3D">
        <w:rPr>
          <w:i/>
        </w:rPr>
        <w:t xml:space="preserve">Tabla </w:t>
      </w:r>
      <w:r>
        <w:rPr>
          <w:i/>
        </w:rPr>
        <w:t>7.27</w:t>
      </w:r>
      <w:r>
        <w:rPr>
          <w:i/>
        </w:rPr>
        <w:t xml:space="preserve"> </w:t>
      </w:r>
      <w:r w:rsidRPr="00627D3D">
        <w:t>se puede visualizar el Caso de uso N°3.7, Para este caso de uso, se agrega la opción de eliminar las vacaciones, en caso de que sea requerido.</w:t>
      </w:r>
    </w:p>
    <w:p w14:paraId="3B163D68" w14:textId="77777777" w:rsidR="003917AA" w:rsidRPr="00627D3D" w:rsidRDefault="003917AA" w:rsidP="003917AA">
      <w:pPr>
        <w:spacing w:line="278" w:lineRule="auto"/>
        <w:ind w:firstLine="0"/>
        <w:jc w:val="left"/>
      </w:pPr>
    </w:p>
    <w:p w14:paraId="5F3E916D" w14:textId="6F2749F0" w:rsidR="003917AA" w:rsidRPr="00627D3D" w:rsidRDefault="003917AA" w:rsidP="003917AA">
      <w:pPr>
        <w:pStyle w:val="Descripcin"/>
      </w:pPr>
      <w:r w:rsidRPr="00627D3D">
        <w:t xml:space="preserve">Tabla </w:t>
      </w:r>
      <w:fldSimple w:instr=" STYLEREF 1 \s ">
        <w:r>
          <w:rPr>
            <w:noProof/>
          </w:rPr>
          <w:t>7</w:t>
        </w:r>
      </w:fldSimple>
      <w:r>
        <w:t>.</w:t>
      </w:r>
      <w:fldSimple w:instr=" SEQ Tabla \* ARABIC \s 1 ">
        <w:r>
          <w:rPr>
            <w:noProof/>
          </w:rPr>
          <w:t>27</w:t>
        </w:r>
      </w:fldSimple>
      <w:r w:rsidRPr="00627D3D">
        <w:t xml:space="preserve"> Caso de uso N°3.7, Eliminando vacaciones asignadas</w:t>
      </w:r>
    </w:p>
    <w:p w14:paraId="7E5DE9D8" w14:textId="77777777" w:rsidR="003917AA" w:rsidRDefault="003917AA" w:rsidP="003917AA">
      <w:pPr>
        <w:pStyle w:val="Sinespaciado"/>
      </w:pPr>
      <w:r w:rsidRPr="00627D3D">
        <w:rPr>
          <w:noProof/>
        </w:rPr>
        <w:drawing>
          <wp:inline distT="0" distB="0" distL="0" distR="0" wp14:anchorId="73E10F35" wp14:editId="1C115B51">
            <wp:extent cx="5971540" cy="4476115"/>
            <wp:effectExtent l="0" t="0" r="0" b="635"/>
            <wp:docPr id="1023872935" name="Imagen 6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71540" cy="4476115"/>
                    </a:xfrm>
                    <a:prstGeom prst="rect">
                      <a:avLst/>
                    </a:prstGeom>
                    <a:noFill/>
                    <a:ln>
                      <a:noFill/>
                    </a:ln>
                  </pic:spPr>
                </pic:pic>
              </a:graphicData>
            </a:graphic>
          </wp:inline>
        </w:drawing>
      </w:r>
    </w:p>
    <w:p w14:paraId="1D56CB0A" w14:textId="77777777" w:rsidR="003917AA" w:rsidRDefault="003917AA" w:rsidP="003917AA">
      <w:pPr>
        <w:pStyle w:val="Sinespaciado"/>
      </w:pPr>
    </w:p>
    <w:p w14:paraId="187097BD" w14:textId="77777777" w:rsidR="003917AA" w:rsidRDefault="003917AA" w:rsidP="003917AA">
      <w:r w:rsidRPr="00627D3D">
        <w:t>Fuente: Elaborado por el estudiante de acuerdo con el proyecto</w:t>
      </w:r>
    </w:p>
    <w:p w14:paraId="21A6D61B" w14:textId="77777777" w:rsidR="003917AA" w:rsidRPr="00627D3D" w:rsidRDefault="003917AA" w:rsidP="003917AA">
      <w:pPr>
        <w:pStyle w:val="Sinespaciado"/>
      </w:pPr>
    </w:p>
    <w:p w14:paraId="132DE6F4" w14:textId="77777777" w:rsidR="004B79BA" w:rsidRPr="008C5944" w:rsidRDefault="004B79BA" w:rsidP="004B79BA">
      <w:r w:rsidRPr="008C5944">
        <w:t>Casos de prueba:</w:t>
      </w:r>
    </w:p>
    <w:p w14:paraId="6301E140" w14:textId="77777777" w:rsidR="004B79BA" w:rsidRPr="008C5944" w:rsidRDefault="004B79BA" w:rsidP="004B79BA">
      <w:pPr>
        <w:ind w:left="720" w:firstLine="0"/>
      </w:pPr>
      <w:r w:rsidRPr="008C5944">
        <w:t>Resultados Esperados:</w:t>
      </w:r>
    </w:p>
    <w:p w14:paraId="5A2B4072" w14:textId="77777777" w:rsidR="004B79BA" w:rsidRDefault="004B79BA" w:rsidP="004B79BA">
      <w:pPr>
        <w:ind w:left="720" w:firstLine="0"/>
      </w:pPr>
      <w:r w:rsidRPr="008C5944">
        <w:t>Resultados obtenidos</w:t>
      </w:r>
    </w:p>
    <w:p w14:paraId="48543A58" w14:textId="77777777" w:rsidR="004B79BA" w:rsidRPr="008C5944" w:rsidRDefault="004B79BA" w:rsidP="004B79BA">
      <w:pPr>
        <w:ind w:left="720" w:firstLine="0"/>
      </w:pPr>
      <w:r>
        <w:lastRenderedPageBreak/>
        <w:t>IMAGEN RESULTADOS CON CUADROS RESALTANDOS RESULTADOS</w:t>
      </w:r>
    </w:p>
    <w:p w14:paraId="624F0F25" w14:textId="77777777" w:rsidR="004B79BA" w:rsidRDefault="004B79BA" w:rsidP="004B79BA">
      <w:r>
        <w:t xml:space="preserve">Fuente: Captura realizada al sistema web </w:t>
      </w:r>
      <w:proofErr w:type="spellStart"/>
      <w:r>
        <w:t>EugCOM</w:t>
      </w:r>
      <w:proofErr w:type="spellEnd"/>
    </w:p>
    <w:p w14:paraId="41577AA6" w14:textId="330F4B32" w:rsidR="00CB0FA9" w:rsidRPr="00CB0FA9" w:rsidRDefault="00CB0FA9" w:rsidP="00CB0FA9">
      <w:pPr>
        <w:spacing w:line="278" w:lineRule="auto"/>
        <w:ind w:firstLine="0"/>
        <w:jc w:val="left"/>
      </w:pPr>
      <w:r>
        <w:br w:type="page"/>
      </w:r>
    </w:p>
    <w:p w14:paraId="438F4C0E" w14:textId="76290BF3" w:rsidR="00CB0FA9" w:rsidRDefault="00CB0FA9" w:rsidP="00CB0FA9">
      <w:pPr>
        <w:pStyle w:val="Ttulo2"/>
      </w:pPr>
      <w:r>
        <w:lastRenderedPageBreak/>
        <w:t xml:space="preserve">Prueba Unitaria CU </w:t>
      </w:r>
      <w:r w:rsidR="003917AA">
        <w:t>N°4.1.1</w:t>
      </w:r>
    </w:p>
    <w:p w14:paraId="6B6E4DE0" w14:textId="77777777" w:rsidR="004B79BA" w:rsidRDefault="004B79BA" w:rsidP="00CB0FA9">
      <w:pPr>
        <w:spacing w:line="278" w:lineRule="auto"/>
        <w:ind w:firstLine="0"/>
        <w:jc w:val="left"/>
      </w:pPr>
    </w:p>
    <w:p w14:paraId="5C23CC45" w14:textId="4EB88409" w:rsidR="003917AA" w:rsidRPr="006C0843" w:rsidRDefault="003917AA" w:rsidP="003917AA">
      <w:r w:rsidRPr="006C0843">
        <w:t xml:space="preserve">En la </w:t>
      </w:r>
      <w:r w:rsidRPr="006C0843">
        <w:rPr>
          <w:i/>
        </w:rPr>
        <w:t xml:space="preserve">Tabla </w:t>
      </w:r>
      <w:r>
        <w:rPr>
          <w:i/>
        </w:rPr>
        <w:t>7.28</w:t>
      </w:r>
      <w:r>
        <w:rPr>
          <w:i/>
        </w:rPr>
        <w:t xml:space="preserve"> </w:t>
      </w:r>
      <w:r w:rsidRPr="006C0843">
        <w:t>se puede visualizar el Caso de uso N°4.1.1 el sistema despliega una pestaña que permite al usuario crear los turnos.</w:t>
      </w:r>
    </w:p>
    <w:p w14:paraId="6460627C" w14:textId="77777777" w:rsidR="003917AA" w:rsidRPr="006C0843" w:rsidRDefault="003917AA" w:rsidP="003917AA"/>
    <w:p w14:paraId="60AF0CB5" w14:textId="1A0572A9" w:rsidR="003917AA" w:rsidRPr="006C0843" w:rsidRDefault="003917AA" w:rsidP="003917AA">
      <w:pPr>
        <w:pStyle w:val="Descripcin"/>
      </w:pPr>
      <w:r>
        <w:t xml:space="preserve">Tabla </w:t>
      </w:r>
      <w:fldSimple w:instr=" STYLEREF 1 \s ">
        <w:r>
          <w:rPr>
            <w:noProof/>
          </w:rPr>
          <w:t>7</w:t>
        </w:r>
      </w:fldSimple>
      <w:r>
        <w:t>.</w:t>
      </w:r>
      <w:fldSimple w:instr=" SEQ Tabla \* ARABIC \s 1 ">
        <w:r>
          <w:rPr>
            <w:noProof/>
          </w:rPr>
          <w:t>28</w:t>
        </w:r>
      </w:fldSimple>
      <w:r>
        <w:t xml:space="preserve"> </w:t>
      </w:r>
      <w:r w:rsidRPr="006C0843">
        <w:t>Caso de uso N°</w:t>
      </w:r>
      <w:r>
        <w:t>4.1.2</w:t>
      </w:r>
      <w:r w:rsidRPr="006C0843">
        <w:t xml:space="preserve">, Creando turnos con campos </w:t>
      </w:r>
      <w:r w:rsidRPr="001507D1">
        <w:rPr>
          <w:u w:val="single"/>
        </w:rPr>
        <w:t>obligatorios</w:t>
      </w:r>
    </w:p>
    <w:p w14:paraId="3687578B" w14:textId="77777777" w:rsidR="003917AA" w:rsidRPr="006C0843" w:rsidRDefault="003917AA" w:rsidP="003917AA">
      <w:pPr>
        <w:pStyle w:val="Sinespaciado"/>
      </w:pPr>
      <w:r>
        <w:rPr>
          <w:noProof/>
        </w:rPr>
        <w:drawing>
          <wp:inline distT="0" distB="0" distL="0" distR="0" wp14:anchorId="43A4DF91" wp14:editId="272192CC">
            <wp:extent cx="5971540" cy="5017770"/>
            <wp:effectExtent l="0" t="0" r="0" b="0"/>
            <wp:docPr id="85306038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95859" name="Imagen 1" descr="Tabla&#10;&#10;El contenido generado por IA puede ser incorrecto."/>
                    <pic:cNvPicPr/>
                  </pic:nvPicPr>
                  <pic:blipFill>
                    <a:blip r:embed="rId44"/>
                    <a:stretch>
                      <a:fillRect/>
                    </a:stretch>
                  </pic:blipFill>
                  <pic:spPr>
                    <a:xfrm>
                      <a:off x="0" y="0"/>
                      <a:ext cx="5971540" cy="5017770"/>
                    </a:xfrm>
                    <a:prstGeom prst="rect">
                      <a:avLst/>
                    </a:prstGeom>
                  </pic:spPr>
                </pic:pic>
              </a:graphicData>
            </a:graphic>
          </wp:inline>
        </w:drawing>
      </w:r>
    </w:p>
    <w:p w14:paraId="01363688" w14:textId="77777777" w:rsidR="003917AA" w:rsidRPr="006C0843" w:rsidRDefault="003917AA" w:rsidP="003917AA"/>
    <w:p w14:paraId="17D6BA61" w14:textId="77777777" w:rsidR="003917AA" w:rsidRDefault="003917AA" w:rsidP="003917AA">
      <w:r w:rsidRPr="006C0843">
        <w:t>Fuente: Elaborado por el estudiante de acuerdo con el proyecto</w:t>
      </w:r>
    </w:p>
    <w:p w14:paraId="23B8CCD8" w14:textId="77777777" w:rsidR="003917AA" w:rsidRDefault="003917AA" w:rsidP="003917AA"/>
    <w:p w14:paraId="039742E4" w14:textId="77777777" w:rsidR="003917AA" w:rsidRDefault="003917AA" w:rsidP="003917AA"/>
    <w:p w14:paraId="5CEDDA70" w14:textId="77777777" w:rsidR="003917AA" w:rsidRPr="006C0843" w:rsidRDefault="003917AA" w:rsidP="003917AA">
      <w:pPr>
        <w:ind w:firstLine="0"/>
      </w:pPr>
    </w:p>
    <w:p w14:paraId="23376C54" w14:textId="77777777" w:rsidR="004B79BA" w:rsidRPr="008C5944" w:rsidRDefault="004B79BA" w:rsidP="004B79BA">
      <w:r w:rsidRPr="008C5944">
        <w:t>Casos de prueba:</w:t>
      </w:r>
    </w:p>
    <w:p w14:paraId="20439641" w14:textId="77777777" w:rsidR="004B79BA" w:rsidRPr="008C5944" w:rsidRDefault="004B79BA" w:rsidP="004B79BA">
      <w:pPr>
        <w:ind w:left="720" w:firstLine="0"/>
      </w:pPr>
      <w:r w:rsidRPr="008C5944">
        <w:t>Resultados Esperados:</w:t>
      </w:r>
    </w:p>
    <w:p w14:paraId="5BE7F6E1" w14:textId="77777777" w:rsidR="004B79BA" w:rsidRDefault="004B79BA" w:rsidP="004B79BA">
      <w:pPr>
        <w:ind w:left="720" w:firstLine="0"/>
      </w:pPr>
      <w:r w:rsidRPr="008C5944">
        <w:t>Resultados obtenidos</w:t>
      </w:r>
    </w:p>
    <w:p w14:paraId="6CF70993" w14:textId="77777777" w:rsidR="004B79BA" w:rsidRPr="008C5944" w:rsidRDefault="004B79BA" w:rsidP="004B79BA">
      <w:pPr>
        <w:ind w:left="720" w:firstLine="0"/>
      </w:pPr>
      <w:r>
        <w:t>IMAGEN RESULTADOS CON CUADROS RESALTANDOS RESULTADOS</w:t>
      </w:r>
    </w:p>
    <w:p w14:paraId="5C37458F" w14:textId="77777777" w:rsidR="004B79BA" w:rsidRDefault="004B79BA" w:rsidP="004B79BA">
      <w:r>
        <w:t xml:space="preserve">Fuente: Captura realizada al sistema web </w:t>
      </w:r>
      <w:proofErr w:type="spellStart"/>
      <w:r>
        <w:t>EugCOM</w:t>
      </w:r>
      <w:proofErr w:type="spellEnd"/>
    </w:p>
    <w:p w14:paraId="6B448403" w14:textId="0E04DBBB" w:rsidR="00CB0FA9" w:rsidRPr="00CB0FA9" w:rsidRDefault="00CB0FA9" w:rsidP="00CB0FA9">
      <w:pPr>
        <w:spacing w:line="278" w:lineRule="auto"/>
        <w:ind w:firstLine="0"/>
        <w:jc w:val="left"/>
        <w:rPr>
          <w:rFonts w:eastAsiaTheme="majorEastAsia" w:cstheme="majorBidi"/>
          <w:szCs w:val="32"/>
        </w:rPr>
      </w:pPr>
      <w:r>
        <w:br w:type="page"/>
      </w:r>
    </w:p>
    <w:p w14:paraId="6B658016" w14:textId="6E11C85F" w:rsidR="00CB0FA9" w:rsidRDefault="00CB0FA9" w:rsidP="00CB0FA9">
      <w:pPr>
        <w:pStyle w:val="Ttulo2"/>
      </w:pPr>
      <w:r>
        <w:lastRenderedPageBreak/>
        <w:t xml:space="preserve">Prueba Unitaria CU </w:t>
      </w:r>
      <w:r w:rsidR="003917AA">
        <w:t>N°4.1.2</w:t>
      </w:r>
    </w:p>
    <w:p w14:paraId="419B1FB9" w14:textId="77777777" w:rsidR="004B79BA" w:rsidRDefault="004B79BA" w:rsidP="00CB0FA9">
      <w:pPr>
        <w:spacing w:line="278" w:lineRule="auto"/>
        <w:ind w:firstLine="0"/>
        <w:jc w:val="left"/>
      </w:pPr>
    </w:p>
    <w:p w14:paraId="309F312E" w14:textId="13FA59E6" w:rsidR="003917AA" w:rsidRPr="00627D3D" w:rsidRDefault="003917AA" w:rsidP="003917AA">
      <w:r w:rsidRPr="00627D3D">
        <w:t xml:space="preserve">En la </w:t>
      </w:r>
      <w:r w:rsidRPr="00627D3D">
        <w:rPr>
          <w:i/>
        </w:rPr>
        <w:t xml:space="preserve">Tabla </w:t>
      </w:r>
      <w:r>
        <w:rPr>
          <w:i/>
        </w:rPr>
        <w:t xml:space="preserve">7.29 </w:t>
      </w:r>
      <w:r w:rsidRPr="00627D3D">
        <w:t>se puede visualizar el Caso de uso N°4.1.2 el sistema despliega una pestaña que permite al usuario seleccionar un turno para luego editarlo.</w:t>
      </w:r>
    </w:p>
    <w:p w14:paraId="662E83C1" w14:textId="77777777" w:rsidR="003917AA" w:rsidRPr="00627D3D" w:rsidRDefault="003917AA" w:rsidP="003917AA">
      <w:pPr>
        <w:spacing w:line="278" w:lineRule="auto"/>
        <w:ind w:firstLine="0"/>
        <w:jc w:val="left"/>
      </w:pPr>
    </w:p>
    <w:p w14:paraId="21817F59" w14:textId="5DD6BFC2" w:rsidR="003917AA" w:rsidRPr="00627D3D" w:rsidRDefault="003917AA" w:rsidP="003917AA">
      <w:pPr>
        <w:pStyle w:val="Descripcin"/>
      </w:pPr>
      <w:r>
        <w:t xml:space="preserve">Tabla </w:t>
      </w:r>
      <w:fldSimple w:instr=" STYLEREF 1 \s ">
        <w:r>
          <w:rPr>
            <w:noProof/>
          </w:rPr>
          <w:t>7</w:t>
        </w:r>
      </w:fldSimple>
      <w:r>
        <w:t>.</w:t>
      </w:r>
      <w:fldSimple w:instr=" SEQ Tabla \* ARABIC \s 1 ">
        <w:r>
          <w:rPr>
            <w:noProof/>
          </w:rPr>
          <w:t>29</w:t>
        </w:r>
      </w:fldSimple>
      <w:r>
        <w:t xml:space="preserve"> </w:t>
      </w:r>
      <w:r w:rsidRPr="00627D3D">
        <w:t>Caso de uso N°4.1.2, editando turnos con campos obligatorios</w:t>
      </w:r>
    </w:p>
    <w:p w14:paraId="7FFF32F3" w14:textId="77777777" w:rsidR="003917AA" w:rsidRPr="00627D3D" w:rsidRDefault="003917AA" w:rsidP="003917AA">
      <w:pPr>
        <w:pStyle w:val="Sinespaciado"/>
      </w:pPr>
      <w:r w:rsidRPr="00627D3D">
        <w:rPr>
          <w:noProof/>
        </w:rPr>
        <w:drawing>
          <wp:inline distT="0" distB="0" distL="0" distR="0" wp14:anchorId="62398458" wp14:editId="539708D2">
            <wp:extent cx="5971540" cy="4438015"/>
            <wp:effectExtent l="0" t="0" r="0" b="635"/>
            <wp:docPr id="709739223" name="Imagen 62" descr="Interfaz de usuario gráfica, Texto, Tabla,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Tabla, Correo electrónico&#10;&#10;El contenido generado por IA puede ser incorrecto."/>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71540" cy="4438015"/>
                    </a:xfrm>
                    <a:prstGeom prst="rect">
                      <a:avLst/>
                    </a:prstGeom>
                    <a:noFill/>
                    <a:ln>
                      <a:noFill/>
                    </a:ln>
                  </pic:spPr>
                </pic:pic>
              </a:graphicData>
            </a:graphic>
          </wp:inline>
        </w:drawing>
      </w:r>
    </w:p>
    <w:p w14:paraId="7C528843" w14:textId="77777777" w:rsidR="003917AA" w:rsidRPr="00627D3D" w:rsidRDefault="003917AA" w:rsidP="003917AA">
      <w:pPr>
        <w:spacing w:line="278" w:lineRule="auto"/>
        <w:ind w:firstLine="0"/>
        <w:jc w:val="left"/>
      </w:pPr>
    </w:p>
    <w:p w14:paraId="05427971" w14:textId="77777777" w:rsidR="003917AA" w:rsidRDefault="003917AA" w:rsidP="003917AA">
      <w:r w:rsidRPr="00627D3D">
        <w:t>Fuente: Elaborado por el estudiante de acuerdo con el proyecto</w:t>
      </w:r>
    </w:p>
    <w:p w14:paraId="363DFAD1" w14:textId="77777777" w:rsidR="004B79BA" w:rsidRPr="008C5944" w:rsidRDefault="004B79BA" w:rsidP="004B79BA">
      <w:r w:rsidRPr="008C5944">
        <w:t>Casos de prueba:</w:t>
      </w:r>
    </w:p>
    <w:p w14:paraId="02CBE784" w14:textId="77777777" w:rsidR="004B79BA" w:rsidRPr="008C5944" w:rsidRDefault="004B79BA" w:rsidP="004B79BA">
      <w:pPr>
        <w:ind w:left="720" w:firstLine="0"/>
      </w:pPr>
      <w:r w:rsidRPr="008C5944">
        <w:t>Resultados Esperados:</w:t>
      </w:r>
    </w:p>
    <w:p w14:paraId="637D6048" w14:textId="77777777" w:rsidR="004B79BA" w:rsidRDefault="004B79BA" w:rsidP="004B79BA">
      <w:pPr>
        <w:ind w:left="720" w:firstLine="0"/>
      </w:pPr>
      <w:r w:rsidRPr="008C5944">
        <w:t>Resultados obtenidos</w:t>
      </w:r>
    </w:p>
    <w:p w14:paraId="5BE3A63D" w14:textId="77777777" w:rsidR="004B79BA" w:rsidRPr="008C5944" w:rsidRDefault="004B79BA" w:rsidP="004B79BA">
      <w:pPr>
        <w:ind w:left="720" w:firstLine="0"/>
      </w:pPr>
      <w:r>
        <w:lastRenderedPageBreak/>
        <w:t>IMAGEN RESULTADOS CON CUADROS RESALTANDOS RESULTADOS</w:t>
      </w:r>
    </w:p>
    <w:p w14:paraId="476D5B36" w14:textId="77777777" w:rsidR="004B79BA" w:rsidRDefault="004B79BA" w:rsidP="004B79BA">
      <w:r>
        <w:t xml:space="preserve">Fuente: Captura realizada al sistema web </w:t>
      </w:r>
      <w:proofErr w:type="spellStart"/>
      <w:r>
        <w:t>EugCOM</w:t>
      </w:r>
      <w:proofErr w:type="spellEnd"/>
    </w:p>
    <w:p w14:paraId="7065C1AA" w14:textId="4F747436" w:rsidR="00CB0FA9" w:rsidRPr="00CB0FA9" w:rsidRDefault="00CB0FA9" w:rsidP="00CB0FA9">
      <w:pPr>
        <w:spacing w:line="278" w:lineRule="auto"/>
        <w:ind w:firstLine="0"/>
        <w:jc w:val="left"/>
        <w:rPr>
          <w:rFonts w:eastAsiaTheme="majorEastAsia" w:cstheme="majorBidi"/>
          <w:szCs w:val="32"/>
        </w:rPr>
      </w:pPr>
      <w:r>
        <w:br w:type="page"/>
      </w:r>
    </w:p>
    <w:p w14:paraId="2FEFC561" w14:textId="3ECA694A" w:rsidR="00CB0FA9" w:rsidRDefault="00CB0FA9" w:rsidP="00CB0FA9">
      <w:pPr>
        <w:pStyle w:val="Ttulo2"/>
      </w:pPr>
      <w:r>
        <w:lastRenderedPageBreak/>
        <w:t xml:space="preserve">Prueba Unitaria CU </w:t>
      </w:r>
      <w:r w:rsidR="003917AA">
        <w:t>N°4.2</w:t>
      </w:r>
    </w:p>
    <w:p w14:paraId="419730AE" w14:textId="77777777" w:rsidR="004B79BA" w:rsidRDefault="004B79BA" w:rsidP="00CB0FA9">
      <w:pPr>
        <w:spacing w:line="278" w:lineRule="auto"/>
        <w:ind w:firstLine="0"/>
        <w:jc w:val="left"/>
      </w:pPr>
    </w:p>
    <w:p w14:paraId="380BAEFE" w14:textId="141D59B3" w:rsidR="003917AA" w:rsidRPr="006C0843" w:rsidRDefault="003917AA" w:rsidP="003917AA">
      <w:r w:rsidRPr="006C0843">
        <w:t xml:space="preserve">En la </w:t>
      </w:r>
      <w:r w:rsidRPr="006C0843">
        <w:rPr>
          <w:i/>
        </w:rPr>
        <w:t xml:space="preserve">Tabla </w:t>
      </w:r>
      <w:r>
        <w:rPr>
          <w:i/>
        </w:rPr>
        <w:t>7.30</w:t>
      </w:r>
      <w:r w:rsidRPr="006C0843">
        <w:t xml:space="preserve"> se puede visualizar el Caso de uso N°4.2, El sistema permite la creación de nuevos turnos, presentando el formulario con sus respectivas características listas para ser definidas.</w:t>
      </w:r>
    </w:p>
    <w:p w14:paraId="334521D6" w14:textId="77777777" w:rsidR="003917AA" w:rsidRPr="006C0843" w:rsidRDefault="003917AA" w:rsidP="003917AA"/>
    <w:p w14:paraId="7E2FE73B" w14:textId="35A926D9" w:rsidR="003917AA" w:rsidRPr="006C0843" w:rsidRDefault="003917AA" w:rsidP="003917AA">
      <w:pPr>
        <w:pStyle w:val="Descripcin"/>
      </w:pPr>
      <w:r w:rsidRPr="006C0843">
        <w:t xml:space="preserve">Tabla </w:t>
      </w:r>
      <w:fldSimple w:instr=" STYLEREF 1 \s ">
        <w:r>
          <w:rPr>
            <w:noProof/>
          </w:rPr>
          <w:t>7</w:t>
        </w:r>
      </w:fldSimple>
      <w:r>
        <w:t>.</w:t>
      </w:r>
      <w:fldSimple w:instr=" SEQ Tabla \* ARABIC \s 1 ">
        <w:r>
          <w:rPr>
            <w:noProof/>
          </w:rPr>
          <w:t>30</w:t>
        </w:r>
      </w:fldSimple>
      <w:r w:rsidRPr="006C0843">
        <w:t xml:space="preserve"> Caso de uso N°4.2, Generando nuevo turno</w:t>
      </w:r>
    </w:p>
    <w:p w14:paraId="0EC6B022" w14:textId="77777777" w:rsidR="003917AA" w:rsidRPr="006C0843" w:rsidRDefault="003917AA" w:rsidP="003917AA">
      <w:pPr>
        <w:pStyle w:val="Sinespaciado"/>
      </w:pPr>
      <w:r w:rsidRPr="006C0843">
        <w:rPr>
          <w:noProof/>
        </w:rPr>
        <w:drawing>
          <wp:inline distT="0" distB="0" distL="0" distR="0" wp14:anchorId="3C9DF9BB" wp14:editId="13826256">
            <wp:extent cx="5971540" cy="4885690"/>
            <wp:effectExtent l="0" t="0" r="0" b="0"/>
            <wp:docPr id="1868209143" name="Imagen 28" descr="Interfaz de usuario gráfica, 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Tabla&#10;&#10;El contenido generado por IA puede ser incorrecto."/>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71540" cy="4885690"/>
                    </a:xfrm>
                    <a:prstGeom prst="rect">
                      <a:avLst/>
                    </a:prstGeom>
                    <a:noFill/>
                    <a:ln>
                      <a:noFill/>
                    </a:ln>
                  </pic:spPr>
                </pic:pic>
              </a:graphicData>
            </a:graphic>
          </wp:inline>
        </w:drawing>
      </w:r>
    </w:p>
    <w:p w14:paraId="775FB8D4" w14:textId="77777777" w:rsidR="003917AA" w:rsidRPr="006C0843" w:rsidRDefault="003917AA" w:rsidP="003917AA"/>
    <w:p w14:paraId="2E428ADD" w14:textId="77777777" w:rsidR="003917AA" w:rsidRDefault="003917AA" w:rsidP="003917AA">
      <w:r w:rsidRPr="006C0843">
        <w:t>Fuente: Elaborado por el estudiante de acuerdo con el proyecto</w:t>
      </w:r>
    </w:p>
    <w:p w14:paraId="49D5FEDA" w14:textId="77777777" w:rsidR="003917AA" w:rsidRDefault="003917AA" w:rsidP="003917AA"/>
    <w:p w14:paraId="319EBE5F" w14:textId="77777777" w:rsidR="003917AA" w:rsidRDefault="003917AA" w:rsidP="003917AA"/>
    <w:p w14:paraId="31FA1FCC" w14:textId="77777777" w:rsidR="003917AA" w:rsidRDefault="003917AA" w:rsidP="003917AA">
      <w:pPr>
        <w:spacing w:line="278" w:lineRule="auto"/>
        <w:ind w:firstLine="0"/>
        <w:jc w:val="left"/>
      </w:pPr>
    </w:p>
    <w:p w14:paraId="52725F03" w14:textId="77777777" w:rsidR="004B79BA" w:rsidRPr="008C5944" w:rsidRDefault="004B79BA" w:rsidP="004B79BA">
      <w:r w:rsidRPr="008C5944">
        <w:t>Casos de prueba:</w:t>
      </w:r>
    </w:p>
    <w:p w14:paraId="08B3D39B" w14:textId="77777777" w:rsidR="004B79BA" w:rsidRPr="008C5944" w:rsidRDefault="004B79BA" w:rsidP="004B79BA">
      <w:pPr>
        <w:ind w:left="720" w:firstLine="0"/>
      </w:pPr>
      <w:r w:rsidRPr="008C5944">
        <w:t>Resultados Esperados:</w:t>
      </w:r>
    </w:p>
    <w:p w14:paraId="75C988CB" w14:textId="77777777" w:rsidR="004B79BA" w:rsidRDefault="004B79BA" w:rsidP="004B79BA">
      <w:pPr>
        <w:ind w:left="720" w:firstLine="0"/>
      </w:pPr>
      <w:r w:rsidRPr="008C5944">
        <w:t>Resultados obtenidos</w:t>
      </w:r>
    </w:p>
    <w:p w14:paraId="4F91C962" w14:textId="77777777" w:rsidR="004B79BA" w:rsidRPr="008C5944" w:rsidRDefault="004B79BA" w:rsidP="004B79BA">
      <w:pPr>
        <w:ind w:left="720" w:firstLine="0"/>
      </w:pPr>
      <w:r>
        <w:t>IMAGEN RESULTADOS CON CUADROS RESALTANDOS RESULTADOS</w:t>
      </w:r>
    </w:p>
    <w:p w14:paraId="26E79556" w14:textId="77777777" w:rsidR="004B79BA" w:rsidRDefault="004B79BA" w:rsidP="004B79BA">
      <w:r>
        <w:t xml:space="preserve">Fuente: Captura realizada al sistema web </w:t>
      </w:r>
      <w:proofErr w:type="spellStart"/>
      <w:r>
        <w:t>EugCOM</w:t>
      </w:r>
      <w:proofErr w:type="spellEnd"/>
    </w:p>
    <w:p w14:paraId="27E008AB" w14:textId="4950F36B" w:rsidR="00CB0FA9" w:rsidRPr="00CB0FA9" w:rsidRDefault="00CB0FA9" w:rsidP="00CB0FA9">
      <w:pPr>
        <w:spacing w:line="278" w:lineRule="auto"/>
        <w:ind w:firstLine="0"/>
        <w:jc w:val="left"/>
        <w:rPr>
          <w:rFonts w:eastAsiaTheme="majorEastAsia" w:cstheme="majorBidi"/>
          <w:szCs w:val="32"/>
        </w:rPr>
      </w:pPr>
      <w:r>
        <w:br w:type="page"/>
      </w:r>
    </w:p>
    <w:p w14:paraId="1C73D79B" w14:textId="64980AD2" w:rsidR="00CB0FA9" w:rsidRDefault="00CB0FA9" w:rsidP="00CB0FA9">
      <w:pPr>
        <w:pStyle w:val="Ttulo2"/>
      </w:pPr>
      <w:r>
        <w:lastRenderedPageBreak/>
        <w:t xml:space="preserve">Prueba Unitaria CU </w:t>
      </w:r>
      <w:r w:rsidR="003917AA">
        <w:t>N°4.3</w:t>
      </w:r>
    </w:p>
    <w:p w14:paraId="7269DE89" w14:textId="77777777" w:rsidR="004B79BA" w:rsidRDefault="004B79BA" w:rsidP="00CB0FA9">
      <w:pPr>
        <w:spacing w:line="278" w:lineRule="auto"/>
        <w:ind w:firstLine="0"/>
        <w:jc w:val="left"/>
      </w:pPr>
    </w:p>
    <w:p w14:paraId="21B2D152" w14:textId="5F0A7D4A" w:rsidR="003917AA" w:rsidRPr="006C0843" w:rsidRDefault="003917AA" w:rsidP="003917AA">
      <w:r w:rsidRPr="006C0843">
        <w:t xml:space="preserve">En la </w:t>
      </w:r>
      <w:r w:rsidRPr="006C0843">
        <w:rPr>
          <w:i/>
        </w:rPr>
        <w:t xml:space="preserve">Tabla </w:t>
      </w:r>
      <w:r>
        <w:rPr>
          <w:i/>
        </w:rPr>
        <w:t>7.31</w:t>
      </w:r>
      <w:r w:rsidRPr="006C0843">
        <w:t xml:space="preserve"> se puede visualizar el Caso de uso N°4.3, se agrega la opción de guardar los cambios de los turnos.</w:t>
      </w:r>
    </w:p>
    <w:p w14:paraId="6414EB9D" w14:textId="77777777" w:rsidR="003917AA" w:rsidRPr="006C0843" w:rsidRDefault="003917AA" w:rsidP="003917AA"/>
    <w:p w14:paraId="119FC20D" w14:textId="04488B3B" w:rsidR="003917AA" w:rsidRPr="006C0843" w:rsidRDefault="003917AA" w:rsidP="003917AA">
      <w:pPr>
        <w:pStyle w:val="Descripcin"/>
      </w:pPr>
      <w:r w:rsidRPr="006C0843">
        <w:t xml:space="preserve">Tabla </w:t>
      </w:r>
      <w:fldSimple w:instr=" STYLEREF 1 \s ">
        <w:r>
          <w:rPr>
            <w:noProof/>
          </w:rPr>
          <w:t>7</w:t>
        </w:r>
      </w:fldSimple>
      <w:r>
        <w:t>.</w:t>
      </w:r>
      <w:fldSimple w:instr=" SEQ Tabla \* ARABIC \s 1 ">
        <w:r>
          <w:rPr>
            <w:noProof/>
          </w:rPr>
          <w:t>31</w:t>
        </w:r>
      </w:fldSimple>
      <w:r w:rsidRPr="006C0843">
        <w:t xml:space="preserve"> Caso de uso N°4.3, Guardando cambios en los turnos</w:t>
      </w:r>
    </w:p>
    <w:p w14:paraId="38E4224C" w14:textId="77777777" w:rsidR="003917AA" w:rsidRPr="006C0843" w:rsidRDefault="003917AA" w:rsidP="003917AA">
      <w:pPr>
        <w:pStyle w:val="Sinespaciado"/>
      </w:pPr>
      <w:r w:rsidRPr="006C0843">
        <w:rPr>
          <w:noProof/>
        </w:rPr>
        <w:drawing>
          <wp:inline distT="0" distB="0" distL="0" distR="0" wp14:anchorId="762B7A45" wp14:editId="7CFEABAA">
            <wp:extent cx="5971540" cy="5019040"/>
            <wp:effectExtent l="0" t="0" r="0" b="0"/>
            <wp:docPr id="1556669681" name="Imagen 3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7.png" descr="Tabla&#10;&#10;El contenido generado por IA puede ser incorrecto."/>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71540" cy="5019040"/>
                    </a:xfrm>
                    <a:prstGeom prst="rect">
                      <a:avLst/>
                    </a:prstGeom>
                    <a:noFill/>
                    <a:ln>
                      <a:noFill/>
                    </a:ln>
                  </pic:spPr>
                </pic:pic>
              </a:graphicData>
            </a:graphic>
          </wp:inline>
        </w:drawing>
      </w:r>
    </w:p>
    <w:p w14:paraId="23049295" w14:textId="77777777" w:rsidR="003917AA" w:rsidRPr="006C0843" w:rsidRDefault="003917AA" w:rsidP="003917AA"/>
    <w:p w14:paraId="017810DC" w14:textId="77777777" w:rsidR="003917AA" w:rsidRPr="006C0843" w:rsidRDefault="003917AA" w:rsidP="003917AA">
      <w:r w:rsidRPr="006C0843">
        <w:t>Fuente: Elaborado por el estudiante de acuerdo con el proyecto</w:t>
      </w:r>
    </w:p>
    <w:p w14:paraId="74E3DB02" w14:textId="77777777" w:rsidR="004B79BA" w:rsidRPr="008C5944" w:rsidRDefault="004B79BA" w:rsidP="004B79BA">
      <w:r w:rsidRPr="008C5944">
        <w:t>Casos de prueba:</w:t>
      </w:r>
    </w:p>
    <w:p w14:paraId="6455CF7D" w14:textId="77777777" w:rsidR="004B79BA" w:rsidRPr="008C5944" w:rsidRDefault="004B79BA" w:rsidP="004B79BA">
      <w:pPr>
        <w:ind w:left="720" w:firstLine="0"/>
      </w:pPr>
      <w:r w:rsidRPr="008C5944">
        <w:lastRenderedPageBreak/>
        <w:t>Resultados Esperados:</w:t>
      </w:r>
    </w:p>
    <w:p w14:paraId="4B05E0AD" w14:textId="77777777" w:rsidR="004B79BA" w:rsidRDefault="004B79BA" w:rsidP="004B79BA">
      <w:pPr>
        <w:ind w:left="720" w:firstLine="0"/>
      </w:pPr>
      <w:r w:rsidRPr="008C5944">
        <w:t>Resultados obtenidos</w:t>
      </w:r>
    </w:p>
    <w:p w14:paraId="3B8926C3" w14:textId="77777777" w:rsidR="004B79BA" w:rsidRPr="008C5944" w:rsidRDefault="004B79BA" w:rsidP="004B79BA">
      <w:pPr>
        <w:ind w:left="720" w:firstLine="0"/>
      </w:pPr>
      <w:r>
        <w:t>IMAGEN RESULTADOS CON CUADROS RESALTANDOS RESULTADOS</w:t>
      </w:r>
    </w:p>
    <w:p w14:paraId="17A0DF7C" w14:textId="77777777" w:rsidR="004B79BA" w:rsidRDefault="004B79BA" w:rsidP="004B79BA">
      <w:r>
        <w:t xml:space="preserve">Fuente: Captura realizada al sistema web </w:t>
      </w:r>
      <w:proofErr w:type="spellStart"/>
      <w:r>
        <w:t>EugCOM</w:t>
      </w:r>
      <w:proofErr w:type="spellEnd"/>
    </w:p>
    <w:p w14:paraId="49B16EE8" w14:textId="1D58CAD4" w:rsidR="00CB0FA9" w:rsidRPr="00CB0FA9" w:rsidRDefault="00CB0FA9" w:rsidP="00CB0FA9">
      <w:pPr>
        <w:spacing w:line="278" w:lineRule="auto"/>
        <w:ind w:firstLine="0"/>
        <w:jc w:val="left"/>
        <w:rPr>
          <w:rFonts w:eastAsiaTheme="majorEastAsia" w:cstheme="majorBidi"/>
          <w:szCs w:val="32"/>
        </w:rPr>
      </w:pPr>
      <w:r>
        <w:br w:type="page"/>
      </w:r>
    </w:p>
    <w:p w14:paraId="23232615" w14:textId="61BE8276" w:rsidR="00CB0FA9" w:rsidRDefault="00CB0FA9" w:rsidP="00CB0FA9">
      <w:pPr>
        <w:pStyle w:val="Ttulo2"/>
      </w:pPr>
      <w:r>
        <w:lastRenderedPageBreak/>
        <w:t xml:space="preserve">Prueba Unitaria CU </w:t>
      </w:r>
      <w:r w:rsidR="003917AA">
        <w:t>N°4.4</w:t>
      </w:r>
    </w:p>
    <w:p w14:paraId="4C70CD3D" w14:textId="77777777" w:rsidR="004B79BA" w:rsidRDefault="004B79BA" w:rsidP="00CB0FA9">
      <w:pPr>
        <w:spacing w:line="278" w:lineRule="auto"/>
        <w:ind w:firstLine="0"/>
        <w:jc w:val="left"/>
      </w:pPr>
    </w:p>
    <w:p w14:paraId="241F089A" w14:textId="2BE70020" w:rsidR="003917AA" w:rsidRPr="006C0843" w:rsidRDefault="003917AA" w:rsidP="003917AA">
      <w:r w:rsidRPr="006C0843">
        <w:t xml:space="preserve">En la </w:t>
      </w:r>
      <w:r w:rsidRPr="006C0843">
        <w:rPr>
          <w:i/>
        </w:rPr>
        <w:t xml:space="preserve">Tabla </w:t>
      </w:r>
      <w:r>
        <w:rPr>
          <w:i/>
        </w:rPr>
        <w:t>7.32</w:t>
      </w:r>
      <w:r>
        <w:rPr>
          <w:i/>
        </w:rPr>
        <w:t xml:space="preserve"> </w:t>
      </w:r>
      <w:r w:rsidRPr="006C0843">
        <w:t>se puede visualizar el Caso de uso N°4.4, el sistema debe permitir al administrador eliminar cualquier tipo de turno.</w:t>
      </w:r>
    </w:p>
    <w:p w14:paraId="5599B7E3" w14:textId="77777777" w:rsidR="003917AA" w:rsidRPr="006C0843" w:rsidRDefault="003917AA" w:rsidP="003917AA">
      <w:pPr>
        <w:spacing w:line="278" w:lineRule="auto"/>
        <w:ind w:firstLine="0"/>
        <w:jc w:val="left"/>
      </w:pPr>
    </w:p>
    <w:p w14:paraId="0530654C" w14:textId="7FE7CF53" w:rsidR="003917AA" w:rsidRPr="006C0843" w:rsidRDefault="003917AA" w:rsidP="003917AA">
      <w:pPr>
        <w:pStyle w:val="Descripcin"/>
      </w:pPr>
      <w:r>
        <w:t xml:space="preserve">Tabla </w:t>
      </w:r>
      <w:fldSimple w:instr=" STYLEREF 1 \s ">
        <w:r>
          <w:rPr>
            <w:noProof/>
          </w:rPr>
          <w:t>7</w:t>
        </w:r>
      </w:fldSimple>
      <w:r>
        <w:t>.</w:t>
      </w:r>
      <w:fldSimple w:instr=" SEQ Tabla \* ARABIC \s 1 ">
        <w:r>
          <w:rPr>
            <w:noProof/>
          </w:rPr>
          <w:t>32</w:t>
        </w:r>
      </w:fldSimple>
      <w:r>
        <w:t xml:space="preserve"> </w:t>
      </w:r>
      <w:r w:rsidRPr="006C0843">
        <w:t>Caso de uso N°4.4, Eliminando turnos</w:t>
      </w:r>
    </w:p>
    <w:p w14:paraId="2CAAC251" w14:textId="77777777" w:rsidR="003917AA" w:rsidRPr="006C0843" w:rsidRDefault="003917AA" w:rsidP="003917AA">
      <w:pPr>
        <w:pStyle w:val="Sinespaciado"/>
      </w:pPr>
      <w:r w:rsidRPr="006C0843">
        <w:rPr>
          <w:noProof/>
        </w:rPr>
        <w:drawing>
          <wp:inline distT="0" distB="0" distL="0" distR="0" wp14:anchorId="36EAA2BC" wp14:editId="0ED4B5F6">
            <wp:extent cx="5517932" cy="4329734"/>
            <wp:effectExtent l="0" t="0" r="6985" b="0"/>
            <wp:docPr id="1017771638" name="Imagen 3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9.png" descr="Tabla&#10;&#10;El contenido generado por IA puede ser incorrecto."/>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519699" cy="4331121"/>
                    </a:xfrm>
                    <a:prstGeom prst="rect">
                      <a:avLst/>
                    </a:prstGeom>
                    <a:noFill/>
                    <a:ln>
                      <a:noFill/>
                    </a:ln>
                  </pic:spPr>
                </pic:pic>
              </a:graphicData>
            </a:graphic>
          </wp:inline>
        </w:drawing>
      </w:r>
    </w:p>
    <w:p w14:paraId="2DED6FA0" w14:textId="77777777" w:rsidR="003917AA" w:rsidRPr="006C0843" w:rsidRDefault="003917AA" w:rsidP="003917AA">
      <w:pPr>
        <w:spacing w:line="278" w:lineRule="auto"/>
        <w:ind w:firstLine="0"/>
        <w:jc w:val="left"/>
      </w:pPr>
    </w:p>
    <w:p w14:paraId="08E00A92" w14:textId="77777777" w:rsidR="003917AA" w:rsidRDefault="003917AA" w:rsidP="003917AA">
      <w:r w:rsidRPr="006C0843">
        <w:t>Fuente: Elaborado por el estudiante de acuerdo con el proyecto</w:t>
      </w:r>
    </w:p>
    <w:p w14:paraId="1602346B" w14:textId="77777777" w:rsidR="003917AA" w:rsidRDefault="003917AA" w:rsidP="003917AA"/>
    <w:p w14:paraId="6DA1BB3E" w14:textId="77777777" w:rsidR="003917AA" w:rsidRDefault="003917AA" w:rsidP="003917AA">
      <w:pPr>
        <w:spacing w:line="278" w:lineRule="auto"/>
        <w:ind w:firstLine="0"/>
        <w:jc w:val="left"/>
      </w:pPr>
    </w:p>
    <w:p w14:paraId="70993993" w14:textId="77777777" w:rsidR="003917AA" w:rsidRDefault="003917AA" w:rsidP="003917AA">
      <w:pPr>
        <w:spacing w:line="278" w:lineRule="auto"/>
        <w:ind w:firstLine="0"/>
        <w:jc w:val="left"/>
      </w:pPr>
    </w:p>
    <w:p w14:paraId="4142A693" w14:textId="77777777" w:rsidR="003917AA" w:rsidRPr="006C0843" w:rsidRDefault="003917AA" w:rsidP="003917AA">
      <w:pPr>
        <w:spacing w:line="278" w:lineRule="auto"/>
        <w:ind w:firstLine="0"/>
        <w:jc w:val="left"/>
      </w:pPr>
    </w:p>
    <w:p w14:paraId="67EFC938" w14:textId="77777777" w:rsidR="003917AA" w:rsidRPr="00627D3D" w:rsidRDefault="003917AA" w:rsidP="003917AA">
      <w:pPr>
        <w:spacing w:line="278" w:lineRule="auto"/>
        <w:ind w:firstLine="0"/>
        <w:jc w:val="left"/>
      </w:pPr>
    </w:p>
    <w:p w14:paraId="402B8F96" w14:textId="77777777" w:rsidR="004B79BA" w:rsidRPr="008C5944" w:rsidRDefault="004B79BA" w:rsidP="004B79BA">
      <w:r w:rsidRPr="008C5944">
        <w:t>Casos de prueba:</w:t>
      </w:r>
    </w:p>
    <w:p w14:paraId="623056EA" w14:textId="77777777" w:rsidR="004B79BA" w:rsidRPr="008C5944" w:rsidRDefault="004B79BA" w:rsidP="004B79BA">
      <w:pPr>
        <w:ind w:left="720" w:firstLine="0"/>
      </w:pPr>
      <w:r w:rsidRPr="008C5944">
        <w:t>Resultados Esperados:</w:t>
      </w:r>
    </w:p>
    <w:p w14:paraId="73833EA6" w14:textId="77777777" w:rsidR="004B79BA" w:rsidRDefault="004B79BA" w:rsidP="004B79BA">
      <w:pPr>
        <w:ind w:left="720" w:firstLine="0"/>
      </w:pPr>
      <w:r w:rsidRPr="008C5944">
        <w:t>Resultados obtenidos</w:t>
      </w:r>
    </w:p>
    <w:p w14:paraId="0D0758E0" w14:textId="77777777" w:rsidR="004B79BA" w:rsidRPr="008C5944" w:rsidRDefault="004B79BA" w:rsidP="004B79BA">
      <w:pPr>
        <w:ind w:left="720" w:firstLine="0"/>
      </w:pPr>
      <w:r>
        <w:t>IMAGEN RESULTADOS CON CUADROS RESALTANDOS RESULTADOS</w:t>
      </w:r>
    </w:p>
    <w:p w14:paraId="6DE93282" w14:textId="77777777" w:rsidR="004B79BA" w:rsidRDefault="004B79BA" w:rsidP="004B79BA">
      <w:r>
        <w:t xml:space="preserve">Fuente: Captura realizada al sistema web </w:t>
      </w:r>
      <w:proofErr w:type="spellStart"/>
      <w:r>
        <w:t>EugCOM</w:t>
      </w:r>
      <w:proofErr w:type="spellEnd"/>
    </w:p>
    <w:p w14:paraId="21B61973" w14:textId="11AA46F5" w:rsidR="00CB0FA9" w:rsidRPr="00CB0FA9" w:rsidRDefault="00CB0FA9" w:rsidP="00CB0FA9">
      <w:pPr>
        <w:spacing w:line="278" w:lineRule="auto"/>
        <w:ind w:firstLine="0"/>
        <w:jc w:val="left"/>
        <w:rPr>
          <w:rFonts w:eastAsiaTheme="majorEastAsia" w:cstheme="majorBidi"/>
          <w:szCs w:val="32"/>
        </w:rPr>
      </w:pPr>
      <w:r>
        <w:br w:type="page"/>
      </w:r>
    </w:p>
    <w:p w14:paraId="1678C621" w14:textId="224C1932" w:rsidR="00CB0FA9" w:rsidRDefault="00CB0FA9" w:rsidP="00CB0FA9">
      <w:pPr>
        <w:pStyle w:val="Ttulo2"/>
      </w:pPr>
      <w:r>
        <w:lastRenderedPageBreak/>
        <w:t xml:space="preserve">Prueba Unitaria CU </w:t>
      </w:r>
      <w:r w:rsidR="003917AA">
        <w:t>N°4.6</w:t>
      </w:r>
    </w:p>
    <w:p w14:paraId="0A933121" w14:textId="77777777" w:rsidR="004B79BA" w:rsidRDefault="004B79BA" w:rsidP="00CB0FA9">
      <w:pPr>
        <w:spacing w:line="278" w:lineRule="auto"/>
        <w:ind w:firstLine="0"/>
        <w:jc w:val="left"/>
      </w:pPr>
    </w:p>
    <w:p w14:paraId="3D183634" w14:textId="1E032BEE" w:rsidR="003917AA" w:rsidRPr="00627D3D" w:rsidRDefault="003917AA" w:rsidP="003917AA">
      <w:r w:rsidRPr="00627D3D">
        <w:t xml:space="preserve">En la </w:t>
      </w:r>
      <w:r w:rsidRPr="00627D3D">
        <w:rPr>
          <w:i/>
        </w:rPr>
        <w:t xml:space="preserve">Tabla </w:t>
      </w:r>
      <w:r>
        <w:rPr>
          <w:i/>
        </w:rPr>
        <w:t xml:space="preserve">7.33 </w:t>
      </w:r>
      <w:r w:rsidRPr="00627D3D">
        <w:t>se puede visualizar el Caso de uso N°4.6 el sistema permite definir los horarios de trabajo y estimar la hora de salida exacta según su hora de ingreso de los trabajadores.</w:t>
      </w:r>
    </w:p>
    <w:p w14:paraId="64E43970" w14:textId="77777777" w:rsidR="003917AA" w:rsidRPr="00627D3D" w:rsidRDefault="003917AA" w:rsidP="003917AA">
      <w:pPr>
        <w:spacing w:line="278" w:lineRule="auto"/>
        <w:ind w:firstLine="0"/>
        <w:jc w:val="left"/>
      </w:pPr>
    </w:p>
    <w:p w14:paraId="227C61A5" w14:textId="53EEB843" w:rsidR="003917AA" w:rsidRPr="00627D3D" w:rsidRDefault="003917AA" w:rsidP="003917AA">
      <w:pPr>
        <w:pStyle w:val="Descripcin"/>
      </w:pPr>
      <w:r w:rsidRPr="00627D3D">
        <w:t xml:space="preserve">Tabla </w:t>
      </w:r>
      <w:fldSimple w:instr=" STYLEREF 1 \s ">
        <w:r>
          <w:rPr>
            <w:noProof/>
          </w:rPr>
          <w:t>7</w:t>
        </w:r>
      </w:fldSimple>
      <w:r>
        <w:t>.</w:t>
      </w:r>
      <w:fldSimple w:instr=" SEQ Tabla \* ARABIC \s 1 ">
        <w:r>
          <w:rPr>
            <w:noProof/>
          </w:rPr>
          <w:t>33</w:t>
        </w:r>
      </w:fldSimple>
      <w:r w:rsidRPr="00627D3D">
        <w:t xml:space="preserve"> Caso de uso N°4.6, Definiendo horario de trabajo</w:t>
      </w:r>
    </w:p>
    <w:p w14:paraId="18BAB642" w14:textId="77777777" w:rsidR="003917AA" w:rsidRPr="00627D3D" w:rsidRDefault="003917AA" w:rsidP="003917AA">
      <w:pPr>
        <w:pStyle w:val="Sinespaciado"/>
      </w:pPr>
      <w:r w:rsidRPr="00B45140">
        <w:rPr>
          <w:noProof/>
        </w:rPr>
        <w:drawing>
          <wp:inline distT="0" distB="0" distL="0" distR="0" wp14:anchorId="2A40A7BB" wp14:editId="263660CC">
            <wp:extent cx="5128828" cy="5423338"/>
            <wp:effectExtent l="0" t="0" r="0" b="6350"/>
            <wp:docPr id="978122047" name="Imagen 3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131043" cy="5425680"/>
                    </a:xfrm>
                    <a:prstGeom prst="rect">
                      <a:avLst/>
                    </a:prstGeom>
                    <a:noFill/>
                    <a:ln>
                      <a:noFill/>
                    </a:ln>
                  </pic:spPr>
                </pic:pic>
              </a:graphicData>
            </a:graphic>
          </wp:inline>
        </w:drawing>
      </w:r>
    </w:p>
    <w:p w14:paraId="4DEEC81C" w14:textId="77777777" w:rsidR="003917AA" w:rsidRPr="00627D3D" w:rsidRDefault="003917AA" w:rsidP="003917AA">
      <w:pPr>
        <w:spacing w:line="278" w:lineRule="auto"/>
        <w:ind w:firstLine="0"/>
        <w:jc w:val="left"/>
      </w:pPr>
    </w:p>
    <w:p w14:paraId="5C7FB49C" w14:textId="77777777" w:rsidR="003917AA" w:rsidRPr="00627D3D" w:rsidRDefault="003917AA" w:rsidP="003917AA">
      <w:r w:rsidRPr="00627D3D">
        <w:t>Fuente: Elaborado por el estudiante de acuerdo con el proyecto</w:t>
      </w:r>
    </w:p>
    <w:p w14:paraId="160551BD" w14:textId="77777777" w:rsidR="004B79BA" w:rsidRPr="008C5944" w:rsidRDefault="004B79BA" w:rsidP="004B79BA">
      <w:r w:rsidRPr="008C5944">
        <w:lastRenderedPageBreak/>
        <w:t>Casos de prueba:</w:t>
      </w:r>
    </w:p>
    <w:p w14:paraId="651D8438" w14:textId="77777777" w:rsidR="004B79BA" w:rsidRPr="008C5944" w:rsidRDefault="004B79BA" w:rsidP="004B79BA">
      <w:pPr>
        <w:ind w:left="720" w:firstLine="0"/>
      </w:pPr>
      <w:r w:rsidRPr="008C5944">
        <w:t>Resultados Esperados:</w:t>
      </w:r>
    </w:p>
    <w:p w14:paraId="386639E7" w14:textId="77777777" w:rsidR="004B79BA" w:rsidRDefault="004B79BA" w:rsidP="004B79BA">
      <w:pPr>
        <w:ind w:left="720" w:firstLine="0"/>
      </w:pPr>
      <w:r w:rsidRPr="008C5944">
        <w:t>Resultados obtenidos</w:t>
      </w:r>
    </w:p>
    <w:p w14:paraId="44C8196D" w14:textId="77777777" w:rsidR="004B79BA" w:rsidRPr="008C5944" w:rsidRDefault="004B79BA" w:rsidP="004B79BA">
      <w:pPr>
        <w:ind w:left="720" w:firstLine="0"/>
      </w:pPr>
      <w:r>
        <w:t>IMAGEN RESULTADOS CON CUADROS RESALTANDOS RESULTADOS</w:t>
      </w:r>
    </w:p>
    <w:p w14:paraId="4B844184" w14:textId="77777777" w:rsidR="004B79BA" w:rsidRDefault="004B79BA" w:rsidP="004B79BA">
      <w:r>
        <w:t xml:space="preserve">Fuente: Captura realizada al sistema web </w:t>
      </w:r>
      <w:proofErr w:type="spellStart"/>
      <w:r>
        <w:t>EugCOM</w:t>
      </w:r>
      <w:proofErr w:type="spellEnd"/>
    </w:p>
    <w:p w14:paraId="33118106" w14:textId="26439AB7" w:rsidR="00CB0FA9" w:rsidRPr="00CB0FA9" w:rsidRDefault="00CB0FA9" w:rsidP="00CB0FA9">
      <w:pPr>
        <w:spacing w:line="278" w:lineRule="auto"/>
        <w:ind w:firstLine="0"/>
        <w:jc w:val="left"/>
        <w:rPr>
          <w:rFonts w:eastAsiaTheme="majorEastAsia" w:cstheme="majorBidi"/>
          <w:szCs w:val="32"/>
        </w:rPr>
      </w:pPr>
      <w:r>
        <w:br w:type="page"/>
      </w:r>
    </w:p>
    <w:p w14:paraId="325592F1" w14:textId="23E61CB6" w:rsidR="00CB0FA9" w:rsidRDefault="00CB0FA9" w:rsidP="00CB0FA9">
      <w:pPr>
        <w:pStyle w:val="Ttulo2"/>
      </w:pPr>
      <w:r>
        <w:lastRenderedPageBreak/>
        <w:t xml:space="preserve">Prueba Unitaria CU </w:t>
      </w:r>
      <w:r w:rsidR="003917AA">
        <w:t>N°4.7</w:t>
      </w:r>
    </w:p>
    <w:p w14:paraId="3A0AD713" w14:textId="77777777" w:rsidR="004B79BA" w:rsidRDefault="004B79BA" w:rsidP="00CB0FA9">
      <w:pPr>
        <w:spacing w:line="278" w:lineRule="auto"/>
        <w:ind w:firstLine="0"/>
        <w:jc w:val="left"/>
      </w:pPr>
    </w:p>
    <w:p w14:paraId="339A65F2" w14:textId="21D41F61" w:rsidR="003917AA" w:rsidRPr="00627D3D" w:rsidRDefault="003917AA" w:rsidP="003917AA">
      <w:r w:rsidRPr="00627D3D">
        <w:t xml:space="preserve">En la </w:t>
      </w:r>
      <w:r w:rsidRPr="00627D3D">
        <w:rPr>
          <w:i/>
        </w:rPr>
        <w:t xml:space="preserve">Tabla </w:t>
      </w:r>
      <w:r>
        <w:rPr>
          <w:i/>
        </w:rPr>
        <w:t xml:space="preserve">7.34 </w:t>
      </w:r>
      <w:r w:rsidRPr="00627D3D">
        <w:t xml:space="preserve"> se puede visualizar el Caso de uso N°4.7 para este apartado el sistema muestra una lista de resumen de los turnos con los datos del horario ya ingresados.</w:t>
      </w:r>
    </w:p>
    <w:p w14:paraId="4545C11E" w14:textId="77777777" w:rsidR="003917AA" w:rsidRPr="00627D3D" w:rsidRDefault="003917AA" w:rsidP="003917AA">
      <w:pPr>
        <w:spacing w:line="278" w:lineRule="auto"/>
        <w:ind w:firstLine="0"/>
        <w:jc w:val="left"/>
      </w:pPr>
    </w:p>
    <w:p w14:paraId="200E6B53" w14:textId="72FC97B3" w:rsidR="003917AA" w:rsidRPr="00627D3D" w:rsidRDefault="003917AA" w:rsidP="003917AA">
      <w:pPr>
        <w:pStyle w:val="Descripcin"/>
      </w:pPr>
      <w:r w:rsidRPr="00627D3D">
        <w:t xml:space="preserve">Tabla </w:t>
      </w:r>
      <w:fldSimple w:instr=" STYLEREF 1 \s ">
        <w:r>
          <w:rPr>
            <w:noProof/>
          </w:rPr>
          <w:t>7</w:t>
        </w:r>
      </w:fldSimple>
      <w:r>
        <w:t>.</w:t>
      </w:r>
      <w:fldSimple w:instr=" SEQ Tabla \* ARABIC \s 1 ">
        <w:r>
          <w:rPr>
            <w:noProof/>
          </w:rPr>
          <w:t>34</w:t>
        </w:r>
      </w:fldSimple>
      <w:r w:rsidRPr="00627D3D">
        <w:t xml:space="preserve"> Caso de uso N°4.7, generando un resumen de registro de horario</w:t>
      </w:r>
    </w:p>
    <w:p w14:paraId="6438174E" w14:textId="77777777" w:rsidR="003917AA" w:rsidRDefault="003917AA" w:rsidP="003917AA">
      <w:pPr>
        <w:pStyle w:val="Sinespaciado"/>
      </w:pPr>
      <w:r w:rsidRPr="00627D3D">
        <w:rPr>
          <w:noProof/>
        </w:rPr>
        <w:drawing>
          <wp:inline distT="0" distB="0" distL="0" distR="0" wp14:anchorId="56E30877" wp14:editId="44F629AC">
            <wp:extent cx="5186856" cy="4624266"/>
            <wp:effectExtent l="0" t="0" r="0" b="5080"/>
            <wp:docPr id="635195513" name="Imagen 3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3.png" descr="Tabla&#10;&#10;El contenido generado por IA puede ser incorrecto."/>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191522" cy="4628426"/>
                    </a:xfrm>
                    <a:prstGeom prst="rect">
                      <a:avLst/>
                    </a:prstGeom>
                    <a:noFill/>
                    <a:ln>
                      <a:noFill/>
                    </a:ln>
                  </pic:spPr>
                </pic:pic>
              </a:graphicData>
            </a:graphic>
          </wp:inline>
        </w:drawing>
      </w:r>
    </w:p>
    <w:p w14:paraId="0FE6E066" w14:textId="77777777" w:rsidR="003917AA" w:rsidRPr="00627D3D" w:rsidRDefault="003917AA" w:rsidP="003917AA">
      <w:pPr>
        <w:spacing w:line="278" w:lineRule="auto"/>
        <w:ind w:firstLine="0"/>
        <w:jc w:val="left"/>
      </w:pPr>
    </w:p>
    <w:p w14:paraId="273B6AFE" w14:textId="77777777" w:rsidR="003917AA" w:rsidRPr="00627D3D" w:rsidRDefault="003917AA" w:rsidP="003917AA">
      <w:r w:rsidRPr="00627D3D">
        <w:t>Fuente: Elaborado por el estudiante de acuerdo con el proyecto</w:t>
      </w:r>
    </w:p>
    <w:p w14:paraId="549915D1" w14:textId="77777777" w:rsidR="003917AA" w:rsidRPr="00627D3D" w:rsidRDefault="003917AA" w:rsidP="003917AA">
      <w:pPr>
        <w:pStyle w:val="Sinespaciado"/>
      </w:pPr>
    </w:p>
    <w:p w14:paraId="559D5F57" w14:textId="77777777" w:rsidR="004B79BA" w:rsidRPr="008C5944" w:rsidRDefault="004B79BA" w:rsidP="004B79BA">
      <w:r w:rsidRPr="008C5944">
        <w:t>Casos de prueba:</w:t>
      </w:r>
    </w:p>
    <w:p w14:paraId="115F712A" w14:textId="77777777" w:rsidR="004B79BA" w:rsidRPr="008C5944" w:rsidRDefault="004B79BA" w:rsidP="004B79BA">
      <w:pPr>
        <w:ind w:left="720" w:firstLine="0"/>
      </w:pPr>
      <w:r w:rsidRPr="008C5944">
        <w:t>Resultados Esperados:</w:t>
      </w:r>
    </w:p>
    <w:p w14:paraId="15850298" w14:textId="77777777" w:rsidR="004B79BA" w:rsidRDefault="004B79BA" w:rsidP="004B79BA">
      <w:pPr>
        <w:ind w:left="720" w:firstLine="0"/>
      </w:pPr>
      <w:r w:rsidRPr="008C5944">
        <w:lastRenderedPageBreak/>
        <w:t>Resultados obtenidos</w:t>
      </w:r>
    </w:p>
    <w:p w14:paraId="2AC14CC0" w14:textId="77777777" w:rsidR="004B79BA" w:rsidRPr="008C5944" w:rsidRDefault="004B79BA" w:rsidP="004B79BA">
      <w:pPr>
        <w:ind w:left="720" w:firstLine="0"/>
      </w:pPr>
      <w:r>
        <w:t>IMAGEN RESULTADOS CON CUADROS RESALTANDOS RESULTADOS</w:t>
      </w:r>
    </w:p>
    <w:p w14:paraId="54AA18D2" w14:textId="77777777" w:rsidR="004B79BA" w:rsidRDefault="004B79BA" w:rsidP="004B79BA">
      <w:r>
        <w:t xml:space="preserve">Fuente: Captura realizada al sistema web </w:t>
      </w:r>
      <w:proofErr w:type="spellStart"/>
      <w:r>
        <w:t>EugCOM</w:t>
      </w:r>
      <w:proofErr w:type="spellEnd"/>
    </w:p>
    <w:p w14:paraId="2DF6526B" w14:textId="2BD23368" w:rsidR="00CB0FA9" w:rsidRPr="00CB0FA9" w:rsidRDefault="00CB0FA9" w:rsidP="00CB0FA9">
      <w:pPr>
        <w:spacing w:line="278" w:lineRule="auto"/>
        <w:ind w:firstLine="0"/>
        <w:jc w:val="left"/>
        <w:rPr>
          <w:rFonts w:eastAsiaTheme="majorEastAsia" w:cstheme="majorBidi"/>
          <w:szCs w:val="32"/>
        </w:rPr>
      </w:pPr>
      <w:r>
        <w:br w:type="page"/>
      </w:r>
    </w:p>
    <w:p w14:paraId="04D06675" w14:textId="36638635" w:rsidR="00CB0FA9" w:rsidRDefault="00CB0FA9" w:rsidP="00CB0FA9">
      <w:pPr>
        <w:pStyle w:val="Ttulo2"/>
      </w:pPr>
      <w:r>
        <w:lastRenderedPageBreak/>
        <w:t xml:space="preserve">Prueba Unitaria CU </w:t>
      </w:r>
      <w:r w:rsidR="003917AA">
        <w:t>N°5.1</w:t>
      </w:r>
    </w:p>
    <w:p w14:paraId="0684E42B" w14:textId="77777777" w:rsidR="004B79BA" w:rsidRDefault="004B79BA" w:rsidP="00CB0FA9">
      <w:pPr>
        <w:spacing w:line="278" w:lineRule="auto"/>
        <w:ind w:firstLine="0"/>
        <w:jc w:val="left"/>
      </w:pPr>
    </w:p>
    <w:p w14:paraId="3F2C10B9" w14:textId="25937EE1" w:rsidR="003917AA" w:rsidRPr="00627D3D" w:rsidRDefault="003917AA" w:rsidP="003917AA">
      <w:r w:rsidRPr="00627D3D">
        <w:t xml:space="preserve">En la </w:t>
      </w:r>
      <w:r w:rsidRPr="00627D3D">
        <w:rPr>
          <w:i/>
        </w:rPr>
        <w:t xml:space="preserve">Tabla </w:t>
      </w:r>
      <w:r>
        <w:rPr>
          <w:i/>
        </w:rPr>
        <w:t xml:space="preserve">7.35 </w:t>
      </w:r>
      <w:r w:rsidRPr="00627D3D">
        <w:t>se puede visualizar el Caso de uso N°5.1, se crea una pestaña que muestre el reporte de asistencia de todos los empleados, esta búsqueda puede ser de asistencia general o filtrada por empleado.</w:t>
      </w:r>
    </w:p>
    <w:p w14:paraId="188A605A" w14:textId="77777777" w:rsidR="003917AA" w:rsidRPr="00627D3D" w:rsidRDefault="003917AA" w:rsidP="003917AA">
      <w:pPr>
        <w:spacing w:line="278" w:lineRule="auto"/>
        <w:ind w:firstLine="0"/>
        <w:jc w:val="left"/>
      </w:pPr>
    </w:p>
    <w:p w14:paraId="0F9F19B1" w14:textId="74683F1A" w:rsidR="003917AA" w:rsidRPr="00627D3D" w:rsidRDefault="003917AA" w:rsidP="003917AA">
      <w:pPr>
        <w:pStyle w:val="Descripcin"/>
      </w:pPr>
      <w:r>
        <w:t xml:space="preserve">Tabla </w:t>
      </w:r>
      <w:fldSimple w:instr=" STYLEREF 1 \s ">
        <w:r>
          <w:rPr>
            <w:noProof/>
          </w:rPr>
          <w:t>7</w:t>
        </w:r>
      </w:fldSimple>
      <w:r>
        <w:t>.</w:t>
      </w:r>
      <w:fldSimple w:instr=" SEQ Tabla \* ARABIC \s 1 ">
        <w:r>
          <w:rPr>
            <w:noProof/>
          </w:rPr>
          <w:t>35</w:t>
        </w:r>
      </w:fldSimple>
      <w:r>
        <w:t xml:space="preserve"> </w:t>
      </w:r>
      <w:r w:rsidRPr="00627D3D">
        <w:t>Caso de uso N°5.1, revisando informes de asistencia</w:t>
      </w:r>
    </w:p>
    <w:p w14:paraId="65A9493B" w14:textId="77777777" w:rsidR="003917AA" w:rsidRPr="00627D3D" w:rsidRDefault="003917AA" w:rsidP="003917AA">
      <w:pPr>
        <w:pStyle w:val="Sinespaciado"/>
      </w:pPr>
      <w:r w:rsidRPr="00B45140">
        <w:rPr>
          <w:noProof/>
        </w:rPr>
        <w:drawing>
          <wp:inline distT="0" distB="0" distL="0" distR="0" wp14:anchorId="6F74F9E9" wp14:editId="75A45FFE">
            <wp:extent cx="5971540" cy="5476240"/>
            <wp:effectExtent l="0" t="0" r="0" b="0"/>
            <wp:docPr id="1933230254" name="Imagen 38" descr="Interfaz de usuario gráfica, 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Tabla&#10;&#10;El contenido generado por IA puede ser incorrecto."/>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71540" cy="5476240"/>
                    </a:xfrm>
                    <a:prstGeom prst="rect">
                      <a:avLst/>
                    </a:prstGeom>
                    <a:noFill/>
                    <a:ln>
                      <a:noFill/>
                    </a:ln>
                  </pic:spPr>
                </pic:pic>
              </a:graphicData>
            </a:graphic>
          </wp:inline>
        </w:drawing>
      </w:r>
    </w:p>
    <w:p w14:paraId="2A6B4389" w14:textId="77777777" w:rsidR="003917AA" w:rsidRPr="00627D3D" w:rsidRDefault="003917AA" w:rsidP="003917AA">
      <w:pPr>
        <w:spacing w:line="278" w:lineRule="auto"/>
        <w:ind w:firstLine="0"/>
        <w:jc w:val="left"/>
      </w:pPr>
    </w:p>
    <w:p w14:paraId="700AB635" w14:textId="77777777" w:rsidR="003917AA" w:rsidRDefault="003917AA" w:rsidP="003917AA">
      <w:r w:rsidRPr="00627D3D">
        <w:t>Fuente: Elaborado por el estudiante de acuerdo con el proyecto</w:t>
      </w:r>
    </w:p>
    <w:p w14:paraId="65FD0E7B" w14:textId="77777777" w:rsidR="003917AA" w:rsidRDefault="003917AA" w:rsidP="003917AA"/>
    <w:p w14:paraId="5EE7FF67" w14:textId="77777777" w:rsidR="003917AA" w:rsidRDefault="003917AA" w:rsidP="003917AA">
      <w:pPr>
        <w:ind w:firstLine="0"/>
      </w:pPr>
    </w:p>
    <w:p w14:paraId="6100BF35" w14:textId="77777777" w:rsidR="004B79BA" w:rsidRPr="008C5944" w:rsidRDefault="004B79BA" w:rsidP="004B79BA">
      <w:r w:rsidRPr="008C5944">
        <w:t>Casos de prueba:</w:t>
      </w:r>
    </w:p>
    <w:p w14:paraId="74B44252" w14:textId="77777777" w:rsidR="004B79BA" w:rsidRPr="008C5944" w:rsidRDefault="004B79BA" w:rsidP="004B79BA">
      <w:pPr>
        <w:ind w:left="720" w:firstLine="0"/>
      </w:pPr>
      <w:r w:rsidRPr="008C5944">
        <w:t>Resultados Esperados:</w:t>
      </w:r>
    </w:p>
    <w:p w14:paraId="42613D79" w14:textId="77777777" w:rsidR="004B79BA" w:rsidRDefault="004B79BA" w:rsidP="004B79BA">
      <w:pPr>
        <w:ind w:left="720" w:firstLine="0"/>
      </w:pPr>
      <w:r w:rsidRPr="008C5944">
        <w:t>Resultados obtenidos</w:t>
      </w:r>
    </w:p>
    <w:p w14:paraId="27802433" w14:textId="77777777" w:rsidR="004B79BA" w:rsidRPr="008C5944" w:rsidRDefault="004B79BA" w:rsidP="004B79BA">
      <w:pPr>
        <w:ind w:left="720" w:firstLine="0"/>
      </w:pPr>
      <w:r>
        <w:t>IMAGEN RESULTADOS CON CUADROS RESALTANDOS RESULTADOS</w:t>
      </w:r>
    </w:p>
    <w:p w14:paraId="79F978D0" w14:textId="77777777" w:rsidR="004B79BA" w:rsidRDefault="004B79BA" w:rsidP="004B79BA">
      <w:r>
        <w:t xml:space="preserve">Fuente: Captura realizada al sistema web </w:t>
      </w:r>
      <w:proofErr w:type="spellStart"/>
      <w:r>
        <w:t>EugCOM</w:t>
      </w:r>
      <w:proofErr w:type="spellEnd"/>
    </w:p>
    <w:p w14:paraId="6003709C" w14:textId="1C871D89" w:rsidR="00CB0FA9" w:rsidRPr="00CB0FA9" w:rsidRDefault="00CB0FA9" w:rsidP="00CB0FA9">
      <w:pPr>
        <w:spacing w:line="278" w:lineRule="auto"/>
        <w:ind w:firstLine="0"/>
        <w:jc w:val="left"/>
        <w:rPr>
          <w:rFonts w:eastAsiaTheme="majorEastAsia" w:cstheme="majorBidi"/>
          <w:szCs w:val="32"/>
        </w:rPr>
      </w:pPr>
      <w:r>
        <w:br w:type="page"/>
      </w:r>
    </w:p>
    <w:p w14:paraId="49F74C9A" w14:textId="6F959EF0" w:rsidR="00CB0FA9" w:rsidRDefault="00CB0FA9" w:rsidP="00CB0FA9">
      <w:pPr>
        <w:pStyle w:val="Ttulo2"/>
      </w:pPr>
      <w:r>
        <w:lastRenderedPageBreak/>
        <w:t xml:space="preserve">Prueba Unitaria CU </w:t>
      </w:r>
      <w:r w:rsidR="003917AA">
        <w:t>N°5.2</w:t>
      </w:r>
    </w:p>
    <w:p w14:paraId="022ED20B" w14:textId="77777777" w:rsidR="004B79BA" w:rsidRDefault="004B79BA" w:rsidP="00CB0FA9">
      <w:pPr>
        <w:spacing w:line="278" w:lineRule="auto"/>
        <w:ind w:firstLine="0"/>
        <w:jc w:val="left"/>
      </w:pPr>
    </w:p>
    <w:p w14:paraId="1ED7E8A5" w14:textId="0F385B9E" w:rsidR="003917AA" w:rsidRPr="00627D3D" w:rsidRDefault="003917AA" w:rsidP="003917AA">
      <w:r w:rsidRPr="00627D3D">
        <w:t xml:space="preserve">En la </w:t>
      </w:r>
      <w:r w:rsidRPr="00627D3D">
        <w:rPr>
          <w:i/>
        </w:rPr>
        <w:t xml:space="preserve">Tabla </w:t>
      </w:r>
      <w:r>
        <w:rPr>
          <w:i/>
        </w:rPr>
        <w:t>7.36</w:t>
      </w:r>
      <w:r w:rsidRPr="00627D3D">
        <w:t xml:space="preserve"> se puede visualizar el Caso de uso N°5.2, el sistema permite al usuario filtrar informes de asistencia por fecha, para obtener la asistencia total de un mes en específico. </w:t>
      </w:r>
    </w:p>
    <w:p w14:paraId="5C04B245" w14:textId="77777777" w:rsidR="003917AA" w:rsidRPr="00627D3D" w:rsidRDefault="003917AA" w:rsidP="003917AA">
      <w:pPr>
        <w:tabs>
          <w:tab w:val="left" w:pos="7125"/>
        </w:tabs>
        <w:spacing w:line="278" w:lineRule="auto"/>
        <w:ind w:firstLine="0"/>
        <w:jc w:val="left"/>
      </w:pPr>
    </w:p>
    <w:p w14:paraId="3B37E0FA" w14:textId="685010A3" w:rsidR="003917AA" w:rsidRPr="00627D3D" w:rsidRDefault="003917AA" w:rsidP="003917AA">
      <w:pPr>
        <w:pStyle w:val="Descripcin"/>
      </w:pPr>
      <w:r w:rsidRPr="00627D3D">
        <w:t xml:space="preserve">Tabla </w:t>
      </w:r>
      <w:fldSimple w:instr=" STYLEREF 1 \s ">
        <w:r>
          <w:rPr>
            <w:noProof/>
          </w:rPr>
          <w:t>7</w:t>
        </w:r>
      </w:fldSimple>
      <w:r>
        <w:t>.</w:t>
      </w:r>
      <w:fldSimple w:instr=" SEQ Tabla \* ARABIC \s 1 ">
        <w:r>
          <w:rPr>
            <w:noProof/>
          </w:rPr>
          <w:t>36</w:t>
        </w:r>
      </w:fldSimple>
      <w:r w:rsidRPr="00627D3D">
        <w:t xml:space="preserve"> Caso de uso N°5.2, Filtrando informes por fechas específica</w:t>
      </w:r>
    </w:p>
    <w:p w14:paraId="69BE9D7A" w14:textId="77777777" w:rsidR="003917AA" w:rsidRPr="00627D3D" w:rsidRDefault="003917AA" w:rsidP="003917AA">
      <w:pPr>
        <w:pStyle w:val="Sinespaciado"/>
      </w:pPr>
      <w:r w:rsidRPr="00627D3D">
        <w:rPr>
          <w:noProof/>
        </w:rPr>
        <w:drawing>
          <wp:inline distT="0" distB="0" distL="0" distR="0" wp14:anchorId="1BE582FF" wp14:editId="4EDF2935">
            <wp:extent cx="5971540" cy="5676265"/>
            <wp:effectExtent l="0" t="0" r="0" b="635"/>
            <wp:docPr id="716678675" name="Imagen 8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71540" cy="5676265"/>
                    </a:xfrm>
                    <a:prstGeom prst="rect">
                      <a:avLst/>
                    </a:prstGeom>
                    <a:noFill/>
                    <a:ln>
                      <a:noFill/>
                    </a:ln>
                  </pic:spPr>
                </pic:pic>
              </a:graphicData>
            </a:graphic>
          </wp:inline>
        </w:drawing>
      </w:r>
    </w:p>
    <w:p w14:paraId="50AC362C" w14:textId="77777777" w:rsidR="003917AA" w:rsidRPr="00627D3D" w:rsidRDefault="003917AA" w:rsidP="003917AA">
      <w:pPr>
        <w:tabs>
          <w:tab w:val="left" w:pos="7125"/>
        </w:tabs>
        <w:spacing w:line="278" w:lineRule="auto"/>
        <w:ind w:firstLine="0"/>
        <w:jc w:val="left"/>
      </w:pPr>
    </w:p>
    <w:p w14:paraId="79A7228D" w14:textId="77777777" w:rsidR="003917AA" w:rsidRPr="00627D3D" w:rsidRDefault="003917AA" w:rsidP="003917AA">
      <w:r w:rsidRPr="00627D3D">
        <w:t>Fuente: Elaborado por el estudiante de acuerdo con el proyecto</w:t>
      </w:r>
    </w:p>
    <w:p w14:paraId="6C253007" w14:textId="77777777" w:rsidR="004B79BA" w:rsidRPr="008C5944" w:rsidRDefault="004B79BA" w:rsidP="004B79BA">
      <w:r w:rsidRPr="008C5944">
        <w:lastRenderedPageBreak/>
        <w:t>Casos de prueba:</w:t>
      </w:r>
    </w:p>
    <w:p w14:paraId="69B05E9F" w14:textId="77777777" w:rsidR="004B79BA" w:rsidRPr="008C5944" w:rsidRDefault="004B79BA" w:rsidP="004B79BA">
      <w:pPr>
        <w:ind w:left="720" w:firstLine="0"/>
      </w:pPr>
      <w:r w:rsidRPr="008C5944">
        <w:t>Resultados Esperados:</w:t>
      </w:r>
    </w:p>
    <w:p w14:paraId="2E2AF120" w14:textId="77777777" w:rsidR="004B79BA" w:rsidRDefault="004B79BA" w:rsidP="004B79BA">
      <w:pPr>
        <w:ind w:left="720" w:firstLine="0"/>
      </w:pPr>
      <w:r w:rsidRPr="008C5944">
        <w:t>Resultados obtenidos</w:t>
      </w:r>
    </w:p>
    <w:p w14:paraId="407119AA" w14:textId="77777777" w:rsidR="004B79BA" w:rsidRPr="008C5944" w:rsidRDefault="004B79BA" w:rsidP="004B79BA">
      <w:pPr>
        <w:ind w:left="720" w:firstLine="0"/>
      </w:pPr>
      <w:r>
        <w:t>IMAGEN RESULTADOS CON CUADROS RESALTANDOS RESULTADOS</w:t>
      </w:r>
    </w:p>
    <w:p w14:paraId="4DF25BB5" w14:textId="77777777" w:rsidR="004B79BA" w:rsidRDefault="004B79BA" w:rsidP="004B79BA">
      <w:r>
        <w:t xml:space="preserve">Fuente: Captura realizada al sistema web </w:t>
      </w:r>
      <w:proofErr w:type="spellStart"/>
      <w:r>
        <w:t>EugCOM</w:t>
      </w:r>
      <w:proofErr w:type="spellEnd"/>
    </w:p>
    <w:p w14:paraId="132CA5AC" w14:textId="729CBDEB" w:rsidR="00CB0FA9" w:rsidRPr="00CB0FA9" w:rsidRDefault="00CB0FA9" w:rsidP="00CB0FA9">
      <w:pPr>
        <w:spacing w:line="278" w:lineRule="auto"/>
        <w:ind w:firstLine="0"/>
        <w:jc w:val="left"/>
        <w:rPr>
          <w:rFonts w:eastAsiaTheme="majorEastAsia" w:cstheme="majorBidi"/>
          <w:szCs w:val="32"/>
        </w:rPr>
      </w:pPr>
      <w:r>
        <w:br w:type="page"/>
      </w:r>
    </w:p>
    <w:p w14:paraId="2F428F55" w14:textId="7117AB1F" w:rsidR="00CB0FA9" w:rsidRDefault="00CB0FA9" w:rsidP="00CB0FA9">
      <w:pPr>
        <w:pStyle w:val="Ttulo2"/>
      </w:pPr>
      <w:r>
        <w:lastRenderedPageBreak/>
        <w:t xml:space="preserve">Prueba Unitaria CU </w:t>
      </w:r>
      <w:r w:rsidR="003917AA">
        <w:t>N°5.3</w:t>
      </w:r>
    </w:p>
    <w:p w14:paraId="70397CCE" w14:textId="77777777" w:rsidR="004B79BA" w:rsidRDefault="004B79BA" w:rsidP="00CB0FA9">
      <w:pPr>
        <w:spacing w:line="278" w:lineRule="auto"/>
        <w:ind w:firstLine="0"/>
        <w:jc w:val="left"/>
      </w:pPr>
    </w:p>
    <w:p w14:paraId="4CE57F2A" w14:textId="2598495D" w:rsidR="003917AA" w:rsidRPr="00627D3D" w:rsidRDefault="003917AA" w:rsidP="003917AA">
      <w:r w:rsidRPr="00627D3D">
        <w:t xml:space="preserve">En la </w:t>
      </w:r>
      <w:r w:rsidRPr="00627D3D">
        <w:rPr>
          <w:i/>
        </w:rPr>
        <w:t xml:space="preserve">Tabla </w:t>
      </w:r>
      <w:r>
        <w:rPr>
          <w:i/>
        </w:rPr>
        <w:t xml:space="preserve">7.37 </w:t>
      </w:r>
      <w:r w:rsidRPr="00627D3D">
        <w:t>se puede visualizar el Caso de uso N°5.3, se crean casillas de filtrado para la búsqueda de la asistencia.</w:t>
      </w:r>
    </w:p>
    <w:p w14:paraId="1B4C4627" w14:textId="77777777" w:rsidR="003917AA" w:rsidRPr="00627D3D" w:rsidRDefault="003917AA" w:rsidP="003917AA">
      <w:pPr>
        <w:spacing w:line="278" w:lineRule="auto"/>
        <w:ind w:firstLine="0"/>
        <w:jc w:val="left"/>
      </w:pPr>
    </w:p>
    <w:p w14:paraId="582BFC1D" w14:textId="244E5154" w:rsidR="003917AA" w:rsidRPr="00627D3D" w:rsidRDefault="003917AA" w:rsidP="003917AA">
      <w:pPr>
        <w:pStyle w:val="Descripcin"/>
      </w:pPr>
      <w:r w:rsidRPr="00627D3D">
        <w:t xml:space="preserve">Tabla </w:t>
      </w:r>
      <w:fldSimple w:instr=" STYLEREF 1 \s ">
        <w:r>
          <w:rPr>
            <w:noProof/>
          </w:rPr>
          <w:t>7</w:t>
        </w:r>
      </w:fldSimple>
      <w:r>
        <w:t>.</w:t>
      </w:r>
      <w:fldSimple w:instr=" SEQ Tabla \* ARABIC \s 1 ">
        <w:r>
          <w:rPr>
            <w:noProof/>
          </w:rPr>
          <w:t>37</w:t>
        </w:r>
      </w:fldSimple>
      <w:r w:rsidRPr="00627D3D">
        <w:t xml:space="preserve"> Caso de uso N°5.3, creando casilla para filtro de búsqueda</w:t>
      </w:r>
    </w:p>
    <w:p w14:paraId="2A73DC59" w14:textId="77777777" w:rsidR="003917AA" w:rsidRPr="00627D3D" w:rsidRDefault="003917AA" w:rsidP="003917AA">
      <w:pPr>
        <w:pStyle w:val="Sinespaciado"/>
      </w:pPr>
      <w:r w:rsidRPr="00627D3D">
        <w:rPr>
          <w:noProof/>
        </w:rPr>
        <w:drawing>
          <wp:inline distT="0" distB="0" distL="0" distR="0" wp14:anchorId="27884495" wp14:editId="31BBDEAC">
            <wp:extent cx="5971540" cy="4447540"/>
            <wp:effectExtent l="0" t="0" r="0" b="0"/>
            <wp:docPr id="441763191" name="Imagen 8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8.png" descr="Tabla&#10;&#10;El contenido generado por IA puede ser incorrecto."/>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71540" cy="4447540"/>
                    </a:xfrm>
                    <a:prstGeom prst="rect">
                      <a:avLst/>
                    </a:prstGeom>
                    <a:noFill/>
                    <a:ln>
                      <a:noFill/>
                    </a:ln>
                  </pic:spPr>
                </pic:pic>
              </a:graphicData>
            </a:graphic>
          </wp:inline>
        </w:drawing>
      </w:r>
    </w:p>
    <w:p w14:paraId="39D906D1" w14:textId="77777777" w:rsidR="003917AA" w:rsidRPr="00627D3D" w:rsidRDefault="003917AA" w:rsidP="003917AA">
      <w:pPr>
        <w:spacing w:line="278" w:lineRule="auto"/>
        <w:ind w:firstLine="0"/>
        <w:jc w:val="left"/>
      </w:pPr>
    </w:p>
    <w:p w14:paraId="55E75A83" w14:textId="77777777" w:rsidR="003917AA" w:rsidRDefault="003917AA" w:rsidP="003917AA">
      <w:r w:rsidRPr="00627D3D">
        <w:t>Fuente: Elaborado por el estudiante de acuerdo con el proyecto</w:t>
      </w:r>
    </w:p>
    <w:p w14:paraId="57E032BD" w14:textId="77777777" w:rsidR="004B79BA" w:rsidRPr="008C5944" w:rsidRDefault="004B79BA" w:rsidP="004B79BA">
      <w:r w:rsidRPr="008C5944">
        <w:t>Casos de prueba:</w:t>
      </w:r>
    </w:p>
    <w:p w14:paraId="4F07749F" w14:textId="77777777" w:rsidR="004B79BA" w:rsidRPr="008C5944" w:rsidRDefault="004B79BA" w:rsidP="004B79BA">
      <w:pPr>
        <w:ind w:left="720" w:firstLine="0"/>
      </w:pPr>
      <w:r w:rsidRPr="008C5944">
        <w:t>Resultados Esperados:</w:t>
      </w:r>
    </w:p>
    <w:p w14:paraId="6C11CA2E" w14:textId="77777777" w:rsidR="004B79BA" w:rsidRDefault="004B79BA" w:rsidP="004B79BA">
      <w:pPr>
        <w:ind w:left="720" w:firstLine="0"/>
      </w:pPr>
      <w:r w:rsidRPr="008C5944">
        <w:t>Resultados obtenidos</w:t>
      </w:r>
    </w:p>
    <w:p w14:paraId="01863F6D" w14:textId="77777777" w:rsidR="004B79BA" w:rsidRPr="008C5944" w:rsidRDefault="004B79BA" w:rsidP="004B79BA">
      <w:pPr>
        <w:ind w:left="720" w:firstLine="0"/>
      </w:pPr>
      <w:r>
        <w:lastRenderedPageBreak/>
        <w:t>IMAGEN RESULTADOS CON CUADROS RESALTANDOS RESULTADOS</w:t>
      </w:r>
    </w:p>
    <w:p w14:paraId="163BDDB1" w14:textId="77777777" w:rsidR="004B79BA" w:rsidRDefault="004B79BA" w:rsidP="004B79BA">
      <w:r>
        <w:t xml:space="preserve">Fuente: Captura realizada al sistema web </w:t>
      </w:r>
      <w:proofErr w:type="spellStart"/>
      <w:r>
        <w:t>EugCOM</w:t>
      </w:r>
      <w:proofErr w:type="spellEnd"/>
    </w:p>
    <w:p w14:paraId="22EE0579" w14:textId="65B51D7F" w:rsidR="00CB0FA9" w:rsidRPr="00CB0FA9" w:rsidRDefault="00CB0FA9" w:rsidP="00CB0FA9">
      <w:pPr>
        <w:spacing w:line="278" w:lineRule="auto"/>
        <w:ind w:firstLine="0"/>
        <w:jc w:val="left"/>
        <w:rPr>
          <w:rFonts w:eastAsiaTheme="majorEastAsia" w:cstheme="majorBidi"/>
          <w:szCs w:val="32"/>
        </w:rPr>
      </w:pPr>
      <w:r>
        <w:br w:type="page"/>
      </w:r>
    </w:p>
    <w:p w14:paraId="27816C20" w14:textId="55E31A81" w:rsidR="00CB0FA9" w:rsidRDefault="00CB0FA9" w:rsidP="00CB0FA9">
      <w:pPr>
        <w:pStyle w:val="Ttulo2"/>
      </w:pPr>
      <w:r>
        <w:lastRenderedPageBreak/>
        <w:t xml:space="preserve">Prueba Unitaria CU </w:t>
      </w:r>
      <w:r w:rsidR="003917AA">
        <w:t>N°5.4</w:t>
      </w:r>
    </w:p>
    <w:p w14:paraId="54888F49" w14:textId="77777777" w:rsidR="004B79BA" w:rsidRDefault="004B79BA" w:rsidP="00CB0FA9">
      <w:pPr>
        <w:spacing w:line="278" w:lineRule="auto"/>
        <w:ind w:firstLine="0"/>
        <w:jc w:val="left"/>
      </w:pPr>
    </w:p>
    <w:p w14:paraId="760BDF4E" w14:textId="73BA2478" w:rsidR="003917AA" w:rsidRPr="00627D3D" w:rsidRDefault="003917AA" w:rsidP="003917AA">
      <w:r w:rsidRPr="00627D3D">
        <w:t xml:space="preserve">En la </w:t>
      </w:r>
      <w:r w:rsidRPr="00627D3D">
        <w:rPr>
          <w:i/>
        </w:rPr>
        <w:t xml:space="preserve">Tabla </w:t>
      </w:r>
      <w:r>
        <w:rPr>
          <w:i/>
        </w:rPr>
        <w:t xml:space="preserve">7.38 </w:t>
      </w:r>
      <w:r w:rsidRPr="00627D3D">
        <w:t>se puede visualizar el Caso de uso N°5.4 Se crea una barra de búsqueda que permite buscar al usuario cualquier tipo de información deseada.</w:t>
      </w:r>
    </w:p>
    <w:p w14:paraId="4082A3CE" w14:textId="77777777" w:rsidR="003917AA" w:rsidRPr="00627D3D" w:rsidRDefault="003917AA" w:rsidP="003917AA">
      <w:pPr>
        <w:spacing w:line="278" w:lineRule="auto"/>
        <w:ind w:firstLine="0"/>
        <w:jc w:val="left"/>
      </w:pPr>
    </w:p>
    <w:p w14:paraId="6ED2E209" w14:textId="009807B8" w:rsidR="003917AA" w:rsidRPr="00627D3D" w:rsidRDefault="003917AA" w:rsidP="003917AA">
      <w:pPr>
        <w:pStyle w:val="Descripcin"/>
      </w:pPr>
      <w:r>
        <w:t xml:space="preserve">Tabla </w:t>
      </w:r>
      <w:fldSimple w:instr=" STYLEREF 1 \s ">
        <w:r>
          <w:rPr>
            <w:noProof/>
          </w:rPr>
          <w:t>7</w:t>
        </w:r>
      </w:fldSimple>
      <w:r>
        <w:t>.</w:t>
      </w:r>
      <w:fldSimple w:instr=" SEQ Tabla \* ARABIC \s 1 ">
        <w:r>
          <w:rPr>
            <w:noProof/>
          </w:rPr>
          <w:t>38</w:t>
        </w:r>
      </w:fldSimple>
      <w:r>
        <w:t xml:space="preserve"> </w:t>
      </w:r>
      <w:r w:rsidRPr="00627D3D">
        <w:t>Caso de uso N°5.4, filtrando informe de asistencia</w:t>
      </w:r>
    </w:p>
    <w:p w14:paraId="2B36690F" w14:textId="77777777" w:rsidR="003917AA" w:rsidRPr="00627D3D" w:rsidRDefault="003917AA" w:rsidP="003917AA">
      <w:pPr>
        <w:pStyle w:val="Sinespaciado"/>
      </w:pPr>
      <w:r w:rsidRPr="00627D3D">
        <w:rPr>
          <w:noProof/>
        </w:rPr>
        <w:drawing>
          <wp:inline distT="0" distB="0" distL="0" distR="0" wp14:anchorId="3EFD2849" wp14:editId="10FF4DA4">
            <wp:extent cx="5971540" cy="5085715"/>
            <wp:effectExtent l="0" t="0" r="0" b="635"/>
            <wp:docPr id="44854041" name="Imagen 8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descr="Tabla&#10;&#10;El contenido generado por IA puede ser incorrecto."/>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71540" cy="5085715"/>
                    </a:xfrm>
                    <a:prstGeom prst="rect">
                      <a:avLst/>
                    </a:prstGeom>
                    <a:noFill/>
                    <a:ln>
                      <a:noFill/>
                    </a:ln>
                  </pic:spPr>
                </pic:pic>
              </a:graphicData>
            </a:graphic>
          </wp:inline>
        </w:drawing>
      </w:r>
    </w:p>
    <w:p w14:paraId="61692C9A" w14:textId="77777777" w:rsidR="003917AA" w:rsidRPr="00627D3D" w:rsidRDefault="003917AA" w:rsidP="003917AA">
      <w:pPr>
        <w:spacing w:line="278" w:lineRule="auto"/>
        <w:ind w:firstLine="0"/>
        <w:jc w:val="left"/>
      </w:pPr>
    </w:p>
    <w:p w14:paraId="1AE10D14" w14:textId="77777777" w:rsidR="003917AA" w:rsidRDefault="003917AA" w:rsidP="003917AA">
      <w:r w:rsidRPr="00627D3D">
        <w:t>Fuente: Elaborado por el estudiante de acuerdo con el proyecto</w:t>
      </w:r>
    </w:p>
    <w:p w14:paraId="46BF78C7" w14:textId="77777777" w:rsidR="003917AA" w:rsidRDefault="003917AA" w:rsidP="003917AA"/>
    <w:p w14:paraId="29ABEFC0" w14:textId="77777777" w:rsidR="004B79BA" w:rsidRPr="008C5944" w:rsidRDefault="004B79BA" w:rsidP="003917AA">
      <w:r w:rsidRPr="008C5944">
        <w:lastRenderedPageBreak/>
        <w:t>Casos de prueba:</w:t>
      </w:r>
    </w:p>
    <w:p w14:paraId="441956A4" w14:textId="77777777" w:rsidR="004B79BA" w:rsidRPr="008C5944" w:rsidRDefault="004B79BA" w:rsidP="004B79BA">
      <w:pPr>
        <w:ind w:left="720" w:firstLine="0"/>
      </w:pPr>
      <w:r w:rsidRPr="008C5944">
        <w:t>Resultados Esperados:</w:t>
      </w:r>
    </w:p>
    <w:p w14:paraId="1B1DACC5" w14:textId="77777777" w:rsidR="004B79BA" w:rsidRDefault="004B79BA" w:rsidP="004B79BA">
      <w:pPr>
        <w:ind w:left="720" w:firstLine="0"/>
      </w:pPr>
      <w:r w:rsidRPr="008C5944">
        <w:t>Resultados obtenidos</w:t>
      </w:r>
    </w:p>
    <w:p w14:paraId="5C79B737" w14:textId="77777777" w:rsidR="004B79BA" w:rsidRPr="008C5944" w:rsidRDefault="004B79BA" w:rsidP="004B79BA">
      <w:pPr>
        <w:ind w:left="720" w:firstLine="0"/>
      </w:pPr>
      <w:r>
        <w:t>IMAGEN RESULTADOS CON CUADROS RESALTANDOS RESULTADOS</w:t>
      </w:r>
    </w:p>
    <w:p w14:paraId="447694EB" w14:textId="77777777" w:rsidR="004B79BA" w:rsidRDefault="004B79BA" w:rsidP="004B79BA">
      <w:r>
        <w:t xml:space="preserve">Fuente: Captura realizada al sistema web </w:t>
      </w:r>
      <w:proofErr w:type="spellStart"/>
      <w:r>
        <w:t>EugCOM</w:t>
      </w:r>
      <w:proofErr w:type="spellEnd"/>
    </w:p>
    <w:p w14:paraId="3402CD5F" w14:textId="11B47F69" w:rsidR="00CB0FA9" w:rsidRPr="00CB0FA9" w:rsidRDefault="00CB0FA9" w:rsidP="00CB0FA9">
      <w:pPr>
        <w:spacing w:line="278" w:lineRule="auto"/>
        <w:ind w:firstLine="0"/>
        <w:jc w:val="left"/>
        <w:rPr>
          <w:rFonts w:eastAsiaTheme="majorEastAsia" w:cstheme="majorBidi"/>
          <w:szCs w:val="32"/>
        </w:rPr>
      </w:pPr>
      <w:r>
        <w:br w:type="page"/>
      </w:r>
    </w:p>
    <w:p w14:paraId="2B1DBC9A" w14:textId="2DDA36F0" w:rsidR="00CB0FA9" w:rsidRDefault="00CB0FA9" w:rsidP="00CB0FA9">
      <w:pPr>
        <w:pStyle w:val="Ttulo2"/>
      </w:pPr>
      <w:r>
        <w:lastRenderedPageBreak/>
        <w:t xml:space="preserve">Prueba Unitaria CU </w:t>
      </w:r>
      <w:r w:rsidR="003917AA">
        <w:t>N°5.5</w:t>
      </w:r>
    </w:p>
    <w:p w14:paraId="55B472B2" w14:textId="77777777" w:rsidR="004B79BA" w:rsidRDefault="004B79BA" w:rsidP="00CB0FA9">
      <w:pPr>
        <w:spacing w:line="278" w:lineRule="auto"/>
        <w:ind w:firstLine="0"/>
        <w:jc w:val="left"/>
      </w:pPr>
    </w:p>
    <w:p w14:paraId="6213DD62" w14:textId="77777777" w:rsidR="003917AA" w:rsidRDefault="003917AA" w:rsidP="003917AA"/>
    <w:p w14:paraId="2F20DB22" w14:textId="161F6DEB" w:rsidR="003917AA" w:rsidRPr="00627D3D" w:rsidRDefault="003917AA" w:rsidP="003917AA">
      <w:r w:rsidRPr="00627D3D">
        <w:t xml:space="preserve">En la </w:t>
      </w:r>
      <w:r w:rsidRPr="00627D3D">
        <w:rPr>
          <w:i/>
        </w:rPr>
        <w:t xml:space="preserve">Tabla </w:t>
      </w:r>
      <w:r>
        <w:rPr>
          <w:i/>
        </w:rPr>
        <w:t>7.3</w:t>
      </w:r>
      <w:r>
        <w:rPr>
          <w:i/>
        </w:rPr>
        <w:t xml:space="preserve">9 </w:t>
      </w:r>
      <w:r w:rsidRPr="00627D3D">
        <w:t>se puede visualizar el Caso de uso N°5.5, el sistema permite al usuario crear un nuevo informe de asistencia, para prevenir casos en los que exista un marcaje incorrecto y sea necesario crear uno desde 0 de un día en específico.</w:t>
      </w:r>
    </w:p>
    <w:p w14:paraId="1A837BB9" w14:textId="77777777" w:rsidR="003917AA" w:rsidRPr="00627D3D" w:rsidRDefault="003917AA" w:rsidP="003917AA">
      <w:pPr>
        <w:spacing w:line="278" w:lineRule="auto"/>
        <w:ind w:firstLine="0"/>
        <w:jc w:val="left"/>
      </w:pPr>
    </w:p>
    <w:p w14:paraId="412E2FEA" w14:textId="275ED8F2" w:rsidR="003917AA" w:rsidRPr="00627D3D" w:rsidRDefault="003917AA" w:rsidP="003917AA">
      <w:pPr>
        <w:pStyle w:val="Descripcin"/>
      </w:pPr>
      <w:r w:rsidRPr="00627D3D">
        <w:t xml:space="preserve">Tabla </w:t>
      </w:r>
      <w:fldSimple w:instr=" STYLEREF 1 \s ">
        <w:r>
          <w:rPr>
            <w:noProof/>
          </w:rPr>
          <w:t>7</w:t>
        </w:r>
      </w:fldSimple>
      <w:r>
        <w:t>.</w:t>
      </w:r>
      <w:fldSimple w:instr=" SEQ Tabla \* ARABIC \s 1 ">
        <w:r>
          <w:rPr>
            <w:noProof/>
          </w:rPr>
          <w:t>39</w:t>
        </w:r>
      </w:fldSimple>
      <w:r w:rsidRPr="00627D3D">
        <w:t xml:space="preserve"> Caso de uso N°5.5, Generando nuevo informe de asistencia</w:t>
      </w:r>
    </w:p>
    <w:p w14:paraId="23F0F755" w14:textId="77777777" w:rsidR="003917AA" w:rsidRPr="00627D3D" w:rsidRDefault="003917AA" w:rsidP="003917AA">
      <w:pPr>
        <w:pStyle w:val="Sinespaciado"/>
      </w:pPr>
      <w:r w:rsidRPr="00627D3D">
        <w:rPr>
          <w:noProof/>
        </w:rPr>
        <w:drawing>
          <wp:inline distT="0" distB="0" distL="0" distR="0" wp14:anchorId="171F775A" wp14:editId="2D326A80">
            <wp:extent cx="5971540" cy="4180840"/>
            <wp:effectExtent l="0" t="0" r="0" b="0"/>
            <wp:docPr id="1704877909" name="Imagen 64"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 Tabla&#10;&#10;El contenido generado por IA puede ser incorrecto."/>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71540" cy="4180840"/>
                    </a:xfrm>
                    <a:prstGeom prst="rect">
                      <a:avLst/>
                    </a:prstGeom>
                    <a:noFill/>
                    <a:ln>
                      <a:noFill/>
                    </a:ln>
                  </pic:spPr>
                </pic:pic>
              </a:graphicData>
            </a:graphic>
          </wp:inline>
        </w:drawing>
      </w:r>
    </w:p>
    <w:p w14:paraId="6E4D2AC1" w14:textId="77777777" w:rsidR="003917AA" w:rsidRPr="00627D3D" w:rsidRDefault="003917AA" w:rsidP="003917AA">
      <w:pPr>
        <w:spacing w:line="278" w:lineRule="auto"/>
        <w:ind w:firstLine="0"/>
        <w:jc w:val="left"/>
      </w:pPr>
    </w:p>
    <w:p w14:paraId="216E14C4" w14:textId="77777777" w:rsidR="003917AA" w:rsidRDefault="003917AA" w:rsidP="003917AA">
      <w:r w:rsidRPr="00627D3D">
        <w:t>Fuente: Elaborado por el estudiante de acuerdo con el proyecto</w:t>
      </w:r>
    </w:p>
    <w:p w14:paraId="5ADF6ACC" w14:textId="77777777" w:rsidR="004B79BA" w:rsidRPr="008C5944" w:rsidRDefault="004B79BA" w:rsidP="004B79BA">
      <w:r w:rsidRPr="008C5944">
        <w:t>Casos de prueba:</w:t>
      </w:r>
    </w:p>
    <w:p w14:paraId="48110314" w14:textId="77777777" w:rsidR="004B79BA" w:rsidRPr="008C5944" w:rsidRDefault="004B79BA" w:rsidP="004B79BA">
      <w:pPr>
        <w:ind w:left="720" w:firstLine="0"/>
      </w:pPr>
      <w:r w:rsidRPr="008C5944">
        <w:t>Resultados Esperados:</w:t>
      </w:r>
    </w:p>
    <w:p w14:paraId="4FAFF07B" w14:textId="77777777" w:rsidR="004B79BA" w:rsidRDefault="004B79BA" w:rsidP="004B79BA">
      <w:pPr>
        <w:ind w:left="720" w:firstLine="0"/>
      </w:pPr>
      <w:r w:rsidRPr="008C5944">
        <w:lastRenderedPageBreak/>
        <w:t>Resultados obtenidos</w:t>
      </w:r>
    </w:p>
    <w:p w14:paraId="2BA96CD6" w14:textId="77777777" w:rsidR="004B79BA" w:rsidRPr="008C5944" w:rsidRDefault="004B79BA" w:rsidP="004B79BA">
      <w:pPr>
        <w:ind w:left="720" w:firstLine="0"/>
      </w:pPr>
      <w:r>
        <w:t>IMAGEN RESULTADOS CON CUADROS RESALTANDOS RESULTADOS</w:t>
      </w:r>
    </w:p>
    <w:p w14:paraId="1DC11287" w14:textId="77777777" w:rsidR="004B79BA" w:rsidRDefault="004B79BA" w:rsidP="004B79BA">
      <w:r>
        <w:t xml:space="preserve">Fuente: Captura realizada al sistema web </w:t>
      </w:r>
      <w:proofErr w:type="spellStart"/>
      <w:r>
        <w:t>EugCOM</w:t>
      </w:r>
      <w:proofErr w:type="spellEnd"/>
    </w:p>
    <w:p w14:paraId="3742F99F" w14:textId="143BD058" w:rsidR="00CB0FA9" w:rsidRPr="00CB0FA9" w:rsidRDefault="00CB0FA9" w:rsidP="00CB0FA9">
      <w:pPr>
        <w:spacing w:line="278" w:lineRule="auto"/>
        <w:ind w:firstLine="0"/>
        <w:jc w:val="left"/>
        <w:rPr>
          <w:rFonts w:eastAsiaTheme="majorEastAsia" w:cstheme="majorBidi"/>
          <w:szCs w:val="32"/>
        </w:rPr>
      </w:pPr>
      <w:r>
        <w:br w:type="page"/>
      </w:r>
    </w:p>
    <w:p w14:paraId="2ED92388" w14:textId="6C086DAE" w:rsidR="00CB0FA9" w:rsidRDefault="00CB0FA9" w:rsidP="00CB0FA9">
      <w:pPr>
        <w:pStyle w:val="Ttulo2"/>
      </w:pPr>
      <w:r>
        <w:lastRenderedPageBreak/>
        <w:t xml:space="preserve">Prueba Unitaria CU </w:t>
      </w:r>
      <w:r w:rsidR="003917AA">
        <w:t>N°5.8</w:t>
      </w:r>
    </w:p>
    <w:p w14:paraId="32966696" w14:textId="77777777" w:rsidR="004B79BA" w:rsidRDefault="004B79BA" w:rsidP="00CB0FA9">
      <w:pPr>
        <w:spacing w:line="278" w:lineRule="auto"/>
        <w:ind w:firstLine="0"/>
        <w:jc w:val="left"/>
      </w:pPr>
    </w:p>
    <w:p w14:paraId="072AD52A" w14:textId="3377BCAB" w:rsidR="003917AA" w:rsidRPr="00627D3D" w:rsidRDefault="003917AA" w:rsidP="003917AA">
      <w:r w:rsidRPr="00627D3D">
        <w:t xml:space="preserve">En la </w:t>
      </w:r>
      <w:r w:rsidRPr="00627D3D">
        <w:rPr>
          <w:i/>
        </w:rPr>
        <w:t xml:space="preserve">Tabla </w:t>
      </w:r>
      <w:r>
        <w:rPr>
          <w:i/>
        </w:rPr>
        <w:t>7.</w:t>
      </w:r>
      <w:r>
        <w:rPr>
          <w:i/>
        </w:rPr>
        <w:t xml:space="preserve">40 </w:t>
      </w:r>
      <w:r w:rsidRPr="00627D3D">
        <w:t>se puede visualizar el Caso de uso N°5.8, el sistema permite cambiar el nombre de los archivos que serán exportados.</w:t>
      </w:r>
    </w:p>
    <w:p w14:paraId="11405240" w14:textId="77777777" w:rsidR="003917AA" w:rsidRPr="00627D3D" w:rsidRDefault="003917AA" w:rsidP="003917AA">
      <w:pPr>
        <w:spacing w:line="278" w:lineRule="auto"/>
        <w:ind w:firstLine="0"/>
        <w:jc w:val="left"/>
      </w:pPr>
    </w:p>
    <w:p w14:paraId="6BA0183F" w14:textId="0C3372B7" w:rsidR="003917AA" w:rsidRPr="00627D3D" w:rsidRDefault="003917AA" w:rsidP="003917AA">
      <w:pPr>
        <w:pStyle w:val="Descripcin"/>
      </w:pPr>
      <w:r w:rsidRPr="00627D3D">
        <w:t xml:space="preserve">Tabla </w:t>
      </w:r>
      <w:fldSimple w:instr=" STYLEREF 1 \s ">
        <w:r>
          <w:rPr>
            <w:noProof/>
          </w:rPr>
          <w:t>7</w:t>
        </w:r>
      </w:fldSimple>
      <w:r>
        <w:t>.</w:t>
      </w:r>
      <w:fldSimple w:instr=" SEQ Tabla \* ARABIC \s 1 ">
        <w:r>
          <w:rPr>
            <w:noProof/>
          </w:rPr>
          <w:t>40</w:t>
        </w:r>
      </w:fldSimple>
      <w:r w:rsidRPr="00627D3D">
        <w:t xml:space="preserve"> Caso de uso N°5.8, exportando informe de asistencia</w:t>
      </w:r>
    </w:p>
    <w:p w14:paraId="77CF0F29" w14:textId="77777777" w:rsidR="003917AA" w:rsidRPr="00627D3D" w:rsidRDefault="003917AA" w:rsidP="003917AA">
      <w:pPr>
        <w:pStyle w:val="Sinespaciado"/>
      </w:pPr>
      <w:r w:rsidRPr="00627D3D">
        <w:rPr>
          <w:noProof/>
        </w:rPr>
        <w:drawing>
          <wp:inline distT="0" distB="0" distL="0" distR="0" wp14:anchorId="706CE4A7" wp14:editId="1C8CBFE6">
            <wp:extent cx="5971540" cy="4647565"/>
            <wp:effectExtent l="0" t="0" r="0" b="635"/>
            <wp:docPr id="1421092405" name="Imagen 9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71540" cy="4647565"/>
                    </a:xfrm>
                    <a:prstGeom prst="rect">
                      <a:avLst/>
                    </a:prstGeom>
                    <a:noFill/>
                    <a:ln>
                      <a:noFill/>
                    </a:ln>
                  </pic:spPr>
                </pic:pic>
              </a:graphicData>
            </a:graphic>
          </wp:inline>
        </w:drawing>
      </w:r>
    </w:p>
    <w:p w14:paraId="5D8595D9" w14:textId="77777777" w:rsidR="003917AA" w:rsidRPr="00627D3D" w:rsidRDefault="003917AA" w:rsidP="003917AA">
      <w:pPr>
        <w:spacing w:line="278" w:lineRule="auto"/>
        <w:ind w:firstLine="0"/>
        <w:jc w:val="left"/>
      </w:pPr>
    </w:p>
    <w:p w14:paraId="68D28CB5" w14:textId="77777777" w:rsidR="003917AA" w:rsidRPr="00627D3D" w:rsidRDefault="003917AA" w:rsidP="003917AA">
      <w:r w:rsidRPr="00627D3D">
        <w:t>Fuente: Elaborado por el estudiante de acuerdo con el proyecto</w:t>
      </w:r>
    </w:p>
    <w:p w14:paraId="0645953D" w14:textId="77777777" w:rsidR="004B79BA" w:rsidRPr="008C5944" w:rsidRDefault="004B79BA" w:rsidP="004B79BA">
      <w:r w:rsidRPr="008C5944">
        <w:t>Casos de prueba:</w:t>
      </w:r>
    </w:p>
    <w:p w14:paraId="367B0A65" w14:textId="77777777" w:rsidR="004B79BA" w:rsidRPr="008C5944" w:rsidRDefault="004B79BA" w:rsidP="004B79BA">
      <w:pPr>
        <w:ind w:left="720" w:firstLine="0"/>
      </w:pPr>
      <w:r w:rsidRPr="008C5944">
        <w:t>Resultados Esperados:</w:t>
      </w:r>
    </w:p>
    <w:p w14:paraId="294A983D" w14:textId="77777777" w:rsidR="004B79BA" w:rsidRDefault="004B79BA" w:rsidP="004B79BA">
      <w:pPr>
        <w:ind w:left="720" w:firstLine="0"/>
      </w:pPr>
      <w:r w:rsidRPr="008C5944">
        <w:t>Resultados obtenidos</w:t>
      </w:r>
    </w:p>
    <w:p w14:paraId="2DBF23F1" w14:textId="77777777" w:rsidR="004B79BA" w:rsidRPr="008C5944" w:rsidRDefault="004B79BA" w:rsidP="004B79BA">
      <w:pPr>
        <w:ind w:left="720" w:firstLine="0"/>
      </w:pPr>
      <w:r>
        <w:lastRenderedPageBreak/>
        <w:t>IMAGEN RESULTADOS CON CUADROS RESALTANDOS RESULTADOS</w:t>
      </w:r>
    </w:p>
    <w:p w14:paraId="18D2AED8" w14:textId="77777777" w:rsidR="004B79BA" w:rsidRDefault="004B79BA" w:rsidP="004B79BA">
      <w:r>
        <w:t xml:space="preserve">Fuente: Captura realizada al sistema web </w:t>
      </w:r>
      <w:proofErr w:type="spellStart"/>
      <w:r>
        <w:t>EugCOM</w:t>
      </w:r>
      <w:proofErr w:type="spellEnd"/>
    </w:p>
    <w:p w14:paraId="1689F997" w14:textId="12F09525" w:rsidR="00CB0FA9" w:rsidRPr="00CB0FA9" w:rsidRDefault="00CB0FA9" w:rsidP="00CB0FA9">
      <w:pPr>
        <w:spacing w:line="278" w:lineRule="auto"/>
        <w:ind w:firstLine="0"/>
        <w:jc w:val="left"/>
        <w:rPr>
          <w:rFonts w:eastAsiaTheme="majorEastAsia" w:cstheme="majorBidi"/>
          <w:szCs w:val="32"/>
        </w:rPr>
      </w:pPr>
      <w:r>
        <w:br w:type="page"/>
      </w:r>
    </w:p>
    <w:p w14:paraId="5B34EC1A" w14:textId="1E8D8ABD" w:rsidR="00CB0FA9" w:rsidRDefault="00CB0FA9" w:rsidP="00CB0FA9">
      <w:pPr>
        <w:pStyle w:val="Ttulo2"/>
      </w:pPr>
      <w:r>
        <w:lastRenderedPageBreak/>
        <w:t xml:space="preserve">Prueba Unitaria CU </w:t>
      </w:r>
      <w:r w:rsidR="003917AA">
        <w:t>N°6.1</w:t>
      </w:r>
    </w:p>
    <w:p w14:paraId="0441C8BD" w14:textId="77777777" w:rsidR="004B79BA" w:rsidRDefault="004B79BA" w:rsidP="00CB0FA9">
      <w:pPr>
        <w:spacing w:line="278" w:lineRule="auto"/>
        <w:ind w:firstLine="0"/>
        <w:jc w:val="left"/>
      </w:pPr>
    </w:p>
    <w:p w14:paraId="1988AD87" w14:textId="1EFBEB94" w:rsidR="003917AA" w:rsidRPr="00627D3D" w:rsidRDefault="003917AA" w:rsidP="003917AA">
      <w:r w:rsidRPr="00627D3D">
        <w:t xml:space="preserve">En la </w:t>
      </w:r>
      <w:r w:rsidRPr="00627D3D">
        <w:rPr>
          <w:i/>
        </w:rPr>
        <w:t xml:space="preserve">Tabla </w:t>
      </w:r>
      <w:r>
        <w:rPr>
          <w:i/>
        </w:rPr>
        <w:t xml:space="preserve">7.41 </w:t>
      </w:r>
      <w:r w:rsidRPr="00627D3D">
        <w:t>se puede visualizar el Caso de uso N°6.1, este caso permite al administrador revisar el sistema para otorgar permisos de ausencia a un empleado.</w:t>
      </w:r>
    </w:p>
    <w:p w14:paraId="2B75DE39" w14:textId="77777777" w:rsidR="003917AA" w:rsidRPr="00627D3D" w:rsidRDefault="003917AA" w:rsidP="003917AA">
      <w:pPr>
        <w:spacing w:line="278" w:lineRule="auto"/>
        <w:ind w:firstLine="0"/>
        <w:jc w:val="left"/>
      </w:pPr>
    </w:p>
    <w:p w14:paraId="63DB03CD" w14:textId="3DB6FEC9" w:rsidR="003917AA" w:rsidRPr="00627D3D" w:rsidRDefault="003917AA" w:rsidP="003917AA">
      <w:pPr>
        <w:pStyle w:val="Descripcin"/>
      </w:pPr>
      <w:r>
        <w:t xml:space="preserve">Tabla </w:t>
      </w:r>
      <w:fldSimple w:instr=" STYLEREF 1 \s ">
        <w:r>
          <w:rPr>
            <w:noProof/>
          </w:rPr>
          <w:t>7</w:t>
        </w:r>
      </w:fldSimple>
      <w:r>
        <w:t>.</w:t>
      </w:r>
      <w:fldSimple w:instr=" SEQ Tabla \* ARABIC \s 1 ">
        <w:r>
          <w:rPr>
            <w:noProof/>
          </w:rPr>
          <w:t>41</w:t>
        </w:r>
      </w:fldSimple>
      <w:r>
        <w:t xml:space="preserve"> </w:t>
      </w:r>
      <w:r w:rsidRPr="00627D3D">
        <w:t>Caso de uso N°6.1, ingresando permisos de ausencia</w:t>
      </w:r>
    </w:p>
    <w:p w14:paraId="642DBA2B" w14:textId="77777777" w:rsidR="003917AA" w:rsidRPr="00627D3D" w:rsidRDefault="003917AA" w:rsidP="003917AA">
      <w:pPr>
        <w:pStyle w:val="Sinespaciado"/>
      </w:pPr>
      <w:r>
        <w:rPr>
          <w:noProof/>
        </w:rPr>
        <w:drawing>
          <wp:inline distT="0" distB="0" distL="0" distR="0" wp14:anchorId="6357EC58" wp14:editId="3F12E8CD">
            <wp:extent cx="5791200" cy="4276725"/>
            <wp:effectExtent l="0" t="0" r="0" b="9525"/>
            <wp:docPr id="141224707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728446" name="Imagen 1" descr="Tabla&#10;&#10;El contenido generado por IA puede ser incorrecto."/>
                    <pic:cNvPicPr/>
                  </pic:nvPicPr>
                  <pic:blipFill>
                    <a:blip r:embed="rId57"/>
                    <a:stretch>
                      <a:fillRect/>
                    </a:stretch>
                  </pic:blipFill>
                  <pic:spPr>
                    <a:xfrm>
                      <a:off x="0" y="0"/>
                      <a:ext cx="5791200" cy="4276725"/>
                    </a:xfrm>
                    <a:prstGeom prst="rect">
                      <a:avLst/>
                    </a:prstGeom>
                  </pic:spPr>
                </pic:pic>
              </a:graphicData>
            </a:graphic>
          </wp:inline>
        </w:drawing>
      </w:r>
    </w:p>
    <w:p w14:paraId="494BF6A3" w14:textId="77777777" w:rsidR="003917AA" w:rsidRPr="00627D3D" w:rsidRDefault="003917AA" w:rsidP="003917AA">
      <w:pPr>
        <w:spacing w:line="278" w:lineRule="auto"/>
        <w:ind w:firstLine="0"/>
        <w:jc w:val="left"/>
      </w:pPr>
    </w:p>
    <w:p w14:paraId="02419E17" w14:textId="77777777" w:rsidR="003917AA" w:rsidRDefault="003917AA" w:rsidP="003917AA">
      <w:r w:rsidRPr="00627D3D">
        <w:t>Fuente: Elaborado por el estudiante de acuerdo con el proyecto</w:t>
      </w:r>
    </w:p>
    <w:p w14:paraId="2A5A87C9" w14:textId="77777777" w:rsidR="003917AA" w:rsidRDefault="003917AA" w:rsidP="003917AA">
      <w:pPr>
        <w:spacing w:line="278" w:lineRule="auto"/>
        <w:ind w:firstLine="0"/>
        <w:jc w:val="left"/>
      </w:pPr>
    </w:p>
    <w:p w14:paraId="6E180309" w14:textId="77777777" w:rsidR="003917AA" w:rsidRDefault="003917AA" w:rsidP="003917AA">
      <w:pPr>
        <w:spacing w:line="278" w:lineRule="auto"/>
        <w:ind w:firstLine="0"/>
        <w:jc w:val="left"/>
      </w:pPr>
    </w:p>
    <w:p w14:paraId="2A395905" w14:textId="77777777" w:rsidR="003917AA" w:rsidRDefault="003917AA" w:rsidP="003917AA">
      <w:pPr>
        <w:spacing w:line="278" w:lineRule="auto"/>
        <w:ind w:firstLine="0"/>
        <w:jc w:val="left"/>
      </w:pPr>
    </w:p>
    <w:p w14:paraId="7518EC41" w14:textId="77777777" w:rsidR="003917AA" w:rsidRDefault="003917AA" w:rsidP="003917AA">
      <w:pPr>
        <w:spacing w:line="278" w:lineRule="auto"/>
        <w:ind w:firstLine="0"/>
        <w:jc w:val="left"/>
      </w:pPr>
    </w:p>
    <w:p w14:paraId="582C78D7" w14:textId="77777777" w:rsidR="003917AA" w:rsidRPr="00627D3D" w:rsidRDefault="003917AA" w:rsidP="003917AA">
      <w:pPr>
        <w:spacing w:line="278" w:lineRule="auto"/>
        <w:ind w:firstLine="0"/>
        <w:jc w:val="left"/>
      </w:pPr>
    </w:p>
    <w:p w14:paraId="2ED66906" w14:textId="7ACC46A4" w:rsidR="004B79BA" w:rsidRPr="008C5944" w:rsidRDefault="004B79BA" w:rsidP="003917AA">
      <w:pPr>
        <w:spacing w:line="278" w:lineRule="auto"/>
        <w:jc w:val="left"/>
      </w:pPr>
      <w:r w:rsidRPr="008C5944">
        <w:t>Casos de prueba:</w:t>
      </w:r>
    </w:p>
    <w:p w14:paraId="7287D0EF" w14:textId="77777777" w:rsidR="004B79BA" w:rsidRPr="008C5944" w:rsidRDefault="004B79BA" w:rsidP="004B79BA">
      <w:pPr>
        <w:ind w:left="720" w:firstLine="0"/>
      </w:pPr>
      <w:r w:rsidRPr="008C5944">
        <w:t>Resultados Esperados:</w:t>
      </w:r>
    </w:p>
    <w:p w14:paraId="5F676525" w14:textId="77777777" w:rsidR="004B79BA" w:rsidRDefault="004B79BA" w:rsidP="004B79BA">
      <w:pPr>
        <w:ind w:left="720" w:firstLine="0"/>
      </w:pPr>
      <w:r w:rsidRPr="008C5944">
        <w:t>Resultados obtenidos</w:t>
      </w:r>
    </w:p>
    <w:p w14:paraId="1CA03441" w14:textId="77777777" w:rsidR="004B79BA" w:rsidRPr="008C5944" w:rsidRDefault="004B79BA" w:rsidP="004B79BA">
      <w:pPr>
        <w:ind w:left="720" w:firstLine="0"/>
      </w:pPr>
      <w:r>
        <w:t>IMAGEN RESULTADOS CON CUADROS RESALTANDOS RESULTADOS</w:t>
      </w:r>
    </w:p>
    <w:p w14:paraId="49016619" w14:textId="77777777" w:rsidR="004B79BA" w:rsidRDefault="004B79BA" w:rsidP="004B79BA">
      <w:r>
        <w:t xml:space="preserve">Fuente: Captura realizada al sistema web </w:t>
      </w:r>
      <w:proofErr w:type="spellStart"/>
      <w:r>
        <w:t>EugCOM</w:t>
      </w:r>
      <w:proofErr w:type="spellEnd"/>
    </w:p>
    <w:p w14:paraId="21960D65" w14:textId="658A4339" w:rsidR="00CB0FA9" w:rsidRPr="00CB0FA9" w:rsidRDefault="00CB0FA9" w:rsidP="00CB0FA9">
      <w:pPr>
        <w:spacing w:line="278" w:lineRule="auto"/>
        <w:ind w:firstLine="0"/>
        <w:jc w:val="left"/>
        <w:rPr>
          <w:rFonts w:eastAsiaTheme="majorEastAsia" w:cstheme="majorBidi"/>
          <w:szCs w:val="32"/>
        </w:rPr>
      </w:pPr>
      <w:r>
        <w:br w:type="page"/>
      </w:r>
    </w:p>
    <w:p w14:paraId="51452B93" w14:textId="431ACC86" w:rsidR="00CB0FA9" w:rsidRDefault="00CB0FA9" w:rsidP="00CB0FA9">
      <w:pPr>
        <w:pStyle w:val="Ttulo2"/>
      </w:pPr>
      <w:r>
        <w:lastRenderedPageBreak/>
        <w:t xml:space="preserve">Prueba Unitaria CU </w:t>
      </w:r>
      <w:r w:rsidR="003917AA">
        <w:t>N°6.2</w:t>
      </w:r>
    </w:p>
    <w:p w14:paraId="5B4B3C1D" w14:textId="77777777" w:rsidR="004B79BA" w:rsidRDefault="004B79BA" w:rsidP="00CB0FA9">
      <w:pPr>
        <w:spacing w:line="278" w:lineRule="auto"/>
        <w:ind w:firstLine="0"/>
        <w:jc w:val="left"/>
      </w:pPr>
    </w:p>
    <w:p w14:paraId="76EC2DA7" w14:textId="38105BE2" w:rsidR="003917AA" w:rsidRPr="00627D3D" w:rsidRDefault="003917AA" w:rsidP="003917AA">
      <w:r w:rsidRPr="00627D3D">
        <w:t xml:space="preserve">En la </w:t>
      </w:r>
      <w:r w:rsidRPr="00627D3D">
        <w:rPr>
          <w:i/>
        </w:rPr>
        <w:t xml:space="preserve">Tabla </w:t>
      </w:r>
      <w:r>
        <w:rPr>
          <w:i/>
        </w:rPr>
        <w:t>7.42</w:t>
      </w:r>
      <w:r w:rsidRPr="00627D3D">
        <w:t xml:space="preserve"> se puede visualizar el Caso de uso N°6.2 El sistema permite filtrar por datos específicos de los empleados, para buscar con mayor facilidad los archivos de este. </w:t>
      </w:r>
    </w:p>
    <w:p w14:paraId="5DA0595A" w14:textId="77777777" w:rsidR="003917AA" w:rsidRPr="00627D3D" w:rsidRDefault="003917AA" w:rsidP="003917AA">
      <w:pPr>
        <w:spacing w:line="278" w:lineRule="auto"/>
        <w:ind w:firstLine="0"/>
        <w:jc w:val="left"/>
      </w:pPr>
    </w:p>
    <w:p w14:paraId="6B90AAEF" w14:textId="44FD8805" w:rsidR="003917AA" w:rsidRPr="00627D3D" w:rsidRDefault="003917AA" w:rsidP="003917AA">
      <w:pPr>
        <w:pStyle w:val="Descripcin"/>
      </w:pPr>
      <w:r w:rsidRPr="00627D3D">
        <w:t xml:space="preserve">Tabla </w:t>
      </w:r>
      <w:fldSimple w:instr=" STYLEREF 1 \s ">
        <w:r>
          <w:rPr>
            <w:noProof/>
          </w:rPr>
          <w:t>7</w:t>
        </w:r>
      </w:fldSimple>
      <w:r>
        <w:t>.</w:t>
      </w:r>
      <w:fldSimple w:instr=" SEQ Tabla \* ARABIC \s 1 ">
        <w:r>
          <w:rPr>
            <w:noProof/>
          </w:rPr>
          <w:t>42</w:t>
        </w:r>
      </w:fldSimple>
      <w:r w:rsidRPr="00627D3D">
        <w:t xml:space="preserve"> Caso de uso N°6.2, Filtrando búsqueda de permiso</w:t>
      </w:r>
    </w:p>
    <w:p w14:paraId="27FA797A" w14:textId="77777777" w:rsidR="003917AA" w:rsidRPr="00627D3D" w:rsidRDefault="003917AA" w:rsidP="003917AA">
      <w:pPr>
        <w:pStyle w:val="Sinespaciado"/>
      </w:pPr>
      <w:r w:rsidRPr="00627D3D">
        <w:rPr>
          <w:noProof/>
        </w:rPr>
        <w:drawing>
          <wp:inline distT="0" distB="0" distL="0" distR="0" wp14:anchorId="5B9A9160" wp14:editId="53C7E7FD">
            <wp:extent cx="5971540" cy="4666615"/>
            <wp:effectExtent l="0" t="0" r="0" b="635"/>
            <wp:docPr id="1735149238" name="Imagen 66"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 Tabla&#10;&#10;El contenido generado por IA puede ser incorrecto."/>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71540" cy="4666615"/>
                    </a:xfrm>
                    <a:prstGeom prst="rect">
                      <a:avLst/>
                    </a:prstGeom>
                    <a:noFill/>
                    <a:ln>
                      <a:noFill/>
                    </a:ln>
                  </pic:spPr>
                </pic:pic>
              </a:graphicData>
            </a:graphic>
          </wp:inline>
        </w:drawing>
      </w:r>
    </w:p>
    <w:p w14:paraId="4F131177" w14:textId="77777777" w:rsidR="003917AA" w:rsidRPr="00627D3D" w:rsidRDefault="003917AA" w:rsidP="003917AA">
      <w:pPr>
        <w:spacing w:line="278" w:lineRule="auto"/>
        <w:ind w:firstLine="0"/>
        <w:jc w:val="left"/>
      </w:pPr>
    </w:p>
    <w:p w14:paraId="2991DB66" w14:textId="77777777" w:rsidR="003917AA" w:rsidRPr="00627D3D" w:rsidRDefault="003917AA" w:rsidP="003917AA">
      <w:r w:rsidRPr="00627D3D">
        <w:t>Fuente: Elaborado por el estudiante de acuerdo con el proyecto</w:t>
      </w:r>
    </w:p>
    <w:p w14:paraId="4D63F336" w14:textId="77777777" w:rsidR="004B79BA" w:rsidRPr="008C5944" w:rsidRDefault="004B79BA" w:rsidP="004B79BA">
      <w:r w:rsidRPr="008C5944">
        <w:t>Casos de prueba:</w:t>
      </w:r>
    </w:p>
    <w:p w14:paraId="0E762A5F" w14:textId="77777777" w:rsidR="004B79BA" w:rsidRPr="008C5944" w:rsidRDefault="004B79BA" w:rsidP="004B79BA">
      <w:pPr>
        <w:ind w:left="720" w:firstLine="0"/>
      </w:pPr>
      <w:r w:rsidRPr="008C5944">
        <w:t>Resultados Esperados:</w:t>
      </w:r>
    </w:p>
    <w:p w14:paraId="66444A7D" w14:textId="77777777" w:rsidR="004B79BA" w:rsidRDefault="004B79BA" w:rsidP="004B79BA">
      <w:pPr>
        <w:ind w:left="720" w:firstLine="0"/>
      </w:pPr>
      <w:r w:rsidRPr="008C5944">
        <w:lastRenderedPageBreak/>
        <w:t>Resultados obtenidos</w:t>
      </w:r>
    </w:p>
    <w:p w14:paraId="64EA7E4A" w14:textId="77777777" w:rsidR="004B79BA" w:rsidRPr="008C5944" w:rsidRDefault="004B79BA" w:rsidP="004B79BA">
      <w:pPr>
        <w:ind w:left="720" w:firstLine="0"/>
      </w:pPr>
      <w:r>
        <w:t>IMAGEN RESULTADOS CON CUADROS RESALTANDOS RESULTADOS</w:t>
      </w:r>
    </w:p>
    <w:p w14:paraId="12FBD7C5" w14:textId="77777777" w:rsidR="004B79BA" w:rsidRDefault="004B79BA" w:rsidP="004B79BA">
      <w:r>
        <w:t xml:space="preserve">Fuente: Captura realizada al sistema web </w:t>
      </w:r>
      <w:proofErr w:type="spellStart"/>
      <w:r>
        <w:t>EugCOM</w:t>
      </w:r>
      <w:proofErr w:type="spellEnd"/>
    </w:p>
    <w:p w14:paraId="02827BC7" w14:textId="55B6A7AB" w:rsidR="00CB0FA9" w:rsidRPr="00CB0FA9" w:rsidRDefault="00CB0FA9" w:rsidP="00CB0FA9">
      <w:pPr>
        <w:spacing w:line="278" w:lineRule="auto"/>
        <w:ind w:firstLine="0"/>
        <w:jc w:val="left"/>
        <w:rPr>
          <w:rFonts w:eastAsiaTheme="majorEastAsia" w:cstheme="majorBidi"/>
          <w:szCs w:val="32"/>
        </w:rPr>
      </w:pPr>
      <w:r>
        <w:br w:type="page"/>
      </w:r>
    </w:p>
    <w:p w14:paraId="500528BF" w14:textId="5A58954D" w:rsidR="00CB0FA9" w:rsidRDefault="00CB0FA9" w:rsidP="00CB0FA9">
      <w:pPr>
        <w:pStyle w:val="Ttulo2"/>
      </w:pPr>
      <w:r>
        <w:lastRenderedPageBreak/>
        <w:t xml:space="preserve">Prueba Unitaria CU </w:t>
      </w:r>
      <w:r w:rsidR="003917AA">
        <w:t>N°6.3</w:t>
      </w:r>
    </w:p>
    <w:p w14:paraId="7BB102E8" w14:textId="77777777" w:rsidR="004B79BA" w:rsidRDefault="004B79BA" w:rsidP="00CB0FA9">
      <w:pPr>
        <w:spacing w:line="278" w:lineRule="auto"/>
        <w:ind w:firstLine="0"/>
        <w:jc w:val="left"/>
      </w:pPr>
    </w:p>
    <w:p w14:paraId="09BF01B6" w14:textId="20FEF482" w:rsidR="003917AA" w:rsidRPr="00627D3D" w:rsidRDefault="003917AA" w:rsidP="003917AA">
      <w:r w:rsidRPr="00627D3D">
        <w:t xml:space="preserve">En la </w:t>
      </w:r>
      <w:r w:rsidRPr="00627D3D">
        <w:rPr>
          <w:i/>
        </w:rPr>
        <w:t xml:space="preserve">Tabla </w:t>
      </w:r>
      <w:r>
        <w:rPr>
          <w:i/>
        </w:rPr>
        <w:t>7.43</w:t>
      </w:r>
      <w:r w:rsidRPr="00627D3D">
        <w:t xml:space="preserve"> se puede visualizar el Caso de uso N°6.3 el Sistema permite visualizar casillas de selección, para que permita al usuario utilizar estas casillas en casos de sean muchos datos y seleccionarlos todos de forma global.</w:t>
      </w:r>
    </w:p>
    <w:p w14:paraId="7FB1479B" w14:textId="77777777" w:rsidR="003917AA" w:rsidRPr="00627D3D" w:rsidRDefault="003917AA" w:rsidP="003917AA">
      <w:pPr>
        <w:spacing w:line="278" w:lineRule="auto"/>
        <w:ind w:firstLine="0"/>
        <w:jc w:val="left"/>
      </w:pPr>
    </w:p>
    <w:p w14:paraId="4F14F0C1" w14:textId="5D8C52C3" w:rsidR="003917AA" w:rsidRPr="00627D3D" w:rsidRDefault="003917AA" w:rsidP="003917AA">
      <w:pPr>
        <w:pStyle w:val="Descripcin"/>
      </w:pPr>
      <w:r w:rsidRPr="00627D3D">
        <w:t xml:space="preserve">Tabla </w:t>
      </w:r>
      <w:fldSimple w:instr=" STYLEREF 1 \s ">
        <w:r>
          <w:rPr>
            <w:noProof/>
          </w:rPr>
          <w:t>7</w:t>
        </w:r>
      </w:fldSimple>
      <w:r>
        <w:t>.</w:t>
      </w:r>
      <w:fldSimple w:instr=" SEQ Tabla \* ARABIC \s 1 ">
        <w:r>
          <w:rPr>
            <w:noProof/>
          </w:rPr>
          <w:t>43</w:t>
        </w:r>
      </w:fldSimple>
      <w:r w:rsidRPr="00627D3D">
        <w:t xml:space="preserve"> Caso de uso N°6.3, Visualizando casillas de filtración</w:t>
      </w:r>
    </w:p>
    <w:p w14:paraId="7165083B" w14:textId="77777777" w:rsidR="003917AA" w:rsidRPr="00627D3D" w:rsidRDefault="003917AA" w:rsidP="003917AA">
      <w:pPr>
        <w:pStyle w:val="Sinespaciado"/>
      </w:pPr>
      <w:r w:rsidRPr="00627D3D">
        <w:rPr>
          <w:noProof/>
        </w:rPr>
        <w:drawing>
          <wp:inline distT="0" distB="0" distL="0" distR="0" wp14:anchorId="3A2ADA95" wp14:editId="191060B8">
            <wp:extent cx="5971540" cy="4485640"/>
            <wp:effectExtent l="0" t="0" r="0" b="0"/>
            <wp:docPr id="744753112" name="Imagen 6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71540" cy="4485640"/>
                    </a:xfrm>
                    <a:prstGeom prst="rect">
                      <a:avLst/>
                    </a:prstGeom>
                    <a:noFill/>
                    <a:ln>
                      <a:noFill/>
                    </a:ln>
                  </pic:spPr>
                </pic:pic>
              </a:graphicData>
            </a:graphic>
          </wp:inline>
        </w:drawing>
      </w:r>
    </w:p>
    <w:p w14:paraId="4BF9C3C2" w14:textId="77777777" w:rsidR="003917AA" w:rsidRPr="00627D3D" w:rsidRDefault="003917AA" w:rsidP="003917AA">
      <w:pPr>
        <w:spacing w:line="278" w:lineRule="auto"/>
        <w:ind w:firstLine="0"/>
        <w:jc w:val="left"/>
      </w:pPr>
    </w:p>
    <w:p w14:paraId="47D7BAEC" w14:textId="77777777" w:rsidR="003917AA" w:rsidRDefault="003917AA" w:rsidP="003917AA">
      <w:r w:rsidRPr="00627D3D">
        <w:t>Fuente: Elaborado por el estudiante de acuerdo con el proyecto</w:t>
      </w:r>
    </w:p>
    <w:p w14:paraId="2D7E1BE3" w14:textId="77777777" w:rsidR="004B79BA" w:rsidRPr="008C5944" w:rsidRDefault="004B79BA" w:rsidP="004B79BA">
      <w:r w:rsidRPr="008C5944">
        <w:t>Casos de prueba:</w:t>
      </w:r>
    </w:p>
    <w:p w14:paraId="5A009E51" w14:textId="77777777" w:rsidR="004B79BA" w:rsidRPr="008C5944" w:rsidRDefault="004B79BA" w:rsidP="004B79BA">
      <w:pPr>
        <w:ind w:left="720" w:firstLine="0"/>
      </w:pPr>
      <w:r w:rsidRPr="008C5944">
        <w:t>Resultados Esperados:</w:t>
      </w:r>
    </w:p>
    <w:p w14:paraId="64C674DF" w14:textId="77777777" w:rsidR="004B79BA" w:rsidRDefault="004B79BA" w:rsidP="004B79BA">
      <w:pPr>
        <w:ind w:left="720" w:firstLine="0"/>
      </w:pPr>
      <w:r w:rsidRPr="008C5944">
        <w:lastRenderedPageBreak/>
        <w:t>Resultados obtenidos</w:t>
      </w:r>
    </w:p>
    <w:p w14:paraId="2C7E7AFC" w14:textId="77777777" w:rsidR="004B79BA" w:rsidRPr="008C5944" w:rsidRDefault="004B79BA" w:rsidP="004B79BA">
      <w:pPr>
        <w:ind w:left="720" w:firstLine="0"/>
      </w:pPr>
      <w:r>
        <w:t>IMAGEN RESULTADOS CON CUADROS RESALTANDOS RESULTADOS</w:t>
      </w:r>
    </w:p>
    <w:p w14:paraId="0B40E593" w14:textId="77777777" w:rsidR="004B79BA" w:rsidRDefault="004B79BA" w:rsidP="004B79BA">
      <w:r>
        <w:t xml:space="preserve">Fuente: Captura realizada al sistema web </w:t>
      </w:r>
      <w:proofErr w:type="spellStart"/>
      <w:r>
        <w:t>EugCOM</w:t>
      </w:r>
      <w:proofErr w:type="spellEnd"/>
    </w:p>
    <w:p w14:paraId="6F79229B" w14:textId="62914FD8" w:rsidR="00CB0FA9" w:rsidRPr="00CB0FA9" w:rsidRDefault="00CB0FA9" w:rsidP="00CB0FA9">
      <w:pPr>
        <w:spacing w:line="278" w:lineRule="auto"/>
        <w:ind w:firstLine="0"/>
        <w:jc w:val="left"/>
        <w:rPr>
          <w:rFonts w:eastAsiaTheme="majorEastAsia" w:cstheme="majorBidi"/>
          <w:szCs w:val="32"/>
        </w:rPr>
      </w:pPr>
      <w:r>
        <w:br w:type="page"/>
      </w:r>
    </w:p>
    <w:p w14:paraId="0E9A2A64" w14:textId="4B1379D8" w:rsidR="00CB0FA9" w:rsidRDefault="00CB0FA9" w:rsidP="00CB0FA9">
      <w:pPr>
        <w:pStyle w:val="Ttulo2"/>
      </w:pPr>
      <w:r>
        <w:lastRenderedPageBreak/>
        <w:t xml:space="preserve">Prueba Unitaria CU </w:t>
      </w:r>
      <w:r w:rsidR="0060115B">
        <w:t>N°6.4</w:t>
      </w:r>
    </w:p>
    <w:p w14:paraId="386168EE" w14:textId="77777777" w:rsidR="004B79BA" w:rsidRDefault="004B79BA" w:rsidP="00CB0FA9">
      <w:pPr>
        <w:spacing w:line="278" w:lineRule="auto"/>
        <w:ind w:firstLine="0"/>
        <w:jc w:val="left"/>
      </w:pPr>
    </w:p>
    <w:p w14:paraId="35FC9754" w14:textId="1283DD0D" w:rsidR="0060115B" w:rsidRPr="00627D3D" w:rsidRDefault="0060115B" w:rsidP="0060115B">
      <w:r w:rsidRPr="00627D3D">
        <w:t xml:space="preserve">En la </w:t>
      </w:r>
      <w:r w:rsidRPr="00627D3D">
        <w:rPr>
          <w:i/>
        </w:rPr>
        <w:t xml:space="preserve">Tabla </w:t>
      </w:r>
      <w:r w:rsidR="003917AA">
        <w:rPr>
          <w:i/>
        </w:rPr>
        <w:t>7.44 se</w:t>
      </w:r>
      <w:r w:rsidRPr="00627D3D">
        <w:t xml:space="preserve"> puede visualizar el Caso de uso N°6.4, el sistema permite a los usuarios crear los permisos para los empleados que lo requieran y debido al motivo, cantidad de permisos que tenga, se les permite agregar el goce de sueldo o no.</w:t>
      </w:r>
    </w:p>
    <w:p w14:paraId="3E89D8FA" w14:textId="77777777" w:rsidR="0060115B" w:rsidRPr="00627D3D" w:rsidRDefault="0060115B" w:rsidP="0060115B">
      <w:pPr>
        <w:spacing w:line="278" w:lineRule="auto"/>
        <w:ind w:firstLine="0"/>
        <w:jc w:val="left"/>
        <w:rPr>
          <w:i/>
        </w:rPr>
      </w:pPr>
    </w:p>
    <w:p w14:paraId="4955C5D0" w14:textId="3C16F747" w:rsidR="0060115B" w:rsidRPr="00627D3D" w:rsidRDefault="0060115B" w:rsidP="0060115B">
      <w:pPr>
        <w:pStyle w:val="Descripcin"/>
      </w:pPr>
      <w:r w:rsidRPr="00627D3D">
        <w:t xml:space="preserve">Tabla </w:t>
      </w:r>
      <w:fldSimple w:instr=" STYLEREF 1 \s ">
        <w:r w:rsidR="003917AA">
          <w:rPr>
            <w:noProof/>
          </w:rPr>
          <w:t>7</w:t>
        </w:r>
      </w:fldSimple>
      <w:r w:rsidR="003917AA">
        <w:t>.</w:t>
      </w:r>
      <w:fldSimple w:instr=" SEQ Tabla \* ARABIC \s 1 ">
        <w:r w:rsidR="003917AA">
          <w:rPr>
            <w:noProof/>
          </w:rPr>
          <w:t>44</w:t>
        </w:r>
      </w:fldSimple>
      <w:r w:rsidRPr="00627D3D">
        <w:t xml:space="preserve"> Caso de uso N°6.4, registrando motivo de permisos</w:t>
      </w:r>
    </w:p>
    <w:p w14:paraId="7A9291FA" w14:textId="77777777" w:rsidR="0060115B" w:rsidRPr="00627D3D" w:rsidRDefault="0060115B" w:rsidP="0060115B">
      <w:pPr>
        <w:pStyle w:val="Sinespaciado"/>
      </w:pPr>
      <w:r>
        <w:rPr>
          <w:noProof/>
        </w:rPr>
        <w:drawing>
          <wp:inline distT="0" distB="0" distL="0" distR="0" wp14:anchorId="48DC0785" wp14:editId="1C6CEECF">
            <wp:extent cx="4776952" cy="5185877"/>
            <wp:effectExtent l="0" t="0" r="5080" b="0"/>
            <wp:docPr id="952528308"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53791" name="Imagen 1" descr="Interfaz de usuario gráfica, Texto&#10;&#10;El contenido generado por IA puede ser incorrecto."/>
                    <pic:cNvPicPr>
                      <a:picLocks noChangeAspect="1"/>
                    </pic:cNvPicPr>
                  </pic:nvPicPr>
                  <pic:blipFill>
                    <a:blip r:embed="rId60"/>
                    <a:stretch>
                      <a:fillRect/>
                    </a:stretch>
                  </pic:blipFill>
                  <pic:spPr>
                    <a:xfrm>
                      <a:off x="0" y="0"/>
                      <a:ext cx="4786323" cy="5196050"/>
                    </a:xfrm>
                    <a:prstGeom prst="rect">
                      <a:avLst/>
                    </a:prstGeom>
                  </pic:spPr>
                </pic:pic>
              </a:graphicData>
            </a:graphic>
          </wp:inline>
        </w:drawing>
      </w:r>
    </w:p>
    <w:p w14:paraId="63F726B8" w14:textId="77777777" w:rsidR="0060115B" w:rsidRPr="00627D3D" w:rsidRDefault="0060115B" w:rsidP="0060115B">
      <w:pPr>
        <w:spacing w:line="278" w:lineRule="auto"/>
        <w:ind w:firstLine="0"/>
        <w:jc w:val="left"/>
      </w:pPr>
    </w:p>
    <w:p w14:paraId="1B954746" w14:textId="77777777" w:rsidR="0060115B" w:rsidRPr="00A21AEF" w:rsidRDefault="0060115B" w:rsidP="0060115B">
      <w:r w:rsidRPr="00627D3D">
        <w:t>Fuente: Elaborado por el estudiante de acuerdo con el proyecto</w:t>
      </w:r>
    </w:p>
    <w:p w14:paraId="443C0AEA" w14:textId="77777777" w:rsidR="004B79BA" w:rsidRPr="008C5944" w:rsidRDefault="004B79BA" w:rsidP="004B79BA">
      <w:r w:rsidRPr="008C5944">
        <w:lastRenderedPageBreak/>
        <w:t>Casos de prueba:</w:t>
      </w:r>
    </w:p>
    <w:p w14:paraId="4E7B84C1" w14:textId="77777777" w:rsidR="004B79BA" w:rsidRPr="008C5944" w:rsidRDefault="004B79BA" w:rsidP="004B79BA">
      <w:pPr>
        <w:ind w:left="720" w:firstLine="0"/>
      </w:pPr>
      <w:r w:rsidRPr="008C5944">
        <w:t>Resultados Esperados:</w:t>
      </w:r>
    </w:p>
    <w:p w14:paraId="73A0C078" w14:textId="77777777" w:rsidR="004B79BA" w:rsidRDefault="004B79BA" w:rsidP="004B79BA">
      <w:pPr>
        <w:ind w:left="720" w:firstLine="0"/>
      </w:pPr>
      <w:r w:rsidRPr="008C5944">
        <w:t>Resultados obtenidos</w:t>
      </w:r>
    </w:p>
    <w:p w14:paraId="7904AC0F" w14:textId="77777777" w:rsidR="004B79BA" w:rsidRPr="008C5944" w:rsidRDefault="004B79BA" w:rsidP="004B79BA">
      <w:pPr>
        <w:ind w:left="720" w:firstLine="0"/>
      </w:pPr>
      <w:r>
        <w:t>IMAGEN RESULTADOS CON CUADROS RESALTANDOS RESULTADOS</w:t>
      </w:r>
    </w:p>
    <w:p w14:paraId="4349AE04" w14:textId="77777777" w:rsidR="004B79BA" w:rsidRDefault="004B79BA" w:rsidP="004B79BA">
      <w:r>
        <w:t xml:space="preserve">Fuente: Captura realizada al sistema web </w:t>
      </w:r>
      <w:proofErr w:type="spellStart"/>
      <w:r>
        <w:t>EugCOM</w:t>
      </w:r>
      <w:proofErr w:type="spellEnd"/>
    </w:p>
    <w:p w14:paraId="596EED93" w14:textId="53B3EB94" w:rsidR="00CB0FA9" w:rsidRPr="00CB0FA9" w:rsidRDefault="00CB0FA9" w:rsidP="00CB0FA9">
      <w:pPr>
        <w:spacing w:line="278" w:lineRule="auto"/>
        <w:ind w:firstLine="0"/>
        <w:jc w:val="left"/>
        <w:rPr>
          <w:rFonts w:eastAsiaTheme="majorEastAsia" w:cstheme="majorBidi"/>
          <w:szCs w:val="32"/>
        </w:rPr>
      </w:pPr>
      <w:r>
        <w:br w:type="page"/>
      </w:r>
    </w:p>
    <w:p w14:paraId="1986ED29" w14:textId="3D24C4F8" w:rsidR="00CB0FA9" w:rsidRDefault="00CB0FA9" w:rsidP="00CB0FA9">
      <w:pPr>
        <w:pStyle w:val="Ttulo2"/>
      </w:pPr>
      <w:r>
        <w:lastRenderedPageBreak/>
        <w:t xml:space="preserve">Prueba Unitaria CU </w:t>
      </w:r>
      <w:r w:rsidR="0060115B">
        <w:t>N°6.6</w:t>
      </w:r>
    </w:p>
    <w:p w14:paraId="78CFC5C3" w14:textId="77777777" w:rsidR="004B79BA" w:rsidRDefault="004B79BA" w:rsidP="00CB0FA9">
      <w:pPr>
        <w:spacing w:line="278" w:lineRule="auto"/>
        <w:ind w:firstLine="0"/>
        <w:jc w:val="left"/>
      </w:pPr>
    </w:p>
    <w:p w14:paraId="56CA47DB" w14:textId="6DC1DB2C" w:rsidR="0060115B" w:rsidRPr="00627D3D" w:rsidRDefault="0060115B" w:rsidP="0060115B">
      <w:r w:rsidRPr="00627D3D">
        <w:t xml:space="preserve">En la </w:t>
      </w:r>
      <w:r w:rsidRPr="00627D3D">
        <w:rPr>
          <w:i/>
        </w:rPr>
        <w:t xml:space="preserve">Tabla </w:t>
      </w:r>
      <w:r w:rsidR="003917AA">
        <w:rPr>
          <w:i/>
        </w:rPr>
        <w:t>7.45</w:t>
      </w:r>
      <w:r w:rsidRPr="00627D3D">
        <w:t xml:space="preserve"> se puede visualizar el Caso de uso N°6.6, consiste en que al usuario le permite seleccionar los permisos aprobados de los empleados.</w:t>
      </w:r>
    </w:p>
    <w:p w14:paraId="29338024" w14:textId="77777777" w:rsidR="0060115B" w:rsidRPr="00627D3D" w:rsidRDefault="0060115B" w:rsidP="0060115B">
      <w:pPr>
        <w:spacing w:line="278" w:lineRule="auto"/>
        <w:ind w:firstLine="0"/>
        <w:jc w:val="left"/>
      </w:pPr>
    </w:p>
    <w:p w14:paraId="37C7A7EA" w14:textId="73A2B884" w:rsidR="0060115B" w:rsidRPr="00627D3D" w:rsidRDefault="0060115B" w:rsidP="0060115B">
      <w:pPr>
        <w:pStyle w:val="Descripcin"/>
      </w:pPr>
      <w:r w:rsidRPr="00627D3D">
        <w:t xml:space="preserve">Tabla </w:t>
      </w:r>
      <w:fldSimple w:instr=" STYLEREF 1 \s ">
        <w:r w:rsidR="003917AA">
          <w:rPr>
            <w:noProof/>
          </w:rPr>
          <w:t>7</w:t>
        </w:r>
      </w:fldSimple>
      <w:r w:rsidR="003917AA">
        <w:t>.</w:t>
      </w:r>
      <w:fldSimple w:instr=" SEQ Tabla \* ARABIC \s 1 ">
        <w:r w:rsidR="003917AA">
          <w:rPr>
            <w:noProof/>
          </w:rPr>
          <w:t>45</w:t>
        </w:r>
      </w:fldSimple>
      <w:r w:rsidRPr="00627D3D">
        <w:t xml:space="preserve"> Caso de uso N°6.6 Seleccionando permisos aprobados</w:t>
      </w:r>
    </w:p>
    <w:p w14:paraId="018196C0" w14:textId="77777777" w:rsidR="0060115B" w:rsidRPr="00627D3D" w:rsidRDefault="0060115B" w:rsidP="0060115B">
      <w:pPr>
        <w:pStyle w:val="Sinespaciado"/>
      </w:pPr>
      <w:r w:rsidRPr="00627D3D">
        <w:rPr>
          <w:noProof/>
        </w:rPr>
        <w:drawing>
          <wp:inline distT="0" distB="0" distL="0" distR="0" wp14:anchorId="70357EBC" wp14:editId="1E6C1198">
            <wp:extent cx="5164550" cy="4035972"/>
            <wp:effectExtent l="0" t="0" r="0" b="3175"/>
            <wp:docPr id="805751664" name="Imagen 7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1.png" descr="Tabla&#10;&#10;El contenido generado por IA puede ser incorrecto."/>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167921" cy="4038606"/>
                    </a:xfrm>
                    <a:prstGeom prst="rect">
                      <a:avLst/>
                    </a:prstGeom>
                    <a:noFill/>
                    <a:ln>
                      <a:noFill/>
                    </a:ln>
                  </pic:spPr>
                </pic:pic>
              </a:graphicData>
            </a:graphic>
          </wp:inline>
        </w:drawing>
      </w:r>
    </w:p>
    <w:p w14:paraId="6380F5F3" w14:textId="77777777" w:rsidR="0060115B" w:rsidRPr="00627D3D" w:rsidRDefault="0060115B" w:rsidP="0060115B">
      <w:pPr>
        <w:spacing w:line="278" w:lineRule="auto"/>
        <w:ind w:firstLine="0"/>
        <w:jc w:val="left"/>
      </w:pPr>
    </w:p>
    <w:p w14:paraId="65685FF1" w14:textId="77777777" w:rsidR="0060115B" w:rsidRPr="00627D3D" w:rsidRDefault="0060115B" w:rsidP="0060115B">
      <w:r w:rsidRPr="00627D3D">
        <w:t>Fuente: Elaborado por el estudiante de acuerdo con el proyecto</w:t>
      </w:r>
    </w:p>
    <w:p w14:paraId="4EDF78E1" w14:textId="77777777" w:rsidR="004B79BA" w:rsidRPr="008C5944" w:rsidRDefault="004B79BA" w:rsidP="004B79BA">
      <w:r w:rsidRPr="008C5944">
        <w:t>Casos de prueba:</w:t>
      </w:r>
    </w:p>
    <w:p w14:paraId="6E2D1C63" w14:textId="77777777" w:rsidR="004B79BA" w:rsidRPr="008C5944" w:rsidRDefault="004B79BA" w:rsidP="004B79BA">
      <w:pPr>
        <w:ind w:left="720" w:firstLine="0"/>
      </w:pPr>
      <w:r w:rsidRPr="008C5944">
        <w:t>Resultados Esperados:</w:t>
      </w:r>
    </w:p>
    <w:p w14:paraId="53A6FB33" w14:textId="77777777" w:rsidR="004B79BA" w:rsidRDefault="004B79BA" w:rsidP="004B79BA">
      <w:pPr>
        <w:ind w:left="720" w:firstLine="0"/>
      </w:pPr>
      <w:r w:rsidRPr="008C5944">
        <w:t>Resultados obtenidos</w:t>
      </w:r>
    </w:p>
    <w:p w14:paraId="47FFA978" w14:textId="77777777" w:rsidR="004B79BA" w:rsidRPr="008C5944" w:rsidRDefault="004B79BA" w:rsidP="004B79BA">
      <w:pPr>
        <w:ind w:left="720" w:firstLine="0"/>
      </w:pPr>
      <w:r>
        <w:t>IMAGEN RESULTADOS CON CUADROS RESALTANDOS RESULTADOS</w:t>
      </w:r>
    </w:p>
    <w:p w14:paraId="3615478C" w14:textId="77777777" w:rsidR="004B79BA" w:rsidRDefault="004B79BA" w:rsidP="004B79BA">
      <w:r>
        <w:lastRenderedPageBreak/>
        <w:t xml:space="preserve">Fuente: Captura realizada al sistema web </w:t>
      </w:r>
      <w:proofErr w:type="spellStart"/>
      <w:r>
        <w:t>EugCOM</w:t>
      </w:r>
      <w:proofErr w:type="spellEnd"/>
    </w:p>
    <w:p w14:paraId="62D82135" w14:textId="7CA59EF3" w:rsidR="4772764B" w:rsidRPr="00CB0FA9" w:rsidRDefault="008F35EA" w:rsidP="00CB0FA9">
      <w:pPr>
        <w:spacing w:line="278" w:lineRule="auto"/>
        <w:ind w:firstLine="0"/>
        <w:jc w:val="left"/>
        <w:rPr>
          <w:rFonts w:eastAsiaTheme="majorEastAsia" w:cstheme="majorBidi"/>
          <w:szCs w:val="32"/>
        </w:rPr>
      </w:pPr>
      <w:r>
        <w:br w:type="page"/>
      </w:r>
    </w:p>
    <w:p w14:paraId="5C77BC97" w14:textId="34C2E887" w:rsidR="2D0D16DC" w:rsidRDefault="2D0D16DC" w:rsidP="003E56C8">
      <w:pPr>
        <w:pStyle w:val="Ttulo1"/>
      </w:pPr>
      <w:bookmarkStart w:id="478" w:name="_Toc201199654"/>
      <w:bookmarkStart w:id="479" w:name="_Toc201199743"/>
      <w:bookmarkStart w:id="480" w:name="_Toc207209060"/>
      <w:bookmarkStart w:id="481" w:name="_Toc207894792"/>
      <w:bookmarkStart w:id="482" w:name="_Toc208864134"/>
      <w:bookmarkStart w:id="483" w:name="_Toc208864224"/>
      <w:bookmarkStart w:id="484" w:name="_Toc208864329"/>
      <w:r>
        <w:lastRenderedPageBreak/>
        <w:t xml:space="preserve">SPRINT </w:t>
      </w:r>
      <w:r w:rsidRPr="003E56C8">
        <w:t>REVIEW</w:t>
      </w:r>
      <w:bookmarkEnd w:id="478"/>
      <w:bookmarkEnd w:id="479"/>
      <w:bookmarkEnd w:id="480"/>
      <w:bookmarkEnd w:id="481"/>
      <w:bookmarkEnd w:id="482"/>
      <w:bookmarkEnd w:id="483"/>
      <w:bookmarkEnd w:id="484"/>
      <w:r w:rsidR="002548F6">
        <w:t xml:space="preserve"> </w:t>
      </w:r>
    </w:p>
    <w:p w14:paraId="2A9D3416" w14:textId="77777777" w:rsidR="00204078" w:rsidRPr="00204078" w:rsidRDefault="00204078" w:rsidP="00204078"/>
    <w:p w14:paraId="0027D902" w14:textId="05F24279" w:rsidR="001E4AC1" w:rsidRDefault="001E4AC1" w:rsidP="001E4AC1">
      <w:pPr>
        <w:pStyle w:val="Ttulo2"/>
      </w:pPr>
      <w:bookmarkStart w:id="485" w:name="_Toc208864135"/>
      <w:r>
        <w:t xml:space="preserve">Backlog </w:t>
      </w:r>
      <w:proofErr w:type="spellStart"/>
      <w:r>
        <w:t>Review</w:t>
      </w:r>
      <w:bookmarkEnd w:id="485"/>
      <w:proofErr w:type="spellEnd"/>
    </w:p>
    <w:p w14:paraId="60768050" w14:textId="77777777" w:rsidR="00204078" w:rsidRDefault="00204078" w:rsidP="00E97AE6">
      <w:pPr>
        <w:ind w:firstLine="0"/>
      </w:pPr>
    </w:p>
    <w:p w14:paraId="1CC4D125" w14:textId="1E96C3E5" w:rsidR="00E97AE6" w:rsidRDefault="00E97AE6" w:rsidP="005C6C51">
      <w:r>
        <w:t xml:space="preserve">En la tabla </w:t>
      </w:r>
      <w:r w:rsidR="001C2692">
        <w:t>8</w:t>
      </w:r>
      <w:r>
        <w:t xml:space="preserve">.1 se aprecia el sprint backlog </w:t>
      </w:r>
      <w:proofErr w:type="spellStart"/>
      <w:r>
        <w:t>review</w:t>
      </w:r>
      <w:proofErr w:type="spellEnd"/>
      <w:r>
        <w:t xml:space="preserve"> con las respectivas horas efectivas del proyecto </w:t>
      </w:r>
      <w:r w:rsidR="004C53EA">
        <w:t>y tareas</w:t>
      </w:r>
      <w:r w:rsidR="000D7281">
        <w:t xml:space="preserve"> del incremento </w:t>
      </w:r>
      <w:r w:rsidR="004B79BA">
        <w:t>2</w:t>
      </w:r>
      <w:r w:rsidR="004C53EA">
        <w:t xml:space="preserve"> </w:t>
      </w:r>
      <w:r w:rsidR="00903273">
        <w:t xml:space="preserve">con sus respectivas horas estimadas, donde cada tarea se encuentra </w:t>
      </w:r>
      <w:r w:rsidR="00DC03C6">
        <w:t>completada por parte de los responsables</w:t>
      </w:r>
      <w:r w:rsidR="005C6C51">
        <w:t>.</w:t>
      </w:r>
    </w:p>
    <w:p w14:paraId="71D581B9" w14:textId="77777777" w:rsidR="00204078" w:rsidRPr="00204078" w:rsidRDefault="00204078" w:rsidP="00DC03C6">
      <w:pPr>
        <w:ind w:firstLine="0"/>
      </w:pPr>
    </w:p>
    <w:p w14:paraId="738169C3" w14:textId="784016F1" w:rsidR="00204078" w:rsidRDefault="00204078" w:rsidP="00204078">
      <w:pPr>
        <w:pStyle w:val="Descripcin"/>
      </w:pPr>
      <w:bookmarkStart w:id="486" w:name="_Toc200854101"/>
      <w:bookmarkStart w:id="487" w:name="_Toc201172385"/>
      <w:bookmarkStart w:id="488" w:name="_Toc201199655"/>
      <w:bookmarkStart w:id="489" w:name="_Toc201199744"/>
      <w:bookmarkStart w:id="490" w:name="_Toc207209061"/>
      <w:bookmarkStart w:id="491" w:name="_Toc207894793"/>
      <w:bookmarkStart w:id="492" w:name="_Toc208864225"/>
      <w:bookmarkStart w:id="493" w:name="_Toc208864330"/>
      <w:r>
        <w:t xml:space="preserve">Tabla </w:t>
      </w:r>
      <w:fldSimple w:instr=" STYLEREF 1 \s ">
        <w:r w:rsidR="003917AA">
          <w:rPr>
            <w:noProof/>
          </w:rPr>
          <w:t>8</w:t>
        </w:r>
      </w:fldSimple>
      <w:r w:rsidR="003917AA">
        <w:t>.</w:t>
      </w:r>
      <w:fldSimple w:instr=" SEQ Tabla \* ARABIC \s 1 ">
        <w:r w:rsidR="003917AA">
          <w:rPr>
            <w:noProof/>
          </w:rPr>
          <w:t>1</w:t>
        </w:r>
      </w:fldSimple>
      <w:r>
        <w:t xml:space="preserve"> Sprint Backlog </w:t>
      </w:r>
      <w:proofErr w:type="spellStart"/>
      <w:r>
        <w:t>Review</w:t>
      </w:r>
      <w:bookmarkEnd w:id="486"/>
      <w:bookmarkEnd w:id="487"/>
      <w:bookmarkEnd w:id="488"/>
      <w:bookmarkEnd w:id="489"/>
      <w:bookmarkEnd w:id="490"/>
      <w:bookmarkEnd w:id="491"/>
      <w:bookmarkEnd w:id="492"/>
      <w:bookmarkEnd w:id="493"/>
      <w:proofErr w:type="spellEnd"/>
    </w:p>
    <w:p w14:paraId="62F26C4F" w14:textId="7E37D13E" w:rsidR="00204078" w:rsidRDefault="001D3AE1" w:rsidP="2EB94F80">
      <w:pPr>
        <w:ind w:firstLine="0"/>
      </w:pPr>
      <w:r>
        <w:rPr>
          <w:noProof/>
        </w:rPr>
        <w:drawing>
          <wp:inline distT="0" distB="0" distL="0" distR="0" wp14:anchorId="3E63401E" wp14:editId="2D571B98">
            <wp:extent cx="5971540" cy="4025265"/>
            <wp:effectExtent l="0" t="0" r="0" b="0"/>
            <wp:docPr id="152753006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30068" name="Imagen 1" descr="Tabla&#10;&#10;El contenido generado por IA puede ser incorrecto."/>
                    <pic:cNvPicPr/>
                  </pic:nvPicPr>
                  <pic:blipFill>
                    <a:blip r:embed="rId115"/>
                    <a:stretch>
                      <a:fillRect/>
                    </a:stretch>
                  </pic:blipFill>
                  <pic:spPr>
                    <a:xfrm>
                      <a:off x="0" y="0"/>
                      <a:ext cx="5971540" cy="4025265"/>
                    </a:xfrm>
                    <a:prstGeom prst="rect">
                      <a:avLst/>
                    </a:prstGeom>
                  </pic:spPr>
                </pic:pic>
              </a:graphicData>
            </a:graphic>
          </wp:inline>
        </w:drawing>
      </w:r>
    </w:p>
    <w:p w14:paraId="594EE3F3" w14:textId="23AED121" w:rsidR="006E5486" w:rsidRDefault="00204078" w:rsidP="00DC03C6">
      <w:r>
        <w:t>Fuente: Elaborado por el estudiante de acuerdo con el proyecto</w:t>
      </w:r>
    </w:p>
    <w:p w14:paraId="240680B2" w14:textId="77777777" w:rsidR="001C2692" w:rsidRPr="006E5486" w:rsidRDefault="001C2692" w:rsidP="00DC03C6"/>
    <w:p w14:paraId="79F95F41" w14:textId="0C006A0C" w:rsidR="5E1CFFAF" w:rsidRDefault="6BDFA699" w:rsidP="00E10416">
      <w:pPr>
        <w:pStyle w:val="Ttulo2"/>
      </w:pPr>
      <w:bookmarkStart w:id="494" w:name="_Toc208864136"/>
      <w:r>
        <w:lastRenderedPageBreak/>
        <w:t>Tabla</w:t>
      </w:r>
      <w:r w:rsidR="369ED8CA">
        <w:t xml:space="preserve"> de </w:t>
      </w:r>
      <w:r w:rsidR="5E1CFFAF">
        <w:t>esfuerzo</w:t>
      </w:r>
      <w:bookmarkEnd w:id="494"/>
    </w:p>
    <w:p w14:paraId="0CBC358A" w14:textId="77777777" w:rsidR="00E10416" w:rsidRPr="00E10416" w:rsidRDefault="00E10416" w:rsidP="00E10416"/>
    <w:p w14:paraId="0707503F" w14:textId="62776020" w:rsidR="00654EAD" w:rsidRDefault="00B13178" w:rsidP="00654EAD">
      <w:r>
        <w:t xml:space="preserve">En la tabla </w:t>
      </w:r>
      <w:r w:rsidR="001C2692">
        <w:t>8</w:t>
      </w:r>
      <w:r>
        <w:t>.</w:t>
      </w:r>
      <w:r w:rsidR="00204078">
        <w:t>2</w:t>
      </w:r>
      <w:r>
        <w:t xml:space="preserve"> se r</w:t>
      </w:r>
      <w:r w:rsidR="369ED8CA">
        <w:t>epresentan las horas trabajadas (11</w:t>
      </w:r>
      <w:r w:rsidR="00F37E28">
        <w:t>7</w:t>
      </w:r>
      <w:r w:rsidR="369ED8CA">
        <w:t xml:space="preserve"> horas) por cantidad de Tareas (4</w:t>
      </w:r>
      <w:r w:rsidR="00F37E28">
        <w:t xml:space="preserve">6 </w:t>
      </w:r>
      <w:r w:rsidR="369ED8CA">
        <w:t>Tareas), como van generando una tabla de esfuerzo que muestra como por cantidad de horas invertidas en un día para ir resolviendo las tareas programadas, dichas tareas se realizaron en un tiempo de máximo dos días.</w:t>
      </w:r>
    </w:p>
    <w:p w14:paraId="6A1ADAA0" w14:textId="77777777" w:rsidR="00E10416" w:rsidRDefault="00E10416" w:rsidP="00654EAD"/>
    <w:p w14:paraId="6BA50CB6" w14:textId="669EE075" w:rsidR="00B13178" w:rsidRPr="00B13178" w:rsidRDefault="00B13178" w:rsidP="00B13178">
      <w:pPr>
        <w:pStyle w:val="Descripcin"/>
      </w:pPr>
      <w:bookmarkStart w:id="495" w:name="_Toc200854102"/>
      <w:bookmarkStart w:id="496" w:name="_Toc201172386"/>
      <w:bookmarkStart w:id="497" w:name="_Toc201199656"/>
      <w:bookmarkStart w:id="498" w:name="_Toc201199745"/>
      <w:bookmarkStart w:id="499" w:name="_Toc207209062"/>
      <w:bookmarkStart w:id="500" w:name="_Toc207894794"/>
      <w:bookmarkStart w:id="501" w:name="_Toc208864226"/>
      <w:bookmarkStart w:id="502" w:name="_Toc208864331"/>
      <w:r>
        <w:t xml:space="preserve">Tabla </w:t>
      </w:r>
      <w:fldSimple w:instr=" STYLEREF 1 \s ">
        <w:r w:rsidR="003917AA">
          <w:rPr>
            <w:noProof/>
          </w:rPr>
          <w:t>8</w:t>
        </w:r>
      </w:fldSimple>
      <w:r w:rsidR="003917AA">
        <w:t>.</w:t>
      </w:r>
      <w:fldSimple w:instr=" SEQ Tabla \* ARABIC \s 1 ">
        <w:r w:rsidR="003917AA">
          <w:rPr>
            <w:noProof/>
          </w:rPr>
          <w:t>2</w:t>
        </w:r>
      </w:fldSimple>
      <w:r>
        <w:t xml:space="preserve"> Tabla de esfuerzo</w:t>
      </w:r>
      <w:bookmarkEnd w:id="495"/>
      <w:bookmarkEnd w:id="496"/>
      <w:bookmarkEnd w:id="497"/>
      <w:bookmarkEnd w:id="498"/>
      <w:bookmarkEnd w:id="499"/>
      <w:bookmarkEnd w:id="500"/>
      <w:bookmarkEnd w:id="501"/>
      <w:bookmarkEnd w:id="502"/>
    </w:p>
    <w:p w14:paraId="484E738F" w14:textId="7A6BF8E2" w:rsidR="369ED8CA" w:rsidRDefault="005179A1" w:rsidP="369ED8CA">
      <w:pPr>
        <w:ind w:firstLine="0"/>
      </w:pPr>
      <w:r>
        <w:rPr>
          <w:noProof/>
        </w:rPr>
        <w:drawing>
          <wp:inline distT="0" distB="0" distL="0" distR="0" wp14:anchorId="1B37F868" wp14:editId="1125883E">
            <wp:extent cx="5971540" cy="3079115"/>
            <wp:effectExtent l="0" t="0" r="0" b="6985"/>
            <wp:docPr id="888794782"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94782" name="Imagen 1" descr="Gráfico&#10;&#10;El contenido generado por IA puede ser incorrecto."/>
                    <pic:cNvPicPr/>
                  </pic:nvPicPr>
                  <pic:blipFill>
                    <a:blip r:embed="rId116"/>
                    <a:stretch>
                      <a:fillRect/>
                    </a:stretch>
                  </pic:blipFill>
                  <pic:spPr>
                    <a:xfrm>
                      <a:off x="0" y="0"/>
                      <a:ext cx="5971540" cy="3079115"/>
                    </a:xfrm>
                    <a:prstGeom prst="rect">
                      <a:avLst/>
                    </a:prstGeom>
                  </pic:spPr>
                </pic:pic>
              </a:graphicData>
            </a:graphic>
          </wp:inline>
        </w:drawing>
      </w:r>
    </w:p>
    <w:p w14:paraId="6424DD9B" w14:textId="77777777" w:rsidR="00E10416" w:rsidRDefault="00E10416" w:rsidP="369ED8CA">
      <w:pPr>
        <w:ind w:firstLine="0"/>
      </w:pPr>
    </w:p>
    <w:p w14:paraId="03302DF0" w14:textId="77777777" w:rsidR="2DF506A1" w:rsidRDefault="2DF506A1">
      <w:r>
        <w:t>Fuente: Elaborado por el estudiante de acuerdo con el proyecto</w:t>
      </w:r>
    </w:p>
    <w:p w14:paraId="387B346D" w14:textId="77777777" w:rsidR="00E10416" w:rsidRDefault="00E10416"/>
    <w:p w14:paraId="742F1C8D" w14:textId="77777777" w:rsidR="00E10416" w:rsidRDefault="00E10416"/>
    <w:p w14:paraId="782977D9" w14:textId="4C545607" w:rsidR="5D97A888" w:rsidRDefault="5D97A888" w:rsidP="5D97A888">
      <w:pPr>
        <w:spacing w:line="278" w:lineRule="auto"/>
        <w:ind w:firstLine="0"/>
        <w:jc w:val="center"/>
      </w:pPr>
    </w:p>
    <w:p w14:paraId="1ABD4F8D" w14:textId="1869C952" w:rsidR="006863DF" w:rsidRDefault="369ED8CA" w:rsidP="00E10416">
      <w:pPr>
        <w:pStyle w:val="Ttulo2"/>
      </w:pPr>
      <w:bookmarkStart w:id="503" w:name="_Toc208864137"/>
      <w:r>
        <w:t>Gráfico</w:t>
      </w:r>
      <w:r w:rsidR="00837999">
        <w:t>s</w:t>
      </w:r>
      <w:r w:rsidR="003C14BD">
        <w:t xml:space="preserve"> de </w:t>
      </w:r>
      <w:r w:rsidR="006863DF">
        <w:t>seguimiento</w:t>
      </w:r>
      <w:bookmarkEnd w:id="503"/>
    </w:p>
    <w:p w14:paraId="253312BD" w14:textId="77777777" w:rsidR="006863DF" w:rsidRDefault="006863DF" w:rsidP="006863DF"/>
    <w:p w14:paraId="64DC147C" w14:textId="5C3DB62F" w:rsidR="00837999" w:rsidRDefault="00837999" w:rsidP="006863DF">
      <w:r>
        <w:lastRenderedPageBreak/>
        <w:t xml:space="preserve">Los siguientes gráficos nos ayudan para el </w:t>
      </w:r>
      <w:r w:rsidR="00A54DDE">
        <w:t>seguimiento ágil</w:t>
      </w:r>
      <w:r w:rsidR="008F3720">
        <w:t xml:space="preserve"> del proyecto, estos gráficos son fundamentales porque permiten visualizar el avance real </w:t>
      </w:r>
      <w:r w:rsidR="00A54DDE">
        <w:t>del</w:t>
      </w:r>
      <w:r w:rsidR="008F3720">
        <w:t xml:space="preserve"> equipo en comparación con lo planificado</w:t>
      </w:r>
      <w:r w:rsidR="001D769F">
        <w:t xml:space="preserve">, facilitando </w:t>
      </w:r>
      <w:r w:rsidR="001367E8">
        <w:t>la toma de decisiones y posibles mejoras continuas del proceso de desarrollo</w:t>
      </w:r>
      <w:r w:rsidR="00EE7F5A">
        <w:t xml:space="preserve">, a </w:t>
      </w:r>
      <w:r w:rsidR="00A54DDE">
        <w:t>continuación,</w:t>
      </w:r>
      <w:r w:rsidR="00EE7F5A">
        <w:t xml:space="preserve"> los gráficos</w:t>
      </w:r>
      <w:r w:rsidR="00A54DDE">
        <w:t>.</w:t>
      </w:r>
    </w:p>
    <w:p w14:paraId="128F737F" w14:textId="77777777" w:rsidR="00A54DDE" w:rsidRPr="006863DF" w:rsidRDefault="00A54DDE" w:rsidP="006863DF"/>
    <w:p w14:paraId="037509A6" w14:textId="098FF5C7" w:rsidR="369ED8CA" w:rsidRDefault="369ED8CA" w:rsidP="006863DF">
      <w:pPr>
        <w:pStyle w:val="Ttulo3"/>
      </w:pPr>
      <w:r>
        <w:t xml:space="preserve"> </w:t>
      </w:r>
      <w:bookmarkStart w:id="504" w:name="_Toc208864138"/>
      <w:proofErr w:type="spellStart"/>
      <w:r w:rsidR="008112F2">
        <w:t>Burn</w:t>
      </w:r>
      <w:proofErr w:type="spellEnd"/>
      <w:r w:rsidR="008112F2">
        <w:t xml:space="preserve"> </w:t>
      </w:r>
      <w:proofErr w:type="spellStart"/>
      <w:r w:rsidR="008112F2">
        <w:t>down</w:t>
      </w:r>
      <w:proofErr w:type="spellEnd"/>
      <w:r w:rsidR="008112F2">
        <w:t xml:space="preserve"> chart</w:t>
      </w:r>
      <w:bookmarkEnd w:id="504"/>
    </w:p>
    <w:p w14:paraId="2411FB06" w14:textId="77777777" w:rsidR="00E10416" w:rsidRPr="00E10416" w:rsidRDefault="00E10416" w:rsidP="00E10416"/>
    <w:p w14:paraId="0D8A352D" w14:textId="54220D2D" w:rsidR="00C765B9" w:rsidRDefault="369ED8CA" w:rsidP="00C765B9">
      <w:r>
        <w:t>E</w:t>
      </w:r>
      <w:r w:rsidR="004B4CE2">
        <w:t xml:space="preserve">n la figura </w:t>
      </w:r>
      <w:r w:rsidR="001C2692">
        <w:t>8</w:t>
      </w:r>
      <w:r w:rsidR="004B4CE2">
        <w:t xml:space="preserve">.1 se observa un </w:t>
      </w:r>
      <w:r>
        <w:t xml:space="preserve">gráfico </w:t>
      </w:r>
      <w:r w:rsidR="004B4CE2">
        <w:t>que d</w:t>
      </w:r>
      <w:r>
        <w:t>emuestra más explícitamente como la cantidad de horas (Línea Naranja) van disminuyendo, así mismo como las tareas programadas (Línea Azul) van disminuyendo con relación al tiempo invertido</w:t>
      </w:r>
      <w:r w:rsidR="10EC8A9C">
        <w:t>.</w:t>
      </w:r>
    </w:p>
    <w:p w14:paraId="3426EB99" w14:textId="77777777" w:rsidR="00E10416" w:rsidRDefault="00E10416"/>
    <w:p w14:paraId="75AF3BB1" w14:textId="1FD4B66D" w:rsidR="00A54DDE" w:rsidRPr="00A54DDE" w:rsidRDefault="00A54DDE" w:rsidP="00A54DDE">
      <w:pPr>
        <w:pStyle w:val="Descripcin"/>
      </w:pPr>
      <w:bookmarkStart w:id="505" w:name="_Toc200854241"/>
      <w:bookmarkStart w:id="506" w:name="_Toc201172461"/>
      <w:bookmarkStart w:id="507" w:name="_Toc201199657"/>
      <w:bookmarkStart w:id="508" w:name="_Toc201199746"/>
      <w:bookmarkStart w:id="509" w:name="_Toc207209063"/>
      <w:bookmarkStart w:id="510" w:name="_Toc207894795"/>
      <w:bookmarkStart w:id="511" w:name="_Toc208864227"/>
      <w:bookmarkStart w:id="512" w:name="_Toc208864332"/>
      <w:r>
        <w:t xml:space="preserve">Figura </w:t>
      </w:r>
      <w:fldSimple w:instr=" STYLEREF 1 \s ">
        <w:r w:rsidR="001F64B0">
          <w:rPr>
            <w:noProof/>
          </w:rPr>
          <w:t>8</w:t>
        </w:r>
      </w:fldSimple>
      <w:r w:rsidR="001F64B0">
        <w:t>.</w:t>
      </w:r>
      <w:fldSimple w:instr=" SEQ Figura \* ARABIC \s 1 ">
        <w:r w:rsidR="001F64B0">
          <w:rPr>
            <w:noProof/>
          </w:rPr>
          <w:t>1</w:t>
        </w:r>
      </w:fldSimple>
      <w:r w:rsidR="00E7787A">
        <w:t xml:space="preserve"> Gr</w:t>
      </w:r>
      <w:r w:rsidR="00776A16">
        <w:t>á</w:t>
      </w:r>
      <w:r w:rsidR="00E7787A">
        <w:t>fica</w:t>
      </w:r>
      <w:r>
        <w:t xml:space="preserve"> </w:t>
      </w:r>
      <w:proofErr w:type="spellStart"/>
      <w:r w:rsidR="00EB0C64">
        <w:t>Burn</w:t>
      </w:r>
      <w:proofErr w:type="spellEnd"/>
      <w:r w:rsidR="00EB0C64">
        <w:t xml:space="preserve">-Down </w:t>
      </w:r>
      <w:r w:rsidR="00E7787A">
        <w:t>del esfuerzo del equipo</w:t>
      </w:r>
      <w:bookmarkEnd w:id="505"/>
      <w:bookmarkEnd w:id="506"/>
      <w:bookmarkEnd w:id="507"/>
      <w:bookmarkEnd w:id="508"/>
      <w:bookmarkEnd w:id="509"/>
      <w:bookmarkEnd w:id="510"/>
      <w:bookmarkEnd w:id="511"/>
      <w:bookmarkEnd w:id="512"/>
    </w:p>
    <w:p w14:paraId="17361F2C" w14:textId="6F31845D" w:rsidR="00EE0C58" w:rsidRPr="00EE0C58" w:rsidRDefault="00EE0C58" w:rsidP="00EE0C58">
      <w:pPr>
        <w:pStyle w:val="Sinespaciado"/>
        <w:rPr>
          <w:noProof/>
        </w:rPr>
      </w:pPr>
      <w:r w:rsidRPr="00EE0C58">
        <w:rPr>
          <w:noProof/>
        </w:rPr>
        <w:drawing>
          <wp:inline distT="0" distB="0" distL="0" distR="0" wp14:anchorId="02F8A09B" wp14:editId="75163A96">
            <wp:extent cx="5048250" cy="3506506"/>
            <wp:effectExtent l="0" t="0" r="0" b="0"/>
            <wp:docPr id="53567775" name="Imagen 10"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7775" name="Imagen 10" descr="Gráfico, Gráfico de líneas&#10;&#10;El contenido generado por IA puede ser incorrecto."/>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081195" cy="3529389"/>
                    </a:xfrm>
                    <a:prstGeom prst="rect">
                      <a:avLst/>
                    </a:prstGeom>
                    <a:noFill/>
                    <a:ln>
                      <a:noFill/>
                    </a:ln>
                  </pic:spPr>
                </pic:pic>
              </a:graphicData>
            </a:graphic>
          </wp:inline>
        </w:drawing>
      </w:r>
    </w:p>
    <w:p w14:paraId="4573038E" w14:textId="59C862D6" w:rsidR="00BA12BB" w:rsidRPr="00BA12BB" w:rsidRDefault="00BA12BB" w:rsidP="00BA12BB">
      <w:pPr>
        <w:pStyle w:val="Sinespaciado"/>
        <w:rPr>
          <w:noProof/>
        </w:rPr>
      </w:pPr>
    </w:p>
    <w:p w14:paraId="02993479" w14:textId="64360D95" w:rsidR="000B5ADE" w:rsidRPr="000B5ADE" w:rsidRDefault="000B5ADE" w:rsidP="000B5ADE">
      <w:pPr>
        <w:pStyle w:val="Sinespaciado"/>
        <w:rPr>
          <w:noProof/>
        </w:rPr>
      </w:pPr>
    </w:p>
    <w:p w14:paraId="44AA9E06" w14:textId="23E3F62E" w:rsidR="00E10416" w:rsidRDefault="00E10416" w:rsidP="00A54DDE">
      <w:pPr>
        <w:pStyle w:val="Sinespaciado"/>
      </w:pPr>
    </w:p>
    <w:p w14:paraId="68A01435" w14:textId="05EBB948" w:rsidR="00E10416" w:rsidRDefault="5F5EA842" w:rsidP="000629CB">
      <w:r>
        <w:t>Fuente: Elaborado por el estudiante de acuerdo con el proyecto</w:t>
      </w:r>
    </w:p>
    <w:p w14:paraId="6D52C980" w14:textId="77777777" w:rsidR="001C2692" w:rsidRDefault="001C2692" w:rsidP="000629CB"/>
    <w:p w14:paraId="4978174D" w14:textId="2964DAD8" w:rsidR="00654EAD" w:rsidRDefault="00CB741E" w:rsidP="008112F2">
      <w:pPr>
        <w:pStyle w:val="Ttulo3"/>
      </w:pPr>
      <w:bookmarkStart w:id="513" w:name="_Toc208864139"/>
      <w:proofErr w:type="spellStart"/>
      <w:r>
        <w:t>Burn</w:t>
      </w:r>
      <w:proofErr w:type="spellEnd"/>
      <w:r>
        <w:t xml:space="preserve"> </w:t>
      </w:r>
      <w:r w:rsidR="006B1CD1">
        <w:t>U</w:t>
      </w:r>
      <w:r>
        <w:t>p chart</w:t>
      </w:r>
      <w:bookmarkEnd w:id="513"/>
    </w:p>
    <w:p w14:paraId="2174FE97" w14:textId="5D804CC3" w:rsidR="000629CB" w:rsidRDefault="000629CB" w:rsidP="000629CB"/>
    <w:p w14:paraId="11209649" w14:textId="016373C8" w:rsidR="000629CB" w:rsidRPr="000629CB" w:rsidRDefault="000629CB" w:rsidP="000629CB">
      <w:r>
        <w:t xml:space="preserve">En la figura </w:t>
      </w:r>
      <w:r w:rsidR="001C2692">
        <w:t>8</w:t>
      </w:r>
      <w:r>
        <w:t>.2 se observa el gr</w:t>
      </w:r>
      <w:r w:rsidR="00776A16">
        <w:t>á</w:t>
      </w:r>
      <w:r>
        <w:t xml:space="preserve">fico </w:t>
      </w:r>
      <w:proofErr w:type="spellStart"/>
      <w:r>
        <w:t>Burn</w:t>
      </w:r>
      <w:proofErr w:type="spellEnd"/>
      <w:r>
        <w:t xml:space="preserve"> Up </w:t>
      </w:r>
      <w:r w:rsidR="00FB624F">
        <w:t xml:space="preserve">que representa el trabajo acumulado </w:t>
      </w:r>
      <w:r w:rsidR="00DA4CD1">
        <w:t>completado a lo largo del tiempo,</w:t>
      </w:r>
      <w:r w:rsidR="00A22C27">
        <w:t xml:space="preserve"> en comparación </w:t>
      </w:r>
      <w:r w:rsidR="00D8793E">
        <w:t>con el total de trabajo planificado</w:t>
      </w:r>
    </w:p>
    <w:p w14:paraId="0EBF145F" w14:textId="77777777" w:rsidR="00CE7C7D" w:rsidRPr="00CE7C7D" w:rsidRDefault="00CE7C7D" w:rsidP="00CE7C7D"/>
    <w:p w14:paraId="1751D032" w14:textId="10D2A28C" w:rsidR="001F029F" w:rsidRDefault="001F029F" w:rsidP="00183B20">
      <w:pPr>
        <w:pStyle w:val="Descripcin"/>
        <w:keepNext/>
      </w:pPr>
      <w:bookmarkStart w:id="514" w:name="_Toc200854242"/>
      <w:bookmarkStart w:id="515" w:name="_Toc201172462"/>
      <w:bookmarkStart w:id="516" w:name="_Toc201199658"/>
      <w:bookmarkStart w:id="517" w:name="_Toc201199747"/>
      <w:bookmarkStart w:id="518" w:name="_Toc207209064"/>
      <w:bookmarkStart w:id="519" w:name="_Toc207894796"/>
      <w:bookmarkStart w:id="520" w:name="_Toc208864228"/>
      <w:bookmarkStart w:id="521" w:name="_Toc208864333"/>
      <w:r>
        <w:t xml:space="preserve">Figura </w:t>
      </w:r>
      <w:fldSimple w:instr=" STYLEREF 1 \s ">
        <w:r w:rsidR="001F64B0">
          <w:rPr>
            <w:noProof/>
          </w:rPr>
          <w:t>8</w:t>
        </w:r>
      </w:fldSimple>
      <w:r w:rsidR="001F64B0">
        <w:t>.</w:t>
      </w:r>
      <w:fldSimple w:instr=" SEQ Figura \* ARABIC \s 1 ">
        <w:r w:rsidR="001F64B0">
          <w:rPr>
            <w:noProof/>
          </w:rPr>
          <w:t>2</w:t>
        </w:r>
      </w:fldSimple>
      <w:r w:rsidR="008E16FF">
        <w:t xml:space="preserve"> </w:t>
      </w:r>
      <w:r w:rsidR="00E7787A">
        <w:t>Gr</w:t>
      </w:r>
      <w:r w:rsidR="00776A16">
        <w:t>á</w:t>
      </w:r>
      <w:r w:rsidR="00E7787A">
        <w:t xml:space="preserve">fica </w:t>
      </w:r>
      <w:proofErr w:type="spellStart"/>
      <w:r w:rsidR="008E16FF">
        <w:t>Burn</w:t>
      </w:r>
      <w:proofErr w:type="spellEnd"/>
      <w:r w:rsidR="00183B20">
        <w:t>-Up del esfuerzo del equipo</w:t>
      </w:r>
      <w:bookmarkEnd w:id="514"/>
      <w:bookmarkEnd w:id="515"/>
      <w:bookmarkEnd w:id="516"/>
      <w:bookmarkEnd w:id="517"/>
      <w:bookmarkEnd w:id="518"/>
      <w:bookmarkEnd w:id="519"/>
      <w:bookmarkEnd w:id="520"/>
      <w:bookmarkEnd w:id="521"/>
    </w:p>
    <w:p w14:paraId="3BE4FE1A" w14:textId="6C603B6E" w:rsidR="00CA3BEB" w:rsidRPr="00CA3BEB" w:rsidRDefault="00CA3BEB" w:rsidP="00CA3BEB">
      <w:pPr>
        <w:spacing w:after="0" w:line="240" w:lineRule="auto"/>
        <w:ind w:firstLine="0"/>
        <w:jc w:val="left"/>
        <w:rPr>
          <w:rFonts w:eastAsia="Times New Roman" w:cs="Times New Roman"/>
        </w:rPr>
      </w:pPr>
      <w:r w:rsidRPr="00CA3BEB">
        <w:rPr>
          <w:rFonts w:eastAsia="Times New Roman" w:cs="Times New Roman"/>
          <w:noProof/>
        </w:rPr>
        <w:drawing>
          <wp:inline distT="0" distB="0" distL="0" distR="0" wp14:anchorId="4CDC563B" wp14:editId="1335431F">
            <wp:extent cx="6507721" cy="3876675"/>
            <wp:effectExtent l="0" t="0" r="7620" b="0"/>
            <wp:docPr id="1063782874" name="Imagen 8"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82874" name="Imagen 8" descr="Gráfico, Gráfico de líneas&#10;&#10;El contenido generado por IA puede ser incorrecto."/>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6510134" cy="3878112"/>
                    </a:xfrm>
                    <a:prstGeom prst="rect">
                      <a:avLst/>
                    </a:prstGeom>
                    <a:noFill/>
                    <a:ln>
                      <a:noFill/>
                    </a:ln>
                  </pic:spPr>
                </pic:pic>
              </a:graphicData>
            </a:graphic>
          </wp:inline>
        </w:drawing>
      </w:r>
    </w:p>
    <w:p w14:paraId="62046F6F" w14:textId="6FDC56AF" w:rsidR="00831391" w:rsidRPr="00831391" w:rsidRDefault="00831391" w:rsidP="00831391">
      <w:pPr>
        <w:spacing w:after="0" w:line="240" w:lineRule="auto"/>
        <w:ind w:firstLine="0"/>
        <w:jc w:val="left"/>
        <w:rPr>
          <w:rFonts w:eastAsia="Times New Roman" w:cs="Times New Roman"/>
        </w:rPr>
      </w:pPr>
    </w:p>
    <w:p w14:paraId="1AC43A1B" w14:textId="4E2C1240" w:rsidR="002103C0" w:rsidRDefault="002103C0" w:rsidP="002103C0">
      <w:pPr>
        <w:spacing w:after="0" w:line="240" w:lineRule="auto"/>
        <w:ind w:firstLine="0"/>
        <w:jc w:val="left"/>
        <w:rPr>
          <w:rFonts w:eastAsia="Times New Roman" w:cs="Times New Roman"/>
        </w:rPr>
      </w:pPr>
    </w:p>
    <w:p w14:paraId="74A5FDA2" w14:textId="77777777" w:rsidR="00E7787A" w:rsidRPr="002103C0" w:rsidRDefault="00E7787A" w:rsidP="002103C0">
      <w:pPr>
        <w:spacing w:after="0" w:line="240" w:lineRule="auto"/>
        <w:ind w:firstLine="0"/>
        <w:jc w:val="left"/>
        <w:rPr>
          <w:rFonts w:eastAsia="Times New Roman" w:cs="Times New Roman"/>
        </w:rPr>
      </w:pPr>
    </w:p>
    <w:p w14:paraId="04091896" w14:textId="77777777" w:rsidR="00CE7C7D" w:rsidRDefault="00CE7C7D" w:rsidP="00CE7C7D">
      <w:r>
        <w:t>Fuente: Elaborado por el estudiante de acuerdo con el proyecto</w:t>
      </w:r>
    </w:p>
    <w:p w14:paraId="2125BFAA" w14:textId="77777777" w:rsidR="00B1218D" w:rsidRPr="00B1218D" w:rsidRDefault="00B1218D" w:rsidP="00063C4F">
      <w:pPr>
        <w:ind w:firstLine="0"/>
      </w:pPr>
    </w:p>
    <w:p w14:paraId="4E453557" w14:textId="02412AE3" w:rsidR="00E66B0C" w:rsidRDefault="00E66B0C" w:rsidP="00E66B0C">
      <w:pPr>
        <w:pStyle w:val="Ttulo3"/>
      </w:pPr>
      <w:bookmarkStart w:id="522" w:name="_Toc208864140"/>
      <w:r>
        <w:t>Velocidad del equipó</w:t>
      </w:r>
      <w:bookmarkEnd w:id="522"/>
    </w:p>
    <w:p w14:paraId="438DCD4E" w14:textId="77777777" w:rsidR="00C17EEC" w:rsidRDefault="00C17EEC" w:rsidP="00C17EEC"/>
    <w:p w14:paraId="44AA2CB6" w14:textId="6A021899" w:rsidR="00C17EEC" w:rsidRPr="00C17EEC" w:rsidRDefault="00791F42" w:rsidP="00C17EEC">
      <w:r>
        <w:lastRenderedPageBreak/>
        <w:t>En la</w:t>
      </w:r>
      <w:r w:rsidR="00C17EEC">
        <w:t xml:space="preserve"> figura </w:t>
      </w:r>
      <w:r w:rsidR="00776A16">
        <w:t>8</w:t>
      </w:r>
      <w:r w:rsidR="00C17EEC">
        <w:t>.</w:t>
      </w:r>
      <w:r w:rsidR="00300BCC">
        <w:t xml:space="preserve">3 se observa la velocidad del equipo </w:t>
      </w:r>
      <w:r w:rsidR="00BF0CD1">
        <w:t xml:space="preserve">donde se ve la cantidad de trabajo en cada sprint. Es útil para analizar el rendimiento del equipo, estimar la capacidad futura y </w:t>
      </w:r>
      <w:r w:rsidR="0070356A">
        <w:t xml:space="preserve">planificación </w:t>
      </w:r>
      <w:r w:rsidR="006F29D5">
        <w:t>más</w:t>
      </w:r>
      <w:r w:rsidR="0070356A">
        <w:t xml:space="preserve"> precisa para los futuros </w:t>
      </w:r>
      <w:r>
        <w:t>Sprint.</w:t>
      </w:r>
    </w:p>
    <w:p w14:paraId="214E866D" w14:textId="2FADF5CE" w:rsidR="00B1218D" w:rsidRDefault="00B1218D" w:rsidP="00E66B0C"/>
    <w:p w14:paraId="2AFDD4BD" w14:textId="4A758948" w:rsidR="00F2237A" w:rsidRDefault="00F2237A" w:rsidP="00F2237A">
      <w:pPr>
        <w:pStyle w:val="Descripcin"/>
        <w:keepNext/>
      </w:pPr>
      <w:bookmarkStart w:id="523" w:name="_Toc200854243"/>
      <w:bookmarkStart w:id="524" w:name="_Toc201172463"/>
      <w:bookmarkStart w:id="525" w:name="_Toc201199659"/>
      <w:bookmarkStart w:id="526" w:name="_Toc201199748"/>
      <w:bookmarkStart w:id="527" w:name="_Toc207209065"/>
      <w:bookmarkStart w:id="528" w:name="_Toc207894797"/>
      <w:bookmarkStart w:id="529" w:name="_Toc208864229"/>
      <w:bookmarkStart w:id="530" w:name="_Toc208864334"/>
      <w:r>
        <w:t xml:space="preserve">Figura </w:t>
      </w:r>
      <w:fldSimple w:instr=" STYLEREF 1 \s ">
        <w:r w:rsidR="001F64B0">
          <w:rPr>
            <w:noProof/>
          </w:rPr>
          <w:t>8</w:t>
        </w:r>
      </w:fldSimple>
      <w:r w:rsidR="001F64B0">
        <w:t>.</w:t>
      </w:r>
      <w:fldSimple w:instr=" SEQ Figura \* ARABIC \s 1 ">
        <w:r w:rsidR="001F64B0">
          <w:rPr>
            <w:noProof/>
          </w:rPr>
          <w:t>3</w:t>
        </w:r>
      </w:fldSimple>
      <w:r>
        <w:t xml:space="preserve"> Velocidad del equipo</w:t>
      </w:r>
      <w:bookmarkEnd w:id="523"/>
      <w:bookmarkEnd w:id="524"/>
      <w:bookmarkEnd w:id="525"/>
      <w:bookmarkEnd w:id="526"/>
      <w:bookmarkEnd w:id="527"/>
      <w:bookmarkEnd w:id="528"/>
      <w:bookmarkEnd w:id="529"/>
      <w:bookmarkEnd w:id="530"/>
    </w:p>
    <w:p w14:paraId="444B3242" w14:textId="77777777" w:rsidR="00C17EEC" w:rsidRPr="00C17EEC" w:rsidRDefault="00C17EEC" w:rsidP="00C17EEC"/>
    <w:p w14:paraId="1EEA3966" w14:textId="77777777" w:rsidR="00F2237A" w:rsidRDefault="00B1218D" w:rsidP="00B1218D">
      <w:pPr>
        <w:spacing w:line="278" w:lineRule="auto"/>
        <w:ind w:firstLine="0"/>
        <w:jc w:val="left"/>
      </w:pPr>
      <w:r>
        <w:rPr>
          <w:noProof/>
        </w:rPr>
        <w:drawing>
          <wp:inline distT="0" distB="0" distL="0" distR="0" wp14:anchorId="7F682ECB" wp14:editId="0B4CF695">
            <wp:extent cx="5492993" cy="4067175"/>
            <wp:effectExtent l="0" t="0" r="0" b="0"/>
            <wp:docPr id="322216565"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16565" name="Imagen 1" descr="Gráfico, Gráfico de barras&#10;&#10;El contenido generado por IA puede ser incorrecto."/>
                    <pic:cNvPicPr/>
                  </pic:nvPicPr>
                  <pic:blipFill>
                    <a:blip r:embed="rId119"/>
                    <a:stretch>
                      <a:fillRect/>
                    </a:stretch>
                  </pic:blipFill>
                  <pic:spPr>
                    <a:xfrm>
                      <a:off x="0" y="0"/>
                      <a:ext cx="5497380" cy="4070423"/>
                    </a:xfrm>
                    <a:prstGeom prst="rect">
                      <a:avLst/>
                    </a:prstGeom>
                  </pic:spPr>
                </pic:pic>
              </a:graphicData>
            </a:graphic>
          </wp:inline>
        </w:drawing>
      </w:r>
    </w:p>
    <w:p w14:paraId="38B7E06B" w14:textId="77777777" w:rsidR="00C17EEC" w:rsidRDefault="00C17EEC" w:rsidP="00B1218D">
      <w:pPr>
        <w:spacing w:line="278" w:lineRule="auto"/>
        <w:ind w:firstLine="0"/>
        <w:jc w:val="left"/>
      </w:pPr>
    </w:p>
    <w:p w14:paraId="608ACFD9" w14:textId="77777777" w:rsidR="000630BA" w:rsidRDefault="00F2237A" w:rsidP="00C17EEC">
      <w:r>
        <w:t xml:space="preserve">Fuente: elaborado por el estudiante </w:t>
      </w:r>
      <w:r w:rsidR="00C17EEC">
        <w:t>respecto al proyecto</w:t>
      </w:r>
    </w:p>
    <w:p w14:paraId="6FEC5F13" w14:textId="77777777" w:rsidR="000630BA" w:rsidRDefault="000630BA" w:rsidP="00C17EEC"/>
    <w:p w14:paraId="4F91CBEA" w14:textId="77777777" w:rsidR="00784BD2" w:rsidRDefault="000630BA" w:rsidP="000630BA">
      <w:pPr>
        <w:pStyle w:val="Ttulo2"/>
      </w:pPr>
      <w:r>
        <w:br w:type="page"/>
      </w:r>
      <w:bookmarkStart w:id="531" w:name="_Toc208864141"/>
      <w:r w:rsidR="00784BD2">
        <w:lastRenderedPageBreak/>
        <w:t>Retrospectiva</w:t>
      </w:r>
      <w:bookmarkEnd w:id="531"/>
    </w:p>
    <w:p w14:paraId="4F7DCE41" w14:textId="77777777" w:rsidR="00980CAD" w:rsidRPr="00980CAD" w:rsidRDefault="00980CAD" w:rsidP="00980CAD"/>
    <w:p w14:paraId="0F131CCA" w14:textId="77777777" w:rsidR="006F5D15" w:rsidRDefault="006F5D15" w:rsidP="006F5D15">
      <w:r w:rsidRPr="006F5D15">
        <w:t xml:space="preserve">La retrospectiva del proyecto se llevó a cabo como una instancia fundamental para la inspección y adaptación continua de los procesos y el desempeño del Equipo Scrum. Esta sesión se enfocó en analizar el trabajo realizado durante los </w:t>
      </w:r>
      <w:proofErr w:type="spellStart"/>
      <w:r w:rsidRPr="006F5D15">
        <w:t>sprints</w:t>
      </w:r>
      <w:proofErr w:type="spellEnd"/>
      <w:r w:rsidRPr="006F5D15">
        <w:t xml:space="preserve"> anteriores con el objetivo de identificar tanto los logros alcanzados como las áreas de oportunidad que permitan optimizar la eficiencia y calidad en los futuros ciclos de desarrollo.</w:t>
      </w:r>
    </w:p>
    <w:p w14:paraId="10628A38" w14:textId="77777777" w:rsidR="006F5D15" w:rsidRPr="006F5D15" w:rsidRDefault="006F5D15" w:rsidP="007E5328">
      <w:pPr>
        <w:ind w:firstLine="0"/>
      </w:pPr>
    </w:p>
    <w:p w14:paraId="2D9E1AA0" w14:textId="77777777" w:rsidR="006F5D15" w:rsidRPr="006F5D15" w:rsidRDefault="006F5D15" w:rsidP="006F5D15">
      <w:r w:rsidRPr="006F5D15">
        <w:t>El resultado de esta sesión de reflexión es un compromiso colectivo para implementar los cambios que se detallan en el siguiente plan, buscando fortalecer la capacidad del equipo para entregar valor de manera más eficaz y sostenible.</w:t>
      </w:r>
    </w:p>
    <w:p w14:paraId="618B386C" w14:textId="77777777" w:rsidR="006F352E" w:rsidRPr="006F352E" w:rsidRDefault="006F352E" w:rsidP="006F352E"/>
    <w:p w14:paraId="0F219ACB" w14:textId="20E316E6" w:rsidR="00E66B0C" w:rsidRDefault="00D74E14" w:rsidP="00D74E14">
      <w:pPr>
        <w:pStyle w:val="Ttulo3"/>
      </w:pPr>
      <w:bookmarkStart w:id="532" w:name="_Toc208864142"/>
      <w:r>
        <w:t>Plan de mejora</w:t>
      </w:r>
      <w:bookmarkEnd w:id="532"/>
    </w:p>
    <w:p w14:paraId="183D19FE" w14:textId="1CCA3C91" w:rsidR="00863247" w:rsidRPr="00863247" w:rsidRDefault="00863247" w:rsidP="00863247"/>
    <w:p w14:paraId="0B32CD92" w14:textId="32804C1A" w:rsidR="008F35EA" w:rsidRPr="00C250B8" w:rsidRDefault="001C2692" w:rsidP="008F35EA">
      <w:r>
        <w:t xml:space="preserve">En la tabla 8.3 </w:t>
      </w:r>
      <w:r w:rsidR="008F35EA">
        <w:t xml:space="preserve">representan </w:t>
      </w:r>
      <w:r w:rsidR="00863247" w:rsidRPr="00863247">
        <w:t xml:space="preserve">los hallazgos y discusiones de la retrospectiva, se ha formulado el siguiente plan de mejora, el cual detalla las acciones específicas que el Equipo Scrum se compromete a implementar en los próximos </w:t>
      </w:r>
      <w:proofErr w:type="spellStart"/>
      <w:r w:rsidR="00863247" w:rsidRPr="00863247">
        <w:t>sprints</w:t>
      </w:r>
      <w:proofErr w:type="spellEnd"/>
      <w:r w:rsidR="00863247" w:rsidRPr="00863247">
        <w:t>. Estas acciones están diseñadas para abordar las áreas identificadas y potenciar la productividad y cohesión del equipo</w:t>
      </w:r>
    </w:p>
    <w:p w14:paraId="776FD233" w14:textId="372FBEC9" w:rsidR="00080EBF" w:rsidRDefault="00080EBF" w:rsidP="00080EBF">
      <w:pPr>
        <w:pStyle w:val="Descripcin"/>
        <w:keepNext/>
      </w:pPr>
      <w:bookmarkStart w:id="533" w:name="_Toc200854106"/>
      <w:bookmarkStart w:id="534" w:name="_Toc201172390"/>
      <w:bookmarkStart w:id="535" w:name="_Toc201199660"/>
      <w:bookmarkStart w:id="536" w:name="_Toc201199749"/>
      <w:bookmarkStart w:id="537" w:name="_Toc207209066"/>
      <w:bookmarkStart w:id="538" w:name="_Toc207894798"/>
      <w:bookmarkStart w:id="539" w:name="_Toc208864230"/>
      <w:bookmarkStart w:id="540" w:name="_Toc208864335"/>
      <w:r>
        <w:t xml:space="preserve">Tabla </w:t>
      </w:r>
      <w:fldSimple w:instr=" STYLEREF 1 \s ">
        <w:r w:rsidR="003917AA">
          <w:rPr>
            <w:noProof/>
          </w:rPr>
          <w:t>8</w:t>
        </w:r>
      </w:fldSimple>
      <w:r w:rsidR="003917AA">
        <w:t>.</w:t>
      </w:r>
      <w:fldSimple w:instr=" SEQ Tabla \* ARABIC \s 1 ">
        <w:r w:rsidR="003917AA">
          <w:rPr>
            <w:noProof/>
          </w:rPr>
          <w:t>3</w:t>
        </w:r>
      </w:fldSimple>
      <w:r>
        <w:t xml:space="preserve"> “Plan de mejora”</w:t>
      </w:r>
      <w:bookmarkEnd w:id="533"/>
      <w:bookmarkEnd w:id="534"/>
      <w:bookmarkEnd w:id="535"/>
      <w:bookmarkEnd w:id="536"/>
      <w:bookmarkEnd w:id="537"/>
      <w:bookmarkEnd w:id="538"/>
      <w:bookmarkEnd w:id="539"/>
      <w:bookmarkEnd w:id="540"/>
    </w:p>
    <w:p w14:paraId="1C13B129" w14:textId="6CAB2029" w:rsidR="00C250B8" w:rsidRDefault="00C250B8" w:rsidP="00EB4ADF">
      <w:pPr>
        <w:pStyle w:val="Sinespaciado"/>
      </w:pPr>
      <w:r>
        <w:rPr>
          <w:noProof/>
        </w:rPr>
        <w:drawing>
          <wp:inline distT="0" distB="0" distL="0" distR="0" wp14:anchorId="7BFDA9BF" wp14:editId="24ED22EB">
            <wp:extent cx="6644034" cy="1722475"/>
            <wp:effectExtent l="0" t="0" r="4445" b="0"/>
            <wp:docPr id="907784062"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84062" name="Imagen 1" descr="Interfaz de usuario gráfica, Texto&#10;&#10;El contenido generado por IA puede ser incorrecto."/>
                    <pic:cNvPicPr/>
                  </pic:nvPicPr>
                  <pic:blipFill>
                    <a:blip r:embed="rId120"/>
                    <a:stretch>
                      <a:fillRect/>
                    </a:stretch>
                  </pic:blipFill>
                  <pic:spPr>
                    <a:xfrm>
                      <a:off x="0" y="0"/>
                      <a:ext cx="6663201" cy="1727444"/>
                    </a:xfrm>
                    <a:prstGeom prst="rect">
                      <a:avLst/>
                    </a:prstGeom>
                  </pic:spPr>
                </pic:pic>
              </a:graphicData>
            </a:graphic>
          </wp:inline>
        </w:drawing>
      </w:r>
    </w:p>
    <w:p w14:paraId="2EDB5816" w14:textId="1A4A70A4" w:rsidR="00080EBF" w:rsidRDefault="00080EBF" w:rsidP="00EB4ADF">
      <w:pPr>
        <w:pStyle w:val="Sinespaciado"/>
      </w:pPr>
    </w:p>
    <w:p w14:paraId="0F7704F4" w14:textId="4E539202" w:rsidR="00C250B8" w:rsidRPr="00C250B8" w:rsidRDefault="00080EBF" w:rsidP="00D260E6">
      <w:r>
        <w:t>Fuente: elaborado por el estudiante respecto al proyecto</w:t>
      </w:r>
      <w:r w:rsidR="00C250B8">
        <w:br w:type="page"/>
      </w:r>
    </w:p>
    <w:p w14:paraId="0125123B" w14:textId="09A76546" w:rsidR="00AA3081" w:rsidRDefault="6B875C95" w:rsidP="6B875C95">
      <w:pPr>
        <w:pStyle w:val="Ttulo1"/>
      </w:pPr>
      <w:bookmarkStart w:id="541" w:name="_Toc201199661"/>
      <w:bookmarkStart w:id="542" w:name="_Toc201199750"/>
      <w:bookmarkStart w:id="543" w:name="_Toc207209067"/>
      <w:bookmarkStart w:id="544" w:name="_Toc207894799"/>
      <w:bookmarkStart w:id="545" w:name="_Toc208864143"/>
      <w:bookmarkStart w:id="546" w:name="_Toc208864231"/>
      <w:bookmarkStart w:id="547" w:name="_Toc208864336"/>
      <w:r>
        <w:lastRenderedPageBreak/>
        <w:t>ANEXO</w:t>
      </w:r>
      <w:bookmarkEnd w:id="541"/>
      <w:bookmarkEnd w:id="542"/>
      <w:bookmarkEnd w:id="543"/>
      <w:bookmarkEnd w:id="544"/>
      <w:bookmarkEnd w:id="545"/>
      <w:bookmarkEnd w:id="546"/>
      <w:bookmarkEnd w:id="547"/>
    </w:p>
    <w:p w14:paraId="304D6019" w14:textId="45DE0B7F" w:rsidR="00B94F65" w:rsidRDefault="00B94F65" w:rsidP="00B94F65"/>
    <w:p w14:paraId="2D4129EF" w14:textId="35F04825" w:rsidR="005214BB" w:rsidRPr="00B94F65" w:rsidRDefault="005214BB" w:rsidP="00B94F65"/>
    <w:p w14:paraId="30D8561C" w14:textId="4A1917DA" w:rsidR="009E4CBA" w:rsidRDefault="009E4CBA" w:rsidP="009E4CBA">
      <w:pPr>
        <w:pStyle w:val="Ttulo2"/>
      </w:pPr>
      <w:bookmarkStart w:id="548" w:name="_Toc208864144"/>
      <w:r>
        <w:t>Propuesta de solución</w:t>
      </w:r>
      <w:r w:rsidR="00DD6D69">
        <w:t xml:space="preserve"> detallada</w:t>
      </w:r>
      <w:bookmarkEnd w:id="548"/>
    </w:p>
    <w:p w14:paraId="4FFEEB47" w14:textId="77777777" w:rsidR="003763C1" w:rsidRPr="003763C1" w:rsidRDefault="003763C1" w:rsidP="003763C1"/>
    <w:p w14:paraId="5F27333E" w14:textId="31854DA3" w:rsidR="00414193" w:rsidRPr="00414193" w:rsidRDefault="00414193" w:rsidP="00414193">
      <w:r w:rsidRPr="00414193">
        <w:t xml:space="preserve">La arquitectura del sistema de autenticación web </w:t>
      </w:r>
      <w:r w:rsidR="00776A16">
        <w:t>“</w:t>
      </w:r>
      <w:r w:rsidRPr="00414193">
        <w:t>TicTac</w:t>
      </w:r>
      <w:r w:rsidR="00776A16">
        <w:t>”</w:t>
      </w:r>
      <w:r w:rsidRPr="00414193">
        <w:t xml:space="preserve"> sigue el modelo clásico cliente-servidor, utilizando HTML para la interfaz, PHP para la lógica del servidor, JavaScript con jQuery para interacciones dinámicas, CSS para el diseño de las páginas y MySQL como base de datos. </w:t>
      </w:r>
    </w:p>
    <w:p w14:paraId="7DE5B0C1" w14:textId="6D560867" w:rsidR="00414193" w:rsidRPr="00414193" w:rsidRDefault="00414193" w:rsidP="00414193">
      <w:r w:rsidRPr="00414193">
        <w:t xml:space="preserve"> </w:t>
      </w:r>
    </w:p>
    <w:p w14:paraId="6FBAD725" w14:textId="014F7DF2" w:rsidR="00414193" w:rsidRPr="00414193" w:rsidRDefault="00414193" w:rsidP="00414193">
      <w:r w:rsidRPr="00414193">
        <w:t xml:space="preserve">Para usar el sistema se necesita XAMPP, activando Apache como servidor local web y MySQL para la base de datos. Funciona con archivos principales: index.php, que es la vista de inicio de sesión; header.php, que es el menú principal con el menú desplegable que combina la vista del inicio de sesión para lograr cargar la lógica del sistema, donde permite realizar los microservicios a través de dicho menú; y connection.php, que gestiona la conexión a la base de datos. </w:t>
      </w:r>
    </w:p>
    <w:p w14:paraId="6DDC8A2B" w14:textId="7C90D321" w:rsidR="00414193" w:rsidRPr="00414193" w:rsidRDefault="00414193" w:rsidP="00414193">
      <w:r w:rsidRPr="00414193">
        <w:t xml:space="preserve"> </w:t>
      </w:r>
    </w:p>
    <w:p w14:paraId="40AD8AD5" w14:textId="2A2847B0" w:rsidR="00414193" w:rsidRPr="00414193" w:rsidRDefault="00414193" w:rsidP="00414193">
      <w:r w:rsidRPr="00414193">
        <w:t xml:space="preserve">El usuario accede a un formulario de inicio de sesión donde introduce su nombre de usuario, ID y contraseña. Esta interfaz, desarrollada en HTML y optimizada con Bootstrap, envía los datos al mismo archivo mediante el método POST. PHP procesa la solicitud, validando si existe una sesión activa; de no ser así, verifica que se hayan introducido los datos. A continuación, incluye connection.php, que establece la conexión a la base de datos mediante la biblioteca nativa MySQLi de PHP, utilizando la función mysqli_connect(). </w:t>
      </w:r>
    </w:p>
    <w:p w14:paraId="5CB3E6EB" w14:textId="5F586614" w:rsidR="00414193" w:rsidRPr="00414193" w:rsidRDefault="00414193" w:rsidP="00414193">
      <w:r w:rsidRPr="00414193">
        <w:t xml:space="preserve"> </w:t>
      </w:r>
    </w:p>
    <w:p w14:paraId="7CAEA188" w14:textId="41713D68" w:rsidR="00414193" w:rsidRPr="00414193" w:rsidRDefault="00414193" w:rsidP="00414193">
      <w:r w:rsidRPr="00414193">
        <w:t xml:space="preserve">El sistema establece dos conexiones: una local y otra remota, ambas configuradas con el conjunto de caracteres UTF-8. Tras la conexión, se ejecuta una consulta SQL que busca una coincidencia exacta entre el ID y la contraseña introducidos. Si se encuentra un resultado válido y </w:t>
      </w:r>
      <w:r w:rsidRPr="00414193">
        <w:lastRenderedPageBreak/>
        <w:t xml:space="preserve">la cuenta está activa, se crea una sesión con $_SESSION y se redirige al usuario al panel principal. De lo contrario, se muestra un mensaje de error. </w:t>
      </w:r>
    </w:p>
    <w:p w14:paraId="5277C847" w14:textId="498DD3AF" w:rsidR="00414193" w:rsidRPr="00414193" w:rsidRDefault="00414193" w:rsidP="00414193">
      <w:r w:rsidRPr="00414193">
        <w:t xml:space="preserve"> </w:t>
      </w:r>
    </w:p>
    <w:p w14:paraId="584B3EF5" w14:textId="59CF3BA2" w:rsidR="00414193" w:rsidRPr="00414193" w:rsidRDefault="00414193" w:rsidP="00414193">
      <w:r w:rsidRPr="00414193">
        <w:t xml:space="preserve">La conexión a MySQL se realiza mediante mysqli_connect() y mysqli_query(), utilizando mysqli_real_escape_string() para depurar los datos, aunque sin usar cifrado de contraseña ni consultas preparadas, lo que representa una mejora de seguridad. </w:t>
      </w:r>
    </w:p>
    <w:p w14:paraId="59BB1DCF" w14:textId="1E7EDF1D" w:rsidR="00414193" w:rsidRPr="00414193" w:rsidRDefault="00414193" w:rsidP="00414193"/>
    <w:p w14:paraId="1079892A" w14:textId="7A73821C" w:rsidR="00B94F65" w:rsidRDefault="00414193" w:rsidP="00414193">
      <w:r w:rsidRPr="00414193">
        <w:t>El sistema utiliza la librería jQuery para realizar llamadas AJAX, permitiendo enviar y recibir datos del servidor de forma asíncrona sin necesidad de recargar la página. Esta técnica se implementa en diferentes módulos como: Turnos, Permisos, Tipo de contrato y Empleados</w:t>
      </w:r>
    </w:p>
    <w:p w14:paraId="1BBA5F5B" w14:textId="77777777" w:rsidR="003763C1" w:rsidRDefault="003763C1" w:rsidP="00414193"/>
    <w:p w14:paraId="1057D6E7" w14:textId="77777777" w:rsidR="003763C1" w:rsidRDefault="003763C1" w:rsidP="003763C1">
      <w:pPr>
        <w:pStyle w:val="Ttulo3"/>
      </w:pPr>
      <w:bookmarkStart w:id="549" w:name="_Toc208864145"/>
      <w:r w:rsidRPr="003763C1">
        <w:t>Pila Tecnológica</w:t>
      </w:r>
      <w:bookmarkEnd w:id="549"/>
      <w:r w:rsidRPr="003763C1">
        <w:t xml:space="preserve"> </w:t>
      </w:r>
    </w:p>
    <w:p w14:paraId="7445BABB" w14:textId="77777777" w:rsidR="003763C1" w:rsidRPr="003763C1" w:rsidRDefault="003763C1" w:rsidP="003763C1"/>
    <w:p w14:paraId="7FE71091" w14:textId="77777777" w:rsidR="003763C1" w:rsidRDefault="003763C1" w:rsidP="003763C1">
      <w:r w:rsidRPr="003763C1">
        <w:t xml:space="preserve">Frontend: Se utiliza HTML para la estructura, CSS para el diseño y JavaScript con jQuery para interacciones dinámicas en el lado del cliente. Bootstrap se emplea para optimizar la interfaz de usuario. </w:t>
      </w:r>
    </w:p>
    <w:p w14:paraId="772FBE80" w14:textId="77777777" w:rsidR="003763C1" w:rsidRDefault="003763C1" w:rsidP="003763C1"/>
    <w:p w14:paraId="11E2E8A5" w14:textId="77777777" w:rsidR="003763C1" w:rsidRDefault="003763C1" w:rsidP="003763C1">
      <w:r w:rsidRPr="003763C1">
        <w:t xml:space="preserve">Backend: PHP 7.4 gestiona la lógica del servidor y las interacciones con la base de datos. Base de Datos: MySQL/MariaDB almacena los datos de usuario y la información del sistema. </w:t>
      </w:r>
    </w:p>
    <w:p w14:paraId="1F189E77" w14:textId="77777777" w:rsidR="003763C1" w:rsidRDefault="003763C1" w:rsidP="003763C1"/>
    <w:p w14:paraId="463140AF" w14:textId="5E738C86" w:rsidR="003763C1" w:rsidRPr="003763C1" w:rsidRDefault="003763C1" w:rsidP="003763C1">
      <w:r w:rsidRPr="003763C1">
        <w:t>Entorno de Servidor Local: XAMPP v3.3.0 es el entorno preferido, con Apache como servidor web y MySQL para la gestión de la base de datos.</w:t>
      </w:r>
    </w:p>
    <w:p w14:paraId="2FE6CF8C" w14:textId="77777777" w:rsidR="003763C1" w:rsidRPr="00B94F65" w:rsidRDefault="003763C1" w:rsidP="00414193"/>
    <w:p w14:paraId="15826AFF" w14:textId="1E2CCA95" w:rsidR="0020228B" w:rsidRDefault="0020228B" w:rsidP="0020228B"/>
    <w:p w14:paraId="50907A09" w14:textId="4FBEACE7" w:rsidR="00740EFB" w:rsidRDefault="00B61ED4" w:rsidP="00B61ED4">
      <w:pPr>
        <w:pStyle w:val="Ttulo2"/>
      </w:pPr>
      <w:bookmarkStart w:id="550" w:name="_Toc208864146"/>
      <w:r>
        <w:lastRenderedPageBreak/>
        <w:t>Pdf diagrama de clases</w:t>
      </w:r>
      <w:r w:rsidR="00FB1907">
        <w:t xml:space="preserve"> y modelado datos</w:t>
      </w:r>
      <w:r>
        <w:t>:</w:t>
      </w:r>
      <w:bookmarkEnd w:id="550"/>
    </w:p>
    <w:p w14:paraId="045FEEEF" w14:textId="77777777" w:rsidR="00E2649B" w:rsidRPr="00E2649B" w:rsidRDefault="00E2649B" w:rsidP="00E2649B"/>
    <w:p w14:paraId="6A4B4BB8" w14:textId="7BF09D3D" w:rsidR="00B61ED4" w:rsidRPr="00B61ED4" w:rsidRDefault="00AE7AD5" w:rsidP="00B61ED4">
      <w:r>
        <w:object w:dxaOrig="1530" w:dyaOrig="995" w14:anchorId="58CD1F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45pt;height:50.9pt" o:ole="">
            <v:imagedata r:id="rId121" o:title=""/>
          </v:shape>
          <o:OLEObject Type="Embed" ProgID="Package" ShapeID="_x0000_i1025" DrawAspect="Icon" ObjectID="_1820595592" r:id="rId122"/>
        </w:object>
      </w:r>
      <w:r>
        <w:object w:dxaOrig="1530" w:dyaOrig="995" w14:anchorId="7318620E">
          <v:shape id="_x0000_i1026" type="#_x0000_t75" style="width:79.45pt;height:50.9pt" o:ole="">
            <v:imagedata r:id="rId123" o:title=""/>
          </v:shape>
          <o:OLEObject Type="Embed" ProgID="Package" ShapeID="_x0000_i1026" DrawAspect="Icon" ObjectID="_1820595593" r:id="rId124"/>
        </w:object>
      </w:r>
    </w:p>
    <w:p w14:paraId="3B561B93" w14:textId="070E29F2" w:rsidR="00FB1907" w:rsidRDefault="00FB1907">
      <w:pPr>
        <w:spacing w:line="278" w:lineRule="auto"/>
        <w:ind w:firstLine="0"/>
        <w:jc w:val="left"/>
      </w:pPr>
    </w:p>
    <w:p w14:paraId="36A2DB0D" w14:textId="3E6A1EE0" w:rsidR="00FB1907" w:rsidRDefault="00FB1907" w:rsidP="00FB1907">
      <w:pPr>
        <w:pStyle w:val="Ttulo2"/>
      </w:pPr>
      <w:bookmarkStart w:id="551" w:name="_Toc208864147"/>
      <w:r>
        <w:t xml:space="preserve">Pdf vista </w:t>
      </w:r>
      <w:r w:rsidR="001B05A0">
        <w:t>de proceso</w:t>
      </w:r>
      <w:bookmarkEnd w:id="551"/>
    </w:p>
    <w:p w14:paraId="556A5DF8" w14:textId="66422C0E" w:rsidR="001B05A0" w:rsidRPr="001B05A0" w:rsidRDefault="001B05A0" w:rsidP="001B05A0"/>
    <w:p w14:paraId="0AD09547" w14:textId="6D84D254" w:rsidR="001B05A0" w:rsidRDefault="001B05A0" w:rsidP="001B05A0">
      <w:pPr>
        <w:pStyle w:val="Ttulo2"/>
      </w:pPr>
      <w:bookmarkStart w:id="552" w:name="_Toc208864148"/>
      <w:r>
        <w:t>Pdf vista componentes</w:t>
      </w:r>
      <w:bookmarkEnd w:id="552"/>
    </w:p>
    <w:p w14:paraId="510134BB" w14:textId="1E18E437" w:rsidR="001B05A0" w:rsidRPr="001B05A0" w:rsidRDefault="00590E8C" w:rsidP="001B05A0">
      <w:r>
        <w:object w:dxaOrig="1530" w:dyaOrig="995" w14:anchorId="3BF7DF28">
          <v:shape id="_x0000_i1027" type="#_x0000_t75" style="width:79.45pt;height:50.9pt" o:ole="">
            <v:imagedata r:id="rId125" o:title=""/>
          </v:shape>
          <o:OLEObject Type="Embed" ProgID="Package" ShapeID="_x0000_i1027" DrawAspect="Icon" ObjectID="_1820595594" r:id="rId126"/>
        </w:object>
      </w:r>
    </w:p>
    <w:p w14:paraId="3D43ED15" w14:textId="1A33DA9C" w:rsidR="00FB1907" w:rsidRDefault="001B05A0" w:rsidP="000E7D9E">
      <w:pPr>
        <w:pStyle w:val="Ttulo2"/>
      </w:pPr>
      <w:bookmarkStart w:id="553" w:name="_Toc208864149"/>
      <w:r>
        <w:t xml:space="preserve">Pdf vista </w:t>
      </w:r>
      <w:r w:rsidR="000E7D9E">
        <w:t>despliegue</w:t>
      </w:r>
      <w:bookmarkEnd w:id="553"/>
    </w:p>
    <w:p w14:paraId="5DDC40E8" w14:textId="1F2E383B" w:rsidR="000E7D9E" w:rsidRPr="000E7D9E" w:rsidRDefault="00590E8C" w:rsidP="000E7D9E">
      <w:r>
        <w:object w:dxaOrig="1530" w:dyaOrig="995" w14:anchorId="4B2FF5B7">
          <v:shape id="_x0000_i1028" type="#_x0000_t75" style="width:79.45pt;height:50.9pt" o:ole="">
            <v:imagedata r:id="rId127" o:title=""/>
          </v:shape>
          <o:OLEObject Type="Embed" ProgID="Package" ShapeID="_x0000_i1028" DrawAspect="Icon" ObjectID="_1820595595" r:id="rId128"/>
        </w:object>
      </w:r>
    </w:p>
    <w:p w14:paraId="3BD3E74E" w14:textId="4F5E1DE6" w:rsidR="00E10416" w:rsidRDefault="00131198" w:rsidP="00E10416">
      <w:pPr>
        <w:pStyle w:val="Ttulo2"/>
      </w:pPr>
      <w:bookmarkStart w:id="554" w:name="_Toc208864150"/>
      <w:r>
        <w:t>Diagrama de clases</w:t>
      </w:r>
      <w:r w:rsidR="00876D85">
        <w:t xml:space="preserve"> y modelado de datos</w:t>
      </w:r>
      <w:bookmarkEnd w:id="554"/>
    </w:p>
    <w:p w14:paraId="485D84C4" w14:textId="77777777" w:rsidR="003D49E5" w:rsidRPr="003D49E5" w:rsidRDefault="003D49E5" w:rsidP="003D49E5"/>
    <w:p w14:paraId="1526AE2F" w14:textId="77777777" w:rsidR="00E7502A" w:rsidRPr="002726C6" w:rsidRDefault="00E7502A" w:rsidP="002726C6">
      <w:pPr>
        <w:rPr>
          <w:b/>
          <w:bCs/>
        </w:rPr>
      </w:pPr>
      <w:r w:rsidRPr="002726C6">
        <w:rPr>
          <w:b/>
          <w:bCs/>
        </w:rPr>
        <w:t>Entidades Principales y su Propósito:</w:t>
      </w:r>
    </w:p>
    <w:p w14:paraId="07F4F0CF" w14:textId="77777777" w:rsidR="00E7502A" w:rsidRPr="00E7502A" w:rsidRDefault="00E7502A" w:rsidP="002726C6">
      <w:r w:rsidRPr="002726C6">
        <w:rPr>
          <w:b/>
          <w:bCs/>
        </w:rPr>
        <w:t>marcas</w:t>
      </w:r>
      <w:r w:rsidRPr="00E7502A">
        <w:t xml:space="preserve"> (Registros):</w:t>
      </w:r>
    </w:p>
    <w:p w14:paraId="5AC6DD5C" w14:textId="7814DCE3" w:rsidR="00E7502A" w:rsidRPr="00E7502A" w:rsidRDefault="00E7502A" w:rsidP="002726C6">
      <w:r w:rsidRPr="002726C6">
        <w:rPr>
          <w:b/>
          <w:bCs/>
        </w:rPr>
        <w:t>Propósito</w:t>
      </w:r>
      <w:r w:rsidRPr="00E7502A">
        <w:t xml:space="preserve">: Almacena registros biométricos individuales, probablemente representando entradas/salidas </w:t>
      </w:r>
      <w:r w:rsidR="003D49E5" w:rsidRPr="00E7502A">
        <w:t>u</w:t>
      </w:r>
      <w:r w:rsidRPr="00E7502A">
        <w:t xml:space="preserve"> otros eventos.</w:t>
      </w:r>
    </w:p>
    <w:p w14:paraId="1C714EF5" w14:textId="2015A72B" w:rsidR="0066605E" w:rsidRDefault="00E7502A" w:rsidP="009E4DD5">
      <w:r w:rsidRPr="002726C6">
        <w:rPr>
          <w:b/>
          <w:bCs/>
        </w:rPr>
        <w:t>Atributos</w:t>
      </w:r>
      <w:r w:rsidRPr="00E7502A">
        <w:t xml:space="preserve">: id (clave primaria), fecha, hora, tipo (tipo de marca), status, imagen (imagen), </w:t>
      </w:r>
      <w:r w:rsidR="00F94FC9">
        <w:t xml:space="preserve">hash, </w:t>
      </w:r>
      <w:r w:rsidR="00F823E8">
        <w:t>usuarios_id_usuarios, biometroc</w:t>
      </w:r>
      <w:r w:rsidR="002A75C7">
        <w:t>o_id_biometrico, latitud, longitud</w:t>
      </w:r>
      <w:r w:rsidR="00456585">
        <w:t xml:space="preserve">, </w:t>
      </w:r>
      <w:r w:rsidRPr="00E7502A">
        <w:t>tipoMarca</w:t>
      </w:r>
      <w:r w:rsidR="00456585">
        <w:t>, correo_enviado. descarga.</w:t>
      </w:r>
      <w:r w:rsidRPr="00E7502A">
        <w:t xml:space="preserve"> </w:t>
      </w:r>
    </w:p>
    <w:p w14:paraId="68764002" w14:textId="217EA7E6" w:rsidR="0066605E" w:rsidRDefault="0066605E" w:rsidP="009E4DD5">
      <w:r w:rsidRPr="0066605E">
        <w:rPr>
          <w:b/>
          <w:bCs/>
        </w:rPr>
        <w:lastRenderedPageBreak/>
        <w:t>Métodos:</w:t>
      </w:r>
      <w:r>
        <w:t xml:space="preserve"> </w:t>
      </w:r>
      <w:r w:rsidRPr="0066605E">
        <w:t>filtrar_marcasFechas(), filtrar_informe(), guardar_marca(), imprimirMarcaAsistencia(), exportarMarcaAsistencia(). Estos sugieren funcionalidades para filtrar, reportar, guardar, imprimir y exportar datos de asistencia.</w:t>
      </w:r>
    </w:p>
    <w:p w14:paraId="7B0274E8" w14:textId="77777777" w:rsidR="008250AB" w:rsidRPr="008250AB" w:rsidRDefault="008250AB" w:rsidP="002726C6">
      <w:r w:rsidRPr="008250AB">
        <w:rPr>
          <w:b/>
          <w:bCs/>
        </w:rPr>
        <w:t>dispositivos</w:t>
      </w:r>
      <w:r w:rsidRPr="008250AB">
        <w:t>:</w:t>
      </w:r>
    </w:p>
    <w:p w14:paraId="284BDB26" w14:textId="437232BF" w:rsidR="008250AB" w:rsidRPr="008250AB" w:rsidRDefault="008250AB" w:rsidP="002726C6">
      <w:r w:rsidRPr="008250AB">
        <w:rPr>
          <w:b/>
          <w:bCs/>
        </w:rPr>
        <w:t>Propósito:</w:t>
      </w:r>
      <w:r w:rsidRPr="008250AB">
        <w:t xml:space="preserve"> Gestiona la información sobre dispositivos biométricos </w:t>
      </w:r>
    </w:p>
    <w:p w14:paraId="62C80B11" w14:textId="3551E008" w:rsidR="00E06768" w:rsidRDefault="008250AB" w:rsidP="009E4DD5">
      <w:r w:rsidRPr="008250AB">
        <w:rPr>
          <w:b/>
          <w:bCs/>
        </w:rPr>
        <w:t>Atributos:</w:t>
      </w:r>
      <w:r w:rsidRPr="008250AB">
        <w:t xml:space="preserve"> id_biometrico (clave primaria), marca, modelo,</w:t>
      </w:r>
      <w:r w:rsidR="002624FE">
        <w:t xml:space="preserve"> ubicación, </w:t>
      </w:r>
      <w:r w:rsidRPr="008250AB">
        <w:t>status</w:t>
      </w:r>
      <w:r w:rsidR="002624FE">
        <w:t>, tipo, id_sucursal.</w:t>
      </w:r>
    </w:p>
    <w:p w14:paraId="48653354" w14:textId="77777777" w:rsidR="00E06768" w:rsidRPr="00E06768" w:rsidRDefault="00E06768" w:rsidP="002726C6">
      <w:r w:rsidRPr="00E06768">
        <w:rPr>
          <w:b/>
          <w:bCs/>
        </w:rPr>
        <w:t>departamentos</w:t>
      </w:r>
      <w:r w:rsidRPr="00E06768">
        <w:t>:</w:t>
      </w:r>
    </w:p>
    <w:p w14:paraId="6D6EECA3" w14:textId="62004286" w:rsidR="00E06768" w:rsidRPr="00E06768" w:rsidRDefault="00E06768" w:rsidP="002726C6">
      <w:r w:rsidRPr="00E06768">
        <w:rPr>
          <w:b/>
          <w:bCs/>
        </w:rPr>
        <w:t>Propósito:</w:t>
      </w:r>
      <w:r w:rsidRPr="00E06768">
        <w:t xml:space="preserve"> Gestiona</w:t>
      </w:r>
      <w:r w:rsidR="00776A16">
        <w:t>r</w:t>
      </w:r>
      <w:r w:rsidRPr="00E06768">
        <w:t xml:space="preserve"> los departamentos organizacionales.</w:t>
      </w:r>
    </w:p>
    <w:p w14:paraId="53792239" w14:textId="337744FF" w:rsidR="00E06768" w:rsidRDefault="00E06768" w:rsidP="002726C6">
      <w:r w:rsidRPr="00E06768">
        <w:rPr>
          <w:b/>
          <w:bCs/>
        </w:rPr>
        <w:t>Atributos:</w:t>
      </w:r>
      <w:r w:rsidRPr="00E06768">
        <w:t xml:space="preserve"> id_departamentos (clave primaria), id_empresa (clave foránea), descripcion, status, fechaCreacion. </w:t>
      </w:r>
    </w:p>
    <w:p w14:paraId="31469BBA" w14:textId="13313612" w:rsidR="00B7698C" w:rsidRPr="00E06768" w:rsidRDefault="00B7698C" w:rsidP="00B7698C">
      <w:r w:rsidRPr="005A6AAA">
        <w:rPr>
          <w:b/>
          <w:bCs/>
        </w:rPr>
        <w:t>Métodos:</w:t>
      </w:r>
      <w:r w:rsidRPr="005A6AAA">
        <w:t xml:space="preserve"> nuevo_departamento(), cambiar_estadoDepartamentos(), actualizar_departamentos(), guardar_departamentos(). Estos indican operaciones CRUD (Crear, Leer, Actualizar, Eliminar) para los departamentos</w:t>
      </w:r>
    </w:p>
    <w:p w14:paraId="617ADB7A" w14:textId="77777777" w:rsidR="002C2CF1" w:rsidRPr="002C2CF1" w:rsidRDefault="002C2CF1" w:rsidP="002726C6">
      <w:r w:rsidRPr="002C2CF1">
        <w:rPr>
          <w:b/>
          <w:bCs/>
        </w:rPr>
        <w:t>empresas</w:t>
      </w:r>
      <w:r w:rsidRPr="002C2CF1">
        <w:t>:</w:t>
      </w:r>
    </w:p>
    <w:p w14:paraId="4142B7FA" w14:textId="77777777" w:rsidR="002C2CF1" w:rsidRPr="002C2CF1" w:rsidRDefault="002C2CF1" w:rsidP="002726C6">
      <w:r w:rsidRPr="002C2CF1">
        <w:rPr>
          <w:b/>
          <w:bCs/>
        </w:rPr>
        <w:t>Propósito:</w:t>
      </w:r>
      <w:r w:rsidRPr="002C2CF1">
        <w:t xml:space="preserve"> Gestiona los detalles de las diferentes empresas que utilizan el sistema.</w:t>
      </w:r>
    </w:p>
    <w:p w14:paraId="3798D7CC" w14:textId="60078DEB" w:rsidR="002C2CF1" w:rsidRPr="002C2CF1" w:rsidRDefault="002C2CF1" w:rsidP="002726C6">
      <w:r w:rsidRPr="002C2CF1">
        <w:rPr>
          <w:b/>
          <w:bCs/>
        </w:rPr>
        <w:t>Atributos:</w:t>
      </w:r>
      <w:r w:rsidRPr="002C2CF1">
        <w:t xml:space="preserve"> id_empresas (clave primaria), RazonSocial, nombreFantasia, rut, representanteLegal, actividadEconomica, giro, fechaCreacion, web, email, logo, pais, </w:t>
      </w:r>
      <w:r w:rsidR="006A2724">
        <w:t>status</w:t>
      </w:r>
      <w:r w:rsidRPr="002C2CF1">
        <w:t>,</w:t>
      </w:r>
      <w:r w:rsidR="006A2724">
        <w:t xml:space="preserve"> holding_id_holdind</w:t>
      </w:r>
      <w:r w:rsidR="00A65608">
        <w:t>, FechaTermino,</w:t>
      </w:r>
      <w:r w:rsidRPr="002C2CF1">
        <w:t xml:space="preserve"> C</w:t>
      </w:r>
      <w:r w:rsidR="00A65608">
        <w:t>lave</w:t>
      </w:r>
      <w:r w:rsidRPr="002C2CF1">
        <w:t>. Esta es una entidad completa para perfiles de empresas.</w:t>
      </w:r>
    </w:p>
    <w:p w14:paraId="051030CB" w14:textId="77777777" w:rsidR="002C2CF1" w:rsidRPr="002C2CF1" w:rsidRDefault="002C2CF1" w:rsidP="002726C6">
      <w:r w:rsidRPr="002C2CF1">
        <w:rPr>
          <w:b/>
          <w:bCs/>
        </w:rPr>
        <w:t>turnos</w:t>
      </w:r>
      <w:r w:rsidRPr="002C2CF1">
        <w:t>:</w:t>
      </w:r>
    </w:p>
    <w:p w14:paraId="592C9969" w14:textId="77777777" w:rsidR="002C2CF1" w:rsidRPr="002C2CF1" w:rsidRDefault="002C2CF1" w:rsidP="002726C6">
      <w:r w:rsidRPr="002C2CF1">
        <w:rPr>
          <w:b/>
          <w:bCs/>
        </w:rPr>
        <w:t>Propósito:</w:t>
      </w:r>
      <w:r w:rsidRPr="002C2CF1">
        <w:t xml:space="preserve"> Define y gestiona los turnos de trabajo.</w:t>
      </w:r>
    </w:p>
    <w:p w14:paraId="2F0A0455" w14:textId="4B156D7E" w:rsidR="00E06768" w:rsidRPr="008250AB" w:rsidRDefault="002C2CF1" w:rsidP="002726C6">
      <w:r w:rsidRPr="002C2CF1">
        <w:rPr>
          <w:b/>
          <w:bCs/>
        </w:rPr>
        <w:t>Atributos:</w:t>
      </w:r>
      <w:r w:rsidRPr="002C2CF1">
        <w:t xml:space="preserve"> id_turnos (clave primaria), nombreTurno, numeroDia, horario, ventanaIngreso, horaEntrada, diaEntrada, tolerancia, entradaColacion, salidaColacion, horaSalida, ventanaSalida, libre, </w:t>
      </w:r>
      <w:r w:rsidR="00841BB7">
        <w:t xml:space="preserve">totalHorasDia, extra, </w:t>
      </w:r>
      <w:r w:rsidRPr="002C2CF1">
        <w:t>status.</w:t>
      </w:r>
    </w:p>
    <w:p w14:paraId="1CAA1E8D" w14:textId="454C5DB0" w:rsidR="00546596" w:rsidRDefault="008308F1" w:rsidP="00AE0791">
      <w:r w:rsidRPr="008308F1">
        <w:rPr>
          <w:b/>
          <w:bCs/>
        </w:rPr>
        <w:lastRenderedPageBreak/>
        <w:t>Métodos:</w:t>
      </w:r>
      <w:r w:rsidRPr="008308F1">
        <w:t xml:space="preserve"> nuevo_turno(), guardar_turno(), actualizar_turno(), cambiar_estadoTurno(), eliminar_turno()</w:t>
      </w:r>
      <w:r w:rsidR="00AE0791">
        <w:t>, tablaresumen_turnos()</w:t>
      </w:r>
      <w:r w:rsidRPr="008308F1">
        <w:t>.</w:t>
      </w:r>
    </w:p>
    <w:p w14:paraId="28031C05" w14:textId="77777777" w:rsidR="00D9237C" w:rsidRPr="00D9237C" w:rsidRDefault="00D9237C" w:rsidP="002726C6">
      <w:r w:rsidRPr="00D9237C">
        <w:rPr>
          <w:b/>
          <w:bCs/>
        </w:rPr>
        <w:t>tipo_contrato</w:t>
      </w:r>
      <w:r w:rsidRPr="00D9237C">
        <w:t>:</w:t>
      </w:r>
    </w:p>
    <w:p w14:paraId="1A56BFF7" w14:textId="77777777" w:rsidR="00D9237C" w:rsidRPr="00D9237C" w:rsidRDefault="00D9237C" w:rsidP="002726C6">
      <w:r w:rsidRPr="00D9237C">
        <w:rPr>
          <w:b/>
          <w:bCs/>
        </w:rPr>
        <w:t>Propósito:</w:t>
      </w:r>
      <w:r w:rsidRPr="00D9237C">
        <w:t xml:space="preserve"> Define diferentes tipos de contratos de empleo.</w:t>
      </w:r>
    </w:p>
    <w:p w14:paraId="0D0F1989" w14:textId="77777777" w:rsidR="00D9237C" w:rsidRDefault="00D9237C" w:rsidP="002726C6">
      <w:r w:rsidRPr="00D9237C">
        <w:rPr>
          <w:b/>
          <w:bCs/>
        </w:rPr>
        <w:t>Atributos:</w:t>
      </w:r>
      <w:r w:rsidRPr="00D9237C">
        <w:t xml:space="preserve"> id_tipocontrato (clave primaria), id_empresa (clave foránea), descripcion, status. </w:t>
      </w:r>
    </w:p>
    <w:p w14:paraId="43F33347" w14:textId="2BD7C83C" w:rsidR="00056D24" w:rsidRDefault="00056D24" w:rsidP="002726C6">
      <w:r w:rsidRPr="00056D24">
        <w:rPr>
          <w:b/>
          <w:bCs/>
        </w:rPr>
        <w:t>Métodos:</w:t>
      </w:r>
      <w:r w:rsidRPr="00056D24">
        <w:t xml:space="preserve"> nuevo_tipoContrato(), guardar_tipoContrato(), actualizar_tipoContrato(), cambiar_estadoTipoContrato().</w:t>
      </w:r>
    </w:p>
    <w:p w14:paraId="77E0C1FE" w14:textId="77777777" w:rsidR="005D039B" w:rsidRPr="00C62B62" w:rsidRDefault="005D039B" w:rsidP="00C62B62">
      <w:pPr>
        <w:rPr>
          <w:rFonts w:cs="Times New Roman"/>
          <w:b/>
          <w:bCs/>
        </w:rPr>
      </w:pPr>
      <w:r w:rsidRPr="00C62B62">
        <w:rPr>
          <w:b/>
          <w:bCs/>
        </w:rPr>
        <w:t>usuarios</w:t>
      </w:r>
      <w:r w:rsidRPr="00C62B62">
        <w:rPr>
          <w:rFonts w:cs="Times New Roman"/>
          <w:b/>
          <w:bCs/>
        </w:rPr>
        <w:t>:</w:t>
      </w:r>
    </w:p>
    <w:p w14:paraId="047F1727" w14:textId="77777777" w:rsidR="005D039B" w:rsidRPr="005D039B" w:rsidRDefault="005D039B" w:rsidP="002726C6">
      <w:pPr>
        <w:rPr>
          <w:rFonts w:eastAsia="Times New Roman" w:cs="Times New Roman"/>
        </w:rPr>
      </w:pPr>
      <w:r w:rsidRPr="005D039B">
        <w:rPr>
          <w:rFonts w:eastAsia="Times New Roman" w:cs="Times New Roman"/>
          <w:b/>
          <w:bCs/>
        </w:rPr>
        <w:t>Propósito:</w:t>
      </w:r>
      <w:r w:rsidRPr="005D039B">
        <w:rPr>
          <w:rFonts w:eastAsia="Times New Roman" w:cs="Times New Roman"/>
        </w:rPr>
        <w:t xml:space="preserve"> Almacena la información de los usuarios (empleados).</w:t>
      </w:r>
    </w:p>
    <w:p w14:paraId="1AA7D99C" w14:textId="7926583A" w:rsidR="005D039B" w:rsidRPr="005D039B" w:rsidRDefault="005D039B" w:rsidP="007739F8">
      <w:pPr>
        <w:rPr>
          <w:rFonts w:cs="Times New Roman"/>
        </w:rPr>
      </w:pPr>
      <w:r w:rsidRPr="005D039B">
        <w:rPr>
          <w:rFonts w:cs="Times New Roman"/>
          <w:b/>
          <w:bCs/>
        </w:rPr>
        <w:t>Atributos:</w:t>
      </w:r>
      <w:r w:rsidRPr="005D039B">
        <w:rPr>
          <w:rFonts w:cs="Times New Roman"/>
        </w:rPr>
        <w:t xml:space="preserve"> </w:t>
      </w:r>
      <w:r w:rsidRPr="005D039B">
        <w:t>id_usuarios</w:t>
      </w:r>
      <w:r w:rsidRPr="005D039B">
        <w:rPr>
          <w:rFonts w:cs="Times New Roman"/>
        </w:rPr>
        <w:t xml:space="preserve"> (clave primaria),</w:t>
      </w:r>
      <w:r w:rsidR="00FF5501">
        <w:t xml:space="preserve"> </w:t>
      </w:r>
      <w:r w:rsidR="00E15093">
        <w:t>rut, digitoRUT</w:t>
      </w:r>
      <w:r w:rsidR="00421CD6">
        <w:t>, codigoDedo, nombres, apellido1, apellido2</w:t>
      </w:r>
      <w:r w:rsidR="00146B92">
        <w:t>, tipoContrato, direccion, comuna, ciudad, país, telefono, celular</w:t>
      </w:r>
      <w:r w:rsidR="002D3416">
        <w:t>, id_ficha(foránea), email, turnoFijo, username, password, perfil, cargo,</w:t>
      </w:r>
      <w:r w:rsidR="006955BF">
        <w:t xml:space="preserve"> salt, status, sucurusal_id_sucursal (</w:t>
      </w:r>
      <w:r w:rsidR="00E376DC">
        <w:t xml:space="preserve">foránea), </w:t>
      </w:r>
      <w:r w:rsidR="00F66040">
        <w:t xml:space="preserve">turnos_id_turnos (foránea), </w:t>
      </w:r>
      <w:r w:rsidR="001A3669">
        <w:t>departamentos_id_departamentos (foránea</w:t>
      </w:r>
      <w:r w:rsidR="0054233B">
        <w:t>)</w:t>
      </w:r>
      <w:r w:rsidR="001A3669">
        <w:t xml:space="preserve">, cc_id_cc </w:t>
      </w:r>
      <w:r w:rsidR="0054233B">
        <w:t>(foránea</w:t>
      </w:r>
      <w:r w:rsidR="001A3669">
        <w:t>), fechaCreacion, claveReloj</w:t>
      </w:r>
      <w:r w:rsidR="00506925">
        <w:t>, id_empresas</w:t>
      </w:r>
      <w:r w:rsidRPr="005D039B">
        <w:rPr>
          <w:rFonts w:cs="Times New Roman"/>
        </w:rPr>
        <w:t>. Esta entidad es bastante central, vinculando a dispositivos biométricos, turnos y otras unidades organizativas.</w:t>
      </w:r>
    </w:p>
    <w:p w14:paraId="2EA38B3F" w14:textId="67A4C1C4" w:rsidR="005D039B" w:rsidRPr="00D9237C" w:rsidRDefault="007739F8" w:rsidP="007739F8">
      <w:r w:rsidRPr="007739F8">
        <w:rPr>
          <w:b/>
          <w:bCs/>
        </w:rPr>
        <w:t>Métodos:</w:t>
      </w:r>
      <w:r w:rsidRPr="007739F8">
        <w:t xml:space="preserve"> nuevo_usuario(), guardar_usuario(), editar_empleado(), cambiar_estadoUsuario(), cambiar_turnoUsuario(), cambiar_sucursalUsuario(), imprimiendoUsuario().</w:t>
      </w:r>
    </w:p>
    <w:p w14:paraId="1E45BF26" w14:textId="77777777" w:rsidR="006011A8" w:rsidRPr="006011A8" w:rsidRDefault="006011A8" w:rsidP="002726C6">
      <w:r w:rsidRPr="006011A8">
        <w:rPr>
          <w:b/>
          <w:bCs/>
        </w:rPr>
        <w:t>holding</w:t>
      </w:r>
      <w:r w:rsidRPr="006011A8">
        <w:t>:</w:t>
      </w:r>
    </w:p>
    <w:p w14:paraId="74C2E92C" w14:textId="77777777" w:rsidR="006011A8" w:rsidRPr="006011A8" w:rsidRDefault="006011A8" w:rsidP="002726C6">
      <w:r w:rsidRPr="006011A8">
        <w:rPr>
          <w:b/>
          <w:bCs/>
        </w:rPr>
        <w:t>Propósito:</w:t>
      </w:r>
      <w:r w:rsidRPr="006011A8">
        <w:t xml:space="preserve"> Gestiona la información de una empresa holding, lo que implica una estructura de múltiples empresas.</w:t>
      </w:r>
    </w:p>
    <w:p w14:paraId="74782B0D" w14:textId="77777777" w:rsidR="006011A8" w:rsidRPr="006011A8" w:rsidRDefault="006011A8" w:rsidP="002726C6">
      <w:r w:rsidRPr="006011A8">
        <w:rPr>
          <w:b/>
          <w:bCs/>
        </w:rPr>
        <w:t>Atributos:</w:t>
      </w:r>
      <w:r w:rsidRPr="006011A8">
        <w:t xml:space="preserve"> id_holding (clave primaria), nombre, representante, status, fechaCreacion.</w:t>
      </w:r>
    </w:p>
    <w:p w14:paraId="06D09F84" w14:textId="77777777" w:rsidR="006011A8" w:rsidRPr="006011A8" w:rsidRDefault="006011A8" w:rsidP="002726C6">
      <w:r w:rsidRPr="006011A8">
        <w:rPr>
          <w:b/>
          <w:bCs/>
        </w:rPr>
        <w:t>sucursal</w:t>
      </w:r>
      <w:r w:rsidRPr="006011A8">
        <w:t>:</w:t>
      </w:r>
    </w:p>
    <w:p w14:paraId="0C843BF6" w14:textId="77777777" w:rsidR="006011A8" w:rsidRPr="006011A8" w:rsidRDefault="006011A8" w:rsidP="002726C6">
      <w:r w:rsidRPr="006011A8">
        <w:rPr>
          <w:b/>
          <w:bCs/>
        </w:rPr>
        <w:t>Propósito:</w:t>
      </w:r>
      <w:r w:rsidRPr="006011A8">
        <w:t xml:space="preserve"> Gestiona la información sobre las diferentes sucursales o ubicaciones de la empresa.</w:t>
      </w:r>
    </w:p>
    <w:p w14:paraId="47FCF7E6" w14:textId="376BDB40" w:rsidR="006011A8" w:rsidRDefault="006011A8" w:rsidP="002726C6">
      <w:r w:rsidRPr="006011A8">
        <w:rPr>
          <w:b/>
          <w:bCs/>
        </w:rPr>
        <w:lastRenderedPageBreak/>
        <w:t>Atributos:</w:t>
      </w:r>
      <w:r w:rsidRPr="006011A8">
        <w:t xml:space="preserve"> id_sucursal (clave primaria), tipo, nombre, direccion, comuna, fonos, celular, fax, representante, rutRepresentante, ciudad, pais, statusSucursal, </w:t>
      </w:r>
      <w:r w:rsidR="00805706">
        <w:t>empresas_id_empresas</w:t>
      </w:r>
      <w:r w:rsidRPr="006011A8">
        <w:t xml:space="preserve"> (clave foránea)</w:t>
      </w:r>
      <w:r w:rsidR="00F33229">
        <w:t>, fechaCreacion</w:t>
      </w:r>
      <w:r w:rsidRPr="006011A8">
        <w:t xml:space="preserve">. </w:t>
      </w:r>
    </w:p>
    <w:p w14:paraId="12B3B12A" w14:textId="77777777" w:rsidR="004D7A3F" w:rsidRPr="006011A8" w:rsidRDefault="004D7A3F" w:rsidP="004D7A3F">
      <w:r w:rsidRPr="00A56AFC">
        <w:rPr>
          <w:b/>
          <w:bCs/>
        </w:rPr>
        <w:t>Métodos:</w:t>
      </w:r>
      <w:r>
        <w:t xml:space="preserve"> </w:t>
      </w:r>
      <w:r w:rsidRPr="00A56AFC">
        <w:t>guardar_sucursal(), nueva_sucursal() (nombre de método duplicado), cambiar_estadoSucursal(), actualizar_sucursal().</w:t>
      </w:r>
    </w:p>
    <w:p w14:paraId="62272497" w14:textId="77777777" w:rsidR="004D7A3F" w:rsidRPr="006011A8" w:rsidRDefault="004D7A3F" w:rsidP="002726C6"/>
    <w:p w14:paraId="34927F00" w14:textId="77777777" w:rsidR="006011A8" w:rsidRPr="006011A8" w:rsidRDefault="006011A8" w:rsidP="002726C6">
      <w:r w:rsidRPr="006011A8">
        <w:rPr>
          <w:b/>
          <w:bCs/>
        </w:rPr>
        <w:t>permisos</w:t>
      </w:r>
      <w:r w:rsidRPr="006011A8">
        <w:t>:</w:t>
      </w:r>
    </w:p>
    <w:p w14:paraId="731EF3EB" w14:textId="77777777" w:rsidR="006011A8" w:rsidRPr="006011A8" w:rsidRDefault="006011A8" w:rsidP="002726C6">
      <w:r w:rsidRPr="006011A8">
        <w:rPr>
          <w:b/>
          <w:bCs/>
        </w:rPr>
        <w:t>Propósito:</w:t>
      </w:r>
      <w:r w:rsidRPr="006011A8">
        <w:t xml:space="preserve"> Gestiona las solicitudes de permisos o licencias de los empleados.</w:t>
      </w:r>
    </w:p>
    <w:p w14:paraId="0580852C" w14:textId="7C3FF8EC" w:rsidR="006011A8" w:rsidRDefault="006011A8" w:rsidP="002726C6">
      <w:r w:rsidRPr="006011A8">
        <w:rPr>
          <w:b/>
          <w:bCs/>
        </w:rPr>
        <w:t>Atributos:</w:t>
      </w:r>
      <w:r w:rsidRPr="006011A8">
        <w:t xml:space="preserve"> id_permisos (clave primaria), id_usuario (clave foránea), id_motivo (clave foránea), fecha_ini, hora_ini, fecha_fin, hora_fin, total_horas, observaciones, goce, status, adjunto, creado, hora_creado. </w:t>
      </w:r>
    </w:p>
    <w:p w14:paraId="3FBC4D58" w14:textId="34C3DD59" w:rsidR="00A56AFC" w:rsidRPr="006011A8" w:rsidRDefault="00A56AFC" w:rsidP="00A56AFC">
      <w:r w:rsidRPr="00A56AFC">
        <w:rPr>
          <w:b/>
          <w:bCs/>
        </w:rPr>
        <w:t>Métodos:</w:t>
      </w:r>
      <w:r w:rsidR="000B3886">
        <w:t xml:space="preserve"> </w:t>
      </w:r>
      <w:r w:rsidR="00720081" w:rsidRPr="00436071">
        <w:t>nuevo_permiso(), guardar_permisos(), actualizar_permisos(), cambiar_estadoPermiso(), filtrar_permisos(), eliminar_permisos(), imprimir_permisos()</w:t>
      </w:r>
    </w:p>
    <w:p w14:paraId="5950D42E" w14:textId="77777777" w:rsidR="006011A8" w:rsidRPr="006011A8" w:rsidRDefault="006011A8" w:rsidP="002726C6">
      <w:r w:rsidRPr="006011A8">
        <w:rPr>
          <w:b/>
          <w:bCs/>
        </w:rPr>
        <w:t>motivos_permisos</w:t>
      </w:r>
      <w:r w:rsidRPr="006011A8">
        <w:t>:</w:t>
      </w:r>
    </w:p>
    <w:p w14:paraId="0CE8D9C8" w14:textId="77777777" w:rsidR="006011A8" w:rsidRPr="006011A8" w:rsidRDefault="006011A8" w:rsidP="002726C6">
      <w:r w:rsidRPr="006011A8">
        <w:rPr>
          <w:b/>
          <w:bCs/>
        </w:rPr>
        <w:t>Propósito:</w:t>
      </w:r>
      <w:r w:rsidRPr="006011A8">
        <w:t xml:space="preserve"> Define las razones para las licencias o permisos.</w:t>
      </w:r>
    </w:p>
    <w:p w14:paraId="5BF784CD" w14:textId="51E4C3EF" w:rsidR="006011A8" w:rsidRDefault="006011A8" w:rsidP="00433F01">
      <w:r w:rsidRPr="006011A8">
        <w:rPr>
          <w:b/>
          <w:bCs/>
        </w:rPr>
        <w:t>Atributos:</w:t>
      </w:r>
      <w:r w:rsidRPr="006011A8">
        <w:t xml:space="preserve"> </w:t>
      </w:r>
      <w:r w:rsidR="00433F01">
        <w:t>id_</w:t>
      </w:r>
      <w:r w:rsidRPr="006011A8">
        <w:t xml:space="preserve">motivo (clave primaria), descripcion, status, fecha_creacion. </w:t>
      </w:r>
    </w:p>
    <w:p w14:paraId="579D7642" w14:textId="33A1660E" w:rsidR="00042AF1" w:rsidRDefault="00042AF1" w:rsidP="00042AF1">
      <w:r w:rsidRPr="00042AF1">
        <w:rPr>
          <w:b/>
          <w:bCs/>
        </w:rPr>
        <w:t>Métodos:</w:t>
      </w:r>
      <w:r w:rsidRPr="00042AF1">
        <w:t xml:space="preserve"> guardar_motivoPermisos(), actualizar_motivoPermisos(), cambiar_estadoMotivoPermisos()</w:t>
      </w:r>
    </w:p>
    <w:p w14:paraId="602630C9" w14:textId="77777777" w:rsidR="006011A8" w:rsidRPr="006011A8" w:rsidRDefault="006011A8" w:rsidP="002726C6">
      <w:r w:rsidRPr="006011A8">
        <w:rPr>
          <w:b/>
          <w:bCs/>
        </w:rPr>
        <w:t>vacaciones</w:t>
      </w:r>
      <w:r w:rsidRPr="006011A8">
        <w:t>:</w:t>
      </w:r>
    </w:p>
    <w:p w14:paraId="342A7B38" w14:textId="77777777" w:rsidR="006011A8" w:rsidRPr="006011A8" w:rsidRDefault="006011A8" w:rsidP="002726C6">
      <w:r w:rsidRPr="006011A8">
        <w:rPr>
          <w:b/>
          <w:bCs/>
        </w:rPr>
        <w:t>Propósito:</w:t>
      </w:r>
      <w:r w:rsidRPr="006011A8">
        <w:t xml:space="preserve"> Gestiona las solicitudes de vacaciones y los saldos de los empleados.</w:t>
      </w:r>
    </w:p>
    <w:p w14:paraId="5CC5E8E9" w14:textId="3ED6D442" w:rsidR="006011A8" w:rsidRDefault="006011A8" w:rsidP="002726C6">
      <w:r w:rsidRPr="006011A8">
        <w:rPr>
          <w:b/>
          <w:bCs/>
        </w:rPr>
        <w:t>Atributos:</w:t>
      </w:r>
      <w:r w:rsidRPr="006011A8">
        <w:t xml:space="preserve"> id_vacaciones (clave primaria), anio (año), fecha_inicio, fecha_termino, dias, periodo, dia_usado, dia_pendiente, id_usuario (clave foránea), id_autoriza (clave foránea para el usuario que autoriza), </w:t>
      </w:r>
      <w:r w:rsidR="00776A16" w:rsidRPr="006011A8">
        <w:t>aprobación</w:t>
      </w:r>
      <w:r w:rsidRPr="006011A8">
        <w:t xml:space="preserve">, status. </w:t>
      </w:r>
    </w:p>
    <w:p w14:paraId="1162FCE4" w14:textId="344D3C07" w:rsidR="00C97BE1" w:rsidRPr="006011A8" w:rsidRDefault="00C97BE1" w:rsidP="002726C6">
      <w:r w:rsidRPr="00C97BE1">
        <w:rPr>
          <w:b/>
          <w:bCs/>
        </w:rPr>
        <w:lastRenderedPageBreak/>
        <w:t>Métodos:</w:t>
      </w:r>
      <w:r w:rsidRPr="00C97BE1">
        <w:t xml:space="preserve"> nuevo_vacacaciones(), guardar_vacaciones(), actualizar_vacaciones(), cambiar_estadoVacaciones(), asignar_vacaciones(), imprimir_vacaciones(), eliminar_vacaciones().</w:t>
      </w:r>
    </w:p>
    <w:p w14:paraId="12D80C59" w14:textId="77777777" w:rsidR="002726C6" w:rsidRPr="002726C6" w:rsidRDefault="002726C6" w:rsidP="002726C6">
      <w:r w:rsidRPr="002726C6">
        <w:rPr>
          <w:b/>
          <w:bCs/>
        </w:rPr>
        <w:t>centro_costo (Centro de Costo)</w:t>
      </w:r>
      <w:r w:rsidRPr="002726C6">
        <w:t>:</w:t>
      </w:r>
    </w:p>
    <w:p w14:paraId="055E7360" w14:textId="5299C290" w:rsidR="002726C6" w:rsidRPr="002726C6" w:rsidRDefault="002726C6" w:rsidP="002726C6">
      <w:r w:rsidRPr="002726C6">
        <w:rPr>
          <w:b/>
          <w:bCs/>
        </w:rPr>
        <w:t>Propósito:</w:t>
      </w:r>
      <w:r w:rsidRPr="002726C6">
        <w:t xml:space="preserve"> Gestiona</w:t>
      </w:r>
      <w:r w:rsidR="00776A16">
        <w:t>r</w:t>
      </w:r>
      <w:r w:rsidRPr="002726C6">
        <w:t xml:space="preserve"> los centros de costo para el seguimiento financiero.</w:t>
      </w:r>
    </w:p>
    <w:p w14:paraId="137CD077" w14:textId="77777777" w:rsidR="002726C6" w:rsidRDefault="002726C6" w:rsidP="009378D4">
      <w:r w:rsidRPr="002726C6">
        <w:rPr>
          <w:b/>
          <w:bCs/>
        </w:rPr>
        <w:t>Atributos:</w:t>
      </w:r>
      <w:r w:rsidRPr="002726C6">
        <w:t xml:space="preserve"> id_centro (clave primaria), fecha_creacion, descripcion, status. </w:t>
      </w:r>
    </w:p>
    <w:p w14:paraId="7453E2B1" w14:textId="0CB54603" w:rsidR="009378D4" w:rsidRPr="002726C6" w:rsidRDefault="009378D4" w:rsidP="009378D4">
      <w:r w:rsidRPr="009378D4">
        <w:rPr>
          <w:b/>
          <w:bCs/>
        </w:rPr>
        <w:t>Métodos:</w:t>
      </w:r>
      <w:r w:rsidRPr="009378D4">
        <w:t xml:space="preserve"> nuevo_CC(), guardar_CC(), actualizar_CC(), cambiar_estadoCC()</w:t>
      </w:r>
    </w:p>
    <w:p w14:paraId="04A9BFCF" w14:textId="27D01840" w:rsidR="008308F1" w:rsidRDefault="002C7449" w:rsidP="002726C6">
      <w:r w:rsidRPr="00A74718">
        <w:rPr>
          <w:b/>
          <w:bCs/>
        </w:rPr>
        <w:t>Relación</w:t>
      </w:r>
      <w:r w:rsidR="00527885">
        <w:t>:</w:t>
      </w:r>
    </w:p>
    <w:p w14:paraId="12CD6C65" w14:textId="4CBF92EC" w:rsidR="00527885" w:rsidRDefault="00527885" w:rsidP="002726C6">
      <w:r>
        <w:t xml:space="preserve">Turnos </w:t>
      </w:r>
      <w:r w:rsidR="00BD2367">
        <w:t>puede tener 1 usuario como el usuario puede tener 1 turno</w:t>
      </w:r>
    </w:p>
    <w:p w14:paraId="5A4049C6" w14:textId="349E3E43" w:rsidR="00BD2367" w:rsidRDefault="009F541F" w:rsidP="002726C6">
      <w:r>
        <w:t>Motivo de permi</w:t>
      </w:r>
      <w:r w:rsidR="00216B9D">
        <w:t>so</w:t>
      </w:r>
      <w:r>
        <w:t xml:space="preserve"> puede tener múltiples permiso y permiso puede tener 1 motivo de permiso</w:t>
      </w:r>
      <w:r w:rsidR="00216B9D">
        <w:t>, si no existe un permiso no podría haber un motivo de permiso</w:t>
      </w:r>
    </w:p>
    <w:p w14:paraId="08B1D9EE" w14:textId="6D820C5D" w:rsidR="009F541F" w:rsidRDefault="00BD7303" w:rsidP="002726C6">
      <w:r>
        <w:t xml:space="preserve">Usuario puede tener de 0 a muchos permisos y permisos puede </w:t>
      </w:r>
      <w:r w:rsidR="009277D1">
        <w:t>tener</w:t>
      </w:r>
      <w:r>
        <w:t xml:space="preserve"> de 1 </w:t>
      </w:r>
      <w:r w:rsidR="009277D1">
        <w:t>usuari</w:t>
      </w:r>
      <w:r w:rsidR="00A766CB">
        <w:t>o, si no existiera un usuario no existe un permiso</w:t>
      </w:r>
    </w:p>
    <w:p w14:paraId="0BABD0D0" w14:textId="32162E68" w:rsidR="009E46F9" w:rsidRDefault="009E46F9" w:rsidP="002726C6">
      <w:r>
        <w:t xml:space="preserve">Usuario </w:t>
      </w:r>
      <w:r w:rsidR="00592F83">
        <w:t xml:space="preserve">puede tener </w:t>
      </w:r>
      <w:r w:rsidR="00A766CB">
        <w:t>1 vacaciones y vacaciones puede tener 1 usuario, si no existe usuario, no existe vacaciones</w:t>
      </w:r>
    </w:p>
    <w:p w14:paraId="032B7ADA" w14:textId="2B4EB6A0" w:rsidR="00A766CB" w:rsidRDefault="00467D7B" w:rsidP="002726C6">
      <w:r>
        <w:t xml:space="preserve">Marcas puede tener 1 usuario y usuario puede tener de 1 a muchas marcas, si no existen </w:t>
      </w:r>
      <w:r w:rsidR="00536426">
        <w:t>usuario no hay marcas.</w:t>
      </w:r>
    </w:p>
    <w:p w14:paraId="547A14A3" w14:textId="5D9C2385" w:rsidR="00536426" w:rsidRDefault="00DE7BFD" w:rsidP="002726C6">
      <w:r>
        <w:t>Tipo_contrato puede tener de 1 a mucho usuarios y usuarios pueden tener 1 tipo_contrato</w:t>
      </w:r>
      <w:r w:rsidR="00AB4693">
        <w:t>, el tipo de contrato puede existir sin que exista usuario.</w:t>
      </w:r>
    </w:p>
    <w:p w14:paraId="58C3C37F" w14:textId="6FC9FF4D" w:rsidR="00AB4693" w:rsidRDefault="00622870" w:rsidP="002726C6">
      <w:r>
        <w:t xml:space="preserve">Dispositivos </w:t>
      </w:r>
      <w:r w:rsidR="005A7A27">
        <w:t>puede</w:t>
      </w:r>
      <w:r>
        <w:t xml:space="preserve"> tener muchas marcas y marcas puede tener 1 dispo</w:t>
      </w:r>
      <w:r w:rsidR="00867245">
        <w:t>sitivo, si no existe</w:t>
      </w:r>
      <w:r w:rsidR="00776A16">
        <w:t>n</w:t>
      </w:r>
      <w:r w:rsidR="00867245">
        <w:t xml:space="preserve"> </w:t>
      </w:r>
      <w:r w:rsidR="005A7A27">
        <w:t>dispositivos</w:t>
      </w:r>
      <w:r w:rsidR="00867245">
        <w:t xml:space="preserve">, puede haber </w:t>
      </w:r>
      <w:r w:rsidR="005A7A27">
        <w:t>marcas.</w:t>
      </w:r>
    </w:p>
    <w:p w14:paraId="01FDAC29" w14:textId="5282276A" w:rsidR="005A7A27" w:rsidRDefault="00C16ADC" w:rsidP="002726C6">
      <w:r>
        <w:t>Sucursal puede tener 1 dispositivo y un dispositivo puede tener 1 sucursal, sin una sucursal no puede existir un dispositivo.</w:t>
      </w:r>
    </w:p>
    <w:p w14:paraId="76B8F1A2" w14:textId="5BE5AA40" w:rsidR="00C16ADC" w:rsidRDefault="00971784" w:rsidP="002726C6">
      <w:r>
        <w:t xml:space="preserve">Empresas puede tener de 1 a </w:t>
      </w:r>
      <w:r w:rsidR="006C1607">
        <w:t>mucho tipo</w:t>
      </w:r>
      <w:r>
        <w:t>_</w:t>
      </w:r>
      <w:r w:rsidR="006C1607">
        <w:t>contrato,</w:t>
      </w:r>
      <w:r>
        <w:t>pero a su vez tipo_contrato puede tener 1 empresa.</w:t>
      </w:r>
    </w:p>
    <w:p w14:paraId="543AD795" w14:textId="65BA4623" w:rsidR="006C1607" w:rsidRDefault="007A26F2" w:rsidP="004D08B0">
      <w:r>
        <w:lastRenderedPageBreak/>
        <w:t xml:space="preserve">Departamentos puede tener de 1 a muchos usuarios y usuarios puede tener 1 </w:t>
      </w:r>
      <w:r w:rsidR="003B26CB">
        <w:t>departamentos,</w:t>
      </w:r>
      <w:r>
        <w:t xml:space="preserve"> si no existe usuario igual puede existir departamentos.</w:t>
      </w:r>
    </w:p>
    <w:p w14:paraId="670DB60C" w14:textId="3621AC9E" w:rsidR="007A26F2" w:rsidRDefault="003B26CB" w:rsidP="004D08B0">
      <w:r>
        <w:t>Departamentos puede tener 1 empresa y empresa puede tener de 1 a muchos departamentos.</w:t>
      </w:r>
    </w:p>
    <w:p w14:paraId="142A28D3" w14:textId="69C1EAE3" w:rsidR="003B26CB" w:rsidRDefault="00C130EC" w:rsidP="004D08B0">
      <w:r>
        <w:t>Holdi</w:t>
      </w:r>
      <w:r w:rsidR="00D85468">
        <w:t>ng</w:t>
      </w:r>
      <w:r>
        <w:t xml:space="preserve"> puede tener de 1 a muchas empresas y empresas puede tener 1 holding, si no existe empresa igual puede exist</w:t>
      </w:r>
      <w:r w:rsidR="00776A16">
        <w:t>ir</w:t>
      </w:r>
      <w:r>
        <w:t xml:space="preserve"> holding</w:t>
      </w:r>
      <w:r w:rsidR="00D85468">
        <w:t>.</w:t>
      </w:r>
    </w:p>
    <w:p w14:paraId="160F4EE9" w14:textId="6A1A2B26" w:rsidR="00D85468" w:rsidRDefault="00D85468" w:rsidP="004D08B0">
      <w:r>
        <w:t>Centro_costo puede tener de 1 a muchos usuarios, pero usuarios puede</w:t>
      </w:r>
      <w:r w:rsidR="00776A16">
        <w:t xml:space="preserve"> </w:t>
      </w:r>
      <w:r>
        <w:t>tener 1 centro de costo, si no existe usuarios, igualmente puede haber un centro de costo.</w:t>
      </w:r>
    </w:p>
    <w:p w14:paraId="0BD8CD1A" w14:textId="762E69E8" w:rsidR="00D85468" w:rsidRDefault="00D85468" w:rsidP="004D08B0">
      <w:r>
        <w:t xml:space="preserve">Empresas puede te4ner de 1 a </w:t>
      </w:r>
      <w:r w:rsidR="00876D85">
        <w:t>muchos centros</w:t>
      </w:r>
      <w:r>
        <w:t xml:space="preserve"> de costos y centro de costos puede tener 1 empresa, si no hay una empresa puede haber </w:t>
      </w:r>
      <w:r w:rsidR="00876D85">
        <w:t>un centro</w:t>
      </w:r>
      <w:r>
        <w:t xml:space="preserve"> de costo de todas formas.</w:t>
      </w:r>
    </w:p>
    <w:p w14:paraId="20B6ADAE" w14:textId="07DEDB93" w:rsidR="00971784" w:rsidRDefault="63354E94" w:rsidP="00AA304E">
      <w:pPr>
        <w:pStyle w:val="Ttulo2"/>
      </w:pPr>
      <w:bookmarkStart w:id="555" w:name="_Toc208864151"/>
      <w:r>
        <w:t>Árbol de navegación</w:t>
      </w:r>
      <w:r w:rsidR="00613426">
        <w:t xml:space="preserve"> y </w:t>
      </w:r>
      <w:r w:rsidR="00021088">
        <w:t>v</w:t>
      </w:r>
      <w:r w:rsidR="00613426">
        <w:t>ista del menú desplegable</w:t>
      </w:r>
      <w:bookmarkEnd w:id="555"/>
    </w:p>
    <w:p w14:paraId="7EB79AFE" w14:textId="5AE59152" w:rsidR="00965C25" w:rsidRDefault="00965C25" w:rsidP="00965C25"/>
    <w:p w14:paraId="0602546F" w14:textId="77777777" w:rsidR="004A3C63" w:rsidRPr="004A3C63" w:rsidRDefault="004A3C63" w:rsidP="004A3C63">
      <w:pPr>
        <w:numPr>
          <w:ilvl w:val="0"/>
          <w:numId w:val="59"/>
        </w:numPr>
      </w:pPr>
      <w:r w:rsidRPr="004A3C63">
        <w:t>1. Acceso y Navegación Principal</w:t>
      </w:r>
    </w:p>
    <w:p w14:paraId="226DE052" w14:textId="77777777" w:rsidR="004A3C63" w:rsidRPr="004A3C63" w:rsidRDefault="004A3C63" w:rsidP="004A3C63">
      <w:pPr>
        <w:numPr>
          <w:ilvl w:val="0"/>
          <w:numId w:val="59"/>
        </w:numPr>
      </w:pPr>
      <w:r w:rsidRPr="004A3C63">
        <w:t>Inicio de Sesión (Iniciar sesión): Es el punto de entrada al sistema. El usuario debe ingresar sus credenciales para acceder.</w:t>
      </w:r>
    </w:p>
    <w:p w14:paraId="6C4373E4" w14:textId="77777777" w:rsidR="004A3C63" w:rsidRPr="004A3C63" w:rsidRDefault="004A3C63" w:rsidP="004A3C63">
      <w:pPr>
        <w:numPr>
          <w:ilvl w:val="0"/>
          <w:numId w:val="59"/>
        </w:numPr>
      </w:pPr>
      <w:r w:rsidRPr="004A3C63">
        <w:t>Dashboard (Dashboard): Una vez dentro, el usuario llega a una pantalla principal o "Dashboard", que seguramente muestra un resumen de la información más relevante.</w:t>
      </w:r>
    </w:p>
    <w:p w14:paraId="72C1E451" w14:textId="77777777" w:rsidR="004A3C63" w:rsidRPr="004A3C63" w:rsidRDefault="004A3C63" w:rsidP="004A3C63">
      <w:pPr>
        <w:numPr>
          <w:ilvl w:val="0"/>
          <w:numId w:val="59"/>
        </w:numPr>
      </w:pPr>
      <w:r w:rsidRPr="004A3C63">
        <w:t>Menú Principal (Menu): Desde aquí, el usuario puede navegar a todas las secciones principales del sistema.</w:t>
      </w:r>
    </w:p>
    <w:p w14:paraId="1360E63F" w14:textId="77777777" w:rsidR="004A3C63" w:rsidRPr="004A3C63" w:rsidRDefault="004A3C63" w:rsidP="004A3C63">
      <w:pPr>
        <w:numPr>
          <w:ilvl w:val="0"/>
          <w:numId w:val="59"/>
        </w:numPr>
      </w:pPr>
      <w:r w:rsidRPr="004A3C63">
        <w:t>2. Módulos Principales del Sistema</w:t>
      </w:r>
    </w:p>
    <w:p w14:paraId="076DCB3E" w14:textId="77777777" w:rsidR="004A3C63" w:rsidRPr="004A3C63" w:rsidRDefault="004A3C63" w:rsidP="004A3C63">
      <w:pPr>
        <w:ind w:firstLine="0"/>
      </w:pPr>
      <w:r w:rsidRPr="004A3C63">
        <w:t>El menú da acceso a varias áreas clave:</w:t>
      </w:r>
    </w:p>
    <w:p w14:paraId="1A1AC086" w14:textId="77777777" w:rsidR="004A3C63" w:rsidRPr="004A3C63" w:rsidRDefault="004A3C63" w:rsidP="004A3C63">
      <w:pPr>
        <w:numPr>
          <w:ilvl w:val="0"/>
          <w:numId w:val="60"/>
        </w:numPr>
      </w:pPr>
      <w:r w:rsidRPr="004A3C63">
        <w:t>Turnos (Turnos): Este módulo se encarga de la gestión de los horarios de trabajo. Permite:</w:t>
      </w:r>
    </w:p>
    <w:p w14:paraId="0F589499" w14:textId="77777777" w:rsidR="004A3C63" w:rsidRPr="004A3C63" w:rsidRDefault="004A3C63" w:rsidP="004A3C63">
      <w:pPr>
        <w:numPr>
          <w:ilvl w:val="1"/>
          <w:numId w:val="60"/>
        </w:numPr>
      </w:pPr>
      <w:r w:rsidRPr="004A3C63">
        <w:t>Crear nuevos turnos.</w:t>
      </w:r>
    </w:p>
    <w:p w14:paraId="544962BC" w14:textId="77777777" w:rsidR="004A3C63" w:rsidRPr="004A3C63" w:rsidRDefault="004A3C63" w:rsidP="004A3C63">
      <w:pPr>
        <w:numPr>
          <w:ilvl w:val="1"/>
          <w:numId w:val="60"/>
        </w:numPr>
      </w:pPr>
      <w:r w:rsidRPr="004A3C63">
        <w:t>Visualizar los turnos ya creados.</w:t>
      </w:r>
    </w:p>
    <w:p w14:paraId="1E5DA622" w14:textId="77777777" w:rsidR="004A3C63" w:rsidRPr="004A3C63" w:rsidRDefault="004A3C63" w:rsidP="004A3C63">
      <w:pPr>
        <w:numPr>
          <w:ilvl w:val="1"/>
          <w:numId w:val="60"/>
        </w:numPr>
      </w:pPr>
      <w:r w:rsidRPr="004A3C63">
        <w:t>Asignar turnos específicos a cada empleado.</w:t>
      </w:r>
    </w:p>
    <w:p w14:paraId="09BB260B" w14:textId="77777777" w:rsidR="004A3C63" w:rsidRPr="004A3C63" w:rsidRDefault="004A3C63" w:rsidP="004A3C63">
      <w:pPr>
        <w:numPr>
          <w:ilvl w:val="0"/>
          <w:numId w:val="60"/>
        </w:numPr>
      </w:pPr>
      <w:r w:rsidRPr="004A3C63">
        <w:lastRenderedPageBreak/>
        <w:t>Tablas Maestras (Tablas maestras): Esta es una sección de configuración central. Aquí se administra la información fundamental que el resto del sistema utilizará. Incluye la gestión de:</w:t>
      </w:r>
    </w:p>
    <w:p w14:paraId="6BAF369B" w14:textId="77777777" w:rsidR="004A3C63" w:rsidRPr="004A3C63" w:rsidRDefault="004A3C63" w:rsidP="004A3C63">
      <w:pPr>
        <w:numPr>
          <w:ilvl w:val="1"/>
          <w:numId w:val="60"/>
        </w:numPr>
      </w:pPr>
      <w:r w:rsidRPr="004A3C63">
        <w:t>Permisos: Ver los permisos de seguridad.</w:t>
      </w:r>
    </w:p>
    <w:p w14:paraId="3BCEC481" w14:textId="77777777" w:rsidR="004A3C63" w:rsidRPr="004A3C63" w:rsidRDefault="004A3C63" w:rsidP="004A3C63">
      <w:pPr>
        <w:numPr>
          <w:ilvl w:val="1"/>
          <w:numId w:val="60"/>
        </w:numPr>
      </w:pPr>
      <w:r w:rsidRPr="004A3C63">
        <w:t>Centros de costos: Administrar las unidades de negocio para la contabilidad.</w:t>
      </w:r>
    </w:p>
    <w:p w14:paraId="06556DCC" w14:textId="77777777" w:rsidR="004A3C63" w:rsidRPr="004A3C63" w:rsidRDefault="004A3C63" w:rsidP="004A3C63">
      <w:pPr>
        <w:numPr>
          <w:ilvl w:val="1"/>
          <w:numId w:val="60"/>
        </w:numPr>
      </w:pPr>
      <w:r w:rsidRPr="004A3C63">
        <w:t>Departamentos: Gestionar las áreas de la empresa.</w:t>
      </w:r>
    </w:p>
    <w:p w14:paraId="1661D1ED" w14:textId="77777777" w:rsidR="004A3C63" w:rsidRPr="004A3C63" w:rsidRDefault="004A3C63" w:rsidP="004A3C63">
      <w:pPr>
        <w:numPr>
          <w:ilvl w:val="1"/>
          <w:numId w:val="60"/>
        </w:numPr>
      </w:pPr>
      <w:r w:rsidRPr="004A3C63">
        <w:t>Motivos de permiso: Definir las razones por las que un empleado puede solicitar un permiso.</w:t>
      </w:r>
    </w:p>
    <w:p w14:paraId="41BF2805" w14:textId="77777777" w:rsidR="004A3C63" w:rsidRPr="004A3C63" w:rsidRDefault="004A3C63" w:rsidP="004A3C63">
      <w:pPr>
        <w:numPr>
          <w:ilvl w:val="1"/>
          <w:numId w:val="60"/>
        </w:numPr>
      </w:pPr>
      <w:r w:rsidRPr="004A3C63">
        <w:t>Sucursales: Administrar las diferentes sedes de la empresa.</w:t>
      </w:r>
    </w:p>
    <w:p w14:paraId="5D6F2720" w14:textId="77777777" w:rsidR="004A3C63" w:rsidRPr="004A3C63" w:rsidRDefault="004A3C63" w:rsidP="004A3C63">
      <w:pPr>
        <w:numPr>
          <w:ilvl w:val="1"/>
          <w:numId w:val="60"/>
        </w:numPr>
      </w:pPr>
      <w:r w:rsidRPr="004A3C63">
        <w:t>Tipos de Contrato y Vacaciones: Definir las distintas modalidades de contratos y tipos de vacaciones disponibles.</w:t>
      </w:r>
    </w:p>
    <w:p w14:paraId="0C3CD244" w14:textId="77777777" w:rsidR="004A3C63" w:rsidRPr="004A3C63" w:rsidRDefault="004A3C63" w:rsidP="004A3C63">
      <w:pPr>
        <w:numPr>
          <w:ilvl w:val="0"/>
          <w:numId w:val="60"/>
        </w:numPr>
      </w:pPr>
      <w:r w:rsidRPr="004A3C63">
        <w:t>Vacaciones (Vacaciones): Permite a los usuarios crear y visualizar solicitudes de vacaciones.</w:t>
      </w:r>
    </w:p>
    <w:p w14:paraId="145B33CD" w14:textId="77777777" w:rsidR="004A3C63" w:rsidRPr="004A3C63" w:rsidRDefault="004A3C63" w:rsidP="004A3C63">
      <w:pPr>
        <w:numPr>
          <w:ilvl w:val="0"/>
          <w:numId w:val="60"/>
        </w:numPr>
      </w:pPr>
      <w:r w:rsidRPr="004A3C63">
        <w:t>Informe de asistencia (Informe de asistencia): Una herramienta para consultar el registro de asistencia de cada uno de los empleados.</w:t>
      </w:r>
    </w:p>
    <w:p w14:paraId="09DF02B0" w14:textId="77777777" w:rsidR="004A3C63" w:rsidRPr="004A3C63" w:rsidRDefault="004A3C63" w:rsidP="004A3C63">
      <w:pPr>
        <w:numPr>
          <w:ilvl w:val="0"/>
          <w:numId w:val="60"/>
        </w:numPr>
      </w:pPr>
      <w:r w:rsidRPr="004A3C63">
        <w:t>Ingreso de permisos (Ingreso de permisos): Un formulario para que el usuario pueda crear una nueva solicitud de permiso, especificando el motivo.</w:t>
      </w:r>
    </w:p>
    <w:p w14:paraId="4B76CACA" w14:textId="77777777" w:rsidR="004A3C63" w:rsidRPr="004A3C63" w:rsidRDefault="004A3C63" w:rsidP="004A3C63">
      <w:pPr>
        <w:numPr>
          <w:ilvl w:val="0"/>
          <w:numId w:val="60"/>
        </w:numPr>
      </w:pPr>
      <w:r w:rsidRPr="004A3C63">
        <w:t>Informes (Informes): Esta sección se dedica a la visualización de reportes. En el diagrama se especifican dos tipos:</w:t>
      </w:r>
    </w:p>
    <w:p w14:paraId="274E91B5" w14:textId="77777777" w:rsidR="004A3C63" w:rsidRPr="004A3C63" w:rsidRDefault="004A3C63" w:rsidP="004A3C63">
      <w:pPr>
        <w:numPr>
          <w:ilvl w:val="1"/>
          <w:numId w:val="60"/>
        </w:numPr>
      </w:pPr>
      <w:r w:rsidRPr="004A3C63">
        <w:t>Permisos Aprobados: Muestra un listado de todos los permisos que han sido concedidos.</w:t>
      </w:r>
    </w:p>
    <w:p w14:paraId="0C389CEE" w14:textId="77777777" w:rsidR="004A3C63" w:rsidRPr="004A3C63" w:rsidRDefault="004A3C63" w:rsidP="004A3C63">
      <w:pPr>
        <w:numPr>
          <w:ilvl w:val="1"/>
          <w:numId w:val="60"/>
        </w:numPr>
      </w:pPr>
      <w:r w:rsidRPr="004A3C63">
        <w:t>Faltas de Empleados: Permite ver un listado de todos los empleados y consultar las ausencias (faltas) de cada uno.</w:t>
      </w:r>
    </w:p>
    <w:p w14:paraId="72E91792" w14:textId="77777777" w:rsidR="004A3C63" w:rsidRPr="004A3C63" w:rsidRDefault="004A3C63" w:rsidP="004A3C63">
      <w:pPr>
        <w:numPr>
          <w:ilvl w:val="0"/>
          <w:numId w:val="60"/>
        </w:numPr>
      </w:pPr>
      <w:r w:rsidRPr="004A3C63">
        <w:t>Salir (Salir): La funcionalidad para cerrar la sesión de forma segura.</w:t>
      </w:r>
    </w:p>
    <w:p w14:paraId="6BEDB391" w14:textId="77777777" w:rsidR="00BF0E25" w:rsidRDefault="00BF0E25" w:rsidP="008D0C9F">
      <w:pPr>
        <w:ind w:firstLine="0"/>
      </w:pPr>
    </w:p>
    <w:p w14:paraId="5748718D" w14:textId="289D5D81" w:rsidR="00343424" w:rsidRDefault="005434DA" w:rsidP="001170E8">
      <w:pPr>
        <w:pStyle w:val="Ttulo2"/>
      </w:pPr>
      <w:bookmarkStart w:id="556" w:name="_Toc208864152"/>
      <w:r>
        <w:lastRenderedPageBreak/>
        <w:t xml:space="preserve">Pdf </w:t>
      </w:r>
      <w:r w:rsidR="00343424">
        <w:t>Tabla de esfuerzo</w:t>
      </w:r>
      <w:bookmarkEnd w:id="556"/>
    </w:p>
    <w:p w14:paraId="283CA3E4" w14:textId="77777777" w:rsidR="001170E8" w:rsidRPr="001170E8" w:rsidRDefault="001170E8" w:rsidP="001170E8"/>
    <w:p w14:paraId="464062AD" w14:textId="13A0F1C6" w:rsidR="0037061D" w:rsidRDefault="0037061D" w:rsidP="00343424">
      <w:pPr>
        <w:spacing w:line="278" w:lineRule="auto"/>
        <w:ind w:firstLine="0"/>
        <w:jc w:val="left"/>
      </w:pPr>
    </w:p>
    <w:p w14:paraId="3A4CBCE4" w14:textId="77777777" w:rsidR="0037061D" w:rsidRDefault="0037061D" w:rsidP="0037061D">
      <w:pPr>
        <w:pStyle w:val="Ttulo2"/>
      </w:pPr>
      <w:bookmarkStart w:id="557" w:name="_Toc208864153"/>
      <w:r>
        <w:t>Diagrama de despliegue</w:t>
      </w:r>
      <w:bookmarkEnd w:id="557"/>
    </w:p>
    <w:p w14:paraId="58F3A034" w14:textId="68912779" w:rsidR="0037061D" w:rsidRPr="0037061D" w:rsidRDefault="07AA0FBC" w:rsidP="0037061D">
      <w:r>
        <w:t>El diagrama de despliegue detalla la arquitectura de despliegue de un sistema integral, estructurado en una configuración cliente-servidor para optimizar la gestión y procesamiento de información. Este sistema se compone de dos nodos principales: un PC Usuario y un Servidor, los cuales interactúan de forma segura y eficiente.</w:t>
      </w:r>
    </w:p>
    <w:p w14:paraId="1555D657" w14:textId="5C2BDDE5" w:rsidR="0037061D" w:rsidRPr="0037061D" w:rsidRDefault="63ED8AC9" w:rsidP="0037061D">
      <w:r>
        <w:t>El PC Usuario representa el punto de acceso para los usuarios finales, requiriendo al menos un disco duro de 120GB, 2GB de RAM, un procesador Intel Core 3220 y conectividad de red. Sus capacidades ejecutables se centran en la interacción con el sistema, permitiendo la navegación y la ejecución de operaciones de gestión de datos, tales como la adición, modificación, visualización, filtrado, guardado e impresión de información relacionada con empleados, contratos, sucursales, centros de costos, vacaciones, permisos y turnos, además de la generación de gráficos.</w:t>
      </w:r>
    </w:p>
    <w:p w14:paraId="190C8D37" w14:textId="7ED6538A" w:rsidR="0037061D" w:rsidRPr="0037061D" w:rsidRDefault="012B279D" w:rsidP="0037061D">
      <w:r>
        <w:t>Por otro lado, el Servidor el cual alberga la Base de datos y el Servidor web, constituye el núcleo del sistema, albergando la lógica de negocio y la persistencia de datos. Sus requerimientos de hardware son superiores, con un disco SSD de 1TB, 20</w:t>
      </w:r>
      <w:r w:rsidR="00776A16">
        <w:t xml:space="preserve"> </w:t>
      </w:r>
      <w:r>
        <w:t>GB de RAM, un procesador Intel Xeon E5-2603 V3 y el sistema operativo Windows Server 2012. Este servidor aloja componentes clave como Apache (servidor web), PHP (lenguaje de scripting), MySQL/mariaDB (base de datos), y frameworks front-end como Bootstrap, CSS y JavaScript. Las funcionalidades ejecutables del servidor replican y amplían las del PC Usuario, garantizando el procesamiento y almacenamiento centralizado de toda la información, incluyendo un controlador específico para MySQL y la capacidad de almacenar datos.</w:t>
      </w:r>
    </w:p>
    <w:p w14:paraId="71DF2A37" w14:textId="7F4FDC86" w:rsidR="403830FE" w:rsidRDefault="0037061D" w:rsidP="00776A16">
      <w:pPr>
        <w:ind w:firstLine="0"/>
      </w:pPr>
      <w:r w:rsidRPr="0037061D">
        <w:t xml:space="preserve">La comunicación entre ambos nodos se realiza de manera robusta y segura mediante el protocolo JSON sobre HTTPS, asegurando la integridad y confidencialidad de los datos transmitidos. Esta arquitectura permite una clara separación de responsabilidades, donde el PC Usuario se enfoca en la interfaz y la experiencia del usuario, mientras que el Servidor Web gestiona el procesamiento </w:t>
      </w:r>
      <w:r w:rsidRPr="0037061D">
        <w:lastRenderedPageBreak/>
        <w:t>intensivo de datos y su almacenamiento centralizado, conformando un sistema escalable y con un alto nivel de seguridad.</w:t>
      </w:r>
      <w:r w:rsidR="001849AB">
        <w:br w:type="page"/>
      </w:r>
    </w:p>
    <w:p w14:paraId="3FD69C5A" w14:textId="1D5D8E88" w:rsidR="00740EFB" w:rsidRDefault="00740EFB" w:rsidP="00740EFB">
      <w:pPr>
        <w:pStyle w:val="Ttulo1"/>
      </w:pPr>
      <w:bookmarkStart w:id="558" w:name="_Toc201199662"/>
      <w:bookmarkStart w:id="559" w:name="_Toc201199751"/>
      <w:bookmarkStart w:id="560" w:name="_Toc207209068"/>
      <w:bookmarkStart w:id="561" w:name="_Toc207894800"/>
      <w:bookmarkStart w:id="562" w:name="_Toc208864154"/>
      <w:bookmarkStart w:id="563" w:name="_Toc208864232"/>
      <w:bookmarkStart w:id="564" w:name="_Toc208864337"/>
      <w:r>
        <w:lastRenderedPageBreak/>
        <w:t>REFERENCIAS</w:t>
      </w:r>
      <w:bookmarkEnd w:id="558"/>
      <w:bookmarkEnd w:id="559"/>
      <w:bookmarkEnd w:id="560"/>
      <w:bookmarkEnd w:id="561"/>
      <w:bookmarkEnd w:id="562"/>
      <w:bookmarkEnd w:id="563"/>
      <w:bookmarkEnd w:id="564"/>
    </w:p>
    <w:sdt>
      <w:sdtPr>
        <w:rPr>
          <w:lang w:val="es-ES"/>
        </w:rPr>
        <w:id w:val="9197409"/>
        <w:docPartObj>
          <w:docPartGallery w:val="Bibliographies"/>
          <w:docPartUnique/>
        </w:docPartObj>
      </w:sdtPr>
      <w:sdtEndPr>
        <w:rPr>
          <w:lang w:val="es-CL"/>
        </w:rPr>
      </w:sdtEndPr>
      <w:sdtContent>
        <w:p w14:paraId="1E9D9A7F" w14:textId="47A5D484" w:rsidR="001849AB" w:rsidRDefault="001849AB" w:rsidP="001849AB"/>
        <w:sdt>
          <w:sdtPr>
            <w:id w:val="-573587230"/>
            <w:bibliography/>
          </w:sdtPr>
          <w:sdtContent>
            <w:p w14:paraId="0E8A9986" w14:textId="77777777" w:rsidR="00CF7F8E" w:rsidRDefault="001849AB" w:rsidP="00CF7F8E">
              <w:pPr>
                <w:pStyle w:val="Bibliografa"/>
                <w:ind w:left="720" w:hanging="720"/>
                <w:rPr>
                  <w:noProof/>
                </w:rPr>
              </w:pPr>
              <w:r>
                <w:fldChar w:fldCharType="begin"/>
              </w:r>
              <w:r>
                <w:instrText>BIBLIOGRAPHY</w:instrText>
              </w:r>
              <w:r>
                <w:fldChar w:fldCharType="separate"/>
              </w:r>
              <w:r w:rsidR="00CF7F8E">
                <w:rPr>
                  <w:noProof/>
                </w:rPr>
                <w:t xml:space="preserve">EugCom. (07 de 05 de 2025). </w:t>
              </w:r>
              <w:r w:rsidR="00CF7F8E">
                <w:rPr>
                  <w:i/>
                  <w:iCs/>
                  <w:noProof/>
                </w:rPr>
                <w:t>EugCom</w:t>
              </w:r>
              <w:r w:rsidR="00CF7F8E">
                <w:rPr>
                  <w:noProof/>
                </w:rPr>
                <w:t>. Obtenido de EugCom: https://www.eugcom.cl/</w:t>
              </w:r>
            </w:p>
            <w:p w14:paraId="76307534" w14:textId="77777777" w:rsidR="00CF7F8E" w:rsidRDefault="00CF7F8E" w:rsidP="00CF7F8E">
              <w:pPr>
                <w:pStyle w:val="Bibliografa"/>
                <w:ind w:left="720" w:hanging="720"/>
                <w:rPr>
                  <w:noProof/>
                </w:rPr>
              </w:pPr>
              <w:r>
                <w:rPr>
                  <w:noProof/>
                </w:rPr>
                <w:t xml:space="preserve">Sanchez, C. (24 de 01 de 2020). </w:t>
              </w:r>
              <w:r>
                <w:rPr>
                  <w:i/>
                  <w:iCs/>
                  <w:noProof/>
                </w:rPr>
                <w:t>Normas APA</w:t>
              </w:r>
              <w:r>
                <w:rPr>
                  <w:noProof/>
                </w:rPr>
                <w:t>. Obtenido de Normas APA: https://normas-apa.org/citas/</w:t>
              </w:r>
            </w:p>
            <w:p w14:paraId="3C0D4FB1" w14:textId="77777777" w:rsidR="00CF7F8E" w:rsidRDefault="00CF7F8E" w:rsidP="00CF7F8E">
              <w:pPr>
                <w:pStyle w:val="Bibliografa"/>
                <w:ind w:left="720" w:hanging="720"/>
                <w:rPr>
                  <w:noProof/>
                </w:rPr>
              </w:pPr>
              <w:r>
                <w:rPr>
                  <w:noProof/>
                </w:rPr>
                <w:t xml:space="preserve">software, I. d. (03 de 05 de 2025). </w:t>
              </w:r>
              <w:r>
                <w:rPr>
                  <w:i/>
                  <w:iCs/>
                  <w:noProof/>
                </w:rPr>
                <w:t>Canvas Unab.</w:t>
              </w:r>
              <w:r>
                <w:rPr>
                  <w:noProof/>
                </w:rPr>
                <w:t xml:space="preserve"> Obtenido de Canvas Unab: https://canvas.unab.cl/courses/143007/files/folder/_Material/RUBRICA?preview=14113604</w:t>
              </w:r>
            </w:p>
            <w:p w14:paraId="1F093229" w14:textId="4A3FEBB1" w:rsidR="001849AB" w:rsidRDefault="001849AB" w:rsidP="00CF7F8E">
              <w:r>
                <w:rPr>
                  <w:b/>
                  <w:bCs/>
                </w:rPr>
                <w:fldChar w:fldCharType="end"/>
              </w:r>
            </w:p>
          </w:sdtContent>
        </w:sdt>
      </w:sdtContent>
    </w:sdt>
    <w:p w14:paraId="49B4CF0D" w14:textId="77777777" w:rsidR="00FC271B" w:rsidRPr="00FC271B" w:rsidRDefault="00FC271B" w:rsidP="001849AB">
      <w:pPr>
        <w:ind w:firstLine="0"/>
      </w:pPr>
    </w:p>
    <w:sectPr w:rsidR="00FC271B" w:rsidRPr="00FC271B" w:rsidSect="000206D6">
      <w:headerReference w:type="default" r:id="rId129"/>
      <w:footerReference w:type="default" r:id="rId130"/>
      <w:pgSz w:w="12240" w:h="15840" w:code="1"/>
      <w:pgMar w:top="1418" w:right="1418" w:bottom="1418" w:left="1418" w:header="709" w:footer="851"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D0D24" w14:textId="77777777" w:rsidR="00BF6CC6" w:rsidRDefault="00BF6CC6">
      <w:pPr>
        <w:spacing w:after="0" w:line="240" w:lineRule="auto"/>
      </w:pPr>
      <w:r>
        <w:separator/>
      </w:r>
    </w:p>
  </w:endnote>
  <w:endnote w:type="continuationSeparator" w:id="0">
    <w:p w14:paraId="11847B74" w14:textId="77777777" w:rsidR="00BF6CC6" w:rsidRDefault="00BF6CC6">
      <w:pPr>
        <w:spacing w:after="0" w:line="240" w:lineRule="auto"/>
      </w:pPr>
      <w:r>
        <w:continuationSeparator/>
      </w:r>
    </w:p>
  </w:endnote>
  <w:endnote w:type="continuationNotice" w:id="1">
    <w:p w14:paraId="437EF67D" w14:textId="77777777" w:rsidR="00BF6CC6" w:rsidRDefault="00BF6CC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97E88217-55F1-4FFD-89BC-2C6684063649}"/>
    <w:embedBold r:id="rId2" w:fontKey="{BF6A7333-912D-423A-A76B-243AB93DA000}"/>
    <w:embedItalic r:id="rId3" w:fontKey="{CD6A52AA-C868-45D0-9740-DB973C64F0AD}"/>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embedRegular r:id="rId4" w:fontKey="{0B5F843C-16A2-4B81-BDE7-CBFF1330A507}"/>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5" w:fontKey="{FF1D6D8A-EA77-49E5-8275-5F96B298F85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417AB" w14:textId="77777777" w:rsidR="009825C6" w:rsidRDefault="00BF1137">
    <w:pPr>
      <w:tabs>
        <w:tab w:val="center" w:pos="4550"/>
        <w:tab w:val="left" w:pos="5818"/>
      </w:tabs>
      <w:ind w:right="260"/>
      <w:jc w:val="right"/>
      <w:rPr>
        <w:color w:val="071320"/>
      </w:rPr>
    </w:pPr>
    <w:r>
      <w:rPr>
        <w:color w:val="2C7FCE"/>
      </w:rPr>
      <w:t xml:space="preserve"> </w:t>
    </w:r>
    <w:r>
      <w:rPr>
        <w:color w:val="0A1D30"/>
      </w:rPr>
      <w:fldChar w:fldCharType="begin"/>
    </w:r>
    <w:r>
      <w:rPr>
        <w:color w:val="0A1D30"/>
      </w:rPr>
      <w:instrText>PAGE</w:instrText>
    </w:r>
    <w:r>
      <w:rPr>
        <w:color w:val="0A1D30"/>
      </w:rPr>
      <w:fldChar w:fldCharType="separate"/>
    </w:r>
    <w:r w:rsidR="00E7793A">
      <w:rPr>
        <w:noProof/>
        <w:color w:val="0A1D30"/>
      </w:rPr>
      <w:t>1</w:t>
    </w:r>
    <w:r>
      <w:rPr>
        <w:color w:val="0A1D30"/>
      </w:rPr>
      <w:fldChar w:fldCharType="end"/>
    </w:r>
  </w:p>
  <w:p w14:paraId="2DECCAB3" w14:textId="77777777" w:rsidR="009825C6" w:rsidRDefault="009825C6">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F49AE" w14:textId="77777777" w:rsidR="00BF6CC6" w:rsidRDefault="00BF6CC6">
      <w:pPr>
        <w:spacing w:after="0" w:line="240" w:lineRule="auto"/>
      </w:pPr>
      <w:r>
        <w:separator/>
      </w:r>
    </w:p>
  </w:footnote>
  <w:footnote w:type="continuationSeparator" w:id="0">
    <w:p w14:paraId="72F94A53" w14:textId="77777777" w:rsidR="00BF6CC6" w:rsidRDefault="00BF6CC6">
      <w:pPr>
        <w:spacing w:after="0" w:line="240" w:lineRule="auto"/>
      </w:pPr>
      <w:r>
        <w:continuationSeparator/>
      </w:r>
    </w:p>
  </w:footnote>
  <w:footnote w:type="continuationNotice" w:id="1">
    <w:p w14:paraId="426EF222" w14:textId="77777777" w:rsidR="00BF6CC6" w:rsidRDefault="00BF6CC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gridCol w:w="2945"/>
    </w:tblGrid>
    <w:tr w:rsidR="00490761" w14:paraId="4BE65C9D" w14:textId="214A2808" w:rsidTr="00490761">
      <w:trPr>
        <w:trHeight w:val="300"/>
      </w:trPr>
      <w:tc>
        <w:tcPr>
          <w:tcW w:w="2945" w:type="dxa"/>
        </w:tcPr>
        <w:p w14:paraId="2AACF843" w14:textId="708F4423" w:rsidR="00490761" w:rsidRDefault="00490761" w:rsidP="5D36CEAE">
          <w:pPr>
            <w:pStyle w:val="Encabezado"/>
            <w:ind w:left="-115" w:firstLine="0"/>
          </w:pPr>
        </w:p>
      </w:tc>
      <w:tc>
        <w:tcPr>
          <w:tcW w:w="2945" w:type="dxa"/>
        </w:tcPr>
        <w:p w14:paraId="134B6AC3" w14:textId="4AFFC5B7" w:rsidR="00490761" w:rsidRDefault="00490761" w:rsidP="032C51C5">
          <w:pPr>
            <w:pStyle w:val="Encabezado"/>
            <w:jc w:val="center"/>
          </w:pPr>
        </w:p>
      </w:tc>
      <w:tc>
        <w:tcPr>
          <w:tcW w:w="2945" w:type="dxa"/>
        </w:tcPr>
        <w:p w14:paraId="3099C73A" w14:textId="2A8880F5" w:rsidR="00490761" w:rsidRDefault="00490761" w:rsidP="032C51C5">
          <w:pPr>
            <w:pStyle w:val="Encabezado"/>
            <w:ind w:right="-115"/>
            <w:jc w:val="right"/>
          </w:pPr>
        </w:p>
      </w:tc>
      <w:tc>
        <w:tcPr>
          <w:tcW w:w="2945" w:type="dxa"/>
        </w:tcPr>
        <w:p w14:paraId="34EE9100" w14:textId="0AF7DE10" w:rsidR="00490761" w:rsidRDefault="00490761" w:rsidP="032C51C5">
          <w:pPr>
            <w:pStyle w:val="Encabezado"/>
            <w:ind w:right="-115"/>
            <w:jc w:val="right"/>
          </w:pPr>
        </w:p>
      </w:tc>
    </w:tr>
  </w:tbl>
  <w:p w14:paraId="1BA45103" w14:textId="71DA4A97" w:rsidR="00ED2D61" w:rsidRDefault="00ED2D61">
    <w:pPr>
      <w:pStyle w:val="Encabezado"/>
    </w:pPr>
  </w:p>
</w:hdr>
</file>

<file path=word/intelligence2.xml><?xml version="1.0" encoding="utf-8"?>
<int2:intelligence xmlns:int2="http://schemas.microsoft.com/office/intelligence/2020/intelligence" xmlns:oel="http://schemas.microsoft.com/office/2019/extlst">
  <int2:observations>
    <int2:textHash int2:hashCode="uT7FZgj7MC/qeo" int2:id="BcBmWUQM">
      <int2:state int2:value="Rejected" int2:type="AugLoop_Text_Critique"/>
    </int2:textHash>
    <int2:textHash int2:hashCode="6zh3cyizEAvGRT" int2:id="nvTiBRnH">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0A42"/>
    <w:multiLevelType w:val="hybridMultilevel"/>
    <w:tmpl w:val="8422947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 w15:restartNumberingAfterBreak="0">
    <w:nsid w:val="028558C8"/>
    <w:multiLevelType w:val="hybridMultilevel"/>
    <w:tmpl w:val="7BB67DB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 w15:restartNumberingAfterBreak="0">
    <w:nsid w:val="037C5F96"/>
    <w:multiLevelType w:val="hybridMultilevel"/>
    <w:tmpl w:val="76342572"/>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 w15:restartNumberingAfterBreak="0">
    <w:nsid w:val="07AF7AE7"/>
    <w:multiLevelType w:val="hybridMultilevel"/>
    <w:tmpl w:val="973ED4BC"/>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 w15:restartNumberingAfterBreak="0">
    <w:nsid w:val="08B25192"/>
    <w:multiLevelType w:val="hybridMultilevel"/>
    <w:tmpl w:val="1A84BF62"/>
    <w:lvl w:ilvl="0" w:tplc="226830C8">
      <w:start w:val="1"/>
      <w:numFmt w:val="decimal"/>
      <w:lvlText w:val="%1."/>
      <w:lvlJc w:val="left"/>
      <w:pPr>
        <w:ind w:left="1800" w:hanging="360"/>
      </w:pPr>
    </w:lvl>
    <w:lvl w:ilvl="1" w:tplc="C602C48C" w:tentative="1">
      <w:start w:val="1"/>
      <w:numFmt w:val="lowerLetter"/>
      <w:lvlText w:val="%2."/>
      <w:lvlJc w:val="left"/>
      <w:pPr>
        <w:ind w:left="2160" w:hanging="360"/>
      </w:pPr>
    </w:lvl>
    <w:lvl w:ilvl="2" w:tplc="DE18C14E" w:tentative="1">
      <w:start w:val="1"/>
      <w:numFmt w:val="lowerRoman"/>
      <w:lvlText w:val="%3."/>
      <w:lvlJc w:val="right"/>
      <w:pPr>
        <w:ind w:left="2880" w:hanging="180"/>
      </w:pPr>
    </w:lvl>
    <w:lvl w:ilvl="3" w:tplc="69D8DB5E" w:tentative="1">
      <w:start w:val="1"/>
      <w:numFmt w:val="decimal"/>
      <w:lvlText w:val="%4."/>
      <w:lvlJc w:val="left"/>
      <w:pPr>
        <w:ind w:left="3600" w:hanging="360"/>
      </w:pPr>
    </w:lvl>
    <w:lvl w:ilvl="4" w:tplc="286C07E2" w:tentative="1">
      <w:start w:val="1"/>
      <w:numFmt w:val="lowerLetter"/>
      <w:lvlText w:val="%5."/>
      <w:lvlJc w:val="left"/>
      <w:pPr>
        <w:ind w:left="4320" w:hanging="360"/>
      </w:pPr>
    </w:lvl>
    <w:lvl w:ilvl="5" w:tplc="E308256E" w:tentative="1">
      <w:start w:val="1"/>
      <w:numFmt w:val="lowerRoman"/>
      <w:lvlText w:val="%6."/>
      <w:lvlJc w:val="right"/>
      <w:pPr>
        <w:ind w:left="5040" w:hanging="180"/>
      </w:pPr>
    </w:lvl>
    <w:lvl w:ilvl="6" w:tplc="3CC0E200" w:tentative="1">
      <w:start w:val="1"/>
      <w:numFmt w:val="decimal"/>
      <w:lvlText w:val="%7."/>
      <w:lvlJc w:val="left"/>
      <w:pPr>
        <w:ind w:left="5760" w:hanging="360"/>
      </w:pPr>
    </w:lvl>
    <w:lvl w:ilvl="7" w:tplc="99221848" w:tentative="1">
      <w:start w:val="1"/>
      <w:numFmt w:val="lowerLetter"/>
      <w:lvlText w:val="%8."/>
      <w:lvlJc w:val="left"/>
      <w:pPr>
        <w:ind w:left="6480" w:hanging="360"/>
      </w:pPr>
    </w:lvl>
    <w:lvl w:ilvl="8" w:tplc="E40425D4" w:tentative="1">
      <w:start w:val="1"/>
      <w:numFmt w:val="lowerRoman"/>
      <w:lvlText w:val="%9."/>
      <w:lvlJc w:val="right"/>
      <w:pPr>
        <w:ind w:left="7200" w:hanging="180"/>
      </w:pPr>
    </w:lvl>
  </w:abstractNum>
  <w:abstractNum w:abstractNumId="5" w15:restartNumberingAfterBreak="0">
    <w:nsid w:val="0AC970D1"/>
    <w:multiLevelType w:val="hybridMultilevel"/>
    <w:tmpl w:val="80A6BDA2"/>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6" w15:restartNumberingAfterBreak="0">
    <w:nsid w:val="0DEC4483"/>
    <w:multiLevelType w:val="hybridMultilevel"/>
    <w:tmpl w:val="326811F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7" w15:restartNumberingAfterBreak="0">
    <w:nsid w:val="0EC4374B"/>
    <w:multiLevelType w:val="hybridMultilevel"/>
    <w:tmpl w:val="DC80A16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8" w15:restartNumberingAfterBreak="0">
    <w:nsid w:val="1086509B"/>
    <w:multiLevelType w:val="hybridMultilevel"/>
    <w:tmpl w:val="FFFFFFFF"/>
    <w:lvl w:ilvl="0" w:tplc="C43A5CA0">
      <w:start w:val="1"/>
      <w:numFmt w:val="decimal"/>
      <w:lvlText w:val="%1."/>
      <w:lvlJc w:val="left"/>
      <w:pPr>
        <w:ind w:left="1800" w:hanging="360"/>
      </w:pPr>
    </w:lvl>
    <w:lvl w:ilvl="1" w:tplc="C04EFF9C">
      <w:start w:val="1"/>
      <w:numFmt w:val="lowerLetter"/>
      <w:lvlText w:val="%2."/>
      <w:lvlJc w:val="left"/>
      <w:pPr>
        <w:ind w:left="2520" w:hanging="360"/>
      </w:pPr>
    </w:lvl>
    <w:lvl w:ilvl="2" w:tplc="A0381E00">
      <w:start w:val="1"/>
      <w:numFmt w:val="lowerRoman"/>
      <w:lvlText w:val="%3."/>
      <w:lvlJc w:val="right"/>
      <w:pPr>
        <w:ind w:left="3240" w:hanging="180"/>
      </w:pPr>
    </w:lvl>
    <w:lvl w:ilvl="3" w:tplc="442C9D2C">
      <w:start w:val="1"/>
      <w:numFmt w:val="decimal"/>
      <w:lvlText w:val="%4."/>
      <w:lvlJc w:val="left"/>
      <w:pPr>
        <w:ind w:left="3960" w:hanging="360"/>
      </w:pPr>
    </w:lvl>
    <w:lvl w:ilvl="4" w:tplc="23B07C22">
      <w:start w:val="1"/>
      <w:numFmt w:val="lowerLetter"/>
      <w:lvlText w:val="%5."/>
      <w:lvlJc w:val="left"/>
      <w:pPr>
        <w:ind w:left="4680" w:hanging="360"/>
      </w:pPr>
    </w:lvl>
    <w:lvl w:ilvl="5" w:tplc="843684BE">
      <w:start w:val="1"/>
      <w:numFmt w:val="lowerRoman"/>
      <w:lvlText w:val="%6."/>
      <w:lvlJc w:val="right"/>
      <w:pPr>
        <w:ind w:left="5400" w:hanging="180"/>
      </w:pPr>
    </w:lvl>
    <w:lvl w:ilvl="6" w:tplc="DF5A1168">
      <w:start w:val="1"/>
      <w:numFmt w:val="decimal"/>
      <w:lvlText w:val="%7."/>
      <w:lvlJc w:val="left"/>
      <w:pPr>
        <w:ind w:left="6120" w:hanging="360"/>
      </w:pPr>
    </w:lvl>
    <w:lvl w:ilvl="7" w:tplc="30D237FE">
      <w:start w:val="1"/>
      <w:numFmt w:val="lowerLetter"/>
      <w:lvlText w:val="%8."/>
      <w:lvlJc w:val="left"/>
      <w:pPr>
        <w:ind w:left="6840" w:hanging="360"/>
      </w:pPr>
    </w:lvl>
    <w:lvl w:ilvl="8" w:tplc="60DC565C">
      <w:start w:val="1"/>
      <w:numFmt w:val="lowerRoman"/>
      <w:lvlText w:val="%9."/>
      <w:lvlJc w:val="right"/>
      <w:pPr>
        <w:ind w:left="7560" w:hanging="180"/>
      </w:pPr>
    </w:lvl>
  </w:abstractNum>
  <w:abstractNum w:abstractNumId="9" w15:restartNumberingAfterBreak="0">
    <w:nsid w:val="12AE5497"/>
    <w:multiLevelType w:val="hybridMultilevel"/>
    <w:tmpl w:val="D6B68FC0"/>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0" w15:restartNumberingAfterBreak="0">
    <w:nsid w:val="141D4195"/>
    <w:multiLevelType w:val="hybridMultilevel"/>
    <w:tmpl w:val="52028F7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1" w15:restartNumberingAfterBreak="0">
    <w:nsid w:val="15692158"/>
    <w:multiLevelType w:val="hybridMultilevel"/>
    <w:tmpl w:val="D250EC9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2" w15:restartNumberingAfterBreak="0">
    <w:nsid w:val="1584229C"/>
    <w:multiLevelType w:val="hybridMultilevel"/>
    <w:tmpl w:val="E3B656D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3" w15:restartNumberingAfterBreak="0">
    <w:nsid w:val="189D6E0A"/>
    <w:multiLevelType w:val="hybridMultilevel"/>
    <w:tmpl w:val="74B4783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4" w15:restartNumberingAfterBreak="0">
    <w:nsid w:val="19CC211F"/>
    <w:multiLevelType w:val="hybridMultilevel"/>
    <w:tmpl w:val="FFFFFFFF"/>
    <w:lvl w:ilvl="0" w:tplc="CFF6B396">
      <w:start w:val="1"/>
      <w:numFmt w:val="decimal"/>
      <w:lvlText w:val="%1."/>
      <w:lvlJc w:val="left"/>
      <w:pPr>
        <w:ind w:left="1800" w:hanging="360"/>
      </w:pPr>
    </w:lvl>
    <w:lvl w:ilvl="1" w:tplc="31ECB7DC">
      <w:start w:val="1"/>
      <w:numFmt w:val="lowerLetter"/>
      <w:lvlText w:val="%2."/>
      <w:lvlJc w:val="left"/>
      <w:pPr>
        <w:ind w:left="2520" w:hanging="360"/>
      </w:pPr>
    </w:lvl>
    <w:lvl w:ilvl="2" w:tplc="EDB83E70">
      <w:start w:val="1"/>
      <w:numFmt w:val="lowerRoman"/>
      <w:lvlText w:val="%3."/>
      <w:lvlJc w:val="right"/>
      <w:pPr>
        <w:ind w:left="3240" w:hanging="180"/>
      </w:pPr>
    </w:lvl>
    <w:lvl w:ilvl="3" w:tplc="A9A2532A">
      <w:start w:val="1"/>
      <w:numFmt w:val="decimal"/>
      <w:lvlText w:val="%4."/>
      <w:lvlJc w:val="left"/>
      <w:pPr>
        <w:ind w:left="3960" w:hanging="360"/>
      </w:pPr>
    </w:lvl>
    <w:lvl w:ilvl="4" w:tplc="D06A03CC">
      <w:start w:val="1"/>
      <w:numFmt w:val="lowerLetter"/>
      <w:lvlText w:val="%5."/>
      <w:lvlJc w:val="left"/>
      <w:pPr>
        <w:ind w:left="4680" w:hanging="360"/>
      </w:pPr>
    </w:lvl>
    <w:lvl w:ilvl="5" w:tplc="FCA04326">
      <w:start w:val="1"/>
      <w:numFmt w:val="lowerRoman"/>
      <w:lvlText w:val="%6."/>
      <w:lvlJc w:val="right"/>
      <w:pPr>
        <w:ind w:left="5400" w:hanging="180"/>
      </w:pPr>
    </w:lvl>
    <w:lvl w:ilvl="6" w:tplc="883041DE">
      <w:start w:val="1"/>
      <w:numFmt w:val="decimal"/>
      <w:lvlText w:val="%7."/>
      <w:lvlJc w:val="left"/>
      <w:pPr>
        <w:ind w:left="6120" w:hanging="360"/>
      </w:pPr>
    </w:lvl>
    <w:lvl w:ilvl="7" w:tplc="742E8728">
      <w:start w:val="1"/>
      <w:numFmt w:val="lowerLetter"/>
      <w:lvlText w:val="%8."/>
      <w:lvlJc w:val="left"/>
      <w:pPr>
        <w:ind w:left="6840" w:hanging="360"/>
      </w:pPr>
    </w:lvl>
    <w:lvl w:ilvl="8" w:tplc="B18A679C">
      <w:start w:val="1"/>
      <w:numFmt w:val="lowerRoman"/>
      <w:lvlText w:val="%9."/>
      <w:lvlJc w:val="right"/>
      <w:pPr>
        <w:ind w:left="7560" w:hanging="180"/>
      </w:pPr>
    </w:lvl>
  </w:abstractNum>
  <w:abstractNum w:abstractNumId="15" w15:restartNumberingAfterBreak="0">
    <w:nsid w:val="1BA70F89"/>
    <w:multiLevelType w:val="hybridMultilevel"/>
    <w:tmpl w:val="5A668BF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6" w15:restartNumberingAfterBreak="0">
    <w:nsid w:val="1EF00E8A"/>
    <w:multiLevelType w:val="hybridMultilevel"/>
    <w:tmpl w:val="5D5E3DF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21450AA3"/>
    <w:multiLevelType w:val="hybridMultilevel"/>
    <w:tmpl w:val="877C15C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8" w15:restartNumberingAfterBreak="0">
    <w:nsid w:val="277A3E81"/>
    <w:multiLevelType w:val="hybridMultilevel"/>
    <w:tmpl w:val="42A04C7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9" w15:restartNumberingAfterBreak="0">
    <w:nsid w:val="28BE468C"/>
    <w:multiLevelType w:val="multilevel"/>
    <w:tmpl w:val="3B5A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E07349"/>
    <w:multiLevelType w:val="hybridMultilevel"/>
    <w:tmpl w:val="1F8A7808"/>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1" w15:restartNumberingAfterBreak="0">
    <w:nsid w:val="2CA45AEE"/>
    <w:multiLevelType w:val="hybridMultilevel"/>
    <w:tmpl w:val="673243E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2" w15:restartNumberingAfterBreak="0">
    <w:nsid w:val="2D874EFC"/>
    <w:multiLevelType w:val="hybridMultilevel"/>
    <w:tmpl w:val="F3A6DD88"/>
    <w:lvl w:ilvl="0" w:tplc="4CACDA80">
      <w:start w:val="1"/>
      <w:numFmt w:val="decimal"/>
      <w:lvlText w:val="%1."/>
      <w:lvlJc w:val="left"/>
      <w:pPr>
        <w:ind w:left="1800" w:hanging="360"/>
      </w:pPr>
    </w:lvl>
    <w:lvl w:ilvl="1" w:tplc="23C6C642" w:tentative="1">
      <w:start w:val="1"/>
      <w:numFmt w:val="lowerLetter"/>
      <w:lvlText w:val="%2."/>
      <w:lvlJc w:val="left"/>
      <w:pPr>
        <w:ind w:left="2160" w:hanging="360"/>
      </w:pPr>
    </w:lvl>
    <w:lvl w:ilvl="2" w:tplc="7070D37A" w:tentative="1">
      <w:start w:val="1"/>
      <w:numFmt w:val="lowerRoman"/>
      <w:lvlText w:val="%3."/>
      <w:lvlJc w:val="right"/>
      <w:pPr>
        <w:ind w:left="2880" w:hanging="180"/>
      </w:pPr>
    </w:lvl>
    <w:lvl w:ilvl="3" w:tplc="9DA2F02A" w:tentative="1">
      <w:start w:val="1"/>
      <w:numFmt w:val="decimal"/>
      <w:lvlText w:val="%4."/>
      <w:lvlJc w:val="left"/>
      <w:pPr>
        <w:ind w:left="3600" w:hanging="360"/>
      </w:pPr>
    </w:lvl>
    <w:lvl w:ilvl="4" w:tplc="3470F690" w:tentative="1">
      <w:start w:val="1"/>
      <w:numFmt w:val="lowerLetter"/>
      <w:lvlText w:val="%5."/>
      <w:lvlJc w:val="left"/>
      <w:pPr>
        <w:ind w:left="4320" w:hanging="360"/>
      </w:pPr>
    </w:lvl>
    <w:lvl w:ilvl="5" w:tplc="9EDE504A" w:tentative="1">
      <w:start w:val="1"/>
      <w:numFmt w:val="lowerRoman"/>
      <w:lvlText w:val="%6."/>
      <w:lvlJc w:val="right"/>
      <w:pPr>
        <w:ind w:left="5040" w:hanging="180"/>
      </w:pPr>
    </w:lvl>
    <w:lvl w:ilvl="6" w:tplc="B824C1F8" w:tentative="1">
      <w:start w:val="1"/>
      <w:numFmt w:val="decimal"/>
      <w:lvlText w:val="%7."/>
      <w:lvlJc w:val="left"/>
      <w:pPr>
        <w:ind w:left="5760" w:hanging="360"/>
      </w:pPr>
    </w:lvl>
    <w:lvl w:ilvl="7" w:tplc="CDE690E0" w:tentative="1">
      <w:start w:val="1"/>
      <w:numFmt w:val="lowerLetter"/>
      <w:lvlText w:val="%8."/>
      <w:lvlJc w:val="left"/>
      <w:pPr>
        <w:ind w:left="6480" w:hanging="360"/>
      </w:pPr>
    </w:lvl>
    <w:lvl w:ilvl="8" w:tplc="42F40DA6" w:tentative="1">
      <w:start w:val="1"/>
      <w:numFmt w:val="lowerRoman"/>
      <w:lvlText w:val="%9."/>
      <w:lvlJc w:val="right"/>
      <w:pPr>
        <w:ind w:left="7200" w:hanging="180"/>
      </w:pPr>
    </w:lvl>
  </w:abstractNum>
  <w:abstractNum w:abstractNumId="23" w15:restartNumberingAfterBreak="0">
    <w:nsid w:val="2EC85BF4"/>
    <w:multiLevelType w:val="hybridMultilevel"/>
    <w:tmpl w:val="B2A6026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4" w15:restartNumberingAfterBreak="0">
    <w:nsid w:val="34282791"/>
    <w:multiLevelType w:val="hybridMultilevel"/>
    <w:tmpl w:val="50460422"/>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5" w15:restartNumberingAfterBreak="0">
    <w:nsid w:val="385E3042"/>
    <w:multiLevelType w:val="hybridMultilevel"/>
    <w:tmpl w:val="358A4546"/>
    <w:lvl w:ilvl="0" w:tplc="FFFFFFFF">
      <w:start w:val="1"/>
      <w:numFmt w:val="decimal"/>
      <w:lvlText w:val="%1."/>
      <w:lvlJc w:val="left"/>
      <w:pPr>
        <w:ind w:left="144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3A866737"/>
    <w:multiLevelType w:val="hybridMultilevel"/>
    <w:tmpl w:val="CE006D0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7" w15:restartNumberingAfterBreak="0">
    <w:nsid w:val="3D09396F"/>
    <w:multiLevelType w:val="hybridMultilevel"/>
    <w:tmpl w:val="4744478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8" w15:restartNumberingAfterBreak="0">
    <w:nsid w:val="3E4A4CD3"/>
    <w:multiLevelType w:val="hybridMultilevel"/>
    <w:tmpl w:val="1A0CA47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9" w15:restartNumberingAfterBreak="0">
    <w:nsid w:val="43CF19C9"/>
    <w:multiLevelType w:val="hybridMultilevel"/>
    <w:tmpl w:val="D9F417D8"/>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0" w15:restartNumberingAfterBreak="0">
    <w:nsid w:val="44226C8A"/>
    <w:multiLevelType w:val="hybridMultilevel"/>
    <w:tmpl w:val="FFFFFFFF"/>
    <w:lvl w:ilvl="0" w:tplc="6108ED22">
      <w:start w:val="1"/>
      <w:numFmt w:val="decimal"/>
      <w:lvlText w:val="%1."/>
      <w:lvlJc w:val="left"/>
      <w:pPr>
        <w:ind w:left="1800" w:hanging="360"/>
      </w:pPr>
    </w:lvl>
    <w:lvl w:ilvl="1" w:tplc="F0CA2CE8">
      <w:start w:val="1"/>
      <w:numFmt w:val="lowerLetter"/>
      <w:lvlText w:val="%2."/>
      <w:lvlJc w:val="left"/>
      <w:pPr>
        <w:ind w:left="2520" w:hanging="360"/>
      </w:pPr>
    </w:lvl>
    <w:lvl w:ilvl="2" w:tplc="04325F0A">
      <w:start w:val="1"/>
      <w:numFmt w:val="lowerRoman"/>
      <w:lvlText w:val="%3."/>
      <w:lvlJc w:val="right"/>
      <w:pPr>
        <w:ind w:left="3240" w:hanging="180"/>
      </w:pPr>
    </w:lvl>
    <w:lvl w:ilvl="3" w:tplc="64883C04">
      <w:start w:val="1"/>
      <w:numFmt w:val="decimal"/>
      <w:lvlText w:val="%4."/>
      <w:lvlJc w:val="left"/>
      <w:pPr>
        <w:ind w:left="3960" w:hanging="360"/>
      </w:pPr>
    </w:lvl>
    <w:lvl w:ilvl="4" w:tplc="BEFC5A7C">
      <w:start w:val="1"/>
      <w:numFmt w:val="lowerLetter"/>
      <w:lvlText w:val="%5."/>
      <w:lvlJc w:val="left"/>
      <w:pPr>
        <w:ind w:left="4680" w:hanging="360"/>
      </w:pPr>
    </w:lvl>
    <w:lvl w:ilvl="5" w:tplc="A7C6DA3C">
      <w:start w:val="1"/>
      <w:numFmt w:val="lowerRoman"/>
      <w:lvlText w:val="%6."/>
      <w:lvlJc w:val="right"/>
      <w:pPr>
        <w:ind w:left="5400" w:hanging="180"/>
      </w:pPr>
    </w:lvl>
    <w:lvl w:ilvl="6" w:tplc="B05C34BA">
      <w:start w:val="1"/>
      <w:numFmt w:val="decimal"/>
      <w:lvlText w:val="%7."/>
      <w:lvlJc w:val="left"/>
      <w:pPr>
        <w:ind w:left="6120" w:hanging="360"/>
      </w:pPr>
    </w:lvl>
    <w:lvl w:ilvl="7" w:tplc="1DB40048">
      <w:start w:val="1"/>
      <w:numFmt w:val="lowerLetter"/>
      <w:lvlText w:val="%8."/>
      <w:lvlJc w:val="left"/>
      <w:pPr>
        <w:ind w:left="6840" w:hanging="360"/>
      </w:pPr>
    </w:lvl>
    <w:lvl w:ilvl="8" w:tplc="19C4D9B6">
      <w:start w:val="1"/>
      <w:numFmt w:val="lowerRoman"/>
      <w:lvlText w:val="%9."/>
      <w:lvlJc w:val="right"/>
      <w:pPr>
        <w:ind w:left="7560" w:hanging="180"/>
      </w:pPr>
    </w:lvl>
  </w:abstractNum>
  <w:abstractNum w:abstractNumId="31" w15:restartNumberingAfterBreak="0">
    <w:nsid w:val="494640DA"/>
    <w:multiLevelType w:val="hybridMultilevel"/>
    <w:tmpl w:val="5D5E3DF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2" w15:restartNumberingAfterBreak="0">
    <w:nsid w:val="4972556C"/>
    <w:multiLevelType w:val="hybridMultilevel"/>
    <w:tmpl w:val="C7A24A80"/>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33" w15:restartNumberingAfterBreak="0">
    <w:nsid w:val="4AEE4A17"/>
    <w:multiLevelType w:val="hybridMultilevel"/>
    <w:tmpl w:val="5712D20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4" w15:restartNumberingAfterBreak="0">
    <w:nsid w:val="4B9A0F06"/>
    <w:multiLevelType w:val="hybridMultilevel"/>
    <w:tmpl w:val="111E27A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5" w15:restartNumberingAfterBreak="0">
    <w:nsid w:val="4CBD353A"/>
    <w:multiLevelType w:val="hybridMultilevel"/>
    <w:tmpl w:val="3AA4F26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6" w15:restartNumberingAfterBreak="0">
    <w:nsid w:val="4E7353EA"/>
    <w:multiLevelType w:val="hybridMultilevel"/>
    <w:tmpl w:val="EB44258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7" w15:restartNumberingAfterBreak="0">
    <w:nsid w:val="54C1323D"/>
    <w:multiLevelType w:val="hybridMultilevel"/>
    <w:tmpl w:val="FCC6D9B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8" w15:restartNumberingAfterBreak="0">
    <w:nsid w:val="58492DC8"/>
    <w:multiLevelType w:val="hybridMultilevel"/>
    <w:tmpl w:val="FD68372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9" w15:restartNumberingAfterBreak="0">
    <w:nsid w:val="58C555B0"/>
    <w:multiLevelType w:val="hybridMultilevel"/>
    <w:tmpl w:val="1000300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0" w15:restartNumberingAfterBreak="0">
    <w:nsid w:val="59153E23"/>
    <w:multiLevelType w:val="multilevel"/>
    <w:tmpl w:val="2180B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C84866"/>
    <w:multiLevelType w:val="hybridMultilevel"/>
    <w:tmpl w:val="56A68622"/>
    <w:lvl w:ilvl="0" w:tplc="80060822">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42" w15:restartNumberingAfterBreak="0">
    <w:nsid w:val="606A0B0A"/>
    <w:multiLevelType w:val="hybridMultilevel"/>
    <w:tmpl w:val="3E68899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3" w15:restartNumberingAfterBreak="0">
    <w:nsid w:val="62D26527"/>
    <w:multiLevelType w:val="hybridMultilevel"/>
    <w:tmpl w:val="8EB8A2E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4" w15:restartNumberingAfterBreak="0">
    <w:nsid w:val="644449E4"/>
    <w:multiLevelType w:val="multilevel"/>
    <w:tmpl w:val="7E1C7782"/>
    <w:lvl w:ilvl="0">
      <w:start w:val="1"/>
      <w:numFmt w:val="decimal"/>
      <w:pStyle w:val="Ttulo1"/>
      <w:suff w:val="space"/>
      <w:lvlText w:val="%1."/>
      <w:lvlJc w:val="left"/>
      <w:pPr>
        <w:ind w:left="0" w:firstLine="0"/>
      </w:pPr>
    </w:lvl>
    <w:lvl w:ilvl="1">
      <w:start w:val="1"/>
      <w:numFmt w:val="decimal"/>
      <w:pStyle w:val="Ttulo2"/>
      <w:lvlText w:val="%1.%2"/>
      <w:lvlJc w:val="left"/>
      <w:pPr>
        <w:ind w:left="5962"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5" w15:restartNumberingAfterBreak="0">
    <w:nsid w:val="66B40877"/>
    <w:multiLevelType w:val="hybridMultilevel"/>
    <w:tmpl w:val="25CC8FC6"/>
    <w:lvl w:ilvl="0" w:tplc="275AF93E">
      <w:start w:val="1"/>
      <w:numFmt w:val="bullet"/>
      <w:lvlText w:val=""/>
      <w:lvlJc w:val="left"/>
      <w:pPr>
        <w:ind w:left="1800" w:hanging="360"/>
      </w:pPr>
      <w:rPr>
        <w:rFonts w:ascii="Symbol" w:hAnsi="Symbol" w:hint="default"/>
      </w:rPr>
    </w:lvl>
    <w:lvl w:ilvl="1" w:tplc="89E4845C">
      <w:start w:val="1"/>
      <w:numFmt w:val="bullet"/>
      <w:lvlText w:val="o"/>
      <w:lvlJc w:val="left"/>
      <w:pPr>
        <w:ind w:left="2520" w:hanging="360"/>
      </w:pPr>
      <w:rPr>
        <w:rFonts w:ascii="Courier New" w:hAnsi="Courier New" w:hint="default"/>
      </w:rPr>
    </w:lvl>
    <w:lvl w:ilvl="2" w:tplc="440E3892">
      <w:start w:val="1"/>
      <w:numFmt w:val="bullet"/>
      <w:lvlText w:val=""/>
      <w:lvlJc w:val="left"/>
      <w:pPr>
        <w:ind w:left="3240" w:hanging="360"/>
      </w:pPr>
      <w:rPr>
        <w:rFonts w:ascii="Wingdings" w:hAnsi="Wingdings" w:hint="default"/>
      </w:rPr>
    </w:lvl>
    <w:lvl w:ilvl="3" w:tplc="93C0A13C">
      <w:start w:val="1"/>
      <w:numFmt w:val="bullet"/>
      <w:lvlText w:val=""/>
      <w:lvlJc w:val="left"/>
      <w:pPr>
        <w:ind w:left="3960" w:hanging="360"/>
      </w:pPr>
      <w:rPr>
        <w:rFonts w:ascii="Symbol" w:hAnsi="Symbol" w:hint="default"/>
      </w:rPr>
    </w:lvl>
    <w:lvl w:ilvl="4" w:tplc="2960974C">
      <w:start w:val="1"/>
      <w:numFmt w:val="bullet"/>
      <w:lvlText w:val="o"/>
      <w:lvlJc w:val="left"/>
      <w:pPr>
        <w:ind w:left="4680" w:hanging="360"/>
      </w:pPr>
      <w:rPr>
        <w:rFonts w:ascii="Courier New" w:hAnsi="Courier New" w:hint="default"/>
      </w:rPr>
    </w:lvl>
    <w:lvl w:ilvl="5" w:tplc="A2505126">
      <w:start w:val="1"/>
      <w:numFmt w:val="bullet"/>
      <w:lvlText w:val=""/>
      <w:lvlJc w:val="left"/>
      <w:pPr>
        <w:ind w:left="5400" w:hanging="360"/>
      </w:pPr>
      <w:rPr>
        <w:rFonts w:ascii="Wingdings" w:hAnsi="Wingdings" w:hint="default"/>
      </w:rPr>
    </w:lvl>
    <w:lvl w:ilvl="6" w:tplc="6DC0B6D0">
      <w:start w:val="1"/>
      <w:numFmt w:val="bullet"/>
      <w:lvlText w:val=""/>
      <w:lvlJc w:val="left"/>
      <w:pPr>
        <w:ind w:left="6120" w:hanging="360"/>
      </w:pPr>
      <w:rPr>
        <w:rFonts w:ascii="Symbol" w:hAnsi="Symbol" w:hint="default"/>
      </w:rPr>
    </w:lvl>
    <w:lvl w:ilvl="7" w:tplc="BDB42A3C">
      <w:start w:val="1"/>
      <w:numFmt w:val="bullet"/>
      <w:lvlText w:val="o"/>
      <w:lvlJc w:val="left"/>
      <w:pPr>
        <w:ind w:left="6840" w:hanging="360"/>
      </w:pPr>
      <w:rPr>
        <w:rFonts w:ascii="Courier New" w:hAnsi="Courier New" w:hint="default"/>
      </w:rPr>
    </w:lvl>
    <w:lvl w:ilvl="8" w:tplc="C428C98C">
      <w:start w:val="1"/>
      <w:numFmt w:val="bullet"/>
      <w:lvlText w:val=""/>
      <w:lvlJc w:val="left"/>
      <w:pPr>
        <w:ind w:left="7560" w:hanging="360"/>
      </w:pPr>
      <w:rPr>
        <w:rFonts w:ascii="Wingdings" w:hAnsi="Wingdings" w:hint="default"/>
      </w:rPr>
    </w:lvl>
  </w:abstractNum>
  <w:abstractNum w:abstractNumId="46" w15:restartNumberingAfterBreak="0">
    <w:nsid w:val="673E1103"/>
    <w:multiLevelType w:val="hybridMultilevel"/>
    <w:tmpl w:val="BFC8ED18"/>
    <w:lvl w:ilvl="0" w:tplc="49A25CD8">
      <w:start w:val="1"/>
      <w:numFmt w:val="decimal"/>
      <w:lvlText w:val="%1."/>
      <w:lvlJc w:val="left"/>
      <w:pPr>
        <w:ind w:left="1800" w:hanging="360"/>
      </w:pPr>
    </w:lvl>
    <w:lvl w:ilvl="1" w:tplc="468010C2" w:tentative="1">
      <w:start w:val="1"/>
      <w:numFmt w:val="lowerLetter"/>
      <w:lvlText w:val="%2."/>
      <w:lvlJc w:val="left"/>
      <w:pPr>
        <w:ind w:left="2160" w:hanging="360"/>
      </w:pPr>
    </w:lvl>
    <w:lvl w:ilvl="2" w:tplc="3B86E494" w:tentative="1">
      <w:start w:val="1"/>
      <w:numFmt w:val="lowerRoman"/>
      <w:lvlText w:val="%3."/>
      <w:lvlJc w:val="right"/>
      <w:pPr>
        <w:ind w:left="2880" w:hanging="180"/>
      </w:pPr>
    </w:lvl>
    <w:lvl w:ilvl="3" w:tplc="B64ACC24" w:tentative="1">
      <w:start w:val="1"/>
      <w:numFmt w:val="decimal"/>
      <w:lvlText w:val="%4."/>
      <w:lvlJc w:val="left"/>
      <w:pPr>
        <w:ind w:left="3600" w:hanging="360"/>
      </w:pPr>
    </w:lvl>
    <w:lvl w:ilvl="4" w:tplc="29FE55BE" w:tentative="1">
      <w:start w:val="1"/>
      <w:numFmt w:val="lowerLetter"/>
      <w:lvlText w:val="%5."/>
      <w:lvlJc w:val="left"/>
      <w:pPr>
        <w:ind w:left="4320" w:hanging="360"/>
      </w:pPr>
    </w:lvl>
    <w:lvl w:ilvl="5" w:tplc="E140FAC0" w:tentative="1">
      <w:start w:val="1"/>
      <w:numFmt w:val="lowerRoman"/>
      <w:lvlText w:val="%6."/>
      <w:lvlJc w:val="right"/>
      <w:pPr>
        <w:ind w:left="5040" w:hanging="180"/>
      </w:pPr>
    </w:lvl>
    <w:lvl w:ilvl="6" w:tplc="521A44F0" w:tentative="1">
      <w:start w:val="1"/>
      <w:numFmt w:val="decimal"/>
      <w:lvlText w:val="%7."/>
      <w:lvlJc w:val="left"/>
      <w:pPr>
        <w:ind w:left="5760" w:hanging="360"/>
      </w:pPr>
    </w:lvl>
    <w:lvl w:ilvl="7" w:tplc="201638E8" w:tentative="1">
      <w:start w:val="1"/>
      <w:numFmt w:val="lowerLetter"/>
      <w:lvlText w:val="%8."/>
      <w:lvlJc w:val="left"/>
      <w:pPr>
        <w:ind w:left="6480" w:hanging="360"/>
      </w:pPr>
    </w:lvl>
    <w:lvl w:ilvl="8" w:tplc="861C5318" w:tentative="1">
      <w:start w:val="1"/>
      <w:numFmt w:val="lowerRoman"/>
      <w:lvlText w:val="%9."/>
      <w:lvlJc w:val="right"/>
      <w:pPr>
        <w:ind w:left="7200" w:hanging="180"/>
      </w:pPr>
    </w:lvl>
  </w:abstractNum>
  <w:abstractNum w:abstractNumId="47" w15:restartNumberingAfterBreak="0">
    <w:nsid w:val="699D0B78"/>
    <w:multiLevelType w:val="hybridMultilevel"/>
    <w:tmpl w:val="6ABE93CE"/>
    <w:lvl w:ilvl="0" w:tplc="6C568A32">
      <w:start w:val="1"/>
      <w:numFmt w:val="decimal"/>
      <w:lvlText w:val="%1."/>
      <w:lvlJc w:val="left"/>
      <w:pPr>
        <w:ind w:left="1800" w:hanging="360"/>
      </w:pPr>
    </w:lvl>
    <w:lvl w:ilvl="1" w:tplc="4778595C" w:tentative="1">
      <w:start w:val="1"/>
      <w:numFmt w:val="lowerLetter"/>
      <w:lvlText w:val="%2."/>
      <w:lvlJc w:val="left"/>
      <w:pPr>
        <w:ind w:left="2160" w:hanging="360"/>
      </w:pPr>
    </w:lvl>
    <w:lvl w:ilvl="2" w:tplc="9FCA95E0" w:tentative="1">
      <w:start w:val="1"/>
      <w:numFmt w:val="lowerRoman"/>
      <w:lvlText w:val="%3."/>
      <w:lvlJc w:val="right"/>
      <w:pPr>
        <w:ind w:left="2880" w:hanging="180"/>
      </w:pPr>
    </w:lvl>
    <w:lvl w:ilvl="3" w:tplc="4AE8FC36" w:tentative="1">
      <w:start w:val="1"/>
      <w:numFmt w:val="decimal"/>
      <w:lvlText w:val="%4."/>
      <w:lvlJc w:val="left"/>
      <w:pPr>
        <w:ind w:left="3600" w:hanging="360"/>
      </w:pPr>
    </w:lvl>
    <w:lvl w:ilvl="4" w:tplc="5CA805CA" w:tentative="1">
      <w:start w:val="1"/>
      <w:numFmt w:val="lowerLetter"/>
      <w:lvlText w:val="%5."/>
      <w:lvlJc w:val="left"/>
      <w:pPr>
        <w:ind w:left="4320" w:hanging="360"/>
      </w:pPr>
    </w:lvl>
    <w:lvl w:ilvl="5" w:tplc="5260A954" w:tentative="1">
      <w:start w:val="1"/>
      <w:numFmt w:val="lowerRoman"/>
      <w:lvlText w:val="%6."/>
      <w:lvlJc w:val="right"/>
      <w:pPr>
        <w:ind w:left="5040" w:hanging="180"/>
      </w:pPr>
    </w:lvl>
    <w:lvl w:ilvl="6" w:tplc="6B842E8E" w:tentative="1">
      <w:start w:val="1"/>
      <w:numFmt w:val="decimal"/>
      <w:lvlText w:val="%7."/>
      <w:lvlJc w:val="left"/>
      <w:pPr>
        <w:ind w:left="5760" w:hanging="360"/>
      </w:pPr>
    </w:lvl>
    <w:lvl w:ilvl="7" w:tplc="7AE4DD58" w:tentative="1">
      <w:start w:val="1"/>
      <w:numFmt w:val="lowerLetter"/>
      <w:lvlText w:val="%8."/>
      <w:lvlJc w:val="left"/>
      <w:pPr>
        <w:ind w:left="6480" w:hanging="360"/>
      </w:pPr>
    </w:lvl>
    <w:lvl w:ilvl="8" w:tplc="0A282422" w:tentative="1">
      <w:start w:val="1"/>
      <w:numFmt w:val="lowerRoman"/>
      <w:lvlText w:val="%9."/>
      <w:lvlJc w:val="right"/>
      <w:pPr>
        <w:ind w:left="7200" w:hanging="180"/>
      </w:pPr>
    </w:lvl>
  </w:abstractNum>
  <w:abstractNum w:abstractNumId="48" w15:restartNumberingAfterBreak="0">
    <w:nsid w:val="6B88055C"/>
    <w:multiLevelType w:val="hybridMultilevel"/>
    <w:tmpl w:val="9030061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9" w15:restartNumberingAfterBreak="0">
    <w:nsid w:val="6BD14B6B"/>
    <w:multiLevelType w:val="hybridMultilevel"/>
    <w:tmpl w:val="FFFFFFFF"/>
    <w:lvl w:ilvl="0" w:tplc="DC462D0A">
      <w:start w:val="1"/>
      <w:numFmt w:val="decimal"/>
      <w:lvlText w:val="%1."/>
      <w:lvlJc w:val="left"/>
      <w:pPr>
        <w:ind w:left="1800" w:hanging="360"/>
      </w:pPr>
    </w:lvl>
    <w:lvl w:ilvl="1" w:tplc="427CEB2E">
      <w:start w:val="1"/>
      <w:numFmt w:val="lowerLetter"/>
      <w:lvlText w:val="%2."/>
      <w:lvlJc w:val="left"/>
      <w:pPr>
        <w:ind w:left="2520" w:hanging="360"/>
      </w:pPr>
    </w:lvl>
    <w:lvl w:ilvl="2" w:tplc="DACC6672">
      <w:start w:val="1"/>
      <w:numFmt w:val="lowerRoman"/>
      <w:lvlText w:val="%3."/>
      <w:lvlJc w:val="right"/>
      <w:pPr>
        <w:ind w:left="3240" w:hanging="180"/>
      </w:pPr>
    </w:lvl>
    <w:lvl w:ilvl="3" w:tplc="A0486016">
      <w:start w:val="1"/>
      <w:numFmt w:val="decimal"/>
      <w:lvlText w:val="%4."/>
      <w:lvlJc w:val="left"/>
      <w:pPr>
        <w:ind w:left="3960" w:hanging="360"/>
      </w:pPr>
    </w:lvl>
    <w:lvl w:ilvl="4" w:tplc="CA863390">
      <w:start w:val="1"/>
      <w:numFmt w:val="lowerLetter"/>
      <w:lvlText w:val="%5."/>
      <w:lvlJc w:val="left"/>
      <w:pPr>
        <w:ind w:left="4680" w:hanging="360"/>
      </w:pPr>
    </w:lvl>
    <w:lvl w:ilvl="5" w:tplc="60DEA8EA">
      <w:start w:val="1"/>
      <w:numFmt w:val="lowerRoman"/>
      <w:lvlText w:val="%6."/>
      <w:lvlJc w:val="right"/>
      <w:pPr>
        <w:ind w:left="5400" w:hanging="180"/>
      </w:pPr>
    </w:lvl>
    <w:lvl w:ilvl="6" w:tplc="C8C023D6">
      <w:start w:val="1"/>
      <w:numFmt w:val="decimal"/>
      <w:lvlText w:val="%7."/>
      <w:lvlJc w:val="left"/>
      <w:pPr>
        <w:ind w:left="6120" w:hanging="360"/>
      </w:pPr>
    </w:lvl>
    <w:lvl w:ilvl="7" w:tplc="242E601C">
      <w:start w:val="1"/>
      <w:numFmt w:val="lowerLetter"/>
      <w:lvlText w:val="%8."/>
      <w:lvlJc w:val="left"/>
      <w:pPr>
        <w:ind w:left="6840" w:hanging="360"/>
      </w:pPr>
    </w:lvl>
    <w:lvl w:ilvl="8" w:tplc="A6081E70">
      <w:start w:val="1"/>
      <w:numFmt w:val="lowerRoman"/>
      <w:lvlText w:val="%9."/>
      <w:lvlJc w:val="right"/>
      <w:pPr>
        <w:ind w:left="7560" w:hanging="180"/>
      </w:pPr>
    </w:lvl>
  </w:abstractNum>
  <w:abstractNum w:abstractNumId="50" w15:restartNumberingAfterBreak="0">
    <w:nsid w:val="6D7B0546"/>
    <w:multiLevelType w:val="hybridMultilevel"/>
    <w:tmpl w:val="FFFFFFFF"/>
    <w:lvl w:ilvl="0" w:tplc="BDF4C984">
      <w:start w:val="1"/>
      <w:numFmt w:val="decimal"/>
      <w:lvlText w:val="%1."/>
      <w:lvlJc w:val="left"/>
      <w:pPr>
        <w:ind w:left="1800" w:hanging="360"/>
      </w:pPr>
    </w:lvl>
    <w:lvl w:ilvl="1" w:tplc="66B00A68">
      <w:start w:val="1"/>
      <w:numFmt w:val="lowerLetter"/>
      <w:lvlText w:val="%2."/>
      <w:lvlJc w:val="left"/>
      <w:pPr>
        <w:ind w:left="2520" w:hanging="360"/>
      </w:pPr>
    </w:lvl>
    <w:lvl w:ilvl="2" w:tplc="7C983E46">
      <w:start w:val="1"/>
      <w:numFmt w:val="lowerRoman"/>
      <w:lvlText w:val="%3."/>
      <w:lvlJc w:val="right"/>
      <w:pPr>
        <w:ind w:left="3240" w:hanging="180"/>
      </w:pPr>
    </w:lvl>
    <w:lvl w:ilvl="3" w:tplc="6948549E">
      <w:start w:val="1"/>
      <w:numFmt w:val="decimal"/>
      <w:lvlText w:val="%4."/>
      <w:lvlJc w:val="left"/>
      <w:pPr>
        <w:ind w:left="3960" w:hanging="360"/>
      </w:pPr>
    </w:lvl>
    <w:lvl w:ilvl="4" w:tplc="C8782C00">
      <w:start w:val="1"/>
      <w:numFmt w:val="lowerLetter"/>
      <w:lvlText w:val="%5."/>
      <w:lvlJc w:val="left"/>
      <w:pPr>
        <w:ind w:left="4680" w:hanging="360"/>
      </w:pPr>
    </w:lvl>
    <w:lvl w:ilvl="5" w:tplc="5532D586">
      <w:start w:val="1"/>
      <w:numFmt w:val="lowerRoman"/>
      <w:lvlText w:val="%6."/>
      <w:lvlJc w:val="right"/>
      <w:pPr>
        <w:ind w:left="5400" w:hanging="180"/>
      </w:pPr>
    </w:lvl>
    <w:lvl w:ilvl="6" w:tplc="1E923DE6">
      <w:start w:val="1"/>
      <w:numFmt w:val="decimal"/>
      <w:lvlText w:val="%7."/>
      <w:lvlJc w:val="left"/>
      <w:pPr>
        <w:ind w:left="6120" w:hanging="360"/>
      </w:pPr>
    </w:lvl>
    <w:lvl w:ilvl="7" w:tplc="F20E83B2">
      <w:start w:val="1"/>
      <w:numFmt w:val="lowerLetter"/>
      <w:lvlText w:val="%8."/>
      <w:lvlJc w:val="left"/>
      <w:pPr>
        <w:ind w:left="6840" w:hanging="360"/>
      </w:pPr>
    </w:lvl>
    <w:lvl w:ilvl="8" w:tplc="D95C2C64">
      <w:start w:val="1"/>
      <w:numFmt w:val="lowerRoman"/>
      <w:lvlText w:val="%9."/>
      <w:lvlJc w:val="right"/>
      <w:pPr>
        <w:ind w:left="7560" w:hanging="180"/>
      </w:pPr>
    </w:lvl>
  </w:abstractNum>
  <w:abstractNum w:abstractNumId="51" w15:restartNumberingAfterBreak="0">
    <w:nsid w:val="6D7D1ED8"/>
    <w:multiLevelType w:val="hybridMultilevel"/>
    <w:tmpl w:val="63E49CBE"/>
    <w:lvl w:ilvl="0" w:tplc="086EB286">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2" w15:restartNumberingAfterBreak="0">
    <w:nsid w:val="6E267966"/>
    <w:multiLevelType w:val="hybridMultilevel"/>
    <w:tmpl w:val="389656A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3" w15:restartNumberingAfterBreak="0">
    <w:nsid w:val="751F717B"/>
    <w:multiLevelType w:val="hybridMultilevel"/>
    <w:tmpl w:val="83D4C5A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4" w15:restartNumberingAfterBreak="0">
    <w:nsid w:val="75DF4F61"/>
    <w:multiLevelType w:val="hybridMultilevel"/>
    <w:tmpl w:val="2A5EB2D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5" w15:restartNumberingAfterBreak="0">
    <w:nsid w:val="77567CAF"/>
    <w:multiLevelType w:val="hybridMultilevel"/>
    <w:tmpl w:val="5658FB5E"/>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56" w15:restartNumberingAfterBreak="0">
    <w:nsid w:val="779AFF86"/>
    <w:multiLevelType w:val="hybridMultilevel"/>
    <w:tmpl w:val="FFFFFFFF"/>
    <w:lvl w:ilvl="0" w:tplc="917A78F4">
      <w:start w:val="1"/>
      <w:numFmt w:val="decimal"/>
      <w:lvlText w:val="%1."/>
      <w:lvlJc w:val="left"/>
      <w:pPr>
        <w:ind w:left="1800" w:hanging="360"/>
      </w:pPr>
    </w:lvl>
    <w:lvl w:ilvl="1" w:tplc="ABFC5016">
      <w:start w:val="1"/>
      <w:numFmt w:val="lowerLetter"/>
      <w:lvlText w:val="%2."/>
      <w:lvlJc w:val="left"/>
      <w:pPr>
        <w:ind w:left="2520" w:hanging="360"/>
      </w:pPr>
    </w:lvl>
    <w:lvl w:ilvl="2" w:tplc="EE26BE1E">
      <w:start w:val="1"/>
      <w:numFmt w:val="lowerRoman"/>
      <w:lvlText w:val="%3."/>
      <w:lvlJc w:val="right"/>
      <w:pPr>
        <w:ind w:left="3240" w:hanging="180"/>
      </w:pPr>
    </w:lvl>
    <w:lvl w:ilvl="3" w:tplc="31945284">
      <w:start w:val="1"/>
      <w:numFmt w:val="decimal"/>
      <w:lvlText w:val="%4."/>
      <w:lvlJc w:val="left"/>
      <w:pPr>
        <w:ind w:left="3960" w:hanging="360"/>
      </w:pPr>
    </w:lvl>
    <w:lvl w:ilvl="4" w:tplc="FDAC3F54">
      <w:start w:val="1"/>
      <w:numFmt w:val="lowerLetter"/>
      <w:lvlText w:val="%5."/>
      <w:lvlJc w:val="left"/>
      <w:pPr>
        <w:ind w:left="4680" w:hanging="360"/>
      </w:pPr>
    </w:lvl>
    <w:lvl w:ilvl="5" w:tplc="EFEA695E">
      <w:start w:val="1"/>
      <w:numFmt w:val="lowerRoman"/>
      <w:lvlText w:val="%6."/>
      <w:lvlJc w:val="right"/>
      <w:pPr>
        <w:ind w:left="5400" w:hanging="180"/>
      </w:pPr>
    </w:lvl>
    <w:lvl w:ilvl="6" w:tplc="DBC22D80">
      <w:start w:val="1"/>
      <w:numFmt w:val="decimal"/>
      <w:lvlText w:val="%7."/>
      <w:lvlJc w:val="left"/>
      <w:pPr>
        <w:ind w:left="6120" w:hanging="360"/>
      </w:pPr>
    </w:lvl>
    <w:lvl w:ilvl="7" w:tplc="CBDA0D56">
      <w:start w:val="1"/>
      <w:numFmt w:val="lowerLetter"/>
      <w:lvlText w:val="%8."/>
      <w:lvlJc w:val="left"/>
      <w:pPr>
        <w:ind w:left="6840" w:hanging="360"/>
      </w:pPr>
    </w:lvl>
    <w:lvl w:ilvl="8" w:tplc="F4700302">
      <w:start w:val="1"/>
      <w:numFmt w:val="lowerRoman"/>
      <w:lvlText w:val="%9."/>
      <w:lvlJc w:val="right"/>
      <w:pPr>
        <w:ind w:left="7560" w:hanging="180"/>
      </w:pPr>
    </w:lvl>
  </w:abstractNum>
  <w:abstractNum w:abstractNumId="57" w15:restartNumberingAfterBreak="0">
    <w:nsid w:val="796A34AF"/>
    <w:multiLevelType w:val="hybridMultilevel"/>
    <w:tmpl w:val="9CAC0788"/>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8" w15:restartNumberingAfterBreak="0">
    <w:nsid w:val="7A782EB4"/>
    <w:multiLevelType w:val="hybridMultilevel"/>
    <w:tmpl w:val="BCB890E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9" w15:restartNumberingAfterBreak="0">
    <w:nsid w:val="7E6C50EB"/>
    <w:multiLevelType w:val="hybridMultilevel"/>
    <w:tmpl w:val="F752C3C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num w:numId="1" w16cid:durableId="1389911890">
    <w:abstractNumId w:val="44"/>
  </w:num>
  <w:num w:numId="2" w16cid:durableId="2061663789">
    <w:abstractNumId w:val="46"/>
  </w:num>
  <w:num w:numId="3" w16cid:durableId="134762753">
    <w:abstractNumId w:val="47"/>
  </w:num>
  <w:num w:numId="4" w16cid:durableId="1904178891">
    <w:abstractNumId w:val="4"/>
  </w:num>
  <w:num w:numId="5" w16cid:durableId="1389651458">
    <w:abstractNumId w:val="22"/>
  </w:num>
  <w:num w:numId="6" w16cid:durableId="2065130518">
    <w:abstractNumId w:val="8"/>
  </w:num>
  <w:num w:numId="7" w16cid:durableId="488525239">
    <w:abstractNumId w:val="49"/>
  </w:num>
  <w:num w:numId="8" w16cid:durableId="516500098">
    <w:abstractNumId w:val="50"/>
  </w:num>
  <w:num w:numId="9" w16cid:durableId="1999072982">
    <w:abstractNumId w:val="14"/>
  </w:num>
  <w:num w:numId="10" w16cid:durableId="2034644044">
    <w:abstractNumId w:val="58"/>
  </w:num>
  <w:num w:numId="11" w16cid:durableId="1718892562">
    <w:abstractNumId w:val="31"/>
  </w:num>
  <w:num w:numId="12" w16cid:durableId="162936219">
    <w:abstractNumId w:val="26"/>
  </w:num>
  <w:num w:numId="13" w16cid:durableId="376048770">
    <w:abstractNumId w:val="0"/>
  </w:num>
  <w:num w:numId="14" w16cid:durableId="2059359600">
    <w:abstractNumId w:val="1"/>
  </w:num>
  <w:num w:numId="15" w16cid:durableId="1859349908">
    <w:abstractNumId w:val="6"/>
  </w:num>
  <w:num w:numId="16" w16cid:durableId="1960792057">
    <w:abstractNumId w:val="29"/>
  </w:num>
  <w:num w:numId="17" w16cid:durableId="1914075098">
    <w:abstractNumId w:val="18"/>
  </w:num>
  <w:num w:numId="18" w16cid:durableId="2020109974">
    <w:abstractNumId w:val="34"/>
  </w:num>
  <w:num w:numId="19" w16cid:durableId="1982347510">
    <w:abstractNumId w:val="59"/>
  </w:num>
  <w:num w:numId="20" w16cid:durableId="552885318">
    <w:abstractNumId w:val="17"/>
  </w:num>
  <w:num w:numId="21" w16cid:durableId="508518992">
    <w:abstractNumId w:val="43"/>
  </w:num>
  <w:num w:numId="22" w16cid:durableId="281116001">
    <w:abstractNumId w:val="36"/>
  </w:num>
  <w:num w:numId="23" w16cid:durableId="1667634737">
    <w:abstractNumId w:val="5"/>
  </w:num>
  <w:num w:numId="24" w16cid:durableId="544679553">
    <w:abstractNumId w:val="39"/>
  </w:num>
  <w:num w:numId="25" w16cid:durableId="1728796408">
    <w:abstractNumId w:val="21"/>
  </w:num>
  <w:num w:numId="26" w16cid:durableId="1843347716">
    <w:abstractNumId w:val="2"/>
  </w:num>
  <w:num w:numId="27" w16cid:durableId="57287088">
    <w:abstractNumId w:val="7"/>
  </w:num>
  <w:num w:numId="28" w16cid:durableId="1236471884">
    <w:abstractNumId w:val="37"/>
  </w:num>
  <w:num w:numId="29" w16cid:durableId="1808663328">
    <w:abstractNumId w:val="11"/>
  </w:num>
  <w:num w:numId="30" w16cid:durableId="556210915">
    <w:abstractNumId w:val="27"/>
  </w:num>
  <w:num w:numId="31" w16cid:durableId="525826772">
    <w:abstractNumId w:val="48"/>
  </w:num>
  <w:num w:numId="32" w16cid:durableId="1601060800">
    <w:abstractNumId w:val="38"/>
  </w:num>
  <w:num w:numId="33" w16cid:durableId="1124427332">
    <w:abstractNumId w:val="12"/>
  </w:num>
  <w:num w:numId="34" w16cid:durableId="1079326217">
    <w:abstractNumId w:val="24"/>
  </w:num>
  <w:num w:numId="35" w16cid:durableId="1359311140">
    <w:abstractNumId w:val="35"/>
  </w:num>
  <w:num w:numId="36" w16cid:durableId="632490998">
    <w:abstractNumId w:val="10"/>
  </w:num>
  <w:num w:numId="37" w16cid:durableId="125391713">
    <w:abstractNumId w:val="52"/>
  </w:num>
  <w:num w:numId="38" w16cid:durableId="1040016256">
    <w:abstractNumId w:val="53"/>
  </w:num>
  <w:num w:numId="39" w16cid:durableId="673190465">
    <w:abstractNumId w:val="57"/>
  </w:num>
  <w:num w:numId="40" w16cid:durableId="1038895088">
    <w:abstractNumId w:val="13"/>
  </w:num>
  <w:num w:numId="41" w16cid:durableId="1187870708">
    <w:abstractNumId w:val="23"/>
  </w:num>
  <w:num w:numId="42" w16cid:durableId="1521122325">
    <w:abstractNumId w:val="54"/>
  </w:num>
  <w:num w:numId="43" w16cid:durableId="1108624617">
    <w:abstractNumId w:val="30"/>
  </w:num>
  <w:num w:numId="44" w16cid:durableId="1623026705">
    <w:abstractNumId w:val="56"/>
  </w:num>
  <w:num w:numId="45" w16cid:durableId="1924873198">
    <w:abstractNumId w:val="16"/>
  </w:num>
  <w:num w:numId="46" w16cid:durableId="230964672">
    <w:abstractNumId w:val="25"/>
  </w:num>
  <w:num w:numId="47" w16cid:durableId="1733582805">
    <w:abstractNumId w:val="33"/>
  </w:num>
  <w:num w:numId="48" w16cid:durableId="47075603">
    <w:abstractNumId w:val="9"/>
  </w:num>
  <w:num w:numId="49" w16cid:durableId="1572540614">
    <w:abstractNumId w:val="20"/>
  </w:num>
  <w:num w:numId="50" w16cid:durableId="1667171565">
    <w:abstractNumId w:val="15"/>
  </w:num>
  <w:num w:numId="51" w16cid:durableId="1155025450">
    <w:abstractNumId w:val="51"/>
  </w:num>
  <w:num w:numId="52" w16cid:durableId="1802965974">
    <w:abstractNumId w:val="41"/>
  </w:num>
  <w:num w:numId="53" w16cid:durableId="841511878">
    <w:abstractNumId w:val="32"/>
  </w:num>
  <w:num w:numId="54" w16cid:durableId="1364479794">
    <w:abstractNumId w:val="55"/>
  </w:num>
  <w:num w:numId="55" w16cid:durableId="554127981">
    <w:abstractNumId w:val="42"/>
  </w:num>
  <w:num w:numId="56" w16cid:durableId="1717244118">
    <w:abstractNumId w:val="3"/>
  </w:num>
  <w:num w:numId="57" w16cid:durableId="2058889943">
    <w:abstractNumId w:val="28"/>
  </w:num>
  <w:num w:numId="58" w16cid:durableId="356582329">
    <w:abstractNumId w:val="45"/>
  </w:num>
  <w:num w:numId="59" w16cid:durableId="1650788634">
    <w:abstractNumId w:val="19"/>
  </w:num>
  <w:num w:numId="60" w16cid:durableId="1524200859">
    <w:abstractNumId w:val="40"/>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60"/>
  <w:embedTrueTypeFonts/>
  <w:proofState w:spelling="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5C6"/>
    <w:rsid w:val="00000B04"/>
    <w:rsid w:val="00000BE3"/>
    <w:rsid w:val="00000F21"/>
    <w:rsid w:val="00000FD1"/>
    <w:rsid w:val="00000FE5"/>
    <w:rsid w:val="000013FB"/>
    <w:rsid w:val="00001412"/>
    <w:rsid w:val="00001837"/>
    <w:rsid w:val="00001E9B"/>
    <w:rsid w:val="00001F20"/>
    <w:rsid w:val="00001FDC"/>
    <w:rsid w:val="00002554"/>
    <w:rsid w:val="00003205"/>
    <w:rsid w:val="0000335D"/>
    <w:rsid w:val="000035BD"/>
    <w:rsid w:val="00003CB4"/>
    <w:rsid w:val="00003D02"/>
    <w:rsid w:val="00003DB8"/>
    <w:rsid w:val="000040B2"/>
    <w:rsid w:val="00004433"/>
    <w:rsid w:val="000046A2"/>
    <w:rsid w:val="000046E8"/>
    <w:rsid w:val="00004838"/>
    <w:rsid w:val="00004AA5"/>
    <w:rsid w:val="00004E97"/>
    <w:rsid w:val="00005109"/>
    <w:rsid w:val="0000516D"/>
    <w:rsid w:val="0000592B"/>
    <w:rsid w:val="00005FF8"/>
    <w:rsid w:val="000065BA"/>
    <w:rsid w:val="0000670E"/>
    <w:rsid w:val="00006897"/>
    <w:rsid w:val="00006E5C"/>
    <w:rsid w:val="00006F4E"/>
    <w:rsid w:val="0000700E"/>
    <w:rsid w:val="0000723A"/>
    <w:rsid w:val="000072C8"/>
    <w:rsid w:val="000073EB"/>
    <w:rsid w:val="000074D8"/>
    <w:rsid w:val="000079AE"/>
    <w:rsid w:val="000079CF"/>
    <w:rsid w:val="00007E93"/>
    <w:rsid w:val="00010074"/>
    <w:rsid w:val="0001056B"/>
    <w:rsid w:val="000105B3"/>
    <w:rsid w:val="0001077A"/>
    <w:rsid w:val="00010815"/>
    <w:rsid w:val="00010EF7"/>
    <w:rsid w:val="00010F6B"/>
    <w:rsid w:val="00010FFD"/>
    <w:rsid w:val="0001153D"/>
    <w:rsid w:val="00011582"/>
    <w:rsid w:val="000115BD"/>
    <w:rsid w:val="00011AD1"/>
    <w:rsid w:val="00011D88"/>
    <w:rsid w:val="0001231B"/>
    <w:rsid w:val="00012320"/>
    <w:rsid w:val="000125D8"/>
    <w:rsid w:val="0001284D"/>
    <w:rsid w:val="00013674"/>
    <w:rsid w:val="0001379F"/>
    <w:rsid w:val="00013843"/>
    <w:rsid w:val="00013A30"/>
    <w:rsid w:val="00013C40"/>
    <w:rsid w:val="00013DF6"/>
    <w:rsid w:val="00013FD8"/>
    <w:rsid w:val="0001416F"/>
    <w:rsid w:val="00014428"/>
    <w:rsid w:val="0001456E"/>
    <w:rsid w:val="000145BF"/>
    <w:rsid w:val="000148F5"/>
    <w:rsid w:val="000148FC"/>
    <w:rsid w:val="00014A37"/>
    <w:rsid w:val="00014BC2"/>
    <w:rsid w:val="00014E2D"/>
    <w:rsid w:val="00015477"/>
    <w:rsid w:val="000155F8"/>
    <w:rsid w:val="000161C4"/>
    <w:rsid w:val="0001626B"/>
    <w:rsid w:val="000162BC"/>
    <w:rsid w:val="000163F2"/>
    <w:rsid w:val="00016409"/>
    <w:rsid w:val="000164BD"/>
    <w:rsid w:val="00016948"/>
    <w:rsid w:val="00016C39"/>
    <w:rsid w:val="0001749D"/>
    <w:rsid w:val="00017517"/>
    <w:rsid w:val="000176E1"/>
    <w:rsid w:val="00017F04"/>
    <w:rsid w:val="00017FFA"/>
    <w:rsid w:val="00020102"/>
    <w:rsid w:val="000203A7"/>
    <w:rsid w:val="00020404"/>
    <w:rsid w:val="0002052A"/>
    <w:rsid w:val="0002054D"/>
    <w:rsid w:val="000206D6"/>
    <w:rsid w:val="00020932"/>
    <w:rsid w:val="000209A1"/>
    <w:rsid w:val="000209EE"/>
    <w:rsid w:val="00021088"/>
    <w:rsid w:val="00021C2D"/>
    <w:rsid w:val="00021F5F"/>
    <w:rsid w:val="00022946"/>
    <w:rsid w:val="0002299B"/>
    <w:rsid w:val="00022BA3"/>
    <w:rsid w:val="00022CD5"/>
    <w:rsid w:val="00022D1B"/>
    <w:rsid w:val="00022ECC"/>
    <w:rsid w:val="00022F49"/>
    <w:rsid w:val="00022F88"/>
    <w:rsid w:val="00022FAD"/>
    <w:rsid w:val="0002308E"/>
    <w:rsid w:val="000232F8"/>
    <w:rsid w:val="00023645"/>
    <w:rsid w:val="000238BE"/>
    <w:rsid w:val="000238C4"/>
    <w:rsid w:val="00023AE0"/>
    <w:rsid w:val="00023F98"/>
    <w:rsid w:val="000243E5"/>
    <w:rsid w:val="00024D34"/>
    <w:rsid w:val="00024FC0"/>
    <w:rsid w:val="0002500F"/>
    <w:rsid w:val="00025082"/>
    <w:rsid w:val="000254E7"/>
    <w:rsid w:val="00025CD9"/>
    <w:rsid w:val="00025F12"/>
    <w:rsid w:val="000261C4"/>
    <w:rsid w:val="00026382"/>
    <w:rsid w:val="00026A5B"/>
    <w:rsid w:val="000273E0"/>
    <w:rsid w:val="00027749"/>
    <w:rsid w:val="00027841"/>
    <w:rsid w:val="0002799D"/>
    <w:rsid w:val="0003041E"/>
    <w:rsid w:val="00030759"/>
    <w:rsid w:val="00030B76"/>
    <w:rsid w:val="00030B9A"/>
    <w:rsid w:val="00030D53"/>
    <w:rsid w:val="00030F3C"/>
    <w:rsid w:val="0003116C"/>
    <w:rsid w:val="000311B8"/>
    <w:rsid w:val="00031894"/>
    <w:rsid w:val="000318E2"/>
    <w:rsid w:val="00031A4C"/>
    <w:rsid w:val="000322F8"/>
    <w:rsid w:val="00032735"/>
    <w:rsid w:val="000328A8"/>
    <w:rsid w:val="00032BCE"/>
    <w:rsid w:val="00033065"/>
    <w:rsid w:val="0003343C"/>
    <w:rsid w:val="00033468"/>
    <w:rsid w:val="00033AA9"/>
    <w:rsid w:val="00033DC8"/>
    <w:rsid w:val="00033E98"/>
    <w:rsid w:val="00033F88"/>
    <w:rsid w:val="00034099"/>
    <w:rsid w:val="000346A7"/>
    <w:rsid w:val="000347F4"/>
    <w:rsid w:val="00035082"/>
    <w:rsid w:val="000352B9"/>
    <w:rsid w:val="00036017"/>
    <w:rsid w:val="00036059"/>
    <w:rsid w:val="000364C8"/>
    <w:rsid w:val="000364E3"/>
    <w:rsid w:val="0003657E"/>
    <w:rsid w:val="000365F5"/>
    <w:rsid w:val="000369A4"/>
    <w:rsid w:val="00036F9D"/>
    <w:rsid w:val="00037182"/>
    <w:rsid w:val="000376E5"/>
    <w:rsid w:val="0003792A"/>
    <w:rsid w:val="00037DFE"/>
    <w:rsid w:val="00040061"/>
    <w:rsid w:val="0004066F"/>
    <w:rsid w:val="0004088E"/>
    <w:rsid w:val="00040BBE"/>
    <w:rsid w:val="00040E07"/>
    <w:rsid w:val="00040EE6"/>
    <w:rsid w:val="00041247"/>
    <w:rsid w:val="00041569"/>
    <w:rsid w:val="00041CB5"/>
    <w:rsid w:val="0004205D"/>
    <w:rsid w:val="000424CC"/>
    <w:rsid w:val="000426CB"/>
    <w:rsid w:val="000429E0"/>
    <w:rsid w:val="000429FB"/>
    <w:rsid w:val="00042A10"/>
    <w:rsid w:val="00042AF1"/>
    <w:rsid w:val="00042B4A"/>
    <w:rsid w:val="00042FE2"/>
    <w:rsid w:val="000435C6"/>
    <w:rsid w:val="00043D0F"/>
    <w:rsid w:val="00043DD0"/>
    <w:rsid w:val="00043FE6"/>
    <w:rsid w:val="000441B1"/>
    <w:rsid w:val="00044330"/>
    <w:rsid w:val="000444E8"/>
    <w:rsid w:val="0004456E"/>
    <w:rsid w:val="000445B4"/>
    <w:rsid w:val="0004493B"/>
    <w:rsid w:val="00044C6C"/>
    <w:rsid w:val="00044E6B"/>
    <w:rsid w:val="000450A5"/>
    <w:rsid w:val="0004548D"/>
    <w:rsid w:val="000456EC"/>
    <w:rsid w:val="000459A2"/>
    <w:rsid w:val="00045D7E"/>
    <w:rsid w:val="00046141"/>
    <w:rsid w:val="0004648F"/>
    <w:rsid w:val="00046C9E"/>
    <w:rsid w:val="000470FA"/>
    <w:rsid w:val="00047A00"/>
    <w:rsid w:val="00047BFC"/>
    <w:rsid w:val="00047BFF"/>
    <w:rsid w:val="00050115"/>
    <w:rsid w:val="00050247"/>
    <w:rsid w:val="00050337"/>
    <w:rsid w:val="00050795"/>
    <w:rsid w:val="00050846"/>
    <w:rsid w:val="00051024"/>
    <w:rsid w:val="000511B7"/>
    <w:rsid w:val="0005132B"/>
    <w:rsid w:val="00051616"/>
    <w:rsid w:val="00051650"/>
    <w:rsid w:val="00051838"/>
    <w:rsid w:val="000519D5"/>
    <w:rsid w:val="00051C9B"/>
    <w:rsid w:val="00051DCD"/>
    <w:rsid w:val="000520B4"/>
    <w:rsid w:val="0005216E"/>
    <w:rsid w:val="000522D8"/>
    <w:rsid w:val="0005260B"/>
    <w:rsid w:val="00052747"/>
    <w:rsid w:val="000527D0"/>
    <w:rsid w:val="0005281B"/>
    <w:rsid w:val="00052C16"/>
    <w:rsid w:val="00052D33"/>
    <w:rsid w:val="00053017"/>
    <w:rsid w:val="00053092"/>
    <w:rsid w:val="000532EB"/>
    <w:rsid w:val="0005444C"/>
    <w:rsid w:val="000545BD"/>
    <w:rsid w:val="000545D0"/>
    <w:rsid w:val="0005493B"/>
    <w:rsid w:val="00054F3E"/>
    <w:rsid w:val="0005504B"/>
    <w:rsid w:val="00055130"/>
    <w:rsid w:val="00055408"/>
    <w:rsid w:val="0005546F"/>
    <w:rsid w:val="000555A4"/>
    <w:rsid w:val="0005618E"/>
    <w:rsid w:val="00056698"/>
    <w:rsid w:val="00056716"/>
    <w:rsid w:val="00056826"/>
    <w:rsid w:val="000568B1"/>
    <w:rsid w:val="00056A95"/>
    <w:rsid w:val="00056CD5"/>
    <w:rsid w:val="00056D24"/>
    <w:rsid w:val="00057299"/>
    <w:rsid w:val="00057B6A"/>
    <w:rsid w:val="000601A1"/>
    <w:rsid w:val="0006044F"/>
    <w:rsid w:val="0006072E"/>
    <w:rsid w:val="00060D3C"/>
    <w:rsid w:val="00060DB1"/>
    <w:rsid w:val="000612F4"/>
    <w:rsid w:val="00061CC3"/>
    <w:rsid w:val="00061F05"/>
    <w:rsid w:val="0006224A"/>
    <w:rsid w:val="00062263"/>
    <w:rsid w:val="000622B6"/>
    <w:rsid w:val="00062478"/>
    <w:rsid w:val="000629CB"/>
    <w:rsid w:val="00062BB7"/>
    <w:rsid w:val="00062DC0"/>
    <w:rsid w:val="00062EF6"/>
    <w:rsid w:val="000630BA"/>
    <w:rsid w:val="00063429"/>
    <w:rsid w:val="000638DE"/>
    <w:rsid w:val="00063C4F"/>
    <w:rsid w:val="00064665"/>
    <w:rsid w:val="00064B01"/>
    <w:rsid w:val="00064B09"/>
    <w:rsid w:val="00064B99"/>
    <w:rsid w:val="00065246"/>
    <w:rsid w:val="0006588B"/>
    <w:rsid w:val="00065DEC"/>
    <w:rsid w:val="00066089"/>
    <w:rsid w:val="00066ADF"/>
    <w:rsid w:val="00066BF6"/>
    <w:rsid w:val="00066C70"/>
    <w:rsid w:val="00066ECD"/>
    <w:rsid w:val="00067536"/>
    <w:rsid w:val="000676DF"/>
    <w:rsid w:val="000677B8"/>
    <w:rsid w:val="00067803"/>
    <w:rsid w:val="000704F3"/>
    <w:rsid w:val="000705E5"/>
    <w:rsid w:val="00070653"/>
    <w:rsid w:val="00070E01"/>
    <w:rsid w:val="000715EE"/>
    <w:rsid w:val="000719A1"/>
    <w:rsid w:val="00071E09"/>
    <w:rsid w:val="00071F2A"/>
    <w:rsid w:val="000725F9"/>
    <w:rsid w:val="000727CF"/>
    <w:rsid w:val="0007282C"/>
    <w:rsid w:val="00072A8D"/>
    <w:rsid w:val="00072CC7"/>
    <w:rsid w:val="00072EA8"/>
    <w:rsid w:val="000732D4"/>
    <w:rsid w:val="00073654"/>
    <w:rsid w:val="00073BA2"/>
    <w:rsid w:val="0007500D"/>
    <w:rsid w:val="00075016"/>
    <w:rsid w:val="00075293"/>
    <w:rsid w:val="000754F1"/>
    <w:rsid w:val="00075567"/>
    <w:rsid w:val="00075AD4"/>
    <w:rsid w:val="000760E3"/>
    <w:rsid w:val="00076A3D"/>
    <w:rsid w:val="00076FED"/>
    <w:rsid w:val="00077036"/>
    <w:rsid w:val="000773B5"/>
    <w:rsid w:val="00077570"/>
    <w:rsid w:val="00077A61"/>
    <w:rsid w:val="00077F9A"/>
    <w:rsid w:val="00080063"/>
    <w:rsid w:val="000800D3"/>
    <w:rsid w:val="0008037F"/>
    <w:rsid w:val="0008053C"/>
    <w:rsid w:val="000809B5"/>
    <w:rsid w:val="00080EBF"/>
    <w:rsid w:val="00081280"/>
    <w:rsid w:val="0008133D"/>
    <w:rsid w:val="00081D27"/>
    <w:rsid w:val="0008222E"/>
    <w:rsid w:val="00082757"/>
    <w:rsid w:val="0008291C"/>
    <w:rsid w:val="00082B22"/>
    <w:rsid w:val="00082BF3"/>
    <w:rsid w:val="00082EAC"/>
    <w:rsid w:val="00082F99"/>
    <w:rsid w:val="000830B4"/>
    <w:rsid w:val="0008327F"/>
    <w:rsid w:val="0008328F"/>
    <w:rsid w:val="00083392"/>
    <w:rsid w:val="0008381E"/>
    <w:rsid w:val="000838C6"/>
    <w:rsid w:val="00083AFF"/>
    <w:rsid w:val="00083F34"/>
    <w:rsid w:val="000841B2"/>
    <w:rsid w:val="00084473"/>
    <w:rsid w:val="000844F8"/>
    <w:rsid w:val="00084651"/>
    <w:rsid w:val="00084CB1"/>
    <w:rsid w:val="00084EBE"/>
    <w:rsid w:val="0008503D"/>
    <w:rsid w:val="000851CD"/>
    <w:rsid w:val="0008571B"/>
    <w:rsid w:val="00085A3E"/>
    <w:rsid w:val="0008605B"/>
    <w:rsid w:val="000869FB"/>
    <w:rsid w:val="00086A5A"/>
    <w:rsid w:val="00086E01"/>
    <w:rsid w:val="00086ED0"/>
    <w:rsid w:val="00086EEC"/>
    <w:rsid w:val="000870D9"/>
    <w:rsid w:val="000871CE"/>
    <w:rsid w:val="00087855"/>
    <w:rsid w:val="00087A05"/>
    <w:rsid w:val="00087DD5"/>
    <w:rsid w:val="00087F4B"/>
    <w:rsid w:val="0009031E"/>
    <w:rsid w:val="000906C4"/>
    <w:rsid w:val="000907D8"/>
    <w:rsid w:val="00090A43"/>
    <w:rsid w:val="00090B4F"/>
    <w:rsid w:val="00090E82"/>
    <w:rsid w:val="00090FFA"/>
    <w:rsid w:val="00091A25"/>
    <w:rsid w:val="00091BB4"/>
    <w:rsid w:val="00091EC2"/>
    <w:rsid w:val="00091EF0"/>
    <w:rsid w:val="00092079"/>
    <w:rsid w:val="00092108"/>
    <w:rsid w:val="00092264"/>
    <w:rsid w:val="00092D5C"/>
    <w:rsid w:val="00093420"/>
    <w:rsid w:val="000937A8"/>
    <w:rsid w:val="00093901"/>
    <w:rsid w:val="00093DB7"/>
    <w:rsid w:val="00094E9A"/>
    <w:rsid w:val="00094F70"/>
    <w:rsid w:val="000953BB"/>
    <w:rsid w:val="00095755"/>
    <w:rsid w:val="00095943"/>
    <w:rsid w:val="0009608B"/>
    <w:rsid w:val="00096277"/>
    <w:rsid w:val="00096817"/>
    <w:rsid w:val="00096D1E"/>
    <w:rsid w:val="000972D0"/>
    <w:rsid w:val="00097376"/>
    <w:rsid w:val="000A090B"/>
    <w:rsid w:val="000A09E7"/>
    <w:rsid w:val="000A13D0"/>
    <w:rsid w:val="000A14CC"/>
    <w:rsid w:val="000A1627"/>
    <w:rsid w:val="000A1876"/>
    <w:rsid w:val="000A19AB"/>
    <w:rsid w:val="000A19C1"/>
    <w:rsid w:val="000A1B7F"/>
    <w:rsid w:val="000A209F"/>
    <w:rsid w:val="000A2B27"/>
    <w:rsid w:val="000A2C32"/>
    <w:rsid w:val="000A2EA7"/>
    <w:rsid w:val="000A30C2"/>
    <w:rsid w:val="000A325D"/>
    <w:rsid w:val="000A3543"/>
    <w:rsid w:val="000A3583"/>
    <w:rsid w:val="000A36AE"/>
    <w:rsid w:val="000A36D4"/>
    <w:rsid w:val="000A3750"/>
    <w:rsid w:val="000A37A6"/>
    <w:rsid w:val="000A3C7D"/>
    <w:rsid w:val="000A41CD"/>
    <w:rsid w:val="000A4A90"/>
    <w:rsid w:val="000A4CBC"/>
    <w:rsid w:val="000A5185"/>
    <w:rsid w:val="000A5340"/>
    <w:rsid w:val="000A552D"/>
    <w:rsid w:val="000A5D2D"/>
    <w:rsid w:val="000A6169"/>
    <w:rsid w:val="000A64F5"/>
    <w:rsid w:val="000A6540"/>
    <w:rsid w:val="000A6616"/>
    <w:rsid w:val="000A69D7"/>
    <w:rsid w:val="000A7728"/>
    <w:rsid w:val="000A77F7"/>
    <w:rsid w:val="000A78D0"/>
    <w:rsid w:val="000A79C8"/>
    <w:rsid w:val="000A7BC8"/>
    <w:rsid w:val="000A7E62"/>
    <w:rsid w:val="000B00DC"/>
    <w:rsid w:val="000B0B63"/>
    <w:rsid w:val="000B0C14"/>
    <w:rsid w:val="000B13A0"/>
    <w:rsid w:val="000B1988"/>
    <w:rsid w:val="000B1A35"/>
    <w:rsid w:val="000B1BC4"/>
    <w:rsid w:val="000B1CEC"/>
    <w:rsid w:val="000B2000"/>
    <w:rsid w:val="000B2D38"/>
    <w:rsid w:val="000B3657"/>
    <w:rsid w:val="000B370E"/>
    <w:rsid w:val="000B3886"/>
    <w:rsid w:val="000B4266"/>
    <w:rsid w:val="000B46AD"/>
    <w:rsid w:val="000B49A4"/>
    <w:rsid w:val="000B4C46"/>
    <w:rsid w:val="000B4F41"/>
    <w:rsid w:val="000B52E4"/>
    <w:rsid w:val="000B5538"/>
    <w:rsid w:val="000B5941"/>
    <w:rsid w:val="000B59BF"/>
    <w:rsid w:val="000B5ADE"/>
    <w:rsid w:val="000B6323"/>
    <w:rsid w:val="000B67FD"/>
    <w:rsid w:val="000B68DD"/>
    <w:rsid w:val="000B6BA8"/>
    <w:rsid w:val="000B6C3F"/>
    <w:rsid w:val="000B6CBC"/>
    <w:rsid w:val="000B71A0"/>
    <w:rsid w:val="000B76C7"/>
    <w:rsid w:val="000B77D6"/>
    <w:rsid w:val="000B79D1"/>
    <w:rsid w:val="000C0FBD"/>
    <w:rsid w:val="000C1008"/>
    <w:rsid w:val="000C13B0"/>
    <w:rsid w:val="000C13D8"/>
    <w:rsid w:val="000C1554"/>
    <w:rsid w:val="000C17B5"/>
    <w:rsid w:val="000C1894"/>
    <w:rsid w:val="000C18C4"/>
    <w:rsid w:val="000C1958"/>
    <w:rsid w:val="000C19B6"/>
    <w:rsid w:val="000C1D01"/>
    <w:rsid w:val="000C1D77"/>
    <w:rsid w:val="000C1FDA"/>
    <w:rsid w:val="000C24C9"/>
    <w:rsid w:val="000C27A8"/>
    <w:rsid w:val="000C27D0"/>
    <w:rsid w:val="000C2838"/>
    <w:rsid w:val="000C2861"/>
    <w:rsid w:val="000C2B99"/>
    <w:rsid w:val="000C3265"/>
    <w:rsid w:val="000C35AA"/>
    <w:rsid w:val="000C3D9B"/>
    <w:rsid w:val="000C52DA"/>
    <w:rsid w:val="000C5D9B"/>
    <w:rsid w:val="000C5EDC"/>
    <w:rsid w:val="000C5F87"/>
    <w:rsid w:val="000C629E"/>
    <w:rsid w:val="000C664A"/>
    <w:rsid w:val="000C66E1"/>
    <w:rsid w:val="000C6BF0"/>
    <w:rsid w:val="000C6DAB"/>
    <w:rsid w:val="000C6E67"/>
    <w:rsid w:val="000C6ED7"/>
    <w:rsid w:val="000C78A8"/>
    <w:rsid w:val="000C796A"/>
    <w:rsid w:val="000C7C70"/>
    <w:rsid w:val="000D008F"/>
    <w:rsid w:val="000D0298"/>
    <w:rsid w:val="000D02A8"/>
    <w:rsid w:val="000D02C1"/>
    <w:rsid w:val="000D0353"/>
    <w:rsid w:val="000D0438"/>
    <w:rsid w:val="000D0722"/>
    <w:rsid w:val="000D0B1B"/>
    <w:rsid w:val="000D0B62"/>
    <w:rsid w:val="000D0CA3"/>
    <w:rsid w:val="000D0E4A"/>
    <w:rsid w:val="000D0F47"/>
    <w:rsid w:val="000D0F67"/>
    <w:rsid w:val="000D12D1"/>
    <w:rsid w:val="000D143A"/>
    <w:rsid w:val="000D145C"/>
    <w:rsid w:val="000D14D4"/>
    <w:rsid w:val="000D1948"/>
    <w:rsid w:val="000D19B3"/>
    <w:rsid w:val="000D1C16"/>
    <w:rsid w:val="000D1D9B"/>
    <w:rsid w:val="000D1F4E"/>
    <w:rsid w:val="000D24A9"/>
    <w:rsid w:val="000D24AD"/>
    <w:rsid w:val="000D2684"/>
    <w:rsid w:val="000D269D"/>
    <w:rsid w:val="000D2828"/>
    <w:rsid w:val="000D2A3C"/>
    <w:rsid w:val="000D33FC"/>
    <w:rsid w:val="000D35C0"/>
    <w:rsid w:val="000D3934"/>
    <w:rsid w:val="000D3BE8"/>
    <w:rsid w:val="000D3E74"/>
    <w:rsid w:val="000D45FD"/>
    <w:rsid w:val="000D4966"/>
    <w:rsid w:val="000D5727"/>
    <w:rsid w:val="000D58C1"/>
    <w:rsid w:val="000D58F0"/>
    <w:rsid w:val="000D5D25"/>
    <w:rsid w:val="000D611F"/>
    <w:rsid w:val="000D646B"/>
    <w:rsid w:val="000D7002"/>
    <w:rsid w:val="000D721E"/>
    <w:rsid w:val="000D7281"/>
    <w:rsid w:val="000D72C3"/>
    <w:rsid w:val="000D72FA"/>
    <w:rsid w:val="000D7383"/>
    <w:rsid w:val="000D7D2A"/>
    <w:rsid w:val="000D7D94"/>
    <w:rsid w:val="000D7F66"/>
    <w:rsid w:val="000E0141"/>
    <w:rsid w:val="000E01B0"/>
    <w:rsid w:val="000E0AD4"/>
    <w:rsid w:val="000E0C4B"/>
    <w:rsid w:val="000E0C62"/>
    <w:rsid w:val="000E0DDE"/>
    <w:rsid w:val="000E1572"/>
    <w:rsid w:val="000E259A"/>
    <w:rsid w:val="000E2605"/>
    <w:rsid w:val="000E2CB3"/>
    <w:rsid w:val="000E37A3"/>
    <w:rsid w:val="000E37E7"/>
    <w:rsid w:val="000E3BCC"/>
    <w:rsid w:val="000E4115"/>
    <w:rsid w:val="000E411A"/>
    <w:rsid w:val="000E411D"/>
    <w:rsid w:val="000E4A29"/>
    <w:rsid w:val="000E4A94"/>
    <w:rsid w:val="000E4C0B"/>
    <w:rsid w:val="000E4FD6"/>
    <w:rsid w:val="000E50D0"/>
    <w:rsid w:val="000E5449"/>
    <w:rsid w:val="000E592A"/>
    <w:rsid w:val="000E5D1F"/>
    <w:rsid w:val="000E60BB"/>
    <w:rsid w:val="000E66A6"/>
    <w:rsid w:val="000E677D"/>
    <w:rsid w:val="000E6AD7"/>
    <w:rsid w:val="000E7385"/>
    <w:rsid w:val="000E73D6"/>
    <w:rsid w:val="000E76A5"/>
    <w:rsid w:val="000E7D9E"/>
    <w:rsid w:val="000E7DF9"/>
    <w:rsid w:val="000E7E31"/>
    <w:rsid w:val="000E7EB5"/>
    <w:rsid w:val="000F0566"/>
    <w:rsid w:val="000F0638"/>
    <w:rsid w:val="000F0BDB"/>
    <w:rsid w:val="000F1005"/>
    <w:rsid w:val="000F1383"/>
    <w:rsid w:val="000F1785"/>
    <w:rsid w:val="000F2085"/>
    <w:rsid w:val="000F2832"/>
    <w:rsid w:val="000F2AA4"/>
    <w:rsid w:val="000F2BAA"/>
    <w:rsid w:val="000F2C86"/>
    <w:rsid w:val="000F2E75"/>
    <w:rsid w:val="000F3184"/>
    <w:rsid w:val="000F3322"/>
    <w:rsid w:val="000F339E"/>
    <w:rsid w:val="000F3605"/>
    <w:rsid w:val="000F3907"/>
    <w:rsid w:val="000F3AD4"/>
    <w:rsid w:val="000F3DC4"/>
    <w:rsid w:val="000F4347"/>
    <w:rsid w:val="000F475B"/>
    <w:rsid w:val="000F4D51"/>
    <w:rsid w:val="000F5279"/>
    <w:rsid w:val="000F5309"/>
    <w:rsid w:val="000F5482"/>
    <w:rsid w:val="000F56C3"/>
    <w:rsid w:val="000F594F"/>
    <w:rsid w:val="000F6461"/>
    <w:rsid w:val="000F65C6"/>
    <w:rsid w:val="000F6745"/>
    <w:rsid w:val="000F6923"/>
    <w:rsid w:val="000F6F6C"/>
    <w:rsid w:val="000F7142"/>
    <w:rsid w:val="000F749B"/>
    <w:rsid w:val="000F757C"/>
    <w:rsid w:val="000F77B4"/>
    <w:rsid w:val="000F798E"/>
    <w:rsid w:val="000F7A34"/>
    <w:rsid w:val="001001C9"/>
    <w:rsid w:val="0010046E"/>
    <w:rsid w:val="001007DC"/>
    <w:rsid w:val="00101682"/>
    <w:rsid w:val="00102121"/>
    <w:rsid w:val="001022F6"/>
    <w:rsid w:val="00102412"/>
    <w:rsid w:val="001027A1"/>
    <w:rsid w:val="00102972"/>
    <w:rsid w:val="001029B1"/>
    <w:rsid w:val="00102A18"/>
    <w:rsid w:val="00102BF9"/>
    <w:rsid w:val="00102DC1"/>
    <w:rsid w:val="00103739"/>
    <w:rsid w:val="00103974"/>
    <w:rsid w:val="00103DC5"/>
    <w:rsid w:val="00104137"/>
    <w:rsid w:val="001045B9"/>
    <w:rsid w:val="00104643"/>
    <w:rsid w:val="00104AC9"/>
    <w:rsid w:val="00104E4A"/>
    <w:rsid w:val="0010514F"/>
    <w:rsid w:val="001056CE"/>
    <w:rsid w:val="00105728"/>
    <w:rsid w:val="001059D6"/>
    <w:rsid w:val="00106247"/>
    <w:rsid w:val="001067B5"/>
    <w:rsid w:val="00106A02"/>
    <w:rsid w:val="00106B5C"/>
    <w:rsid w:val="00106DE2"/>
    <w:rsid w:val="001070E4"/>
    <w:rsid w:val="0010790B"/>
    <w:rsid w:val="0010794C"/>
    <w:rsid w:val="00107B02"/>
    <w:rsid w:val="00107B83"/>
    <w:rsid w:val="00107D02"/>
    <w:rsid w:val="0011028E"/>
    <w:rsid w:val="001102DC"/>
    <w:rsid w:val="0011038C"/>
    <w:rsid w:val="00110679"/>
    <w:rsid w:val="00110A1B"/>
    <w:rsid w:val="00110A33"/>
    <w:rsid w:val="00110CAC"/>
    <w:rsid w:val="001110A0"/>
    <w:rsid w:val="00111697"/>
    <w:rsid w:val="00111886"/>
    <w:rsid w:val="00111AE5"/>
    <w:rsid w:val="00111B80"/>
    <w:rsid w:val="00111B9B"/>
    <w:rsid w:val="0011200D"/>
    <w:rsid w:val="00112167"/>
    <w:rsid w:val="00112193"/>
    <w:rsid w:val="001124F3"/>
    <w:rsid w:val="00112655"/>
    <w:rsid w:val="001127B6"/>
    <w:rsid w:val="001128A0"/>
    <w:rsid w:val="00112C5A"/>
    <w:rsid w:val="00112D97"/>
    <w:rsid w:val="0011330B"/>
    <w:rsid w:val="00113E57"/>
    <w:rsid w:val="0011401E"/>
    <w:rsid w:val="0011443D"/>
    <w:rsid w:val="001144C8"/>
    <w:rsid w:val="001144E1"/>
    <w:rsid w:val="00114D3B"/>
    <w:rsid w:val="00115472"/>
    <w:rsid w:val="001154AF"/>
    <w:rsid w:val="0011562C"/>
    <w:rsid w:val="0011567B"/>
    <w:rsid w:val="00116391"/>
    <w:rsid w:val="0011694C"/>
    <w:rsid w:val="001169BE"/>
    <w:rsid w:val="00116AEA"/>
    <w:rsid w:val="00116B88"/>
    <w:rsid w:val="00116ECF"/>
    <w:rsid w:val="001170E8"/>
    <w:rsid w:val="001171B2"/>
    <w:rsid w:val="0011775C"/>
    <w:rsid w:val="0011787B"/>
    <w:rsid w:val="00117AF5"/>
    <w:rsid w:val="00117D25"/>
    <w:rsid w:val="00117DAB"/>
    <w:rsid w:val="00117E3B"/>
    <w:rsid w:val="00120435"/>
    <w:rsid w:val="001206D7"/>
    <w:rsid w:val="00120A05"/>
    <w:rsid w:val="00120AAA"/>
    <w:rsid w:val="00121049"/>
    <w:rsid w:val="001210DD"/>
    <w:rsid w:val="00121244"/>
    <w:rsid w:val="00121A86"/>
    <w:rsid w:val="00122B24"/>
    <w:rsid w:val="00122BC9"/>
    <w:rsid w:val="00122D08"/>
    <w:rsid w:val="00123121"/>
    <w:rsid w:val="001232BC"/>
    <w:rsid w:val="00123388"/>
    <w:rsid w:val="001235C7"/>
    <w:rsid w:val="001236F7"/>
    <w:rsid w:val="0012398E"/>
    <w:rsid w:val="00123A4C"/>
    <w:rsid w:val="00123AED"/>
    <w:rsid w:val="00123BB9"/>
    <w:rsid w:val="00123C7E"/>
    <w:rsid w:val="00124013"/>
    <w:rsid w:val="001243F1"/>
    <w:rsid w:val="001245DF"/>
    <w:rsid w:val="001246C9"/>
    <w:rsid w:val="00124948"/>
    <w:rsid w:val="00124B53"/>
    <w:rsid w:val="00125026"/>
    <w:rsid w:val="00125168"/>
    <w:rsid w:val="001254FA"/>
    <w:rsid w:val="001256A9"/>
    <w:rsid w:val="00125E21"/>
    <w:rsid w:val="001261CC"/>
    <w:rsid w:val="001262B5"/>
    <w:rsid w:val="00126379"/>
    <w:rsid w:val="0012638B"/>
    <w:rsid w:val="00126582"/>
    <w:rsid w:val="001265DF"/>
    <w:rsid w:val="001267E3"/>
    <w:rsid w:val="00126DC4"/>
    <w:rsid w:val="0012759A"/>
    <w:rsid w:val="00127A2F"/>
    <w:rsid w:val="00127E31"/>
    <w:rsid w:val="0013024D"/>
    <w:rsid w:val="0013061A"/>
    <w:rsid w:val="00130E1C"/>
    <w:rsid w:val="00130FBA"/>
    <w:rsid w:val="00131198"/>
    <w:rsid w:val="0013119E"/>
    <w:rsid w:val="001317EC"/>
    <w:rsid w:val="00131835"/>
    <w:rsid w:val="0013206C"/>
    <w:rsid w:val="00132087"/>
    <w:rsid w:val="001324F6"/>
    <w:rsid w:val="001326A5"/>
    <w:rsid w:val="00132C40"/>
    <w:rsid w:val="00132E49"/>
    <w:rsid w:val="00132FD2"/>
    <w:rsid w:val="001339FA"/>
    <w:rsid w:val="00133B88"/>
    <w:rsid w:val="001343CD"/>
    <w:rsid w:val="001347D3"/>
    <w:rsid w:val="00134E4B"/>
    <w:rsid w:val="001350A0"/>
    <w:rsid w:val="00135363"/>
    <w:rsid w:val="001353D2"/>
    <w:rsid w:val="00135E4E"/>
    <w:rsid w:val="00136327"/>
    <w:rsid w:val="00136389"/>
    <w:rsid w:val="0013667B"/>
    <w:rsid w:val="001366CA"/>
    <w:rsid w:val="001367E8"/>
    <w:rsid w:val="00136E30"/>
    <w:rsid w:val="00137018"/>
    <w:rsid w:val="00137052"/>
    <w:rsid w:val="00137255"/>
    <w:rsid w:val="00137421"/>
    <w:rsid w:val="001377FB"/>
    <w:rsid w:val="00137C46"/>
    <w:rsid w:val="00137DFF"/>
    <w:rsid w:val="00137EC7"/>
    <w:rsid w:val="0014035D"/>
    <w:rsid w:val="001406D1"/>
    <w:rsid w:val="00140A65"/>
    <w:rsid w:val="00140BFC"/>
    <w:rsid w:val="00140E03"/>
    <w:rsid w:val="00141256"/>
    <w:rsid w:val="00141349"/>
    <w:rsid w:val="001414CF"/>
    <w:rsid w:val="00141713"/>
    <w:rsid w:val="00141992"/>
    <w:rsid w:val="00142321"/>
    <w:rsid w:val="00142704"/>
    <w:rsid w:val="0014278E"/>
    <w:rsid w:val="001427BE"/>
    <w:rsid w:val="00142881"/>
    <w:rsid w:val="00142AA9"/>
    <w:rsid w:val="001434E8"/>
    <w:rsid w:val="001437C9"/>
    <w:rsid w:val="00143933"/>
    <w:rsid w:val="00143A09"/>
    <w:rsid w:val="00143A7B"/>
    <w:rsid w:val="00143CEF"/>
    <w:rsid w:val="00143EA9"/>
    <w:rsid w:val="001441EE"/>
    <w:rsid w:val="001451CF"/>
    <w:rsid w:val="00145B38"/>
    <w:rsid w:val="00145E62"/>
    <w:rsid w:val="001467DA"/>
    <w:rsid w:val="0014688D"/>
    <w:rsid w:val="00146A69"/>
    <w:rsid w:val="00146AAB"/>
    <w:rsid w:val="00146B92"/>
    <w:rsid w:val="00147036"/>
    <w:rsid w:val="001474C8"/>
    <w:rsid w:val="00147678"/>
    <w:rsid w:val="00147768"/>
    <w:rsid w:val="00147C43"/>
    <w:rsid w:val="001500F8"/>
    <w:rsid w:val="00150135"/>
    <w:rsid w:val="0015037B"/>
    <w:rsid w:val="001507D1"/>
    <w:rsid w:val="00150A29"/>
    <w:rsid w:val="00150B8E"/>
    <w:rsid w:val="00150B96"/>
    <w:rsid w:val="00150C42"/>
    <w:rsid w:val="00150D32"/>
    <w:rsid w:val="00150EA9"/>
    <w:rsid w:val="00151051"/>
    <w:rsid w:val="00151354"/>
    <w:rsid w:val="00151378"/>
    <w:rsid w:val="001514F3"/>
    <w:rsid w:val="0015167F"/>
    <w:rsid w:val="00151729"/>
    <w:rsid w:val="00151845"/>
    <w:rsid w:val="00151BA2"/>
    <w:rsid w:val="00151BDC"/>
    <w:rsid w:val="00151C44"/>
    <w:rsid w:val="00151F92"/>
    <w:rsid w:val="0015201E"/>
    <w:rsid w:val="00152116"/>
    <w:rsid w:val="00152406"/>
    <w:rsid w:val="0015276D"/>
    <w:rsid w:val="00152D9D"/>
    <w:rsid w:val="00152E1A"/>
    <w:rsid w:val="001531BB"/>
    <w:rsid w:val="0015328B"/>
    <w:rsid w:val="001532F6"/>
    <w:rsid w:val="0015396D"/>
    <w:rsid w:val="00153AE9"/>
    <w:rsid w:val="00153C69"/>
    <w:rsid w:val="00153F74"/>
    <w:rsid w:val="0015464C"/>
    <w:rsid w:val="0015473D"/>
    <w:rsid w:val="00154781"/>
    <w:rsid w:val="001549A8"/>
    <w:rsid w:val="00154A24"/>
    <w:rsid w:val="00154C3C"/>
    <w:rsid w:val="0015522A"/>
    <w:rsid w:val="001555A3"/>
    <w:rsid w:val="00155657"/>
    <w:rsid w:val="00155704"/>
    <w:rsid w:val="00155983"/>
    <w:rsid w:val="00155C70"/>
    <w:rsid w:val="0015697B"/>
    <w:rsid w:val="00156D72"/>
    <w:rsid w:val="00156F25"/>
    <w:rsid w:val="00156F48"/>
    <w:rsid w:val="00156F5D"/>
    <w:rsid w:val="00157E63"/>
    <w:rsid w:val="00157F25"/>
    <w:rsid w:val="00160361"/>
    <w:rsid w:val="00160670"/>
    <w:rsid w:val="001606D9"/>
    <w:rsid w:val="00160A00"/>
    <w:rsid w:val="00160CA7"/>
    <w:rsid w:val="001611A9"/>
    <w:rsid w:val="00161231"/>
    <w:rsid w:val="001617B5"/>
    <w:rsid w:val="001618FB"/>
    <w:rsid w:val="00161D06"/>
    <w:rsid w:val="00161DFA"/>
    <w:rsid w:val="00161F04"/>
    <w:rsid w:val="00161F69"/>
    <w:rsid w:val="001621A3"/>
    <w:rsid w:val="00162391"/>
    <w:rsid w:val="00162475"/>
    <w:rsid w:val="001626CE"/>
    <w:rsid w:val="00162FE6"/>
    <w:rsid w:val="00162FFA"/>
    <w:rsid w:val="0016303B"/>
    <w:rsid w:val="0016308C"/>
    <w:rsid w:val="001631AA"/>
    <w:rsid w:val="00163287"/>
    <w:rsid w:val="001637E1"/>
    <w:rsid w:val="00163A17"/>
    <w:rsid w:val="0016419A"/>
    <w:rsid w:val="001643B6"/>
    <w:rsid w:val="00164453"/>
    <w:rsid w:val="00164E01"/>
    <w:rsid w:val="00164E16"/>
    <w:rsid w:val="001650BF"/>
    <w:rsid w:val="00165677"/>
    <w:rsid w:val="00165A91"/>
    <w:rsid w:val="00165BB4"/>
    <w:rsid w:val="00165C30"/>
    <w:rsid w:val="001661BC"/>
    <w:rsid w:val="0016632D"/>
    <w:rsid w:val="00166376"/>
    <w:rsid w:val="0016637A"/>
    <w:rsid w:val="00166557"/>
    <w:rsid w:val="00166828"/>
    <w:rsid w:val="00166A0E"/>
    <w:rsid w:val="00166C39"/>
    <w:rsid w:val="00166E1E"/>
    <w:rsid w:val="0016717C"/>
    <w:rsid w:val="00167204"/>
    <w:rsid w:val="0016753A"/>
    <w:rsid w:val="00167B7C"/>
    <w:rsid w:val="0017011E"/>
    <w:rsid w:val="00170657"/>
    <w:rsid w:val="0017083A"/>
    <w:rsid w:val="001709B6"/>
    <w:rsid w:val="00170F7E"/>
    <w:rsid w:val="00171182"/>
    <w:rsid w:val="0017170D"/>
    <w:rsid w:val="00171830"/>
    <w:rsid w:val="0017186C"/>
    <w:rsid w:val="00171CB4"/>
    <w:rsid w:val="00171DA1"/>
    <w:rsid w:val="00171E14"/>
    <w:rsid w:val="0017235A"/>
    <w:rsid w:val="00172463"/>
    <w:rsid w:val="00172654"/>
    <w:rsid w:val="0017331B"/>
    <w:rsid w:val="00173BC6"/>
    <w:rsid w:val="00173E42"/>
    <w:rsid w:val="0017439C"/>
    <w:rsid w:val="001743E7"/>
    <w:rsid w:val="001745D4"/>
    <w:rsid w:val="00174717"/>
    <w:rsid w:val="00174A96"/>
    <w:rsid w:val="00174D13"/>
    <w:rsid w:val="00175061"/>
    <w:rsid w:val="001754AA"/>
    <w:rsid w:val="0017588F"/>
    <w:rsid w:val="0017591A"/>
    <w:rsid w:val="001760C6"/>
    <w:rsid w:val="00177158"/>
    <w:rsid w:val="00177BB3"/>
    <w:rsid w:val="00177CEE"/>
    <w:rsid w:val="00177E37"/>
    <w:rsid w:val="00180244"/>
    <w:rsid w:val="001802D5"/>
    <w:rsid w:val="00180697"/>
    <w:rsid w:val="001806E8"/>
    <w:rsid w:val="0018081A"/>
    <w:rsid w:val="00180BDA"/>
    <w:rsid w:val="00180D2F"/>
    <w:rsid w:val="00180DED"/>
    <w:rsid w:val="00180E3D"/>
    <w:rsid w:val="001810CC"/>
    <w:rsid w:val="0018120F"/>
    <w:rsid w:val="00181293"/>
    <w:rsid w:val="001813B1"/>
    <w:rsid w:val="00181AE3"/>
    <w:rsid w:val="0018227F"/>
    <w:rsid w:val="0018234D"/>
    <w:rsid w:val="00182579"/>
    <w:rsid w:val="00182826"/>
    <w:rsid w:val="0018283D"/>
    <w:rsid w:val="00182967"/>
    <w:rsid w:val="00182A9F"/>
    <w:rsid w:val="00182F9F"/>
    <w:rsid w:val="001837CC"/>
    <w:rsid w:val="00183AD3"/>
    <w:rsid w:val="00183B20"/>
    <w:rsid w:val="00183C6A"/>
    <w:rsid w:val="00183F60"/>
    <w:rsid w:val="00183F84"/>
    <w:rsid w:val="00183FFE"/>
    <w:rsid w:val="0018403E"/>
    <w:rsid w:val="0018411A"/>
    <w:rsid w:val="0018444A"/>
    <w:rsid w:val="001849AB"/>
    <w:rsid w:val="00184AD4"/>
    <w:rsid w:val="00184D3A"/>
    <w:rsid w:val="001853BD"/>
    <w:rsid w:val="001856C4"/>
    <w:rsid w:val="00185CD8"/>
    <w:rsid w:val="0018610C"/>
    <w:rsid w:val="00186239"/>
    <w:rsid w:val="00186C20"/>
    <w:rsid w:val="00186C24"/>
    <w:rsid w:val="001877F5"/>
    <w:rsid w:val="00187E67"/>
    <w:rsid w:val="00187F7A"/>
    <w:rsid w:val="001901F9"/>
    <w:rsid w:val="0019029F"/>
    <w:rsid w:val="001903EF"/>
    <w:rsid w:val="001917CD"/>
    <w:rsid w:val="00191E4B"/>
    <w:rsid w:val="001924E0"/>
    <w:rsid w:val="001926E5"/>
    <w:rsid w:val="001929D8"/>
    <w:rsid w:val="00192D74"/>
    <w:rsid w:val="00192E2D"/>
    <w:rsid w:val="00193171"/>
    <w:rsid w:val="001931D9"/>
    <w:rsid w:val="00193354"/>
    <w:rsid w:val="001933B1"/>
    <w:rsid w:val="00193440"/>
    <w:rsid w:val="00194171"/>
    <w:rsid w:val="001941BF"/>
    <w:rsid w:val="0019461C"/>
    <w:rsid w:val="001948AF"/>
    <w:rsid w:val="00194934"/>
    <w:rsid w:val="00194F6A"/>
    <w:rsid w:val="001952A3"/>
    <w:rsid w:val="00195408"/>
    <w:rsid w:val="001956AB"/>
    <w:rsid w:val="00195852"/>
    <w:rsid w:val="00195925"/>
    <w:rsid w:val="001960F4"/>
    <w:rsid w:val="001963E9"/>
    <w:rsid w:val="00196AD3"/>
    <w:rsid w:val="00196C15"/>
    <w:rsid w:val="001974EE"/>
    <w:rsid w:val="001975B6"/>
    <w:rsid w:val="00197686"/>
    <w:rsid w:val="001976F6"/>
    <w:rsid w:val="00197737"/>
    <w:rsid w:val="00197D85"/>
    <w:rsid w:val="00197FAB"/>
    <w:rsid w:val="001A0362"/>
    <w:rsid w:val="001A0514"/>
    <w:rsid w:val="001A0A79"/>
    <w:rsid w:val="001A101E"/>
    <w:rsid w:val="001A1395"/>
    <w:rsid w:val="001A1678"/>
    <w:rsid w:val="001A16A4"/>
    <w:rsid w:val="001A1B65"/>
    <w:rsid w:val="001A1C83"/>
    <w:rsid w:val="001A1E45"/>
    <w:rsid w:val="001A1EA0"/>
    <w:rsid w:val="001A2280"/>
    <w:rsid w:val="001A22CA"/>
    <w:rsid w:val="001A2360"/>
    <w:rsid w:val="001A2423"/>
    <w:rsid w:val="001A269E"/>
    <w:rsid w:val="001A2DA0"/>
    <w:rsid w:val="001A2EB3"/>
    <w:rsid w:val="001A3004"/>
    <w:rsid w:val="001A3669"/>
    <w:rsid w:val="001A381E"/>
    <w:rsid w:val="001A389F"/>
    <w:rsid w:val="001A3C42"/>
    <w:rsid w:val="001A3EBC"/>
    <w:rsid w:val="001A41C0"/>
    <w:rsid w:val="001A421D"/>
    <w:rsid w:val="001A475B"/>
    <w:rsid w:val="001A48DF"/>
    <w:rsid w:val="001A4A54"/>
    <w:rsid w:val="001A4A72"/>
    <w:rsid w:val="001A50D4"/>
    <w:rsid w:val="001A5376"/>
    <w:rsid w:val="001A56D4"/>
    <w:rsid w:val="001A5B98"/>
    <w:rsid w:val="001A5EC0"/>
    <w:rsid w:val="001A60CC"/>
    <w:rsid w:val="001A6237"/>
    <w:rsid w:val="001A6735"/>
    <w:rsid w:val="001A674F"/>
    <w:rsid w:val="001A6ADA"/>
    <w:rsid w:val="001A6CF0"/>
    <w:rsid w:val="001A6F9A"/>
    <w:rsid w:val="001A6FFD"/>
    <w:rsid w:val="001A73AF"/>
    <w:rsid w:val="001A7400"/>
    <w:rsid w:val="001A74C2"/>
    <w:rsid w:val="001A7ACD"/>
    <w:rsid w:val="001A7AFA"/>
    <w:rsid w:val="001A7EC3"/>
    <w:rsid w:val="001A7F98"/>
    <w:rsid w:val="001B0064"/>
    <w:rsid w:val="001B0356"/>
    <w:rsid w:val="001B05A0"/>
    <w:rsid w:val="001B06E6"/>
    <w:rsid w:val="001B0733"/>
    <w:rsid w:val="001B094E"/>
    <w:rsid w:val="001B0C3C"/>
    <w:rsid w:val="001B107A"/>
    <w:rsid w:val="001B1127"/>
    <w:rsid w:val="001B1456"/>
    <w:rsid w:val="001B1457"/>
    <w:rsid w:val="001B18DE"/>
    <w:rsid w:val="001B1BC3"/>
    <w:rsid w:val="001B1D3D"/>
    <w:rsid w:val="001B20F2"/>
    <w:rsid w:val="001B2761"/>
    <w:rsid w:val="001B2852"/>
    <w:rsid w:val="001B2956"/>
    <w:rsid w:val="001B29FA"/>
    <w:rsid w:val="001B2A14"/>
    <w:rsid w:val="001B2A49"/>
    <w:rsid w:val="001B2CBC"/>
    <w:rsid w:val="001B2E4F"/>
    <w:rsid w:val="001B2F4F"/>
    <w:rsid w:val="001B3A8B"/>
    <w:rsid w:val="001B3FB1"/>
    <w:rsid w:val="001B467E"/>
    <w:rsid w:val="001B48AD"/>
    <w:rsid w:val="001B4AFB"/>
    <w:rsid w:val="001B4B31"/>
    <w:rsid w:val="001B5102"/>
    <w:rsid w:val="001B52EA"/>
    <w:rsid w:val="001B531D"/>
    <w:rsid w:val="001B580C"/>
    <w:rsid w:val="001B5A40"/>
    <w:rsid w:val="001B5A7A"/>
    <w:rsid w:val="001B5BF9"/>
    <w:rsid w:val="001B5D19"/>
    <w:rsid w:val="001B6492"/>
    <w:rsid w:val="001B66B4"/>
    <w:rsid w:val="001B6B3C"/>
    <w:rsid w:val="001B6D65"/>
    <w:rsid w:val="001B6FBE"/>
    <w:rsid w:val="001B7018"/>
    <w:rsid w:val="001B7508"/>
    <w:rsid w:val="001B765C"/>
    <w:rsid w:val="001B79B9"/>
    <w:rsid w:val="001B7A02"/>
    <w:rsid w:val="001B7D77"/>
    <w:rsid w:val="001C045E"/>
    <w:rsid w:val="001C07D2"/>
    <w:rsid w:val="001C0AA9"/>
    <w:rsid w:val="001C100A"/>
    <w:rsid w:val="001C1240"/>
    <w:rsid w:val="001C12D9"/>
    <w:rsid w:val="001C1311"/>
    <w:rsid w:val="001C1476"/>
    <w:rsid w:val="001C1880"/>
    <w:rsid w:val="001C1AE1"/>
    <w:rsid w:val="001C1B04"/>
    <w:rsid w:val="001C1BCD"/>
    <w:rsid w:val="001C1E45"/>
    <w:rsid w:val="001C1F45"/>
    <w:rsid w:val="001C1F61"/>
    <w:rsid w:val="001C1F82"/>
    <w:rsid w:val="001C236F"/>
    <w:rsid w:val="001C25DF"/>
    <w:rsid w:val="001C2692"/>
    <w:rsid w:val="001C2730"/>
    <w:rsid w:val="001C280A"/>
    <w:rsid w:val="001C2BA8"/>
    <w:rsid w:val="001C2CBF"/>
    <w:rsid w:val="001C3099"/>
    <w:rsid w:val="001C32FA"/>
    <w:rsid w:val="001C3540"/>
    <w:rsid w:val="001C356B"/>
    <w:rsid w:val="001C379C"/>
    <w:rsid w:val="001C3FFA"/>
    <w:rsid w:val="001C41EB"/>
    <w:rsid w:val="001C43D3"/>
    <w:rsid w:val="001C4422"/>
    <w:rsid w:val="001C4C98"/>
    <w:rsid w:val="001C5246"/>
    <w:rsid w:val="001C5491"/>
    <w:rsid w:val="001C54AA"/>
    <w:rsid w:val="001C5A10"/>
    <w:rsid w:val="001C5B4C"/>
    <w:rsid w:val="001C5CDA"/>
    <w:rsid w:val="001C63AA"/>
    <w:rsid w:val="001C65AB"/>
    <w:rsid w:val="001C7027"/>
    <w:rsid w:val="001C7A47"/>
    <w:rsid w:val="001C7F33"/>
    <w:rsid w:val="001D0048"/>
    <w:rsid w:val="001D020E"/>
    <w:rsid w:val="001D0480"/>
    <w:rsid w:val="001D08EC"/>
    <w:rsid w:val="001D0950"/>
    <w:rsid w:val="001D09C2"/>
    <w:rsid w:val="001D0FBD"/>
    <w:rsid w:val="001D1848"/>
    <w:rsid w:val="001D1EB5"/>
    <w:rsid w:val="001D279A"/>
    <w:rsid w:val="001D29E5"/>
    <w:rsid w:val="001D31A9"/>
    <w:rsid w:val="001D3238"/>
    <w:rsid w:val="001D3553"/>
    <w:rsid w:val="001D3757"/>
    <w:rsid w:val="001D3AE1"/>
    <w:rsid w:val="001D4735"/>
    <w:rsid w:val="001D47A7"/>
    <w:rsid w:val="001D49DB"/>
    <w:rsid w:val="001D4F35"/>
    <w:rsid w:val="001D50EF"/>
    <w:rsid w:val="001D5181"/>
    <w:rsid w:val="001D52E0"/>
    <w:rsid w:val="001D53A7"/>
    <w:rsid w:val="001D549C"/>
    <w:rsid w:val="001D5A3C"/>
    <w:rsid w:val="001D6014"/>
    <w:rsid w:val="001D6015"/>
    <w:rsid w:val="001D6674"/>
    <w:rsid w:val="001D672F"/>
    <w:rsid w:val="001D6AAA"/>
    <w:rsid w:val="001D6AD6"/>
    <w:rsid w:val="001D6FE9"/>
    <w:rsid w:val="001D7003"/>
    <w:rsid w:val="001D7011"/>
    <w:rsid w:val="001D7309"/>
    <w:rsid w:val="001D769F"/>
    <w:rsid w:val="001D773A"/>
    <w:rsid w:val="001E01AA"/>
    <w:rsid w:val="001E0262"/>
    <w:rsid w:val="001E06CC"/>
    <w:rsid w:val="001E0DC5"/>
    <w:rsid w:val="001E14F3"/>
    <w:rsid w:val="001E15BB"/>
    <w:rsid w:val="001E19A3"/>
    <w:rsid w:val="001E19F2"/>
    <w:rsid w:val="001E22BC"/>
    <w:rsid w:val="001E2B55"/>
    <w:rsid w:val="001E2B99"/>
    <w:rsid w:val="001E37FD"/>
    <w:rsid w:val="001E3CF7"/>
    <w:rsid w:val="001E3D16"/>
    <w:rsid w:val="001E3ED3"/>
    <w:rsid w:val="001E43B8"/>
    <w:rsid w:val="001E4711"/>
    <w:rsid w:val="001E4839"/>
    <w:rsid w:val="001E49CE"/>
    <w:rsid w:val="001E4AC1"/>
    <w:rsid w:val="001E4D54"/>
    <w:rsid w:val="001E4E05"/>
    <w:rsid w:val="001E4F5E"/>
    <w:rsid w:val="001E5151"/>
    <w:rsid w:val="001E5294"/>
    <w:rsid w:val="001E58D4"/>
    <w:rsid w:val="001E5916"/>
    <w:rsid w:val="001E5972"/>
    <w:rsid w:val="001E5A89"/>
    <w:rsid w:val="001E6009"/>
    <w:rsid w:val="001E63F8"/>
    <w:rsid w:val="001E69AD"/>
    <w:rsid w:val="001E6D16"/>
    <w:rsid w:val="001E6EC6"/>
    <w:rsid w:val="001E72F3"/>
    <w:rsid w:val="001E7602"/>
    <w:rsid w:val="001E79A6"/>
    <w:rsid w:val="001E7BD6"/>
    <w:rsid w:val="001E7BFE"/>
    <w:rsid w:val="001F01CF"/>
    <w:rsid w:val="001F029F"/>
    <w:rsid w:val="001F093E"/>
    <w:rsid w:val="001F0966"/>
    <w:rsid w:val="001F0A30"/>
    <w:rsid w:val="001F0A82"/>
    <w:rsid w:val="001F0C08"/>
    <w:rsid w:val="001F0C34"/>
    <w:rsid w:val="001F0DF0"/>
    <w:rsid w:val="001F10E9"/>
    <w:rsid w:val="001F1178"/>
    <w:rsid w:val="001F1903"/>
    <w:rsid w:val="001F1D7F"/>
    <w:rsid w:val="001F1E0D"/>
    <w:rsid w:val="001F212B"/>
    <w:rsid w:val="001F25FE"/>
    <w:rsid w:val="001F26B6"/>
    <w:rsid w:val="001F2764"/>
    <w:rsid w:val="001F277B"/>
    <w:rsid w:val="001F2997"/>
    <w:rsid w:val="001F2D27"/>
    <w:rsid w:val="001F334A"/>
    <w:rsid w:val="001F33C0"/>
    <w:rsid w:val="001F371E"/>
    <w:rsid w:val="001F39EA"/>
    <w:rsid w:val="001F3B16"/>
    <w:rsid w:val="001F3BB6"/>
    <w:rsid w:val="001F47AF"/>
    <w:rsid w:val="001F491A"/>
    <w:rsid w:val="001F49B1"/>
    <w:rsid w:val="001F49FF"/>
    <w:rsid w:val="001F5770"/>
    <w:rsid w:val="001F60A4"/>
    <w:rsid w:val="001F64B0"/>
    <w:rsid w:val="001F6C12"/>
    <w:rsid w:val="001F6DEB"/>
    <w:rsid w:val="001F6EF7"/>
    <w:rsid w:val="001F6F13"/>
    <w:rsid w:val="001F783A"/>
    <w:rsid w:val="001F785A"/>
    <w:rsid w:val="001F78A1"/>
    <w:rsid w:val="001F79B8"/>
    <w:rsid w:val="001F7E48"/>
    <w:rsid w:val="002004A4"/>
    <w:rsid w:val="0020085B"/>
    <w:rsid w:val="002008B8"/>
    <w:rsid w:val="00200B2D"/>
    <w:rsid w:val="00200C03"/>
    <w:rsid w:val="00201CB9"/>
    <w:rsid w:val="00201CFD"/>
    <w:rsid w:val="00201DDF"/>
    <w:rsid w:val="00201F71"/>
    <w:rsid w:val="0020221F"/>
    <w:rsid w:val="0020228B"/>
    <w:rsid w:val="00202AC5"/>
    <w:rsid w:val="00202B07"/>
    <w:rsid w:val="00202B9B"/>
    <w:rsid w:val="002034D3"/>
    <w:rsid w:val="0020378C"/>
    <w:rsid w:val="00203870"/>
    <w:rsid w:val="002038D8"/>
    <w:rsid w:val="00203A37"/>
    <w:rsid w:val="00203AF3"/>
    <w:rsid w:val="00204078"/>
    <w:rsid w:val="0020439A"/>
    <w:rsid w:val="00204586"/>
    <w:rsid w:val="002046DF"/>
    <w:rsid w:val="002048C6"/>
    <w:rsid w:val="002054EC"/>
    <w:rsid w:val="0020566E"/>
    <w:rsid w:val="0020567F"/>
    <w:rsid w:val="002057B3"/>
    <w:rsid w:val="00205C07"/>
    <w:rsid w:val="00205D5F"/>
    <w:rsid w:val="00205E33"/>
    <w:rsid w:val="00205E76"/>
    <w:rsid w:val="00206079"/>
    <w:rsid w:val="00206216"/>
    <w:rsid w:val="002065D0"/>
    <w:rsid w:val="002066FA"/>
    <w:rsid w:val="00206750"/>
    <w:rsid w:val="002067A5"/>
    <w:rsid w:val="002069E2"/>
    <w:rsid w:val="00206ACB"/>
    <w:rsid w:val="00206EC5"/>
    <w:rsid w:val="00206F3A"/>
    <w:rsid w:val="00207310"/>
    <w:rsid w:val="002077E8"/>
    <w:rsid w:val="00207F39"/>
    <w:rsid w:val="00210126"/>
    <w:rsid w:val="002103C0"/>
    <w:rsid w:val="00210695"/>
    <w:rsid w:val="00210B27"/>
    <w:rsid w:val="002111B6"/>
    <w:rsid w:val="00211579"/>
    <w:rsid w:val="002115E4"/>
    <w:rsid w:val="00211881"/>
    <w:rsid w:val="00211AA6"/>
    <w:rsid w:val="00211B83"/>
    <w:rsid w:val="00211BED"/>
    <w:rsid w:val="00212208"/>
    <w:rsid w:val="00212863"/>
    <w:rsid w:val="002129DA"/>
    <w:rsid w:val="00212B68"/>
    <w:rsid w:val="00212BA7"/>
    <w:rsid w:val="0021308C"/>
    <w:rsid w:val="0021315D"/>
    <w:rsid w:val="002132F3"/>
    <w:rsid w:val="00213F81"/>
    <w:rsid w:val="0021423D"/>
    <w:rsid w:val="0021432E"/>
    <w:rsid w:val="002143AD"/>
    <w:rsid w:val="0021448F"/>
    <w:rsid w:val="0021454E"/>
    <w:rsid w:val="002146B5"/>
    <w:rsid w:val="00214A40"/>
    <w:rsid w:val="00214CB5"/>
    <w:rsid w:val="00215180"/>
    <w:rsid w:val="002155B9"/>
    <w:rsid w:val="002156AE"/>
    <w:rsid w:val="00215756"/>
    <w:rsid w:val="00215A69"/>
    <w:rsid w:val="00215B76"/>
    <w:rsid w:val="00215F11"/>
    <w:rsid w:val="002160D6"/>
    <w:rsid w:val="00216320"/>
    <w:rsid w:val="0021698D"/>
    <w:rsid w:val="00216B9D"/>
    <w:rsid w:val="00216E17"/>
    <w:rsid w:val="00216F21"/>
    <w:rsid w:val="00217125"/>
    <w:rsid w:val="00217180"/>
    <w:rsid w:val="00217557"/>
    <w:rsid w:val="0021774C"/>
    <w:rsid w:val="00217765"/>
    <w:rsid w:val="00217C7C"/>
    <w:rsid w:val="00217D16"/>
    <w:rsid w:val="00217DAE"/>
    <w:rsid w:val="00217FAF"/>
    <w:rsid w:val="00220446"/>
    <w:rsid w:val="002205AD"/>
    <w:rsid w:val="002206DE"/>
    <w:rsid w:val="00220BEE"/>
    <w:rsid w:val="00220CD4"/>
    <w:rsid w:val="00220DC2"/>
    <w:rsid w:val="00220E26"/>
    <w:rsid w:val="0022114D"/>
    <w:rsid w:val="0022127A"/>
    <w:rsid w:val="00221432"/>
    <w:rsid w:val="00221613"/>
    <w:rsid w:val="00221788"/>
    <w:rsid w:val="00221F48"/>
    <w:rsid w:val="002221FB"/>
    <w:rsid w:val="002227AC"/>
    <w:rsid w:val="00222DC7"/>
    <w:rsid w:val="002232B5"/>
    <w:rsid w:val="00223327"/>
    <w:rsid w:val="0022363E"/>
    <w:rsid w:val="0022364A"/>
    <w:rsid w:val="0022397C"/>
    <w:rsid w:val="002239FB"/>
    <w:rsid w:val="00224292"/>
    <w:rsid w:val="00224667"/>
    <w:rsid w:val="00224DFC"/>
    <w:rsid w:val="00225003"/>
    <w:rsid w:val="00225375"/>
    <w:rsid w:val="002254C9"/>
    <w:rsid w:val="00226155"/>
    <w:rsid w:val="00226730"/>
    <w:rsid w:val="002268CE"/>
    <w:rsid w:val="00226AC6"/>
    <w:rsid w:val="002275A3"/>
    <w:rsid w:val="00227747"/>
    <w:rsid w:val="0022774F"/>
    <w:rsid w:val="00230771"/>
    <w:rsid w:val="002308C4"/>
    <w:rsid w:val="00230ADD"/>
    <w:rsid w:val="0023118C"/>
    <w:rsid w:val="0023119D"/>
    <w:rsid w:val="00231530"/>
    <w:rsid w:val="002316D4"/>
    <w:rsid w:val="00231AD2"/>
    <w:rsid w:val="00231C39"/>
    <w:rsid w:val="00231CF8"/>
    <w:rsid w:val="00231D60"/>
    <w:rsid w:val="00231E88"/>
    <w:rsid w:val="002322C8"/>
    <w:rsid w:val="00232523"/>
    <w:rsid w:val="00232637"/>
    <w:rsid w:val="002327AF"/>
    <w:rsid w:val="002327E3"/>
    <w:rsid w:val="00232946"/>
    <w:rsid w:val="00232AAB"/>
    <w:rsid w:val="00232D8F"/>
    <w:rsid w:val="00233061"/>
    <w:rsid w:val="00233103"/>
    <w:rsid w:val="002332F0"/>
    <w:rsid w:val="00233331"/>
    <w:rsid w:val="002337E2"/>
    <w:rsid w:val="00234272"/>
    <w:rsid w:val="00234552"/>
    <w:rsid w:val="002352AA"/>
    <w:rsid w:val="002356DE"/>
    <w:rsid w:val="00235DC5"/>
    <w:rsid w:val="00235F83"/>
    <w:rsid w:val="00235FBA"/>
    <w:rsid w:val="0023611A"/>
    <w:rsid w:val="0023613E"/>
    <w:rsid w:val="00236486"/>
    <w:rsid w:val="00236729"/>
    <w:rsid w:val="0023675D"/>
    <w:rsid w:val="00236960"/>
    <w:rsid w:val="0023699C"/>
    <w:rsid w:val="00236FE6"/>
    <w:rsid w:val="00236FFA"/>
    <w:rsid w:val="00237069"/>
    <w:rsid w:val="0023713D"/>
    <w:rsid w:val="002371D2"/>
    <w:rsid w:val="0023724C"/>
    <w:rsid w:val="00237260"/>
    <w:rsid w:val="002374D3"/>
    <w:rsid w:val="00237851"/>
    <w:rsid w:val="00237997"/>
    <w:rsid w:val="00237B6E"/>
    <w:rsid w:val="00237CD0"/>
    <w:rsid w:val="00237E7C"/>
    <w:rsid w:val="00240059"/>
    <w:rsid w:val="002401C0"/>
    <w:rsid w:val="002401F1"/>
    <w:rsid w:val="00240814"/>
    <w:rsid w:val="00240949"/>
    <w:rsid w:val="00240A38"/>
    <w:rsid w:val="00240AA3"/>
    <w:rsid w:val="00240AEB"/>
    <w:rsid w:val="00240F71"/>
    <w:rsid w:val="0024153D"/>
    <w:rsid w:val="00241EAD"/>
    <w:rsid w:val="002424C2"/>
    <w:rsid w:val="00242D2A"/>
    <w:rsid w:val="00243000"/>
    <w:rsid w:val="00243041"/>
    <w:rsid w:val="002432B8"/>
    <w:rsid w:val="00243545"/>
    <w:rsid w:val="002436F9"/>
    <w:rsid w:val="0024380C"/>
    <w:rsid w:val="0024393E"/>
    <w:rsid w:val="00243A02"/>
    <w:rsid w:val="00243AAE"/>
    <w:rsid w:val="00243CD0"/>
    <w:rsid w:val="00244247"/>
    <w:rsid w:val="0024459B"/>
    <w:rsid w:val="00244656"/>
    <w:rsid w:val="00244AB0"/>
    <w:rsid w:val="00244E26"/>
    <w:rsid w:val="00245350"/>
    <w:rsid w:val="00245369"/>
    <w:rsid w:val="00245626"/>
    <w:rsid w:val="002457D2"/>
    <w:rsid w:val="00246911"/>
    <w:rsid w:val="00246DA6"/>
    <w:rsid w:val="00247519"/>
    <w:rsid w:val="00247604"/>
    <w:rsid w:val="002477B7"/>
    <w:rsid w:val="002479FB"/>
    <w:rsid w:val="00247AEC"/>
    <w:rsid w:val="00247DF3"/>
    <w:rsid w:val="00247F71"/>
    <w:rsid w:val="00250012"/>
    <w:rsid w:val="002500B0"/>
    <w:rsid w:val="002501F9"/>
    <w:rsid w:val="0025030B"/>
    <w:rsid w:val="00250321"/>
    <w:rsid w:val="00250324"/>
    <w:rsid w:val="00250A05"/>
    <w:rsid w:val="00250F3D"/>
    <w:rsid w:val="00251070"/>
    <w:rsid w:val="0025142C"/>
    <w:rsid w:val="0025160E"/>
    <w:rsid w:val="00251B0D"/>
    <w:rsid w:val="002520E2"/>
    <w:rsid w:val="00252149"/>
    <w:rsid w:val="002521D6"/>
    <w:rsid w:val="002537A2"/>
    <w:rsid w:val="0025396A"/>
    <w:rsid w:val="00253A2E"/>
    <w:rsid w:val="00253B42"/>
    <w:rsid w:val="00253F39"/>
    <w:rsid w:val="0025469E"/>
    <w:rsid w:val="0025487D"/>
    <w:rsid w:val="002548F6"/>
    <w:rsid w:val="00254911"/>
    <w:rsid w:val="00254979"/>
    <w:rsid w:val="00254BA4"/>
    <w:rsid w:val="00255909"/>
    <w:rsid w:val="00255AE0"/>
    <w:rsid w:val="00255C31"/>
    <w:rsid w:val="0025610C"/>
    <w:rsid w:val="00256408"/>
    <w:rsid w:val="00256576"/>
    <w:rsid w:val="00256B34"/>
    <w:rsid w:val="002572F0"/>
    <w:rsid w:val="0025754B"/>
    <w:rsid w:val="00257BE1"/>
    <w:rsid w:val="00257C46"/>
    <w:rsid w:val="00257D1B"/>
    <w:rsid w:val="00257E47"/>
    <w:rsid w:val="00257E6B"/>
    <w:rsid w:val="0025C592"/>
    <w:rsid w:val="00260614"/>
    <w:rsid w:val="002606AC"/>
    <w:rsid w:val="002608AA"/>
    <w:rsid w:val="00260B71"/>
    <w:rsid w:val="00260FE1"/>
    <w:rsid w:val="00261248"/>
    <w:rsid w:val="00261433"/>
    <w:rsid w:val="00261A97"/>
    <w:rsid w:val="00261DFB"/>
    <w:rsid w:val="002620A3"/>
    <w:rsid w:val="00262218"/>
    <w:rsid w:val="0026230E"/>
    <w:rsid w:val="002624FE"/>
    <w:rsid w:val="00262CB8"/>
    <w:rsid w:val="00262E2E"/>
    <w:rsid w:val="00262E66"/>
    <w:rsid w:val="00262E8A"/>
    <w:rsid w:val="002638CA"/>
    <w:rsid w:val="00264621"/>
    <w:rsid w:val="002647BC"/>
    <w:rsid w:val="00264B79"/>
    <w:rsid w:val="00264BCF"/>
    <w:rsid w:val="00264D0F"/>
    <w:rsid w:val="002656E1"/>
    <w:rsid w:val="0026581E"/>
    <w:rsid w:val="00265970"/>
    <w:rsid w:val="00265B3A"/>
    <w:rsid w:val="002662B2"/>
    <w:rsid w:val="002663BE"/>
    <w:rsid w:val="0026646F"/>
    <w:rsid w:val="00266618"/>
    <w:rsid w:val="00266947"/>
    <w:rsid w:val="00266A7F"/>
    <w:rsid w:val="00266E9C"/>
    <w:rsid w:val="00266FA4"/>
    <w:rsid w:val="002675E8"/>
    <w:rsid w:val="00267616"/>
    <w:rsid w:val="00267751"/>
    <w:rsid w:val="002679BE"/>
    <w:rsid w:val="00267F3C"/>
    <w:rsid w:val="00270290"/>
    <w:rsid w:val="00270381"/>
    <w:rsid w:val="002703DA"/>
    <w:rsid w:val="002704EF"/>
    <w:rsid w:val="002706EB"/>
    <w:rsid w:val="00270946"/>
    <w:rsid w:val="00270B17"/>
    <w:rsid w:val="00270C0A"/>
    <w:rsid w:val="00271101"/>
    <w:rsid w:val="0027120A"/>
    <w:rsid w:val="00271540"/>
    <w:rsid w:val="002717E8"/>
    <w:rsid w:val="00271C5E"/>
    <w:rsid w:val="00271D08"/>
    <w:rsid w:val="00271DEC"/>
    <w:rsid w:val="00271EEE"/>
    <w:rsid w:val="002722ED"/>
    <w:rsid w:val="002726C6"/>
    <w:rsid w:val="0027281E"/>
    <w:rsid w:val="00272940"/>
    <w:rsid w:val="00272AB6"/>
    <w:rsid w:val="00272AF7"/>
    <w:rsid w:val="00272B4E"/>
    <w:rsid w:val="00272E3A"/>
    <w:rsid w:val="00273119"/>
    <w:rsid w:val="0027338C"/>
    <w:rsid w:val="00273460"/>
    <w:rsid w:val="002738D8"/>
    <w:rsid w:val="00273EE5"/>
    <w:rsid w:val="00273F51"/>
    <w:rsid w:val="002743E1"/>
    <w:rsid w:val="00274ABB"/>
    <w:rsid w:val="0027501C"/>
    <w:rsid w:val="002756E3"/>
    <w:rsid w:val="00275813"/>
    <w:rsid w:val="00275972"/>
    <w:rsid w:val="00275992"/>
    <w:rsid w:val="00275D11"/>
    <w:rsid w:val="00276870"/>
    <w:rsid w:val="00276930"/>
    <w:rsid w:val="00276D43"/>
    <w:rsid w:val="0027733B"/>
    <w:rsid w:val="002773EC"/>
    <w:rsid w:val="00277B71"/>
    <w:rsid w:val="00277C57"/>
    <w:rsid w:val="002813B0"/>
    <w:rsid w:val="00281745"/>
    <w:rsid w:val="002817EB"/>
    <w:rsid w:val="00281893"/>
    <w:rsid w:val="002818D8"/>
    <w:rsid w:val="00281908"/>
    <w:rsid w:val="002819D4"/>
    <w:rsid w:val="00281B8C"/>
    <w:rsid w:val="00281CA0"/>
    <w:rsid w:val="002830B2"/>
    <w:rsid w:val="002832EE"/>
    <w:rsid w:val="00283580"/>
    <w:rsid w:val="002842DA"/>
    <w:rsid w:val="00284692"/>
    <w:rsid w:val="002847C4"/>
    <w:rsid w:val="00284C2B"/>
    <w:rsid w:val="0028506A"/>
    <w:rsid w:val="00285DBB"/>
    <w:rsid w:val="00285E2D"/>
    <w:rsid w:val="0028615B"/>
    <w:rsid w:val="0028645C"/>
    <w:rsid w:val="002864F6"/>
    <w:rsid w:val="00286BD5"/>
    <w:rsid w:val="00286D84"/>
    <w:rsid w:val="00286D8D"/>
    <w:rsid w:val="00286EC0"/>
    <w:rsid w:val="002870C7"/>
    <w:rsid w:val="00287570"/>
    <w:rsid w:val="00287745"/>
    <w:rsid w:val="00287F77"/>
    <w:rsid w:val="0029024F"/>
    <w:rsid w:val="00290297"/>
    <w:rsid w:val="00290375"/>
    <w:rsid w:val="00290413"/>
    <w:rsid w:val="0029077E"/>
    <w:rsid w:val="00290DCD"/>
    <w:rsid w:val="00291445"/>
    <w:rsid w:val="002915AF"/>
    <w:rsid w:val="002918A3"/>
    <w:rsid w:val="002918F8"/>
    <w:rsid w:val="00291966"/>
    <w:rsid w:val="00291F57"/>
    <w:rsid w:val="00291FB7"/>
    <w:rsid w:val="002923F4"/>
    <w:rsid w:val="002924F0"/>
    <w:rsid w:val="0029257E"/>
    <w:rsid w:val="00292625"/>
    <w:rsid w:val="00292E23"/>
    <w:rsid w:val="002934F2"/>
    <w:rsid w:val="002934FA"/>
    <w:rsid w:val="002939BA"/>
    <w:rsid w:val="00293BF8"/>
    <w:rsid w:val="00293E80"/>
    <w:rsid w:val="00294D0A"/>
    <w:rsid w:val="002954F4"/>
    <w:rsid w:val="00295502"/>
    <w:rsid w:val="00295549"/>
    <w:rsid w:val="00295F51"/>
    <w:rsid w:val="00296264"/>
    <w:rsid w:val="00296486"/>
    <w:rsid w:val="002965E5"/>
    <w:rsid w:val="0029664F"/>
    <w:rsid w:val="002968D2"/>
    <w:rsid w:val="00296903"/>
    <w:rsid w:val="00296ABC"/>
    <w:rsid w:val="00296C99"/>
    <w:rsid w:val="00296F24"/>
    <w:rsid w:val="0029711A"/>
    <w:rsid w:val="0029718C"/>
    <w:rsid w:val="0029748D"/>
    <w:rsid w:val="002974DF"/>
    <w:rsid w:val="002976C7"/>
    <w:rsid w:val="00297EBB"/>
    <w:rsid w:val="002A099C"/>
    <w:rsid w:val="002A0BA1"/>
    <w:rsid w:val="002A1183"/>
    <w:rsid w:val="002A16D5"/>
    <w:rsid w:val="002A1AE0"/>
    <w:rsid w:val="002A1D95"/>
    <w:rsid w:val="002A1FF0"/>
    <w:rsid w:val="002A22BB"/>
    <w:rsid w:val="002A2342"/>
    <w:rsid w:val="002A279E"/>
    <w:rsid w:val="002A27B5"/>
    <w:rsid w:val="002A2E31"/>
    <w:rsid w:val="002A2EB9"/>
    <w:rsid w:val="002A2EE6"/>
    <w:rsid w:val="002A302B"/>
    <w:rsid w:val="002A31C4"/>
    <w:rsid w:val="002A3718"/>
    <w:rsid w:val="002A3878"/>
    <w:rsid w:val="002A38B1"/>
    <w:rsid w:val="002A3937"/>
    <w:rsid w:val="002A3DA3"/>
    <w:rsid w:val="002A3E7A"/>
    <w:rsid w:val="002A41E3"/>
    <w:rsid w:val="002A456B"/>
    <w:rsid w:val="002A48D6"/>
    <w:rsid w:val="002A4B29"/>
    <w:rsid w:val="002A4BDD"/>
    <w:rsid w:val="002A4EF7"/>
    <w:rsid w:val="002A4F2C"/>
    <w:rsid w:val="002A4F3A"/>
    <w:rsid w:val="002A5128"/>
    <w:rsid w:val="002A516A"/>
    <w:rsid w:val="002A519C"/>
    <w:rsid w:val="002A52E8"/>
    <w:rsid w:val="002A5C33"/>
    <w:rsid w:val="002A5F3F"/>
    <w:rsid w:val="002A6390"/>
    <w:rsid w:val="002A649E"/>
    <w:rsid w:val="002A65D3"/>
    <w:rsid w:val="002A67C9"/>
    <w:rsid w:val="002A72B3"/>
    <w:rsid w:val="002A75C7"/>
    <w:rsid w:val="002A76A7"/>
    <w:rsid w:val="002A76D5"/>
    <w:rsid w:val="002A79E1"/>
    <w:rsid w:val="002A7B83"/>
    <w:rsid w:val="002A7C74"/>
    <w:rsid w:val="002A7F09"/>
    <w:rsid w:val="002B06E8"/>
    <w:rsid w:val="002B07BB"/>
    <w:rsid w:val="002B0E82"/>
    <w:rsid w:val="002B13D0"/>
    <w:rsid w:val="002B1573"/>
    <w:rsid w:val="002B15E9"/>
    <w:rsid w:val="002B1835"/>
    <w:rsid w:val="002B19A8"/>
    <w:rsid w:val="002B1A12"/>
    <w:rsid w:val="002B1B73"/>
    <w:rsid w:val="002B2078"/>
    <w:rsid w:val="002B20EC"/>
    <w:rsid w:val="002B2AFB"/>
    <w:rsid w:val="002B34D9"/>
    <w:rsid w:val="002B3C27"/>
    <w:rsid w:val="002B3C64"/>
    <w:rsid w:val="002B3D21"/>
    <w:rsid w:val="002B3F67"/>
    <w:rsid w:val="002B41F0"/>
    <w:rsid w:val="002B4D76"/>
    <w:rsid w:val="002B5175"/>
    <w:rsid w:val="002B55C3"/>
    <w:rsid w:val="002B5632"/>
    <w:rsid w:val="002B6158"/>
    <w:rsid w:val="002B67D0"/>
    <w:rsid w:val="002B6961"/>
    <w:rsid w:val="002B6B40"/>
    <w:rsid w:val="002B716A"/>
    <w:rsid w:val="002B7216"/>
    <w:rsid w:val="002B7387"/>
    <w:rsid w:val="002B7A07"/>
    <w:rsid w:val="002B7B99"/>
    <w:rsid w:val="002B7DF8"/>
    <w:rsid w:val="002B7F2A"/>
    <w:rsid w:val="002C046A"/>
    <w:rsid w:val="002C049D"/>
    <w:rsid w:val="002C072C"/>
    <w:rsid w:val="002C07FE"/>
    <w:rsid w:val="002C08BD"/>
    <w:rsid w:val="002C1232"/>
    <w:rsid w:val="002C14D1"/>
    <w:rsid w:val="002C1591"/>
    <w:rsid w:val="002C1850"/>
    <w:rsid w:val="002C1860"/>
    <w:rsid w:val="002C224E"/>
    <w:rsid w:val="002C23ED"/>
    <w:rsid w:val="002C2743"/>
    <w:rsid w:val="002C2CF1"/>
    <w:rsid w:val="002C2DBD"/>
    <w:rsid w:val="002C3614"/>
    <w:rsid w:val="002C3C73"/>
    <w:rsid w:val="002C3C90"/>
    <w:rsid w:val="002C40BD"/>
    <w:rsid w:val="002C4166"/>
    <w:rsid w:val="002C43F2"/>
    <w:rsid w:val="002C46BC"/>
    <w:rsid w:val="002C49F9"/>
    <w:rsid w:val="002C4A15"/>
    <w:rsid w:val="002C4B07"/>
    <w:rsid w:val="002C4CF0"/>
    <w:rsid w:val="002C4D2B"/>
    <w:rsid w:val="002C51DA"/>
    <w:rsid w:val="002C53A6"/>
    <w:rsid w:val="002C53E2"/>
    <w:rsid w:val="002C54B1"/>
    <w:rsid w:val="002C5A48"/>
    <w:rsid w:val="002C5B1C"/>
    <w:rsid w:val="002C5CB9"/>
    <w:rsid w:val="002C5E1E"/>
    <w:rsid w:val="002C647A"/>
    <w:rsid w:val="002C6552"/>
    <w:rsid w:val="002C6A0E"/>
    <w:rsid w:val="002C6A92"/>
    <w:rsid w:val="002C702C"/>
    <w:rsid w:val="002C726D"/>
    <w:rsid w:val="002C72D7"/>
    <w:rsid w:val="002C72FB"/>
    <w:rsid w:val="002C7449"/>
    <w:rsid w:val="002C74CF"/>
    <w:rsid w:val="002C7789"/>
    <w:rsid w:val="002C7A52"/>
    <w:rsid w:val="002C7D43"/>
    <w:rsid w:val="002C7FBD"/>
    <w:rsid w:val="002D04B2"/>
    <w:rsid w:val="002D087A"/>
    <w:rsid w:val="002D0D55"/>
    <w:rsid w:val="002D0DBE"/>
    <w:rsid w:val="002D10AC"/>
    <w:rsid w:val="002D125A"/>
    <w:rsid w:val="002D1562"/>
    <w:rsid w:val="002D1A64"/>
    <w:rsid w:val="002D1D9D"/>
    <w:rsid w:val="002D221B"/>
    <w:rsid w:val="002D23D6"/>
    <w:rsid w:val="002D254B"/>
    <w:rsid w:val="002D2655"/>
    <w:rsid w:val="002D272B"/>
    <w:rsid w:val="002D2822"/>
    <w:rsid w:val="002D29E1"/>
    <w:rsid w:val="002D2C54"/>
    <w:rsid w:val="002D3416"/>
    <w:rsid w:val="002D3430"/>
    <w:rsid w:val="002D3480"/>
    <w:rsid w:val="002D397C"/>
    <w:rsid w:val="002D3C4A"/>
    <w:rsid w:val="002D3C68"/>
    <w:rsid w:val="002D44A4"/>
    <w:rsid w:val="002D45BF"/>
    <w:rsid w:val="002D496E"/>
    <w:rsid w:val="002D4A63"/>
    <w:rsid w:val="002D4D42"/>
    <w:rsid w:val="002D52D5"/>
    <w:rsid w:val="002D575F"/>
    <w:rsid w:val="002D5AF9"/>
    <w:rsid w:val="002D5B62"/>
    <w:rsid w:val="002D5CDB"/>
    <w:rsid w:val="002D60A8"/>
    <w:rsid w:val="002D61DE"/>
    <w:rsid w:val="002D620F"/>
    <w:rsid w:val="002D6807"/>
    <w:rsid w:val="002D6B74"/>
    <w:rsid w:val="002D6CA8"/>
    <w:rsid w:val="002D6E00"/>
    <w:rsid w:val="002D7278"/>
    <w:rsid w:val="002D7550"/>
    <w:rsid w:val="002D78A3"/>
    <w:rsid w:val="002D7E86"/>
    <w:rsid w:val="002D7F50"/>
    <w:rsid w:val="002E0240"/>
    <w:rsid w:val="002E029C"/>
    <w:rsid w:val="002E0DD2"/>
    <w:rsid w:val="002E0F43"/>
    <w:rsid w:val="002E1007"/>
    <w:rsid w:val="002E1317"/>
    <w:rsid w:val="002E1554"/>
    <w:rsid w:val="002E15FF"/>
    <w:rsid w:val="002E164B"/>
    <w:rsid w:val="002E178C"/>
    <w:rsid w:val="002E1B5D"/>
    <w:rsid w:val="002E1FBD"/>
    <w:rsid w:val="002E2668"/>
    <w:rsid w:val="002E3009"/>
    <w:rsid w:val="002E328F"/>
    <w:rsid w:val="002E381F"/>
    <w:rsid w:val="002E3E37"/>
    <w:rsid w:val="002E492F"/>
    <w:rsid w:val="002E4CDE"/>
    <w:rsid w:val="002E4E1F"/>
    <w:rsid w:val="002E51BA"/>
    <w:rsid w:val="002E521C"/>
    <w:rsid w:val="002E5CD8"/>
    <w:rsid w:val="002E65B7"/>
    <w:rsid w:val="002E6890"/>
    <w:rsid w:val="002E68E2"/>
    <w:rsid w:val="002E6904"/>
    <w:rsid w:val="002E6FBB"/>
    <w:rsid w:val="002E7147"/>
    <w:rsid w:val="002E71E1"/>
    <w:rsid w:val="002E7528"/>
    <w:rsid w:val="002E765B"/>
    <w:rsid w:val="002E7767"/>
    <w:rsid w:val="002E7D9A"/>
    <w:rsid w:val="002F03FA"/>
    <w:rsid w:val="002F0BEB"/>
    <w:rsid w:val="002F13D2"/>
    <w:rsid w:val="002F143F"/>
    <w:rsid w:val="002F15BF"/>
    <w:rsid w:val="002F17BB"/>
    <w:rsid w:val="002F1B20"/>
    <w:rsid w:val="002F1B25"/>
    <w:rsid w:val="002F1E70"/>
    <w:rsid w:val="002F1EDD"/>
    <w:rsid w:val="002F1F77"/>
    <w:rsid w:val="002F2011"/>
    <w:rsid w:val="002F20D2"/>
    <w:rsid w:val="002F2124"/>
    <w:rsid w:val="002F2426"/>
    <w:rsid w:val="002F293F"/>
    <w:rsid w:val="002F2ACB"/>
    <w:rsid w:val="002F2F88"/>
    <w:rsid w:val="002F30FA"/>
    <w:rsid w:val="002F3261"/>
    <w:rsid w:val="002F3778"/>
    <w:rsid w:val="002F394F"/>
    <w:rsid w:val="002F3A9D"/>
    <w:rsid w:val="002F3E1F"/>
    <w:rsid w:val="002F4847"/>
    <w:rsid w:val="002F495B"/>
    <w:rsid w:val="002F4A0D"/>
    <w:rsid w:val="002F4D9C"/>
    <w:rsid w:val="002F5212"/>
    <w:rsid w:val="002F557F"/>
    <w:rsid w:val="002F56AA"/>
    <w:rsid w:val="002F56C5"/>
    <w:rsid w:val="002F5CE9"/>
    <w:rsid w:val="002F5EFB"/>
    <w:rsid w:val="002F5F59"/>
    <w:rsid w:val="002F60CE"/>
    <w:rsid w:val="002F60DB"/>
    <w:rsid w:val="002F6A31"/>
    <w:rsid w:val="002F6F6E"/>
    <w:rsid w:val="002F70CB"/>
    <w:rsid w:val="002F7141"/>
    <w:rsid w:val="002F7297"/>
    <w:rsid w:val="002F745B"/>
    <w:rsid w:val="002F74C6"/>
    <w:rsid w:val="002F77E4"/>
    <w:rsid w:val="002F7AA7"/>
    <w:rsid w:val="002F7C71"/>
    <w:rsid w:val="002F7ED8"/>
    <w:rsid w:val="00300036"/>
    <w:rsid w:val="00300211"/>
    <w:rsid w:val="00300346"/>
    <w:rsid w:val="00300BCC"/>
    <w:rsid w:val="00300BE1"/>
    <w:rsid w:val="0030144B"/>
    <w:rsid w:val="00301791"/>
    <w:rsid w:val="003017E6"/>
    <w:rsid w:val="00301805"/>
    <w:rsid w:val="00301A87"/>
    <w:rsid w:val="00301AE9"/>
    <w:rsid w:val="00301B21"/>
    <w:rsid w:val="00301B2D"/>
    <w:rsid w:val="00302026"/>
    <w:rsid w:val="003026C4"/>
    <w:rsid w:val="00302A59"/>
    <w:rsid w:val="00302BC5"/>
    <w:rsid w:val="00302DC7"/>
    <w:rsid w:val="00302F05"/>
    <w:rsid w:val="0030339A"/>
    <w:rsid w:val="00303735"/>
    <w:rsid w:val="00303760"/>
    <w:rsid w:val="00303B69"/>
    <w:rsid w:val="00303DF8"/>
    <w:rsid w:val="00303EEA"/>
    <w:rsid w:val="003049B0"/>
    <w:rsid w:val="00304D46"/>
    <w:rsid w:val="0030519D"/>
    <w:rsid w:val="00305549"/>
    <w:rsid w:val="003057FB"/>
    <w:rsid w:val="00305A0A"/>
    <w:rsid w:val="00306045"/>
    <w:rsid w:val="003060B1"/>
    <w:rsid w:val="00306423"/>
    <w:rsid w:val="00306D4E"/>
    <w:rsid w:val="00306E37"/>
    <w:rsid w:val="00306EEA"/>
    <w:rsid w:val="0030711A"/>
    <w:rsid w:val="0030713B"/>
    <w:rsid w:val="00307340"/>
    <w:rsid w:val="003074BB"/>
    <w:rsid w:val="00307771"/>
    <w:rsid w:val="003077F5"/>
    <w:rsid w:val="00307F04"/>
    <w:rsid w:val="00307F4A"/>
    <w:rsid w:val="00307FAE"/>
    <w:rsid w:val="003100B1"/>
    <w:rsid w:val="0031014D"/>
    <w:rsid w:val="00310735"/>
    <w:rsid w:val="00310EAA"/>
    <w:rsid w:val="00311074"/>
    <w:rsid w:val="003114AD"/>
    <w:rsid w:val="0031162E"/>
    <w:rsid w:val="003116F2"/>
    <w:rsid w:val="00311AB4"/>
    <w:rsid w:val="00311FAB"/>
    <w:rsid w:val="00312006"/>
    <w:rsid w:val="00313D48"/>
    <w:rsid w:val="00313DDB"/>
    <w:rsid w:val="00313E89"/>
    <w:rsid w:val="00314001"/>
    <w:rsid w:val="00314843"/>
    <w:rsid w:val="00314B35"/>
    <w:rsid w:val="00314C82"/>
    <w:rsid w:val="00314ED3"/>
    <w:rsid w:val="0031510B"/>
    <w:rsid w:val="003151C3"/>
    <w:rsid w:val="003151F5"/>
    <w:rsid w:val="00315235"/>
    <w:rsid w:val="0031536E"/>
    <w:rsid w:val="0031538F"/>
    <w:rsid w:val="00315CA1"/>
    <w:rsid w:val="003164B1"/>
    <w:rsid w:val="0031664F"/>
    <w:rsid w:val="003166A5"/>
    <w:rsid w:val="00316FB2"/>
    <w:rsid w:val="0031704B"/>
    <w:rsid w:val="00317469"/>
    <w:rsid w:val="003176CB"/>
    <w:rsid w:val="00317953"/>
    <w:rsid w:val="0032017E"/>
    <w:rsid w:val="00320AA4"/>
    <w:rsid w:val="00320DC6"/>
    <w:rsid w:val="00320DEB"/>
    <w:rsid w:val="00320DFD"/>
    <w:rsid w:val="00321054"/>
    <w:rsid w:val="00321364"/>
    <w:rsid w:val="003215AF"/>
    <w:rsid w:val="00321661"/>
    <w:rsid w:val="00321C3C"/>
    <w:rsid w:val="00321C5F"/>
    <w:rsid w:val="00321F3E"/>
    <w:rsid w:val="003221D6"/>
    <w:rsid w:val="0032233B"/>
    <w:rsid w:val="0032243D"/>
    <w:rsid w:val="0032273E"/>
    <w:rsid w:val="00322DDF"/>
    <w:rsid w:val="00322E59"/>
    <w:rsid w:val="00323030"/>
    <w:rsid w:val="00323230"/>
    <w:rsid w:val="00323271"/>
    <w:rsid w:val="0032327C"/>
    <w:rsid w:val="0032328F"/>
    <w:rsid w:val="0032350F"/>
    <w:rsid w:val="00323565"/>
    <w:rsid w:val="003236BB"/>
    <w:rsid w:val="003237F1"/>
    <w:rsid w:val="00323C29"/>
    <w:rsid w:val="00323D59"/>
    <w:rsid w:val="00323FC1"/>
    <w:rsid w:val="00324029"/>
    <w:rsid w:val="0032466B"/>
    <w:rsid w:val="00324C43"/>
    <w:rsid w:val="003257E6"/>
    <w:rsid w:val="00325A82"/>
    <w:rsid w:val="003260FC"/>
    <w:rsid w:val="003271AA"/>
    <w:rsid w:val="00327549"/>
    <w:rsid w:val="00327773"/>
    <w:rsid w:val="00327C37"/>
    <w:rsid w:val="00327FD2"/>
    <w:rsid w:val="00330515"/>
    <w:rsid w:val="003308D0"/>
    <w:rsid w:val="00330B15"/>
    <w:rsid w:val="00330B8D"/>
    <w:rsid w:val="00330F32"/>
    <w:rsid w:val="003312B8"/>
    <w:rsid w:val="003312C2"/>
    <w:rsid w:val="003318FD"/>
    <w:rsid w:val="0033193E"/>
    <w:rsid w:val="00331F4A"/>
    <w:rsid w:val="00332477"/>
    <w:rsid w:val="0033254A"/>
    <w:rsid w:val="003325C1"/>
    <w:rsid w:val="00332F77"/>
    <w:rsid w:val="003331FE"/>
    <w:rsid w:val="0033341D"/>
    <w:rsid w:val="00333456"/>
    <w:rsid w:val="003335F2"/>
    <w:rsid w:val="00333B99"/>
    <w:rsid w:val="00333C90"/>
    <w:rsid w:val="0033400C"/>
    <w:rsid w:val="003344BD"/>
    <w:rsid w:val="00334514"/>
    <w:rsid w:val="00334D44"/>
    <w:rsid w:val="003355DF"/>
    <w:rsid w:val="003358FE"/>
    <w:rsid w:val="00335E1D"/>
    <w:rsid w:val="00336613"/>
    <w:rsid w:val="003366E9"/>
    <w:rsid w:val="00336753"/>
    <w:rsid w:val="003368D1"/>
    <w:rsid w:val="00336962"/>
    <w:rsid w:val="00336BBB"/>
    <w:rsid w:val="00336BE6"/>
    <w:rsid w:val="00336CB0"/>
    <w:rsid w:val="00336CD6"/>
    <w:rsid w:val="00337775"/>
    <w:rsid w:val="00337B42"/>
    <w:rsid w:val="00337D8E"/>
    <w:rsid w:val="00337E5B"/>
    <w:rsid w:val="0034009E"/>
    <w:rsid w:val="003400EB"/>
    <w:rsid w:val="00340609"/>
    <w:rsid w:val="00340D61"/>
    <w:rsid w:val="003413F7"/>
    <w:rsid w:val="00341C56"/>
    <w:rsid w:val="00341CE3"/>
    <w:rsid w:val="00341E32"/>
    <w:rsid w:val="00342032"/>
    <w:rsid w:val="003423D3"/>
    <w:rsid w:val="003423E5"/>
    <w:rsid w:val="00342417"/>
    <w:rsid w:val="003427F6"/>
    <w:rsid w:val="00342838"/>
    <w:rsid w:val="00342B2A"/>
    <w:rsid w:val="00342EE2"/>
    <w:rsid w:val="003430A9"/>
    <w:rsid w:val="003432BD"/>
    <w:rsid w:val="00343424"/>
    <w:rsid w:val="00343640"/>
    <w:rsid w:val="003437CE"/>
    <w:rsid w:val="003437F0"/>
    <w:rsid w:val="00343CB3"/>
    <w:rsid w:val="0034400B"/>
    <w:rsid w:val="00344034"/>
    <w:rsid w:val="0034453A"/>
    <w:rsid w:val="00344766"/>
    <w:rsid w:val="00344907"/>
    <w:rsid w:val="003453D4"/>
    <w:rsid w:val="0034584C"/>
    <w:rsid w:val="00345939"/>
    <w:rsid w:val="003467BE"/>
    <w:rsid w:val="00346870"/>
    <w:rsid w:val="00346BDC"/>
    <w:rsid w:val="00346E09"/>
    <w:rsid w:val="00346F27"/>
    <w:rsid w:val="00346F2C"/>
    <w:rsid w:val="00346FBB"/>
    <w:rsid w:val="0034747B"/>
    <w:rsid w:val="00347480"/>
    <w:rsid w:val="003477DB"/>
    <w:rsid w:val="00347990"/>
    <w:rsid w:val="00347A2C"/>
    <w:rsid w:val="00347B73"/>
    <w:rsid w:val="003503B0"/>
    <w:rsid w:val="003504D9"/>
    <w:rsid w:val="003509C8"/>
    <w:rsid w:val="0035107C"/>
    <w:rsid w:val="003510A8"/>
    <w:rsid w:val="00351B10"/>
    <w:rsid w:val="00351B90"/>
    <w:rsid w:val="00351C6E"/>
    <w:rsid w:val="00351E9F"/>
    <w:rsid w:val="0035222A"/>
    <w:rsid w:val="00352327"/>
    <w:rsid w:val="0035237A"/>
    <w:rsid w:val="0035240F"/>
    <w:rsid w:val="003524CB"/>
    <w:rsid w:val="00352541"/>
    <w:rsid w:val="003532DA"/>
    <w:rsid w:val="0035370D"/>
    <w:rsid w:val="00353B9A"/>
    <w:rsid w:val="00353DB4"/>
    <w:rsid w:val="00353FA4"/>
    <w:rsid w:val="00354670"/>
    <w:rsid w:val="003547D0"/>
    <w:rsid w:val="00354894"/>
    <w:rsid w:val="00354A93"/>
    <w:rsid w:val="00354C20"/>
    <w:rsid w:val="00354ED2"/>
    <w:rsid w:val="0035507E"/>
    <w:rsid w:val="00355A59"/>
    <w:rsid w:val="00355B0D"/>
    <w:rsid w:val="00355D8D"/>
    <w:rsid w:val="00356126"/>
    <w:rsid w:val="003567C4"/>
    <w:rsid w:val="003567D9"/>
    <w:rsid w:val="00356891"/>
    <w:rsid w:val="003568FF"/>
    <w:rsid w:val="00356A28"/>
    <w:rsid w:val="00356A98"/>
    <w:rsid w:val="00356C7C"/>
    <w:rsid w:val="00356E38"/>
    <w:rsid w:val="00357811"/>
    <w:rsid w:val="00357B09"/>
    <w:rsid w:val="003601B7"/>
    <w:rsid w:val="00360220"/>
    <w:rsid w:val="00360410"/>
    <w:rsid w:val="0036073F"/>
    <w:rsid w:val="00360875"/>
    <w:rsid w:val="00360A11"/>
    <w:rsid w:val="00360ED9"/>
    <w:rsid w:val="00360F1D"/>
    <w:rsid w:val="00361178"/>
    <w:rsid w:val="00361586"/>
    <w:rsid w:val="0036182B"/>
    <w:rsid w:val="00361A50"/>
    <w:rsid w:val="00361A63"/>
    <w:rsid w:val="00361AB9"/>
    <w:rsid w:val="00361AC2"/>
    <w:rsid w:val="00361CEE"/>
    <w:rsid w:val="00362077"/>
    <w:rsid w:val="00362562"/>
    <w:rsid w:val="00362640"/>
    <w:rsid w:val="003626FA"/>
    <w:rsid w:val="00362865"/>
    <w:rsid w:val="00362E96"/>
    <w:rsid w:val="0036345C"/>
    <w:rsid w:val="00363742"/>
    <w:rsid w:val="003640FB"/>
    <w:rsid w:val="00364305"/>
    <w:rsid w:val="00364427"/>
    <w:rsid w:val="00364495"/>
    <w:rsid w:val="003646D9"/>
    <w:rsid w:val="00364882"/>
    <w:rsid w:val="0036503C"/>
    <w:rsid w:val="003650D9"/>
    <w:rsid w:val="0036549B"/>
    <w:rsid w:val="0036578B"/>
    <w:rsid w:val="00365D56"/>
    <w:rsid w:val="00365D82"/>
    <w:rsid w:val="00366107"/>
    <w:rsid w:val="003664A2"/>
    <w:rsid w:val="00366856"/>
    <w:rsid w:val="00366860"/>
    <w:rsid w:val="00366E1F"/>
    <w:rsid w:val="00366E30"/>
    <w:rsid w:val="00367128"/>
    <w:rsid w:val="003671B1"/>
    <w:rsid w:val="003673E9"/>
    <w:rsid w:val="003676A3"/>
    <w:rsid w:val="00367B5B"/>
    <w:rsid w:val="00367BE9"/>
    <w:rsid w:val="00367E00"/>
    <w:rsid w:val="0037061D"/>
    <w:rsid w:val="00370CA1"/>
    <w:rsid w:val="0037119D"/>
    <w:rsid w:val="003718C9"/>
    <w:rsid w:val="00371BF1"/>
    <w:rsid w:val="00372622"/>
    <w:rsid w:val="0037275A"/>
    <w:rsid w:val="00372965"/>
    <w:rsid w:val="00372C4E"/>
    <w:rsid w:val="00373539"/>
    <w:rsid w:val="003736A9"/>
    <w:rsid w:val="00373B05"/>
    <w:rsid w:val="00373C35"/>
    <w:rsid w:val="00373C78"/>
    <w:rsid w:val="00373CF8"/>
    <w:rsid w:val="00373F2A"/>
    <w:rsid w:val="00374477"/>
    <w:rsid w:val="00374616"/>
    <w:rsid w:val="0037466E"/>
    <w:rsid w:val="0037493C"/>
    <w:rsid w:val="00374CB9"/>
    <w:rsid w:val="00374D9D"/>
    <w:rsid w:val="00375273"/>
    <w:rsid w:val="0037575C"/>
    <w:rsid w:val="0037584D"/>
    <w:rsid w:val="0037598B"/>
    <w:rsid w:val="003759C7"/>
    <w:rsid w:val="00375CB8"/>
    <w:rsid w:val="00376075"/>
    <w:rsid w:val="003763C1"/>
    <w:rsid w:val="003763C5"/>
    <w:rsid w:val="003765F1"/>
    <w:rsid w:val="00376A90"/>
    <w:rsid w:val="00376C0D"/>
    <w:rsid w:val="00376E27"/>
    <w:rsid w:val="003776A7"/>
    <w:rsid w:val="00377DDE"/>
    <w:rsid w:val="00377E9F"/>
    <w:rsid w:val="0038008F"/>
    <w:rsid w:val="0038077E"/>
    <w:rsid w:val="00380BCC"/>
    <w:rsid w:val="00380EE1"/>
    <w:rsid w:val="00380FE3"/>
    <w:rsid w:val="0038178F"/>
    <w:rsid w:val="003817F2"/>
    <w:rsid w:val="00381944"/>
    <w:rsid w:val="00381978"/>
    <w:rsid w:val="00382757"/>
    <w:rsid w:val="00382C44"/>
    <w:rsid w:val="00382C4C"/>
    <w:rsid w:val="00382E23"/>
    <w:rsid w:val="003835F7"/>
    <w:rsid w:val="0038392A"/>
    <w:rsid w:val="00383E31"/>
    <w:rsid w:val="003840CE"/>
    <w:rsid w:val="0038415D"/>
    <w:rsid w:val="0038458B"/>
    <w:rsid w:val="00384848"/>
    <w:rsid w:val="00384D24"/>
    <w:rsid w:val="0038569A"/>
    <w:rsid w:val="003856A3"/>
    <w:rsid w:val="00385842"/>
    <w:rsid w:val="00385E72"/>
    <w:rsid w:val="00385F94"/>
    <w:rsid w:val="003862EF"/>
    <w:rsid w:val="003864DB"/>
    <w:rsid w:val="00386B3C"/>
    <w:rsid w:val="00387583"/>
    <w:rsid w:val="00387700"/>
    <w:rsid w:val="00387A5E"/>
    <w:rsid w:val="00387D60"/>
    <w:rsid w:val="00387F2C"/>
    <w:rsid w:val="0039021E"/>
    <w:rsid w:val="0039049C"/>
    <w:rsid w:val="003904B8"/>
    <w:rsid w:val="0039084D"/>
    <w:rsid w:val="00390CE2"/>
    <w:rsid w:val="00390F7D"/>
    <w:rsid w:val="003917AA"/>
    <w:rsid w:val="0039204D"/>
    <w:rsid w:val="00392146"/>
    <w:rsid w:val="00392265"/>
    <w:rsid w:val="00392575"/>
    <w:rsid w:val="00392A96"/>
    <w:rsid w:val="00392E42"/>
    <w:rsid w:val="003932C0"/>
    <w:rsid w:val="00393800"/>
    <w:rsid w:val="00393CC8"/>
    <w:rsid w:val="00393D2F"/>
    <w:rsid w:val="00393D5C"/>
    <w:rsid w:val="00394779"/>
    <w:rsid w:val="003949FF"/>
    <w:rsid w:val="00394A21"/>
    <w:rsid w:val="00394D80"/>
    <w:rsid w:val="00394DE0"/>
    <w:rsid w:val="00395058"/>
    <w:rsid w:val="00395B00"/>
    <w:rsid w:val="00395C27"/>
    <w:rsid w:val="003961B9"/>
    <w:rsid w:val="0039636F"/>
    <w:rsid w:val="00396994"/>
    <w:rsid w:val="00396E2B"/>
    <w:rsid w:val="00397242"/>
    <w:rsid w:val="00397434"/>
    <w:rsid w:val="0039778D"/>
    <w:rsid w:val="003977F5"/>
    <w:rsid w:val="00397B13"/>
    <w:rsid w:val="00397F84"/>
    <w:rsid w:val="003A00F1"/>
    <w:rsid w:val="003A0176"/>
    <w:rsid w:val="003A090C"/>
    <w:rsid w:val="003A09A7"/>
    <w:rsid w:val="003A0AEA"/>
    <w:rsid w:val="003A0D37"/>
    <w:rsid w:val="003A1189"/>
    <w:rsid w:val="003A15E2"/>
    <w:rsid w:val="003A16F9"/>
    <w:rsid w:val="003A17D0"/>
    <w:rsid w:val="003A18BF"/>
    <w:rsid w:val="003A1945"/>
    <w:rsid w:val="003A1C7E"/>
    <w:rsid w:val="003A1CE9"/>
    <w:rsid w:val="003A1FBE"/>
    <w:rsid w:val="003A2257"/>
    <w:rsid w:val="003A2B34"/>
    <w:rsid w:val="003A2F46"/>
    <w:rsid w:val="003A31B3"/>
    <w:rsid w:val="003A3248"/>
    <w:rsid w:val="003A32E8"/>
    <w:rsid w:val="003A35D0"/>
    <w:rsid w:val="003A39BA"/>
    <w:rsid w:val="003A3AAD"/>
    <w:rsid w:val="003A3B00"/>
    <w:rsid w:val="003A415C"/>
    <w:rsid w:val="003A429E"/>
    <w:rsid w:val="003A45A6"/>
    <w:rsid w:val="003A487A"/>
    <w:rsid w:val="003A4957"/>
    <w:rsid w:val="003A4B5C"/>
    <w:rsid w:val="003A4DE1"/>
    <w:rsid w:val="003A557C"/>
    <w:rsid w:val="003A55CE"/>
    <w:rsid w:val="003A57CD"/>
    <w:rsid w:val="003A5E7D"/>
    <w:rsid w:val="003A61C0"/>
    <w:rsid w:val="003A6C1C"/>
    <w:rsid w:val="003A70A8"/>
    <w:rsid w:val="003A76C4"/>
    <w:rsid w:val="003A7BA2"/>
    <w:rsid w:val="003A7DEC"/>
    <w:rsid w:val="003B0031"/>
    <w:rsid w:val="003B036F"/>
    <w:rsid w:val="003B04D0"/>
    <w:rsid w:val="003B0693"/>
    <w:rsid w:val="003B0A87"/>
    <w:rsid w:val="003B0A9B"/>
    <w:rsid w:val="003B0D77"/>
    <w:rsid w:val="003B0DF0"/>
    <w:rsid w:val="003B0F78"/>
    <w:rsid w:val="003B12F3"/>
    <w:rsid w:val="003B15A9"/>
    <w:rsid w:val="003B190E"/>
    <w:rsid w:val="003B1D67"/>
    <w:rsid w:val="003B1DB7"/>
    <w:rsid w:val="003B1FEB"/>
    <w:rsid w:val="003B2051"/>
    <w:rsid w:val="003B2106"/>
    <w:rsid w:val="003B22D6"/>
    <w:rsid w:val="003B24E7"/>
    <w:rsid w:val="003B26CB"/>
    <w:rsid w:val="003B27E9"/>
    <w:rsid w:val="003B2CFF"/>
    <w:rsid w:val="003B2EA5"/>
    <w:rsid w:val="003B3224"/>
    <w:rsid w:val="003B35BC"/>
    <w:rsid w:val="003B36BE"/>
    <w:rsid w:val="003B36D8"/>
    <w:rsid w:val="003B3936"/>
    <w:rsid w:val="003B39A7"/>
    <w:rsid w:val="003B3BCE"/>
    <w:rsid w:val="003B426A"/>
    <w:rsid w:val="003B428D"/>
    <w:rsid w:val="003B42A8"/>
    <w:rsid w:val="003B4541"/>
    <w:rsid w:val="003B479C"/>
    <w:rsid w:val="003B48AD"/>
    <w:rsid w:val="003B4A26"/>
    <w:rsid w:val="003B4A4E"/>
    <w:rsid w:val="003B4AC8"/>
    <w:rsid w:val="003B4BC8"/>
    <w:rsid w:val="003B4F7F"/>
    <w:rsid w:val="003B50DF"/>
    <w:rsid w:val="003B51BB"/>
    <w:rsid w:val="003B553B"/>
    <w:rsid w:val="003B58E7"/>
    <w:rsid w:val="003B6580"/>
    <w:rsid w:val="003B69AD"/>
    <w:rsid w:val="003B6A5E"/>
    <w:rsid w:val="003B6F0A"/>
    <w:rsid w:val="003B754A"/>
    <w:rsid w:val="003B7E7D"/>
    <w:rsid w:val="003B7E8B"/>
    <w:rsid w:val="003C0310"/>
    <w:rsid w:val="003C0598"/>
    <w:rsid w:val="003C0917"/>
    <w:rsid w:val="003C0A81"/>
    <w:rsid w:val="003C0B0B"/>
    <w:rsid w:val="003C0D45"/>
    <w:rsid w:val="003C1195"/>
    <w:rsid w:val="003C14BD"/>
    <w:rsid w:val="003C156F"/>
    <w:rsid w:val="003C178A"/>
    <w:rsid w:val="003C1B3A"/>
    <w:rsid w:val="003C1D09"/>
    <w:rsid w:val="003C1EAA"/>
    <w:rsid w:val="003C1F59"/>
    <w:rsid w:val="003C20B5"/>
    <w:rsid w:val="003C2203"/>
    <w:rsid w:val="003C226C"/>
    <w:rsid w:val="003C300C"/>
    <w:rsid w:val="003C3045"/>
    <w:rsid w:val="003C321B"/>
    <w:rsid w:val="003C3461"/>
    <w:rsid w:val="003C3832"/>
    <w:rsid w:val="003C3DA9"/>
    <w:rsid w:val="003C3DF6"/>
    <w:rsid w:val="003C3E82"/>
    <w:rsid w:val="003C4710"/>
    <w:rsid w:val="003C4A74"/>
    <w:rsid w:val="003C4D9F"/>
    <w:rsid w:val="003C5061"/>
    <w:rsid w:val="003C50DD"/>
    <w:rsid w:val="003C5586"/>
    <w:rsid w:val="003C55E0"/>
    <w:rsid w:val="003C5796"/>
    <w:rsid w:val="003C5A41"/>
    <w:rsid w:val="003C5DDD"/>
    <w:rsid w:val="003C6035"/>
    <w:rsid w:val="003C620A"/>
    <w:rsid w:val="003C6497"/>
    <w:rsid w:val="003C6710"/>
    <w:rsid w:val="003C68ED"/>
    <w:rsid w:val="003C6A3D"/>
    <w:rsid w:val="003C71FD"/>
    <w:rsid w:val="003C7609"/>
    <w:rsid w:val="003C797A"/>
    <w:rsid w:val="003C79E1"/>
    <w:rsid w:val="003C7A35"/>
    <w:rsid w:val="003C7A50"/>
    <w:rsid w:val="003C7A8D"/>
    <w:rsid w:val="003D01D0"/>
    <w:rsid w:val="003D0224"/>
    <w:rsid w:val="003D071A"/>
    <w:rsid w:val="003D0883"/>
    <w:rsid w:val="003D0952"/>
    <w:rsid w:val="003D0A0C"/>
    <w:rsid w:val="003D0BAD"/>
    <w:rsid w:val="003D0D3D"/>
    <w:rsid w:val="003D126F"/>
    <w:rsid w:val="003D154D"/>
    <w:rsid w:val="003D1A59"/>
    <w:rsid w:val="003D1B19"/>
    <w:rsid w:val="003D1F15"/>
    <w:rsid w:val="003D23A3"/>
    <w:rsid w:val="003D24FD"/>
    <w:rsid w:val="003D26FF"/>
    <w:rsid w:val="003D2A62"/>
    <w:rsid w:val="003D2FED"/>
    <w:rsid w:val="003D366B"/>
    <w:rsid w:val="003D3FD4"/>
    <w:rsid w:val="003D49E5"/>
    <w:rsid w:val="003D5242"/>
    <w:rsid w:val="003D5575"/>
    <w:rsid w:val="003D5607"/>
    <w:rsid w:val="003D5BAC"/>
    <w:rsid w:val="003D6205"/>
    <w:rsid w:val="003D6336"/>
    <w:rsid w:val="003D6871"/>
    <w:rsid w:val="003D6D5F"/>
    <w:rsid w:val="003D710F"/>
    <w:rsid w:val="003D767B"/>
    <w:rsid w:val="003D78E0"/>
    <w:rsid w:val="003D79AA"/>
    <w:rsid w:val="003D7A56"/>
    <w:rsid w:val="003D7AC3"/>
    <w:rsid w:val="003E0714"/>
    <w:rsid w:val="003E0B2D"/>
    <w:rsid w:val="003E11EF"/>
    <w:rsid w:val="003E1507"/>
    <w:rsid w:val="003E15D2"/>
    <w:rsid w:val="003E2264"/>
    <w:rsid w:val="003E2A36"/>
    <w:rsid w:val="003E2BF1"/>
    <w:rsid w:val="003E2F68"/>
    <w:rsid w:val="003E3116"/>
    <w:rsid w:val="003E3502"/>
    <w:rsid w:val="003E3AAA"/>
    <w:rsid w:val="003E3D9D"/>
    <w:rsid w:val="003E3F4C"/>
    <w:rsid w:val="003E40A6"/>
    <w:rsid w:val="003E41E9"/>
    <w:rsid w:val="003E4A3A"/>
    <w:rsid w:val="003E4D96"/>
    <w:rsid w:val="003E5510"/>
    <w:rsid w:val="003E56C8"/>
    <w:rsid w:val="003E5703"/>
    <w:rsid w:val="003E57CD"/>
    <w:rsid w:val="003E5E12"/>
    <w:rsid w:val="003E6404"/>
    <w:rsid w:val="003E661F"/>
    <w:rsid w:val="003E6A29"/>
    <w:rsid w:val="003E6A56"/>
    <w:rsid w:val="003E6F7B"/>
    <w:rsid w:val="003E7010"/>
    <w:rsid w:val="003E73A7"/>
    <w:rsid w:val="003E7676"/>
    <w:rsid w:val="003E7B2B"/>
    <w:rsid w:val="003E7C7C"/>
    <w:rsid w:val="003E7E0F"/>
    <w:rsid w:val="003E7E84"/>
    <w:rsid w:val="003E7EDA"/>
    <w:rsid w:val="003F01CA"/>
    <w:rsid w:val="003F0285"/>
    <w:rsid w:val="003F0AC8"/>
    <w:rsid w:val="003F1319"/>
    <w:rsid w:val="003F1585"/>
    <w:rsid w:val="003F16AE"/>
    <w:rsid w:val="003F16E7"/>
    <w:rsid w:val="003F17A3"/>
    <w:rsid w:val="003F18AF"/>
    <w:rsid w:val="003F1B96"/>
    <w:rsid w:val="003F273A"/>
    <w:rsid w:val="003F27B6"/>
    <w:rsid w:val="003F27CD"/>
    <w:rsid w:val="003F294E"/>
    <w:rsid w:val="003F2ABD"/>
    <w:rsid w:val="003F31BA"/>
    <w:rsid w:val="003F352A"/>
    <w:rsid w:val="003F3738"/>
    <w:rsid w:val="003F38F8"/>
    <w:rsid w:val="003F3BA3"/>
    <w:rsid w:val="003F3F46"/>
    <w:rsid w:val="003F40C9"/>
    <w:rsid w:val="003F4D42"/>
    <w:rsid w:val="003F5224"/>
    <w:rsid w:val="003F52BA"/>
    <w:rsid w:val="003F53E4"/>
    <w:rsid w:val="003F584A"/>
    <w:rsid w:val="003F58B1"/>
    <w:rsid w:val="003F643D"/>
    <w:rsid w:val="003F671D"/>
    <w:rsid w:val="003F69EC"/>
    <w:rsid w:val="003F6B29"/>
    <w:rsid w:val="003F7939"/>
    <w:rsid w:val="003F7A98"/>
    <w:rsid w:val="003F7C45"/>
    <w:rsid w:val="003F7E0C"/>
    <w:rsid w:val="004000A1"/>
    <w:rsid w:val="004002C1"/>
    <w:rsid w:val="00400523"/>
    <w:rsid w:val="004005CE"/>
    <w:rsid w:val="00400EA7"/>
    <w:rsid w:val="00400F7E"/>
    <w:rsid w:val="00400FBF"/>
    <w:rsid w:val="004010FE"/>
    <w:rsid w:val="0040117E"/>
    <w:rsid w:val="0040193D"/>
    <w:rsid w:val="0040203C"/>
    <w:rsid w:val="004022D7"/>
    <w:rsid w:val="0040248A"/>
    <w:rsid w:val="004026D0"/>
    <w:rsid w:val="004027F2"/>
    <w:rsid w:val="00402894"/>
    <w:rsid w:val="004029C0"/>
    <w:rsid w:val="00402A14"/>
    <w:rsid w:val="00402AAA"/>
    <w:rsid w:val="00402B34"/>
    <w:rsid w:val="00402B3E"/>
    <w:rsid w:val="00402EFB"/>
    <w:rsid w:val="0040388A"/>
    <w:rsid w:val="00403B12"/>
    <w:rsid w:val="00403DF4"/>
    <w:rsid w:val="00403DFA"/>
    <w:rsid w:val="00403E83"/>
    <w:rsid w:val="00404841"/>
    <w:rsid w:val="00404C98"/>
    <w:rsid w:val="00405CB2"/>
    <w:rsid w:val="00405D2A"/>
    <w:rsid w:val="00405ECA"/>
    <w:rsid w:val="00406000"/>
    <w:rsid w:val="004061F6"/>
    <w:rsid w:val="004063A7"/>
    <w:rsid w:val="004071A1"/>
    <w:rsid w:val="004071DF"/>
    <w:rsid w:val="00407553"/>
    <w:rsid w:val="004075D5"/>
    <w:rsid w:val="00407A23"/>
    <w:rsid w:val="00407A72"/>
    <w:rsid w:val="00407B0F"/>
    <w:rsid w:val="00407C2B"/>
    <w:rsid w:val="00407DDC"/>
    <w:rsid w:val="004108ED"/>
    <w:rsid w:val="00410C83"/>
    <w:rsid w:val="00410D82"/>
    <w:rsid w:val="004111A0"/>
    <w:rsid w:val="00411256"/>
    <w:rsid w:val="004116EA"/>
    <w:rsid w:val="00411899"/>
    <w:rsid w:val="0041191E"/>
    <w:rsid w:val="00411AC3"/>
    <w:rsid w:val="00411B3E"/>
    <w:rsid w:val="00411CD0"/>
    <w:rsid w:val="004122FB"/>
    <w:rsid w:val="0041234A"/>
    <w:rsid w:val="00412A50"/>
    <w:rsid w:val="00412AD6"/>
    <w:rsid w:val="00412B3E"/>
    <w:rsid w:val="00412CB6"/>
    <w:rsid w:val="00413459"/>
    <w:rsid w:val="004138DA"/>
    <w:rsid w:val="00414186"/>
    <w:rsid w:val="00414193"/>
    <w:rsid w:val="004141E6"/>
    <w:rsid w:val="00414319"/>
    <w:rsid w:val="00414723"/>
    <w:rsid w:val="00414C8F"/>
    <w:rsid w:val="00414FF6"/>
    <w:rsid w:val="004150D7"/>
    <w:rsid w:val="00415BB0"/>
    <w:rsid w:val="00415C95"/>
    <w:rsid w:val="00416043"/>
    <w:rsid w:val="0041615A"/>
    <w:rsid w:val="004162F5"/>
    <w:rsid w:val="00416302"/>
    <w:rsid w:val="00416645"/>
    <w:rsid w:val="00416966"/>
    <w:rsid w:val="00416993"/>
    <w:rsid w:val="00416CA1"/>
    <w:rsid w:val="004172D5"/>
    <w:rsid w:val="0041747E"/>
    <w:rsid w:val="00417D0C"/>
    <w:rsid w:val="0041CE94"/>
    <w:rsid w:val="00420127"/>
    <w:rsid w:val="0042027F"/>
    <w:rsid w:val="00420BCD"/>
    <w:rsid w:val="00420E35"/>
    <w:rsid w:val="004214CE"/>
    <w:rsid w:val="00421632"/>
    <w:rsid w:val="00421720"/>
    <w:rsid w:val="0042186E"/>
    <w:rsid w:val="00421A69"/>
    <w:rsid w:val="00421C5A"/>
    <w:rsid w:val="00421CD6"/>
    <w:rsid w:val="0042258F"/>
    <w:rsid w:val="0042346E"/>
    <w:rsid w:val="00423770"/>
    <w:rsid w:val="00423D2A"/>
    <w:rsid w:val="004245E8"/>
    <w:rsid w:val="00424863"/>
    <w:rsid w:val="004248D6"/>
    <w:rsid w:val="00425100"/>
    <w:rsid w:val="0042589A"/>
    <w:rsid w:val="00425B7F"/>
    <w:rsid w:val="00425DD0"/>
    <w:rsid w:val="00425F69"/>
    <w:rsid w:val="00426333"/>
    <w:rsid w:val="004264A6"/>
    <w:rsid w:val="00426598"/>
    <w:rsid w:val="00426739"/>
    <w:rsid w:val="004267C0"/>
    <w:rsid w:val="00426F65"/>
    <w:rsid w:val="00427249"/>
    <w:rsid w:val="004274C1"/>
    <w:rsid w:val="004277A8"/>
    <w:rsid w:val="004306CA"/>
    <w:rsid w:val="00430CDB"/>
    <w:rsid w:val="00430D24"/>
    <w:rsid w:val="0043130A"/>
    <w:rsid w:val="00431321"/>
    <w:rsid w:val="00431855"/>
    <w:rsid w:val="00431BE6"/>
    <w:rsid w:val="0043219C"/>
    <w:rsid w:val="00432334"/>
    <w:rsid w:val="00432399"/>
    <w:rsid w:val="00432AD7"/>
    <w:rsid w:val="00432B15"/>
    <w:rsid w:val="00432E75"/>
    <w:rsid w:val="00433C75"/>
    <w:rsid w:val="00433D67"/>
    <w:rsid w:val="00433F01"/>
    <w:rsid w:val="004340B5"/>
    <w:rsid w:val="00435011"/>
    <w:rsid w:val="00435E38"/>
    <w:rsid w:val="00436071"/>
    <w:rsid w:val="00436255"/>
    <w:rsid w:val="004364A4"/>
    <w:rsid w:val="00436DA6"/>
    <w:rsid w:val="0043725B"/>
    <w:rsid w:val="0043790C"/>
    <w:rsid w:val="00437988"/>
    <w:rsid w:val="00437B25"/>
    <w:rsid w:val="00437DC4"/>
    <w:rsid w:val="00437E1A"/>
    <w:rsid w:val="00440412"/>
    <w:rsid w:val="00440695"/>
    <w:rsid w:val="00440BB1"/>
    <w:rsid w:val="00440BCC"/>
    <w:rsid w:val="00440DE1"/>
    <w:rsid w:val="00440FFD"/>
    <w:rsid w:val="004410CE"/>
    <w:rsid w:val="0044117B"/>
    <w:rsid w:val="00441266"/>
    <w:rsid w:val="00441BED"/>
    <w:rsid w:val="00441EF0"/>
    <w:rsid w:val="00441EF7"/>
    <w:rsid w:val="00441F52"/>
    <w:rsid w:val="004421A6"/>
    <w:rsid w:val="00442850"/>
    <w:rsid w:val="0044307C"/>
    <w:rsid w:val="0044307E"/>
    <w:rsid w:val="00443120"/>
    <w:rsid w:val="00443150"/>
    <w:rsid w:val="0044331B"/>
    <w:rsid w:val="00443658"/>
    <w:rsid w:val="00443D00"/>
    <w:rsid w:val="00443DCE"/>
    <w:rsid w:val="00443F99"/>
    <w:rsid w:val="004440A0"/>
    <w:rsid w:val="00444859"/>
    <w:rsid w:val="004448F0"/>
    <w:rsid w:val="00444908"/>
    <w:rsid w:val="00444AE6"/>
    <w:rsid w:val="00444C44"/>
    <w:rsid w:val="00444E45"/>
    <w:rsid w:val="00445063"/>
    <w:rsid w:val="0044520D"/>
    <w:rsid w:val="00445274"/>
    <w:rsid w:val="00445517"/>
    <w:rsid w:val="00445B65"/>
    <w:rsid w:val="00445C24"/>
    <w:rsid w:val="00446870"/>
    <w:rsid w:val="004469F3"/>
    <w:rsid w:val="00446C37"/>
    <w:rsid w:val="00446C7F"/>
    <w:rsid w:val="00446EE8"/>
    <w:rsid w:val="0044717D"/>
    <w:rsid w:val="004472FA"/>
    <w:rsid w:val="00447513"/>
    <w:rsid w:val="004475E5"/>
    <w:rsid w:val="00447745"/>
    <w:rsid w:val="004479D5"/>
    <w:rsid w:val="00447B91"/>
    <w:rsid w:val="00447BFB"/>
    <w:rsid w:val="004503AF"/>
    <w:rsid w:val="004505FE"/>
    <w:rsid w:val="00450698"/>
    <w:rsid w:val="00450B89"/>
    <w:rsid w:val="00450BB2"/>
    <w:rsid w:val="00450E95"/>
    <w:rsid w:val="0045103E"/>
    <w:rsid w:val="004517A7"/>
    <w:rsid w:val="00451E21"/>
    <w:rsid w:val="004523AE"/>
    <w:rsid w:val="00452672"/>
    <w:rsid w:val="00452877"/>
    <w:rsid w:val="00453256"/>
    <w:rsid w:val="0045361C"/>
    <w:rsid w:val="00453C7F"/>
    <w:rsid w:val="00453E16"/>
    <w:rsid w:val="00453FD6"/>
    <w:rsid w:val="004541E9"/>
    <w:rsid w:val="004542E3"/>
    <w:rsid w:val="00454360"/>
    <w:rsid w:val="00454803"/>
    <w:rsid w:val="00454BC0"/>
    <w:rsid w:val="00454BD2"/>
    <w:rsid w:val="0045522C"/>
    <w:rsid w:val="004552C0"/>
    <w:rsid w:val="00455699"/>
    <w:rsid w:val="00455A29"/>
    <w:rsid w:val="0045613B"/>
    <w:rsid w:val="004563D2"/>
    <w:rsid w:val="00456585"/>
    <w:rsid w:val="004567E6"/>
    <w:rsid w:val="00456860"/>
    <w:rsid w:val="00456A26"/>
    <w:rsid w:val="00456A85"/>
    <w:rsid w:val="00456B92"/>
    <w:rsid w:val="00456ECA"/>
    <w:rsid w:val="0045724D"/>
    <w:rsid w:val="004573EB"/>
    <w:rsid w:val="004576BA"/>
    <w:rsid w:val="004577D7"/>
    <w:rsid w:val="004578B1"/>
    <w:rsid w:val="00457BC7"/>
    <w:rsid w:val="004601C4"/>
    <w:rsid w:val="0046023C"/>
    <w:rsid w:val="00460375"/>
    <w:rsid w:val="00460546"/>
    <w:rsid w:val="00460753"/>
    <w:rsid w:val="00460779"/>
    <w:rsid w:val="00460D2F"/>
    <w:rsid w:val="004611D8"/>
    <w:rsid w:val="004612FF"/>
    <w:rsid w:val="004614C6"/>
    <w:rsid w:val="00461AAC"/>
    <w:rsid w:val="00461D7D"/>
    <w:rsid w:val="00462012"/>
    <w:rsid w:val="00462B59"/>
    <w:rsid w:val="00462D88"/>
    <w:rsid w:val="00462E2D"/>
    <w:rsid w:val="00462E2E"/>
    <w:rsid w:val="00463008"/>
    <w:rsid w:val="0046317F"/>
    <w:rsid w:val="00463344"/>
    <w:rsid w:val="00463C98"/>
    <w:rsid w:val="00463F67"/>
    <w:rsid w:val="00464AB8"/>
    <w:rsid w:val="00464E4F"/>
    <w:rsid w:val="004654AD"/>
    <w:rsid w:val="00465B38"/>
    <w:rsid w:val="00465B75"/>
    <w:rsid w:val="00465F05"/>
    <w:rsid w:val="00466076"/>
    <w:rsid w:val="00466305"/>
    <w:rsid w:val="004663FA"/>
    <w:rsid w:val="004666C1"/>
    <w:rsid w:val="00466725"/>
    <w:rsid w:val="0046675C"/>
    <w:rsid w:val="00466806"/>
    <w:rsid w:val="00466BF4"/>
    <w:rsid w:val="00466C71"/>
    <w:rsid w:val="00466F6B"/>
    <w:rsid w:val="00467317"/>
    <w:rsid w:val="00467331"/>
    <w:rsid w:val="00467C85"/>
    <w:rsid w:val="00467CA8"/>
    <w:rsid w:val="00467D7B"/>
    <w:rsid w:val="00470131"/>
    <w:rsid w:val="0047019A"/>
    <w:rsid w:val="0047076C"/>
    <w:rsid w:val="00470D5F"/>
    <w:rsid w:val="00470DB1"/>
    <w:rsid w:val="0047103A"/>
    <w:rsid w:val="004712D1"/>
    <w:rsid w:val="004714C0"/>
    <w:rsid w:val="00471569"/>
    <w:rsid w:val="004716C4"/>
    <w:rsid w:val="0047189A"/>
    <w:rsid w:val="004719A8"/>
    <w:rsid w:val="004719E5"/>
    <w:rsid w:val="004721F2"/>
    <w:rsid w:val="0047284D"/>
    <w:rsid w:val="004731E7"/>
    <w:rsid w:val="004732CE"/>
    <w:rsid w:val="004735A3"/>
    <w:rsid w:val="0047386C"/>
    <w:rsid w:val="00473D40"/>
    <w:rsid w:val="0047438A"/>
    <w:rsid w:val="00474ACC"/>
    <w:rsid w:val="00474D52"/>
    <w:rsid w:val="00474F8F"/>
    <w:rsid w:val="00475073"/>
    <w:rsid w:val="004754E9"/>
    <w:rsid w:val="00475739"/>
    <w:rsid w:val="00475867"/>
    <w:rsid w:val="004763CE"/>
    <w:rsid w:val="00476AD2"/>
    <w:rsid w:val="00477311"/>
    <w:rsid w:val="004775FD"/>
    <w:rsid w:val="00477E7A"/>
    <w:rsid w:val="0048048E"/>
    <w:rsid w:val="00480B05"/>
    <w:rsid w:val="00480DFD"/>
    <w:rsid w:val="00480E32"/>
    <w:rsid w:val="00481750"/>
    <w:rsid w:val="004818BD"/>
    <w:rsid w:val="00481D02"/>
    <w:rsid w:val="00481D26"/>
    <w:rsid w:val="004825EF"/>
    <w:rsid w:val="00482724"/>
    <w:rsid w:val="00483EB3"/>
    <w:rsid w:val="004840F9"/>
    <w:rsid w:val="00484138"/>
    <w:rsid w:val="00484190"/>
    <w:rsid w:val="0048420A"/>
    <w:rsid w:val="00484295"/>
    <w:rsid w:val="004842A4"/>
    <w:rsid w:val="00484451"/>
    <w:rsid w:val="0048459E"/>
    <w:rsid w:val="0048466D"/>
    <w:rsid w:val="00484745"/>
    <w:rsid w:val="004847D1"/>
    <w:rsid w:val="00484E86"/>
    <w:rsid w:val="00484F96"/>
    <w:rsid w:val="00485203"/>
    <w:rsid w:val="004852C6"/>
    <w:rsid w:val="0048540D"/>
    <w:rsid w:val="00485605"/>
    <w:rsid w:val="0048582A"/>
    <w:rsid w:val="00485B8B"/>
    <w:rsid w:val="00486629"/>
    <w:rsid w:val="00486674"/>
    <w:rsid w:val="004867F9"/>
    <w:rsid w:val="00486A26"/>
    <w:rsid w:val="00486BEA"/>
    <w:rsid w:val="004873F9"/>
    <w:rsid w:val="004875B2"/>
    <w:rsid w:val="00487683"/>
    <w:rsid w:val="00487AB8"/>
    <w:rsid w:val="00487DA6"/>
    <w:rsid w:val="0049007E"/>
    <w:rsid w:val="00490761"/>
    <w:rsid w:val="00490DF5"/>
    <w:rsid w:val="0049138C"/>
    <w:rsid w:val="0049152A"/>
    <w:rsid w:val="00491DFA"/>
    <w:rsid w:val="00491E02"/>
    <w:rsid w:val="00492267"/>
    <w:rsid w:val="00492443"/>
    <w:rsid w:val="00492515"/>
    <w:rsid w:val="004925DE"/>
    <w:rsid w:val="004927D1"/>
    <w:rsid w:val="00492B64"/>
    <w:rsid w:val="00492C37"/>
    <w:rsid w:val="004932A7"/>
    <w:rsid w:val="004932C4"/>
    <w:rsid w:val="00493468"/>
    <w:rsid w:val="00493A82"/>
    <w:rsid w:val="00493B41"/>
    <w:rsid w:val="00493CB1"/>
    <w:rsid w:val="0049401D"/>
    <w:rsid w:val="004944CA"/>
    <w:rsid w:val="00494560"/>
    <w:rsid w:val="00495353"/>
    <w:rsid w:val="004961A5"/>
    <w:rsid w:val="00496644"/>
    <w:rsid w:val="00496922"/>
    <w:rsid w:val="00496C59"/>
    <w:rsid w:val="00497A57"/>
    <w:rsid w:val="00497CCB"/>
    <w:rsid w:val="00497E94"/>
    <w:rsid w:val="00497F2F"/>
    <w:rsid w:val="00497F41"/>
    <w:rsid w:val="004A0040"/>
    <w:rsid w:val="004A0333"/>
    <w:rsid w:val="004A0589"/>
    <w:rsid w:val="004A05F0"/>
    <w:rsid w:val="004A0BAB"/>
    <w:rsid w:val="004A0CBA"/>
    <w:rsid w:val="004A0D7D"/>
    <w:rsid w:val="004A0EAC"/>
    <w:rsid w:val="004A1A72"/>
    <w:rsid w:val="004A1AF9"/>
    <w:rsid w:val="004A1E15"/>
    <w:rsid w:val="004A23B1"/>
    <w:rsid w:val="004A23C1"/>
    <w:rsid w:val="004A24DC"/>
    <w:rsid w:val="004A2972"/>
    <w:rsid w:val="004A31AA"/>
    <w:rsid w:val="004A3C63"/>
    <w:rsid w:val="004A4391"/>
    <w:rsid w:val="004A43EE"/>
    <w:rsid w:val="004A4881"/>
    <w:rsid w:val="004A4AF6"/>
    <w:rsid w:val="004A4C05"/>
    <w:rsid w:val="004A5000"/>
    <w:rsid w:val="004A5493"/>
    <w:rsid w:val="004A5637"/>
    <w:rsid w:val="004A5BDE"/>
    <w:rsid w:val="004A6989"/>
    <w:rsid w:val="004A6F26"/>
    <w:rsid w:val="004A71C1"/>
    <w:rsid w:val="004A71E9"/>
    <w:rsid w:val="004A7294"/>
    <w:rsid w:val="004A72FC"/>
    <w:rsid w:val="004A73BA"/>
    <w:rsid w:val="004A7A19"/>
    <w:rsid w:val="004A7A5F"/>
    <w:rsid w:val="004A7A93"/>
    <w:rsid w:val="004A7DEA"/>
    <w:rsid w:val="004A7ED7"/>
    <w:rsid w:val="004A7F46"/>
    <w:rsid w:val="004B03D8"/>
    <w:rsid w:val="004B0719"/>
    <w:rsid w:val="004B0A33"/>
    <w:rsid w:val="004B0BAC"/>
    <w:rsid w:val="004B0C12"/>
    <w:rsid w:val="004B0DA6"/>
    <w:rsid w:val="004B10CD"/>
    <w:rsid w:val="004B129B"/>
    <w:rsid w:val="004B1367"/>
    <w:rsid w:val="004B146E"/>
    <w:rsid w:val="004B168A"/>
    <w:rsid w:val="004B1981"/>
    <w:rsid w:val="004B1B19"/>
    <w:rsid w:val="004B1D0B"/>
    <w:rsid w:val="004B1DBA"/>
    <w:rsid w:val="004B1F9A"/>
    <w:rsid w:val="004B22A3"/>
    <w:rsid w:val="004B241D"/>
    <w:rsid w:val="004B2595"/>
    <w:rsid w:val="004B282B"/>
    <w:rsid w:val="004B2A91"/>
    <w:rsid w:val="004B2E38"/>
    <w:rsid w:val="004B3299"/>
    <w:rsid w:val="004B3345"/>
    <w:rsid w:val="004B3923"/>
    <w:rsid w:val="004B3941"/>
    <w:rsid w:val="004B3A79"/>
    <w:rsid w:val="004B3C7D"/>
    <w:rsid w:val="004B412F"/>
    <w:rsid w:val="004B476A"/>
    <w:rsid w:val="004B485D"/>
    <w:rsid w:val="004B4CE2"/>
    <w:rsid w:val="004B4D04"/>
    <w:rsid w:val="004B51FB"/>
    <w:rsid w:val="004B543A"/>
    <w:rsid w:val="004B557F"/>
    <w:rsid w:val="004B5737"/>
    <w:rsid w:val="004B581B"/>
    <w:rsid w:val="004B59B4"/>
    <w:rsid w:val="004B5AE2"/>
    <w:rsid w:val="004B5EBE"/>
    <w:rsid w:val="004B65B5"/>
    <w:rsid w:val="004B6A66"/>
    <w:rsid w:val="004B6EDF"/>
    <w:rsid w:val="004B7132"/>
    <w:rsid w:val="004B76E4"/>
    <w:rsid w:val="004B7936"/>
    <w:rsid w:val="004B79BA"/>
    <w:rsid w:val="004B7A8F"/>
    <w:rsid w:val="004B7AB2"/>
    <w:rsid w:val="004B7F3F"/>
    <w:rsid w:val="004C007C"/>
    <w:rsid w:val="004C02B8"/>
    <w:rsid w:val="004C05B0"/>
    <w:rsid w:val="004C0B54"/>
    <w:rsid w:val="004C0E02"/>
    <w:rsid w:val="004C0FA4"/>
    <w:rsid w:val="004C1146"/>
    <w:rsid w:val="004C1253"/>
    <w:rsid w:val="004C1629"/>
    <w:rsid w:val="004C193D"/>
    <w:rsid w:val="004C1D58"/>
    <w:rsid w:val="004C225D"/>
    <w:rsid w:val="004C31AD"/>
    <w:rsid w:val="004C327A"/>
    <w:rsid w:val="004C3316"/>
    <w:rsid w:val="004C50AD"/>
    <w:rsid w:val="004C5119"/>
    <w:rsid w:val="004C51F5"/>
    <w:rsid w:val="004C53EA"/>
    <w:rsid w:val="004C5526"/>
    <w:rsid w:val="004C5B9C"/>
    <w:rsid w:val="004C5C39"/>
    <w:rsid w:val="004C5DA8"/>
    <w:rsid w:val="004C64C1"/>
    <w:rsid w:val="004C70A5"/>
    <w:rsid w:val="004C73FB"/>
    <w:rsid w:val="004C75F6"/>
    <w:rsid w:val="004C77F0"/>
    <w:rsid w:val="004D0045"/>
    <w:rsid w:val="004D00E9"/>
    <w:rsid w:val="004D060E"/>
    <w:rsid w:val="004D06A0"/>
    <w:rsid w:val="004D08B0"/>
    <w:rsid w:val="004D0E1B"/>
    <w:rsid w:val="004D13F3"/>
    <w:rsid w:val="004D1C13"/>
    <w:rsid w:val="004D1C90"/>
    <w:rsid w:val="004D209E"/>
    <w:rsid w:val="004D2468"/>
    <w:rsid w:val="004D24D7"/>
    <w:rsid w:val="004D25BB"/>
    <w:rsid w:val="004D2668"/>
    <w:rsid w:val="004D2A15"/>
    <w:rsid w:val="004D2B5A"/>
    <w:rsid w:val="004D41CD"/>
    <w:rsid w:val="004D458B"/>
    <w:rsid w:val="004D4732"/>
    <w:rsid w:val="004D4855"/>
    <w:rsid w:val="004D4A1A"/>
    <w:rsid w:val="004D4C3F"/>
    <w:rsid w:val="004D50AE"/>
    <w:rsid w:val="004D51CE"/>
    <w:rsid w:val="004D5803"/>
    <w:rsid w:val="004D5B89"/>
    <w:rsid w:val="004D669D"/>
    <w:rsid w:val="004D6752"/>
    <w:rsid w:val="004D67E0"/>
    <w:rsid w:val="004D6AC4"/>
    <w:rsid w:val="004D6C9F"/>
    <w:rsid w:val="004D729A"/>
    <w:rsid w:val="004D72AE"/>
    <w:rsid w:val="004D732C"/>
    <w:rsid w:val="004D7A3F"/>
    <w:rsid w:val="004D7CC4"/>
    <w:rsid w:val="004E02A6"/>
    <w:rsid w:val="004E0354"/>
    <w:rsid w:val="004E0392"/>
    <w:rsid w:val="004E0A21"/>
    <w:rsid w:val="004E1104"/>
    <w:rsid w:val="004E12BC"/>
    <w:rsid w:val="004E12D4"/>
    <w:rsid w:val="004E16BF"/>
    <w:rsid w:val="004E1EB5"/>
    <w:rsid w:val="004E223B"/>
    <w:rsid w:val="004E251D"/>
    <w:rsid w:val="004E2834"/>
    <w:rsid w:val="004E29B7"/>
    <w:rsid w:val="004E2FCA"/>
    <w:rsid w:val="004E30C7"/>
    <w:rsid w:val="004E30FD"/>
    <w:rsid w:val="004E38A3"/>
    <w:rsid w:val="004E4C53"/>
    <w:rsid w:val="004E4D7B"/>
    <w:rsid w:val="004E54A8"/>
    <w:rsid w:val="004E5811"/>
    <w:rsid w:val="004E59FB"/>
    <w:rsid w:val="004E5FBB"/>
    <w:rsid w:val="004E61A6"/>
    <w:rsid w:val="004E630F"/>
    <w:rsid w:val="004E66CD"/>
    <w:rsid w:val="004E6A1D"/>
    <w:rsid w:val="004E6C1D"/>
    <w:rsid w:val="004E6F08"/>
    <w:rsid w:val="004E703C"/>
    <w:rsid w:val="004E718C"/>
    <w:rsid w:val="004E7F5F"/>
    <w:rsid w:val="004F03F2"/>
    <w:rsid w:val="004F0C89"/>
    <w:rsid w:val="004F0E24"/>
    <w:rsid w:val="004F0F8F"/>
    <w:rsid w:val="004F18BF"/>
    <w:rsid w:val="004F1A0C"/>
    <w:rsid w:val="004F1B04"/>
    <w:rsid w:val="004F1F3B"/>
    <w:rsid w:val="004F228D"/>
    <w:rsid w:val="004F2771"/>
    <w:rsid w:val="004F29C8"/>
    <w:rsid w:val="004F2C1C"/>
    <w:rsid w:val="004F2D79"/>
    <w:rsid w:val="004F3718"/>
    <w:rsid w:val="004F3E6F"/>
    <w:rsid w:val="004F3F9F"/>
    <w:rsid w:val="004F4328"/>
    <w:rsid w:val="004F4644"/>
    <w:rsid w:val="004F4AB6"/>
    <w:rsid w:val="004F5126"/>
    <w:rsid w:val="004F535B"/>
    <w:rsid w:val="004F5F31"/>
    <w:rsid w:val="004F5FDF"/>
    <w:rsid w:val="004F64F6"/>
    <w:rsid w:val="004F681F"/>
    <w:rsid w:val="004F6C15"/>
    <w:rsid w:val="004F6C2F"/>
    <w:rsid w:val="004F77CA"/>
    <w:rsid w:val="004F7BCF"/>
    <w:rsid w:val="004F7CC3"/>
    <w:rsid w:val="004F7FB1"/>
    <w:rsid w:val="005004BB"/>
    <w:rsid w:val="00500547"/>
    <w:rsid w:val="005005A4"/>
    <w:rsid w:val="00500699"/>
    <w:rsid w:val="005006AD"/>
    <w:rsid w:val="005007F9"/>
    <w:rsid w:val="00500CAF"/>
    <w:rsid w:val="00500E82"/>
    <w:rsid w:val="00501021"/>
    <w:rsid w:val="005018C9"/>
    <w:rsid w:val="005019E5"/>
    <w:rsid w:val="00501C36"/>
    <w:rsid w:val="00501CC9"/>
    <w:rsid w:val="00501EBE"/>
    <w:rsid w:val="00501EDE"/>
    <w:rsid w:val="0050207C"/>
    <w:rsid w:val="005025CD"/>
    <w:rsid w:val="005025E8"/>
    <w:rsid w:val="00502925"/>
    <w:rsid w:val="00502CF5"/>
    <w:rsid w:val="00502EE4"/>
    <w:rsid w:val="0050390E"/>
    <w:rsid w:val="00503C6A"/>
    <w:rsid w:val="00503D36"/>
    <w:rsid w:val="00503EE3"/>
    <w:rsid w:val="00503F39"/>
    <w:rsid w:val="0050450B"/>
    <w:rsid w:val="00504949"/>
    <w:rsid w:val="00504ACB"/>
    <w:rsid w:val="00505001"/>
    <w:rsid w:val="0050531C"/>
    <w:rsid w:val="005053EF"/>
    <w:rsid w:val="005056B5"/>
    <w:rsid w:val="00505C21"/>
    <w:rsid w:val="00505CD9"/>
    <w:rsid w:val="00505CEE"/>
    <w:rsid w:val="00505E42"/>
    <w:rsid w:val="00506675"/>
    <w:rsid w:val="00506925"/>
    <w:rsid w:val="00506BA3"/>
    <w:rsid w:val="00506D43"/>
    <w:rsid w:val="005074EA"/>
    <w:rsid w:val="00507F7C"/>
    <w:rsid w:val="005101F5"/>
    <w:rsid w:val="00510559"/>
    <w:rsid w:val="005105A6"/>
    <w:rsid w:val="00510BF5"/>
    <w:rsid w:val="00510C8E"/>
    <w:rsid w:val="00510CBF"/>
    <w:rsid w:val="00510CF2"/>
    <w:rsid w:val="00510DBC"/>
    <w:rsid w:val="00510EB2"/>
    <w:rsid w:val="00511D35"/>
    <w:rsid w:val="00511D85"/>
    <w:rsid w:val="00512120"/>
    <w:rsid w:val="005123B8"/>
    <w:rsid w:val="00512631"/>
    <w:rsid w:val="005128F0"/>
    <w:rsid w:val="00512A75"/>
    <w:rsid w:val="00512D5A"/>
    <w:rsid w:val="00512F6A"/>
    <w:rsid w:val="00513004"/>
    <w:rsid w:val="0051329F"/>
    <w:rsid w:val="005134FA"/>
    <w:rsid w:val="00513547"/>
    <w:rsid w:val="005138A9"/>
    <w:rsid w:val="00513AC7"/>
    <w:rsid w:val="00513AE7"/>
    <w:rsid w:val="00513BE8"/>
    <w:rsid w:val="0051409A"/>
    <w:rsid w:val="005143B8"/>
    <w:rsid w:val="005146E4"/>
    <w:rsid w:val="005149B8"/>
    <w:rsid w:val="00515450"/>
    <w:rsid w:val="005158C5"/>
    <w:rsid w:val="00515F65"/>
    <w:rsid w:val="0051635F"/>
    <w:rsid w:val="005163EB"/>
    <w:rsid w:val="00516933"/>
    <w:rsid w:val="00516A26"/>
    <w:rsid w:val="00516CFC"/>
    <w:rsid w:val="0051725E"/>
    <w:rsid w:val="00517358"/>
    <w:rsid w:val="005174F3"/>
    <w:rsid w:val="00517625"/>
    <w:rsid w:val="0051779E"/>
    <w:rsid w:val="005179A1"/>
    <w:rsid w:val="00517B6F"/>
    <w:rsid w:val="00517D4E"/>
    <w:rsid w:val="00517FF3"/>
    <w:rsid w:val="005202B5"/>
    <w:rsid w:val="0052032B"/>
    <w:rsid w:val="005208FE"/>
    <w:rsid w:val="00520D5A"/>
    <w:rsid w:val="00520FB2"/>
    <w:rsid w:val="00521010"/>
    <w:rsid w:val="0052128C"/>
    <w:rsid w:val="00521422"/>
    <w:rsid w:val="005214BB"/>
    <w:rsid w:val="005215EE"/>
    <w:rsid w:val="00521829"/>
    <w:rsid w:val="00521A89"/>
    <w:rsid w:val="00521ECA"/>
    <w:rsid w:val="00521F61"/>
    <w:rsid w:val="00522992"/>
    <w:rsid w:val="00522A76"/>
    <w:rsid w:val="00522B6A"/>
    <w:rsid w:val="00522D85"/>
    <w:rsid w:val="00523013"/>
    <w:rsid w:val="005230E8"/>
    <w:rsid w:val="00523BC3"/>
    <w:rsid w:val="00523F31"/>
    <w:rsid w:val="00524760"/>
    <w:rsid w:val="00524BE6"/>
    <w:rsid w:val="00524EFB"/>
    <w:rsid w:val="00524FCF"/>
    <w:rsid w:val="00525443"/>
    <w:rsid w:val="005256C6"/>
    <w:rsid w:val="0052589D"/>
    <w:rsid w:val="00525ADD"/>
    <w:rsid w:val="00525B22"/>
    <w:rsid w:val="00525B39"/>
    <w:rsid w:val="0052619D"/>
    <w:rsid w:val="00526266"/>
    <w:rsid w:val="0052661D"/>
    <w:rsid w:val="005266F8"/>
    <w:rsid w:val="00526DB3"/>
    <w:rsid w:val="00527000"/>
    <w:rsid w:val="00527001"/>
    <w:rsid w:val="005271DA"/>
    <w:rsid w:val="0052731F"/>
    <w:rsid w:val="005274D2"/>
    <w:rsid w:val="00527885"/>
    <w:rsid w:val="00527AEB"/>
    <w:rsid w:val="00527FA4"/>
    <w:rsid w:val="0053055B"/>
    <w:rsid w:val="00530805"/>
    <w:rsid w:val="00530C67"/>
    <w:rsid w:val="00530DC4"/>
    <w:rsid w:val="00530F00"/>
    <w:rsid w:val="0053136D"/>
    <w:rsid w:val="0053169A"/>
    <w:rsid w:val="00531984"/>
    <w:rsid w:val="0053253B"/>
    <w:rsid w:val="0053254F"/>
    <w:rsid w:val="00532592"/>
    <w:rsid w:val="0053300C"/>
    <w:rsid w:val="00533B9B"/>
    <w:rsid w:val="00533F5D"/>
    <w:rsid w:val="005343B3"/>
    <w:rsid w:val="0053442F"/>
    <w:rsid w:val="00534567"/>
    <w:rsid w:val="00534712"/>
    <w:rsid w:val="00534BC6"/>
    <w:rsid w:val="00534DF0"/>
    <w:rsid w:val="00535677"/>
    <w:rsid w:val="0053594C"/>
    <w:rsid w:val="005359FC"/>
    <w:rsid w:val="00535A6D"/>
    <w:rsid w:val="00535FC3"/>
    <w:rsid w:val="00535FCB"/>
    <w:rsid w:val="00536426"/>
    <w:rsid w:val="005366A6"/>
    <w:rsid w:val="00536737"/>
    <w:rsid w:val="0053674A"/>
    <w:rsid w:val="00536FE8"/>
    <w:rsid w:val="00537041"/>
    <w:rsid w:val="0053716A"/>
    <w:rsid w:val="0053736A"/>
    <w:rsid w:val="005375BB"/>
    <w:rsid w:val="00537E41"/>
    <w:rsid w:val="00540377"/>
    <w:rsid w:val="00540387"/>
    <w:rsid w:val="0054072D"/>
    <w:rsid w:val="00540958"/>
    <w:rsid w:val="00540AE9"/>
    <w:rsid w:val="00540B0C"/>
    <w:rsid w:val="00540D5D"/>
    <w:rsid w:val="005411E7"/>
    <w:rsid w:val="0054128F"/>
    <w:rsid w:val="00541DE9"/>
    <w:rsid w:val="0054233B"/>
    <w:rsid w:val="0054260D"/>
    <w:rsid w:val="0054266A"/>
    <w:rsid w:val="00542D14"/>
    <w:rsid w:val="00543215"/>
    <w:rsid w:val="005433B5"/>
    <w:rsid w:val="005434DA"/>
    <w:rsid w:val="005437D7"/>
    <w:rsid w:val="00543CEB"/>
    <w:rsid w:val="00543DF7"/>
    <w:rsid w:val="005443DF"/>
    <w:rsid w:val="005449B2"/>
    <w:rsid w:val="00544EA5"/>
    <w:rsid w:val="005450AD"/>
    <w:rsid w:val="005450F2"/>
    <w:rsid w:val="00545710"/>
    <w:rsid w:val="0054584B"/>
    <w:rsid w:val="0054585D"/>
    <w:rsid w:val="00545DCC"/>
    <w:rsid w:val="00545E93"/>
    <w:rsid w:val="0054602F"/>
    <w:rsid w:val="00546596"/>
    <w:rsid w:val="005467D7"/>
    <w:rsid w:val="0054697A"/>
    <w:rsid w:val="00546AB6"/>
    <w:rsid w:val="00546C47"/>
    <w:rsid w:val="00546CDF"/>
    <w:rsid w:val="00546CFF"/>
    <w:rsid w:val="00547202"/>
    <w:rsid w:val="005472F2"/>
    <w:rsid w:val="00547DCE"/>
    <w:rsid w:val="00547DF4"/>
    <w:rsid w:val="005502BF"/>
    <w:rsid w:val="00550324"/>
    <w:rsid w:val="00550C2E"/>
    <w:rsid w:val="00550D48"/>
    <w:rsid w:val="00550E75"/>
    <w:rsid w:val="0055110D"/>
    <w:rsid w:val="00551224"/>
    <w:rsid w:val="005514FF"/>
    <w:rsid w:val="00551627"/>
    <w:rsid w:val="00551E29"/>
    <w:rsid w:val="005522C2"/>
    <w:rsid w:val="00552737"/>
    <w:rsid w:val="0055299B"/>
    <w:rsid w:val="00552D9B"/>
    <w:rsid w:val="00552E1C"/>
    <w:rsid w:val="00552F21"/>
    <w:rsid w:val="005530E3"/>
    <w:rsid w:val="00553192"/>
    <w:rsid w:val="005531C7"/>
    <w:rsid w:val="0055340E"/>
    <w:rsid w:val="005535B3"/>
    <w:rsid w:val="005538BE"/>
    <w:rsid w:val="00553985"/>
    <w:rsid w:val="00553C6D"/>
    <w:rsid w:val="00553FA4"/>
    <w:rsid w:val="005543DE"/>
    <w:rsid w:val="00554519"/>
    <w:rsid w:val="00554727"/>
    <w:rsid w:val="00554ABB"/>
    <w:rsid w:val="00554B3B"/>
    <w:rsid w:val="0055510A"/>
    <w:rsid w:val="0055550C"/>
    <w:rsid w:val="00555659"/>
    <w:rsid w:val="00555663"/>
    <w:rsid w:val="00555C7F"/>
    <w:rsid w:val="00555FA8"/>
    <w:rsid w:val="00556025"/>
    <w:rsid w:val="005562BE"/>
    <w:rsid w:val="00556CB8"/>
    <w:rsid w:val="00556D64"/>
    <w:rsid w:val="00557024"/>
    <w:rsid w:val="00557647"/>
    <w:rsid w:val="0055781A"/>
    <w:rsid w:val="00557F96"/>
    <w:rsid w:val="00560279"/>
    <w:rsid w:val="005609D4"/>
    <w:rsid w:val="00560C73"/>
    <w:rsid w:val="00561061"/>
    <w:rsid w:val="0056110F"/>
    <w:rsid w:val="005618EF"/>
    <w:rsid w:val="005619CA"/>
    <w:rsid w:val="00561F31"/>
    <w:rsid w:val="00562196"/>
    <w:rsid w:val="00562266"/>
    <w:rsid w:val="00562286"/>
    <w:rsid w:val="005622E7"/>
    <w:rsid w:val="0056258C"/>
    <w:rsid w:val="00562F8F"/>
    <w:rsid w:val="005636E4"/>
    <w:rsid w:val="005637D8"/>
    <w:rsid w:val="00563A83"/>
    <w:rsid w:val="00563C51"/>
    <w:rsid w:val="005641EC"/>
    <w:rsid w:val="0056424E"/>
    <w:rsid w:val="0056428D"/>
    <w:rsid w:val="005643CC"/>
    <w:rsid w:val="00564658"/>
    <w:rsid w:val="00564962"/>
    <w:rsid w:val="005649D2"/>
    <w:rsid w:val="00564D02"/>
    <w:rsid w:val="00565894"/>
    <w:rsid w:val="00565A65"/>
    <w:rsid w:val="00565D88"/>
    <w:rsid w:val="00565E03"/>
    <w:rsid w:val="00565F55"/>
    <w:rsid w:val="0056674F"/>
    <w:rsid w:val="00566A28"/>
    <w:rsid w:val="00566BB3"/>
    <w:rsid w:val="00566BEB"/>
    <w:rsid w:val="00566C8B"/>
    <w:rsid w:val="00566CC3"/>
    <w:rsid w:val="00566CF6"/>
    <w:rsid w:val="00566EAD"/>
    <w:rsid w:val="0056715F"/>
    <w:rsid w:val="005671CE"/>
    <w:rsid w:val="0056744E"/>
    <w:rsid w:val="0056748B"/>
    <w:rsid w:val="00567B24"/>
    <w:rsid w:val="00567B25"/>
    <w:rsid w:val="00567E82"/>
    <w:rsid w:val="00567FB4"/>
    <w:rsid w:val="005703FD"/>
    <w:rsid w:val="005705DF"/>
    <w:rsid w:val="00570A0B"/>
    <w:rsid w:val="00570F51"/>
    <w:rsid w:val="005711D8"/>
    <w:rsid w:val="00571276"/>
    <w:rsid w:val="0057170F"/>
    <w:rsid w:val="00571726"/>
    <w:rsid w:val="00571738"/>
    <w:rsid w:val="00571776"/>
    <w:rsid w:val="00571C98"/>
    <w:rsid w:val="005720EA"/>
    <w:rsid w:val="0057227D"/>
    <w:rsid w:val="005723A1"/>
    <w:rsid w:val="005723A8"/>
    <w:rsid w:val="005723F6"/>
    <w:rsid w:val="005725F3"/>
    <w:rsid w:val="00572A59"/>
    <w:rsid w:val="00573122"/>
    <w:rsid w:val="0057320F"/>
    <w:rsid w:val="005734F5"/>
    <w:rsid w:val="00573727"/>
    <w:rsid w:val="00573F5B"/>
    <w:rsid w:val="00573F87"/>
    <w:rsid w:val="005743D7"/>
    <w:rsid w:val="00574BFC"/>
    <w:rsid w:val="0057599D"/>
    <w:rsid w:val="005759DE"/>
    <w:rsid w:val="00575FF7"/>
    <w:rsid w:val="005767D7"/>
    <w:rsid w:val="00576CD8"/>
    <w:rsid w:val="00576DF6"/>
    <w:rsid w:val="00576EF8"/>
    <w:rsid w:val="00577691"/>
    <w:rsid w:val="005776CC"/>
    <w:rsid w:val="005777F7"/>
    <w:rsid w:val="00577CE6"/>
    <w:rsid w:val="00577CF6"/>
    <w:rsid w:val="00580C77"/>
    <w:rsid w:val="005816B5"/>
    <w:rsid w:val="00581790"/>
    <w:rsid w:val="005819B3"/>
    <w:rsid w:val="00581FA2"/>
    <w:rsid w:val="00581FF1"/>
    <w:rsid w:val="00582366"/>
    <w:rsid w:val="00582817"/>
    <w:rsid w:val="00582F1E"/>
    <w:rsid w:val="00583AF8"/>
    <w:rsid w:val="00583DCA"/>
    <w:rsid w:val="00584F20"/>
    <w:rsid w:val="005854D7"/>
    <w:rsid w:val="005855D8"/>
    <w:rsid w:val="00585806"/>
    <w:rsid w:val="00585ABC"/>
    <w:rsid w:val="00585AD2"/>
    <w:rsid w:val="005863D4"/>
    <w:rsid w:val="00586CCB"/>
    <w:rsid w:val="00586CED"/>
    <w:rsid w:val="00586F68"/>
    <w:rsid w:val="0058704C"/>
    <w:rsid w:val="00587230"/>
    <w:rsid w:val="00587568"/>
    <w:rsid w:val="0058768C"/>
    <w:rsid w:val="0058774C"/>
    <w:rsid w:val="00590159"/>
    <w:rsid w:val="005905AE"/>
    <w:rsid w:val="005905D0"/>
    <w:rsid w:val="00590734"/>
    <w:rsid w:val="0059099B"/>
    <w:rsid w:val="00590BFE"/>
    <w:rsid w:val="00590E8C"/>
    <w:rsid w:val="00590F01"/>
    <w:rsid w:val="005914B2"/>
    <w:rsid w:val="0059164D"/>
    <w:rsid w:val="00591EBB"/>
    <w:rsid w:val="00592056"/>
    <w:rsid w:val="0059235E"/>
    <w:rsid w:val="005926EF"/>
    <w:rsid w:val="005927E9"/>
    <w:rsid w:val="00592F83"/>
    <w:rsid w:val="00592FA5"/>
    <w:rsid w:val="00593B2B"/>
    <w:rsid w:val="00593D5B"/>
    <w:rsid w:val="00593F3C"/>
    <w:rsid w:val="00594407"/>
    <w:rsid w:val="005948B1"/>
    <w:rsid w:val="00594B18"/>
    <w:rsid w:val="00594FF5"/>
    <w:rsid w:val="00595246"/>
    <w:rsid w:val="0059542A"/>
    <w:rsid w:val="00595F67"/>
    <w:rsid w:val="00596832"/>
    <w:rsid w:val="00596926"/>
    <w:rsid w:val="00596D58"/>
    <w:rsid w:val="00597001"/>
    <w:rsid w:val="00597910"/>
    <w:rsid w:val="00597F13"/>
    <w:rsid w:val="00597FA0"/>
    <w:rsid w:val="005A0386"/>
    <w:rsid w:val="005A03DF"/>
    <w:rsid w:val="005A04C0"/>
    <w:rsid w:val="005A0619"/>
    <w:rsid w:val="005A0A7B"/>
    <w:rsid w:val="005A1801"/>
    <w:rsid w:val="005A21A1"/>
    <w:rsid w:val="005A28A3"/>
    <w:rsid w:val="005A2AF9"/>
    <w:rsid w:val="005A2F79"/>
    <w:rsid w:val="005A3348"/>
    <w:rsid w:val="005A35A9"/>
    <w:rsid w:val="005A39A1"/>
    <w:rsid w:val="005A4150"/>
    <w:rsid w:val="005A417D"/>
    <w:rsid w:val="005A42F5"/>
    <w:rsid w:val="005A49ED"/>
    <w:rsid w:val="005A4ABD"/>
    <w:rsid w:val="005A4B15"/>
    <w:rsid w:val="005A4BFF"/>
    <w:rsid w:val="005A4D87"/>
    <w:rsid w:val="005A50CF"/>
    <w:rsid w:val="005A5668"/>
    <w:rsid w:val="005A5713"/>
    <w:rsid w:val="005A5E56"/>
    <w:rsid w:val="005A6315"/>
    <w:rsid w:val="005A641D"/>
    <w:rsid w:val="005A6547"/>
    <w:rsid w:val="005A68FD"/>
    <w:rsid w:val="005A69E2"/>
    <w:rsid w:val="005A6AAA"/>
    <w:rsid w:val="005A6AF0"/>
    <w:rsid w:val="005A6CE4"/>
    <w:rsid w:val="005A6DC8"/>
    <w:rsid w:val="005A719F"/>
    <w:rsid w:val="005A75D9"/>
    <w:rsid w:val="005A7920"/>
    <w:rsid w:val="005A7923"/>
    <w:rsid w:val="005A795B"/>
    <w:rsid w:val="005A7A27"/>
    <w:rsid w:val="005A7BB1"/>
    <w:rsid w:val="005A7BF6"/>
    <w:rsid w:val="005A7CFF"/>
    <w:rsid w:val="005A7FD7"/>
    <w:rsid w:val="005B0018"/>
    <w:rsid w:val="005B0237"/>
    <w:rsid w:val="005B02E4"/>
    <w:rsid w:val="005B0599"/>
    <w:rsid w:val="005B0A49"/>
    <w:rsid w:val="005B0CFC"/>
    <w:rsid w:val="005B0DCC"/>
    <w:rsid w:val="005B0EBC"/>
    <w:rsid w:val="005B18E4"/>
    <w:rsid w:val="005B1C6C"/>
    <w:rsid w:val="005B1F71"/>
    <w:rsid w:val="005B21AF"/>
    <w:rsid w:val="005B2518"/>
    <w:rsid w:val="005B2E8A"/>
    <w:rsid w:val="005B2EC1"/>
    <w:rsid w:val="005B2EDB"/>
    <w:rsid w:val="005B30F9"/>
    <w:rsid w:val="005B367E"/>
    <w:rsid w:val="005B36A6"/>
    <w:rsid w:val="005B3C2A"/>
    <w:rsid w:val="005B3FC6"/>
    <w:rsid w:val="005B43E6"/>
    <w:rsid w:val="005B4495"/>
    <w:rsid w:val="005B44D7"/>
    <w:rsid w:val="005B4C17"/>
    <w:rsid w:val="005B4CC4"/>
    <w:rsid w:val="005B4E1D"/>
    <w:rsid w:val="005B4FA5"/>
    <w:rsid w:val="005B5362"/>
    <w:rsid w:val="005B5DF6"/>
    <w:rsid w:val="005B6509"/>
    <w:rsid w:val="005B6522"/>
    <w:rsid w:val="005B697F"/>
    <w:rsid w:val="005B6AA9"/>
    <w:rsid w:val="005B758B"/>
    <w:rsid w:val="005B7B7E"/>
    <w:rsid w:val="005B7B98"/>
    <w:rsid w:val="005C0252"/>
    <w:rsid w:val="005C0676"/>
    <w:rsid w:val="005C0DAF"/>
    <w:rsid w:val="005C10FD"/>
    <w:rsid w:val="005C12F3"/>
    <w:rsid w:val="005C131E"/>
    <w:rsid w:val="005C15A2"/>
    <w:rsid w:val="005C1A52"/>
    <w:rsid w:val="005C1E1B"/>
    <w:rsid w:val="005C20DD"/>
    <w:rsid w:val="005C2861"/>
    <w:rsid w:val="005C2BAE"/>
    <w:rsid w:val="005C2BBF"/>
    <w:rsid w:val="005C2CB9"/>
    <w:rsid w:val="005C2CD7"/>
    <w:rsid w:val="005C2D83"/>
    <w:rsid w:val="005C31BC"/>
    <w:rsid w:val="005C3553"/>
    <w:rsid w:val="005C3565"/>
    <w:rsid w:val="005C39F3"/>
    <w:rsid w:val="005C3C6D"/>
    <w:rsid w:val="005C3C83"/>
    <w:rsid w:val="005C3FB5"/>
    <w:rsid w:val="005C40A8"/>
    <w:rsid w:val="005C418E"/>
    <w:rsid w:val="005C45F6"/>
    <w:rsid w:val="005C490C"/>
    <w:rsid w:val="005C4A5C"/>
    <w:rsid w:val="005C4C33"/>
    <w:rsid w:val="005C53B2"/>
    <w:rsid w:val="005C57C5"/>
    <w:rsid w:val="005C59F6"/>
    <w:rsid w:val="005C5D4A"/>
    <w:rsid w:val="005C62AB"/>
    <w:rsid w:val="005C6402"/>
    <w:rsid w:val="005C6647"/>
    <w:rsid w:val="005C69F6"/>
    <w:rsid w:val="005C6A5F"/>
    <w:rsid w:val="005C6BCF"/>
    <w:rsid w:val="005C6C41"/>
    <w:rsid w:val="005C6C51"/>
    <w:rsid w:val="005C73EF"/>
    <w:rsid w:val="005C7FB0"/>
    <w:rsid w:val="005D0105"/>
    <w:rsid w:val="005D039B"/>
    <w:rsid w:val="005D0A09"/>
    <w:rsid w:val="005D0EEC"/>
    <w:rsid w:val="005D110C"/>
    <w:rsid w:val="005D11D9"/>
    <w:rsid w:val="005D16BE"/>
    <w:rsid w:val="005D17A3"/>
    <w:rsid w:val="005D1927"/>
    <w:rsid w:val="005D19EE"/>
    <w:rsid w:val="005D1FC3"/>
    <w:rsid w:val="005D2177"/>
    <w:rsid w:val="005D285F"/>
    <w:rsid w:val="005D289D"/>
    <w:rsid w:val="005D2925"/>
    <w:rsid w:val="005D2950"/>
    <w:rsid w:val="005D30A1"/>
    <w:rsid w:val="005D329C"/>
    <w:rsid w:val="005D3352"/>
    <w:rsid w:val="005D3AF8"/>
    <w:rsid w:val="005D3D9D"/>
    <w:rsid w:val="005D3E41"/>
    <w:rsid w:val="005D3F93"/>
    <w:rsid w:val="005D41B2"/>
    <w:rsid w:val="005D4354"/>
    <w:rsid w:val="005D448F"/>
    <w:rsid w:val="005D4532"/>
    <w:rsid w:val="005D4703"/>
    <w:rsid w:val="005D4735"/>
    <w:rsid w:val="005D4863"/>
    <w:rsid w:val="005D4979"/>
    <w:rsid w:val="005D4B62"/>
    <w:rsid w:val="005D4C45"/>
    <w:rsid w:val="005D51F1"/>
    <w:rsid w:val="005D545A"/>
    <w:rsid w:val="005D5635"/>
    <w:rsid w:val="005D5677"/>
    <w:rsid w:val="005D585C"/>
    <w:rsid w:val="005D58ED"/>
    <w:rsid w:val="005D5E83"/>
    <w:rsid w:val="005D60C4"/>
    <w:rsid w:val="005D6123"/>
    <w:rsid w:val="005D631B"/>
    <w:rsid w:val="005D65B1"/>
    <w:rsid w:val="005D65DB"/>
    <w:rsid w:val="005D68D6"/>
    <w:rsid w:val="005D6954"/>
    <w:rsid w:val="005D6C04"/>
    <w:rsid w:val="005D780E"/>
    <w:rsid w:val="005E0090"/>
    <w:rsid w:val="005E06D8"/>
    <w:rsid w:val="005E06E3"/>
    <w:rsid w:val="005E08E9"/>
    <w:rsid w:val="005E0BDF"/>
    <w:rsid w:val="005E0F54"/>
    <w:rsid w:val="005E133D"/>
    <w:rsid w:val="005E1681"/>
    <w:rsid w:val="005E25E2"/>
    <w:rsid w:val="005E26A8"/>
    <w:rsid w:val="005E2984"/>
    <w:rsid w:val="005E2D7E"/>
    <w:rsid w:val="005E2E23"/>
    <w:rsid w:val="005E3011"/>
    <w:rsid w:val="005E3878"/>
    <w:rsid w:val="005E38BD"/>
    <w:rsid w:val="005E3AF6"/>
    <w:rsid w:val="005E3CCA"/>
    <w:rsid w:val="005E3E81"/>
    <w:rsid w:val="005E40DD"/>
    <w:rsid w:val="005E4411"/>
    <w:rsid w:val="005E466E"/>
    <w:rsid w:val="005E48D3"/>
    <w:rsid w:val="005E493D"/>
    <w:rsid w:val="005E4A9C"/>
    <w:rsid w:val="005E4FD6"/>
    <w:rsid w:val="005E5160"/>
    <w:rsid w:val="005E519B"/>
    <w:rsid w:val="005E5F99"/>
    <w:rsid w:val="005E688E"/>
    <w:rsid w:val="005E68E7"/>
    <w:rsid w:val="005E6CFC"/>
    <w:rsid w:val="005E7490"/>
    <w:rsid w:val="005E74CB"/>
    <w:rsid w:val="005E74E8"/>
    <w:rsid w:val="005E75B9"/>
    <w:rsid w:val="005E7D2B"/>
    <w:rsid w:val="005E7E09"/>
    <w:rsid w:val="005E7E2E"/>
    <w:rsid w:val="005E7F2C"/>
    <w:rsid w:val="005F0CEA"/>
    <w:rsid w:val="005F1464"/>
    <w:rsid w:val="005F1AE1"/>
    <w:rsid w:val="005F1C0D"/>
    <w:rsid w:val="005F1D24"/>
    <w:rsid w:val="005F2000"/>
    <w:rsid w:val="005F3118"/>
    <w:rsid w:val="005F3146"/>
    <w:rsid w:val="005F3550"/>
    <w:rsid w:val="005F36DD"/>
    <w:rsid w:val="005F4374"/>
    <w:rsid w:val="005F43C6"/>
    <w:rsid w:val="005F4625"/>
    <w:rsid w:val="005F4715"/>
    <w:rsid w:val="005F4757"/>
    <w:rsid w:val="005F475A"/>
    <w:rsid w:val="005F47AE"/>
    <w:rsid w:val="005F4B97"/>
    <w:rsid w:val="005F4D59"/>
    <w:rsid w:val="005F4E34"/>
    <w:rsid w:val="005F4F9F"/>
    <w:rsid w:val="005F5979"/>
    <w:rsid w:val="005F5DB4"/>
    <w:rsid w:val="005F5F60"/>
    <w:rsid w:val="005F61A1"/>
    <w:rsid w:val="005F6384"/>
    <w:rsid w:val="005F63A6"/>
    <w:rsid w:val="005F65E6"/>
    <w:rsid w:val="005F724B"/>
    <w:rsid w:val="005F77D3"/>
    <w:rsid w:val="005F7963"/>
    <w:rsid w:val="005F7C1C"/>
    <w:rsid w:val="005F7D01"/>
    <w:rsid w:val="005F7E10"/>
    <w:rsid w:val="006001F5"/>
    <w:rsid w:val="006003A3"/>
    <w:rsid w:val="00600590"/>
    <w:rsid w:val="006008AA"/>
    <w:rsid w:val="006008B0"/>
    <w:rsid w:val="00600A38"/>
    <w:rsid w:val="00600AA1"/>
    <w:rsid w:val="0060115B"/>
    <w:rsid w:val="006011A8"/>
    <w:rsid w:val="00601311"/>
    <w:rsid w:val="0060136D"/>
    <w:rsid w:val="00601458"/>
    <w:rsid w:val="00601799"/>
    <w:rsid w:val="00601C25"/>
    <w:rsid w:val="0060209C"/>
    <w:rsid w:val="006020EC"/>
    <w:rsid w:val="00602521"/>
    <w:rsid w:val="00602BF8"/>
    <w:rsid w:val="00602EC6"/>
    <w:rsid w:val="006037A0"/>
    <w:rsid w:val="0060383D"/>
    <w:rsid w:val="00603F08"/>
    <w:rsid w:val="00603F85"/>
    <w:rsid w:val="0060415C"/>
    <w:rsid w:val="006041CA"/>
    <w:rsid w:val="00604571"/>
    <w:rsid w:val="0060457B"/>
    <w:rsid w:val="00604617"/>
    <w:rsid w:val="00604939"/>
    <w:rsid w:val="006053F4"/>
    <w:rsid w:val="006059E5"/>
    <w:rsid w:val="00605A92"/>
    <w:rsid w:val="00605FC6"/>
    <w:rsid w:val="00606024"/>
    <w:rsid w:val="00606537"/>
    <w:rsid w:val="006066BC"/>
    <w:rsid w:val="006068BC"/>
    <w:rsid w:val="0060737B"/>
    <w:rsid w:val="006075FB"/>
    <w:rsid w:val="00607CB7"/>
    <w:rsid w:val="006100EE"/>
    <w:rsid w:val="00610493"/>
    <w:rsid w:val="00610627"/>
    <w:rsid w:val="006106DC"/>
    <w:rsid w:val="00610B7C"/>
    <w:rsid w:val="00610BAA"/>
    <w:rsid w:val="0061104B"/>
    <w:rsid w:val="00611464"/>
    <w:rsid w:val="006122AB"/>
    <w:rsid w:val="006123CA"/>
    <w:rsid w:val="006126F9"/>
    <w:rsid w:val="00612841"/>
    <w:rsid w:val="0061287D"/>
    <w:rsid w:val="006128D9"/>
    <w:rsid w:val="00612EE5"/>
    <w:rsid w:val="00613103"/>
    <w:rsid w:val="006132BD"/>
    <w:rsid w:val="00613426"/>
    <w:rsid w:val="00613FD3"/>
    <w:rsid w:val="006141FE"/>
    <w:rsid w:val="006142F5"/>
    <w:rsid w:val="00614396"/>
    <w:rsid w:val="00614532"/>
    <w:rsid w:val="0061486D"/>
    <w:rsid w:val="006148A6"/>
    <w:rsid w:val="006148AC"/>
    <w:rsid w:val="00614A00"/>
    <w:rsid w:val="00614B81"/>
    <w:rsid w:val="006151A7"/>
    <w:rsid w:val="006154C8"/>
    <w:rsid w:val="006154EC"/>
    <w:rsid w:val="00615518"/>
    <w:rsid w:val="006156EF"/>
    <w:rsid w:val="00615A6D"/>
    <w:rsid w:val="0061604D"/>
    <w:rsid w:val="006167DD"/>
    <w:rsid w:val="006169E1"/>
    <w:rsid w:val="00616C2D"/>
    <w:rsid w:val="00616D8B"/>
    <w:rsid w:val="00616E2F"/>
    <w:rsid w:val="006173EC"/>
    <w:rsid w:val="0061789A"/>
    <w:rsid w:val="006179C5"/>
    <w:rsid w:val="00617B5D"/>
    <w:rsid w:val="00620076"/>
    <w:rsid w:val="0062008C"/>
    <w:rsid w:val="006200EA"/>
    <w:rsid w:val="006208E5"/>
    <w:rsid w:val="00620E71"/>
    <w:rsid w:val="00620FDC"/>
    <w:rsid w:val="00621448"/>
    <w:rsid w:val="006218F7"/>
    <w:rsid w:val="00621A4E"/>
    <w:rsid w:val="00621A81"/>
    <w:rsid w:val="00621AA7"/>
    <w:rsid w:val="00621B69"/>
    <w:rsid w:val="00621DB2"/>
    <w:rsid w:val="006221A8"/>
    <w:rsid w:val="00622301"/>
    <w:rsid w:val="0062248F"/>
    <w:rsid w:val="006225F6"/>
    <w:rsid w:val="0062284D"/>
    <w:rsid w:val="00622870"/>
    <w:rsid w:val="00622A47"/>
    <w:rsid w:val="00622E78"/>
    <w:rsid w:val="0062315E"/>
    <w:rsid w:val="006238B8"/>
    <w:rsid w:val="006238E0"/>
    <w:rsid w:val="00624404"/>
    <w:rsid w:val="00624723"/>
    <w:rsid w:val="00624883"/>
    <w:rsid w:val="00624968"/>
    <w:rsid w:val="00624D89"/>
    <w:rsid w:val="00624EE4"/>
    <w:rsid w:val="00624FED"/>
    <w:rsid w:val="00625247"/>
    <w:rsid w:val="00625897"/>
    <w:rsid w:val="00625A44"/>
    <w:rsid w:val="00625A46"/>
    <w:rsid w:val="006267CB"/>
    <w:rsid w:val="00626888"/>
    <w:rsid w:val="00626BA2"/>
    <w:rsid w:val="00626D00"/>
    <w:rsid w:val="00626F2E"/>
    <w:rsid w:val="006272ED"/>
    <w:rsid w:val="0062733B"/>
    <w:rsid w:val="0062735D"/>
    <w:rsid w:val="00627491"/>
    <w:rsid w:val="00627851"/>
    <w:rsid w:val="00627B4A"/>
    <w:rsid w:val="00627D3D"/>
    <w:rsid w:val="00627D83"/>
    <w:rsid w:val="00630001"/>
    <w:rsid w:val="0063003C"/>
    <w:rsid w:val="006301CD"/>
    <w:rsid w:val="00630531"/>
    <w:rsid w:val="00630B23"/>
    <w:rsid w:val="00631174"/>
    <w:rsid w:val="006318E7"/>
    <w:rsid w:val="00631A0E"/>
    <w:rsid w:val="00631B22"/>
    <w:rsid w:val="00631FB1"/>
    <w:rsid w:val="00632610"/>
    <w:rsid w:val="0063308A"/>
    <w:rsid w:val="00633092"/>
    <w:rsid w:val="006330E8"/>
    <w:rsid w:val="0063330E"/>
    <w:rsid w:val="0063338A"/>
    <w:rsid w:val="0063372E"/>
    <w:rsid w:val="0063377B"/>
    <w:rsid w:val="0063384E"/>
    <w:rsid w:val="00633AC2"/>
    <w:rsid w:val="00633AF8"/>
    <w:rsid w:val="00633C72"/>
    <w:rsid w:val="00634148"/>
    <w:rsid w:val="0063438E"/>
    <w:rsid w:val="006343E2"/>
    <w:rsid w:val="006343E3"/>
    <w:rsid w:val="00634593"/>
    <w:rsid w:val="0063460F"/>
    <w:rsid w:val="0063464C"/>
    <w:rsid w:val="00634877"/>
    <w:rsid w:val="00635691"/>
    <w:rsid w:val="006356CC"/>
    <w:rsid w:val="00635F4C"/>
    <w:rsid w:val="00636178"/>
    <w:rsid w:val="0063640B"/>
    <w:rsid w:val="00636599"/>
    <w:rsid w:val="00636666"/>
    <w:rsid w:val="006367AF"/>
    <w:rsid w:val="006368C1"/>
    <w:rsid w:val="00636CC4"/>
    <w:rsid w:val="00636D76"/>
    <w:rsid w:val="00637183"/>
    <w:rsid w:val="00637740"/>
    <w:rsid w:val="00637888"/>
    <w:rsid w:val="00637C7E"/>
    <w:rsid w:val="00640002"/>
    <w:rsid w:val="006405B1"/>
    <w:rsid w:val="00640686"/>
    <w:rsid w:val="00640925"/>
    <w:rsid w:val="00640E07"/>
    <w:rsid w:val="00640E8D"/>
    <w:rsid w:val="00641440"/>
    <w:rsid w:val="00641691"/>
    <w:rsid w:val="00641A14"/>
    <w:rsid w:val="00642286"/>
    <w:rsid w:val="00642677"/>
    <w:rsid w:val="006427A1"/>
    <w:rsid w:val="00642A9F"/>
    <w:rsid w:val="00642DF3"/>
    <w:rsid w:val="00642F28"/>
    <w:rsid w:val="00642FB5"/>
    <w:rsid w:val="006430A5"/>
    <w:rsid w:val="006436AE"/>
    <w:rsid w:val="00643E05"/>
    <w:rsid w:val="00643EE3"/>
    <w:rsid w:val="00644007"/>
    <w:rsid w:val="00644068"/>
    <w:rsid w:val="00644165"/>
    <w:rsid w:val="006441D9"/>
    <w:rsid w:val="0064439C"/>
    <w:rsid w:val="00644649"/>
    <w:rsid w:val="00644774"/>
    <w:rsid w:val="0064485B"/>
    <w:rsid w:val="006449A4"/>
    <w:rsid w:val="00644E67"/>
    <w:rsid w:val="006451EE"/>
    <w:rsid w:val="00645341"/>
    <w:rsid w:val="006453F6"/>
    <w:rsid w:val="00645821"/>
    <w:rsid w:val="0064668B"/>
    <w:rsid w:val="006469E5"/>
    <w:rsid w:val="00646B2E"/>
    <w:rsid w:val="00646C8D"/>
    <w:rsid w:val="00646CED"/>
    <w:rsid w:val="00646F06"/>
    <w:rsid w:val="0064742E"/>
    <w:rsid w:val="00647511"/>
    <w:rsid w:val="0064752B"/>
    <w:rsid w:val="00647706"/>
    <w:rsid w:val="00647755"/>
    <w:rsid w:val="00647C39"/>
    <w:rsid w:val="00647CBF"/>
    <w:rsid w:val="00647D6D"/>
    <w:rsid w:val="00647E00"/>
    <w:rsid w:val="00647E02"/>
    <w:rsid w:val="00647EE8"/>
    <w:rsid w:val="006504FA"/>
    <w:rsid w:val="00650731"/>
    <w:rsid w:val="00650EF5"/>
    <w:rsid w:val="00651003"/>
    <w:rsid w:val="00651123"/>
    <w:rsid w:val="00651487"/>
    <w:rsid w:val="006514D3"/>
    <w:rsid w:val="00651533"/>
    <w:rsid w:val="006515B0"/>
    <w:rsid w:val="00651E86"/>
    <w:rsid w:val="00652009"/>
    <w:rsid w:val="006520FA"/>
    <w:rsid w:val="006527DC"/>
    <w:rsid w:val="006528BD"/>
    <w:rsid w:val="006528D7"/>
    <w:rsid w:val="0065297A"/>
    <w:rsid w:val="00652BF1"/>
    <w:rsid w:val="00652F19"/>
    <w:rsid w:val="0065302C"/>
    <w:rsid w:val="00653083"/>
    <w:rsid w:val="006538D4"/>
    <w:rsid w:val="00653C13"/>
    <w:rsid w:val="00653F03"/>
    <w:rsid w:val="00654122"/>
    <w:rsid w:val="0065468D"/>
    <w:rsid w:val="00654B8C"/>
    <w:rsid w:val="00654D90"/>
    <w:rsid w:val="00654E6C"/>
    <w:rsid w:val="00654EAD"/>
    <w:rsid w:val="00654FB0"/>
    <w:rsid w:val="0065500A"/>
    <w:rsid w:val="00655199"/>
    <w:rsid w:val="00655323"/>
    <w:rsid w:val="00655444"/>
    <w:rsid w:val="006556D4"/>
    <w:rsid w:val="006556FD"/>
    <w:rsid w:val="00655A38"/>
    <w:rsid w:val="0065602C"/>
    <w:rsid w:val="006563CC"/>
    <w:rsid w:val="00656FD8"/>
    <w:rsid w:val="00657069"/>
    <w:rsid w:val="00657AED"/>
    <w:rsid w:val="0066005E"/>
    <w:rsid w:val="006603F8"/>
    <w:rsid w:val="006606E6"/>
    <w:rsid w:val="0066088E"/>
    <w:rsid w:val="00660ADE"/>
    <w:rsid w:val="006610F9"/>
    <w:rsid w:val="00661139"/>
    <w:rsid w:val="006611A6"/>
    <w:rsid w:val="006612F1"/>
    <w:rsid w:val="00661316"/>
    <w:rsid w:val="006615F7"/>
    <w:rsid w:val="0066161B"/>
    <w:rsid w:val="00662039"/>
    <w:rsid w:val="006620B7"/>
    <w:rsid w:val="00662430"/>
    <w:rsid w:val="00662696"/>
    <w:rsid w:val="0066287A"/>
    <w:rsid w:val="00662900"/>
    <w:rsid w:val="00662CA9"/>
    <w:rsid w:val="006630EA"/>
    <w:rsid w:val="006631D4"/>
    <w:rsid w:val="00663363"/>
    <w:rsid w:val="00663409"/>
    <w:rsid w:val="00663425"/>
    <w:rsid w:val="006636BE"/>
    <w:rsid w:val="00663766"/>
    <w:rsid w:val="006639CC"/>
    <w:rsid w:val="0066413F"/>
    <w:rsid w:val="0066417F"/>
    <w:rsid w:val="006641C8"/>
    <w:rsid w:val="00664355"/>
    <w:rsid w:val="006648FB"/>
    <w:rsid w:val="00664BC6"/>
    <w:rsid w:val="00664D90"/>
    <w:rsid w:val="00664FF7"/>
    <w:rsid w:val="00665BBA"/>
    <w:rsid w:val="00665C41"/>
    <w:rsid w:val="00665C8F"/>
    <w:rsid w:val="00666029"/>
    <w:rsid w:val="0066605E"/>
    <w:rsid w:val="006660FC"/>
    <w:rsid w:val="006663AE"/>
    <w:rsid w:val="00666744"/>
    <w:rsid w:val="00666893"/>
    <w:rsid w:val="0066792D"/>
    <w:rsid w:val="00667BDD"/>
    <w:rsid w:val="00667D13"/>
    <w:rsid w:val="00667E49"/>
    <w:rsid w:val="00667E90"/>
    <w:rsid w:val="00670780"/>
    <w:rsid w:val="006708AA"/>
    <w:rsid w:val="00670959"/>
    <w:rsid w:val="00670BAA"/>
    <w:rsid w:val="00670E89"/>
    <w:rsid w:val="00670F09"/>
    <w:rsid w:val="0067241B"/>
    <w:rsid w:val="00673B8C"/>
    <w:rsid w:val="00674227"/>
    <w:rsid w:val="006742C9"/>
    <w:rsid w:val="0067463D"/>
    <w:rsid w:val="00674B7B"/>
    <w:rsid w:val="00674BC6"/>
    <w:rsid w:val="00674C1E"/>
    <w:rsid w:val="00674C91"/>
    <w:rsid w:val="0067510F"/>
    <w:rsid w:val="00675689"/>
    <w:rsid w:val="00675736"/>
    <w:rsid w:val="006758CB"/>
    <w:rsid w:val="00675B85"/>
    <w:rsid w:val="00675BEC"/>
    <w:rsid w:val="00675E96"/>
    <w:rsid w:val="00676262"/>
    <w:rsid w:val="006764E2"/>
    <w:rsid w:val="006768C2"/>
    <w:rsid w:val="00676B4B"/>
    <w:rsid w:val="00676CD4"/>
    <w:rsid w:val="00676E94"/>
    <w:rsid w:val="00677036"/>
    <w:rsid w:val="00677189"/>
    <w:rsid w:val="00677A17"/>
    <w:rsid w:val="006801DA"/>
    <w:rsid w:val="00680DD9"/>
    <w:rsid w:val="00680E7E"/>
    <w:rsid w:val="00681AB7"/>
    <w:rsid w:val="00682159"/>
    <w:rsid w:val="006821F4"/>
    <w:rsid w:val="006828EB"/>
    <w:rsid w:val="00682A56"/>
    <w:rsid w:val="0068312D"/>
    <w:rsid w:val="00683140"/>
    <w:rsid w:val="0068347A"/>
    <w:rsid w:val="00683E45"/>
    <w:rsid w:val="00683EF1"/>
    <w:rsid w:val="00684006"/>
    <w:rsid w:val="006841AD"/>
    <w:rsid w:val="006843C7"/>
    <w:rsid w:val="00684567"/>
    <w:rsid w:val="006846BC"/>
    <w:rsid w:val="00684CA1"/>
    <w:rsid w:val="00684DC3"/>
    <w:rsid w:val="00684F57"/>
    <w:rsid w:val="006850F0"/>
    <w:rsid w:val="006852DC"/>
    <w:rsid w:val="006855C8"/>
    <w:rsid w:val="006858BB"/>
    <w:rsid w:val="00685A6F"/>
    <w:rsid w:val="00685B4F"/>
    <w:rsid w:val="00685CBC"/>
    <w:rsid w:val="00685E93"/>
    <w:rsid w:val="00685ECF"/>
    <w:rsid w:val="006860CC"/>
    <w:rsid w:val="006862AE"/>
    <w:rsid w:val="006863C2"/>
    <w:rsid w:val="006863DF"/>
    <w:rsid w:val="00686BD8"/>
    <w:rsid w:val="00686F36"/>
    <w:rsid w:val="006872AD"/>
    <w:rsid w:val="0068741F"/>
    <w:rsid w:val="00687EC2"/>
    <w:rsid w:val="006901C5"/>
    <w:rsid w:val="0069031B"/>
    <w:rsid w:val="0069047F"/>
    <w:rsid w:val="0069083A"/>
    <w:rsid w:val="00690E5E"/>
    <w:rsid w:val="00690E7F"/>
    <w:rsid w:val="00690F94"/>
    <w:rsid w:val="006911DB"/>
    <w:rsid w:val="0069130C"/>
    <w:rsid w:val="00691403"/>
    <w:rsid w:val="00691488"/>
    <w:rsid w:val="0069172D"/>
    <w:rsid w:val="00691807"/>
    <w:rsid w:val="00691975"/>
    <w:rsid w:val="00691C95"/>
    <w:rsid w:val="00691DE4"/>
    <w:rsid w:val="00692896"/>
    <w:rsid w:val="00692A47"/>
    <w:rsid w:val="00692B76"/>
    <w:rsid w:val="00692BC5"/>
    <w:rsid w:val="00692BC8"/>
    <w:rsid w:val="00693278"/>
    <w:rsid w:val="00693675"/>
    <w:rsid w:val="006937EC"/>
    <w:rsid w:val="00693D0C"/>
    <w:rsid w:val="0069466C"/>
    <w:rsid w:val="00694FFC"/>
    <w:rsid w:val="006954B6"/>
    <w:rsid w:val="006955BF"/>
    <w:rsid w:val="00695707"/>
    <w:rsid w:val="00695A7B"/>
    <w:rsid w:val="00695B9F"/>
    <w:rsid w:val="00695C8D"/>
    <w:rsid w:val="0069670A"/>
    <w:rsid w:val="00696CE6"/>
    <w:rsid w:val="00696E9B"/>
    <w:rsid w:val="00696F44"/>
    <w:rsid w:val="00697119"/>
    <w:rsid w:val="00697494"/>
    <w:rsid w:val="0069752D"/>
    <w:rsid w:val="0069754B"/>
    <w:rsid w:val="006976F4"/>
    <w:rsid w:val="00697791"/>
    <w:rsid w:val="00697A34"/>
    <w:rsid w:val="00697B4C"/>
    <w:rsid w:val="006A072E"/>
    <w:rsid w:val="006A07FD"/>
    <w:rsid w:val="006A0805"/>
    <w:rsid w:val="006A0ADA"/>
    <w:rsid w:val="006A120E"/>
    <w:rsid w:val="006A12BF"/>
    <w:rsid w:val="006A1443"/>
    <w:rsid w:val="006A15A7"/>
    <w:rsid w:val="006A1EC3"/>
    <w:rsid w:val="006A1F23"/>
    <w:rsid w:val="006A1FFD"/>
    <w:rsid w:val="006A2567"/>
    <w:rsid w:val="006A2724"/>
    <w:rsid w:val="006A2D32"/>
    <w:rsid w:val="006A2EC4"/>
    <w:rsid w:val="006A30F7"/>
    <w:rsid w:val="006A31E5"/>
    <w:rsid w:val="006A3584"/>
    <w:rsid w:val="006A395D"/>
    <w:rsid w:val="006A3C64"/>
    <w:rsid w:val="006A3E12"/>
    <w:rsid w:val="006A4468"/>
    <w:rsid w:val="006A476B"/>
    <w:rsid w:val="006A48B5"/>
    <w:rsid w:val="006A4929"/>
    <w:rsid w:val="006A49AF"/>
    <w:rsid w:val="006A4A1D"/>
    <w:rsid w:val="006A4CC1"/>
    <w:rsid w:val="006A4F52"/>
    <w:rsid w:val="006A50B4"/>
    <w:rsid w:val="006A5286"/>
    <w:rsid w:val="006A52E9"/>
    <w:rsid w:val="006A5830"/>
    <w:rsid w:val="006A5AF1"/>
    <w:rsid w:val="006A6068"/>
    <w:rsid w:val="006A633B"/>
    <w:rsid w:val="006A6612"/>
    <w:rsid w:val="006A6840"/>
    <w:rsid w:val="006A684C"/>
    <w:rsid w:val="006A6C92"/>
    <w:rsid w:val="006A6FA5"/>
    <w:rsid w:val="006A72CC"/>
    <w:rsid w:val="006A7362"/>
    <w:rsid w:val="006A77F2"/>
    <w:rsid w:val="006A7A5B"/>
    <w:rsid w:val="006A7A5D"/>
    <w:rsid w:val="006A7BE8"/>
    <w:rsid w:val="006A7C51"/>
    <w:rsid w:val="006A7F0F"/>
    <w:rsid w:val="006A7FA2"/>
    <w:rsid w:val="006B0079"/>
    <w:rsid w:val="006B038D"/>
    <w:rsid w:val="006B0498"/>
    <w:rsid w:val="006B0B9C"/>
    <w:rsid w:val="006B0D04"/>
    <w:rsid w:val="006B0E30"/>
    <w:rsid w:val="006B0F76"/>
    <w:rsid w:val="006B130A"/>
    <w:rsid w:val="006B1476"/>
    <w:rsid w:val="006B1A36"/>
    <w:rsid w:val="006B1B7D"/>
    <w:rsid w:val="006B1C1F"/>
    <w:rsid w:val="006B1CD1"/>
    <w:rsid w:val="006B1F5E"/>
    <w:rsid w:val="006B2214"/>
    <w:rsid w:val="006B2335"/>
    <w:rsid w:val="006B2636"/>
    <w:rsid w:val="006B26C2"/>
    <w:rsid w:val="006B2775"/>
    <w:rsid w:val="006B2876"/>
    <w:rsid w:val="006B288B"/>
    <w:rsid w:val="006B2B29"/>
    <w:rsid w:val="006B2D14"/>
    <w:rsid w:val="006B2E72"/>
    <w:rsid w:val="006B2EDB"/>
    <w:rsid w:val="006B2EE2"/>
    <w:rsid w:val="006B31EB"/>
    <w:rsid w:val="006B34C5"/>
    <w:rsid w:val="006B34CF"/>
    <w:rsid w:val="006B3511"/>
    <w:rsid w:val="006B3F8D"/>
    <w:rsid w:val="006B4186"/>
    <w:rsid w:val="006B4196"/>
    <w:rsid w:val="006B4C48"/>
    <w:rsid w:val="006B4EFA"/>
    <w:rsid w:val="006B5631"/>
    <w:rsid w:val="006B5A12"/>
    <w:rsid w:val="006B5BC6"/>
    <w:rsid w:val="006B6179"/>
    <w:rsid w:val="006B643F"/>
    <w:rsid w:val="006B65CE"/>
    <w:rsid w:val="006B6723"/>
    <w:rsid w:val="006B686E"/>
    <w:rsid w:val="006B6DFF"/>
    <w:rsid w:val="006B6F4B"/>
    <w:rsid w:val="006B6F4D"/>
    <w:rsid w:val="006B6FB9"/>
    <w:rsid w:val="006B74A0"/>
    <w:rsid w:val="006B778C"/>
    <w:rsid w:val="006B786E"/>
    <w:rsid w:val="006B7DA4"/>
    <w:rsid w:val="006B7DCA"/>
    <w:rsid w:val="006C06BC"/>
    <w:rsid w:val="006C0843"/>
    <w:rsid w:val="006C0CB0"/>
    <w:rsid w:val="006C1607"/>
    <w:rsid w:val="006C17E3"/>
    <w:rsid w:val="006C1A72"/>
    <w:rsid w:val="006C1EFD"/>
    <w:rsid w:val="006C1FF9"/>
    <w:rsid w:val="006C2541"/>
    <w:rsid w:val="006C25AC"/>
    <w:rsid w:val="006C28F8"/>
    <w:rsid w:val="006C2EF5"/>
    <w:rsid w:val="006C2F00"/>
    <w:rsid w:val="006C317B"/>
    <w:rsid w:val="006C33E0"/>
    <w:rsid w:val="006C3456"/>
    <w:rsid w:val="006C39C8"/>
    <w:rsid w:val="006C3A4D"/>
    <w:rsid w:val="006C3E08"/>
    <w:rsid w:val="006C3F66"/>
    <w:rsid w:val="006C3F7B"/>
    <w:rsid w:val="006C4556"/>
    <w:rsid w:val="006C49E9"/>
    <w:rsid w:val="006C4AD1"/>
    <w:rsid w:val="006C50A1"/>
    <w:rsid w:val="006C537E"/>
    <w:rsid w:val="006C5388"/>
    <w:rsid w:val="006C5452"/>
    <w:rsid w:val="006C54B7"/>
    <w:rsid w:val="006C56A5"/>
    <w:rsid w:val="006C58A3"/>
    <w:rsid w:val="006C5AB9"/>
    <w:rsid w:val="006C5AE9"/>
    <w:rsid w:val="006C5B9C"/>
    <w:rsid w:val="006C5C6A"/>
    <w:rsid w:val="006C5D9C"/>
    <w:rsid w:val="006C6044"/>
    <w:rsid w:val="006C637D"/>
    <w:rsid w:val="006C686A"/>
    <w:rsid w:val="006C6D74"/>
    <w:rsid w:val="006C791E"/>
    <w:rsid w:val="006C7D5C"/>
    <w:rsid w:val="006D03EF"/>
    <w:rsid w:val="006D04AD"/>
    <w:rsid w:val="006D04B6"/>
    <w:rsid w:val="006D0902"/>
    <w:rsid w:val="006D0A79"/>
    <w:rsid w:val="006D0C48"/>
    <w:rsid w:val="006D123D"/>
    <w:rsid w:val="006D13AA"/>
    <w:rsid w:val="006D1C78"/>
    <w:rsid w:val="006D2174"/>
    <w:rsid w:val="006D23F1"/>
    <w:rsid w:val="006D25EC"/>
    <w:rsid w:val="006D2699"/>
    <w:rsid w:val="006D290D"/>
    <w:rsid w:val="006D31BA"/>
    <w:rsid w:val="006D3332"/>
    <w:rsid w:val="006D35FE"/>
    <w:rsid w:val="006D3C5C"/>
    <w:rsid w:val="006D3D78"/>
    <w:rsid w:val="006D4045"/>
    <w:rsid w:val="006D4261"/>
    <w:rsid w:val="006D428B"/>
    <w:rsid w:val="006D4388"/>
    <w:rsid w:val="006D44A8"/>
    <w:rsid w:val="006D452F"/>
    <w:rsid w:val="006D4ADB"/>
    <w:rsid w:val="006D4F5E"/>
    <w:rsid w:val="006D55AC"/>
    <w:rsid w:val="006D5961"/>
    <w:rsid w:val="006D6112"/>
    <w:rsid w:val="006D6122"/>
    <w:rsid w:val="006D61E2"/>
    <w:rsid w:val="006D66F9"/>
    <w:rsid w:val="006D678B"/>
    <w:rsid w:val="006D7098"/>
    <w:rsid w:val="006D7302"/>
    <w:rsid w:val="006D73B6"/>
    <w:rsid w:val="006D7434"/>
    <w:rsid w:val="006D7568"/>
    <w:rsid w:val="006D7E89"/>
    <w:rsid w:val="006E01BA"/>
    <w:rsid w:val="006E0379"/>
    <w:rsid w:val="006E0464"/>
    <w:rsid w:val="006E050B"/>
    <w:rsid w:val="006E0585"/>
    <w:rsid w:val="006E0F6B"/>
    <w:rsid w:val="006E1320"/>
    <w:rsid w:val="006E14D7"/>
    <w:rsid w:val="006E1994"/>
    <w:rsid w:val="006E1AAE"/>
    <w:rsid w:val="006E1D7E"/>
    <w:rsid w:val="006E268C"/>
    <w:rsid w:val="006E2B44"/>
    <w:rsid w:val="006E315B"/>
    <w:rsid w:val="006E34BC"/>
    <w:rsid w:val="006E34D3"/>
    <w:rsid w:val="006E34E1"/>
    <w:rsid w:val="006E3976"/>
    <w:rsid w:val="006E4A54"/>
    <w:rsid w:val="006E4AD2"/>
    <w:rsid w:val="006E4FC5"/>
    <w:rsid w:val="006E5444"/>
    <w:rsid w:val="006E545F"/>
    <w:rsid w:val="006E5469"/>
    <w:rsid w:val="006E5486"/>
    <w:rsid w:val="006E5516"/>
    <w:rsid w:val="006E5694"/>
    <w:rsid w:val="006E570C"/>
    <w:rsid w:val="006E570E"/>
    <w:rsid w:val="006E5F72"/>
    <w:rsid w:val="006E601F"/>
    <w:rsid w:val="006E6A6B"/>
    <w:rsid w:val="006E6B1B"/>
    <w:rsid w:val="006E6F1E"/>
    <w:rsid w:val="006E6F25"/>
    <w:rsid w:val="006E6F7A"/>
    <w:rsid w:val="006E7641"/>
    <w:rsid w:val="006E79DD"/>
    <w:rsid w:val="006E7B7F"/>
    <w:rsid w:val="006E7F26"/>
    <w:rsid w:val="006F00CB"/>
    <w:rsid w:val="006F022D"/>
    <w:rsid w:val="006F0384"/>
    <w:rsid w:val="006F044C"/>
    <w:rsid w:val="006F075F"/>
    <w:rsid w:val="006F07ED"/>
    <w:rsid w:val="006F0849"/>
    <w:rsid w:val="006F0A60"/>
    <w:rsid w:val="006F1947"/>
    <w:rsid w:val="006F1A33"/>
    <w:rsid w:val="006F1D7E"/>
    <w:rsid w:val="006F29D5"/>
    <w:rsid w:val="006F352E"/>
    <w:rsid w:val="006F35B8"/>
    <w:rsid w:val="006F3D47"/>
    <w:rsid w:val="006F422B"/>
    <w:rsid w:val="006F45D4"/>
    <w:rsid w:val="006F46C4"/>
    <w:rsid w:val="006F47E7"/>
    <w:rsid w:val="006F494B"/>
    <w:rsid w:val="006F4A0B"/>
    <w:rsid w:val="006F4A5E"/>
    <w:rsid w:val="006F4DD6"/>
    <w:rsid w:val="006F51C6"/>
    <w:rsid w:val="006F540A"/>
    <w:rsid w:val="006F563C"/>
    <w:rsid w:val="006F5AE1"/>
    <w:rsid w:val="006F5D15"/>
    <w:rsid w:val="006F6376"/>
    <w:rsid w:val="006F689A"/>
    <w:rsid w:val="006F6C0E"/>
    <w:rsid w:val="006F6F06"/>
    <w:rsid w:val="006F703B"/>
    <w:rsid w:val="006F72B8"/>
    <w:rsid w:val="006F75C7"/>
    <w:rsid w:val="006F764F"/>
    <w:rsid w:val="006F7E7E"/>
    <w:rsid w:val="007000EA"/>
    <w:rsid w:val="0070065B"/>
    <w:rsid w:val="00700699"/>
    <w:rsid w:val="007006A4"/>
    <w:rsid w:val="007007E3"/>
    <w:rsid w:val="00700A2B"/>
    <w:rsid w:val="007013E0"/>
    <w:rsid w:val="0070142E"/>
    <w:rsid w:val="007015C8"/>
    <w:rsid w:val="007015FA"/>
    <w:rsid w:val="007016EE"/>
    <w:rsid w:val="00701C30"/>
    <w:rsid w:val="0070242E"/>
    <w:rsid w:val="00702487"/>
    <w:rsid w:val="0070248A"/>
    <w:rsid w:val="00702B1C"/>
    <w:rsid w:val="00702BF9"/>
    <w:rsid w:val="0070329B"/>
    <w:rsid w:val="007033B7"/>
    <w:rsid w:val="00703528"/>
    <w:rsid w:val="0070356A"/>
    <w:rsid w:val="0070419B"/>
    <w:rsid w:val="00704760"/>
    <w:rsid w:val="007048B4"/>
    <w:rsid w:val="00704FC3"/>
    <w:rsid w:val="00705091"/>
    <w:rsid w:val="00705291"/>
    <w:rsid w:val="00705330"/>
    <w:rsid w:val="0070533B"/>
    <w:rsid w:val="007053B3"/>
    <w:rsid w:val="00705415"/>
    <w:rsid w:val="00705487"/>
    <w:rsid w:val="007054B0"/>
    <w:rsid w:val="00705845"/>
    <w:rsid w:val="007059B6"/>
    <w:rsid w:val="00705ACD"/>
    <w:rsid w:val="00705C46"/>
    <w:rsid w:val="00705DFE"/>
    <w:rsid w:val="007061E2"/>
    <w:rsid w:val="007066B0"/>
    <w:rsid w:val="00706A89"/>
    <w:rsid w:val="00706B71"/>
    <w:rsid w:val="00706C33"/>
    <w:rsid w:val="00706EA2"/>
    <w:rsid w:val="00706F04"/>
    <w:rsid w:val="00707131"/>
    <w:rsid w:val="007073E2"/>
    <w:rsid w:val="0070789B"/>
    <w:rsid w:val="00707BBE"/>
    <w:rsid w:val="00707E8A"/>
    <w:rsid w:val="00707FF4"/>
    <w:rsid w:val="007108D3"/>
    <w:rsid w:val="00710B2E"/>
    <w:rsid w:val="00710E7E"/>
    <w:rsid w:val="00710FFC"/>
    <w:rsid w:val="0071107C"/>
    <w:rsid w:val="007115F4"/>
    <w:rsid w:val="00711697"/>
    <w:rsid w:val="007119DC"/>
    <w:rsid w:val="00711D7E"/>
    <w:rsid w:val="00711DB0"/>
    <w:rsid w:val="00711F39"/>
    <w:rsid w:val="00712EC6"/>
    <w:rsid w:val="0071346F"/>
    <w:rsid w:val="0071383B"/>
    <w:rsid w:val="00713894"/>
    <w:rsid w:val="00713E58"/>
    <w:rsid w:val="0071413A"/>
    <w:rsid w:val="00714524"/>
    <w:rsid w:val="00714743"/>
    <w:rsid w:val="00714A3A"/>
    <w:rsid w:val="00714BB8"/>
    <w:rsid w:val="00714C5C"/>
    <w:rsid w:val="00714F13"/>
    <w:rsid w:val="00715245"/>
    <w:rsid w:val="0071589F"/>
    <w:rsid w:val="00715EBD"/>
    <w:rsid w:val="00715F65"/>
    <w:rsid w:val="007160F6"/>
    <w:rsid w:val="00716380"/>
    <w:rsid w:val="00716460"/>
    <w:rsid w:val="007169AE"/>
    <w:rsid w:val="00716AD2"/>
    <w:rsid w:val="00716E35"/>
    <w:rsid w:val="00716F89"/>
    <w:rsid w:val="00720081"/>
    <w:rsid w:val="007201CE"/>
    <w:rsid w:val="007202A9"/>
    <w:rsid w:val="00720366"/>
    <w:rsid w:val="007204DF"/>
    <w:rsid w:val="0072067E"/>
    <w:rsid w:val="00720982"/>
    <w:rsid w:val="007209E6"/>
    <w:rsid w:val="00720E39"/>
    <w:rsid w:val="007212A6"/>
    <w:rsid w:val="007212BC"/>
    <w:rsid w:val="0072137C"/>
    <w:rsid w:val="00721A4A"/>
    <w:rsid w:val="00722296"/>
    <w:rsid w:val="007228E5"/>
    <w:rsid w:val="00722958"/>
    <w:rsid w:val="007229A1"/>
    <w:rsid w:val="00722CB0"/>
    <w:rsid w:val="00722EC5"/>
    <w:rsid w:val="0072328E"/>
    <w:rsid w:val="007233D4"/>
    <w:rsid w:val="00723A00"/>
    <w:rsid w:val="00723C16"/>
    <w:rsid w:val="00723FBA"/>
    <w:rsid w:val="00724025"/>
    <w:rsid w:val="00724412"/>
    <w:rsid w:val="00724622"/>
    <w:rsid w:val="00724C62"/>
    <w:rsid w:val="00724E61"/>
    <w:rsid w:val="0072507B"/>
    <w:rsid w:val="0072544F"/>
    <w:rsid w:val="00725531"/>
    <w:rsid w:val="0072587F"/>
    <w:rsid w:val="00725A60"/>
    <w:rsid w:val="00726019"/>
    <w:rsid w:val="007265EB"/>
    <w:rsid w:val="0072692D"/>
    <w:rsid w:val="00726E6A"/>
    <w:rsid w:val="00727162"/>
    <w:rsid w:val="00727540"/>
    <w:rsid w:val="0072787B"/>
    <w:rsid w:val="00727A6F"/>
    <w:rsid w:val="00727C96"/>
    <w:rsid w:val="00730251"/>
    <w:rsid w:val="00730A30"/>
    <w:rsid w:val="00730BDA"/>
    <w:rsid w:val="00730E6D"/>
    <w:rsid w:val="00730FB2"/>
    <w:rsid w:val="00730FF7"/>
    <w:rsid w:val="007313BD"/>
    <w:rsid w:val="00731478"/>
    <w:rsid w:val="00731787"/>
    <w:rsid w:val="00731946"/>
    <w:rsid w:val="00731AFE"/>
    <w:rsid w:val="00731E0A"/>
    <w:rsid w:val="007322E6"/>
    <w:rsid w:val="00732564"/>
    <w:rsid w:val="0073273D"/>
    <w:rsid w:val="00732BE8"/>
    <w:rsid w:val="007331C9"/>
    <w:rsid w:val="00733216"/>
    <w:rsid w:val="007332E7"/>
    <w:rsid w:val="0073358A"/>
    <w:rsid w:val="00733BD0"/>
    <w:rsid w:val="00733E7F"/>
    <w:rsid w:val="00733FFD"/>
    <w:rsid w:val="00734402"/>
    <w:rsid w:val="00734A90"/>
    <w:rsid w:val="00734AC3"/>
    <w:rsid w:val="00734AEE"/>
    <w:rsid w:val="00734E41"/>
    <w:rsid w:val="007354F8"/>
    <w:rsid w:val="00735816"/>
    <w:rsid w:val="00736004"/>
    <w:rsid w:val="0073668C"/>
    <w:rsid w:val="007367F3"/>
    <w:rsid w:val="00736DA0"/>
    <w:rsid w:val="00737050"/>
    <w:rsid w:val="0073711C"/>
    <w:rsid w:val="007376F2"/>
    <w:rsid w:val="00737F29"/>
    <w:rsid w:val="00740429"/>
    <w:rsid w:val="00740A5A"/>
    <w:rsid w:val="00740BD3"/>
    <w:rsid w:val="00740C46"/>
    <w:rsid w:val="00740C5F"/>
    <w:rsid w:val="00740CD0"/>
    <w:rsid w:val="00740EFB"/>
    <w:rsid w:val="007412AF"/>
    <w:rsid w:val="00741524"/>
    <w:rsid w:val="00741925"/>
    <w:rsid w:val="007419AB"/>
    <w:rsid w:val="00741BD9"/>
    <w:rsid w:val="00741E47"/>
    <w:rsid w:val="007420A3"/>
    <w:rsid w:val="007425F6"/>
    <w:rsid w:val="007426EB"/>
    <w:rsid w:val="00742822"/>
    <w:rsid w:val="0074297D"/>
    <w:rsid w:val="007429B7"/>
    <w:rsid w:val="00742B94"/>
    <w:rsid w:val="00743DEB"/>
    <w:rsid w:val="00743EF6"/>
    <w:rsid w:val="00744010"/>
    <w:rsid w:val="00744014"/>
    <w:rsid w:val="0074405F"/>
    <w:rsid w:val="00744146"/>
    <w:rsid w:val="00744220"/>
    <w:rsid w:val="007447C7"/>
    <w:rsid w:val="00744A60"/>
    <w:rsid w:val="00744A8B"/>
    <w:rsid w:val="00744FA8"/>
    <w:rsid w:val="00745068"/>
    <w:rsid w:val="007450F9"/>
    <w:rsid w:val="007452A9"/>
    <w:rsid w:val="00745639"/>
    <w:rsid w:val="00745BEA"/>
    <w:rsid w:val="00745DA3"/>
    <w:rsid w:val="00745FEA"/>
    <w:rsid w:val="0074608B"/>
    <w:rsid w:val="00746778"/>
    <w:rsid w:val="00746E34"/>
    <w:rsid w:val="00750066"/>
    <w:rsid w:val="0075093B"/>
    <w:rsid w:val="00750ABA"/>
    <w:rsid w:val="00750CC7"/>
    <w:rsid w:val="00750E03"/>
    <w:rsid w:val="00750E06"/>
    <w:rsid w:val="00750EAB"/>
    <w:rsid w:val="00750FCD"/>
    <w:rsid w:val="00751344"/>
    <w:rsid w:val="00751626"/>
    <w:rsid w:val="00751683"/>
    <w:rsid w:val="007516D8"/>
    <w:rsid w:val="00751A40"/>
    <w:rsid w:val="00751BAA"/>
    <w:rsid w:val="00751C16"/>
    <w:rsid w:val="00751EBA"/>
    <w:rsid w:val="00752071"/>
    <w:rsid w:val="00752224"/>
    <w:rsid w:val="00752511"/>
    <w:rsid w:val="00752C93"/>
    <w:rsid w:val="00752FF4"/>
    <w:rsid w:val="00753385"/>
    <w:rsid w:val="007533E6"/>
    <w:rsid w:val="007538ED"/>
    <w:rsid w:val="00753C9A"/>
    <w:rsid w:val="00753DF1"/>
    <w:rsid w:val="007540AE"/>
    <w:rsid w:val="0075416E"/>
    <w:rsid w:val="007541BF"/>
    <w:rsid w:val="007543E1"/>
    <w:rsid w:val="0075452E"/>
    <w:rsid w:val="00754827"/>
    <w:rsid w:val="007548C4"/>
    <w:rsid w:val="007548C8"/>
    <w:rsid w:val="0075496E"/>
    <w:rsid w:val="00754B59"/>
    <w:rsid w:val="00754E50"/>
    <w:rsid w:val="00754E85"/>
    <w:rsid w:val="00755328"/>
    <w:rsid w:val="0075544A"/>
    <w:rsid w:val="00755698"/>
    <w:rsid w:val="00755AFF"/>
    <w:rsid w:val="00756087"/>
    <w:rsid w:val="007566C4"/>
    <w:rsid w:val="00756E8A"/>
    <w:rsid w:val="00756EB2"/>
    <w:rsid w:val="00756FA9"/>
    <w:rsid w:val="00757641"/>
    <w:rsid w:val="00757766"/>
    <w:rsid w:val="00757AC4"/>
    <w:rsid w:val="0076020E"/>
    <w:rsid w:val="007603F1"/>
    <w:rsid w:val="00760445"/>
    <w:rsid w:val="007608CE"/>
    <w:rsid w:val="00760AA2"/>
    <w:rsid w:val="00760B08"/>
    <w:rsid w:val="00760CD5"/>
    <w:rsid w:val="00760E29"/>
    <w:rsid w:val="007610DE"/>
    <w:rsid w:val="00761569"/>
    <w:rsid w:val="00761664"/>
    <w:rsid w:val="00761777"/>
    <w:rsid w:val="007617E7"/>
    <w:rsid w:val="00761916"/>
    <w:rsid w:val="00761919"/>
    <w:rsid w:val="00761A73"/>
    <w:rsid w:val="00761A7D"/>
    <w:rsid w:val="00761AF5"/>
    <w:rsid w:val="00761B72"/>
    <w:rsid w:val="00761D65"/>
    <w:rsid w:val="007621E3"/>
    <w:rsid w:val="007622D7"/>
    <w:rsid w:val="007622E3"/>
    <w:rsid w:val="00762461"/>
    <w:rsid w:val="00762852"/>
    <w:rsid w:val="00762872"/>
    <w:rsid w:val="00762B75"/>
    <w:rsid w:val="00762C8C"/>
    <w:rsid w:val="007632E2"/>
    <w:rsid w:val="007633AE"/>
    <w:rsid w:val="007638E3"/>
    <w:rsid w:val="00763A5B"/>
    <w:rsid w:val="00763A70"/>
    <w:rsid w:val="00764741"/>
    <w:rsid w:val="0076535A"/>
    <w:rsid w:val="00765EC2"/>
    <w:rsid w:val="007661D2"/>
    <w:rsid w:val="0076646C"/>
    <w:rsid w:val="007666F1"/>
    <w:rsid w:val="007666FE"/>
    <w:rsid w:val="00766841"/>
    <w:rsid w:val="00766AFD"/>
    <w:rsid w:val="00766B07"/>
    <w:rsid w:val="00766C1D"/>
    <w:rsid w:val="00766FC8"/>
    <w:rsid w:val="007670E9"/>
    <w:rsid w:val="007673A9"/>
    <w:rsid w:val="0076741C"/>
    <w:rsid w:val="0076783F"/>
    <w:rsid w:val="00767AB1"/>
    <w:rsid w:val="00767B12"/>
    <w:rsid w:val="00767B5D"/>
    <w:rsid w:val="007700EF"/>
    <w:rsid w:val="00770267"/>
    <w:rsid w:val="00770371"/>
    <w:rsid w:val="007703E0"/>
    <w:rsid w:val="00770534"/>
    <w:rsid w:val="00770A1A"/>
    <w:rsid w:val="00770AE4"/>
    <w:rsid w:val="00770E97"/>
    <w:rsid w:val="0077148F"/>
    <w:rsid w:val="007715DE"/>
    <w:rsid w:val="00771F4F"/>
    <w:rsid w:val="007720C2"/>
    <w:rsid w:val="0077220C"/>
    <w:rsid w:val="0077229B"/>
    <w:rsid w:val="007725F3"/>
    <w:rsid w:val="00773038"/>
    <w:rsid w:val="007733B5"/>
    <w:rsid w:val="007739F8"/>
    <w:rsid w:val="00773A7E"/>
    <w:rsid w:val="00773C2A"/>
    <w:rsid w:val="00773CC0"/>
    <w:rsid w:val="00773DE4"/>
    <w:rsid w:val="00774380"/>
    <w:rsid w:val="007744A4"/>
    <w:rsid w:val="00774645"/>
    <w:rsid w:val="00774693"/>
    <w:rsid w:val="007748B6"/>
    <w:rsid w:val="007749B6"/>
    <w:rsid w:val="00774AFD"/>
    <w:rsid w:val="00774B8C"/>
    <w:rsid w:val="007752BC"/>
    <w:rsid w:val="007753C0"/>
    <w:rsid w:val="007756FE"/>
    <w:rsid w:val="00775757"/>
    <w:rsid w:val="0077576E"/>
    <w:rsid w:val="00775BF2"/>
    <w:rsid w:val="00775C17"/>
    <w:rsid w:val="00775C1C"/>
    <w:rsid w:val="00775D2C"/>
    <w:rsid w:val="00776A16"/>
    <w:rsid w:val="00776A21"/>
    <w:rsid w:val="00776B7D"/>
    <w:rsid w:val="00776EB4"/>
    <w:rsid w:val="00776F94"/>
    <w:rsid w:val="00777097"/>
    <w:rsid w:val="0077713A"/>
    <w:rsid w:val="0077716D"/>
    <w:rsid w:val="00777255"/>
    <w:rsid w:val="00777273"/>
    <w:rsid w:val="0077731A"/>
    <w:rsid w:val="0077744E"/>
    <w:rsid w:val="007774CA"/>
    <w:rsid w:val="00777679"/>
    <w:rsid w:val="007777DC"/>
    <w:rsid w:val="00777957"/>
    <w:rsid w:val="0078022C"/>
    <w:rsid w:val="007810A4"/>
    <w:rsid w:val="007812CE"/>
    <w:rsid w:val="007813B8"/>
    <w:rsid w:val="0078171C"/>
    <w:rsid w:val="00781787"/>
    <w:rsid w:val="007822A4"/>
    <w:rsid w:val="007824F7"/>
    <w:rsid w:val="00782601"/>
    <w:rsid w:val="00782CFE"/>
    <w:rsid w:val="007834B9"/>
    <w:rsid w:val="0078364E"/>
    <w:rsid w:val="00783763"/>
    <w:rsid w:val="007839E1"/>
    <w:rsid w:val="00783BE0"/>
    <w:rsid w:val="00784562"/>
    <w:rsid w:val="007846EF"/>
    <w:rsid w:val="007849AF"/>
    <w:rsid w:val="00784BD2"/>
    <w:rsid w:val="00784DCC"/>
    <w:rsid w:val="00784EC1"/>
    <w:rsid w:val="00784F48"/>
    <w:rsid w:val="007851B0"/>
    <w:rsid w:val="0078571F"/>
    <w:rsid w:val="0078608B"/>
    <w:rsid w:val="0078663F"/>
    <w:rsid w:val="00786713"/>
    <w:rsid w:val="0078672E"/>
    <w:rsid w:val="00786C0E"/>
    <w:rsid w:val="00786F36"/>
    <w:rsid w:val="0078711C"/>
    <w:rsid w:val="00787C39"/>
    <w:rsid w:val="00787C3E"/>
    <w:rsid w:val="00790183"/>
    <w:rsid w:val="00790470"/>
    <w:rsid w:val="007904EE"/>
    <w:rsid w:val="007905C9"/>
    <w:rsid w:val="00790722"/>
    <w:rsid w:val="00790790"/>
    <w:rsid w:val="00790BFB"/>
    <w:rsid w:val="00791397"/>
    <w:rsid w:val="00791436"/>
    <w:rsid w:val="00791C94"/>
    <w:rsid w:val="00791DEE"/>
    <w:rsid w:val="00791EB8"/>
    <w:rsid w:val="00791F42"/>
    <w:rsid w:val="00792A66"/>
    <w:rsid w:val="00792BF6"/>
    <w:rsid w:val="0079339E"/>
    <w:rsid w:val="007935B8"/>
    <w:rsid w:val="007939CF"/>
    <w:rsid w:val="00793B88"/>
    <w:rsid w:val="00793D36"/>
    <w:rsid w:val="00793F0A"/>
    <w:rsid w:val="0079464A"/>
    <w:rsid w:val="00794960"/>
    <w:rsid w:val="00794FCF"/>
    <w:rsid w:val="00795418"/>
    <w:rsid w:val="0079594B"/>
    <w:rsid w:val="00795CA1"/>
    <w:rsid w:val="00795EB8"/>
    <w:rsid w:val="00795ED6"/>
    <w:rsid w:val="00795F0B"/>
    <w:rsid w:val="00796303"/>
    <w:rsid w:val="007964AA"/>
    <w:rsid w:val="00796539"/>
    <w:rsid w:val="00796563"/>
    <w:rsid w:val="00796958"/>
    <w:rsid w:val="00796A52"/>
    <w:rsid w:val="00796A67"/>
    <w:rsid w:val="00796D70"/>
    <w:rsid w:val="00796DDF"/>
    <w:rsid w:val="007970BE"/>
    <w:rsid w:val="0079746C"/>
    <w:rsid w:val="007975A2"/>
    <w:rsid w:val="0079784E"/>
    <w:rsid w:val="00797949"/>
    <w:rsid w:val="00797A64"/>
    <w:rsid w:val="00797B7E"/>
    <w:rsid w:val="00797BFC"/>
    <w:rsid w:val="00797F20"/>
    <w:rsid w:val="007A0260"/>
    <w:rsid w:val="007A03BD"/>
    <w:rsid w:val="007A07FA"/>
    <w:rsid w:val="007A08C4"/>
    <w:rsid w:val="007A0D3D"/>
    <w:rsid w:val="007A1805"/>
    <w:rsid w:val="007A1B52"/>
    <w:rsid w:val="007A1C74"/>
    <w:rsid w:val="007A1F4A"/>
    <w:rsid w:val="007A21C2"/>
    <w:rsid w:val="007A249A"/>
    <w:rsid w:val="007A26F2"/>
    <w:rsid w:val="007A280D"/>
    <w:rsid w:val="007A3047"/>
    <w:rsid w:val="007A3163"/>
    <w:rsid w:val="007A351C"/>
    <w:rsid w:val="007A47B8"/>
    <w:rsid w:val="007A47D5"/>
    <w:rsid w:val="007A47DF"/>
    <w:rsid w:val="007A4A3C"/>
    <w:rsid w:val="007A4C8A"/>
    <w:rsid w:val="007A4D83"/>
    <w:rsid w:val="007A5716"/>
    <w:rsid w:val="007A571E"/>
    <w:rsid w:val="007A5A28"/>
    <w:rsid w:val="007A5AC2"/>
    <w:rsid w:val="007A5FBA"/>
    <w:rsid w:val="007A618D"/>
    <w:rsid w:val="007A6278"/>
    <w:rsid w:val="007A65B8"/>
    <w:rsid w:val="007A6A42"/>
    <w:rsid w:val="007A6F93"/>
    <w:rsid w:val="007A707D"/>
    <w:rsid w:val="007A7325"/>
    <w:rsid w:val="007A798C"/>
    <w:rsid w:val="007A7A27"/>
    <w:rsid w:val="007A7D0D"/>
    <w:rsid w:val="007A7D16"/>
    <w:rsid w:val="007A7EFD"/>
    <w:rsid w:val="007B00FC"/>
    <w:rsid w:val="007B051C"/>
    <w:rsid w:val="007B06B3"/>
    <w:rsid w:val="007B0A09"/>
    <w:rsid w:val="007B0AFB"/>
    <w:rsid w:val="007B0BC4"/>
    <w:rsid w:val="007B0D62"/>
    <w:rsid w:val="007B0FE8"/>
    <w:rsid w:val="007B109C"/>
    <w:rsid w:val="007B1107"/>
    <w:rsid w:val="007B1503"/>
    <w:rsid w:val="007B1675"/>
    <w:rsid w:val="007B1B82"/>
    <w:rsid w:val="007B1FEC"/>
    <w:rsid w:val="007B20AE"/>
    <w:rsid w:val="007B2460"/>
    <w:rsid w:val="007B2E0E"/>
    <w:rsid w:val="007B3174"/>
    <w:rsid w:val="007B387C"/>
    <w:rsid w:val="007B38C9"/>
    <w:rsid w:val="007B39E2"/>
    <w:rsid w:val="007B3BE4"/>
    <w:rsid w:val="007B3DFC"/>
    <w:rsid w:val="007B43B4"/>
    <w:rsid w:val="007B47BD"/>
    <w:rsid w:val="007B498A"/>
    <w:rsid w:val="007B4A9E"/>
    <w:rsid w:val="007B4BCA"/>
    <w:rsid w:val="007B5270"/>
    <w:rsid w:val="007B5D39"/>
    <w:rsid w:val="007B65F5"/>
    <w:rsid w:val="007B6714"/>
    <w:rsid w:val="007B72BE"/>
    <w:rsid w:val="007B74A0"/>
    <w:rsid w:val="007B79B3"/>
    <w:rsid w:val="007C044E"/>
    <w:rsid w:val="007C09EF"/>
    <w:rsid w:val="007C0A29"/>
    <w:rsid w:val="007C0A53"/>
    <w:rsid w:val="007C1695"/>
    <w:rsid w:val="007C16A2"/>
    <w:rsid w:val="007C1BB5"/>
    <w:rsid w:val="007C1E67"/>
    <w:rsid w:val="007C2163"/>
    <w:rsid w:val="007C24F6"/>
    <w:rsid w:val="007C25B4"/>
    <w:rsid w:val="007C25F6"/>
    <w:rsid w:val="007C2DB9"/>
    <w:rsid w:val="007C3626"/>
    <w:rsid w:val="007C37F0"/>
    <w:rsid w:val="007C3C09"/>
    <w:rsid w:val="007C3EE6"/>
    <w:rsid w:val="007C49A8"/>
    <w:rsid w:val="007C49FA"/>
    <w:rsid w:val="007C4E3B"/>
    <w:rsid w:val="007C57D1"/>
    <w:rsid w:val="007C585E"/>
    <w:rsid w:val="007C59F6"/>
    <w:rsid w:val="007C5A36"/>
    <w:rsid w:val="007C5DEE"/>
    <w:rsid w:val="007C5EEB"/>
    <w:rsid w:val="007C5FE4"/>
    <w:rsid w:val="007C6322"/>
    <w:rsid w:val="007C6395"/>
    <w:rsid w:val="007C645B"/>
    <w:rsid w:val="007C6971"/>
    <w:rsid w:val="007C78B4"/>
    <w:rsid w:val="007C7C35"/>
    <w:rsid w:val="007D03FF"/>
    <w:rsid w:val="007D09D8"/>
    <w:rsid w:val="007D0E0F"/>
    <w:rsid w:val="007D120D"/>
    <w:rsid w:val="007D12A1"/>
    <w:rsid w:val="007D166B"/>
    <w:rsid w:val="007D1AFB"/>
    <w:rsid w:val="007D1B98"/>
    <w:rsid w:val="007D206D"/>
    <w:rsid w:val="007D210A"/>
    <w:rsid w:val="007D21DF"/>
    <w:rsid w:val="007D2525"/>
    <w:rsid w:val="007D2541"/>
    <w:rsid w:val="007D265E"/>
    <w:rsid w:val="007D2759"/>
    <w:rsid w:val="007D2A92"/>
    <w:rsid w:val="007D2C2C"/>
    <w:rsid w:val="007D2C2F"/>
    <w:rsid w:val="007D2C7D"/>
    <w:rsid w:val="007D3258"/>
    <w:rsid w:val="007D351A"/>
    <w:rsid w:val="007D368F"/>
    <w:rsid w:val="007D377A"/>
    <w:rsid w:val="007D3888"/>
    <w:rsid w:val="007D3E98"/>
    <w:rsid w:val="007D3F3E"/>
    <w:rsid w:val="007D41E1"/>
    <w:rsid w:val="007D4735"/>
    <w:rsid w:val="007D47FB"/>
    <w:rsid w:val="007D505D"/>
    <w:rsid w:val="007D518B"/>
    <w:rsid w:val="007D53FE"/>
    <w:rsid w:val="007D5691"/>
    <w:rsid w:val="007D5D7D"/>
    <w:rsid w:val="007D6137"/>
    <w:rsid w:val="007D6792"/>
    <w:rsid w:val="007D6C2C"/>
    <w:rsid w:val="007D6E58"/>
    <w:rsid w:val="007D761F"/>
    <w:rsid w:val="007D785F"/>
    <w:rsid w:val="007D78FD"/>
    <w:rsid w:val="007E0062"/>
    <w:rsid w:val="007E046C"/>
    <w:rsid w:val="007E0488"/>
    <w:rsid w:val="007E0645"/>
    <w:rsid w:val="007E0D9B"/>
    <w:rsid w:val="007E0F65"/>
    <w:rsid w:val="007E140E"/>
    <w:rsid w:val="007E1549"/>
    <w:rsid w:val="007E1E39"/>
    <w:rsid w:val="007E25A9"/>
    <w:rsid w:val="007E25BC"/>
    <w:rsid w:val="007E2A81"/>
    <w:rsid w:val="007E3353"/>
    <w:rsid w:val="007E3455"/>
    <w:rsid w:val="007E3700"/>
    <w:rsid w:val="007E38D9"/>
    <w:rsid w:val="007E3BD9"/>
    <w:rsid w:val="007E3C68"/>
    <w:rsid w:val="007E40EA"/>
    <w:rsid w:val="007E40EC"/>
    <w:rsid w:val="007E435B"/>
    <w:rsid w:val="007E437E"/>
    <w:rsid w:val="007E445B"/>
    <w:rsid w:val="007E4697"/>
    <w:rsid w:val="007E4C8A"/>
    <w:rsid w:val="007E4C9C"/>
    <w:rsid w:val="007E4F7C"/>
    <w:rsid w:val="007E4FEA"/>
    <w:rsid w:val="007E5328"/>
    <w:rsid w:val="007E5675"/>
    <w:rsid w:val="007E63EA"/>
    <w:rsid w:val="007E6D1E"/>
    <w:rsid w:val="007E6DE8"/>
    <w:rsid w:val="007E799E"/>
    <w:rsid w:val="007E7A2D"/>
    <w:rsid w:val="007E7DD7"/>
    <w:rsid w:val="007E7E7A"/>
    <w:rsid w:val="007E7EFD"/>
    <w:rsid w:val="007F0092"/>
    <w:rsid w:val="007F00BA"/>
    <w:rsid w:val="007F0171"/>
    <w:rsid w:val="007F0195"/>
    <w:rsid w:val="007F0928"/>
    <w:rsid w:val="007F0B13"/>
    <w:rsid w:val="007F0CD4"/>
    <w:rsid w:val="007F0E75"/>
    <w:rsid w:val="007F1320"/>
    <w:rsid w:val="007F164C"/>
    <w:rsid w:val="007F1B90"/>
    <w:rsid w:val="007F1BA0"/>
    <w:rsid w:val="007F1DA4"/>
    <w:rsid w:val="007F1FC7"/>
    <w:rsid w:val="007F222F"/>
    <w:rsid w:val="007F231C"/>
    <w:rsid w:val="007F24F8"/>
    <w:rsid w:val="007F2754"/>
    <w:rsid w:val="007F2826"/>
    <w:rsid w:val="007F3551"/>
    <w:rsid w:val="007F4212"/>
    <w:rsid w:val="007F47A7"/>
    <w:rsid w:val="007F54AD"/>
    <w:rsid w:val="007F5642"/>
    <w:rsid w:val="007F58F1"/>
    <w:rsid w:val="007F5A3C"/>
    <w:rsid w:val="007F5C58"/>
    <w:rsid w:val="007F5CF7"/>
    <w:rsid w:val="007F6222"/>
    <w:rsid w:val="007F6357"/>
    <w:rsid w:val="007F679D"/>
    <w:rsid w:val="007F67DA"/>
    <w:rsid w:val="007F6C03"/>
    <w:rsid w:val="007F6E8E"/>
    <w:rsid w:val="007F6F53"/>
    <w:rsid w:val="007F73AF"/>
    <w:rsid w:val="007F7452"/>
    <w:rsid w:val="007F7B36"/>
    <w:rsid w:val="00800002"/>
    <w:rsid w:val="008003E2"/>
    <w:rsid w:val="00800CAC"/>
    <w:rsid w:val="00800E73"/>
    <w:rsid w:val="00800E86"/>
    <w:rsid w:val="00801040"/>
    <w:rsid w:val="00801574"/>
    <w:rsid w:val="00801B0F"/>
    <w:rsid w:val="00801C8D"/>
    <w:rsid w:val="00801D89"/>
    <w:rsid w:val="00801E45"/>
    <w:rsid w:val="008021F6"/>
    <w:rsid w:val="0080256A"/>
    <w:rsid w:val="008026E2"/>
    <w:rsid w:val="0080295C"/>
    <w:rsid w:val="0080296A"/>
    <w:rsid w:val="00802BC6"/>
    <w:rsid w:val="00803239"/>
    <w:rsid w:val="00803B01"/>
    <w:rsid w:val="00803D6C"/>
    <w:rsid w:val="00803DB2"/>
    <w:rsid w:val="008042B4"/>
    <w:rsid w:val="008046E1"/>
    <w:rsid w:val="00804E50"/>
    <w:rsid w:val="008051CF"/>
    <w:rsid w:val="00805706"/>
    <w:rsid w:val="00805E68"/>
    <w:rsid w:val="0080642A"/>
    <w:rsid w:val="00806710"/>
    <w:rsid w:val="00806B27"/>
    <w:rsid w:val="00806E61"/>
    <w:rsid w:val="008075AB"/>
    <w:rsid w:val="00807661"/>
    <w:rsid w:val="00807771"/>
    <w:rsid w:val="008079D3"/>
    <w:rsid w:val="00807B37"/>
    <w:rsid w:val="0081005A"/>
    <w:rsid w:val="008102DF"/>
    <w:rsid w:val="00810465"/>
    <w:rsid w:val="0081062B"/>
    <w:rsid w:val="00810677"/>
    <w:rsid w:val="008108E3"/>
    <w:rsid w:val="00810964"/>
    <w:rsid w:val="00810987"/>
    <w:rsid w:val="00811237"/>
    <w:rsid w:val="008112F2"/>
    <w:rsid w:val="00811943"/>
    <w:rsid w:val="00811E59"/>
    <w:rsid w:val="00811F10"/>
    <w:rsid w:val="0081221C"/>
    <w:rsid w:val="008123D6"/>
    <w:rsid w:val="008125EE"/>
    <w:rsid w:val="00812ADD"/>
    <w:rsid w:val="00812B9F"/>
    <w:rsid w:val="00812CC4"/>
    <w:rsid w:val="00812FCD"/>
    <w:rsid w:val="00813240"/>
    <w:rsid w:val="008132F8"/>
    <w:rsid w:val="0081396B"/>
    <w:rsid w:val="00813EA2"/>
    <w:rsid w:val="008141F1"/>
    <w:rsid w:val="00814305"/>
    <w:rsid w:val="00814B19"/>
    <w:rsid w:val="00814DED"/>
    <w:rsid w:val="00814F0B"/>
    <w:rsid w:val="00814F41"/>
    <w:rsid w:val="008151C3"/>
    <w:rsid w:val="008153B1"/>
    <w:rsid w:val="008153F8"/>
    <w:rsid w:val="00815A0B"/>
    <w:rsid w:val="00816060"/>
    <w:rsid w:val="0081640C"/>
    <w:rsid w:val="0081688E"/>
    <w:rsid w:val="008168EC"/>
    <w:rsid w:val="00816BE7"/>
    <w:rsid w:val="00816EC2"/>
    <w:rsid w:val="00817584"/>
    <w:rsid w:val="0081768D"/>
    <w:rsid w:val="00817D14"/>
    <w:rsid w:val="008202A2"/>
    <w:rsid w:val="0082036D"/>
    <w:rsid w:val="00820784"/>
    <w:rsid w:val="00820B7D"/>
    <w:rsid w:val="00820DC3"/>
    <w:rsid w:val="0082110A"/>
    <w:rsid w:val="00821254"/>
    <w:rsid w:val="00821475"/>
    <w:rsid w:val="008216E3"/>
    <w:rsid w:val="008219E3"/>
    <w:rsid w:val="00821CF2"/>
    <w:rsid w:val="00821E1F"/>
    <w:rsid w:val="00822439"/>
    <w:rsid w:val="00822DE7"/>
    <w:rsid w:val="008237A6"/>
    <w:rsid w:val="00823C0E"/>
    <w:rsid w:val="00823C4C"/>
    <w:rsid w:val="00823EEF"/>
    <w:rsid w:val="00823F28"/>
    <w:rsid w:val="0082425F"/>
    <w:rsid w:val="008247EC"/>
    <w:rsid w:val="008247F0"/>
    <w:rsid w:val="008249FC"/>
    <w:rsid w:val="00824A39"/>
    <w:rsid w:val="00824D00"/>
    <w:rsid w:val="00824E3F"/>
    <w:rsid w:val="00825053"/>
    <w:rsid w:val="008250AB"/>
    <w:rsid w:val="00825FE5"/>
    <w:rsid w:val="008263F2"/>
    <w:rsid w:val="0082681E"/>
    <w:rsid w:val="008268E5"/>
    <w:rsid w:val="00827657"/>
    <w:rsid w:val="00827663"/>
    <w:rsid w:val="0082767C"/>
    <w:rsid w:val="0082794F"/>
    <w:rsid w:val="00827BFC"/>
    <w:rsid w:val="00827D18"/>
    <w:rsid w:val="00827D43"/>
    <w:rsid w:val="00830078"/>
    <w:rsid w:val="00830307"/>
    <w:rsid w:val="008308F1"/>
    <w:rsid w:val="008308F9"/>
    <w:rsid w:val="0083090A"/>
    <w:rsid w:val="00830B27"/>
    <w:rsid w:val="00831391"/>
    <w:rsid w:val="00831589"/>
    <w:rsid w:val="00831AC3"/>
    <w:rsid w:val="00831CF0"/>
    <w:rsid w:val="00831FCD"/>
    <w:rsid w:val="00832007"/>
    <w:rsid w:val="0083215F"/>
    <w:rsid w:val="0083217B"/>
    <w:rsid w:val="00832356"/>
    <w:rsid w:val="008323F0"/>
    <w:rsid w:val="00832B70"/>
    <w:rsid w:val="00832BE7"/>
    <w:rsid w:val="00833300"/>
    <w:rsid w:val="0083334C"/>
    <w:rsid w:val="0083340F"/>
    <w:rsid w:val="008335B4"/>
    <w:rsid w:val="00833747"/>
    <w:rsid w:val="0083399F"/>
    <w:rsid w:val="00833A0D"/>
    <w:rsid w:val="00833C9D"/>
    <w:rsid w:val="0083414B"/>
    <w:rsid w:val="00834168"/>
    <w:rsid w:val="00834319"/>
    <w:rsid w:val="008344AD"/>
    <w:rsid w:val="0083465F"/>
    <w:rsid w:val="00834B1D"/>
    <w:rsid w:val="00834C15"/>
    <w:rsid w:val="00835033"/>
    <w:rsid w:val="008355A8"/>
    <w:rsid w:val="00835A4F"/>
    <w:rsid w:val="00835E63"/>
    <w:rsid w:val="00836120"/>
    <w:rsid w:val="0083642F"/>
    <w:rsid w:val="00836456"/>
    <w:rsid w:val="0083662D"/>
    <w:rsid w:val="0083665A"/>
    <w:rsid w:val="00836680"/>
    <w:rsid w:val="008372A2"/>
    <w:rsid w:val="0083772D"/>
    <w:rsid w:val="008378FF"/>
    <w:rsid w:val="00837999"/>
    <w:rsid w:val="00837A3A"/>
    <w:rsid w:val="00837C1C"/>
    <w:rsid w:val="00837E5E"/>
    <w:rsid w:val="00840341"/>
    <w:rsid w:val="00840399"/>
    <w:rsid w:val="00840567"/>
    <w:rsid w:val="00840790"/>
    <w:rsid w:val="00840AEE"/>
    <w:rsid w:val="00841190"/>
    <w:rsid w:val="008417F6"/>
    <w:rsid w:val="00841B65"/>
    <w:rsid w:val="00841BB7"/>
    <w:rsid w:val="00841E9E"/>
    <w:rsid w:val="00842074"/>
    <w:rsid w:val="00842175"/>
    <w:rsid w:val="008421B0"/>
    <w:rsid w:val="008421B8"/>
    <w:rsid w:val="00842A12"/>
    <w:rsid w:val="008431DF"/>
    <w:rsid w:val="00843271"/>
    <w:rsid w:val="008435BE"/>
    <w:rsid w:val="008436E1"/>
    <w:rsid w:val="0084380A"/>
    <w:rsid w:val="0084442A"/>
    <w:rsid w:val="00844517"/>
    <w:rsid w:val="00844536"/>
    <w:rsid w:val="00844776"/>
    <w:rsid w:val="00844EFC"/>
    <w:rsid w:val="00845089"/>
    <w:rsid w:val="0084530A"/>
    <w:rsid w:val="008453BC"/>
    <w:rsid w:val="0084544F"/>
    <w:rsid w:val="0084576F"/>
    <w:rsid w:val="00845B90"/>
    <w:rsid w:val="00846839"/>
    <w:rsid w:val="0084687E"/>
    <w:rsid w:val="00846CAB"/>
    <w:rsid w:val="00846E16"/>
    <w:rsid w:val="00846F58"/>
    <w:rsid w:val="00846F94"/>
    <w:rsid w:val="00847115"/>
    <w:rsid w:val="00847156"/>
    <w:rsid w:val="0084741F"/>
    <w:rsid w:val="00847EA8"/>
    <w:rsid w:val="00847F93"/>
    <w:rsid w:val="008501D7"/>
    <w:rsid w:val="008502C3"/>
    <w:rsid w:val="008503F3"/>
    <w:rsid w:val="00850447"/>
    <w:rsid w:val="00850563"/>
    <w:rsid w:val="00850DE4"/>
    <w:rsid w:val="00850E19"/>
    <w:rsid w:val="00850E1D"/>
    <w:rsid w:val="00850E50"/>
    <w:rsid w:val="00850EAB"/>
    <w:rsid w:val="008513ED"/>
    <w:rsid w:val="008519A7"/>
    <w:rsid w:val="00851E7F"/>
    <w:rsid w:val="00852015"/>
    <w:rsid w:val="00852466"/>
    <w:rsid w:val="0085247E"/>
    <w:rsid w:val="0085260D"/>
    <w:rsid w:val="008527D7"/>
    <w:rsid w:val="00852985"/>
    <w:rsid w:val="00852C77"/>
    <w:rsid w:val="00852CED"/>
    <w:rsid w:val="00852FB9"/>
    <w:rsid w:val="00853187"/>
    <w:rsid w:val="0085363B"/>
    <w:rsid w:val="008536A2"/>
    <w:rsid w:val="00854048"/>
    <w:rsid w:val="00854280"/>
    <w:rsid w:val="008542B4"/>
    <w:rsid w:val="0085450F"/>
    <w:rsid w:val="008549B2"/>
    <w:rsid w:val="00854E91"/>
    <w:rsid w:val="00854F6E"/>
    <w:rsid w:val="00854FA8"/>
    <w:rsid w:val="008551D8"/>
    <w:rsid w:val="0085542C"/>
    <w:rsid w:val="00855DFA"/>
    <w:rsid w:val="00855EA7"/>
    <w:rsid w:val="00856002"/>
    <w:rsid w:val="0085614F"/>
    <w:rsid w:val="00856973"/>
    <w:rsid w:val="00856CDF"/>
    <w:rsid w:val="00856FF7"/>
    <w:rsid w:val="00857082"/>
    <w:rsid w:val="0085738B"/>
    <w:rsid w:val="00857391"/>
    <w:rsid w:val="00857BED"/>
    <w:rsid w:val="00857D70"/>
    <w:rsid w:val="00857E74"/>
    <w:rsid w:val="00857F11"/>
    <w:rsid w:val="0085B40D"/>
    <w:rsid w:val="00860004"/>
    <w:rsid w:val="008604CA"/>
    <w:rsid w:val="00860A4F"/>
    <w:rsid w:val="00860B06"/>
    <w:rsid w:val="00860E3E"/>
    <w:rsid w:val="00861135"/>
    <w:rsid w:val="008613BF"/>
    <w:rsid w:val="00861717"/>
    <w:rsid w:val="00861C1F"/>
    <w:rsid w:val="0086232B"/>
    <w:rsid w:val="00862635"/>
    <w:rsid w:val="008626D6"/>
    <w:rsid w:val="00863247"/>
    <w:rsid w:val="00863A2E"/>
    <w:rsid w:val="00864444"/>
    <w:rsid w:val="0086459A"/>
    <w:rsid w:val="0086483D"/>
    <w:rsid w:val="0086495A"/>
    <w:rsid w:val="00864B29"/>
    <w:rsid w:val="00864FD5"/>
    <w:rsid w:val="0086599C"/>
    <w:rsid w:val="00865AEB"/>
    <w:rsid w:val="00865C3D"/>
    <w:rsid w:val="008661EA"/>
    <w:rsid w:val="008662FC"/>
    <w:rsid w:val="00866928"/>
    <w:rsid w:val="008669F7"/>
    <w:rsid w:val="00866A2F"/>
    <w:rsid w:val="00866AA8"/>
    <w:rsid w:val="00867245"/>
    <w:rsid w:val="008677F8"/>
    <w:rsid w:val="008679EA"/>
    <w:rsid w:val="00867CA7"/>
    <w:rsid w:val="0087023C"/>
    <w:rsid w:val="0087029F"/>
    <w:rsid w:val="0087036B"/>
    <w:rsid w:val="0087077A"/>
    <w:rsid w:val="0087087D"/>
    <w:rsid w:val="008708C4"/>
    <w:rsid w:val="00870A66"/>
    <w:rsid w:val="00870BBC"/>
    <w:rsid w:val="00871063"/>
    <w:rsid w:val="008710E7"/>
    <w:rsid w:val="00871A9C"/>
    <w:rsid w:val="00871AC5"/>
    <w:rsid w:val="00872597"/>
    <w:rsid w:val="0087297D"/>
    <w:rsid w:val="00872A5C"/>
    <w:rsid w:val="00872CEA"/>
    <w:rsid w:val="00873652"/>
    <w:rsid w:val="00873783"/>
    <w:rsid w:val="00873928"/>
    <w:rsid w:val="00873A73"/>
    <w:rsid w:val="00873EC4"/>
    <w:rsid w:val="00873FC6"/>
    <w:rsid w:val="008740E9"/>
    <w:rsid w:val="008744E1"/>
    <w:rsid w:val="00874541"/>
    <w:rsid w:val="008749AD"/>
    <w:rsid w:val="00874F23"/>
    <w:rsid w:val="00875069"/>
    <w:rsid w:val="00875524"/>
    <w:rsid w:val="008755D9"/>
    <w:rsid w:val="0087595E"/>
    <w:rsid w:val="00875A8C"/>
    <w:rsid w:val="00875E79"/>
    <w:rsid w:val="00875EE4"/>
    <w:rsid w:val="00876618"/>
    <w:rsid w:val="00876677"/>
    <w:rsid w:val="0087675F"/>
    <w:rsid w:val="008768CD"/>
    <w:rsid w:val="008768DF"/>
    <w:rsid w:val="00876903"/>
    <w:rsid w:val="00876C22"/>
    <w:rsid w:val="00876D85"/>
    <w:rsid w:val="00876FB9"/>
    <w:rsid w:val="00877213"/>
    <w:rsid w:val="0087745A"/>
    <w:rsid w:val="008774C3"/>
    <w:rsid w:val="008774F1"/>
    <w:rsid w:val="008776CE"/>
    <w:rsid w:val="0087773E"/>
    <w:rsid w:val="00877A11"/>
    <w:rsid w:val="00877BEB"/>
    <w:rsid w:val="00877C1A"/>
    <w:rsid w:val="008802AD"/>
    <w:rsid w:val="0088064B"/>
    <w:rsid w:val="00880965"/>
    <w:rsid w:val="00880EB0"/>
    <w:rsid w:val="00880F69"/>
    <w:rsid w:val="00881080"/>
    <w:rsid w:val="008816B0"/>
    <w:rsid w:val="00881FB8"/>
    <w:rsid w:val="00881FD7"/>
    <w:rsid w:val="0088221C"/>
    <w:rsid w:val="008825DB"/>
    <w:rsid w:val="00882B7F"/>
    <w:rsid w:val="00882B8E"/>
    <w:rsid w:val="00882D0A"/>
    <w:rsid w:val="008830E1"/>
    <w:rsid w:val="00883160"/>
    <w:rsid w:val="00883B2C"/>
    <w:rsid w:val="00883CC1"/>
    <w:rsid w:val="008841CC"/>
    <w:rsid w:val="00884468"/>
    <w:rsid w:val="00884E1D"/>
    <w:rsid w:val="00885028"/>
    <w:rsid w:val="0088510D"/>
    <w:rsid w:val="00885170"/>
    <w:rsid w:val="0088562C"/>
    <w:rsid w:val="00885A98"/>
    <w:rsid w:val="00885CB2"/>
    <w:rsid w:val="00885E5E"/>
    <w:rsid w:val="00885FCD"/>
    <w:rsid w:val="008864E1"/>
    <w:rsid w:val="0088678B"/>
    <w:rsid w:val="008868A4"/>
    <w:rsid w:val="00886BE8"/>
    <w:rsid w:val="00886D55"/>
    <w:rsid w:val="00886D56"/>
    <w:rsid w:val="0088772C"/>
    <w:rsid w:val="0089019E"/>
    <w:rsid w:val="0089038D"/>
    <w:rsid w:val="00890607"/>
    <w:rsid w:val="008906E9"/>
    <w:rsid w:val="00890DED"/>
    <w:rsid w:val="00891209"/>
    <w:rsid w:val="0089131B"/>
    <w:rsid w:val="00891BA3"/>
    <w:rsid w:val="00892AA6"/>
    <w:rsid w:val="00892C50"/>
    <w:rsid w:val="00892C90"/>
    <w:rsid w:val="0089325B"/>
    <w:rsid w:val="008933A6"/>
    <w:rsid w:val="00893AE4"/>
    <w:rsid w:val="00893FB2"/>
    <w:rsid w:val="00894021"/>
    <w:rsid w:val="0089407F"/>
    <w:rsid w:val="00894081"/>
    <w:rsid w:val="008949B2"/>
    <w:rsid w:val="00894DCE"/>
    <w:rsid w:val="0089531A"/>
    <w:rsid w:val="00895A2F"/>
    <w:rsid w:val="0089625C"/>
    <w:rsid w:val="00896377"/>
    <w:rsid w:val="008965B0"/>
    <w:rsid w:val="0089662C"/>
    <w:rsid w:val="008966FA"/>
    <w:rsid w:val="00896F89"/>
    <w:rsid w:val="0089764C"/>
    <w:rsid w:val="00897808"/>
    <w:rsid w:val="00897E0F"/>
    <w:rsid w:val="00897FBD"/>
    <w:rsid w:val="008A0003"/>
    <w:rsid w:val="008A0317"/>
    <w:rsid w:val="008A06B9"/>
    <w:rsid w:val="008A0C31"/>
    <w:rsid w:val="008A0D86"/>
    <w:rsid w:val="008A0F6B"/>
    <w:rsid w:val="008A0FC1"/>
    <w:rsid w:val="008A123E"/>
    <w:rsid w:val="008A2139"/>
    <w:rsid w:val="008A24D5"/>
    <w:rsid w:val="008A2506"/>
    <w:rsid w:val="008A2631"/>
    <w:rsid w:val="008A2700"/>
    <w:rsid w:val="008A2848"/>
    <w:rsid w:val="008A2FD3"/>
    <w:rsid w:val="008A3090"/>
    <w:rsid w:val="008A30E1"/>
    <w:rsid w:val="008A32A9"/>
    <w:rsid w:val="008A3446"/>
    <w:rsid w:val="008A36CC"/>
    <w:rsid w:val="008A3CCD"/>
    <w:rsid w:val="008A3DA2"/>
    <w:rsid w:val="008A3E52"/>
    <w:rsid w:val="008A419C"/>
    <w:rsid w:val="008A433F"/>
    <w:rsid w:val="008A4725"/>
    <w:rsid w:val="008A48B5"/>
    <w:rsid w:val="008A4BB5"/>
    <w:rsid w:val="008A4EF0"/>
    <w:rsid w:val="008A5296"/>
    <w:rsid w:val="008A53C8"/>
    <w:rsid w:val="008A5450"/>
    <w:rsid w:val="008A55E8"/>
    <w:rsid w:val="008A55FB"/>
    <w:rsid w:val="008A58D5"/>
    <w:rsid w:val="008A5AE7"/>
    <w:rsid w:val="008A5B64"/>
    <w:rsid w:val="008A5E32"/>
    <w:rsid w:val="008A64CB"/>
    <w:rsid w:val="008A6AAC"/>
    <w:rsid w:val="008A6E5F"/>
    <w:rsid w:val="008A72FD"/>
    <w:rsid w:val="008A7368"/>
    <w:rsid w:val="008A77C1"/>
    <w:rsid w:val="008A7D76"/>
    <w:rsid w:val="008A7E18"/>
    <w:rsid w:val="008B01D3"/>
    <w:rsid w:val="008B01E8"/>
    <w:rsid w:val="008B024D"/>
    <w:rsid w:val="008B03B3"/>
    <w:rsid w:val="008B0874"/>
    <w:rsid w:val="008B0DD1"/>
    <w:rsid w:val="008B0F2A"/>
    <w:rsid w:val="008B100C"/>
    <w:rsid w:val="008B129F"/>
    <w:rsid w:val="008B1390"/>
    <w:rsid w:val="008B14D7"/>
    <w:rsid w:val="008B181C"/>
    <w:rsid w:val="008B18EE"/>
    <w:rsid w:val="008B277C"/>
    <w:rsid w:val="008B284C"/>
    <w:rsid w:val="008B30C2"/>
    <w:rsid w:val="008B317B"/>
    <w:rsid w:val="008B33E1"/>
    <w:rsid w:val="008B356F"/>
    <w:rsid w:val="008B3764"/>
    <w:rsid w:val="008B3D70"/>
    <w:rsid w:val="008B400E"/>
    <w:rsid w:val="008B4137"/>
    <w:rsid w:val="008B41BD"/>
    <w:rsid w:val="008B44D0"/>
    <w:rsid w:val="008B450A"/>
    <w:rsid w:val="008B484B"/>
    <w:rsid w:val="008B487F"/>
    <w:rsid w:val="008B4896"/>
    <w:rsid w:val="008B4DE8"/>
    <w:rsid w:val="008B5198"/>
    <w:rsid w:val="008B51C2"/>
    <w:rsid w:val="008B5B62"/>
    <w:rsid w:val="008B5BCA"/>
    <w:rsid w:val="008B5D6C"/>
    <w:rsid w:val="008B6012"/>
    <w:rsid w:val="008B6105"/>
    <w:rsid w:val="008B6360"/>
    <w:rsid w:val="008B66E8"/>
    <w:rsid w:val="008B67B0"/>
    <w:rsid w:val="008B6DEE"/>
    <w:rsid w:val="008B6EA4"/>
    <w:rsid w:val="008B7112"/>
    <w:rsid w:val="008B732E"/>
    <w:rsid w:val="008B78B0"/>
    <w:rsid w:val="008B7CE0"/>
    <w:rsid w:val="008B7FED"/>
    <w:rsid w:val="008C0265"/>
    <w:rsid w:val="008C032B"/>
    <w:rsid w:val="008C0403"/>
    <w:rsid w:val="008C0546"/>
    <w:rsid w:val="008C0797"/>
    <w:rsid w:val="008C0A9F"/>
    <w:rsid w:val="008C0DEF"/>
    <w:rsid w:val="008C11C0"/>
    <w:rsid w:val="008C1264"/>
    <w:rsid w:val="008C1546"/>
    <w:rsid w:val="008C15EF"/>
    <w:rsid w:val="008C1BA7"/>
    <w:rsid w:val="008C1C27"/>
    <w:rsid w:val="008C2063"/>
    <w:rsid w:val="008C2203"/>
    <w:rsid w:val="008C2231"/>
    <w:rsid w:val="008C223D"/>
    <w:rsid w:val="008C24AB"/>
    <w:rsid w:val="008C2CB7"/>
    <w:rsid w:val="008C2DD8"/>
    <w:rsid w:val="008C2FDD"/>
    <w:rsid w:val="008C3127"/>
    <w:rsid w:val="008C328C"/>
    <w:rsid w:val="008C3706"/>
    <w:rsid w:val="008C37F0"/>
    <w:rsid w:val="008C3A15"/>
    <w:rsid w:val="008C3B22"/>
    <w:rsid w:val="008C42BC"/>
    <w:rsid w:val="008C4C68"/>
    <w:rsid w:val="008C4E48"/>
    <w:rsid w:val="008C513F"/>
    <w:rsid w:val="008C52B2"/>
    <w:rsid w:val="008C55FD"/>
    <w:rsid w:val="008C5944"/>
    <w:rsid w:val="008C5FF2"/>
    <w:rsid w:val="008C602E"/>
    <w:rsid w:val="008C60FD"/>
    <w:rsid w:val="008C6904"/>
    <w:rsid w:val="008C69E6"/>
    <w:rsid w:val="008C6A24"/>
    <w:rsid w:val="008C6B11"/>
    <w:rsid w:val="008C6B91"/>
    <w:rsid w:val="008C6D6F"/>
    <w:rsid w:val="008C7446"/>
    <w:rsid w:val="008C7566"/>
    <w:rsid w:val="008C769F"/>
    <w:rsid w:val="008C76F6"/>
    <w:rsid w:val="008C7EFF"/>
    <w:rsid w:val="008C7F61"/>
    <w:rsid w:val="008D036C"/>
    <w:rsid w:val="008D0C1A"/>
    <w:rsid w:val="008D0C9F"/>
    <w:rsid w:val="008D17D9"/>
    <w:rsid w:val="008D18EB"/>
    <w:rsid w:val="008D2C3F"/>
    <w:rsid w:val="008D2ED0"/>
    <w:rsid w:val="008D368F"/>
    <w:rsid w:val="008D38CE"/>
    <w:rsid w:val="008D4174"/>
    <w:rsid w:val="008D4359"/>
    <w:rsid w:val="008D43F6"/>
    <w:rsid w:val="008D4B26"/>
    <w:rsid w:val="008D4B39"/>
    <w:rsid w:val="008D4B44"/>
    <w:rsid w:val="008D4C15"/>
    <w:rsid w:val="008D4CDE"/>
    <w:rsid w:val="008D4D11"/>
    <w:rsid w:val="008D4F8F"/>
    <w:rsid w:val="008D5134"/>
    <w:rsid w:val="008D53CB"/>
    <w:rsid w:val="008D5AB5"/>
    <w:rsid w:val="008D5BDC"/>
    <w:rsid w:val="008D5D11"/>
    <w:rsid w:val="008D6043"/>
    <w:rsid w:val="008D60F4"/>
    <w:rsid w:val="008D63E4"/>
    <w:rsid w:val="008D6631"/>
    <w:rsid w:val="008D682A"/>
    <w:rsid w:val="008D6B3A"/>
    <w:rsid w:val="008D6FE6"/>
    <w:rsid w:val="008D7315"/>
    <w:rsid w:val="008D75EF"/>
    <w:rsid w:val="008D7B08"/>
    <w:rsid w:val="008D7CD4"/>
    <w:rsid w:val="008D7DD5"/>
    <w:rsid w:val="008D7E5E"/>
    <w:rsid w:val="008D7EFE"/>
    <w:rsid w:val="008DCD56"/>
    <w:rsid w:val="008E017F"/>
    <w:rsid w:val="008E047B"/>
    <w:rsid w:val="008E0A21"/>
    <w:rsid w:val="008E0CD0"/>
    <w:rsid w:val="008E1019"/>
    <w:rsid w:val="008E1198"/>
    <w:rsid w:val="008E1301"/>
    <w:rsid w:val="008E14FD"/>
    <w:rsid w:val="008E1673"/>
    <w:rsid w:val="008E16FF"/>
    <w:rsid w:val="008E20B0"/>
    <w:rsid w:val="008E21B9"/>
    <w:rsid w:val="008E272E"/>
    <w:rsid w:val="008E279A"/>
    <w:rsid w:val="008E297C"/>
    <w:rsid w:val="008E2ADB"/>
    <w:rsid w:val="008E2DD8"/>
    <w:rsid w:val="008E2EC1"/>
    <w:rsid w:val="008E3157"/>
    <w:rsid w:val="008E3311"/>
    <w:rsid w:val="008E3524"/>
    <w:rsid w:val="008E3724"/>
    <w:rsid w:val="008E3807"/>
    <w:rsid w:val="008E387C"/>
    <w:rsid w:val="008E4049"/>
    <w:rsid w:val="008E40AA"/>
    <w:rsid w:val="008E422E"/>
    <w:rsid w:val="008E4255"/>
    <w:rsid w:val="008E42D8"/>
    <w:rsid w:val="008E46C1"/>
    <w:rsid w:val="008E4A2D"/>
    <w:rsid w:val="008E4B5C"/>
    <w:rsid w:val="008E5552"/>
    <w:rsid w:val="008E5AAA"/>
    <w:rsid w:val="008E5B31"/>
    <w:rsid w:val="008E5DBF"/>
    <w:rsid w:val="008E63C4"/>
    <w:rsid w:val="008E66AE"/>
    <w:rsid w:val="008E695A"/>
    <w:rsid w:val="008E6CDD"/>
    <w:rsid w:val="008E7164"/>
    <w:rsid w:val="008E71B7"/>
    <w:rsid w:val="008E77FC"/>
    <w:rsid w:val="008E7807"/>
    <w:rsid w:val="008E7F04"/>
    <w:rsid w:val="008F020C"/>
    <w:rsid w:val="008F02AB"/>
    <w:rsid w:val="008F05CA"/>
    <w:rsid w:val="008F0A47"/>
    <w:rsid w:val="008F0CED"/>
    <w:rsid w:val="008F100E"/>
    <w:rsid w:val="008F10E2"/>
    <w:rsid w:val="008F11A3"/>
    <w:rsid w:val="008F126C"/>
    <w:rsid w:val="008F16F4"/>
    <w:rsid w:val="008F210B"/>
    <w:rsid w:val="008F22BD"/>
    <w:rsid w:val="008F23A3"/>
    <w:rsid w:val="008F2AE0"/>
    <w:rsid w:val="008F2EDB"/>
    <w:rsid w:val="008F2F4F"/>
    <w:rsid w:val="008F2F87"/>
    <w:rsid w:val="008F304A"/>
    <w:rsid w:val="008F3083"/>
    <w:rsid w:val="008F3274"/>
    <w:rsid w:val="008F35EA"/>
    <w:rsid w:val="008F36BF"/>
    <w:rsid w:val="008F3720"/>
    <w:rsid w:val="008F392D"/>
    <w:rsid w:val="008F394B"/>
    <w:rsid w:val="008F3B03"/>
    <w:rsid w:val="008F404A"/>
    <w:rsid w:val="008F446F"/>
    <w:rsid w:val="008F4484"/>
    <w:rsid w:val="008F45EB"/>
    <w:rsid w:val="008F4A9F"/>
    <w:rsid w:val="008F4B7F"/>
    <w:rsid w:val="008F4EE1"/>
    <w:rsid w:val="008F5050"/>
    <w:rsid w:val="008F5096"/>
    <w:rsid w:val="008F51AE"/>
    <w:rsid w:val="008F5DE7"/>
    <w:rsid w:val="008F609F"/>
    <w:rsid w:val="008F6260"/>
    <w:rsid w:val="008F65FD"/>
    <w:rsid w:val="008F69AC"/>
    <w:rsid w:val="008F6FC0"/>
    <w:rsid w:val="008F7128"/>
    <w:rsid w:val="008F7173"/>
    <w:rsid w:val="008F7438"/>
    <w:rsid w:val="008F7641"/>
    <w:rsid w:val="008F77E7"/>
    <w:rsid w:val="00900041"/>
    <w:rsid w:val="00900A2D"/>
    <w:rsid w:val="00900D90"/>
    <w:rsid w:val="00900E87"/>
    <w:rsid w:val="0090124C"/>
    <w:rsid w:val="0090145C"/>
    <w:rsid w:val="00901531"/>
    <w:rsid w:val="00901A8C"/>
    <w:rsid w:val="00901EB3"/>
    <w:rsid w:val="0090221B"/>
    <w:rsid w:val="00902228"/>
    <w:rsid w:val="00902476"/>
    <w:rsid w:val="00902B35"/>
    <w:rsid w:val="00902C2D"/>
    <w:rsid w:val="00902F95"/>
    <w:rsid w:val="00903273"/>
    <w:rsid w:val="00903A41"/>
    <w:rsid w:val="00903DFE"/>
    <w:rsid w:val="0090428D"/>
    <w:rsid w:val="009042D0"/>
    <w:rsid w:val="0090445D"/>
    <w:rsid w:val="00904D44"/>
    <w:rsid w:val="00905840"/>
    <w:rsid w:val="00905886"/>
    <w:rsid w:val="009058F5"/>
    <w:rsid w:val="00905CA3"/>
    <w:rsid w:val="00905D9F"/>
    <w:rsid w:val="0090654A"/>
    <w:rsid w:val="00906893"/>
    <w:rsid w:val="009068FC"/>
    <w:rsid w:val="0090691C"/>
    <w:rsid w:val="00906980"/>
    <w:rsid w:val="00906A2A"/>
    <w:rsid w:val="00906BC3"/>
    <w:rsid w:val="00906F3F"/>
    <w:rsid w:val="0090720A"/>
    <w:rsid w:val="009073CF"/>
    <w:rsid w:val="009074DB"/>
    <w:rsid w:val="00907613"/>
    <w:rsid w:val="00907B59"/>
    <w:rsid w:val="00907E54"/>
    <w:rsid w:val="00907F25"/>
    <w:rsid w:val="00910384"/>
    <w:rsid w:val="00911014"/>
    <w:rsid w:val="00911E11"/>
    <w:rsid w:val="0091224C"/>
    <w:rsid w:val="0091224E"/>
    <w:rsid w:val="00912537"/>
    <w:rsid w:val="009125DF"/>
    <w:rsid w:val="00913155"/>
    <w:rsid w:val="0091323E"/>
    <w:rsid w:val="00913447"/>
    <w:rsid w:val="00913535"/>
    <w:rsid w:val="009139D2"/>
    <w:rsid w:val="00913D45"/>
    <w:rsid w:val="00913D9C"/>
    <w:rsid w:val="009141F4"/>
    <w:rsid w:val="009143B2"/>
    <w:rsid w:val="0091489D"/>
    <w:rsid w:val="009148F9"/>
    <w:rsid w:val="00914F13"/>
    <w:rsid w:val="00915100"/>
    <w:rsid w:val="009151B6"/>
    <w:rsid w:val="0091525C"/>
    <w:rsid w:val="009152F2"/>
    <w:rsid w:val="009155AE"/>
    <w:rsid w:val="009156AA"/>
    <w:rsid w:val="009156CB"/>
    <w:rsid w:val="009156CD"/>
    <w:rsid w:val="00915A6B"/>
    <w:rsid w:val="00915B76"/>
    <w:rsid w:val="00915C04"/>
    <w:rsid w:val="00915C1B"/>
    <w:rsid w:val="00915D59"/>
    <w:rsid w:val="00915E1D"/>
    <w:rsid w:val="009163BD"/>
    <w:rsid w:val="0091675F"/>
    <w:rsid w:val="00916BAA"/>
    <w:rsid w:val="00916DFB"/>
    <w:rsid w:val="00916F38"/>
    <w:rsid w:val="0091700C"/>
    <w:rsid w:val="0091728A"/>
    <w:rsid w:val="00917461"/>
    <w:rsid w:val="00917572"/>
    <w:rsid w:val="009177E5"/>
    <w:rsid w:val="00917804"/>
    <w:rsid w:val="00917C20"/>
    <w:rsid w:val="00917D48"/>
    <w:rsid w:val="00917E9D"/>
    <w:rsid w:val="00917F6D"/>
    <w:rsid w:val="0092093A"/>
    <w:rsid w:val="00920B09"/>
    <w:rsid w:val="00920DE4"/>
    <w:rsid w:val="0092161F"/>
    <w:rsid w:val="00921B69"/>
    <w:rsid w:val="00921CCA"/>
    <w:rsid w:val="00922192"/>
    <w:rsid w:val="00922228"/>
    <w:rsid w:val="0092263A"/>
    <w:rsid w:val="009228AF"/>
    <w:rsid w:val="00923096"/>
    <w:rsid w:val="00923370"/>
    <w:rsid w:val="009233B1"/>
    <w:rsid w:val="00923794"/>
    <w:rsid w:val="009239BD"/>
    <w:rsid w:val="00923B8D"/>
    <w:rsid w:val="00923C57"/>
    <w:rsid w:val="00923CB4"/>
    <w:rsid w:val="009242D1"/>
    <w:rsid w:val="0092433A"/>
    <w:rsid w:val="009245B2"/>
    <w:rsid w:val="009248F6"/>
    <w:rsid w:val="00924A5E"/>
    <w:rsid w:val="00924AAA"/>
    <w:rsid w:val="00924EAF"/>
    <w:rsid w:val="00925103"/>
    <w:rsid w:val="009255D2"/>
    <w:rsid w:val="0092594D"/>
    <w:rsid w:val="00925AE0"/>
    <w:rsid w:val="00925C66"/>
    <w:rsid w:val="00925DC6"/>
    <w:rsid w:val="00926713"/>
    <w:rsid w:val="00926911"/>
    <w:rsid w:val="00926CA9"/>
    <w:rsid w:val="00927121"/>
    <w:rsid w:val="0092717F"/>
    <w:rsid w:val="009273EB"/>
    <w:rsid w:val="009277D1"/>
    <w:rsid w:val="00927C09"/>
    <w:rsid w:val="009300D5"/>
    <w:rsid w:val="00930167"/>
    <w:rsid w:val="00930342"/>
    <w:rsid w:val="0093057F"/>
    <w:rsid w:val="009312CB"/>
    <w:rsid w:val="009313A9"/>
    <w:rsid w:val="00931703"/>
    <w:rsid w:val="0093229D"/>
    <w:rsid w:val="0093237E"/>
    <w:rsid w:val="00932741"/>
    <w:rsid w:val="0093276F"/>
    <w:rsid w:val="00932863"/>
    <w:rsid w:val="009328FF"/>
    <w:rsid w:val="00932BF7"/>
    <w:rsid w:val="00932E1E"/>
    <w:rsid w:val="0093335E"/>
    <w:rsid w:val="009334ED"/>
    <w:rsid w:val="00933E4B"/>
    <w:rsid w:val="00934109"/>
    <w:rsid w:val="009345F8"/>
    <w:rsid w:val="00934B43"/>
    <w:rsid w:val="00934C2B"/>
    <w:rsid w:val="009353C9"/>
    <w:rsid w:val="00935C48"/>
    <w:rsid w:val="00935CF5"/>
    <w:rsid w:val="00935F5E"/>
    <w:rsid w:val="00935FDE"/>
    <w:rsid w:val="00936042"/>
    <w:rsid w:val="009360D6"/>
    <w:rsid w:val="009360DF"/>
    <w:rsid w:val="00937545"/>
    <w:rsid w:val="009375C9"/>
    <w:rsid w:val="009377C7"/>
    <w:rsid w:val="009378D4"/>
    <w:rsid w:val="00937A93"/>
    <w:rsid w:val="00937B11"/>
    <w:rsid w:val="00937B60"/>
    <w:rsid w:val="00937EC7"/>
    <w:rsid w:val="009404B9"/>
    <w:rsid w:val="0094094F"/>
    <w:rsid w:val="00940F7D"/>
    <w:rsid w:val="00941007"/>
    <w:rsid w:val="009415FF"/>
    <w:rsid w:val="00941F6A"/>
    <w:rsid w:val="009426D4"/>
    <w:rsid w:val="00942C9F"/>
    <w:rsid w:val="00942CE2"/>
    <w:rsid w:val="00943502"/>
    <w:rsid w:val="00943686"/>
    <w:rsid w:val="00943848"/>
    <w:rsid w:val="00943956"/>
    <w:rsid w:val="00943AA0"/>
    <w:rsid w:val="00943BBC"/>
    <w:rsid w:val="00943F8F"/>
    <w:rsid w:val="00944618"/>
    <w:rsid w:val="009447B9"/>
    <w:rsid w:val="00944902"/>
    <w:rsid w:val="00944C78"/>
    <w:rsid w:val="00944C97"/>
    <w:rsid w:val="00944DAE"/>
    <w:rsid w:val="00944DD2"/>
    <w:rsid w:val="00944EB1"/>
    <w:rsid w:val="00945169"/>
    <w:rsid w:val="00945385"/>
    <w:rsid w:val="009457D8"/>
    <w:rsid w:val="00945E20"/>
    <w:rsid w:val="00945F17"/>
    <w:rsid w:val="00946D8F"/>
    <w:rsid w:val="0094732B"/>
    <w:rsid w:val="0094734E"/>
    <w:rsid w:val="009474F2"/>
    <w:rsid w:val="00947B76"/>
    <w:rsid w:val="00947D57"/>
    <w:rsid w:val="00950012"/>
    <w:rsid w:val="009503E2"/>
    <w:rsid w:val="00950ADE"/>
    <w:rsid w:val="00950E55"/>
    <w:rsid w:val="0095180C"/>
    <w:rsid w:val="00951F2F"/>
    <w:rsid w:val="0095245A"/>
    <w:rsid w:val="0095271D"/>
    <w:rsid w:val="00952845"/>
    <w:rsid w:val="0095297C"/>
    <w:rsid w:val="00952A8A"/>
    <w:rsid w:val="00952F5C"/>
    <w:rsid w:val="009530FB"/>
    <w:rsid w:val="0095328B"/>
    <w:rsid w:val="00953504"/>
    <w:rsid w:val="00953EFC"/>
    <w:rsid w:val="009540DC"/>
    <w:rsid w:val="009549D6"/>
    <w:rsid w:val="0095518C"/>
    <w:rsid w:val="0095521A"/>
    <w:rsid w:val="009553A6"/>
    <w:rsid w:val="009559D6"/>
    <w:rsid w:val="00955CCC"/>
    <w:rsid w:val="00955DDC"/>
    <w:rsid w:val="00955E41"/>
    <w:rsid w:val="00956588"/>
    <w:rsid w:val="00957491"/>
    <w:rsid w:val="00957D0D"/>
    <w:rsid w:val="00957EF1"/>
    <w:rsid w:val="00960015"/>
    <w:rsid w:val="00960140"/>
    <w:rsid w:val="009605A2"/>
    <w:rsid w:val="0096069D"/>
    <w:rsid w:val="00960A82"/>
    <w:rsid w:val="00960D4D"/>
    <w:rsid w:val="0096129D"/>
    <w:rsid w:val="00961463"/>
    <w:rsid w:val="00961546"/>
    <w:rsid w:val="009616F7"/>
    <w:rsid w:val="00961FA6"/>
    <w:rsid w:val="009621AB"/>
    <w:rsid w:val="009621C2"/>
    <w:rsid w:val="0096250A"/>
    <w:rsid w:val="009626B7"/>
    <w:rsid w:val="00962B35"/>
    <w:rsid w:val="00962B9F"/>
    <w:rsid w:val="00962BF6"/>
    <w:rsid w:val="00962DC1"/>
    <w:rsid w:val="00962DFF"/>
    <w:rsid w:val="009637E3"/>
    <w:rsid w:val="0096380E"/>
    <w:rsid w:val="00963A05"/>
    <w:rsid w:val="009640DE"/>
    <w:rsid w:val="009643A8"/>
    <w:rsid w:val="00964D89"/>
    <w:rsid w:val="00964E36"/>
    <w:rsid w:val="009651E9"/>
    <w:rsid w:val="00965764"/>
    <w:rsid w:val="00965BB5"/>
    <w:rsid w:val="00965C25"/>
    <w:rsid w:val="00965F0B"/>
    <w:rsid w:val="00965FAF"/>
    <w:rsid w:val="009662F1"/>
    <w:rsid w:val="00966AFC"/>
    <w:rsid w:val="00966B61"/>
    <w:rsid w:val="00966B71"/>
    <w:rsid w:val="009672EC"/>
    <w:rsid w:val="009678E1"/>
    <w:rsid w:val="009679B7"/>
    <w:rsid w:val="00967A1C"/>
    <w:rsid w:val="00967A4D"/>
    <w:rsid w:val="009702A6"/>
    <w:rsid w:val="009703A6"/>
    <w:rsid w:val="00970489"/>
    <w:rsid w:val="00970816"/>
    <w:rsid w:val="0097093F"/>
    <w:rsid w:val="00970EF6"/>
    <w:rsid w:val="0097150E"/>
    <w:rsid w:val="00971536"/>
    <w:rsid w:val="009715FE"/>
    <w:rsid w:val="00971784"/>
    <w:rsid w:val="00971A04"/>
    <w:rsid w:val="00972366"/>
    <w:rsid w:val="0097250A"/>
    <w:rsid w:val="0097281C"/>
    <w:rsid w:val="00972860"/>
    <w:rsid w:val="00972B54"/>
    <w:rsid w:val="00972CEC"/>
    <w:rsid w:val="00972DCB"/>
    <w:rsid w:val="00972F43"/>
    <w:rsid w:val="0097300D"/>
    <w:rsid w:val="0097310D"/>
    <w:rsid w:val="0097317D"/>
    <w:rsid w:val="00973600"/>
    <w:rsid w:val="00973B83"/>
    <w:rsid w:val="00973D3D"/>
    <w:rsid w:val="00974343"/>
    <w:rsid w:val="0097448B"/>
    <w:rsid w:val="00974D55"/>
    <w:rsid w:val="00974D9E"/>
    <w:rsid w:val="00974F7F"/>
    <w:rsid w:val="00975483"/>
    <w:rsid w:val="0097548E"/>
    <w:rsid w:val="009754E2"/>
    <w:rsid w:val="00975688"/>
    <w:rsid w:val="00975AD9"/>
    <w:rsid w:val="00975B61"/>
    <w:rsid w:val="00975CE7"/>
    <w:rsid w:val="00975D49"/>
    <w:rsid w:val="00976678"/>
    <w:rsid w:val="0097683D"/>
    <w:rsid w:val="00976893"/>
    <w:rsid w:val="00976D6D"/>
    <w:rsid w:val="00980529"/>
    <w:rsid w:val="00980AF4"/>
    <w:rsid w:val="00980CAD"/>
    <w:rsid w:val="00980E8A"/>
    <w:rsid w:val="00980ECB"/>
    <w:rsid w:val="00981104"/>
    <w:rsid w:val="00981678"/>
    <w:rsid w:val="00981731"/>
    <w:rsid w:val="00981D23"/>
    <w:rsid w:val="00981FA1"/>
    <w:rsid w:val="00982104"/>
    <w:rsid w:val="009825C6"/>
    <w:rsid w:val="009829D2"/>
    <w:rsid w:val="00982F29"/>
    <w:rsid w:val="00983238"/>
    <w:rsid w:val="00983361"/>
    <w:rsid w:val="009835FC"/>
    <w:rsid w:val="00983BFA"/>
    <w:rsid w:val="00983D12"/>
    <w:rsid w:val="00983F31"/>
    <w:rsid w:val="00984703"/>
    <w:rsid w:val="00984712"/>
    <w:rsid w:val="00984983"/>
    <w:rsid w:val="0098581B"/>
    <w:rsid w:val="0098581F"/>
    <w:rsid w:val="00985B4A"/>
    <w:rsid w:val="00985B76"/>
    <w:rsid w:val="00986041"/>
    <w:rsid w:val="00986375"/>
    <w:rsid w:val="00986C37"/>
    <w:rsid w:val="00986ED6"/>
    <w:rsid w:val="00987254"/>
    <w:rsid w:val="00987323"/>
    <w:rsid w:val="009873DD"/>
    <w:rsid w:val="00987411"/>
    <w:rsid w:val="009878B9"/>
    <w:rsid w:val="009878DE"/>
    <w:rsid w:val="00987A0F"/>
    <w:rsid w:val="00987F40"/>
    <w:rsid w:val="00990077"/>
    <w:rsid w:val="0099014D"/>
    <w:rsid w:val="00990405"/>
    <w:rsid w:val="00990550"/>
    <w:rsid w:val="0099083D"/>
    <w:rsid w:val="00990F91"/>
    <w:rsid w:val="009917CB"/>
    <w:rsid w:val="00991985"/>
    <w:rsid w:val="00991CA9"/>
    <w:rsid w:val="00991EB6"/>
    <w:rsid w:val="0099219F"/>
    <w:rsid w:val="0099228C"/>
    <w:rsid w:val="009924B5"/>
    <w:rsid w:val="009926C6"/>
    <w:rsid w:val="00992986"/>
    <w:rsid w:val="009931F5"/>
    <w:rsid w:val="009934D0"/>
    <w:rsid w:val="009935ED"/>
    <w:rsid w:val="009937A0"/>
    <w:rsid w:val="00993AE4"/>
    <w:rsid w:val="00993C6F"/>
    <w:rsid w:val="009941AD"/>
    <w:rsid w:val="009946AC"/>
    <w:rsid w:val="009946FF"/>
    <w:rsid w:val="0099534F"/>
    <w:rsid w:val="00995E18"/>
    <w:rsid w:val="00995E2F"/>
    <w:rsid w:val="00996658"/>
    <w:rsid w:val="0099679D"/>
    <w:rsid w:val="009967B9"/>
    <w:rsid w:val="00996BB4"/>
    <w:rsid w:val="00996F72"/>
    <w:rsid w:val="0099713B"/>
    <w:rsid w:val="009972C2"/>
    <w:rsid w:val="0099730A"/>
    <w:rsid w:val="009973DF"/>
    <w:rsid w:val="009979D5"/>
    <w:rsid w:val="00997C6F"/>
    <w:rsid w:val="00997D71"/>
    <w:rsid w:val="00997F8C"/>
    <w:rsid w:val="009A0068"/>
    <w:rsid w:val="009A014A"/>
    <w:rsid w:val="009A04B8"/>
    <w:rsid w:val="009A0890"/>
    <w:rsid w:val="009A0A75"/>
    <w:rsid w:val="009A0DE8"/>
    <w:rsid w:val="009A11A3"/>
    <w:rsid w:val="009A12F0"/>
    <w:rsid w:val="009A189A"/>
    <w:rsid w:val="009A1B96"/>
    <w:rsid w:val="009A1EDE"/>
    <w:rsid w:val="009A2199"/>
    <w:rsid w:val="009A281D"/>
    <w:rsid w:val="009A2E10"/>
    <w:rsid w:val="009A2E78"/>
    <w:rsid w:val="009A3B81"/>
    <w:rsid w:val="009A3FCF"/>
    <w:rsid w:val="009A4073"/>
    <w:rsid w:val="009A4138"/>
    <w:rsid w:val="009A4315"/>
    <w:rsid w:val="009A46E6"/>
    <w:rsid w:val="009A47C5"/>
    <w:rsid w:val="009A4A6B"/>
    <w:rsid w:val="009A4D0E"/>
    <w:rsid w:val="009A4DCF"/>
    <w:rsid w:val="009A4FA7"/>
    <w:rsid w:val="009A553A"/>
    <w:rsid w:val="009A57C1"/>
    <w:rsid w:val="009A5BDA"/>
    <w:rsid w:val="009A5E77"/>
    <w:rsid w:val="009A67A9"/>
    <w:rsid w:val="009A6A34"/>
    <w:rsid w:val="009A6A7C"/>
    <w:rsid w:val="009A714D"/>
    <w:rsid w:val="009A7444"/>
    <w:rsid w:val="009A775C"/>
    <w:rsid w:val="009A7AC7"/>
    <w:rsid w:val="009A7AF4"/>
    <w:rsid w:val="009A7F8F"/>
    <w:rsid w:val="009B0356"/>
    <w:rsid w:val="009B03C3"/>
    <w:rsid w:val="009B091D"/>
    <w:rsid w:val="009B1979"/>
    <w:rsid w:val="009B1E28"/>
    <w:rsid w:val="009B1E7F"/>
    <w:rsid w:val="009B20C7"/>
    <w:rsid w:val="009B22B3"/>
    <w:rsid w:val="009B2456"/>
    <w:rsid w:val="009B25C7"/>
    <w:rsid w:val="009B3830"/>
    <w:rsid w:val="009B3F84"/>
    <w:rsid w:val="009B4791"/>
    <w:rsid w:val="009B4C88"/>
    <w:rsid w:val="009B4D09"/>
    <w:rsid w:val="009B4E28"/>
    <w:rsid w:val="009B4FFA"/>
    <w:rsid w:val="009B5090"/>
    <w:rsid w:val="009B512A"/>
    <w:rsid w:val="009B51B7"/>
    <w:rsid w:val="009B5225"/>
    <w:rsid w:val="009B5A33"/>
    <w:rsid w:val="009B5D5B"/>
    <w:rsid w:val="009B5FCD"/>
    <w:rsid w:val="009B6092"/>
    <w:rsid w:val="009B60C1"/>
    <w:rsid w:val="009B61DA"/>
    <w:rsid w:val="009B6841"/>
    <w:rsid w:val="009B6C5F"/>
    <w:rsid w:val="009B6D74"/>
    <w:rsid w:val="009B6F60"/>
    <w:rsid w:val="009B7170"/>
    <w:rsid w:val="009B76CC"/>
    <w:rsid w:val="009B7FBB"/>
    <w:rsid w:val="009C0168"/>
    <w:rsid w:val="009C0422"/>
    <w:rsid w:val="009C05E2"/>
    <w:rsid w:val="009C08CC"/>
    <w:rsid w:val="009C130A"/>
    <w:rsid w:val="009C145B"/>
    <w:rsid w:val="009C1506"/>
    <w:rsid w:val="009C1522"/>
    <w:rsid w:val="009C1E1E"/>
    <w:rsid w:val="009C1E52"/>
    <w:rsid w:val="009C2552"/>
    <w:rsid w:val="009C2833"/>
    <w:rsid w:val="009C29D2"/>
    <w:rsid w:val="009C2C02"/>
    <w:rsid w:val="009C2F0F"/>
    <w:rsid w:val="009C3049"/>
    <w:rsid w:val="009C33BD"/>
    <w:rsid w:val="009C38D8"/>
    <w:rsid w:val="009C3D95"/>
    <w:rsid w:val="009C3F77"/>
    <w:rsid w:val="009C4184"/>
    <w:rsid w:val="009C4E4F"/>
    <w:rsid w:val="009C561A"/>
    <w:rsid w:val="009C56DF"/>
    <w:rsid w:val="009C5F80"/>
    <w:rsid w:val="009C61EE"/>
    <w:rsid w:val="009C63BB"/>
    <w:rsid w:val="009C6585"/>
    <w:rsid w:val="009C66D4"/>
    <w:rsid w:val="009C6A89"/>
    <w:rsid w:val="009C7194"/>
    <w:rsid w:val="009C7673"/>
    <w:rsid w:val="009C7E3F"/>
    <w:rsid w:val="009D002A"/>
    <w:rsid w:val="009D00FC"/>
    <w:rsid w:val="009D023E"/>
    <w:rsid w:val="009D0979"/>
    <w:rsid w:val="009D0A59"/>
    <w:rsid w:val="009D0EE3"/>
    <w:rsid w:val="009D11A8"/>
    <w:rsid w:val="009D16CC"/>
    <w:rsid w:val="009D17E4"/>
    <w:rsid w:val="009D19EE"/>
    <w:rsid w:val="009D1B81"/>
    <w:rsid w:val="009D1CB8"/>
    <w:rsid w:val="009D201F"/>
    <w:rsid w:val="009D2356"/>
    <w:rsid w:val="009D286C"/>
    <w:rsid w:val="009D2A63"/>
    <w:rsid w:val="009D2CB4"/>
    <w:rsid w:val="009D3493"/>
    <w:rsid w:val="009D35BE"/>
    <w:rsid w:val="009D3631"/>
    <w:rsid w:val="009D3DEC"/>
    <w:rsid w:val="009D3E74"/>
    <w:rsid w:val="009D409A"/>
    <w:rsid w:val="009D437B"/>
    <w:rsid w:val="009D44D3"/>
    <w:rsid w:val="009D4926"/>
    <w:rsid w:val="009D4D28"/>
    <w:rsid w:val="009D56BE"/>
    <w:rsid w:val="009D5B37"/>
    <w:rsid w:val="009D5EC3"/>
    <w:rsid w:val="009D6053"/>
    <w:rsid w:val="009D60CA"/>
    <w:rsid w:val="009D65E3"/>
    <w:rsid w:val="009D65F1"/>
    <w:rsid w:val="009D6D27"/>
    <w:rsid w:val="009D7082"/>
    <w:rsid w:val="009D74A7"/>
    <w:rsid w:val="009E0795"/>
    <w:rsid w:val="009E0D75"/>
    <w:rsid w:val="009E131B"/>
    <w:rsid w:val="009E15BA"/>
    <w:rsid w:val="009E18A6"/>
    <w:rsid w:val="009E1A3F"/>
    <w:rsid w:val="009E1EAD"/>
    <w:rsid w:val="009E21B7"/>
    <w:rsid w:val="009E23F7"/>
    <w:rsid w:val="009E274F"/>
    <w:rsid w:val="009E27E2"/>
    <w:rsid w:val="009E288F"/>
    <w:rsid w:val="009E3516"/>
    <w:rsid w:val="009E377B"/>
    <w:rsid w:val="009E390A"/>
    <w:rsid w:val="009E3C1F"/>
    <w:rsid w:val="009E3E27"/>
    <w:rsid w:val="009E421D"/>
    <w:rsid w:val="009E46F9"/>
    <w:rsid w:val="009E47B5"/>
    <w:rsid w:val="009E483E"/>
    <w:rsid w:val="009E483F"/>
    <w:rsid w:val="009E48AF"/>
    <w:rsid w:val="009E4CA9"/>
    <w:rsid w:val="009E4CBA"/>
    <w:rsid w:val="009E4D7A"/>
    <w:rsid w:val="009E4DD5"/>
    <w:rsid w:val="009E550B"/>
    <w:rsid w:val="009E56F8"/>
    <w:rsid w:val="009E605F"/>
    <w:rsid w:val="009E60D2"/>
    <w:rsid w:val="009E60DE"/>
    <w:rsid w:val="009E62A7"/>
    <w:rsid w:val="009E62D6"/>
    <w:rsid w:val="009E63D0"/>
    <w:rsid w:val="009E69DA"/>
    <w:rsid w:val="009E6C0D"/>
    <w:rsid w:val="009E6CDC"/>
    <w:rsid w:val="009E6E34"/>
    <w:rsid w:val="009E7177"/>
    <w:rsid w:val="009E7485"/>
    <w:rsid w:val="009E769D"/>
    <w:rsid w:val="009E78B7"/>
    <w:rsid w:val="009F009B"/>
    <w:rsid w:val="009F017D"/>
    <w:rsid w:val="009F0243"/>
    <w:rsid w:val="009F04D1"/>
    <w:rsid w:val="009F06AC"/>
    <w:rsid w:val="009F0700"/>
    <w:rsid w:val="009F0961"/>
    <w:rsid w:val="009F0A2A"/>
    <w:rsid w:val="009F0E0A"/>
    <w:rsid w:val="009F0E42"/>
    <w:rsid w:val="009F13D2"/>
    <w:rsid w:val="009F17DC"/>
    <w:rsid w:val="009F1A53"/>
    <w:rsid w:val="009F1B8E"/>
    <w:rsid w:val="009F1F14"/>
    <w:rsid w:val="009F20D2"/>
    <w:rsid w:val="009F2153"/>
    <w:rsid w:val="009F2413"/>
    <w:rsid w:val="009F2C6B"/>
    <w:rsid w:val="009F2CF8"/>
    <w:rsid w:val="009F2F7C"/>
    <w:rsid w:val="009F34EA"/>
    <w:rsid w:val="009F3797"/>
    <w:rsid w:val="009F3AB0"/>
    <w:rsid w:val="009F4065"/>
    <w:rsid w:val="009F4236"/>
    <w:rsid w:val="009F46D7"/>
    <w:rsid w:val="009F4729"/>
    <w:rsid w:val="009F541F"/>
    <w:rsid w:val="009F5533"/>
    <w:rsid w:val="009F571B"/>
    <w:rsid w:val="009F5754"/>
    <w:rsid w:val="009F5E0E"/>
    <w:rsid w:val="009F6022"/>
    <w:rsid w:val="009F6198"/>
    <w:rsid w:val="009F64F4"/>
    <w:rsid w:val="009F6988"/>
    <w:rsid w:val="009F6B0E"/>
    <w:rsid w:val="009F7027"/>
    <w:rsid w:val="009F71AE"/>
    <w:rsid w:val="009F7529"/>
    <w:rsid w:val="009F7552"/>
    <w:rsid w:val="009F763B"/>
    <w:rsid w:val="009F7A05"/>
    <w:rsid w:val="009F7AE1"/>
    <w:rsid w:val="009F7E49"/>
    <w:rsid w:val="00A001DF"/>
    <w:rsid w:val="00A00739"/>
    <w:rsid w:val="00A01794"/>
    <w:rsid w:val="00A01C1B"/>
    <w:rsid w:val="00A01C6A"/>
    <w:rsid w:val="00A01CDB"/>
    <w:rsid w:val="00A0211F"/>
    <w:rsid w:val="00A029FB"/>
    <w:rsid w:val="00A02B3F"/>
    <w:rsid w:val="00A03049"/>
    <w:rsid w:val="00A030DA"/>
    <w:rsid w:val="00A032B0"/>
    <w:rsid w:val="00A03730"/>
    <w:rsid w:val="00A0377A"/>
    <w:rsid w:val="00A03825"/>
    <w:rsid w:val="00A03900"/>
    <w:rsid w:val="00A0419D"/>
    <w:rsid w:val="00A043F9"/>
    <w:rsid w:val="00A045B7"/>
    <w:rsid w:val="00A049A8"/>
    <w:rsid w:val="00A04A83"/>
    <w:rsid w:val="00A0586F"/>
    <w:rsid w:val="00A05AA1"/>
    <w:rsid w:val="00A05BEB"/>
    <w:rsid w:val="00A06369"/>
    <w:rsid w:val="00A064CD"/>
    <w:rsid w:val="00A065A0"/>
    <w:rsid w:val="00A06961"/>
    <w:rsid w:val="00A06993"/>
    <w:rsid w:val="00A06D24"/>
    <w:rsid w:val="00A06DF0"/>
    <w:rsid w:val="00A07088"/>
    <w:rsid w:val="00A07177"/>
    <w:rsid w:val="00A0751D"/>
    <w:rsid w:val="00A07527"/>
    <w:rsid w:val="00A0762D"/>
    <w:rsid w:val="00A07B18"/>
    <w:rsid w:val="00A07B5A"/>
    <w:rsid w:val="00A07C55"/>
    <w:rsid w:val="00A07DF4"/>
    <w:rsid w:val="00A10061"/>
    <w:rsid w:val="00A10561"/>
    <w:rsid w:val="00A105AB"/>
    <w:rsid w:val="00A108D0"/>
    <w:rsid w:val="00A10ABC"/>
    <w:rsid w:val="00A10C0F"/>
    <w:rsid w:val="00A10EDC"/>
    <w:rsid w:val="00A11354"/>
    <w:rsid w:val="00A113A5"/>
    <w:rsid w:val="00A1145C"/>
    <w:rsid w:val="00A1146E"/>
    <w:rsid w:val="00A11485"/>
    <w:rsid w:val="00A11841"/>
    <w:rsid w:val="00A126AA"/>
    <w:rsid w:val="00A12E5F"/>
    <w:rsid w:val="00A133CA"/>
    <w:rsid w:val="00A134D2"/>
    <w:rsid w:val="00A13539"/>
    <w:rsid w:val="00A1387A"/>
    <w:rsid w:val="00A13986"/>
    <w:rsid w:val="00A13ED1"/>
    <w:rsid w:val="00A1403F"/>
    <w:rsid w:val="00A14250"/>
    <w:rsid w:val="00A144FC"/>
    <w:rsid w:val="00A145B6"/>
    <w:rsid w:val="00A146C1"/>
    <w:rsid w:val="00A149AF"/>
    <w:rsid w:val="00A14D2F"/>
    <w:rsid w:val="00A14FCB"/>
    <w:rsid w:val="00A15750"/>
    <w:rsid w:val="00A15D4F"/>
    <w:rsid w:val="00A15E9C"/>
    <w:rsid w:val="00A16A4C"/>
    <w:rsid w:val="00A16AD6"/>
    <w:rsid w:val="00A17583"/>
    <w:rsid w:val="00A1762A"/>
    <w:rsid w:val="00A17843"/>
    <w:rsid w:val="00A20570"/>
    <w:rsid w:val="00A20867"/>
    <w:rsid w:val="00A20973"/>
    <w:rsid w:val="00A20D78"/>
    <w:rsid w:val="00A216FE"/>
    <w:rsid w:val="00A2196F"/>
    <w:rsid w:val="00A21AEF"/>
    <w:rsid w:val="00A21F18"/>
    <w:rsid w:val="00A2220C"/>
    <w:rsid w:val="00A22A43"/>
    <w:rsid w:val="00A22C27"/>
    <w:rsid w:val="00A22E5F"/>
    <w:rsid w:val="00A22F3D"/>
    <w:rsid w:val="00A233C3"/>
    <w:rsid w:val="00A239B9"/>
    <w:rsid w:val="00A23B0B"/>
    <w:rsid w:val="00A23B48"/>
    <w:rsid w:val="00A2478F"/>
    <w:rsid w:val="00A2485C"/>
    <w:rsid w:val="00A24963"/>
    <w:rsid w:val="00A24C85"/>
    <w:rsid w:val="00A251E6"/>
    <w:rsid w:val="00A25293"/>
    <w:rsid w:val="00A25353"/>
    <w:rsid w:val="00A257E4"/>
    <w:rsid w:val="00A25920"/>
    <w:rsid w:val="00A25976"/>
    <w:rsid w:val="00A25B07"/>
    <w:rsid w:val="00A25F80"/>
    <w:rsid w:val="00A267F2"/>
    <w:rsid w:val="00A26958"/>
    <w:rsid w:val="00A27171"/>
    <w:rsid w:val="00A27382"/>
    <w:rsid w:val="00A274EB"/>
    <w:rsid w:val="00A27D75"/>
    <w:rsid w:val="00A27E83"/>
    <w:rsid w:val="00A306C6"/>
    <w:rsid w:val="00A306DD"/>
    <w:rsid w:val="00A306F5"/>
    <w:rsid w:val="00A30A55"/>
    <w:rsid w:val="00A30A69"/>
    <w:rsid w:val="00A31900"/>
    <w:rsid w:val="00A31AF6"/>
    <w:rsid w:val="00A31DC5"/>
    <w:rsid w:val="00A31EA6"/>
    <w:rsid w:val="00A3239A"/>
    <w:rsid w:val="00A32574"/>
    <w:rsid w:val="00A32827"/>
    <w:rsid w:val="00A32A1C"/>
    <w:rsid w:val="00A32CBF"/>
    <w:rsid w:val="00A32CC1"/>
    <w:rsid w:val="00A32DCF"/>
    <w:rsid w:val="00A33047"/>
    <w:rsid w:val="00A33139"/>
    <w:rsid w:val="00A335D8"/>
    <w:rsid w:val="00A3379A"/>
    <w:rsid w:val="00A337BF"/>
    <w:rsid w:val="00A3386F"/>
    <w:rsid w:val="00A33C9D"/>
    <w:rsid w:val="00A343E5"/>
    <w:rsid w:val="00A34552"/>
    <w:rsid w:val="00A35AB2"/>
    <w:rsid w:val="00A36500"/>
    <w:rsid w:val="00A366C4"/>
    <w:rsid w:val="00A36883"/>
    <w:rsid w:val="00A368B2"/>
    <w:rsid w:val="00A36B5B"/>
    <w:rsid w:val="00A36EBF"/>
    <w:rsid w:val="00A37E68"/>
    <w:rsid w:val="00A40529"/>
    <w:rsid w:val="00A40586"/>
    <w:rsid w:val="00A4074A"/>
    <w:rsid w:val="00A40EA3"/>
    <w:rsid w:val="00A40F71"/>
    <w:rsid w:val="00A41247"/>
    <w:rsid w:val="00A416F0"/>
    <w:rsid w:val="00A419FF"/>
    <w:rsid w:val="00A41E72"/>
    <w:rsid w:val="00A41F0B"/>
    <w:rsid w:val="00A42135"/>
    <w:rsid w:val="00A421F1"/>
    <w:rsid w:val="00A42587"/>
    <w:rsid w:val="00A4258C"/>
    <w:rsid w:val="00A426E7"/>
    <w:rsid w:val="00A42817"/>
    <w:rsid w:val="00A42F46"/>
    <w:rsid w:val="00A42F50"/>
    <w:rsid w:val="00A4311D"/>
    <w:rsid w:val="00A434C0"/>
    <w:rsid w:val="00A436FF"/>
    <w:rsid w:val="00A43915"/>
    <w:rsid w:val="00A4394E"/>
    <w:rsid w:val="00A4396F"/>
    <w:rsid w:val="00A43D9A"/>
    <w:rsid w:val="00A43E83"/>
    <w:rsid w:val="00A447DA"/>
    <w:rsid w:val="00A44A99"/>
    <w:rsid w:val="00A44EC9"/>
    <w:rsid w:val="00A44FC2"/>
    <w:rsid w:val="00A45889"/>
    <w:rsid w:val="00A45ACE"/>
    <w:rsid w:val="00A45D3A"/>
    <w:rsid w:val="00A462D6"/>
    <w:rsid w:val="00A46799"/>
    <w:rsid w:val="00A46D5D"/>
    <w:rsid w:val="00A46F5B"/>
    <w:rsid w:val="00A477F8"/>
    <w:rsid w:val="00A47B8F"/>
    <w:rsid w:val="00A47F5A"/>
    <w:rsid w:val="00A51D38"/>
    <w:rsid w:val="00A5203F"/>
    <w:rsid w:val="00A52359"/>
    <w:rsid w:val="00A5282B"/>
    <w:rsid w:val="00A52A66"/>
    <w:rsid w:val="00A52CDA"/>
    <w:rsid w:val="00A5332E"/>
    <w:rsid w:val="00A5343A"/>
    <w:rsid w:val="00A534CE"/>
    <w:rsid w:val="00A53AB4"/>
    <w:rsid w:val="00A53EC2"/>
    <w:rsid w:val="00A54DDE"/>
    <w:rsid w:val="00A5510C"/>
    <w:rsid w:val="00A553DA"/>
    <w:rsid w:val="00A558B3"/>
    <w:rsid w:val="00A55E0E"/>
    <w:rsid w:val="00A55E1D"/>
    <w:rsid w:val="00A56276"/>
    <w:rsid w:val="00A5631B"/>
    <w:rsid w:val="00A56863"/>
    <w:rsid w:val="00A56AFC"/>
    <w:rsid w:val="00A56B5E"/>
    <w:rsid w:val="00A56BEF"/>
    <w:rsid w:val="00A56D24"/>
    <w:rsid w:val="00A56F33"/>
    <w:rsid w:val="00A57119"/>
    <w:rsid w:val="00A571EB"/>
    <w:rsid w:val="00A57224"/>
    <w:rsid w:val="00A5728F"/>
    <w:rsid w:val="00A572C6"/>
    <w:rsid w:val="00A574BD"/>
    <w:rsid w:val="00A57A21"/>
    <w:rsid w:val="00A57B76"/>
    <w:rsid w:val="00A57D1D"/>
    <w:rsid w:val="00A606CC"/>
    <w:rsid w:val="00A6096E"/>
    <w:rsid w:val="00A60CEB"/>
    <w:rsid w:val="00A60EB9"/>
    <w:rsid w:val="00A60F96"/>
    <w:rsid w:val="00A6105E"/>
    <w:rsid w:val="00A61068"/>
    <w:rsid w:val="00A61C22"/>
    <w:rsid w:val="00A61FEA"/>
    <w:rsid w:val="00A6237F"/>
    <w:rsid w:val="00A62398"/>
    <w:rsid w:val="00A628F4"/>
    <w:rsid w:val="00A62A07"/>
    <w:rsid w:val="00A62A0A"/>
    <w:rsid w:val="00A630DE"/>
    <w:rsid w:val="00A63140"/>
    <w:rsid w:val="00A63590"/>
    <w:rsid w:val="00A635DE"/>
    <w:rsid w:val="00A63612"/>
    <w:rsid w:val="00A63651"/>
    <w:rsid w:val="00A63816"/>
    <w:rsid w:val="00A63A49"/>
    <w:rsid w:val="00A63B26"/>
    <w:rsid w:val="00A63FF7"/>
    <w:rsid w:val="00A6435D"/>
    <w:rsid w:val="00A64B46"/>
    <w:rsid w:val="00A64FF2"/>
    <w:rsid w:val="00A65608"/>
    <w:rsid w:val="00A6568E"/>
    <w:rsid w:val="00A65886"/>
    <w:rsid w:val="00A65DEC"/>
    <w:rsid w:val="00A66264"/>
    <w:rsid w:val="00A6642C"/>
    <w:rsid w:val="00A665B0"/>
    <w:rsid w:val="00A66661"/>
    <w:rsid w:val="00A668BC"/>
    <w:rsid w:val="00A66BFE"/>
    <w:rsid w:val="00A66CAC"/>
    <w:rsid w:val="00A66F4F"/>
    <w:rsid w:val="00A66FDE"/>
    <w:rsid w:val="00A6766F"/>
    <w:rsid w:val="00A67942"/>
    <w:rsid w:val="00A679FC"/>
    <w:rsid w:val="00A67B07"/>
    <w:rsid w:val="00A67DA7"/>
    <w:rsid w:val="00A67F45"/>
    <w:rsid w:val="00A7003A"/>
    <w:rsid w:val="00A701BE"/>
    <w:rsid w:val="00A705FA"/>
    <w:rsid w:val="00A70763"/>
    <w:rsid w:val="00A7076E"/>
    <w:rsid w:val="00A70821"/>
    <w:rsid w:val="00A70B2B"/>
    <w:rsid w:val="00A714D2"/>
    <w:rsid w:val="00A7162D"/>
    <w:rsid w:val="00A71A3E"/>
    <w:rsid w:val="00A71C66"/>
    <w:rsid w:val="00A71D8F"/>
    <w:rsid w:val="00A72498"/>
    <w:rsid w:val="00A7263C"/>
    <w:rsid w:val="00A72822"/>
    <w:rsid w:val="00A72A06"/>
    <w:rsid w:val="00A72BE7"/>
    <w:rsid w:val="00A733AB"/>
    <w:rsid w:val="00A738D1"/>
    <w:rsid w:val="00A73968"/>
    <w:rsid w:val="00A743D9"/>
    <w:rsid w:val="00A74718"/>
    <w:rsid w:val="00A74EEB"/>
    <w:rsid w:val="00A7503B"/>
    <w:rsid w:val="00A75382"/>
    <w:rsid w:val="00A75D5E"/>
    <w:rsid w:val="00A764A2"/>
    <w:rsid w:val="00A766CB"/>
    <w:rsid w:val="00A76843"/>
    <w:rsid w:val="00A7684B"/>
    <w:rsid w:val="00A7713D"/>
    <w:rsid w:val="00A77782"/>
    <w:rsid w:val="00A7795E"/>
    <w:rsid w:val="00A779BB"/>
    <w:rsid w:val="00A8074D"/>
    <w:rsid w:val="00A80F8D"/>
    <w:rsid w:val="00A811A5"/>
    <w:rsid w:val="00A81295"/>
    <w:rsid w:val="00A81567"/>
    <w:rsid w:val="00A81769"/>
    <w:rsid w:val="00A81838"/>
    <w:rsid w:val="00A81F45"/>
    <w:rsid w:val="00A82554"/>
    <w:rsid w:val="00A82738"/>
    <w:rsid w:val="00A82A1E"/>
    <w:rsid w:val="00A82BEE"/>
    <w:rsid w:val="00A82E6F"/>
    <w:rsid w:val="00A836C7"/>
    <w:rsid w:val="00A83F45"/>
    <w:rsid w:val="00A83F63"/>
    <w:rsid w:val="00A840E6"/>
    <w:rsid w:val="00A84376"/>
    <w:rsid w:val="00A84639"/>
    <w:rsid w:val="00A84757"/>
    <w:rsid w:val="00A847C6"/>
    <w:rsid w:val="00A8493E"/>
    <w:rsid w:val="00A84961"/>
    <w:rsid w:val="00A849B3"/>
    <w:rsid w:val="00A84BB2"/>
    <w:rsid w:val="00A85010"/>
    <w:rsid w:val="00A85072"/>
    <w:rsid w:val="00A85382"/>
    <w:rsid w:val="00A8540F"/>
    <w:rsid w:val="00A857F3"/>
    <w:rsid w:val="00A85C07"/>
    <w:rsid w:val="00A863B6"/>
    <w:rsid w:val="00A86748"/>
    <w:rsid w:val="00A86ADC"/>
    <w:rsid w:val="00A86AE2"/>
    <w:rsid w:val="00A86C79"/>
    <w:rsid w:val="00A86E62"/>
    <w:rsid w:val="00A87A11"/>
    <w:rsid w:val="00A87D58"/>
    <w:rsid w:val="00A902CE"/>
    <w:rsid w:val="00A90496"/>
    <w:rsid w:val="00A9058E"/>
    <w:rsid w:val="00A90B98"/>
    <w:rsid w:val="00A90BAC"/>
    <w:rsid w:val="00A90DB2"/>
    <w:rsid w:val="00A90ECA"/>
    <w:rsid w:val="00A9122A"/>
    <w:rsid w:val="00A915E5"/>
    <w:rsid w:val="00A91902"/>
    <w:rsid w:val="00A91A91"/>
    <w:rsid w:val="00A92151"/>
    <w:rsid w:val="00A92186"/>
    <w:rsid w:val="00A929CB"/>
    <w:rsid w:val="00A92A73"/>
    <w:rsid w:val="00A92D13"/>
    <w:rsid w:val="00A930E5"/>
    <w:rsid w:val="00A93467"/>
    <w:rsid w:val="00A936DE"/>
    <w:rsid w:val="00A93878"/>
    <w:rsid w:val="00A9388F"/>
    <w:rsid w:val="00A940EB"/>
    <w:rsid w:val="00A941B8"/>
    <w:rsid w:val="00A941F0"/>
    <w:rsid w:val="00A943BE"/>
    <w:rsid w:val="00A94410"/>
    <w:rsid w:val="00A944EE"/>
    <w:rsid w:val="00A94501"/>
    <w:rsid w:val="00A948B3"/>
    <w:rsid w:val="00A94B64"/>
    <w:rsid w:val="00A94BF9"/>
    <w:rsid w:val="00A94CE3"/>
    <w:rsid w:val="00A94F9D"/>
    <w:rsid w:val="00A94FBF"/>
    <w:rsid w:val="00A95321"/>
    <w:rsid w:val="00A95499"/>
    <w:rsid w:val="00A95597"/>
    <w:rsid w:val="00A95625"/>
    <w:rsid w:val="00A95D17"/>
    <w:rsid w:val="00A960D5"/>
    <w:rsid w:val="00A964A3"/>
    <w:rsid w:val="00A96685"/>
    <w:rsid w:val="00A96847"/>
    <w:rsid w:val="00A96A02"/>
    <w:rsid w:val="00A97348"/>
    <w:rsid w:val="00A97782"/>
    <w:rsid w:val="00A9782A"/>
    <w:rsid w:val="00A97898"/>
    <w:rsid w:val="00A97953"/>
    <w:rsid w:val="00A97A0D"/>
    <w:rsid w:val="00A97D82"/>
    <w:rsid w:val="00AA02DB"/>
    <w:rsid w:val="00AA064D"/>
    <w:rsid w:val="00AA0AF6"/>
    <w:rsid w:val="00AA12AF"/>
    <w:rsid w:val="00AA1554"/>
    <w:rsid w:val="00AA1567"/>
    <w:rsid w:val="00AA1682"/>
    <w:rsid w:val="00AA16E4"/>
    <w:rsid w:val="00AA1C06"/>
    <w:rsid w:val="00AA1E25"/>
    <w:rsid w:val="00AA1FF1"/>
    <w:rsid w:val="00AA2561"/>
    <w:rsid w:val="00AA2925"/>
    <w:rsid w:val="00AA2BE0"/>
    <w:rsid w:val="00AA2DAC"/>
    <w:rsid w:val="00AA304E"/>
    <w:rsid w:val="00AA3081"/>
    <w:rsid w:val="00AA3173"/>
    <w:rsid w:val="00AA32B6"/>
    <w:rsid w:val="00AA378D"/>
    <w:rsid w:val="00AA3A30"/>
    <w:rsid w:val="00AA3ACF"/>
    <w:rsid w:val="00AA3D48"/>
    <w:rsid w:val="00AA4711"/>
    <w:rsid w:val="00AA4D17"/>
    <w:rsid w:val="00AA4FB5"/>
    <w:rsid w:val="00AA52A1"/>
    <w:rsid w:val="00AA5626"/>
    <w:rsid w:val="00AA5882"/>
    <w:rsid w:val="00AA5B3E"/>
    <w:rsid w:val="00AA5F05"/>
    <w:rsid w:val="00AA6508"/>
    <w:rsid w:val="00AA6A1D"/>
    <w:rsid w:val="00AA6C33"/>
    <w:rsid w:val="00AA6D4B"/>
    <w:rsid w:val="00AA7434"/>
    <w:rsid w:val="00AA76EB"/>
    <w:rsid w:val="00AA7752"/>
    <w:rsid w:val="00AA77E4"/>
    <w:rsid w:val="00AA7802"/>
    <w:rsid w:val="00AA79B1"/>
    <w:rsid w:val="00AA7A5C"/>
    <w:rsid w:val="00AA7B94"/>
    <w:rsid w:val="00AA7D3E"/>
    <w:rsid w:val="00AB01CA"/>
    <w:rsid w:val="00AB04AA"/>
    <w:rsid w:val="00AB09E9"/>
    <w:rsid w:val="00AB0AAC"/>
    <w:rsid w:val="00AB0CE2"/>
    <w:rsid w:val="00AB1066"/>
    <w:rsid w:val="00AB1537"/>
    <w:rsid w:val="00AB1926"/>
    <w:rsid w:val="00AB1EA1"/>
    <w:rsid w:val="00AB1FC0"/>
    <w:rsid w:val="00AB20AA"/>
    <w:rsid w:val="00AB2179"/>
    <w:rsid w:val="00AB2416"/>
    <w:rsid w:val="00AB24D5"/>
    <w:rsid w:val="00AB28DF"/>
    <w:rsid w:val="00AB2A02"/>
    <w:rsid w:val="00AB2CDE"/>
    <w:rsid w:val="00AB3085"/>
    <w:rsid w:val="00AB32CC"/>
    <w:rsid w:val="00AB3A61"/>
    <w:rsid w:val="00AB3B70"/>
    <w:rsid w:val="00AB42D6"/>
    <w:rsid w:val="00AB4370"/>
    <w:rsid w:val="00AB43A2"/>
    <w:rsid w:val="00AB4693"/>
    <w:rsid w:val="00AB4A1B"/>
    <w:rsid w:val="00AB4B05"/>
    <w:rsid w:val="00AB4B40"/>
    <w:rsid w:val="00AB4F10"/>
    <w:rsid w:val="00AB4FE6"/>
    <w:rsid w:val="00AB5B6A"/>
    <w:rsid w:val="00AB5D78"/>
    <w:rsid w:val="00AB6606"/>
    <w:rsid w:val="00AB675A"/>
    <w:rsid w:val="00AB69DC"/>
    <w:rsid w:val="00AB6A16"/>
    <w:rsid w:val="00AB6BF5"/>
    <w:rsid w:val="00AB6C6C"/>
    <w:rsid w:val="00AB7442"/>
    <w:rsid w:val="00AB7712"/>
    <w:rsid w:val="00AB7905"/>
    <w:rsid w:val="00AB799C"/>
    <w:rsid w:val="00AB7E84"/>
    <w:rsid w:val="00AB7ED4"/>
    <w:rsid w:val="00AC004A"/>
    <w:rsid w:val="00AC00BE"/>
    <w:rsid w:val="00AC0458"/>
    <w:rsid w:val="00AC0E41"/>
    <w:rsid w:val="00AC0F34"/>
    <w:rsid w:val="00AC12DD"/>
    <w:rsid w:val="00AC1741"/>
    <w:rsid w:val="00AC1C7F"/>
    <w:rsid w:val="00AC1C80"/>
    <w:rsid w:val="00AC2041"/>
    <w:rsid w:val="00AC20F6"/>
    <w:rsid w:val="00AC2272"/>
    <w:rsid w:val="00AC2291"/>
    <w:rsid w:val="00AC23A9"/>
    <w:rsid w:val="00AC267E"/>
    <w:rsid w:val="00AC27D1"/>
    <w:rsid w:val="00AC2A0C"/>
    <w:rsid w:val="00AC2A39"/>
    <w:rsid w:val="00AC2A4C"/>
    <w:rsid w:val="00AC2AD8"/>
    <w:rsid w:val="00AC2B50"/>
    <w:rsid w:val="00AC2BA6"/>
    <w:rsid w:val="00AC2BF6"/>
    <w:rsid w:val="00AC2D53"/>
    <w:rsid w:val="00AC2EF3"/>
    <w:rsid w:val="00AC3093"/>
    <w:rsid w:val="00AC3359"/>
    <w:rsid w:val="00AC3401"/>
    <w:rsid w:val="00AC3633"/>
    <w:rsid w:val="00AC36BE"/>
    <w:rsid w:val="00AC39F1"/>
    <w:rsid w:val="00AC3A66"/>
    <w:rsid w:val="00AC3AF5"/>
    <w:rsid w:val="00AC3C73"/>
    <w:rsid w:val="00AC3F2F"/>
    <w:rsid w:val="00AC425A"/>
    <w:rsid w:val="00AC426E"/>
    <w:rsid w:val="00AC43EB"/>
    <w:rsid w:val="00AC446C"/>
    <w:rsid w:val="00AC446E"/>
    <w:rsid w:val="00AC4542"/>
    <w:rsid w:val="00AC494F"/>
    <w:rsid w:val="00AC49AF"/>
    <w:rsid w:val="00AC4D61"/>
    <w:rsid w:val="00AC4DB2"/>
    <w:rsid w:val="00AC52B4"/>
    <w:rsid w:val="00AC55A5"/>
    <w:rsid w:val="00AC59B1"/>
    <w:rsid w:val="00AC5AFB"/>
    <w:rsid w:val="00AC621A"/>
    <w:rsid w:val="00AC62B4"/>
    <w:rsid w:val="00AC68F0"/>
    <w:rsid w:val="00AC6FCF"/>
    <w:rsid w:val="00AC723E"/>
    <w:rsid w:val="00AC7371"/>
    <w:rsid w:val="00AC7433"/>
    <w:rsid w:val="00AC7B1B"/>
    <w:rsid w:val="00AD01E9"/>
    <w:rsid w:val="00AD02AB"/>
    <w:rsid w:val="00AD0392"/>
    <w:rsid w:val="00AD041B"/>
    <w:rsid w:val="00AD0697"/>
    <w:rsid w:val="00AD0C09"/>
    <w:rsid w:val="00AD0C64"/>
    <w:rsid w:val="00AD1072"/>
    <w:rsid w:val="00AD10E7"/>
    <w:rsid w:val="00AD11CE"/>
    <w:rsid w:val="00AD199B"/>
    <w:rsid w:val="00AD1C77"/>
    <w:rsid w:val="00AD1F33"/>
    <w:rsid w:val="00AD223F"/>
    <w:rsid w:val="00AD2452"/>
    <w:rsid w:val="00AD27F2"/>
    <w:rsid w:val="00AD2B02"/>
    <w:rsid w:val="00AD2B83"/>
    <w:rsid w:val="00AD3726"/>
    <w:rsid w:val="00AD3859"/>
    <w:rsid w:val="00AD3A86"/>
    <w:rsid w:val="00AD3FD3"/>
    <w:rsid w:val="00AD40C7"/>
    <w:rsid w:val="00AD416F"/>
    <w:rsid w:val="00AD4906"/>
    <w:rsid w:val="00AD4EAF"/>
    <w:rsid w:val="00AD518F"/>
    <w:rsid w:val="00AD51DB"/>
    <w:rsid w:val="00AD528B"/>
    <w:rsid w:val="00AD54BF"/>
    <w:rsid w:val="00AD58BB"/>
    <w:rsid w:val="00AD58CA"/>
    <w:rsid w:val="00AD59C9"/>
    <w:rsid w:val="00AD5C7F"/>
    <w:rsid w:val="00AD642B"/>
    <w:rsid w:val="00AD67F3"/>
    <w:rsid w:val="00AD7B03"/>
    <w:rsid w:val="00AD7BD8"/>
    <w:rsid w:val="00AD7D90"/>
    <w:rsid w:val="00AE0108"/>
    <w:rsid w:val="00AE0476"/>
    <w:rsid w:val="00AE0791"/>
    <w:rsid w:val="00AE0931"/>
    <w:rsid w:val="00AE0C10"/>
    <w:rsid w:val="00AE0E9E"/>
    <w:rsid w:val="00AE10AE"/>
    <w:rsid w:val="00AE1453"/>
    <w:rsid w:val="00AE1474"/>
    <w:rsid w:val="00AE1D1D"/>
    <w:rsid w:val="00AE1D8D"/>
    <w:rsid w:val="00AE1EE6"/>
    <w:rsid w:val="00AE2012"/>
    <w:rsid w:val="00AE21F8"/>
    <w:rsid w:val="00AE256B"/>
    <w:rsid w:val="00AE2B83"/>
    <w:rsid w:val="00AE2E48"/>
    <w:rsid w:val="00AE2F0C"/>
    <w:rsid w:val="00AE30C7"/>
    <w:rsid w:val="00AE30CB"/>
    <w:rsid w:val="00AE3316"/>
    <w:rsid w:val="00AE3418"/>
    <w:rsid w:val="00AE3623"/>
    <w:rsid w:val="00AE3BC2"/>
    <w:rsid w:val="00AE3F61"/>
    <w:rsid w:val="00AE401B"/>
    <w:rsid w:val="00AE407E"/>
    <w:rsid w:val="00AE42E7"/>
    <w:rsid w:val="00AE44D6"/>
    <w:rsid w:val="00AE49CD"/>
    <w:rsid w:val="00AE4A23"/>
    <w:rsid w:val="00AE4BC3"/>
    <w:rsid w:val="00AE520E"/>
    <w:rsid w:val="00AE544B"/>
    <w:rsid w:val="00AE5683"/>
    <w:rsid w:val="00AE5A0A"/>
    <w:rsid w:val="00AE5AC4"/>
    <w:rsid w:val="00AE5DE3"/>
    <w:rsid w:val="00AE6081"/>
    <w:rsid w:val="00AE6961"/>
    <w:rsid w:val="00AE6DD1"/>
    <w:rsid w:val="00AE788B"/>
    <w:rsid w:val="00AE7AD5"/>
    <w:rsid w:val="00AE7EBC"/>
    <w:rsid w:val="00AF011B"/>
    <w:rsid w:val="00AF0B72"/>
    <w:rsid w:val="00AF0C9D"/>
    <w:rsid w:val="00AF0EFF"/>
    <w:rsid w:val="00AF142D"/>
    <w:rsid w:val="00AF14AB"/>
    <w:rsid w:val="00AF15F8"/>
    <w:rsid w:val="00AF16F0"/>
    <w:rsid w:val="00AF1A32"/>
    <w:rsid w:val="00AF1A53"/>
    <w:rsid w:val="00AF1DAE"/>
    <w:rsid w:val="00AF28DF"/>
    <w:rsid w:val="00AF2961"/>
    <w:rsid w:val="00AF2972"/>
    <w:rsid w:val="00AF2FFA"/>
    <w:rsid w:val="00AF3225"/>
    <w:rsid w:val="00AF34F0"/>
    <w:rsid w:val="00AF38B0"/>
    <w:rsid w:val="00AF3B64"/>
    <w:rsid w:val="00AF3F80"/>
    <w:rsid w:val="00AF3F9E"/>
    <w:rsid w:val="00AF48BD"/>
    <w:rsid w:val="00AF575B"/>
    <w:rsid w:val="00AF5825"/>
    <w:rsid w:val="00AF5C41"/>
    <w:rsid w:val="00AF5DC4"/>
    <w:rsid w:val="00AF5E16"/>
    <w:rsid w:val="00AF6030"/>
    <w:rsid w:val="00AF617F"/>
    <w:rsid w:val="00AF6222"/>
    <w:rsid w:val="00AF6277"/>
    <w:rsid w:val="00AF627A"/>
    <w:rsid w:val="00AF64E4"/>
    <w:rsid w:val="00AF6CB2"/>
    <w:rsid w:val="00AF6EA9"/>
    <w:rsid w:val="00AF6FC8"/>
    <w:rsid w:val="00AF767B"/>
    <w:rsid w:val="00AF7744"/>
    <w:rsid w:val="00AF7830"/>
    <w:rsid w:val="00AF7BA6"/>
    <w:rsid w:val="00AF7D38"/>
    <w:rsid w:val="00AF7E5F"/>
    <w:rsid w:val="00B000C0"/>
    <w:rsid w:val="00B00964"/>
    <w:rsid w:val="00B00A43"/>
    <w:rsid w:val="00B0118A"/>
    <w:rsid w:val="00B015CB"/>
    <w:rsid w:val="00B01708"/>
    <w:rsid w:val="00B01BBE"/>
    <w:rsid w:val="00B0276B"/>
    <w:rsid w:val="00B02DCA"/>
    <w:rsid w:val="00B02FD1"/>
    <w:rsid w:val="00B03564"/>
    <w:rsid w:val="00B03BE0"/>
    <w:rsid w:val="00B0474D"/>
    <w:rsid w:val="00B04B48"/>
    <w:rsid w:val="00B04EBE"/>
    <w:rsid w:val="00B050DE"/>
    <w:rsid w:val="00B0541E"/>
    <w:rsid w:val="00B0562D"/>
    <w:rsid w:val="00B058EC"/>
    <w:rsid w:val="00B05D79"/>
    <w:rsid w:val="00B05F99"/>
    <w:rsid w:val="00B06867"/>
    <w:rsid w:val="00B06889"/>
    <w:rsid w:val="00B06D60"/>
    <w:rsid w:val="00B0750A"/>
    <w:rsid w:val="00B07754"/>
    <w:rsid w:val="00B07A27"/>
    <w:rsid w:val="00B07B3F"/>
    <w:rsid w:val="00B104C1"/>
    <w:rsid w:val="00B107E5"/>
    <w:rsid w:val="00B10C6B"/>
    <w:rsid w:val="00B10D5E"/>
    <w:rsid w:val="00B10DF1"/>
    <w:rsid w:val="00B10FF1"/>
    <w:rsid w:val="00B111A6"/>
    <w:rsid w:val="00B111D8"/>
    <w:rsid w:val="00B11392"/>
    <w:rsid w:val="00B114C3"/>
    <w:rsid w:val="00B11B8D"/>
    <w:rsid w:val="00B1218D"/>
    <w:rsid w:val="00B127DB"/>
    <w:rsid w:val="00B128B2"/>
    <w:rsid w:val="00B12918"/>
    <w:rsid w:val="00B12927"/>
    <w:rsid w:val="00B12FF0"/>
    <w:rsid w:val="00B13178"/>
    <w:rsid w:val="00B1361A"/>
    <w:rsid w:val="00B13775"/>
    <w:rsid w:val="00B13777"/>
    <w:rsid w:val="00B13D29"/>
    <w:rsid w:val="00B13E0F"/>
    <w:rsid w:val="00B13E41"/>
    <w:rsid w:val="00B13E73"/>
    <w:rsid w:val="00B13FAA"/>
    <w:rsid w:val="00B1462D"/>
    <w:rsid w:val="00B147B8"/>
    <w:rsid w:val="00B1488A"/>
    <w:rsid w:val="00B148CE"/>
    <w:rsid w:val="00B14FE4"/>
    <w:rsid w:val="00B151F9"/>
    <w:rsid w:val="00B1523C"/>
    <w:rsid w:val="00B1540E"/>
    <w:rsid w:val="00B15A3C"/>
    <w:rsid w:val="00B15A94"/>
    <w:rsid w:val="00B15E97"/>
    <w:rsid w:val="00B16286"/>
    <w:rsid w:val="00B163CA"/>
    <w:rsid w:val="00B1695A"/>
    <w:rsid w:val="00B169E2"/>
    <w:rsid w:val="00B16AF6"/>
    <w:rsid w:val="00B1714C"/>
    <w:rsid w:val="00B17278"/>
    <w:rsid w:val="00B1745C"/>
    <w:rsid w:val="00B176CC"/>
    <w:rsid w:val="00B17931"/>
    <w:rsid w:val="00B17AB8"/>
    <w:rsid w:val="00B17AFC"/>
    <w:rsid w:val="00B17CA0"/>
    <w:rsid w:val="00B17D0C"/>
    <w:rsid w:val="00B17D63"/>
    <w:rsid w:val="00B20180"/>
    <w:rsid w:val="00B20264"/>
    <w:rsid w:val="00B20923"/>
    <w:rsid w:val="00B209B9"/>
    <w:rsid w:val="00B20BC9"/>
    <w:rsid w:val="00B20D66"/>
    <w:rsid w:val="00B21410"/>
    <w:rsid w:val="00B215DF"/>
    <w:rsid w:val="00B21C58"/>
    <w:rsid w:val="00B21D9E"/>
    <w:rsid w:val="00B223EA"/>
    <w:rsid w:val="00B229C7"/>
    <w:rsid w:val="00B22A06"/>
    <w:rsid w:val="00B22C9B"/>
    <w:rsid w:val="00B22F8E"/>
    <w:rsid w:val="00B23644"/>
    <w:rsid w:val="00B23C10"/>
    <w:rsid w:val="00B23E2F"/>
    <w:rsid w:val="00B23EFB"/>
    <w:rsid w:val="00B243D3"/>
    <w:rsid w:val="00B24C54"/>
    <w:rsid w:val="00B24CFB"/>
    <w:rsid w:val="00B250D6"/>
    <w:rsid w:val="00B2523D"/>
    <w:rsid w:val="00B259E6"/>
    <w:rsid w:val="00B25C91"/>
    <w:rsid w:val="00B25F54"/>
    <w:rsid w:val="00B26008"/>
    <w:rsid w:val="00B2632E"/>
    <w:rsid w:val="00B26933"/>
    <w:rsid w:val="00B269FA"/>
    <w:rsid w:val="00B26A30"/>
    <w:rsid w:val="00B27333"/>
    <w:rsid w:val="00B27512"/>
    <w:rsid w:val="00B27569"/>
    <w:rsid w:val="00B27AA0"/>
    <w:rsid w:val="00B27EE6"/>
    <w:rsid w:val="00B30FF2"/>
    <w:rsid w:val="00B31302"/>
    <w:rsid w:val="00B3168D"/>
    <w:rsid w:val="00B3179F"/>
    <w:rsid w:val="00B318BA"/>
    <w:rsid w:val="00B31C7D"/>
    <w:rsid w:val="00B31F0B"/>
    <w:rsid w:val="00B328D2"/>
    <w:rsid w:val="00B32AB5"/>
    <w:rsid w:val="00B32C6A"/>
    <w:rsid w:val="00B32E37"/>
    <w:rsid w:val="00B33245"/>
    <w:rsid w:val="00B33281"/>
    <w:rsid w:val="00B337C2"/>
    <w:rsid w:val="00B33F60"/>
    <w:rsid w:val="00B341B6"/>
    <w:rsid w:val="00B3478B"/>
    <w:rsid w:val="00B34A3D"/>
    <w:rsid w:val="00B35A46"/>
    <w:rsid w:val="00B35B00"/>
    <w:rsid w:val="00B35E8F"/>
    <w:rsid w:val="00B35F15"/>
    <w:rsid w:val="00B35F6D"/>
    <w:rsid w:val="00B36779"/>
    <w:rsid w:val="00B36A4B"/>
    <w:rsid w:val="00B36AC8"/>
    <w:rsid w:val="00B36C75"/>
    <w:rsid w:val="00B36D0F"/>
    <w:rsid w:val="00B37474"/>
    <w:rsid w:val="00B37684"/>
    <w:rsid w:val="00B37C71"/>
    <w:rsid w:val="00B37CB1"/>
    <w:rsid w:val="00B37F44"/>
    <w:rsid w:val="00B40589"/>
    <w:rsid w:val="00B405F7"/>
    <w:rsid w:val="00B4094F"/>
    <w:rsid w:val="00B40EC6"/>
    <w:rsid w:val="00B415BC"/>
    <w:rsid w:val="00B41627"/>
    <w:rsid w:val="00B41AA9"/>
    <w:rsid w:val="00B41D7E"/>
    <w:rsid w:val="00B41F4B"/>
    <w:rsid w:val="00B4220C"/>
    <w:rsid w:val="00B4293B"/>
    <w:rsid w:val="00B42C4C"/>
    <w:rsid w:val="00B42D74"/>
    <w:rsid w:val="00B42F32"/>
    <w:rsid w:val="00B42FAA"/>
    <w:rsid w:val="00B42FAF"/>
    <w:rsid w:val="00B43112"/>
    <w:rsid w:val="00B432EC"/>
    <w:rsid w:val="00B4396B"/>
    <w:rsid w:val="00B43A5C"/>
    <w:rsid w:val="00B43C71"/>
    <w:rsid w:val="00B43C79"/>
    <w:rsid w:val="00B44114"/>
    <w:rsid w:val="00B44400"/>
    <w:rsid w:val="00B4457E"/>
    <w:rsid w:val="00B4471D"/>
    <w:rsid w:val="00B447E0"/>
    <w:rsid w:val="00B44F23"/>
    <w:rsid w:val="00B44FD1"/>
    <w:rsid w:val="00B44FFC"/>
    <w:rsid w:val="00B45140"/>
    <w:rsid w:val="00B4516C"/>
    <w:rsid w:val="00B4570D"/>
    <w:rsid w:val="00B4588C"/>
    <w:rsid w:val="00B45911"/>
    <w:rsid w:val="00B45E4F"/>
    <w:rsid w:val="00B45EAB"/>
    <w:rsid w:val="00B4605E"/>
    <w:rsid w:val="00B461D3"/>
    <w:rsid w:val="00B461E9"/>
    <w:rsid w:val="00B46478"/>
    <w:rsid w:val="00B4650C"/>
    <w:rsid w:val="00B465FA"/>
    <w:rsid w:val="00B466F3"/>
    <w:rsid w:val="00B469FC"/>
    <w:rsid w:val="00B46A38"/>
    <w:rsid w:val="00B46AAD"/>
    <w:rsid w:val="00B47019"/>
    <w:rsid w:val="00B47084"/>
    <w:rsid w:val="00B47751"/>
    <w:rsid w:val="00B4779F"/>
    <w:rsid w:val="00B477D7"/>
    <w:rsid w:val="00B47A39"/>
    <w:rsid w:val="00B47E67"/>
    <w:rsid w:val="00B504BB"/>
    <w:rsid w:val="00B50FE5"/>
    <w:rsid w:val="00B51665"/>
    <w:rsid w:val="00B517F8"/>
    <w:rsid w:val="00B51D47"/>
    <w:rsid w:val="00B51DC4"/>
    <w:rsid w:val="00B51F4B"/>
    <w:rsid w:val="00B52816"/>
    <w:rsid w:val="00B52894"/>
    <w:rsid w:val="00B529B9"/>
    <w:rsid w:val="00B52ACA"/>
    <w:rsid w:val="00B532D5"/>
    <w:rsid w:val="00B53403"/>
    <w:rsid w:val="00B53457"/>
    <w:rsid w:val="00B53A91"/>
    <w:rsid w:val="00B540F9"/>
    <w:rsid w:val="00B5428C"/>
    <w:rsid w:val="00B547A3"/>
    <w:rsid w:val="00B548BD"/>
    <w:rsid w:val="00B54B90"/>
    <w:rsid w:val="00B5535B"/>
    <w:rsid w:val="00B556E5"/>
    <w:rsid w:val="00B55717"/>
    <w:rsid w:val="00B55758"/>
    <w:rsid w:val="00B55DEE"/>
    <w:rsid w:val="00B56A13"/>
    <w:rsid w:val="00B56E19"/>
    <w:rsid w:val="00B57893"/>
    <w:rsid w:val="00B57992"/>
    <w:rsid w:val="00B579DF"/>
    <w:rsid w:val="00B57AAB"/>
    <w:rsid w:val="00B57CA4"/>
    <w:rsid w:val="00B57E1B"/>
    <w:rsid w:val="00B6036E"/>
    <w:rsid w:val="00B607D2"/>
    <w:rsid w:val="00B6084F"/>
    <w:rsid w:val="00B60878"/>
    <w:rsid w:val="00B609C4"/>
    <w:rsid w:val="00B60B99"/>
    <w:rsid w:val="00B60C8D"/>
    <w:rsid w:val="00B60D80"/>
    <w:rsid w:val="00B60F1D"/>
    <w:rsid w:val="00B611A7"/>
    <w:rsid w:val="00B6155E"/>
    <w:rsid w:val="00B6155F"/>
    <w:rsid w:val="00B615EC"/>
    <w:rsid w:val="00B6184E"/>
    <w:rsid w:val="00B61C7D"/>
    <w:rsid w:val="00B61ED4"/>
    <w:rsid w:val="00B61F91"/>
    <w:rsid w:val="00B620EF"/>
    <w:rsid w:val="00B621A0"/>
    <w:rsid w:val="00B62761"/>
    <w:rsid w:val="00B62981"/>
    <w:rsid w:val="00B629EF"/>
    <w:rsid w:val="00B62B42"/>
    <w:rsid w:val="00B62B9D"/>
    <w:rsid w:val="00B62DB7"/>
    <w:rsid w:val="00B62DE3"/>
    <w:rsid w:val="00B62E40"/>
    <w:rsid w:val="00B63297"/>
    <w:rsid w:val="00B63580"/>
    <w:rsid w:val="00B6361D"/>
    <w:rsid w:val="00B63627"/>
    <w:rsid w:val="00B637F7"/>
    <w:rsid w:val="00B638EC"/>
    <w:rsid w:val="00B639DC"/>
    <w:rsid w:val="00B6422D"/>
    <w:rsid w:val="00B643A9"/>
    <w:rsid w:val="00B64480"/>
    <w:rsid w:val="00B6454C"/>
    <w:rsid w:val="00B64656"/>
    <w:rsid w:val="00B64A59"/>
    <w:rsid w:val="00B64BC6"/>
    <w:rsid w:val="00B65042"/>
    <w:rsid w:val="00B65496"/>
    <w:rsid w:val="00B654CE"/>
    <w:rsid w:val="00B65AFB"/>
    <w:rsid w:val="00B65B78"/>
    <w:rsid w:val="00B65C02"/>
    <w:rsid w:val="00B663B1"/>
    <w:rsid w:val="00B6649F"/>
    <w:rsid w:val="00B66688"/>
    <w:rsid w:val="00B66957"/>
    <w:rsid w:val="00B6699A"/>
    <w:rsid w:val="00B66AA4"/>
    <w:rsid w:val="00B66BE4"/>
    <w:rsid w:val="00B66C0F"/>
    <w:rsid w:val="00B67179"/>
    <w:rsid w:val="00B67CC5"/>
    <w:rsid w:val="00B69B73"/>
    <w:rsid w:val="00B70241"/>
    <w:rsid w:val="00B70C6F"/>
    <w:rsid w:val="00B710C7"/>
    <w:rsid w:val="00B71174"/>
    <w:rsid w:val="00B711F1"/>
    <w:rsid w:val="00B7142F"/>
    <w:rsid w:val="00B7146F"/>
    <w:rsid w:val="00B7358A"/>
    <w:rsid w:val="00B7358D"/>
    <w:rsid w:val="00B7361A"/>
    <w:rsid w:val="00B73D63"/>
    <w:rsid w:val="00B73F55"/>
    <w:rsid w:val="00B74350"/>
    <w:rsid w:val="00B7438F"/>
    <w:rsid w:val="00B748A9"/>
    <w:rsid w:val="00B74CA1"/>
    <w:rsid w:val="00B74D51"/>
    <w:rsid w:val="00B74F3C"/>
    <w:rsid w:val="00B750DF"/>
    <w:rsid w:val="00B752B7"/>
    <w:rsid w:val="00B7552E"/>
    <w:rsid w:val="00B7698C"/>
    <w:rsid w:val="00B76C94"/>
    <w:rsid w:val="00B77622"/>
    <w:rsid w:val="00B77AAE"/>
    <w:rsid w:val="00B77AC9"/>
    <w:rsid w:val="00B77F03"/>
    <w:rsid w:val="00B801A7"/>
    <w:rsid w:val="00B804BE"/>
    <w:rsid w:val="00B8051F"/>
    <w:rsid w:val="00B8063E"/>
    <w:rsid w:val="00B8070A"/>
    <w:rsid w:val="00B80918"/>
    <w:rsid w:val="00B80A75"/>
    <w:rsid w:val="00B80C9B"/>
    <w:rsid w:val="00B8103D"/>
    <w:rsid w:val="00B81F3E"/>
    <w:rsid w:val="00B821F6"/>
    <w:rsid w:val="00B8260F"/>
    <w:rsid w:val="00B827D1"/>
    <w:rsid w:val="00B828BF"/>
    <w:rsid w:val="00B82980"/>
    <w:rsid w:val="00B82C40"/>
    <w:rsid w:val="00B82E2C"/>
    <w:rsid w:val="00B83013"/>
    <w:rsid w:val="00B83115"/>
    <w:rsid w:val="00B83461"/>
    <w:rsid w:val="00B837AB"/>
    <w:rsid w:val="00B83ADC"/>
    <w:rsid w:val="00B83C85"/>
    <w:rsid w:val="00B83CE1"/>
    <w:rsid w:val="00B84324"/>
    <w:rsid w:val="00B84A57"/>
    <w:rsid w:val="00B84A92"/>
    <w:rsid w:val="00B84C54"/>
    <w:rsid w:val="00B84CB9"/>
    <w:rsid w:val="00B84E82"/>
    <w:rsid w:val="00B851AB"/>
    <w:rsid w:val="00B85317"/>
    <w:rsid w:val="00B85512"/>
    <w:rsid w:val="00B8551B"/>
    <w:rsid w:val="00B86763"/>
    <w:rsid w:val="00B8678D"/>
    <w:rsid w:val="00B86E26"/>
    <w:rsid w:val="00B86E8F"/>
    <w:rsid w:val="00B87787"/>
    <w:rsid w:val="00B878C1"/>
    <w:rsid w:val="00B87AA1"/>
    <w:rsid w:val="00B87B68"/>
    <w:rsid w:val="00B87CB7"/>
    <w:rsid w:val="00B87F71"/>
    <w:rsid w:val="00B87F7F"/>
    <w:rsid w:val="00B90217"/>
    <w:rsid w:val="00B9046B"/>
    <w:rsid w:val="00B90C02"/>
    <w:rsid w:val="00B911ED"/>
    <w:rsid w:val="00B91240"/>
    <w:rsid w:val="00B91410"/>
    <w:rsid w:val="00B9179E"/>
    <w:rsid w:val="00B91A68"/>
    <w:rsid w:val="00B91ED8"/>
    <w:rsid w:val="00B9203E"/>
    <w:rsid w:val="00B9218D"/>
    <w:rsid w:val="00B9256E"/>
    <w:rsid w:val="00B929DE"/>
    <w:rsid w:val="00B92EEE"/>
    <w:rsid w:val="00B936E1"/>
    <w:rsid w:val="00B9382E"/>
    <w:rsid w:val="00B939FD"/>
    <w:rsid w:val="00B93B53"/>
    <w:rsid w:val="00B93C03"/>
    <w:rsid w:val="00B93F98"/>
    <w:rsid w:val="00B9416F"/>
    <w:rsid w:val="00B94A12"/>
    <w:rsid w:val="00B94B2B"/>
    <w:rsid w:val="00B94BF3"/>
    <w:rsid w:val="00B94D4B"/>
    <w:rsid w:val="00B94F65"/>
    <w:rsid w:val="00B950F8"/>
    <w:rsid w:val="00B954C5"/>
    <w:rsid w:val="00B955C2"/>
    <w:rsid w:val="00B9597E"/>
    <w:rsid w:val="00B95ABA"/>
    <w:rsid w:val="00B95F42"/>
    <w:rsid w:val="00B95FA3"/>
    <w:rsid w:val="00B9637C"/>
    <w:rsid w:val="00B964BD"/>
    <w:rsid w:val="00B96689"/>
    <w:rsid w:val="00B96957"/>
    <w:rsid w:val="00B9713C"/>
    <w:rsid w:val="00B9718E"/>
    <w:rsid w:val="00B972FD"/>
    <w:rsid w:val="00B97446"/>
    <w:rsid w:val="00B97AC8"/>
    <w:rsid w:val="00B97B9A"/>
    <w:rsid w:val="00BA0010"/>
    <w:rsid w:val="00BA11ED"/>
    <w:rsid w:val="00BA12BB"/>
    <w:rsid w:val="00BA1383"/>
    <w:rsid w:val="00BA15EB"/>
    <w:rsid w:val="00BA162F"/>
    <w:rsid w:val="00BA179F"/>
    <w:rsid w:val="00BA1C80"/>
    <w:rsid w:val="00BA1EC9"/>
    <w:rsid w:val="00BA1ECA"/>
    <w:rsid w:val="00BA21AD"/>
    <w:rsid w:val="00BA2350"/>
    <w:rsid w:val="00BA2695"/>
    <w:rsid w:val="00BA28C4"/>
    <w:rsid w:val="00BA2AC0"/>
    <w:rsid w:val="00BA2B16"/>
    <w:rsid w:val="00BA2C95"/>
    <w:rsid w:val="00BA2F18"/>
    <w:rsid w:val="00BA43DD"/>
    <w:rsid w:val="00BA45CD"/>
    <w:rsid w:val="00BA4800"/>
    <w:rsid w:val="00BA4877"/>
    <w:rsid w:val="00BA48CE"/>
    <w:rsid w:val="00BA4941"/>
    <w:rsid w:val="00BA4B74"/>
    <w:rsid w:val="00BA4CD3"/>
    <w:rsid w:val="00BA4F30"/>
    <w:rsid w:val="00BA50EF"/>
    <w:rsid w:val="00BA5DB1"/>
    <w:rsid w:val="00BA5DDC"/>
    <w:rsid w:val="00BA64DE"/>
    <w:rsid w:val="00BA6895"/>
    <w:rsid w:val="00BA6A16"/>
    <w:rsid w:val="00BA6E02"/>
    <w:rsid w:val="00BA76B8"/>
    <w:rsid w:val="00BA78EA"/>
    <w:rsid w:val="00BA7BF2"/>
    <w:rsid w:val="00BB0217"/>
    <w:rsid w:val="00BB024F"/>
    <w:rsid w:val="00BB03EA"/>
    <w:rsid w:val="00BB04CA"/>
    <w:rsid w:val="00BB0C86"/>
    <w:rsid w:val="00BB0F6E"/>
    <w:rsid w:val="00BB13CF"/>
    <w:rsid w:val="00BB176B"/>
    <w:rsid w:val="00BB1A09"/>
    <w:rsid w:val="00BB1AA7"/>
    <w:rsid w:val="00BB1B55"/>
    <w:rsid w:val="00BB1D47"/>
    <w:rsid w:val="00BB206D"/>
    <w:rsid w:val="00BB2252"/>
    <w:rsid w:val="00BB24BF"/>
    <w:rsid w:val="00BB2EBC"/>
    <w:rsid w:val="00BB30BC"/>
    <w:rsid w:val="00BB3410"/>
    <w:rsid w:val="00BB36B6"/>
    <w:rsid w:val="00BB3707"/>
    <w:rsid w:val="00BB3C32"/>
    <w:rsid w:val="00BB4047"/>
    <w:rsid w:val="00BB41DC"/>
    <w:rsid w:val="00BB47B6"/>
    <w:rsid w:val="00BB4CC4"/>
    <w:rsid w:val="00BB51C4"/>
    <w:rsid w:val="00BB578F"/>
    <w:rsid w:val="00BB58DA"/>
    <w:rsid w:val="00BB5A75"/>
    <w:rsid w:val="00BB60B0"/>
    <w:rsid w:val="00BB61BD"/>
    <w:rsid w:val="00BB61C0"/>
    <w:rsid w:val="00BB68C3"/>
    <w:rsid w:val="00BB698B"/>
    <w:rsid w:val="00BB7244"/>
    <w:rsid w:val="00BB7342"/>
    <w:rsid w:val="00BB7802"/>
    <w:rsid w:val="00BBCA41"/>
    <w:rsid w:val="00BC025F"/>
    <w:rsid w:val="00BC028D"/>
    <w:rsid w:val="00BC0677"/>
    <w:rsid w:val="00BC0D15"/>
    <w:rsid w:val="00BC0ECE"/>
    <w:rsid w:val="00BC1053"/>
    <w:rsid w:val="00BC14B5"/>
    <w:rsid w:val="00BC1562"/>
    <w:rsid w:val="00BC15FF"/>
    <w:rsid w:val="00BC1A99"/>
    <w:rsid w:val="00BC1D88"/>
    <w:rsid w:val="00BC276A"/>
    <w:rsid w:val="00BC283A"/>
    <w:rsid w:val="00BC295A"/>
    <w:rsid w:val="00BC2A9E"/>
    <w:rsid w:val="00BC2D6F"/>
    <w:rsid w:val="00BC2F1C"/>
    <w:rsid w:val="00BC3175"/>
    <w:rsid w:val="00BC32CB"/>
    <w:rsid w:val="00BC3728"/>
    <w:rsid w:val="00BC3E30"/>
    <w:rsid w:val="00BC3F88"/>
    <w:rsid w:val="00BC4166"/>
    <w:rsid w:val="00BC41AB"/>
    <w:rsid w:val="00BC4EFA"/>
    <w:rsid w:val="00BC55E4"/>
    <w:rsid w:val="00BC5B83"/>
    <w:rsid w:val="00BC5F25"/>
    <w:rsid w:val="00BC64D8"/>
    <w:rsid w:val="00BC651C"/>
    <w:rsid w:val="00BC65C4"/>
    <w:rsid w:val="00BC6A25"/>
    <w:rsid w:val="00BC707E"/>
    <w:rsid w:val="00BC743B"/>
    <w:rsid w:val="00BC7544"/>
    <w:rsid w:val="00BC7A9C"/>
    <w:rsid w:val="00BC7DDC"/>
    <w:rsid w:val="00BD03FB"/>
    <w:rsid w:val="00BD0CE2"/>
    <w:rsid w:val="00BD0DEB"/>
    <w:rsid w:val="00BD0E71"/>
    <w:rsid w:val="00BD0FFD"/>
    <w:rsid w:val="00BD1036"/>
    <w:rsid w:val="00BD1A2A"/>
    <w:rsid w:val="00BD1F34"/>
    <w:rsid w:val="00BD2272"/>
    <w:rsid w:val="00BD2367"/>
    <w:rsid w:val="00BD2524"/>
    <w:rsid w:val="00BD2762"/>
    <w:rsid w:val="00BD359B"/>
    <w:rsid w:val="00BD366D"/>
    <w:rsid w:val="00BD406B"/>
    <w:rsid w:val="00BD420F"/>
    <w:rsid w:val="00BD42C0"/>
    <w:rsid w:val="00BD43BB"/>
    <w:rsid w:val="00BD4893"/>
    <w:rsid w:val="00BD48D4"/>
    <w:rsid w:val="00BD4E49"/>
    <w:rsid w:val="00BD4E51"/>
    <w:rsid w:val="00BD4EAF"/>
    <w:rsid w:val="00BD4EEA"/>
    <w:rsid w:val="00BD50D7"/>
    <w:rsid w:val="00BD5507"/>
    <w:rsid w:val="00BD570A"/>
    <w:rsid w:val="00BD6EA6"/>
    <w:rsid w:val="00BD6EF9"/>
    <w:rsid w:val="00BD7303"/>
    <w:rsid w:val="00BD739D"/>
    <w:rsid w:val="00BD786C"/>
    <w:rsid w:val="00BD7A08"/>
    <w:rsid w:val="00BD7F2D"/>
    <w:rsid w:val="00BE01BC"/>
    <w:rsid w:val="00BE01D7"/>
    <w:rsid w:val="00BE021E"/>
    <w:rsid w:val="00BE03F4"/>
    <w:rsid w:val="00BE0FA7"/>
    <w:rsid w:val="00BE11C1"/>
    <w:rsid w:val="00BE1200"/>
    <w:rsid w:val="00BE125C"/>
    <w:rsid w:val="00BE14C1"/>
    <w:rsid w:val="00BE17B0"/>
    <w:rsid w:val="00BE2254"/>
    <w:rsid w:val="00BE228B"/>
    <w:rsid w:val="00BE23A9"/>
    <w:rsid w:val="00BE256E"/>
    <w:rsid w:val="00BE27C1"/>
    <w:rsid w:val="00BE2B7C"/>
    <w:rsid w:val="00BE3342"/>
    <w:rsid w:val="00BE340D"/>
    <w:rsid w:val="00BE386B"/>
    <w:rsid w:val="00BE3C3D"/>
    <w:rsid w:val="00BE3CFC"/>
    <w:rsid w:val="00BE41C3"/>
    <w:rsid w:val="00BE46FB"/>
    <w:rsid w:val="00BE48C2"/>
    <w:rsid w:val="00BE4B0B"/>
    <w:rsid w:val="00BE4BD7"/>
    <w:rsid w:val="00BE4F09"/>
    <w:rsid w:val="00BE6508"/>
    <w:rsid w:val="00BE65E3"/>
    <w:rsid w:val="00BE6908"/>
    <w:rsid w:val="00BE6A37"/>
    <w:rsid w:val="00BE6D23"/>
    <w:rsid w:val="00BE6D9B"/>
    <w:rsid w:val="00BE6E58"/>
    <w:rsid w:val="00BE6FCB"/>
    <w:rsid w:val="00BE78A1"/>
    <w:rsid w:val="00BF00D5"/>
    <w:rsid w:val="00BF01C9"/>
    <w:rsid w:val="00BF0A2F"/>
    <w:rsid w:val="00BF0B02"/>
    <w:rsid w:val="00BF0CD1"/>
    <w:rsid w:val="00BF0DE8"/>
    <w:rsid w:val="00BF0E25"/>
    <w:rsid w:val="00BF1137"/>
    <w:rsid w:val="00BF16FD"/>
    <w:rsid w:val="00BF174E"/>
    <w:rsid w:val="00BF19A1"/>
    <w:rsid w:val="00BF1AC7"/>
    <w:rsid w:val="00BF1DF3"/>
    <w:rsid w:val="00BF26F3"/>
    <w:rsid w:val="00BF304C"/>
    <w:rsid w:val="00BF311F"/>
    <w:rsid w:val="00BF32BC"/>
    <w:rsid w:val="00BF34BF"/>
    <w:rsid w:val="00BF367C"/>
    <w:rsid w:val="00BF374B"/>
    <w:rsid w:val="00BF3756"/>
    <w:rsid w:val="00BF4081"/>
    <w:rsid w:val="00BF4326"/>
    <w:rsid w:val="00BF49E8"/>
    <w:rsid w:val="00BF4B89"/>
    <w:rsid w:val="00BF4CDB"/>
    <w:rsid w:val="00BF506C"/>
    <w:rsid w:val="00BF50EA"/>
    <w:rsid w:val="00BF5DB8"/>
    <w:rsid w:val="00BF6527"/>
    <w:rsid w:val="00BF65C0"/>
    <w:rsid w:val="00BF6C4B"/>
    <w:rsid w:val="00BF6CC6"/>
    <w:rsid w:val="00BF7152"/>
    <w:rsid w:val="00BF7A95"/>
    <w:rsid w:val="00BF7B10"/>
    <w:rsid w:val="00BF7BE0"/>
    <w:rsid w:val="00BF7C18"/>
    <w:rsid w:val="00BF7DFF"/>
    <w:rsid w:val="00C00387"/>
    <w:rsid w:val="00C00C9B"/>
    <w:rsid w:val="00C01082"/>
    <w:rsid w:val="00C01356"/>
    <w:rsid w:val="00C0140A"/>
    <w:rsid w:val="00C0143A"/>
    <w:rsid w:val="00C018DC"/>
    <w:rsid w:val="00C01958"/>
    <w:rsid w:val="00C019F1"/>
    <w:rsid w:val="00C0205A"/>
    <w:rsid w:val="00C02542"/>
    <w:rsid w:val="00C03327"/>
    <w:rsid w:val="00C03492"/>
    <w:rsid w:val="00C04A56"/>
    <w:rsid w:val="00C051F8"/>
    <w:rsid w:val="00C05A5C"/>
    <w:rsid w:val="00C05A8F"/>
    <w:rsid w:val="00C05C96"/>
    <w:rsid w:val="00C05FDD"/>
    <w:rsid w:val="00C06119"/>
    <w:rsid w:val="00C061C5"/>
    <w:rsid w:val="00C0662E"/>
    <w:rsid w:val="00C06679"/>
    <w:rsid w:val="00C068FF"/>
    <w:rsid w:val="00C06DB8"/>
    <w:rsid w:val="00C0726B"/>
    <w:rsid w:val="00C073AE"/>
    <w:rsid w:val="00C0779B"/>
    <w:rsid w:val="00C103E3"/>
    <w:rsid w:val="00C10675"/>
    <w:rsid w:val="00C10C0D"/>
    <w:rsid w:val="00C113FF"/>
    <w:rsid w:val="00C1157D"/>
    <w:rsid w:val="00C11896"/>
    <w:rsid w:val="00C11CB3"/>
    <w:rsid w:val="00C11D91"/>
    <w:rsid w:val="00C11F23"/>
    <w:rsid w:val="00C12037"/>
    <w:rsid w:val="00C124B6"/>
    <w:rsid w:val="00C12549"/>
    <w:rsid w:val="00C126D9"/>
    <w:rsid w:val="00C1272C"/>
    <w:rsid w:val="00C127A8"/>
    <w:rsid w:val="00C1280C"/>
    <w:rsid w:val="00C128AE"/>
    <w:rsid w:val="00C12B9E"/>
    <w:rsid w:val="00C12F92"/>
    <w:rsid w:val="00C130EC"/>
    <w:rsid w:val="00C130F2"/>
    <w:rsid w:val="00C1367E"/>
    <w:rsid w:val="00C13D5D"/>
    <w:rsid w:val="00C13D75"/>
    <w:rsid w:val="00C13E56"/>
    <w:rsid w:val="00C1413A"/>
    <w:rsid w:val="00C143FF"/>
    <w:rsid w:val="00C14927"/>
    <w:rsid w:val="00C14B3E"/>
    <w:rsid w:val="00C14C46"/>
    <w:rsid w:val="00C14EAA"/>
    <w:rsid w:val="00C15181"/>
    <w:rsid w:val="00C15307"/>
    <w:rsid w:val="00C155EA"/>
    <w:rsid w:val="00C1579C"/>
    <w:rsid w:val="00C15849"/>
    <w:rsid w:val="00C15A50"/>
    <w:rsid w:val="00C15ADA"/>
    <w:rsid w:val="00C1614D"/>
    <w:rsid w:val="00C1643C"/>
    <w:rsid w:val="00C169CC"/>
    <w:rsid w:val="00C16ADC"/>
    <w:rsid w:val="00C16F1E"/>
    <w:rsid w:val="00C17227"/>
    <w:rsid w:val="00C1752A"/>
    <w:rsid w:val="00C1783F"/>
    <w:rsid w:val="00C17C7B"/>
    <w:rsid w:val="00C17EEC"/>
    <w:rsid w:val="00C17F81"/>
    <w:rsid w:val="00C20087"/>
    <w:rsid w:val="00C201E1"/>
    <w:rsid w:val="00C202D5"/>
    <w:rsid w:val="00C203A4"/>
    <w:rsid w:val="00C20648"/>
    <w:rsid w:val="00C20741"/>
    <w:rsid w:val="00C208CD"/>
    <w:rsid w:val="00C20CB5"/>
    <w:rsid w:val="00C20FC7"/>
    <w:rsid w:val="00C20FDE"/>
    <w:rsid w:val="00C21377"/>
    <w:rsid w:val="00C2139B"/>
    <w:rsid w:val="00C215E6"/>
    <w:rsid w:val="00C21CA5"/>
    <w:rsid w:val="00C21E5A"/>
    <w:rsid w:val="00C221DC"/>
    <w:rsid w:val="00C222F7"/>
    <w:rsid w:val="00C224D3"/>
    <w:rsid w:val="00C22556"/>
    <w:rsid w:val="00C22EAB"/>
    <w:rsid w:val="00C23162"/>
    <w:rsid w:val="00C231EF"/>
    <w:rsid w:val="00C234BD"/>
    <w:rsid w:val="00C234F4"/>
    <w:rsid w:val="00C23C0E"/>
    <w:rsid w:val="00C23E7B"/>
    <w:rsid w:val="00C2449F"/>
    <w:rsid w:val="00C248F4"/>
    <w:rsid w:val="00C24ECF"/>
    <w:rsid w:val="00C24F1C"/>
    <w:rsid w:val="00C250B8"/>
    <w:rsid w:val="00C250C2"/>
    <w:rsid w:val="00C25296"/>
    <w:rsid w:val="00C2640F"/>
    <w:rsid w:val="00C26C12"/>
    <w:rsid w:val="00C26F2D"/>
    <w:rsid w:val="00C26F80"/>
    <w:rsid w:val="00C27A32"/>
    <w:rsid w:val="00C3042D"/>
    <w:rsid w:val="00C30472"/>
    <w:rsid w:val="00C30AC9"/>
    <w:rsid w:val="00C30EE4"/>
    <w:rsid w:val="00C30FC1"/>
    <w:rsid w:val="00C317E1"/>
    <w:rsid w:val="00C322B0"/>
    <w:rsid w:val="00C3277A"/>
    <w:rsid w:val="00C32D2D"/>
    <w:rsid w:val="00C32DCE"/>
    <w:rsid w:val="00C33066"/>
    <w:rsid w:val="00C332D5"/>
    <w:rsid w:val="00C335C4"/>
    <w:rsid w:val="00C337EA"/>
    <w:rsid w:val="00C33E43"/>
    <w:rsid w:val="00C34066"/>
    <w:rsid w:val="00C341AB"/>
    <w:rsid w:val="00C343F7"/>
    <w:rsid w:val="00C3445B"/>
    <w:rsid w:val="00C34DDC"/>
    <w:rsid w:val="00C3559B"/>
    <w:rsid w:val="00C35617"/>
    <w:rsid w:val="00C356D3"/>
    <w:rsid w:val="00C3571C"/>
    <w:rsid w:val="00C35AC6"/>
    <w:rsid w:val="00C35B53"/>
    <w:rsid w:val="00C35D64"/>
    <w:rsid w:val="00C35E36"/>
    <w:rsid w:val="00C35FB5"/>
    <w:rsid w:val="00C36262"/>
    <w:rsid w:val="00C36D37"/>
    <w:rsid w:val="00C36D7D"/>
    <w:rsid w:val="00C37169"/>
    <w:rsid w:val="00C37190"/>
    <w:rsid w:val="00C3732D"/>
    <w:rsid w:val="00C37991"/>
    <w:rsid w:val="00C37CEF"/>
    <w:rsid w:val="00C404F6"/>
    <w:rsid w:val="00C40505"/>
    <w:rsid w:val="00C40637"/>
    <w:rsid w:val="00C40C3F"/>
    <w:rsid w:val="00C40C7B"/>
    <w:rsid w:val="00C4102A"/>
    <w:rsid w:val="00C41042"/>
    <w:rsid w:val="00C413E1"/>
    <w:rsid w:val="00C417C0"/>
    <w:rsid w:val="00C4186F"/>
    <w:rsid w:val="00C41879"/>
    <w:rsid w:val="00C41893"/>
    <w:rsid w:val="00C41B4E"/>
    <w:rsid w:val="00C41FA2"/>
    <w:rsid w:val="00C42411"/>
    <w:rsid w:val="00C431C4"/>
    <w:rsid w:val="00C4344C"/>
    <w:rsid w:val="00C446E2"/>
    <w:rsid w:val="00C44FAC"/>
    <w:rsid w:val="00C45328"/>
    <w:rsid w:val="00C45A32"/>
    <w:rsid w:val="00C45A74"/>
    <w:rsid w:val="00C45BF4"/>
    <w:rsid w:val="00C45D38"/>
    <w:rsid w:val="00C4601A"/>
    <w:rsid w:val="00C46EDC"/>
    <w:rsid w:val="00C46F11"/>
    <w:rsid w:val="00C47EF4"/>
    <w:rsid w:val="00C50233"/>
    <w:rsid w:val="00C50F0A"/>
    <w:rsid w:val="00C5124B"/>
    <w:rsid w:val="00C515A1"/>
    <w:rsid w:val="00C5168A"/>
    <w:rsid w:val="00C51780"/>
    <w:rsid w:val="00C5183B"/>
    <w:rsid w:val="00C51920"/>
    <w:rsid w:val="00C5198E"/>
    <w:rsid w:val="00C519E6"/>
    <w:rsid w:val="00C51A8A"/>
    <w:rsid w:val="00C520F1"/>
    <w:rsid w:val="00C5234B"/>
    <w:rsid w:val="00C52463"/>
    <w:rsid w:val="00C52603"/>
    <w:rsid w:val="00C52647"/>
    <w:rsid w:val="00C5319C"/>
    <w:rsid w:val="00C53449"/>
    <w:rsid w:val="00C53582"/>
    <w:rsid w:val="00C53613"/>
    <w:rsid w:val="00C537B0"/>
    <w:rsid w:val="00C53A52"/>
    <w:rsid w:val="00C54233"/>
    <w:rsid w:val="00C548B3"/>
    <w:rsid w:val="00C54B01"/>
    <w:rsid w:val="00C54CC8"/>
    <w:rsid w:val="00C54F3F"/>
    <w:rsid w:val="00C54F60"/>
    <w:rsid w:val="00C54F8F"/>
    <w:rsid w:val="00C54FAF"/>
    <w:rsid w:val="00C55041"/>
    <w:rsid w:val="00C55B0A"/>
    <w:rsid w:val="00C55B5C"/>
    <w:rsid w:val="00C56193"/>
    <w:rsid w:val="00C5653E"/>
    <w:rsid w:val="00C56834"/>
    <w:rsid w:val="00C568E9"/>
    <w:rsid w:val="00C56CDB"/>
    <w:rsid w:val="00C573A8"/>
    <w:rsid w:val="00C574FF"/>
    <w:rsid w:val="00C5798A"/>
    <w:rsid w:val="00C57D2E"/>
    <w:rsid w:val="00C601B6"/>
    <w:rsid w:val="00C601EE"/>
    <w:rsid w:val="00C609F3"/>
    <w:rsid w:val="00C60BDC"/>
    <w:rsid w:val="00C60D95"/>
    <w:rsid w:val="00C60E24"/>
    <w:rsid w:val="00C60F12"/>
    <w:rsid w:val="00C60FB6"/>
    <w:rsid w:val="00C61813"/>
    <w:rsid w:val="00C61825"/>
    <w:rsid w:val="00C618E7"/>
    <w:rsid w:val="00C61B16"/>
    <w:rsid w:val="00C625E6"/>
    <w:rsid w:val="00C6292C"/>
    <w:rsid w:val="00C629FB"/>
    <w:rsid w:val="00C62B62"/>
    <w:rsid w:val="00C62EEB"/>
    <w:rsid w:val="00C62F7E"/>
    <w:rsid w:val="00C63113"/>
    <w:rsid w:val="00C63275"/>
    <w:rsid w:val="00C63DB8"/>
    <w:rsid w:val="00C6427C"/>
    <w:rsid w:val="00C64728"/>
    <w:rsid w:val="00C64A47"/>
    <w:rsid w:val="00C64D39"/>
    <w:rsid w:val="00C65D91"/>
    <w:rsid w:val="00C6637F"/>
    <w:rsid w:val="00C663F7"/>
    <w:rsid w:val="00C6641C"/>
    <w:rsid w:val="00C666A4"/>
    <w:rsid w:val="00C666ED"/>
    <w:rsid w:val="00C6682E"/>
    <w:rsid w:val="00C66974"/>
    <w:rsid w:val="00C66C31"/>
    <w:rsid w:val="00C66C43"/>
    <w:rsid w:val="00C66CFD"/>
    <w:rsid w:val="00C66E6D"/>
    <w:rsid w:val="00C66FCD"/>
    <w:rsid w:val="00C67A4A"/>
    <w:rsid w:val="00C67B19"/>
    <w:rsid w:val="00C67C74"/>
    <w:rsid w:val="00C6C8C5"/>
    <w:rsid w:val="00C70413"/>
    <w:rsid w:val="00C7076F"/>
    <w:rsid w:val="00C70C2E"/>
    <w:rsid w:val="00C71229"/>
    <w:rsid w:val="00C71330"/>
    <w:rsid w:val="00C71539"/>
    <w:rsid w:val="00C716B9"/>
    <w:rsid w:val="00C718E9"/>
    <w:rsid w:val="00C7193F"/>
    <w:rsid w:val="00C71968"/>
    <w:rsid w:val="00C71EE8"/>
    <w:rsid w:val="00C7209D"/>
    <w:rsid w:val="00C72354"/>
    <w:rsid w:val="00C72377"/>
    <w:rsid w:val="00C72A7D"/>
    <w:rsid w:val="00C72AB2"/>
    <w:rsid w:val="00C72C13"/>
    <w:rsid w:val="00C72CFB"/>
    <w:rsid w:val="00C72FD4"/>
    <w:rsid w:val="00C730D2"/>
    <w:rsid w:val="00C7326D"/>
    <w:rsid w:val="00C739E3"/>
    <w:rsid w:val="00C74280"/>
    <w:rsid w:val="00C74632"/>
    <w:rsid w:val="00C74A83"/>
    <w:rsid w:val="00C74CE2"/>
    <w:rsid w:val="00C75208"/>
    <w:rsid w:val="00C75613"/>
    <w:rsid w:val="00C75C86"/>
    <w:rsid w:val="00C75D9F"/>
    <w:rsid w:val="00C75F9B"/>
    <w:rsid w:val="00C75FCD"/>
    <w:rsid w:val="00C762DB"/>
    <w:rsid w:val="00C763C0"/>
    <w:rsid w:val="00C765B9"/>
    <w:rsid w:val="00C76B96"/>
    <w:rsid w:val="00C76D23"/>
    <w:rsid w:val="00C7734C"/>
    <w:rsid w:val="00C77428"/>
    <w:rsid w:val="00C774A3"/>
    <w:rsid w:val="00C775BD"/>
    <w:rsid w:val="00C775F3"/>
    <w:rsid w:val="00C778CB"/>
    <w:rsid w:val="00C77DFB"/>
    <w:rsid w:val="00C801A1"/>
    <w:rsid w:val="00C80336"/>
    <w:rsid w:val="00C80497"/>
    <w:rsid w:val="00C806BA"/>
    <w:rsid w:val="00C8093E"/>
    <w:rsid w:val="00C80BFB"/>
    <w:rsid w:val="00C810C8"/>
    <w:rsid w:val="00C810D7"/>
    <w:rsid w:val="00C810F4"/>
    <w:rsid w:val="00C819B9"/>
    <w:rsid w:val="00C81EF9"/>
    <w:rsid w:val="00C82B8C"/>
    <w:rsid w:val="00C830B0"/>
    <w:rsid w:val="00C831EF"/>
    <w:rsid w:val="00C83231"/>
    <w:rsid w:val="00C83571"/>
    <w:rsid w:val="00C836B1"/>
    <w:rsid w:val="00C841B0"/>
    <w:rsid w:val="00C84333"/>
    <w:rsid w:val="00C84918"/>
    <w:rsid w:val="00C84CBC"/>
    <w:rsid w:val="00C84CE9"/>
    <w:rsid w:val="00C84E25"/>
    <w:rsid w:val="00C84F80"/>
    <w:rsid w:val="00C84FD5"/>
    <w:rsid w:val="00C8517E"/>
    <w:rsid w:val="00C85526"/>
    <w:rsid w:val="00C856E1"/>
    <w:rsid w:val="00C857B9"/>
    <w:rsid w:val="00C85C56"/>
    <w:rsid w:val="00C85E0C"/>
    <w:rsid w:val="00C85E66"/>
    <w:rsid w:val="00C85FF3"/>
    <w:rsid w:val="00C860B0"/>
    <w:rsid w:val="00C86192"/>
    <w:rsid w:val="00C86946"/>
    <w:rsid w:val="00C86BAC"/>
    <w:rsid w:val="00C8706A"/>
    <w:rsid w:val="00C8723A"/>
    <w:rsid w:val="00C877C3"/>
    <w:rsid w:val="00C87B94"/>
    <w:rsid w:val="00C90AB0"/>
    <w:rsid w:val="00C90B82"/>
    <w:rsid w:val="00C90BA6"/>
    <w:rsid w:val="00C91259"/>
    <w:rsid w:val="00C91272"/>
    <w:rsid w:val="00C917C9"/>
    <w:rsid w:val="00C919AD"/>
    <w:rsid w:val="00C91EC7"/>
    <w:rsid w:val="00C92881"/>
    <w:rsid w:val="00C92B92"/>
    <w:rsid w:val="00C93084"/>
    <w:rsid w:val="00C93104"/>
    <w:rsid w:val="00C9315B"/>
    <w:rsid w:val="00C936F4"/>
    <w:rsid w:val="00C938C9"/>
    <w:rsid w:val="00C938D9"/>
    <w:rsid w:val="00C93B95"/>
    <w:rsid w:val="00C93D92"/>
    <w:rsid w:val="00C93ED1"/>
    <w:rsid w:val="00C947E5"/>
    <w:rsid w:val="00C948DC"/>
    <w:rsid w:val="00C9498B"/>
    <w:rsid w:val="00C94C1D"/>
    <w:rsid w:val="00C94C59"/>
    <w:rsid w:val="00C94F1D"/>
    <w:rsid w:val="00C95716"/>
    <w:rsid w:val="00C958B8"/>
    <w:rsid w:val="00C958D3"/>
    <w:rsid w:val="00C959C6"/>
    <w:rsid w:val="00C95B06"/>
    <w:rsid w:val="00C95C66"/>
    <w:rsid w:val="00C95C7C"/>
    <w:rsid w:val="00C95DFC"/>
    <w:rsid w:val="00C9630B"/>
    <w:rsid w:val="00C96456"/>
    <w:rsid w:val="00C96738"/>
    <w:rsid w:val="00C9674E"/>
    <w:rsid w:val="00C96790"/>
    <w:rsid w:val="00C96C43"/>
    <w:rsid w:val="00C97765"/>
    <w:rsid w:val="00C97BE1"/>
    <w:rsid w:val="00C97BFE"/>
    <w:rsid w:val="00C97F7F"/>
    <w:rsid w:val="00CA017B"/>
    <w:rsid w:val="00CA0FEA"/>
    <w:rsid w:val="00CA10C1"/>
    <w:rsid w:val="00CA11D2"/>
    <w:rsid w:val="00CA1808"/>
    <w:rsid w:val="00CA1C41"/>
    <w:rsid w:val="00CA1D3F"/>
    <w:rsid w:val="00CA250D"/>
    <w:rsid w:val="00CA2B8C"/>
    <w:rsid w:val="00CA2DA0"/>
    <w:rsid w:val="00CA2F8A"/>
    <w:rsid w:val="00CA32ED"/>
    <w:rsid w:val="00CA33C2"/>
    <w:rsid w:val="00CA34A3"/>
    <w:rsid w:val="00CA37A9"/>
    <w:rsid w:val="00CA3B57"/>
    <w:rsid w:val="00CA3BEB"/>
    <w:rsid w:val="00CA3CCB"/>
    <w:rsid w:val="00CA3CFD"/>
    <w:rsid w:val="00CA3FDD"/>
    <w:rsid w:val="00CA412D"/>
    <w:rsid w:val="00CA4307"/>
    <w:rsid w:val="00CA4436"/>
    <w:rsid w:val="00CA478C"/>
    <w:rsid w:val="00CA48F8"/>
    <w:rsid w:val="00CA4958"/>
    <w:rsid w:val="00CA4C50"/>
    <w:rsid w:val="00CA4DD2"/>
    <w:rsid w:val="00CA4E1D"/>
    <w:rsid w:val="00CA4F3E"/>
    <w:rsid w:val="00CA5358"/>
    <w:rsid w:val="00CA564F"/>
    <w:rsid w:val="00CA5B91"/>
    <w:rsid w:val="00CA5E3B"/>
    <w:rsid w:val="00CA5FE5"/>
    <w:rsid w:val="00CA624D"/>
    <w:rsid w:val="00CA62C3"/>
    <w:rsid w:val="00CA6368"/>
    <w:rsid w:val="00CA677C"/>
    <w:rsid w:val="00CA6FAF"/>
    <w:rsid w:val="00CA7140"/>
    <w:rsid w:val="00CA7504"/>
    <w:rsid w:val="00CA751E"/>
    <w:rsid w:val="00CA7651"/>
    <w:rsid w:val="00CA7823"/>
    <w:rsid w:val="00CA7A93"/>
    <w:rsid w:val="00CA7E82"/>
    <w:rsid w:val="00CB0039"/>
    <w:rsid w:val="00CB03DB"/>
    <w:rsid w:val="00CB046F"/>
    <w:rsid w:val="00CB08FF"/>
    <w:rsid w:val="00CB090F"/>
    <w:rsid w:val="00CB096B"/>
    <w:rsid w:val="00CB0B17"/>
    <w:rsid w:val="00CB0C7C"/>
    <w:rsid w:val="00CB0F50"/>
    <w:rsid w:val="00CB0FA9"/>
    <w:rsid w:val="00CB1677"/>
    <w:rsid w:val="00CB194C"/>
    <w:rsid w:val="00CB1D35"/>
    <w:rsid w:val="00CB2067"/>
    <w:rsid w:val="00CB21D3"/>
    <w:rsid w:val="00CB2298"/>
    <w:rsid w:val="00CB255D"/>
    <w:rsid w:val="00CB269C"/>
    <w:rsid w:val="00CB28C1"/>
    <w:rsid w:val="00CB28FE"/>
    <w:rsid w:val="00CB290C"/>
    <w:rsid w:val="00CB2BB5"/>
    <w:rsid w:val="00CB2C84"/>
    <w:rsid w:val="00CB2E34"/>
    <w:rsid w:val="00CB30BE"/>
    <w:rsid w:val="00CB37B1"/>
    <w:rsid w:val="00CB3B47"/>
    <w:rsid w:val="00CB3DD4"/>
    <w:rsid w:val="00CB3EB6"/>
    <w:rsid w:val="00CB4676"/>
    <w:rsid w:val="00CB490A"/>
    <w:rsid w:val="00CB4932"/>
    <w:rsid w:val="00CB4E8F"/>
    <w:rsid w:val="00CB5501"/>
    <w:rsid w:val="00CB550D"/>
    <w:rsid w:val="00CB5689"/>
    <w:rsid w:val="00CB56E6"/>
    <w:rsid w:val="00CB6417"/>
    <w:rsid w:val="00CB6716"/>
    <w:rsid w:val="00CB6A96"/>
    <w:rsid w:val="00CB6ACE"/>
    <w:rsid w:val="00CB6B8C"/>
    <w:rsid w:val="00CB6DDD"/>
    <w:rsid w:val="00CB718A"/>
    <w:rsid w:val="00CB741E"/>
    <w:rsid w:val="00CB756D"/>
    <w:rsid w:val="00CB78F3"/>
    <w:rsid w:val="00CB7A1D"/>
    <w:rsid w:val="00CB7B60"/>
    <w:rsid w:val="00CC0335"/>
    <w:rsid w:val="00CC08AB"/>
    <w:rsid w:val="00CC09C7"/>
    <w:rsid w:val="00CC0CB8"/>
    <w:rsid w:val="00CC1199"/>
    <w:rsid w:val="00CC1265"/>
    <w:rsid w:val="00CC1487"/>
    <w:rsid w:val="00CC1C8E"/>
    <w:rsid w:val="00CC2523"/>
    <w:rsid w:val="00CC2D9A"/>
    <w:rsid w:val="00CC2F10"/>
    <w:rsid w:val="00CC32FD"/>
    <w:rsid w:val="00CC3581"/>
    <w:rsid w:val="00CC3731"/>
    <w:rsid w:val="00CC4258"/>
    <w:rsid w:val="00CC4775"/>
    <w:rsid w:val="00CC536C"/>
    <w:rsid w:val="00CC53C5"/>
    <w:rsid w:val="00CC54B5"/>
    <w:rsid w:val="00CC54B6"/>
    <w:rsid w:val="00CC54D6"/>
    <w:rsid w:val="00CC558C"/>
    <w:rsid w:val="00CC5BA4"/>
    <w:rsid w:val="00CC6754"/>
    <w:rsid w:val="00CC688B"/>
    <w:rsid w:val="00CC6A32"/>
    <w:rsid w:val="00CC6C06"/>
    <w:rsid w:val="00CC6E1D"/>
    <w:rsid w:val="00CC6E9F"/>
    <w:rsid w:val="00CC6FD5"/>
    <w:rsid w:val="00CC716C"/>
    <w:rsid w:val="00CC723F"/>
    <w:rsid w:val="00CC7258"/>
    <w:rsid w:val="00CC77DF"/>
    <w:rsid w:val="00CC7817"/>
    <w:rsid w:val="00CC7C52"/>
    <w:rsid w:val="00CC7FAE"/>
    <w:rsid w:val="00CD01E8"/>
    <w:rsid w:val="00CD06E9"/>
    <w:rsid w:val="00CD0A47"/>
    <w:rsid w:val="00CD0BEE"/>
    <w:rsid w:val="00CD0D7C"/>
    <w:rsid w:val="00CD0E09"/>
    <w:rsid w:val="00CD0EE0"/>
    <w:rsid w:val="00CD1044"/>
    <w:rsid w:val="00CD1198"/>
    <w:rsid w:val="00CD11C6"/>
    <w:rsid w:val="00CD1822"/>
    <w:rsid w:val="00CD18DF"/>
    <w:rsid w:val="00CD1C17"/>
    <w:rsid w:val="00CD1CFD"/>
    <w:rsid w:val="00CD202C"/>
    <w:rsid w:val="00CD290D"/>
    <w:rsid w:val="00CD2D5D"/>
    <w:rsid w:val="00CD3139"/>
    <w:rsid w:val="00CD3338"/>
    <w:rsid w:val="00CD401F"/>
    <w:rsid w:val="00CD46DE"/>
    <w:rsid w:val="00CD4BB6"/>
    <w:rsid w:val="00CD4DFD"/>
    <w:rsid w:val="00CD4EC4"/>
    <w:rsid w:val="00CD57EE"/>
    <w:rsid w:val="00CD5B12"/>
    <w:rsid w:val="00CD5E15"/>
    <w:rsid w:val="00CD5EA5"/>
    <w:rsid w:val="00CD6132"/>
    <w:rsid w:val="00CD68DF"/>
    <w:rsid w:val="00CD6E5E"/>
    <w:rsid w:val="00CD6EA5"/>
    <w:rsid w:val="00CD6F04"/>
    <w:rsid w:val="00CD7017"/>
    <w:rsid w:val="00CD74A0"/>
    <w:rsid w:val="00CD75BD"/>
    <w:rsid w:val="00CD7780"/>
    <w:rsid w:val="00CD7949"/>
    <w:rsid w:val="00CD7956"/>
    <w:rsid w:val="00CD7A4C"/>
    <w:rsid w:val="00CD7D3C"/>
    <w:rsid w:val="00CE0193"/>
    <w:rsid w:val="00CE0437"/>
    <w:rsid w:val="00CE04AB"/>
    <w:rsid w:val="00CE06A2"/>
    <w:rsid w:val="00CE0A74"/>
    <w:rsid w:val="00CE1542"/>
    <w:rsid w:val="00CE1A3E"/>
    <w:rsid w:val="00CE1D9E"/>
    <w:rsid w:val="00CE1F0C"/>
    <w:rsid w:val="00CE1F42"/>
    <w:rsid w:val="00CE2011"/>
    <w:rsid w:val="00CE209C"/>
    <w:rsid w:val="00CE2109"/>
    <w:rsid w:val="00CE22D1"/>
    <w:rsid w:val="00CE2334"/>
    <w:rsid w:val="00CE2337"/>
    <w:rsid w:val="00CE29A6"/>
    <w:rsid w:val="00CE2A60"/>
    <w:rsid w:val="00CE2B6A"/>
    <w:rsid w:val="00CE2EA4"/>
    <w:rsid w:val="00CE3460"/>
    <w:rsid w:val="00CE379B"/>
    <w:rsid w:val="00CE39B5"/>
    <w:rsid w:val="00CE3CC6"/>
    <w:rsid w:val="00CE3E15"/>
    <w:rsid w:val="00CE4185"/>
    <w:rsid w:val="00CE42B6"/>
    <w:rsid w:val="00CE42F1"/>
    <w:rsid w:val="00CE431E"/>
    <w:rsid w:val="00CE4765"/>
    <w:rsid w:val="00CE4873"/>
    <w:rsid w:val="00CE50FC"/>
    <w:rsid w:val="00CE5354"/>
    <w:rsid w:val="00CE560A"/>
    <w:rsid w:val="00CE5AC2"/>
    <w:rsid w:val="00CE5DEC"/>
    <w:rsid w:val="00CE5E41"/>
    <w:rsid w:val="00CE5F1C"/>
    <w:rsid w:val="00CE60C4"/>
    <w:rsid w:val="00CE60DF"/>
    <w:rsid w:val="00CE61C2"/>
    <w:rsid w:val="00CE62BC"/>
    <w:rsid w:val="00CE65B2"/>
    <w:rsid w:val="00CE6962"/>
    <w:rsid w:val="00CE6970"/>
    <w:rsid w:val="00CE6E79"/>
    <w:rsid w:val="00CE72AC"/>
    <w:rsid w:val="00CE7552"/>
    <w:rsid w:val="00CE7960"/>
    <w:rsid w:val="00CE7C48"/>
    <w:rsid w:val="00CE7C7D"/>
    <w:rsid w:val="00CE7CD9"/>
    <w:rsid w:val="00CF0396"/>
    <w:rsid w:val="00CF0BA2"/>
    <w:rsid w:val="00CF15F2"/>
    <w:rsid w:val="00CF165A"/>
    <w:rsid w:val="00CF1BB2"/>
    <w:rsid w:val="00CF1D6B"/>
    <w:rsid w:val="00CF1F6D"/>
    <w:rsid w:val="00CF2490"/>
    <w:rsid w:val="00CF2A84"/>
    <w:rsid w:val="00CF2E8E"/>
    <w:rsid w:val="00CF2ECD"/>
    <w:rsid w:val="00CF337A"/>
    <w:rsid w:val="00CF339A"/>
    <w:rsid w:val="00CF3A2E"/>
    <w:rsid w:val="00CF3AF0"/>
    <w:rsid w:val="00CF4005"/>
    <w:rsid w:val="00CF420F"/>
    <w:rsid w:val="00CF42FA"/>
    <w:rsid w:val="00CF4456"/>
    <w:rsid w:val="00CF448E"/>
    <w:rsid w:val="00CF46A6"/>
    <w:rsid w:val="00CF4B63"/>
    <w:rsid w:val="00CF4BA4"/>
    <w:rsid w:val="00CF4DD4"/>
    <w:rsid w:val="00CF4EE3"/>
    <w:rsid w:val="00CF53F3"/>
    <w:rsid w:val="00CF5518"/>
    <w:rsid w:val="00CF5918"/>
    <w:rsid w:val="00CF59F9"/>
    <w:rsid w:val="00CF5BD8"/>
    <w:rsid w:val="00CF5DFF"/>
    <w:rsid w:val="00CF62CD"/>
    <w:rsid w:val="00CF638D"/>
    <w:rsid w:val="00CF67C3"/>
    <w:rsid w:val="00CF686D"/>
    <w:rsid w:val="00CF6A10"/>
    <w:rsid w:val="00CF6A65"/>
    <w:rsid w:val="00CF6FA1"/>
    <w:rsid w:val="00CF6FD8"/>
    <w:rsid w:val="00CF7140"/>
    <w:rsid w:val="00CF76D5"/>
    <w:rsid w:val="00CF7F8E"/>
    <w:rsid w:val="00D00CC0"/>
    <w:rsid w:val="00D01583"/>
    <w:rsid w:val="00D0176E"/>
    <w:rsid w:val="00D01947"/>
    <w:rsid w:val="00D0229B"/>
    <w:rsid w:val="00D02362"/>
    <w:rsid w:val="00D02ABB"/>
    <w:rsid w:val="00D02C0B"/>
    <w:rsid w:val="00D02E81"/>
    <w:rsid w:val="00D02EEA"/>
    <w:rsid w:val="00D03254"/>
    <w:rsid w:val="00D03260"/>
    <w:rsid w:val="00D035C9"/>
    <w:rsid w:val="00D035FF"/>
    <w:rsid w:val="00D03CCE"/>
    <w:rsid w:val="00D0428B"/>
    <w:rsid w:val="00D0523F"/>
    <w:rsid w:val="00D06264"/>
    <w:rsid w:val="00D062F0"/>
    <w:rsid w:val="00D064F4"/>
    <w:rsid w:val="00D066BC"/>
    <w:rsid w:val="00D0676E"/>
    <w:rsid w:val="00D068A4"/>
    <w:rsid w:val="00D06DFF"/>
    <w:rsid w:val="00D07080"/>
    <w:rsid w:val="00D07C11"/>
    <w:rsid w:val="00D07EF0"/>
    <w:rsid w:val="00D106C9"/>
    <w:rsid w:val="00D10BDF"/>
    <w:rsid w:val="00D1108C"/>
    <w:rsid w:val="00D110A8"/>
    <w:rsid w:val="00D1125E"/>
    <w:rsid w:val="00D11372"/>
    <w:rsid w:val="00D114D2"/>
    <w:rsid w:val="00D119AC"/>
    <w:rsid w:val="00D11BBA"/>
    <w:rsid w:val="00D11EA3"/>
    <w:rsid w:val="00D11EFA"/>
    <w:rsid w:val="00D1208B"/>
    <w:rsid w:val="00D1228C"/>
    <w:rsid w:val="00D1253E"/>
    <w:rsid w:val="00D129C2"/>
    <w:rsid w:val="00D12B6C"/>
    <w:rsid w:val="00D12D38"/>
    <w:rsid w:val="00D130B1"/>
    <w:rsid w:val="00D1331A"/>
    <w:rsid w:val="00D13546"/>
    <w:rsid w:val="00D13AFB"/>
    <w:rsid w:val="00D13C1E"/>
    <w:rsid w:val="00D13C5F"/>
    <w:rsid w:val="00D13C7D"/>
    <w:rsid w:val="00D13CCE"/>
    <w:rsid w:val="00D13D82"/>
    <w:rsid w:val="00D1440B"/>
    <w:rsid w:val="00D14438"/>
    <w:rsid w:val="00D14A5F"/>
    <w:rsid w:val="00D14CA1"/>
    <w:rsid w:val="00D14E1F"/>
    <w:rsid w:val="00D14EB0"/>
    <w:rsid w:val="00D14F55"/>
    <w:rsid w:val="00D150E1"/>
    <w:rsid w:val="00D1543B"/>
    <w:rsid w:val="00D15517"/>
    <w:rsid w:val="00D156FB"/>
    <w:rsid w:val="00D159AE"/>
    <w:rsid w:val="00D15C25"/>
    <w:rsid w:val="00D15C94"/>
    <w:rsid w:val="00D15E9F"/>
    <w:rsid w:val="00D161B5"/>
    <w:rsid w:val="00D1644B"/>
    <w:rsid w:val="00D167EB"/>
    <w:rsid w:val="00D16A95"/>
    <w:rsid w:val="00D16CA9"/>
    <w:rsid w:val="00D16D58"/>
    <w:rsid w:val="00D170F7"/>
    <w:rsid w:val="00D17252"/>
    <w:rsid w:val="00D173F8"/>
    <w:rsid w:val="00D1742F"/>
    <w:rsid w:val="00D17786"/>
    <w:rsid w:val="00D1791C"/>
    <w:rsid w:val="00D17A63"/>
    <w:rsid w:val="00D17DC0"/>
    <w:rsid w:val="00D20E20"/>
    <w:rsid w:val="00D20F02"/>
    <w:rsid w:val="00D20F22"/>
    <w:rsid w:val="00D2120F"/>
    <w:rsid w:val="00D21C17"/>
    <w:rsid w:val="00D2214A"/>
    <w:rsid w:val="00D22167"/>
    <w:rsid w:val="00D22189"/>
    <w:rsid w:val="00D222CE"/>
    <w:rsid w:val="00D22328"/>
    <w:rsid w:val="00D226FE"/>
    <w:rsid w:val="00D22F7F"/>
    <w:rsid w:val="00D23292"/>
    <w:rsid w:val="00D2369E"/>
    <w:rsid w:val="00D23D57"/>
    <w:rsid w:val="00D2410F"/>
    <w:rsid w:val="00D24BE7"/>
    <w:rsid w:val="00D24D08"/>
    <w:rsid w:val="00D24D77"/>
    <w:rsid w:val="00D25A1E"/>
    <w:rsid w:val="00D260A6"/>
    <w:rsid w:val="00D260E6"/>
    <w:rsid w:val="00D269EB"/>
    <w:rsid w:val="00D26C75"/>
    <w:rsid w:val="00D2707D"/>
    <w:rsid w:val="00D27A44"/>
    <w:rsid w:val="00D27BC1"/>
    <w:rsid w:val="00D305A9"/>
    <w:rsid w:val="00D30670"/>
    <w:rsid w:val="00D30BE2"/>
    <w:rsid w:val="00D30F21"/>
    <w:rsid w:val="00D31239"/>
    <w:rsid w:val="00D31816"/>
    <w:rsid w:val="00D318D9"/>
    <w:rsid w:val="00D31EFE"/>
    <w:rsid w:val="00D323F7"/>
    <w:rsid w:val="00D324EF"/>
    <w:rsid w:val="00D32860"/>
    <w:rsid w:val="00D32E80"/>
    <w:rsid w:val="00D3317E"/>
    <w:rsid w:val="00D33388"/>
    <w:rsid w:val="00D333AC"/>
    <w:rsid w:val="00D333B3"/>
    <w:rsid w:val="00D333F1"/>
    <w:rsid w:val="00D335F1"/>
    <w:rsid w:val="00D33772"/>
    <w:rsid w:val="00D33DE7"/>
    <w:rsid w:val="00D3401A"/>
    <w:rsid w:val="00D341A9"/>
    <w:rsid w:val="00D343AF"/>
    <w:rsid w:val="00D34558"/>
    <w:rsid w:val="00D3473F"/>
    <w:rsid w:val="00D347FB"/>
    <w:rsid w:val="00D3492D"/>
    <w:rsid w:val="00D34BBE"/>
    <w:rsid w:val="00D3500D"/>
    <w:rsid w:val="00D350EE"/>
    <w:rsid w:val="00D35133"/>
    <w:rsid w:val="00D353FC"/>
    <w:rsid w:val="00D35494"/>
    <w:rsid w:val="00D355F9"/>
    <w:rsid w:val="00D3593B"/>
    <w:rsid w:val="00D35D51"/>
    <w:rsid w:val="00D35D73"/>
    <w:rsid w:val="00D36305"/>
    <w:rsid w:val="00D363A8"/>
    <w:rsid w:val="00D36439"/>
    <w:rsid w:val="00D368AA"/>
    <w:rsid w:val="00D36AB9"/>
    <w:rsid w:val="00D36E6A"/>
    <w:rsid w:val="00D36ED4"/>
    <w:rsid w:val="00D3757E"/>
    <w:rsid w:val="00D37A0B"/>
    <w:rsid w:val="00D37FA9"/>
    <w:rsid w:val="00D40158"/>
    <w:rsid w:val="00D401A2"/>
    <w:rsid w:val="00D40219"/>
    <w:rsid w:val="00D402F8"/>
    <w:rsid w:val="00D403D1"/>
    <w:rsid w:val="00D40480"/>
    <w:rsid w:val="00D40A3B"/>
    <w:rsid w:val="00D40DEB"/>
    <w:rsid w:val="00D40FCF"/>
    <w:rsid w:val="00D413EB"/>
    <w:rsid w:val="00D4141E"/>
    <w:rsid w:val="00D417F4"/>
    <w:rsid w:val="00D419CA"/>
    <w:rsid w:val="00D41F88"/>
    <w:rsid w:val="00D4217E"/>
    <w:rsid w:val="00D4221B"/>
    <w:rsid w:val="00D42246"/>
    <w:rsid w:val="00D422F0"/>
    <w:rsid w:val="00D423D5"/>
    <w:rsid w:val="00D42411"/>
    <w:rsid w:val="00D424FC"/>
    <w:rsid w:val="00D429BD"/>
    <w:rsid w:val="00D433DC"/>
    <w:rsid w:val="00D435A5"/>
    <w:rsid w:val="00D4385F"/>
    <w:rsid w:val="00D442F0"/>
    <w:rsid w:val="00D44312"/>
    <w:rsid w:val="00D4453F"/>
    <w:rsid w:val="00D446D5"/>
    <w:rsid w:val="00D44DBC"/>
    <w:rsid w:val="00D44E8F"/>
    <w:rsid w:val="00D451C6"/>
    <w:rsid w:val="00D45272"/>
    <w:rsid w:val="00D452EF"/>
    <w:rsid w:val="00D4535C"/>
    <w:rsid w:val="00D45559"/>
    <w:rsid w:val="00D45749"/>
    <w:rsid w:val="00D458DF"/>
    <w:rsid w:val="00D45DD6"/>
    <w:rsid w:val="00D45F2C"/>
    <w:rsid w:val="00D460DF"/>
    <w:rsid w:val="00D46C7C"/>
    <w:rsid w:val="00D4723D"/>
    <w:rsid w:val="00D478A3"/>
    <w:rsid w:val="00D47A10"/>
    <w:rsid w:val="00D47A36"/>
    <w:rsid w:val="00D47A3E"/>
    <w:rsid w:val="00D47D69"/>
    <w:rsid w:val="00D509E1"/>
    <w:rsid w:val="00D50A16"/>
    <w:rsid w:val="00D50B89"/>
    <w:rsid w:val="00D50C15"/>
    <w:rsid w:val="00D50C39"/>
    <w:rsid w:val="00D50D84"/>
    <w:rsid w:val="00D510D8"/>
    <w:rsid w:val="00D5137A"/>
    <w:rsid w:val="00D519FB"/>
    <w:rsid w:val="00D51F08"/>
    <w:rsid w:val="00D52040"/>
    <w:rsid w:val="00D521AE"/>
    <w:rsid w:val="00D52413"/>
    <w:rsid w:val="00D52921"/>
    <w:rsid w:val="00D5296C"/>
    <w:rsid w:val="00D52E25"/>
    <w:rsid w:val="00D52E75"/>
    <w:rsid w:val="00D5327F"/>
    <w:rsid w:val="00D5338C"/>
    <w:rsid w:val="00D537D9"/>
    <w:rsid w:val="00D537E9"/>
    <w:rsid w:val="00D537FC"/>
    <w:rsid w:val="00D53C0B"/>
    <w:rsid w:val="00D53F05"/>
    <w:rsid w:val="00D54643"/>
    <w:rsid w:val="00D547A5"/>
    <w:rsid w:val="00D54854"/>
    <w:rsid w:val="00D54DBA"/>
    <w:rsid w:val="00D55065"/>
    <w:rsid w:val="00D551BF"/>
    <w:rsid w:val="00D55469"/>
    <w:rsid w:val="00D55532"/>
    <w:rsid w:val="00D55630"/>
    <w:rsid w:val="00D55A86"/>
    <w:rsid w:val="00D55E68"/>
    <w:rsid w:val="00D55FDC"/>
    <w:rsid w:val="00D561F7"/>
    <w:rsid w:val="00D56300"/>
    <w:rsid w:val="00D56338"/>
    <w:rsid w:val="00D5662C"/>
    <w:rsid w:val="00D5673A"/>
    <w:rsid w:val="00D56A24"/>
    <w:rsid w:val="00D57397"/>
    <w:rsid w:val="00D577CE"/>
    <w:rsid w:val="00D57E2C"/>
    <w:rsid w:val="00D60AE1"/>
    <w:rsid w:val="00D60C22"/>
    <w:rsid w:val="00D60DD7"/>
    <w:rsid w:val="00D6133E"/>
    <w:rsid w:val="00D61435"/>
    <w:rsid w:val="00D61712"/>
    <w:rsid w:val="00D61B27"/>
    <w:rsid w:val="00D61E2A"/>
    <w:rsid w:val="00D62278"/>
    <w:rsid w:val="00D62282"/>
    <w:rsid w:val="00D62353"/>
    <w:rsid w:val="00D62829"/>
    <w:rsid w:val="00D62AE0"/>
    <w:rsid w:val="00D62C06"/>
    <w:rsid w:val="00D63414"/>
    <w:rsid w:val="00D6353F"/>
    <w:rsid w:val="00D63790"/>
    <w:rsid w:val="00D6389C"/>
    <w:rsid w:val="00D63990"/>
    <w:rsid w:val="00D639DE"/>
    <w:rsid w:val="00D63D38"/>
    <w:rsid w:val="00D642AB"/>
    <w:rsid w:val="00D64626"/>
    <w:rsid w:val="00D6563C"/>
    <w:rsid w:val="00D65641"/>
    <w:rsid w:val="00D6568C"/>
    <w:rsid w:val="00D65C20"/>
    <w:rsid w:val="00D65D64"/>
    <w:rsid w:val="00D66450"/>
    <w:rsid w:val="00D66B5A"/>
    <w:rsid w:val="00D672C4"/>
    <w:rsid w:val="00D672E7"/>
    <w:rsid w:val="00D6749D"/>
    <w:rsid w:val="00D675ED"/>
    <w:rsid w:val="00D67A4C"/>
    <w:rsid w:val="00D67A7E"/>
    <w:rsid w:val="00D67B5C"/>
    <w:rsid w:val="00D67C49"/>
    <w:rsid w:val="00D67CA4"/>
    <w:rsid w:val="00D67CE9"/>
    <w:rsid w:val="00D67D85"/>
    <w:rsid w:val="00D67F57"/>
    <w:rsid w:val="00D7008C"/>
    <w:rsid w:val="00D700E6"/>
    <w:rsid w:val="00D709BE"/>
    <w:rsid w:val="00D70AE5"/>
    <w:rsid w:val="00D70B2D"/>
    <w:rsid w:val="00D71089"/>
    <w:rsid w:val="00D7113E"/>
    <w:rsid w:val="00D712BE"/>
    <w:rsid w:val="00D713B7"/>
    <w:rsid w:val="00D718D9"/>
    <w:rsid w:val="00D71F0E"/>
    <w:rsid w:val="00D720A4"/>
    <w:rsid w:val="00D72374"/>
    <w:rsid w:val="00D724B4"/>
    <w:rsid w:val="00D72620"/>
    <w:rsid w:val="00D72681"/>
    <w:rsid w:val="00D72BEE"/>
    <w:rsid w:val="00D72C08"/>
    <w:rsid w:val="00D72C2D"/>
    <w:rsid w:val="00D72EDD"/>
    <w:rsid w:val="00D72FAE"/>
    <w:rsid w:val="00D731D7"/>
    <w:rsid w:val="00D7327E"/>
    <w:rsid w:val="00D732BF"/>
    <w:rsid w:val="00D7352E"/>
    <w:rsid w:val="00D73563"/>
    <w:rsid w:val="00D73701"/>
    <w:rsid w:val="00D73922"/>
    <w:rsid w:val="00D739AC"/>
    <w:rsid w:val="00D73BFA"/>
    <w:rsid w:val="00D73DAC"/>
    <w:rsid w:val="00D74002"/>
    <w:rsid w:val="00D742AD"/>
    <w:rsid w:val="00D7486C"/>
    <w:rsid w:val="00D74894"/>
    <w:rsid w:val="00D74954"/>
    <w:rsid w:val="00D74B71"/>
    <w:rsid w:val="00D74CF9"/>
    <w:rsid w:val="00D74E14"/>
    <w:rsid w:val="00D74E5F"/>
    <w:rsid w:val="00D750C3"/>
    <w:rsid w:val="00D75114"/>
    <w:rsid w:val="00D752DB"/>
    <w:rsid w:val="00D75392"/>
    <w:rsid w:val="00D75996"/>
    <w:rsid w:val="00D75C30"/>
    <w:rsid w:val="00D75CCE"/>
    <w:rsid w:val="00D766F9"/>
    <w:rsid w:val="00D76A20"/>
    <w:rsid w:val="00D76B7C"/>
    <w:rsid w:val="00D76D74"/>
    <w:rsid w:val="00D77188"/>
    <w:rsid w:val="00D77341"/>
    <w:rsid w:val="00D774DB"/>
    <w:rsid w:val="00D77653"/>
    <w:rsid w:val="00D7F11E"/>
    <w:rsid w:val="00D80151"/>
    <w:rsid w:val="00D80207"/>
    <w:rsid w:val="00D8026A"/>
    <w:rsid w:val="00D80301"/>
    <w:rsid w:val="00D8036A"/>
    <w:rsid w:val="00D80522"/>
    <w:rsid w:val="00D80A43"/>
    <w:rsid w:val="00D80C06"/>
    <w:rsid w:val="00D80C7D"/>
    <w:rsid w:val="00D80DAB"/>
    <w:rsid w:val="00D80FA4"/>
    <w:rsid w:val="00D811E0"/>
    <w:rsid w:val="00D8178F"/>
    <w:rsid w:val="00D81AEF"/>
    <w:rsid w:val="00D820EB"/>
    <w:rsid w:val="00D8224C"/>
    <w:rsid w:val="00D823A2"/>
    <w:rsid w:val="00D82FEF"/>
    <w:rsid w:val="00D83E91"/>
    <w:rsid w:val="00D8442E"/>
    <w:rsid w:val="00D84700"/>
    <w:rsid w:val="00D847D2"/>
    <w:rsid w:val="00D84E27"/>
    <w:rsid w:val="00D85468"/>
    <w:rsid w:val="00D863EF"/>
    <w:rsid w:val="00D86723"/>
    <w:rsid w:val="00D868CC"/>
    <w:rsid w:val="00D86A1D"/>
    <w:rsid w:val="00D874F1"/>
    <w:rsid w:val="00D8779A"/>
    <w:rsid w:val="00D8793E"/>
    <w:rsid w:val="00D87C2B"/>
    <w:rsid w:val="00D87F74"/>
    <w:rsid w:val="00D90009"/>
    <w:rsid w:val="00D904D5"/>
    <w:rsid w:val="00D90522"/>
    <w:rsid w:val="00D9080A"/>
    <w:rsid w:val="00D909F9"/>
    <w:rsid w:val="00D90FCE"/>
    <w:rsid w:val="00D91138"/>
    <w:rsid w:val="00D914DD"/>
    <w:rsid w:val="00D917B9"/>
    <w:rsid w:val="00D9202E"/>
    <w:rsid w:val="00D9237C"/>
    <w:rsid w:val="00D92483"/>
    <w:rsid w:val="00D92675"/>
    <w:rsid w:val="00D926A3"/>
    <w:rsid w:val="00D92DFE"/>
    <w:rsid w:val="00D93232"/>
    <w:rsid w:val="00D932B5"/>
    <w:rsid w:val="00D933FF"/>
    <w:rsid w:val="00D93417"/>
    <w:rsid w:val="00D93A90"/>
    <w:rsid w:val="00D93C5F"/>
    <w:rsid w:val="00D93F1D"/>
    <w:rsid w:val="00D942D3"/>
    <w:rsid w:val="00D9444A"/>
    <w:rsid w:val="00D94670"/>
    <w:rsid w:val="00D949CF"/>
    <w:rsid w:val="00D94EA0"/>
    <w:rsid w:val="00D95139"/>
    <w:rsid w:val="00D95161"/>
    <w:rsid w:val="00D95292"/>
    <w:rsid w:val="00D9530C"/>
    <w:rsid w:val="00D95439"/>
    <w:rsid w:val="00D95C2D"/>
    <w:rsid w:val="00D95C9F"/>
    <w:rsid w:val="00D95D38"/>
    <w:rsid w:val="00D95F04"/>
    <w:rsid w:val="00D96196"/>
    <w:rsid w:val="00D9644E"/>
    <w:rsid w:val="00D96596"/>
    <w:rsid w:val="00D9659C"/>
    <w:rsid w:val="00D9662A"/>
    <w:rsid w:val="00D96972"/>
    <w:rsid w:val="00D971B0"/>
    <w:rsid w:val="00D97254"/>
    <w:rsid w:val="00D9728F"/>
    <w:rsid w:val="00D978A7"/>
    <w:rsid w:val="00D97BF4"/>
    <w:rsid w:val="00D97D0A"/>
    <w:rsid w:val="00DA0057"/>
    <w:rsid w:val="00DA01D5"/>
    <w:rsid w:val="00DA02FD"/>
    <w:rsid w:val="00DA0690"/>
    <w:rsid w:val="00DA07B2"/>
    <w:rsid w:val="00DA0D8B"/>
    <w:rsid w:val="00DA107F"/>
    <w:rsid w:val="00DA13E2"/>
    <w:rsid w:val="00DA13FB"/>
    <w:rsid w:val="00DA1499"/>
    <w:rsid w:val="00DA1681"/>
    <w:rsid w:val="00DA17D3"/>
    <w:rsid w:val="00DA194F"/>
    <w:rsid w:val="00DA2039"/>
    <w:rsid w:val="00DA213F"/>
    <w:rsid w:val="00DA25A9"/>
    <w:rsid w:val="00DA29A4"/>
    <w:rsid w:val="00DA323D"/>
    <w:rsid w:val="00DA3426"/>
    <w:rsid w:val="00DA34AB"/>
    <w:rsid w:val="00DA3566"/>
    <w:rsid w:val="00DA378C"/>
    <w:rsid w:val="00DA3A84"/>
    <w:rsid w:val="00DA3C9E"/>
    <w:rsid w:val="00DA3EC2"/>
    <w:rsid w:val="00DA4B7B"/>
    <w:rsid w:val="00DA4CD1"/>
    <w:rsid w:val="00DA4EC7"/>
    <w:rsid w:val="00DA4F5B"/>
    <w:rsid w:val="00DA5994"/>
    <w:rsid w:val="00DA5ADF"/>
    <w:rsid w:val="00DA5FC6"/>
    <w:rsid w:val="00DA63BE"/>
    <w:rsid w:val="00DA6420"/>
    <w:rsid w:val="00DA6618"/>
    <w:rsid w:val="00DA67CC"/>
    <w:rsid w:val="00DA6A00"/>
    <w:rsid w:val="00DA6AE1"/>
    <w:rsid w:val="00DA6C08"/>
    <w:rsid w:val="00DA7081"/>
    <w:rsid w:val="00DA71CA"/>
    <w:rsid w:val="00DA7220"/>
    <w:rsid w:val="00DA77EA"/>
    <w:rsid w:val="00DA7E85"/>
    <w:rsid w:val="00DA7ECC"/>
    <w:rsid w:val="00DB030A"/>
    <w:rsid w:val="00DB047F"/>
    <w:rsid w:val="00DB04E3"/>
    <w:rsid w:val="00DB067C"/>
    <w:rsid w:val="00DB0CD7"/>
    <w:rsid w:val="00DB0EB6"/>
    <w:rsid w:val="00DB0F37"/>
    <w:rsid w:val="00DB0F3D"/>
    <w:rsid w:val="00DB107F"/>
    <w:rsid w:val="00DB11C3"/>
    <w:rsid w:val="00DB19C9"/>
    <w:rsid w:val="00DB1A0F"/>
    <w:rsid w:val="00DB1C83"/>
    <w:rsid w:val="00DB1FF0"/>
    <w:rsid w:val="00DB204A"/>
    <w:rsid w:val="00DB2201"/>
    <w:rsid w:val="00DB250D"/>
    <w:rsid w:val="00DB2651"/>
    <w:rsid w:val="00DB29BF"/>
    <w:rsid w:val="00DB2A39"/>
    <w:rsid w:val="00DB2CF6"/>
    <w:rsid w:val="00DB2EBE"/>
    <w:rsid w:val="00DB3071"/>
    <w:rsid w:val="00DB30B4"/>
    <w:rsid w:val="00DB333D"/>
    <w:rsid w:val="00DB35E5"/>
    <w:rsid w:val="00DB3689"/>
    <w:rsid w:val="00DB3A4A"/>
    <w:rsid w:val="00DB3AEA"/>
    <w:rsid w:val="00DB3DE9"/>
    <w:rsid w:val="00DB4012"/>
    <w:rsid w:val="00DB4315"/>
    <w:rsid w:val="00DB433A"/>
    <w:rsid w:val="00DB4561"/>
    <w:rsid w:val="00DB45CC"/>
    <w:rsid w:val="00DB4848"/>
    <w:rsid w:val="00DB4A8F"/>
    <w:rsid w:val="00DB4DA2"/>
    <w:rsid w:val="00DB513B"/>
    <w:rsid w:val="00DB5880"/>
    <w:rsid w:val="00DB5B14"/>
    <w:rsid w:val="00DB6102"/>
    <w:rsid w:val="00DB6B14"/>
    <w:rsid w:val="00DB6E9A"/>
    <w:rsid w:val="00DB70F8"/>
    <w:rsid w:val="00DB7475"/>
    <w:rsid w:val="00DB7A0B"/>
    <w:rsid w:val="00DB7B8A"/>
    <w:rsid w:val="00DB7EE9"/>
    <w:rsid w:val="00DB7FB3"/>
    <w:rsid w:val="00DC03C6"/>
    <w:rsid w:val="00DC104C"/>
    <w:rsid w:val="00DC1217"/>
    <w:rsid w:val="00DC129F"/>
    <w:rsid w:val="00DC14B7"/>
    <w:rsid w:val="00DC198D"/>
    <w:rsid w:val="00DC1C00"/>
    <w:rsid w:val="00DC1C27"/>
    <w:rsid w:val="00DC1D86"/>
    <w:rsid w:val="00DC1E4D"/>
    <w:rsid w:val="00DC229E"/>
    <w:rsid w:val="00DC25CB"/>
    <w:rsid w:val="00DC263C"/>
    <w:rsid w:val="00DC2D01"/>
    <w:rsid w:val="00DC2E13"/>
    <w:rsid w:val="00DC2EAC"/>
    <w:rsid w:val="00DC35F4"/>
    <w:rsid w:val="00DC378A"/>
    <w:rsid w:val="00DC3A74"/>
    <w:rsid w:val="00DC475E"/>
    <w:rsid w:val="00DC4831"/>
    <w:rsid w:val="00DC48E1"/>
    <w:rsid w:val="00DC53D2"/>
    <w:rsid w:val="00DC55B0"/>
    <w:rsid w:val="00DC55CB"/>
    <w:rsid w:val="00DC5AB9"/>
    <w:rsid w:val="00DC5AFD"/>
    <w:rsid w:val="00DC6298"/>
    <w:rsid w:val="00DC689D"/>
    <w:rsid w:val="00DC6D48"/>
    <w:rsid w:val="00DC71E1"/>
    <w:rsid w:val="00DC74FF"/>
    <w:rsid w:val="00DC7677"/>
    <w:rsid w:val="00DC7854"/>
    <w:rsid w:val="00DC7C3E"/>
    <w:rsid w:val="00DC7D49"/>
    <w:rsid w:val="00DC7FA7"/>
    <w:rsid w:val="00DD06D0"/>
    <w:rsid w:val="00DD079A"/>
    <w:rsid w:val="00DD08CA"/>
    <w:rsid w:val="00DD0906"/>
    <w:rsid w:val="00DD094A"/>
    <w:rsid w:val="00DD0980"/>
    <w:rsid w:val="00DD0A50"/>
    <w:rsid w:val="00DD0AFD"/>
    <w:rsid w:val="00DD0B9D"/>
    <w:rsid w:val="00DD0C43"/>
    <w:rsid w:val="00DD13E2"/>
    <w:rsid w:val="00DD1B55"/>
    <w:rsid w:val="00DD1E7E"/>
    <w:rsid w:val="00DD1E8B"/>
    <w:rsid w:val="00DD1F24"/>
    <w:rsid w:val="00DD2571"/>
    <w:rsid w:val="00DD268D"/>
    <w:rsid w:val="00DD2736"/>
    <w:rsid w:val="00DD27C4"/>
    <w:rsid w:val="00DD28CF"/>
    <w:rsid w:val="00DD2B94"/>
    <w:rsid w:val="00DD2E5C"/>
    <w:rsid w:val="00DD2F34"/>
    <w:rsid w:val="00DD3031"/>
    <w:rsid w:val="00DD355E"/>
    <w:rsid w:val="00DD3995"/>
    <w:rsid w:val="00DD3996"/>
    <w:rsid w:val="00DD3A72"/>
    <w:rsid w:val="00DD3B7D"/>
    <w:rsid w:val="00DD3D1D"/>
    <w:rsid w:val="00DD4685"/>
    <w:rsid w:val="00DD4861"/>
    <w:rsid w:val="00DD49AC"/>
    <w:rsid w:val="00DD4F91"/>
    <w:rsid w:val="00DD5056"/>
    <w:rsid w:val="00DD587C"/>
    <w:rsid w:val="00DD5FF2"/>
    <w:rsid w:val="00DD637C"/>
    <w:rsid w:val="00DD65EE"/>
    <w:rsid w:val="00DD6D3E"/>
    <w:rsid w:val="00DD6D69"/>
    <w:rsid w:val="00DD710A"/>
    <w:rsid w:val="00DD7344"/>
    <w:rsid w:val="00DD76DF"/>
    <w:rsid w:val="00DD7B94"/>
    <w:rsid w:val="00DD7D54"/>
    <w:rsid w:val="00DD7DA0"/>
    <w:rsid w:val="00DE02DE"/>
    <w:rsid w:val="00DE05EC"/>
    <w:rsid w:val="00DE0AD2"/>
    <w:rsid w:val="00DE0B3C"/>
    <w:rsid w:val="00DE1059"/>
    <w:rsid w:val="00DE27E3"/>
    <w:rsid w:val="00DE2A02"/>
    <w:rsid w:val="00DE2A68"/>
    <w:rsid w:val="00DE2AB1"/>
    <w:rsid w:val="00DE2D0D"/>
    <w:rsid w:val="00DE3118"/>
    <w:rsid w:val="00DE317C"/>
    <w:rsid w:val="00DE3396"/>
    <w:rsid w:val="00DE33FA"/>
    <w:rsid w:val="00DE34C0"/>
    <w:rsid w:val="00DE3D6E"/>
    <w:rsid w:val="00DE4603"/>
    <w:rsid w:val="00DE47C6"/>
    <w:rsid w:val="00DE48B7"/>
    <w:rsid w:val="00DE4B48"/>
    <w:rsid w:val="00DE5082"/>
    <w:rsid w:val="00DE5091"/>
    <w:rsid w:val="00DE53EB"/>
    <w:rsid w:val="00DE543F"/>
    <w:rsid w:val="00DE552F"/>
    <w:rsid w:val="00DE558D"/>
    <w:rsid w:val="00DE58F7"/>
    <w:rsid w:val="00DE62EA"/>
    <w:rsid w:val="00DE6340"/>
    <w:rsid w:val="00DE6346"/>
    <w:rsid w:val="00DE6387"/>
    <w:rsid w:val="00DE658B"/>
    <w:rsid w:val="00DE6704"/>
    <w:rsid w:val="00DE68C4"/>
    <w:rsid w:val="00DE723A"/>
    <w:rsid w:val="00DE724A"/>
    <w:rsid w:val="00DE7664"/>
    <w:rsid w:val="00DE7BFD"/>
    <w:rsid w:val="00DE7D5B"/>
    <w:rsid w:val="00DE7E65"/>
    <w:rsid w:val="00DE7F9F"/>
    <w:rsid w:val="00DF02A6"/>
    <w:rsid w:val="00DF0B86"/>
    <w:rsid w:val="00DF0D66"/>
    <w:rsid w:val="00DF0E9A"/>
    <w:rsid w:val="00DF1539"/>
    <w:rsid w:val="00DF182C"/>
    <w:rsid w:val="00DF1D5C"/>
    <w:rsid w:val="00DF1ED6"/>
    <w:rsid w:val="00DF2004"/>
    <w:rsid w:val="00DF2604"/>
    <w:rsid w:val="00DF267F"/>
    <w:rsid w:val="00DF29D1"/>
    <w:rsid w:val="00DF3348"/>
    <w:rsid w:val="00DF39AB"/>
    <w:rsid w:val="00DF3C7C"/>
    <w:rsid w:val="00DF3D02"/>
    <w:rsid w:val="00DF3EA6"/>
    <w:rsid w:val="00DF42DD"/>
    <w:rsid w:val="00DF4480"/>
    <w:rsid w:val="00DF4768"/>
    <w:rsid w:val="00DF47B9"/>
    <w:rsid w:val="00DF4AC2"/>
    <w:rsid w:val="00DF4C05"/>
    <w:rsid w:val="00DF4F53"/>
    <w:rsid w:val="00DF50B2"/>
    <w:rsid w:val="00DF547C"/>
    <w:rsid w:val="00DF54ED"/>
    <w:rsid w:val="00DF5905"/>
    <w:rsid w:val="00DF5B89"/>
    <w:rsid w:val="00DF5CC4"/>
    <w:rsid w:val="00DF5E20"/>
    <w:rsid w:val="00DF662D"/>
    <w:rsid w:val="00DF686C"/>
    <w:rsid w:val="00DF6C66"/>
    <w:rsid w:val="00DF7401"/>
    <w:rsid w:val="00DF770F"/>
    <w:rsid w:val="00DF797D"/>
    <w:rsid w:val="00DF7E11"/>
    <w:rsid w:val="00E000A5"/>
    <w:rsid w:val="00E000E9"/>
    <w:rsid w:val="00E00106"/>
    <w:rsid w:val="00E00DBB"/>
    <w:rsid w:val="00E00F37"/>
    <w:rsid w:val="00E01068"/>
    <w:rsid w:val="00E010F4"/>
    <w:rsid w:val="00E012D8"/>
    <w:rsid w:val="00E01693"/>
    <w:rsid w:val="00E01954"/>
    <w:rsid w:val="00E0241B"/>
    <w:rsid w:val="00E02686"/>
    <w:rsid w:val="00E028EE"/>
    <w:rsid w:val="00E02E5A"/>
    <w:rsid w:val="00E02F45"/>
    <w:rsid w:val="00E032C5"/>
    <w:rsid w:val="00E03397"/>
    <w:rsid w:val="00E03843"/>
    <w:rsid w:val="00E03B2A"/>
    <w:rsid w:val="00E03BDA"/>
    <w:rsid w:val="00E03F45"/>
    <w:rsid w:val="00E0417D"/>
    <w:rsid w:val="00E0463B"/>
    <w:rsid w:val="00E04CF3"/>
    <w:rsid w:val="00E04E52"/>
    <w:rsid w:val="00E052CA"/>
    <w:rsid w:val="00E05AE0"/>
    <w:rsid w:val="00E0624B"/>
    <w:rsid w:val="00E06393"/>
    <w:rsid w:val="00E063CD"/>
    <w:rsid w:val="00E06768"/>
    <w:rsid w:val="00E0683D"/>
    <w:rsid w:val="00E068E9"/>
    <w:rsid w:val="00E06B7F"/>
    <w:rsid w:val="00E06B96"/>
    <w:rsid w:val="00E06DB9"/>
    <w:rsid w:val="00E07190"/>
    <w:rsid w:val="00E07272"/>
    <w:rsid w:val="00E0745F"/>
    <w:rsid w:val="00E0771D"/>
    <w:rsid w:val="00E0772B"/>
    <w:rsid w:val="00E07A44"/>
    <w:rsid w:val="00E07C5C"/>
    <w:rsid w:val="00E10416"/>
    <w:rsid w:val="00E10545"/>
    <w:rsid w:val="00E10A99"/>
    <w:rsid w:val="00E10C05"/>
    <w:rsid w:val="00E10C2B"/>
    <w:rsid w:val="00E10C72"/>
    <w:rsid w:val="00E10E03"/>
    <w:rsid w:val="00E112B2"/>
    <w:rsid w:val="00E115AD"/>
    <w:rsid w:val="00E11801"/>
    <w:rsid w:val="00E119B6"/>
    <w:rsid w:val="00E11D4D"/>
    <w:rsid w:val="00E1203D"/>
    <w:rsid w:val="00E121B3"/>
    <w:rsid w:val="00E123C3"/>
    <w:rsid w:val="00E126D5"/>
    <w:rsid w:val="00E12953"/>
    <w:rsid w:val="00E12A62"/>
    <w:rsid w:val="00E12B78"/>
    <w:rsid w:val="00E13059"/>
    <w:rsid w:val="00E132BB"/>
    <w:rsid w:val="00E13467"/>
    <w:rsid w:val="00E13642"/>
    <w:rsid w:val="00E13B21"/>
    <w:rsid w:val="00E13B68"/>
    <w:rsid w:val="00E13BCA"/>
    <w:rsid w:val="00E13CAE"/>
    <w:rsid w:val="00E13DE9"/>
    <w:rsid w:val="00E14438"/>
    <w:rsid w:val="00E14547"/>
    <w:rsid w:val="00E14A35"/>
    <w:rsid w:val="00E14A9E"/>
    <w:rsid w:val="00E14AF7"/>
    <w:rsid w:val="00E14BA6"/>
    <w:rsid w:val="00E15093"/>
    <w:rsid w:val="00E15231"/>
    <w:rsid w:val="00E15278"/>
    <w:rsid w:val="00E1581F"/>
    <w:rsid w:val="00E15B50"/>
    <w:rsid w:val="00E15C15"/>
    <w:rsid w:val="00E16080"/>
    <w:rsid w:val="00E16724"/>
    <w:rsid w:val="00E16D5B"/>
    <w:rsid w:val="00E16E48"/>
    <w:rsid w:val="00E16F7B"/>
    <w:rsid w:val="00E17289"/>
    <w:rsid w:val="00E17649"/>
    <w:rsid w:val="00E17A1A"/>
    <w:rsid w:val="00E17BE7"/>
    <w:rsid w:val="00E17D41"/>
    <w:rsid w:val="00E17DE1"/>
    <w:rsid w:val="00E17F81"/>
    <w:rsid w:val="00E2017C"/>
    <w:rsid w:val="00E2024F"/>
    <w:rsid w:val="00E207DA"/>
    <w:rsid w:val="00E20B3C"/>
    <w:rsid w:val="00E20C0F"/>
    <w:rsid w:val="00E20C93"/>
    <w:rsid w:val="00E20D55"/>
    <w:rsid w:val="00E210DA"/>
    <w:rsid w:val="00E215CD"/>
    <w:rsid w:val="00E218B0"/>
    <w:rsid w:val="00E21A34"/>
    <w:rsid w:val="00E21A77"/>
    <w:rsid w:val="00E21CFB"/>
    <w:rsid w:val="00E21F5E"/>
    <w:rsid w:val="00E224B7"/>
    <w:rsid w:val="00E22970"/>
    <w:rsid w:val="00E22986"/>
    <w:rsid w:val="00E22BCF"/>
    <w:rsid w:val="00E22F9E"/>
    <w:rsid w:val="00E231F4"/>
    <w:rsid w:val="00E23E31"/>
    <w:rsid w:val="00E23F7B"/>
    <w:rsid w:val="00E2491D"/>
    <w:rsid w:val="00E24C13"/>
    <w:rsid w:val="00E24DF4"/>
    <w:rsid w:val="00E24E16"/>
    <w:rsid w:val="00E252CA"/>
    <w:rsid w:val="00E25887"/>
    <w:rsid w:val="00E25D1B"/>
    <w:rsid w:val="00E2640D"/>
    <w:rsid w:val="00E26430"/>
    <w:rsid w:val="00E2649B"/>
    <w:rsid w:val="00E264F2"/>
    <w:rsid w:val="00E26B81"/>
    <w:rsid w:val="00E26BC9"/>
    <w:rsid w:val="00E2736E"/>
    <w:rsid w:val="00E273FA"/>
    <w:rsid w:val="00E27476"/>
    <w:rsid w:val="00E27E3D"/>
    <w:rsid w:val="00E27EAF"/>
    <w:rsid w:val="00E30451"/>
    <w:rsid w:val="00E30793"/>
    <w:rsid w:val="00E30A20"/>
    <w:rsid w:val="00E30CF2"/>
    <w:rsid w:val="00E30F40"/>
    <w:rsid w:val="00E311D6"/>
    <w:rsid w:val="00E3167F"/>
    <w:rsid w:val="00E3196F"/>
    <w:rsid w:val="00E32143"/>
    <w:rsid w:val="00E321F9"/>
    <w:rsid w:val="00E32315"/>
    <w:rsid w:val="00E3293B"/>
    <w:rsid w:val="00E333C1"/>
    <w:rsid w:val="00E33606"/>
    <w:rsid w:val="00E33631"/>
    <w:rsid w:val="00E34426"/>
    <w:rsid w:val="00E3466B"/>
    <w:rsid w:val="00E3490A"/>
    <w:rsid w:val="00E34CBC"/>
    <w:rsid w:val="00E34FE1"/>
    <w:rsid w:val="00E35335"/>
    <w:rsid w:val="00E35481"/>
    <w:rsid w:val="00E357C0"/>
    <w:rsid w:val="00E35BE8"/>
    <w:rsid w:val="00E35D53"/>
    <w:rsid w:val="00E35EC0"/>
    <w:rsid w:val="00E367F6"/>
    <w:rsid w:val="00E36987"/>
    <w:rsid w:val="00E36E61"/>
    <w:rsid w:val="00E375F7"/>
    <w:rsid w:val="00E376DC"/>
    <w:rsid w:val="00E37E72"/>
    <w:rsid w:val="00E37F54"/>
    <w:rsid w:val="00E405E8"/>
    <w:rsid w:val="00E408AA"/>
    <w:rsid w:val="00E41981"/>
    <w:rsid w:val="00E41B49"/>
    <w:rsid w:val="00E41DF9"/>
    <w:rsid w:val="00E41E55"/>
    <w:rsid w:val="00E41F46"/>
    <w:rsid w:val="00E41FCC"/>
    <w:rsid w:val="00E42250"/>
    <w:rsid w:val="00E4238D"/>
    <w:rsid w:val="00E426C8"/>
    <w:rsid w:val="00E42C75"/>
    <w:rsid w:val="00E42EF0"/>
    <w:rsid w:val="00E42FB1"/>
    <w:rsid w:val="00E43022"/>
    <w:rsid w:val="00E437CE"/>
    <w:rsid w:val="00E438D1"/>
    <w:rsid w:val="00E43922"/>
    <w:rsid w:val="00E43A08"/>
    <w:rsid w:val="00E4415E"/>
    <w:rsid w:val="00E44D35"/>
    <w:rsid w:val="00E4522C"/>
    <w:rsid w:val="00E4568F"/>
    <w:rsid w:val="00E46B22"/>
    <w:rsid w:val="00E4775A"/>
    <w:rsid w:val="00E47900"/>
    <w:rsid w:val="00E47967"/>
    <w:rsid w:val="00E47A67"/>
    <w:rsid w:val="00E47CCD"/>
    <w:rsid w:val="00E500F8"/>
    <w:rsid w:val="00E50871"/>
    <w:rsid w:val="00E50A13"/>
    <w:rsid w:val="00E50C70"/>
    <w:rsid w:val="00E50F1F"/>
    <w:rsid w:val="00E510B6"/>
    <w:rsid w:val="00E5147D"/>
    <w:rsid w:val="00E51C61"/>
    <w:rsid w:val="00E5238F"/>
    <w:rsid w:val="00E52481"/>
    <w:rsid w:val="00E5301A"/>
    <w:rsid w:val="00E532B5"/>
    <w:rsid w:val="00E533B8"/>
    <w:rsid w:val="00E534C3"/>
    <w:rsid w:val="00E53638"/>
    <w:rsid w:val="00E53A22"/>
    <w:rsid w:val="00E53BE5"/>
    <w:rsid w:val="00E53EBD"/>
    <w:rsid w:val="00E53FFB"/>
    <w:rsid w:val="00E54014"/>
    <w:rsid w:val="00E543AC"/>
    <w:rsid w:val="00E543BD"/>
    <w:rsid w:val="00E54925"/>
    <w:rsid w:val="00E54B21"/>
    <w:rsid w:val="00E54BF8"/>
    <w:rsid w:val="00E55307"/>
    <w:rsid w:val="00E557DF"/>
    <w:rsid w:val="00E558C3"/>
    <w:rsid w:val="00E559EA"/>
    <w:rsid w:val="00E565B8"/>
    <w:rsid w:val="00E56625"/>
    <w:rsid w:val="00E56698"/>
    <w:rsid w:val="00E5688F"/>
    <w:rsid w:val="00E574D1"/>
    <w:rsid w:val="00E57AD1"/>
    <w:rsid w:val="00E6020E"/>
    <w:rsid w:val="00E60246"/>
    <w:rsid w:val="00E605B0"/>
    <w:rsid w:val="00E60947"/>
    <w:rsid w:val="00E60BA4"/>
    <w:rsid w:val="00E60FF0"/>
    <w:rsid w:val="00E616C6"/>
    <w:rsid w:val="00E617F4"/>
    <w:rsid w:val="00E61922"/>
    <w:rsid w:val="00E62027"/>
    <w:rsid w:val="00E624B1"/>
    <w:rsid w:val="00E628E5"/>
    <w:rsid w:val="00E632C5"/>
    <w:rsid w:val="00E632DA"/>
    <w:rsid w:val="00E63B1E"/>
    <w:rsid w:val="00E63B47"/>
    <w:rsid w:val="00E63BCC"/>
    <w:rsid w:val="00E63D38"/>
    <w:rsid w:val="00E63EB3"/>
    <w:rsid w:val="00E64107"/>
    <w:rsid w:val="00E6410E"/>
    <w:rsid w:val="00E64295"/>
    <w:rsid w:val="00E644F6"/>
    <w:rsid w:val="00E645B7"/>
    <w:rsid w:val="00E647BE"/>
    <w:rsid w:val="00E6496D"/>
    <w:rsid w:val="00E64DCB"/>
    <w:rsid w:val="00E6545E"/>
    <w:rsid w:val="00E65987"/>
    <w:rsid w:val="00E66159"/>
    <w:rsid w:val="00E661B8"/>
    <w:rsid w:val="00E663EB"/>
    <w:rsid w:val="00E66813"/>
    <w:rsid w:val="00E66B0C"/>
    <w:rsid w:val="00E66CE1"/>
    <w:rsid w:val="00E67037"/>
    <w:rsid w:val="00E67109"/>
    <w:rsid w:val="00E6750F"/>
    <w:rsid w:val="00E67C82"/>
    <w:rsid w:val="00E67E2B"/>
    <w:rsid w:val="00E70167"/>
    <w:rsid w:val="00E70C51"/>
    <w:rsid w:val="00E70EDC"/>
    <w:rsid w:val="00E7109E"/>
    <w:rsid w:val="00E71182"/>
    <w:rsid w:val="00E71187"/>
    <w:rsid w:val="00E71309"/>
    <w:rsid w:val="00E71318"/>
    <w:rsid w:val="00E714C4"/>
    <w:rsid w:val="00E7167E"/>
    <w:rsid w:val="00E72935"/>
    <w:rsid w:val="00E72BF6"/>
    <w:rsid w:val="00E72F42"/>
    <w:rsid w:val="00E73033"/>
    <w:rsid w:val="00E732F1"/>
    <w:rsid w:val="00E73ADE"/>
    <w:rsid w:val="00E74389"/>
    <w:rsid w:val="00E747B7"/>
    <w:rsid w:val="00E74FE1"/>
    <w:rsid w:val="00E75000"/>
    <w:rsid w:val="00E7502A"/>
    <w:rsid w:val="00E75211"/>
    <w:rsid w:val="00E758BD"/>
    <w:rsid w:val="00E75B90"/>
    <w:rsid w:val="00E769A9"/>
    <w:rsid w:val="00E76A74"/>
    <w:rsid w:val="00E76D15"/>
    <w:rsid w:val="00E770A9"/>
    <w:rsid w:val="00E77266"/>
    <w:rsid w:val="00E7787A"/>
    <w:rsid w:val="00E7793A"/>
    <w:rsid w:val="00E77ADD"/>
    <w:rsid w:val="00E77C85"/>
    <w:rsid w:val="00E8060C"/>
    <w:rsid w:val="00E806D1"/>
    <w:rsid w:val="00E80895"/>
    <w:rsid w:val="00E80A33"/>
    <w:rsid w:val="00E812E3"/>
    <w:rsid w:val="00E81485"/>
    <w:rsid w:val="00E81661"/>
    <w:rsid w:val="00E81877"/>
    <w:rsid w:val="00E81969"/>
    <w:rsid w:val="00E81AFE"/>
    <w:rsid w:val="00E81B81"/>
    <w:rsid w:val="00E81C06"/>
    <w:rsid w:val="00E81CF8"/>
    <w:rsid w:val="00E81E57"/>
    <w:rsid w:val="00E81F0A"/>
    <w:rsid w:val="00E81FEC"/>
    <w:rsid w:val="00E820BA"/>
    <w:rsid w:val="00E82CE2"/>
    <w:rsid w:val="00E82D20"/>
    <w:rsid w:val="00E82D69"/>
    <w:rsid w:val="00E82FB3"/>
    <w:rsid w:val="00E830E5"/>
    <w:rsid w:val="00E83157"/>
    <w:rsid w:val="00E83988"/>
    <w:rsid w:val="00E83CE0"/>
    <w:rsid w:val="00E83ED4"/>
    <w:rsid w:val="00E84760"/>
    <w:rsid w:val="00E8492D"/>
    <w:rsid w:val="00E84A6D"/>
    <w:rsid w:val="00E84EE8"/>
    <w:rsid w:val="00E84F2B"/>
    <w:rsid w:val="00E84F37"/>
    <w:rsid w:val="00E852DB"/>
    <w:rsid w:val="00E85517"/>
    <w:rsid w:val="00E8556D"/>
    <w:rsid w:val="00E858D1"/>
    <w:rsid w:val="00E85922"/>
    <w:rsid w:val="00E85F3D"/>
    <w:rsid w:val="00E86035"/>
    <w:rsid w:val="00E860D4"/>
    <w:rsid w:val="00E863E2"/>
    <w:rsid w:val="00E86950"/>
    <w:rsid w:val="00E869F9"/>
    <w:rsid w:val="00E8703F"/>
    <w:rsid w:val="00E87349"/>
    <w:rsid w:val="00E874B3"/>
    <w:rsid w:val="00E87541"/>
    <w:rsid w:val="00E876A7"/>
    <w:rsid w:val="00E87924"/>
    <w:rsid w:val="00E9001C"/>
    <w:rsid w:val="00E90201"/>
    <w:rsid w:val="00E90656"/>
    <w:rsid w:val="00E90A46"/>
    <w:rsid w:val="00E90E8D"/>
    <w:rsid w:val="00E90ED9"/>
    <w:rsid w:val="00E91443"/>
    <w:rsid w:val="00E91A29"/>
    <w:rsid w:val="00E921B0"/>
    <w:rsid w:val="00E92370"/>
    <w:rsid w:val="00E9239D"/>
    <w:rsid w:val="00E923BD"/>
    <w:rsid w:val="00E92485"/>
    <w:rsid w:val="00E92AB5"/>
    <w:rsid w:val="00E930F5"/>
    <w:rsid w:val="00E93253"/>
    <w:rsid w:val="00E932D7"/>
    <w:rsid w:val="00E9330B"/>
    <w:rsid w:val="00E93A26"/>
    <w:rsid w:val="00E93E2F"/>
    <w:rsid w:val="00E9459C"/>
    <w:rsid w:val="00E945CB"/>
    <w:rsid w:val="00E94844"/>
    <w:rsid w:val="00E948B4"/>
    <w:rsid w:val="00E94B57"/>
    <w:rsid w:val="00E94E10"/>
    <w:rsid w:val="00E95100"/>
    <w:rsid w:val="00E951E1"/>
    <w:rsid w:val="00E959FE"/>
    <w:rsid w:val="00E95CD0"/>
    <w:rsid w:val="00E95D5A"/>
    <w:rsid w:val="00E96006"/>
    <w:rsid w:val="00E96424"/>
    <w:rsid w:val="00E96495"/>
    <w:rsid w:val="00E96782"/>
    <w:rsid w:val="00E96A4E"/>
    <w:rsid w:val="00E96D2A"/>
    <w:rsid w:val="00E96D9C"/>
    <w:rsid w:val="00E96F61"/>
    <w:rsid w:val="00E97291"/>
    <w:rsid w:val="00E9747F"/>
    <w:rsid w:val="00E97778"/>
    <w:rsid w:val="00E979EF"/>
    <w:rsid w:val="00E97AE6"/>
    <w:rsid w:val="00EA00F1"/>
    <w:rsid w:val="00EA01B9"/>
    <w:rsid w:val="00EA04CD"/>
    <w:rsid w:val="00EA0528"/>
    <w:rsid w:val="00EA057B"/>
    <w:rsid w:val="00EA06E8"/>
    <w:rsid w:val="00EA0A09"/>
    <w:rsid w:val="00EA0B61"/>
    <w:rsid w:val="00EA1020"/>
    <w:rsid w:val="00EA109F"/>
    <w:rsid w:val="00EA17EA"/>
    <w:rsid w:val="00EA1C2D"/>
    <w:rsid w:val="00EA256D"/>
    <w:rsid w:val="00EA2771"/>
    <w:rsid w:val="00EA2B06"/>
    <w:rsid w:val="00EA302C"/>
    <w:rsid w:val="00EA3506"/>
    <w:rsid w:val="00EA352D"/>
    <w:rsid w:val="00EA3573"/>
    <w:rsid w:val="00EA35BE"/>
    <w:rsid w:val="00EA3640"/>
    <w:rsid w:val="00EA36DE"/>
    <w:rsid w:val="00EA3B44"/>
    <w:rsid w:val="00EA3C59"/>
    <w:rsid w:val="00EA42A1"/>
    <w:rsid w:val="00EA43D1"/>
    <w:rsid w:val="00EA4FAC"/>
    <w:rsid w:val="00EA51EF"/>
    <w:rsid w:val="00EA53DA"/>
    <w:rsid w:val="00EA5709"/>
    <w:rsid w:val="00EA58BF"/>
    <w:rsid w:val="00EA5C73"/>
    <w:rsid w:val="00EA6126"/>
    <w:rsid w:val="00EA64A7"/>
    <w:rsid w:val="00EA64E3"/>
    <w:rsid w:val="00EA6802"/>
    <w:rsid w:val="00EA6D18"/>
    <w:rsid w:val="00EA6FD6"/>
    <w:rsid w:val="00EA7486"/>
    <w:rsid w:val="00EA755B"/>
    <w:rsid w:val="00EA763E"/>
    <w:rsid w:val="00EA7658"/>
    <w:rsid w:val="00EA76E3"/>
    <w:rsid w:val="00EA7CAD"/>
    <w:rsid w:val="00EAE935"/>
    <w:rsid w:val="00EB0169"/>
    <w:rsid w:val="00EB0A07"/>
    <w:rsid w:val="00EB0A8D"/>
    <w:rsid w:val="00EB0C63"/>
    <w:rsid w:val="00EB0C64"/>
    <w:rsid w:val="00EB0E71"/>
    <w:rsid w:val="00EB1202"/>
    <w:rsid w:val="00EB132B"/>
    <w:rsid w:val="00EB1384"/>
    <w:rsid w:val="00EB169A"/>
    <w:rsid w:val="00EB1889"/>
    <w:rsid w:val="00EB18FE"/>
    <w:rsid w:val="00EB19D4"/>
    <w:rsid w:val="00EB1BBA"/>
    <w:rsid w:val="00EB1CC8"/>
    <w:rsid w:val="00EB2469"/>
    <w:rsid w:val="00EB2C0D"/>
    <w:rsid w:val="00EB3126"/>
    <w:rsid w:val="00EB33CA"/>
    <w:rsid w:val="00EB34E4"/>
    <w:rsid w:val="00EB3953"/>
    <w:rsid w:val="00EB3969"/>
    <w:rsid w:val="00EB3C74"/>
    <w:rsid w:val="00EB3E12"/>
    <w:rsid w:val="00EB3EDE"/>
    <w:rsid w:val="00EB3F19"/>
    <w:rsid w:val="00EB4240"/>
    <w:rsid w:val="00EB431B"/>
    <w:rsid w:val="00EB454C"/>
    <w:rsid w:val="00EB4ADF"/>
    <w:rsid w:val="00EB4EAE"/>
    <w:rsid w:val="00EB5A0B"/>
    <w:rsid w:val="00EB5A0F"/>
    <w:rsid w:val="00EB5AED"/>
    <w:rsid w:val="00EB5E54"/>
    <w:rsid w:val="00EB5E9B"/>
    <w:rsid w:val="00EB5EE9"/>
    <w:rsid w:val="00EB5EFD"/>
    <w:rsid w:val="00EB6022"/>
    <w:rsid w:val="00EB6EE8"/>
    <w:rsid w:val="00EB70D4"/>
    <w:rsid w:val="00EB71A0"/>
    <w:rsid w:val="00EB71C6"/>
    <w:rsid w:val="00EB72A9"/>
    <w:rsid w:val="00EB72BB"/>
    <w:rsid w:val="00EB74A1"/>
    <w:rsid w:val="00EB7B82"/>
    <w:rsid w:val="00EB7DE9"/>
    <w:rsid w:val="00EC0861"/>
    <w:rsid w:val="00EC0BFA"/>
    <w:rsid w:val="00EC0CF1"/>
    <w:rsid w:val="00EC0E56"/>
    <w:rsid w:val="00EC0EF1"/>
    <w:rsid w:val="00EC145B"/>
    <w:rsid w:val="00EC1562"/>
    <w:rsid w:val="00EC15C9"/>
    <w:rsid w:val="00EC1702"/>
    <w:rsid w:val="00EC1F36"/>
    <w:rsid w:val="00EC2ADF"/>
    <w:rsid w:val="00EC2F40"/>
    <w:rsid w:val="00EC3140"/>
    <w:rsid w:val="00EC3187"/>
    <w:rsid w:val="00EC3533"/>
    <w:rsid w:val="00EC35D4"/>
    <w:rsid w:val="00EC35E4"/>
    <w:rsid w:val="00EC37CD"/>
    <w:rsid w:val="00EC39C4"/>
    <w:rsid w:val="00EC3A5F"/>
    <w:rsid w:val="00EC3A64"/>
    <w:rsid w:val="00EC3AC5"/>
    <w:rsid w:val="00EC404B"/>
    <w:rsid w:val="00EC4DF6"/>
    <w:rsid w:val="00EC4F0C"/>
    <w:rsid w:val="00EC4F85"/>
    <w:rsid w:val="00EC5009"/>
    <w:rsid w:val="00EC583F"/>
    <w:rsid w:val="00EC5A96"/>
    <w:rsid w:val="00EC5BE6"/>
    <w:rsid w:val="00EC6436"/>
    <w:rsid w:val="00EC6490"/>
    <w:rsid w:val="00EC6AA5"/>
    <w:rsid w:val="00EC6DA2"/>
    <w:rsid w:val="00EC73E7"/>
    <w:rsid w:val="00EC7579"/>
    <w:rsid w:val="00EC7FE2"/>
    <w:rsid w:val="00ED032B"/>
    <w:rsid w:val="00ED0420"/>
    <w:rsid w:val="00ED04B2"/>
    <w:rsid w:val="00ED04E0"/>
    <w:rsid w:val="00ED0553"/>
    <w:rsid w:val="00ED06E8"/>
    <w:rsid w:val="00ED09CB"/>
    <w:rsid w:val="00ED0FAA"/>
    <w:rsid w:val="00ED1006"/>
    <w:rsid w:val="00ED112D"/>
    <w:rsid w:val="00ED113E"/>
    <w:rsid w:val="00ED18EB"/>
    <w:rsid w:val="00ED1A1E"/>
    <w:rsid w:val="00ED1A6E"/>
    <w:rsid w:val="00ED1BD0"/>
    <w:rsid w:val="00ED1C5D"/>
    <w:rsid w:val="00ED1C6C"/>
    <w:rsid w:val="00ED1D90"/>
    <w:rsid w:val="00ED2055"/>
    <w:rsid w:val="00ED2223"/>
    <w:rsid w:val="00ED22C2"/>
    <w:rsid w:val="00ED22E9"/>
    <w:rsid w:val="00ED240B"/>
    <w:rsid w:val="00ED271E"/>
    <w:rsid w:val="00ED272E"/>
    <w:rsid w:val="00ED29F7"/>
    <w:rsid w:val="00ED2D61"/>
    <w:rsid w:val="00ED2EB7"/>
    <w:rsid w:val="00ED32A2"/>
    <w:rsid w:val="00ED348A"/>
    <w:rsid w:val="00ED353C"/>
    <w:rsid w:val="00ED3900"/>
    <w:rsid w:val="00ED394F"/>
    <w:rsid w:val="00ED46A9"/>
    <w:rsid w:val="00ED50F4"/>
    <w:rsid w:val="00ED5432"/>
    <w:rsid w:val="00ED57C5"/>
    <w:rsid w:val="00ED5AB1"/>
    <w:rsid w:val="00ED602E"/>
    <w:rsid w:val="00ED622F"/>
    <w:rsid w:val="00ED6366"/>
    <w:rsid w:val="00ED6641"/>
    <w:rsid w:val="00ED6EAE"/>
    <w:rsid w:val="00ED6F82"/>
    <w:rsid w:val="00ED6F9B"/>
    <w:rsid w:val="00ED77DB"/>
    <w:rsid w:val="00EE02E9"/>
    <w:rsid w:val="00EE0399"/>
    <w:rsid w:val="00EE03F9"/>
    <w:rsid w:val="00EE07D9"/>
    <w:rsid w:val="00EE0C58"/>
    <w:rsid w:val="00EE0D04"/>
    <w:rsid w:val="00EE0FD6"/>
    <w:rsid w:val="00EE147A"/>
    <w:rsid w:val="00EE1879"/>
    <w:rsid w:val="00EE1CCA"/>
    <w:rsid w:val="00EE1FDA"/>
    <w:rsid w:val="00EE2229"/>
    <w:rsid w:val="00EE2479"/>
    <w:rsid w:val="00EE355B"/>
    <w:rsid w:val="00EE378F"/>
    <w:rsid w:val="00EE39B7"/>
    <w:rsid w:val="00EE411D"/>
    <w:rsid w:val="00EE475A"/>
    <w:rsid w:val="00EE4A90"/>
    <w:rsid w:val="00EE4D97"/>
    <w:rsid w:val="00EE527A"/>
    <w:rsid w:val="00EE54B8"/>
    <w:rsid w:val="00EE552A"/>
    <w:rsid w:val="00EE5619"/>
    <w:rsid w:val="00EE59BB"/>
    <w:rsid w:val="00EE5D34"/>
    <w:rsid w:val="00EE60BE"/>
    <w:rsid w:val="00EE6159"/>
    <w:rsid w:val="00EE64B2"/>
    <w:rsid w:val="00EE64C8"/>
    <w:rsid w:val="00EE68A6"/>
    <w:rsid w:val="00EE6BBA"/>
    <w:rsid w:val="00EE6FA6"/>
    <w:rsid w:val="00EE71CA"/>
    <w:rsid w:val="00EE71CE"/>
    <w:rsid w:val="00EE7A6F"/>
    <w:rsid w:val="00EE7F5A"/>
    <w:rsid w:val="00EE7FE0"/>
    <w:rsid w:val="00EF0592"/>
    <w:rsid w:val="00EF0658"/>
    <w:rsid w:val="00EF06E7"/>
    <w:rsid w:val="00EF0DD4"/>
    <w:rsid w:val="00EF0F79"/>
    <w:rsid w:val="00EF1186"/>
    <w:rsid w:val="00EF1313"/>
    <w:rsid w:val="00EF1903"/>
    <w:rsid w:val="00EF1952"/>
    <w:rsid w:val="00EF20EB"/>
    <w:rsid w:val="00EF226F"/>
    <w:rsid w:val="00EF266C"/>
    <w:rsid w:val="00EF2783"/>
    <w:rsid w:val="00EF28FF"/>
    <w:rsid w:val="00EF2A12"/>
    <w:rsid w:val="00EF2AB4"/>
    <w:rsid w:val="00EF2C98"/>
    <w:rsid w:val="00EF2D90"/>
    <w:rsid w:val="00EF30E3"/>
    <w:rsid w:val="00EF326D"/>
    <w:rsid w:val="00EF34AB"/>
    <w:rsid w:val="00EF3597"/>
    <w:rsid w:val="00EF3F6D"/>
    <w:rsid w:val="00EF42D9"/>
    <w:rsid w:val="00EF44F2"/>
    <w:rsid w:val="00EF4A54"/>
    <w:rsid w:val="00EF4BE9"/>
    <w:rsid w:val="00EF4CB5"/>
    <w:rsid w:val="00EF4E3E"/>
    <w:rsid w:val="00EF5669"/>
    <w:rsid w:val="00EF5C4F"/>
    <w:rsid w:val="00EF5F88"/>
    <w:rsid w:val="00EF604D"/>
    <w:rsid w:val="00EF65E7"/>
    <w:rsid w:val="00EF660F"/>
    <w:rsid w:val="00EF6A78"/>
    <w:rsid w:val="00EF6CA0"/>
    <w:rsid w:val="00EF6FB4"/>
    <w:rsid w:val="00EF720A"/>
    <w:rsid w:val="00EF76E1"/>
    <w:rsid w:val="00EF77EB"/>
    <w:rsid w:val="00EF799E"/>
    <w:rsid w:val="00EF7FAB"/>
    <w:rsid w:val="00F0017F"/>
    <w:rsid w:val="00F0062D"/>
    <w:rsid w:val="00F00763"/>
    <w:rsid w:val="00F007B6"/>
    <w:rsid w:val="00F01B7B"/>
    <w:rsid w:val="00F02106"/>
    <w:rsid w:val="00F02351"/>
    <w:rsid w:val="00F028E3"/>
    <w:rsid w:val="00F02D71"/>
    <w:rsid w:val="00F02E08"/>
    <w:rsid w:val="00F03272"/>
    <w:rsid w:val="00F03367"/>
    <w:rsid w:val="00F033A4"/>
    <w:rsid w:val="00F0351B"/>
    <w:rsid w:val="00F038D9"/>
    <w:rsid w:val="00F03C8C"/>
    <w:rsid w:val="00F03D18"/>
    <w:rsid w:val="00F03E30"/>
    <w:rsid w:val="00F0460C"/>
    <w:rsid w:val="00F04E15"/>
    <w:rsid w:val="00F04F61"/>
    <w:rsid w:val="00F05464"/>
    <w:rsid w:val="00F05526"/>
    <w:rsid w:val="00F059FF"/>
    <w:rsid w:val="00F05CAA"/>
    <w:rsid w:val="00F05E75"/>
    <w:rsid w:val="00F06060"/>
    <w:rsid w:val="00F0647B"/>
    <w:rsid w:val="00F0659B"/>
    <w:rsid w:val="00F06769"/>
    <w:rsid w:val="00F06AC3"/>
    <w:rsid w:val="00F06BB6"/>
    <w:rsid w:val="00F06F0C"/>
    <w:rsid w:val="00F07082"/>
    <w:rsid w:val="00F07174"/>
    <w:rsid w:val="00F07504"/>
    <w:rsid w:val="00F0783E"/>
    <w:rsid w:val="00F079D0"/>
    <w:rsid w:val="00F07B15"/>
    <w:rsid w:val="00F07DF1"/>
    <w:rsid w:val="00F07F73"/>
    <w:rsid w:val="00F10123"/>
    <w:rsid w:val="00F1025B"/>
    <w:rsid w:val="00F103A0"/>
    <w:rsid w:val="00F103FA"/>
    <w:rsid w:val="00F108BF"/>
    <w:rsid w:val="00F10EF6"/>
    <w:rsid w:val="00F10F28"/>
    <w:rsid w:val="00F1138C"/>
    <w:rsid w:val="00F11C4C"/>
    <w:rsid w:val="00F120F6"/>
    <w:rsid w:val="00F12631"/>
    <w:rsid w:val="00F1264F"/>
    <w:rsid w:val="00F12C77"/>
    <w:rsid w:val="00F12C79"/>
    <w:rsid w:val="00F12FAF"/>
    <w:rsid w:val="00F130C2"/>
    <w:rsid w:val="00F13255"/>
    <w:rsid w:val="00F1326E"/>
    <w:rsid w:val="00F13371"/>
    <w:rsid w:val="00F13B31"/>
    <w:rsid w:val="00F13CBF"/>
    <w:rsid w:val="00F13FFC"/>
    <w:rsid w:val="00F140C4"/>
    <w:rsid w:val="00F14121"/>
    <w:rsid w:val="00F14196"/>
    <w:rsid w:val="00F1473E"/>
    <w:rsid w:val="00F149BA"/>
    <w:rsid w:val="00F14CAB"/>
    <w:rsid w:val="00F150E3"/>
    <w:rsid w:val="00F154B6"/>
    <w:rsid w:val="00F15575"/>
    <w:rsid w:val="00F15A07"/>
    <w:rsid w:val="00F15D4C"/>
    <w:rsid w:val="00F15EC3"/>
    <w:rsid w:val="00F16003"/>
    <w:rsid w:val="00F16083"/>
    <w:rsid w:val="00F161B0"/>
    <w:rsid w:val="00F1626D"/>
    <w:rsid w:val="00F16475"/>
    <w:rsid w:val="00F165F5"/>
    <w:rsid w:val="00F16684"/>
    <w:rsid w:val="00F16845"/>
    <w:rsid w:val="00F16933"/>
    <w:rsid w:val="00F16C2B"/>
    <w:rsid w:val="00F16E70"/>
    <w:rsid w:val="00F16EBE"/>
    <w:rsid w:val="00F1725A"/>
    <w:rsid w:val="00F1743C"/>
    <w:rsid w:val="00F17606"/>
    <w:rsid w:val="00F178C2"/>
    <w:rsid w:val="00F17D3F"/>
    <w:rsid w:val="00F17ED8"/>
    <w:rsid w:val="00F17EE1"/>
    <w:rsid w:val="00F2028A"/>
    <w:rsid w:val="00F2040F"/>
    <w:rsid w:val="00F20609"/>
    <w:rsid w:val="00F20629"/>
    <w:rsid w:val="00F207F2"/>
    <w:rsid w:val="00F20E8F"/>
    <w:rsid w:val="00F20ECF"/>
    <w:rsid w:val="00F20FDE"/>
    <w:rsid w:val="00F2113F"/>
    <w:rsid w:val="00F212B3"/>
    <w:rsid w:val="00F21348"/>
    <w:rsid w:val="00F21452"/>
    <w:rsid w:val="00F22101"/>
    <w:rsid w:val="00F2237A"/>
    <w:rsid w:val="00F223D5"/>
    <w:rsid w:val="00F2243A"/>
    <w:rsid w:val="00F22851"/>
    <w:rsid w:val="00F22A2E"/>
    <w:rsid w:val="00F22A36"/>
    <w:rsid w:val="00F2311C"/>
    <w:rsid w:val="00F231ED"/>
    <w:rsid w:val="00F23297"/>
    <w:rsid w:val="00F23927"/>
    <w:rsid w:val="00F23ACC"/>
    <w:rsid w:val="00F23D6A"/>
    <w:rsid w:val="00F2412F"/>
    <w:rsid w:val="00F24168"/>
    <w:rsid w:val="00F24208"/>
    <w:rsid w:val="00F244D2"/>
    <w:rsid w:val="00F24614"/>
    <w:rsid w:val="00F2497F"/>
    <w:rsid w:val="00F24A1D"/>
    <w:rsid w:val="00F24AC0"/>
    <w:rsid w:val="00F24B85"/>
    <w:rsid w:val="00F24E1B"/>
    <w:rsid w:val="00F24E33"/>
    <w:rsid w:val="00F25022"/>
    <w:rsid w:val="00F25800"/>
    <w:rsid w:val="00F258FF"/>
    <w:rsid w:val="00F25AEF"/>
    <w:rsid w:val="00F261D0"/>
    <w:rsid w:val="00F26A0C"/>
    <w:rsid w:val="00F26F41"/>
    <w:rsid w:val="00F2714D"/>
    <w:rsid w:val="00F274A3"/>
    <w:rsid w:val="00F2758C"/>
    <w:rsid w:val="00F278D7"/>
    <w:rsid w:val="00F304D8"/>
    <w:rsid w:val="00F3092C"/>
    <w:rsid w:val="00F30CDA"/>
    <w:rsid w:val="00F30D3D"/>
    <w:rsid w:val="00F312B4"/>
    <w:rsid w:val="00F313E1"/>
    <w:rsid w:val="00F31647"/>
    <w:rsid w:val="00F31FC1"/>
    <w:rsid w:val="00F3204E"/>
    <w:rsid w:val="00F32070"/>
    <w:rsid w:val="00F32158"/>
    <w:rsid w:val="00F3236C"/>
    <w:rsid w:val="00F32829"/>
    <w:rsid w:val="00F32933"/>
    <w:rsid w:val="00F32D25"/>
    <w:rsid w:val="00F32D80"/>
    <w:rsid w:val="00F33147"/>
    <w:rsid w:val="00F33150"/>
    <w:rsid w:val="00F33229"/>
    <w:rsid w:val="00F33262"/>
    <w:rsid w:val="00F3332A"/>
    <w:rsid w:val="00F33334"/>
    <w:rsid w:val="00F33E14"/>
    <w:rsid w:val="00F340A0"/>
    <w:rsid w:val="00F340E9"/>
    <w:rsid w:val="00F3426B"/>
    <w:rsid w:val="00F34303"/>
    <w:rsid w:val="00F34312"/>
    <w:rsid w:val="00F3456F"/>
    <w:rsid w:val="00F348CA"/>
    <w:rsid w:val="00F34DF0"/>
    <w:rsid w:val="00F3509D"/>
    <w:rsid w:val="00F35451"/>
    <w:rsid w:val="00F35736"/>
    <w:rsid w:val="00F359E2"/>
    <w:rsid w:val="00F35EC1"/>
    <w:rsid w:val="00F35F2C"/>
    <w:rsid w:val="00F3684F"/>
    <w:rsid w:val="00F36B14"/>
    <w:rsid w:val="00F36B6D"/>
    <w:rsid w:val="00F36E07"/>
    <w:rsid w:val="00F36ECE"/>
    <w:rsid w:val="00F3720F"/>
    <w:rsid w:val="00F3722E"/>
    <w:rsid w:val="00F373AB"/>
    <w:rsid w:val="00F37617"/>
    <w:rsid w:val="00F37E28"/>
    <w:rsid w:val="00F40053"/>
    <w:rsid w:val="00F40209"/>
    <w:rsid w:val="00F4038E"/>
    <w:rsid w:val="00F40A6F"/>
    <w:rsid w:val="00F40C9A"/>
    <w:rsid w:val="00F40F70"/>
    <w:rsid w:val="00F41CA5"/>
    <w:rsid w:val="00F41E01"/>
    <w:rsid w:val="00F422F4"/>
    <w:rsid w:val="00F426D3"/>
    <w:rsid w:val="00F430F0"/>
    <w:rsid w:val="00F4330E"/>
    <w:rsid w:val="00F43320"/>
    <w:rsid w:val="00F43718"/>
    <w:rsid w:val="00F43A88"/>
    <w:rsid w:val="00F43D5D"/>
    <w:rsid w:val="00F43E6B"/>
    <w:rsid w:val="00F44213"/>
    <w:rsid w:val="00F442F7"/>
    <w:rsid w:val="00F44699"/>
    <w:rsid w:val="00F44A81"/>
    <w:rsid w:val="00F44D2A"/>
    <w:rsid w:val="00F44D3E"/>
    <w:rsid w:val="00F4543D"/>
    <w:rsid w:val="00F4594F"/>
    <w:rsid w:val="00F46585"/>
    <w:rsid w:val="00F46611"/>
    <w:rsid w:val="00F468C7"/>
    <w:rsid w:val="00F46B8B"/>
    <w:rsid w:val="00F47014"/>
    <w:rsid w:val="00F47749"/>
    <w:rsid w:val="00F47C43"/>
    <w:rsid w:val="00F47E8A"/>
    <w:rsid w:val="00F47F8F"/>
    <w:rsid w:val="00F50346"/>
    <w:rsid w:val="00F50985"/>
    <w:rsid w:val="00F50BD0"/>
    <w:rsid w:val="00F50C93"/>
    <w:rsid w:val="00F513AB"/>
    <w:rsid w:val="00F51607"/>
    <w:rsid w:val="00F51631"/>
    <w:rsid w:val="00F518BC"/>
    <w:rsid w:val="00F51999"/>
    <w:rsid w:val="00F51B4F"/>
    <w:rsid w:val="00F51E8D"/>
    <w:rsid w:val="00F5223D"/>
    <w:rsid w:val="00F52609"/>
    <w:rsid w:val="00F5299C"/>
    <w:rsid w:val="00F52EB3"/>
    <w:rsid w:val="00F53106"/>
    <w:rsid w:val="00F5375E"/>
    <w:rsid w:val="00F548DC"/>
    <w:rsid w:val="00F548EC"/>
    <w:rsid w:val="00F549E6"/>
    <w:rsid w:val="00F54ACE"/>
    <w:rsid w:val="00F54C95"/>
    <w:rsid w:val="00F54DBA"/>
    <w:rsid w:val="00F54F8B"/>
    <w:rsid w:val="00F551ED"/>
    <w:rsid w:val="00F5558D"/>
    <w:rsid w:val="00F555C9"/>
    <w:rsid w:val="00F55F91"/>
    <w:rsid w:val="00F563E4"/>
    <w:rsid w:val="00F56D88"/>
    <w:rsid w:val="00F56E61"/>
    <w:rsid w:val="00F56EC4"/>
    <w:rsid w:val="00F56EE5"/>
    <w:rsid w:val="00F57193"/>
    <w:rsid w:val="00F57379"/>
    <w:rsid w:val="00F573FD"/>
    <w:rsid w:val="00F576B5"/>
    <w:rsid w:val="00F57772"/>
    <w:rsid w:val="00F5791D"/>
    <w:rsid w:val="00F57CA7"/>
    <w:rsid w:val="00F57D74"/>
    <w:rsid w:val="00F57F74"/>
    <w:rsid w:val="00F6038B"/>
    <w:rsid w:val="00F603AE"/>
    <w:rsid w:val="00F60801"/>
    <w:rsid w:val="00F60977"/>
    <w:rsid w:val="00F6139E"/>
    <w:rsid w:val="00F61BAC"/>
    <w:rsid w:val="00F61BE4"/>
    <w:rsid w:val="00F61C03"/>
    <w:rsid w:val="00F61D9C"/>
    <w:rsid w:val="00F61E55"/>
    <w:rsid w:val="00F61E91"/>
    <w:rsid w:val="00F61F6A"/>
    <w:rsid w:val="00F625E1"/>
    <w:rsid w:val="00F6289B"/>
    <w:rsid w:val="00F6297D"/>
    <w:rsid w:val="00F629EB"/>
    <w:rsid w:val="00F62EED"/>
    <w:rsid w:val="00F6310B"/>
    <w:rsid w:val="00F63402"/>
    <w:rsid w:val="00F638BF"/>
    <w:rsid w:val="00F63D10"/>
    <w:rsid w:val="00F63D36"/>
    <w:rsid w:val="00F64060"/>
    <w:rsid w:val="00F64259"/>
    <w:rsid w:val="00F64295"/>
    <w:rsid w:val="00F64368"/>
    <w:rsid w:val="00F64401"/>
    <w:rsid w:val="00F64470"/>
    <w:rsid w:val="00F64691"/>
    <w:rsid w:val="00F646A7"/>
    <w:rsid w:val="00F64713"/>
    <w:rsid w:val="00F64C54"/>
    <w:rsid w:val="00F64E90"/>
    <w:rsid w:val="00F64ECF"/>
    <w:rsid w:val="00F6503E"/>
    <w:rsid w:val="00F65060"/>
    <w:rsid w:val="00F6508B"/>
    <w:rsid w:val="00F65166"/>
    <w:rsid w:val="00F651AE"/>
    <w:rsid w:val="00F65689"/>
    <w:rsid w:val="00F657ED"/>
    <w:rsid w:val="00F65C04"/>
    <w:rsid w:val="00F65EEC"/>
    <w:rsid w:val="00F66040"/>
    <w:rsid w:val="00F66079"/>
    <w:rsid w:val="00F662F4"/>
    <w:rsid w:val="00F664A1"/>
    <w:rsid w:val="00F66649"/>
    <w:rsid w:val="00F667DA"/>
    <w:rsid w:val="00F66DF2"/>
    <w:rsid w:val="00F67048"/>
    <w:rsid w:val="00F67421"/>
    <w:rsid w:val="00F67A3F"/>
    <w:rsid w:val="00F67CE2"/>
    <w:rsid w:val="00F67FDE"/>
    <w:rsid w:val="00F707AC"/>
    <w:rsid w:val="00F70D19"/>
    <w:rsid w:val="00F71D1C"/>
    <w:rsid w:val="00F71D25"/>
    <w:rsid w:val="00F71E36"/>
    <w:rsid w:val="00F71FF8"/>
    <w:rsid w:val="00F721BC"/>
    <w:rsid w:val="00F72246"/>
    <w:rsid w:val="00F723E4"/>
    <w:rsid w:val="00F7250A"/>
    <w:rsid w:val="00F72926"/>
    <w:rsid w:val="00F72B2D"/>
    <w:rsid w:val="00F72D94"/>
    <w:rsid w:val="00F72E1B"/>
    <w:rsid w:val="00F72F0F"/>
    <w:rsid w:val="00F730A3"/>
    <w:rsid w:val="00F735D1"/>
    <w:rsid w:val="00F7368C"/>
    <w:rsid w:val="00F736F5"/>
    <w:rsid w:val="00F738D6"/>
    <w:rsid w:val="00F73AF2"/>
    <w:rsid w:val="00F73C35"/>
    <w:rsid w:val="00F73C89"/>
    <w:rsid w:val="00F73E91"/>
    <w:rsid w:val="00F741D9"/>
    <w:rsid w:val="00F743C5"/>
    <w:rsid w:val="00F74939"/>
    <w:rsid w:val="00F7497D"/>
    <w:rsid w:val="00F74F88"/>
    <w:rsid w:val="00F75725"/>
    <w:rsid w:val="00F75840"/>
    <w:rsid w:val="00F758FE"/>
    <w:rsid w:val="00F75943"/>
    <w:rsid w:val="00F759D5"/>
    <w:rsid w:val="00F762D2"/>
    <w:rsid w:val="00F768B5"/>
    <w:rsid w:val="00F76AAA"/>
    <w:rsid w:val="00F76C65"/>
    <w:rsid w:val="00F7713D"/>
    <w:rsid w:val="00F7750E"/>
    <w:rsid w:val="00F77887"/>
    <w:rsid w:val="00F8015C"/>
    <w:rsid w:val="00F80274"/>
    <w:rsid w:val="00F806E5"/>
    <w:rsid w:val="00F80FD8"/>
    <w:rsid w:val="00F810EC"/>
    <w:rsid w:val="00F8122E"/>
    <w:rsid w:val="00F81EA1"/>
    <w:rsid w:val="00F8201C"/>
    <w:rsid w:val="00F82301"/>
    <w:rsid w:val="00F823E8"/>
    <w:rsid w:val="00F8339E"/>
    <w:rsid w:val="00F8342A"/>
    <w:rsid w:val="00F83509"/>
    <w:rsid w:val="00F8350F"/>
    <w:rsid w:val="00F8382A"/>
    <w:rsid w:val="00F83E78"/>
    <w:rsid w:val="00F8437C"/>
    <w:rsid w:val="00F8442C"/>
    <w:rsid w:val="00F8460F"/>
    <w:rsid w:val="00F84A01"/>
    <w:rsid w:val="00F84AC9"/>
    <w:rsid w:val="00F84C3D"/>
    <w:rsid w:val="00F84D4D"/>
    <w:rsid w:val="00F84DBD"/>
    <w:rsid w:val="00F850B0"/>
    <w:rsid w:val="00F8582C"/>
    <w:rsid w:val="00F85B5B"/>
    <w:rsid w:val="00F85E6B"/>
    <w:rsid w:val="00F8611B"/>
    <w:rsid w:val="00F8617F"/>
    <w:rsid w:val="00F8622E"/>
    <w:rsid w:val="00F863F6"/>
    <w:rsid w:val="00F8683C"/>
    <w:rsid w:val="00F86EAB"/>
    <w:rsid w:val="00F87650"/>
    <w:rsid w:val="00F879DC"/>
    <w:rsid w:val="00F87CD0"/>
    <w:rsid w:val="00F87E28"/>
    <w:rsid w:val="00F87EEE"/>
    <w:rsid w:val="00F87FC5"/>
    <w:rsid w:val="00F903FC"/>
    <w:rsid w:val="00F90A6B"/>
    <w:rsid w:val="00F90C44"/>
    <w:rsid w:val="00F90D91"/>
    <w:rsid w:val="00F914E2"/>
    <w:rsid w:val="00F91AD1"/>
    <w:rsid w:val="00F91E45"/>
    <w:rsid w:val="00F920C6"/>
    <w:rsid w:val="00F921CC"/>
    <w:rsid w:val="00F9267B"/>
    <w:rsid w:val="00F92774"/>
    <w:rsid w:val="00F9280B"/>
    <w:rsid w:val="00F92BD0"/>
    <w:rsid w:val="00F93229"/>
    <w:rsid w:val="00F93255"/>
    <w:rsid w:val="00F9367D"/>
    <w:rsid w:val="00F93CA5"/>
    <w:rsid w:val="00F93F2D"/>
    <w:rsid w:val="00F9400A"/>
    <w:rsid w:val="00F94209"/>
    <w:rsid w:val="00F9434F"/>
    <w:rsid w:val="00F9438D"/>
    <w:rsid w:val="00F94B4E"/>
    <w:rsid w:val="00F94DDB"/>
    <w:rsid w:val="00F94F17"/>
    <w:rsid w:val="00F94FC9"/>
    <w:rsid w:val="00F9548E"/>
    <w:rsid w:val="00F9550F"/>
    <w:rsid w:val="00F95532"/>
    <w:rsid w:val="00F955E6"/>
    <w:rsid w:val="00F95A0B"/>
    <w:rsid w:val="00F95F74"/>
    <w:rsid w:val="00F9603B"/>
    <w:rsid w:val="00F96D46"/>
    <w:rsid w:val="00F96F9E"/>
    <w:rsid w:val="00F9758D"/>
    <w:rsid w:val="00F975A4"/>
    <w:rsid w:val="00F977DF"/>
    <w:rsid w:val="00F97D07"/>
    <w:rsid w:val="00FA0436"/>
    <w:rsid w:val="00FA0610"/>
    <w:rsid w:val="00FA133C"/>
    <w:rsid w:val="00FA13D6"/>
    <w:rsid w:val="00FA1401"/>
    <w:rsid w:val="00FA1593"/>
    <w:rsid w:val="00FA174A"/>
    <w:rsid w:val="00FA1C14"/>
    <w:rsid w:val="00FA1FAE"/>
    <w:rsid w:val="00FA22F0"/>
    <w:rsid w:val="00FA2485"/>
    <w:rsid w:val="00FA2737"/>
    <w:rsid w:val="00FA2B00"/>
    <w:rsid w:val="00FA3C8D"/>
    <w:rsid w:val="00FA3D1F"/>
    <w:rsid w:val="00FA3F09"/>
    <w:rsid w:val="00FA45FB"/>
    <w:rsid w:val="00FA46C2"/>
    <w:rsid w:val="00FA47D4"/>
    <w:rsid w:val="00FA4876"/>
    <w:rsid w:val="00FA4F3A"/>
    <w:rsid w:val="00FA5852"/>
    <w:rsid w:val="00FA5AA6"/>
    <w:rsid w:val="00FA5E89"/>
    <w:rsid w:val="00FA618A"/>
    <w:rsid w:val="00FA6263"/>
    <w:rsid w:val="00FA69DD"/>
    <w:rsid w:val="00FA69F2"/>
    <w:rsid w:val="00FA6FC9"/>
    <w:rsid w:val="00FA7499"/>
    <w:rsid w:val="00FA75A4"/>
    <w:rsid w:val="00FB07D9"/>
    <w:rsid w:val="00FB0B55"/>
    <w:rsid w:val="00FB1202"/>
    <w:rsid w:val="00FB12E1"/>
    <w:rsid w:val="00FB1907"/>
    <w:rsid w:val="00FB1A18"/>
    <w:rsid w:val="00FB1BEB"/>
    <w:rsid w:val="00FB1F7B"/>
    <w:rsid w:val="00FB2362"/>
    <w:rsid w:val="00FB2371"/>
    <w:rsid w:val="00FB28A7"/>
    <w:rsid w:val="00FB28E5"/>
    <w:rsid w:val="00FB2B8D"/>
    <w:rsid w:val="00FB2F12"/>
    <w:rsid w:val="00FB30BD"/>
    <w:rsid w:val="00FB31E8"/>
    <w:rsid w:val="00FB324F"/>
    <w:rsid w:val="00FB35EE"/>
    <w:rsid w:val="00FB4195"/>
    <w:rsid w:val="00FB4214"/>
    <w:rsid w:val="00FB43DD"/>
    <w:rsid w:val="00FB447F"/>
    <w:rsid w:val="00FB4773"/>
    <w:rsid w:val="00FB4AF1"/>
    <w:rsid w:val="00FB4BB4"/>
    <w:rsid w:val="00FB4E21"/>
    <w:rsid w:val="00FB50FD"/>
    <w:rsid w:val="00FB5296"/>
    <w:rsid w:val="00FB533A"/>
    <w:rsid w:val="00FB53D5"/>
    <w:rsid w:val="00FB5424"/>
    <w:rsid w:val="00FB550E"/>
    <w:rsid w:val="00FB565D"/>
    <w:rsid w:val="00FB605E"/>
    <w:rsid w:val="00FB61A6"/>
    <w:rsid w:val="00FB6246"/>
    <w:rsid w:val="00FB624F"/>
    <w:rsid w:val="00FB64DB"/>
    <w:rsid w:val="00FB66DD"/>
    <w:rsid w:val="00FB68B0"/>
    <w:rsid w:val="00FB6BB5"/>
    <w:rsid w:val="00FB70D9"/>
    <w:rsid w:val="00FB7327"/>
    <w:rsid w:val="00FB732D"/>
    <w:rsid w:val="00FB74AB"/>
    <w:rsid w:val="00FB74E8"/>
    <w:rsid w:val="00FB7984"/>
    <w:rsid w:val="00FB7AE0"/>
    <w:rsid w:val="00FB7B8F"/>
    <w:rsid w:val="00FC0053"/>
    <w:rsid w:val="00FC0368"/>
    <w:rsid w:val="00FC06AE"/>
    <w:rsid w:val="00FC077B"/>
    <w:rsid w:val="00FC0C34"/>
    <w:rsid w:val="00FC0E09"/>
    <w:rsid w:val="00FC0FA6"/>
    <w:rsid w:val="00FC18F9"/>
    <w:rsid w:val="00FC1937"/>
    <w:rsid w:val="00FC1AFE"/>
    <w:rsid w:val="00FC2280"/>
    <w:rsid w:val="00FC271B"/>
    <w:rsid w:val="00FC283F"/>
    <w:rsid w:val="00FC28DD"/>
    <w:rsid w:val="00FC2CF9"/>
    <w:rsid w:val="00FC2DB2"/>
    <w:rsid w:val="00FC3325"/>
    <w:rsid w:val="00FC39B5"/>
    <w:rsid w:val="00FC3E39"/>
    <w:rsid w:val="00FC3E9D"/>
    <w:rsid w:val="00FC3F42"/>
    <w:rsid w:val="00FC40E6"/>
    <w:rsid w:val="00FC4106"/>
    <w:rsid w:val="00FC4610"/>
    <w:rsid w:val="00FC47FB"/>
    <w:rsid w:val="00FC4A11"/>
    <w:rsid w:val="00FC4EC9"/>
    <w:rsid w:val="00FC5390"/>
    <w:rsid w:val="00FC5A14"/>
    <w:rsid w:val="00FC5A82"/>
    <w:rsid w:val="00FC5AA4"/>
    <w:rsid w:val="00FC5B0F"/>
    <w:rsid w:val="00FC5CA9"/>
    <w:rsid w:val="00FC5CB0"/>
    <w:rsid w:val="00FC6120"/>
    <w:rsid w:val="00FC6884"/>
    <w:rsid w:val="00FC6E1F"/>
    <w:rsid w:val="00FC726A"/>
    <w:rsid w:val="00FC74E7"/>
    <w:rsid w:val="00FC75E6"/>
    <w:rsid w:val="00FC7698"/>
    <w:rsid w:val="00FC7800"/>
    <w:rsid w:val="00FC786A"/>
    <w:rsid w:val="00FC793E"/>
    <w:rsid w:val="00FC7A77"/>
    <w:rsid w:val="00FC7C31"/>
    <w:rsid w:val="00FD01F1"/>
    <w:rsid w:val="00FD02F1"/>
    <w:rsid w:val="00FD06C9"/>
    <w:rsid w:val="00FD0782"/>
    <w:rsid w:val="00FD0EEF"/>
    <w:rsid w:val="00FD181F"/>
    <w:rsid w:val="00FD19CE"/>
    <w:rsid w:val="00FD1A27"/>
    <w:rsid w:val="00FD2113"/>
    <w:rsid w:val="00FD224C"/>
    <w:rsid w:val="00FD2792"/>
    <w:rsid w:val="00FD2A1B"/>
    <w:rsid w:val="00FD2BD9"/>
    <w:rsid w:val="00FD3F69"/>
    <w:rsid w:val="00FD3FC2"/>
    <w:rsid w:val="00FD3FDB"/>
    <w:rsid w:val="00FD42AD"/>
    <w:rsid w:val="00FD4503"/>
    <w:rsid w:val="00FD4989"/>
    <w:rsid w:val="00FD4B9C"/>
    <w:rsid w:val="00FD4C56"/>
    <w:rsid w:val="00FD4EC3"/>
    <w:rsid w:val="00FD507A"/>
    <w:rsid w:val="00FD5421"/>
    <w:rsid w:val="00FD55BE"/>
    <w:rsid w:val="00FD592B"/>
    <w:rsid w:val="00FD5960"/>
    <w:rsid w:val="00FD5AFD"/>
    <w:rsid w:val="00FD5E4D"/>
    <w:rsid w:val="00FD5F1F"/>
    <w:rsid w:val="00FD5FFA"/>
    <w:rsid w:val="00FD646E"/>
    <w:rsid w:val="00FD728D"/>
    <w:rsid w:val="00FD7544"/>
    <w:rsid w:val="00FD75A5"/>
    <w:rsid w:val="00FD764E"/>
    <w:rsid w:val="00FD7B20"/>
    <w:rsid w:val="00FD7D1C"/>
    <w:rsid w:val="00FD7E7F"/>
    <w:rsid w:val="00FE00D4"/>
    <w:rsid w:val="00FE050E"/>
    <w:rsid w:val="00FE09E5"/>
    <w:rsid w:val="00FE09FA"/>
    <w:rsid w:val="00FE0ABE"/>
    <w:rsid w:val="00FE123C"/>
    <w:rsid w:val="00FE17C0"/>
    <w:rsid w:val="00FE183F"/>
    <w:rsid w:val="00FE1918"/>
    <w:rsid w:val="00FE1A00"/>
    <w:rsid w:val="00FE1A02"/>
    <w:rsid w:val="00FE1E03"/>
    <w:rsid w:val="00FE1FCF"/>
    <w:rsid w:val="00FE24A0"/>
    <w:rsid w:val="00FE29E7"/>
    <w:rsid w:val="00FE2AB5"/>
    <w:rsid w:val="00FE3174"/>
    <w:rsid w:val="00FE34DC"/>
    <w:rsid w:val="00FE37B9"/>
    <w:rsid w:val="00FE3B90"/>
    <w:rsid w:val="00FE3C98"/>
    <w:rsid w:val="00FE3E79"/>
    <w:rsid w:val="00FE41A0"/>
    <w:rsid w:val="00FE41D4"/>
    <w:rsid w:val="00FE4386"/>
    <w:rsid w:val="00FE44FB"/>
    <w:rsid w:val="00FE4518"/>
    <w:rsid w:val="00FE49AC"/>
    <w:rsid w:val="00FE4D13"/>
    <w:rsid w:val="00FE4FFB"/>
    <w:rsid w:val="00FE55EC"/>
    <w:rsid w:val="00FE5630"/>
    <w:rsid w:val="00FE5715"/>
    <w:rsid w:val="00FE5ADA"/>
    <w:rsid w:val="00FE5C0F"/>
    <w:rsid w:val="00FE5DBE"/>
    <w:rsid w:val="00FE619C"/>
    <w:rsid w:val="00FE623D"/>
    <w:rsid w:val="00FE629C"/>
    <w:rsid w:val="00FE691C"/>
    <w:rsid w:val="00FE6929"/>
    <w:rsid w:val="00FE6E1B"/>
    <w:rsid w:val="00FE747B"/>
    <w:rsid w:val="00FE7521"/>
    <w:rsid w:val="00FE7724"/>
    <w:rsid w:val="00FE79E1"/>
    <w:rsid w:val="00FE7B46"/>
    <w:rsid w:val="00FE7C5E"/>
    <w:rsid w:val="00FE7D45"/>
    <w:rsid w:val="00FE7EE3"/>
    <w:rsid w:val="00FE7FA1"/>
    <w:rsid w:val="00FF03D3"/>
    <w:rsid w:val="00FF06A2"/>
    <w:rsid w:val="00FF07AA"/>
    <w:rsid w:val="00FF0804"/>
    <w:rsid w:val="00FF0BD9"/>
    <w:rsid w:val="00FF0C03"/>
    <w:rsid w:val="00FF0CC3"/>
    <w:rsid w:val="00FF0EE8"/>
    <w:rsid w:val="00FF13A7"/>
    <w:rsid w:val="00FF19B2"/>
    <w:rsid w:val="00FF1D6E"/>
    <w:rsid w:val="00FF1F7A"/>
    <w:rsid w:val="00FF25EC"/>
    <w:rsid w:val="00FF282A"/>
    <w:rsid w:val="00FF299E"/>
    <w:rsid w:val="00FF2C02"/>
    <w:rsid w:val="00FF304E"/>
    <w:rsid w:val="00FF3252"/>
    <w:rsid w:val="00FF3275"/>
    <w:rsid w:val="00FF33D1"/>
    <w:rsid w:val="00FF3690"/>
    <w:rsid w:val="00FF3A32"/>
    <w:rsid w:val="00FF3E0D"/>
    <w:rsid w:val="00FF3F5D"/>
    <w:rsid w:val="00FF4772"/>
    <w:rsid w:val="00FF4BBD"/>
    <w:rsid w:val="00FF4CC4"/>
    <w:rsid w:val="00FF50D8"/>
    <w:rsid w:val="00FF5501"/>
    <w:rsid w:val="00FF5643"/>
    <w:rsid w:val="00FF6111"/>
    <w:rsid w:val="00FF65F9"/>
    <w:rsid w:val="00FF6784"/>
    <w:rsid w:val="00FF6949"/>
    <w:rsid w:val="00FF6A71"/>
    <w:rsid w:val="00FF6ADC"/>
    <w:rsid w:val="00FF6D83"/>
    <w:rsid w:val="00FF723D"/>
    <w:rsid w:val="00FF7C9D"/>
    <w:rsid w:val="00FF7D54"/>
    <w:rsid w:val="010C4264"/>
    <w:rsid w:val="010EA06B"/>
    <w:rsid w:val="01147891"/>
    <w:rsid w:val="012B279D"/>
    <w:rsid w:val="01354B3B"/>
    <w:rsid w:val="0136D912"/>
    <w:rsid w:val="0146C82D"/>
    <w:rsid w:val="014EBE95"/>
    <w:rsid w:val="01545C9E"/>
    <w:rsid w:val="01834EFC"/>
    <w:rsid w:val="019B4D4D"/>
    <w:rsid w:val="019E4B45"/>
    <w:rsid w:val="01AF3C1E"/>
    <w:rsid w:val="01B9E8FC"/>
    <w:rsid w:val="01C44955"/>
    <w:rsid w:val="01C4F7C0"/>
    <w:rsid w:val="01CE5CBC"/>
    <w:rsid w:val="01DA8FDD"/>
    <w:rsid w:val="01E84267"/>
    <w:rsid w:val="01E8D66A"/>
    <w:rsid w:val="01EAB750"/>
    <w:rsid w:val="01FCA5B6"/>
    <w:rsid w:val="022B53FA"/>
    <w:rsid w:val="022D07CB"/>
    <w:rsid w:val="023A5CF0"/>
    <w:rsid w:val="0252D373"/>
    <w:rsid w:val="025D59E1"/>
    <w:rsid w:val="025DC338"/>
    <w:rsid w:val="027801C7"/>
    <w:rsid w:val="0278B99F"/>
    <w:rsid w:val="0282FF22"/>
    <w:rsid w:val="02988050"/>
    <w:rsid w:val="029FF95C"/>
    <w:rsid w:val="02A2CAC6"/>
    <w:rsid w:val="02A3D568"/>
    <w:rsid w:val="02BC3493"/>
    <w:rsid w:val="02CB4B67"/>
    <w:rsid w:val="02D60E69"/>
    <w:rsid w:val="02E00088"/>
    <w:rsid w:val="02E71B03"/>
    <w:rsid w:val="02EA112F"/>
    <w:rsid w:val="030A9749"/>
    <w:rsid w:val="0318EFA0"/>
    <w:rsid w:val="031EB01D"/>
    <w:rsid w:val="0328AF97"/>
    <w:rsid w:val="032B1296"/>
    <w:rsid w:val="032C51C5"/>
    <w:rsid w:val="0331464F"/>
    <w:rsid w:val="034631B3"/>
    <w:rsid w:val="034C8208"/>
    <w:rsid w:val="036C48FB"/>
    <w:rsid w:val="037C5065"/>
    <w:rsid w:val="039EE248"/>
    <w:rsid w:val="03AE32D5"/>
    <w:rsid w:val="03C3714D"/>
    <w:rsid w:val="03C9170A"/>
    <w:rsid w:val="03CE89EB"/>
    <w:rsid w:val="03CEB46E"/>
    <w:rsid w:val="03CEB966"/>
    <w:rsid w:val="03D98729"/>
    <w:rsid w:val="03DDDE8E"/>
    <w:rsid w:val="03DED9E1"/>
    <w:rsid w:val="03E18E77"/>
    <w:rsid w:val="03E74C84"/>
    <w:rsid w:val="03E7BA8A"/>
    <w:rsid w:val="04141FFE"/>
    <w:rsid w:val="044C3FBE"/>
    <w:rsid w:val="04650A22"/>
    <w:rsid w:val="0469AD59"/>
    <w:rsid w:val="0479B5CE"/>
    <w:rsid w:val="0496B070"/>
    <w:rsid w:val="049AD16C"/>
    <w:rsid w:val="04AE1C33"/>
    <w:rsid w:val="04B8010D"/>
    <w:rsid w:val="04CE27C6"/>
    <w:rsid w:val="04D6209B"/>
    <w:rsid w:val="04DE1651"/>
    <w:rsid w:val="04E1E6CC"/>
    <w:rsid w:val="04E9E3A5"/>
    <w:rsid w:val="04EF05EB"/>
    <w:rsid w:val="04FFE137"/>
    <w:rsid w:val="05040A38"/>
    <w:rsid w:val="053231AB"/>
    <w:rsid w:val="054879A9"/>
    <w:rsid w:val="0557E277"/>
    <w:rsid w:val="055FB3E3"/>
    <w:rsid w:val="05800D32"/>
    <w:rsid w:val="05A37371"/>
    <w:rsid w:val="05A892AC"/>
    <w:rsid w:val="05C1290F"/>
    <w:rsid w:val="05C12C86"/>
    <w:rsid w:val="05C6370C"/>
    <w:rsid w:val="0600791A"/>
    <w:rsid w:val="0603CFBC"/>
    <w:rsid w:val="06109832"/>
    <w:rsid w:val="0668C09E"/>
    <w:rsid w:val="066A131E"/>
    <w:rsid w:val="0675E073"/>
    <w:rsid w:val="067858F4"/>
    <w:rsid w:val="067F8116"/>
    <w:rsid w:val="067F8236"/>
    <w:rsid w:val="0684C185"/>
    <w:rsid w:val="06B964A7"/>
    <w:rsid w:val="06B98908"/>
    <w:rsid w:val="06BC7DBD"/>
    <w:rsid w:val="06CDDA58"/>
    <w:rsid w:val="06CF6F91"/>
    <w:rsid w:val="06DA418C"/>
    <w:rsid w:val="06F2D8EC"/>
    <w:rsid w:val="070079C2"/>
    <w:rsid w:val="07054913"/>
    <w:rsid w:val="0728B571"/>
    <w:rsid w:val="073E6B2A"/>
    <w:rsid w:val="07404249"/>
    <w:rsid w:val="0750EFA4"/>
    <w:rsid w:val="0766DBB4"/>
    <w:rsid w:val="0768E08B"/>
    <w:rsid w:val="0774D5B1"/>
    <w:rsid w:val="0778E888"/>
    <w:rsid w:val="07A7F203"/>
    <w:rsid w:val="07AA0FBC"/>
    <w:rsid w:val="07AC392C"/>
    <w:rsid w:val="07B73AA2"/>
    <w:rsid w:val="07BB404E"/>
    <w:rsid w:val="07C7A6B2"/>
    <w:rsid w:val="07DF8584"/>
    <w:rsid w:val="07EC6F3D"/>
    <w:rsid w:val="0801DEAC"/>
    <w:rsid w:val="08033D0E"/>
    <w:rsid w:val="0809832A"/>
    <w:rsid w:val="081F285A"/>
    <w:rsid w:val="08220BDD"/>
    <w:rsid w:val="083045CA"/>
    <w:rsid w:val="084434EE"/>
    <w:rsid w:val="0845C781"/>
    <w:rsid w:val="084B4BA9"/>
    <w:rsid w:val="0850FB73"/>
    <w:rsid w:val="085C36A5"/>
    <w:rsid w:val="0861EEC9"/>
    <w:rsid w:val="0865885D"/>
    <w:rsid w:val="0869DDF6"/>
    <w:rsid w:val="086CB755"/>
    <w:rsid w:val="08766A05"/>
    <w:rsid w:val="08795997"/>
    <w:rsid w:val="088897CD"/>
    <w:rsid w:val="0890CA07"/>
    <w:rsid w:val="08A210B3"/>
    <w:rsid w:val="08A5B727"/>
    <w:rsid w:val="08AE49C8"/>
    <w:rsid w:val="08B8B7A2"/>
    <w:rsid w:val="08D0EDA2"/>
    <w:rsid w:val="08D9ABDA"/>
    <w:rsid w:val="08DB6EE5"/>
    <w:rsid w:val="08EFBAA8"/>
    <w:rsid w:val="08F9D35A"/>
    <w:rsid w:val="0906B90D"/>
    <w:rsid w:val="090E8B7F"/>
    <w:rsid w:val="09451953"/>
    <w:rsid w:val="0947089A"/>
    <w:rsid w:val="0963452F"/>
    <w:rsid w:val="096DA439"/>
    <w:rsid w:val="0997A49E"/>
    <w:rsid w:val="09A06192"/>
    <w:rsid w:val="09B16B6D"/>
    <w:rsid w:val="09CD6F8E"/>
    <w:rsid w:val="09D32866"/>
    <w:rsid w:val="09E15920"/>
    <w:rsid w:val="09E6EF77"/>
    <w:rsid w:val="09ED1258"/>
    <w:rsid w:val="0A0A8B5B"/>
    <w:rsid w:val="0A1C402E"/>
    <w:rsid w:val="0A2CEF90"/>
    <w:rsid w:val="0A37AFEE"/>
    <w:rsid w:val="0A590E0C"/>
    <w:rsid w:val="0A63258F"/>
    <w:rsid w:val="0A64A766"/>
    <w:rsid w:val="0A73E5B2"/>
    <w:rsid w:val="0AAD7F53"/>
    <w:rsid w:val="0AC19A51"/>
    <w:rsid w:val="0AC5EFC6"/>
    <w:rsid w:val="0AC6C2BB"/>
    <w:rsid w:val="0ACDC6C1"/>
    <w:rsid w:val="0AD91D89"/>
    <w:rsid w:val="0AEDFB9E"/>
    <w:rsid w:val="0AFE4A01"/>
    <w:rsid w:val="0B08A2CD"/>
    <w:rsid w:val="0B174F69"/>
    <w:rsid w:val="0B1C1F0D"/>
    <w:rsid w:val="0B2390E2"/>
    <w:rsid w:val="0B32B6A5"/>
    <w:rsid w:val="0B3B6FB8"/>
    <w:rsid w:val="0B3DF1CD"/>
    <w:rsid w:val="0B48B3BF"/>
    <w:rsid w:val="0B4B88DA"/>
    <w:rsid w:val="0B57FE9C"/>
    <w:rsid w:val="0B9B8692"/>
    <w:rsid w:val="0BAB188A"/>
    <w:rsid w:val="0BAC592E"/>
    <w:rsid w:val="0BB721E8"/>
    <w:rsid w:val="0BB9E95D"/>
    <w:rsid w:val="0BE95BB8"/>
    <w:rsid w:val="0BEC9320"/>
    <w:rsid w:val="0BFA58A4"/>
    <w:rsid w:val="0C05326F"/>
    <w:rsid w:val="0C0B9F33"/>
    <w:rsid w:val="0C112D5A"/>
    <w:rsid w:val="0C15ADE7"/>
    <w:rsid w:val="0C233C69"/>
    <w:rsid w:val="0C35A7EF"/>
    <w:rsid w:val="0C5A6C0D"/>
    <w:rsid w:val="0C70BB46"/>
    <w:rsid w:val="0C742193"/>
    <w:rsid w:val="0C75D5CC"/>
    <w:rsid w:val="0C853A88"/>
    <w:rsid w:val="0C926528"/>
    <w:rsid w:val="0CB1787B"/>
    <w:rsid w:val="0CD51F13"/>
    <w:rsid w:val="0CDE815C"/>
    <w:rsid w:val="0CE033C5"/>
    <w:rsid w:val="0CEEE389"/>
    <w:rsid w:val="0CEFFB88"/>
    <w:rsid w:val="0D2AEDF6"/>
    <w:rsid w:val="0D373DF0"/>
    <w:rsid w:val="0D4F7A35"/>
    <w:rsid w:val="0D57E63D"/>
    <w:rsid w:val="0D580E3E"/>
    <w:rsid w:val="0D5A8271"/>
    <w:rsid w:val="0D6659BB"/>
    <w:rsid w:val="0D7D4AD0"/>
    <w:rsid w:val="0D84D775"/>
    <w:rsid w:val="0D89C716"/>
    <w:rsid w:val="0D8B61EA"/>
    <w:rsid w:val="0DA7A759"/>
    <w:rsid w:val="0DA8E244"/>
    <w:rsid w:val="0DAAECC9"/>
    <w:rsid w:val="0DB7E655"/>
    <w:rsid w:val="0DC1F61C"/>
    <w:rsid w:val="0DC5CF44"/>
    <w:rsid w:val="0DC90A50"/>
    <w:rsid w:val="0DD95447"/>
    <w:rsid w:val="0DE8B459"/>
    <w:rsid w:val="0DE92A9F"/>
    <w:rsid w:val="0E011FD3"/>
    <w:rsid w:val="0E1587C9"/>
    <w:rsid w:val="0E23EA01"/>
    <w:rsid w:val="0E31A656"/>
    <w:rsid w:val="0E349117"/>
    <w:rsid w:val="0E35F2EE"/>
    <w:rsid w:val="0E4D6411"/>
    <w:rsid w:val="0E64E6B0"/>
    <w:rsid w:val="0E67558E"/>
    <w:rsid w:val="0E71765C"/>
    <w:rsid w:val="0E767392"/>
    <w:rsid w:val="0E7CE67C"/>
    <w:rsid w:val="0EA966A8"/>
    <w:rsid w:val="0EB3D8AB"/>
    <w:rsid w:val="0EB49EF9"/>
    <w:rsid w:val="0EB9D44F"/>
    <w:rsid w:val="0EBFB1E3"/>
    <w:rsid w:val="0ED2A131"/>
    <w:rsid w:val="0EE46187"/>
    <w:rsid w:val="0EE7DD23"/>
    <w:rsid w:val="0EF65DC9"/>
    <w:rsid w:val="0EF660A3"/>
    <w:rsid w:val="0F00DD15"/>
    <w:rsid w:val="0F0A13E7"/>
    <w:rsid w:val="0F0D7E8C"/>
    <w:rsid w:val="0F236C77"/>
    <w:rsid w:val="0F28B981"/>
    <w:rsid w:val="0F2BA04D"/>
    <w:rsid w:val="0F531C98"/>
    <w:rsid w:val="0F53706C"/>
    <w:rsid w:val="0F6C0E0D"/>
    <w:rsid w:val="0F74D331"/>
    <w:rsid w:val="0F7FF840"/>
    <w:rsid w:val="0F9C92AF"/>
    <w:rsid w:val="0FA9487C"/>
    <w:rsid w:val="0FCFAACC"/>
    <w:rsid w:val="0FDC0CB2"/>
    <w:rsid w:val="0FDEAF70"/>
    <w:rsid w:val="0FE1D605"/>
    <w:rsid w:val="0FEED09D"/>
    <w:rsid w:val="101A315B"/>
    <w:rsid w:val="101E6B4F"/>
    <w:rsid w:val="10225C72"/>
    <w:rsid w:val="10254BEF"/>
    <w:rsid w:val="102FF4C1"/>
    <w:rsid w:val="103228B5"/>
    <w:rsid w:val="103D08AF"/>
    <w:rsid w:val="104194F0"/>
    <w:rsid w:val="10499681"/>
    <w:rsid w:val="1069F081"/>
    <w:rsid w:val="1084A918"/>
    <w:rsid w:val="10988361"/>
    <w:rsid w:val="10A2F9A9"/>
    <w:rsid w:val="10A33013"/>
    <w:rsid w:val="10A7AAFC"/>
    <w:rsid w:val="10ABBEAF"/>
    <w:rsid w:val="10C1CA6B"/>
    <w:rsid w:val="10C41737"/>
    <w:rsid w:val="10C7323C"/>
    <w:rsid w:val="10D0B4DC"/>
    <w:rsid w:val="10EC8A9C"/>
    <w:rsid w:val="10F491ED"/>
    <w:rsid w:val="1105FEF1"/>
    <w:rsid w:val="111EBDD5"/>
    <w:rsid w:val="11207A81"/>
    <w:rsid w:val="112670B2"/>
    <w:rsid w:val="113F31CB"/>
    <w:rsid w:val="1140088C"/>
    <w:rsid w:val="1141FAA2"/>
    <w:rsid w:val="11570E7D"/>
    <w:rsid w:val="11609DEA"/>
    <w:rsid w:val="1164FC2E"/>
    <w:rsid w:val="11AD43DA"/>
    <w:rsid w:val="11B04397"/>
    <w:rsid w:val="11D7F604"/>
    <w:rsid w:val="11D99EB4"/>
    <w:rsid w:val="11DE16EC"/>
    <w:rsid w:val="11E1438D"/>
    <w:rsid w:val="11E2DA2E"/>
    <w:rsid w:val="11E41125"/>
    <w:rsid w:val="11EE16E5"/>
    <w:rsid w:val="11F884B3"/>
    <w:rsid w:val="1212C42A"/>
    <w:rsid w:val="121F8DFD"/>
    <w:rsid w:val="123F62A5"/>
    <w:rsid w:val="124ABC80"/>
    <w:rsid w:val="124F3274"/>
    <w:rsid w:val="12569F6A"/>
    <w:rsid w:val="125EB69E"/>
    <w:rsid w:val="12695C18"/>
    <w:rsid w:val="1271BE90"/>
    <w:rsid w:val="1280D0FC"/>
    <w:rsid w:val="1283D601"/>
    <w:rsid w:val="1293DFF1"/>
    <w:rsid w:val="129492EA"/>
    <w:rsid w:val="12A7D78A"/>
    <w:rsid w:val="12B46E96"/>
    <w:rsid w:val="12B8756C"/>
    <w:rsid w:val="12C5E582"/>
    <w:rsid w:val="12CDBE23"/>
    <w:rsid w:val="12DDCB61"/>
    <w:rsid w:val="12E82E19"/>
    <w:rsid w:val="12FE444B"/>
    <w:rsid w:val="130836AF"/>
    <w:rsid w:val="13293A80"/>
    <w:rsid w:val="13498EF5"/>
    <w:rsid w:val="1356FE07"/>
    <w:rsid w:val="136A0EBC"/>
    <w:rsid w:val="137E4325"/>
    <w:rsid w:val="138AC10A"/>
    <w:rsid w:val="13A541A8"/>
    <w:rsid w:val="13B0A6DC"/>
    <w:rsid w:val="13D320A1"/>
    <w:rsid w:val="13DFEDFB"/>
    <w:rsid w:val="13EBB26C"/>
    <w:rsid w:val="13F355BA"/>
    <w:rsid w:val="13FFCCAA"/>
    <w:rsid w:val="14028E70"/>
    <w:rsid w:val="14282A5A"/>
    <w:rsid w:val="14401C92"/>
    <w:rsid w:val="1445CB98"/>
    <w:rsid w:val="145B30A2"/>
    <w:rsid w:val="14672D80"/>
    <w:rsid w:val="146B5672"/>
    <w:rsid w:val="14745B3B"/>
    <w:rsid w:val="1478AAD8"/>
    <w:rsid w:val="147B150B"/>
    <w:rsid w:val="149CF433"/>
    <w:rsid w:val="149D8DA2"/>
    <w:rsid w:val="14B0B23D"/>
    <w:rsid w:val="14B64CB1"/>
    <w:rsid w:val="14B90BDC"/>
    <w:rsid w:val="14CE5FEF"/>
    <w:rsid w:val="14D8A7B7"/>
    <w:rsid w:val="14FA91B7"/>
    <w:rsid w:val="150954F5"/>
    <w:rsid w:val="150C52A6"/>
    <w:rsid w:val="150D1D09"/>
    <w:rsid w:val="1512B37F"/>
    <w:rsid w:val="1519D448"/>
    <w:rsid w:val="151BBB9F"/>
    <w:rsid w:val="151C5169"/>
    <w:rsid w:val="151EDF68"/>
    <w:rsid w:val="1562AAEC"/>
    <w:rsid w:val="1563A5C4"/>
    <w:rsid w:val="15863F03"/>
    <w:rsid w:val="15864537"/>
    <w:rsid w:val="1588AC47"/>
    <w:rsid w:val="158E9CA5"/>
    <w:rsid w:val="158EB25B"/>
    <w:rsid w:val="159031CC"/>
    <w:rsid w:val="1596CF25"/>
    <w:rsid w:val="15A6D1A7"/>
    <w:rsid w:val="15D531B7"/>
    <w:rsid w:val="15F66C8A"/>
    <w:rsid w:val="1609EB0E"/>
    <w:rsid w:val="160E2817"/>
    <w:rsid w:val="16164B04"/>
    <w:rsid w:val="161A9FE5"/>
    <w:rsid w:val="161ED670"/>
    <w:rsid w:val="162C0908"/>
    <w:rsid w:val="16332DC1"/>
    <w:rsid w:val="16358B94"/>
    <w:rsid w:val="1637A6BC"/>
    <w:rsid w:val="1639512D"/>
    <w:rsid w:val="164D2A6A"/>
    <w:rsid w:val="165BFE25"/>
    <w:rsid w:val="16737307"/>
    <w:rsid w:val="16871231"/>
    <w:rsid w:val="168D0470"/>
    <w:rsid w:val="16913F9D"/>
    <w:rsid w:val="16A7707F"/>
    <w:rsid w:val="16B1AC01"/>
    <w:rsid w:val="16B2F924"/>
    <w:rsid w:val="16B3BC11"/>
    <w:rsid w:val="16DE8493"/>
    <w:rsid w:val="16E642E6"/>
    <w:rsid w:val="16F37725"/>
    <w:rsid w:val="16F3F51E"/>
    <w:rsid w:val="16F81CD0"/>
    <w:rsid w:val="16FC0344"/>
    <w:rsid w:val="171092F4"/>
    <w:rsid w:val="171B17C6"/>
    <w:rsid w:val="171E955E"/>
    <w:rsid w:val="17231C1B"/>
    <w:rsid w:val="1741E889"/>
    <w:rsid w:val="17422880"/>
    <w:rsid w:val="175AE1F0"/>
    <w:rsid w:val="175C97E7"/>
    <w:rsid w:val="175F9069"/>
    <w:rsid w:val="17A4BE17"/>
    <w:rsid w:val="17AEE07D"/>
    <w:rsid w:val="17D3A5EA"/>
    <w:rsid w:val="17D492B2"/>
    <w:rsid w:val="17E8CCDA"/>
    <w:rsid w:val="17EC6A56"/>
    <w:rsid w:val="17FF8011"/>
    <w:rsid w:val="180DC5F1"/>
    <w:rsid w:val="182F9B7E"/>
    <w:rsid w:val="1830AF9B"/>
    <w:rsid w:val="1834D2C9"/>
    <w:rsid w:val="1847F37A"/>
    <w:rsid w:val="18485E9A"/>
    <w:rsid w:val="18486408"/>
    <w:rsid w:val="184AD8D6"/>
    <w:rsid w:val="185018D5"/>
    <w:rsid w:val="18573950"/>
    <w:rsid w:val="18595FE2"/>
    <w:rsid w:val="186CEDE9"/>
    <w:rsid w:val="186FC368"/>
    <w:rsid w:val="188E040F"/>
    <w:rsid w:val="189E9D99"/>
    <w:rsid w:val="18A4C122"/>
    <w:rsid w:val="18A834E0"/>
    <w:rsid w:val="18E975C1"/>
    <w:rsid w:val="191331A7"/>
    <w:rsid w:val="191FA95A"/>
    <w:rsid w:val="1934934C"/>
    <w:rsid w:val="193668AB"/>
    <w:rsid w:val="194C9CDD"/>
    <w:rsid w:val="19559B30"/>
    <w:rsid w:val="1955ADE0"/>
    <w:rsid w:val="1955DA66"/>
    <w:rsid w:val="195E339B"/>
    <w:rsid w:val="19618F6D"/>
    <w:rsid w:val="19927534"/>
    <w:rsid w:val="19A5E1D3"/>
    <w:rsid w:val="19A6B5A6"/>
    <w:rsid w:val="19A7ABA5"/>
    <w:rsid w:val="19C06756"/>
    <w:rsid w:val="19CFFF06"/>
    <w:rsid w:val="19E46475"/>
    <w:rsid w:val="19E590FC"/>
    <w:rsid w:val="19F83548"/>
    <w:rsid w:val="19FB3F9F"/>
    <w:rsid w:val="1A01AA97"/>
    <w:rsid w:val="1A1BC66C"/>
    <w:rsid w:val="1A1E7F0E"/>
    <w:rsid w:val="1A22A4DB"/>
    <w:rsid w:val="1A253DFD"/>
    <w:rsid w:val="1A30BB2B"/>
    <w:rsid w:val="1A42E87B"/>
    <w:rsid w:val="1A486F07"/>
    <w:rsid w:val="1A68F08E"/>
    <w:rsid w:val="1A701CB0"/>
    <w:rsid w:val="1A7587AC"/>
    <w:rsid w:val="1A7BA694"/>
    <w:rsid w:val="1A86CCE0"/>
    <w:rsid w:val="1A8F4F7D"/>
    <w:rsid w:val="1A908EF5"/>
    <w:rsid w:val="1A933558"/>
    <w:rsid w:val="1A968966"/>
    <w:rsid w:val="1A999034"/>
    <w:rsid w:val="1A9E7B3D"/>
    <w:rsid w:val="1AA38D03"/>
    <w:rsid w:val="1AA9064B"/>
    <w:rsid w:val="1ABBD85C"/>
    <w:rsid w:val="1AC05663"/>
    <w:rsid w:val="1AC10970"/>
    <w:rsid w:val="1ACB6845"/>
    <w:rsid w:val="1B109896"/>
    <w:rsid w:val="1B1828A0"/>
    <w:rsid w:val="1B22D3FE"/>
    <w:rsid w:val="1B2BC446"/>
    <w:rsid w:val="1B2D4AF8"/>
    <w:rsid w:val="1B582066"/>
    <w:rsid w:val="1B60B7DC"/>
    <w:rsid w:val="1B76A630"/>
    <w:rsid w:val="1B8C003A"/>
    <w:rsid w:val="1B922C4B"/>
    <w:rsid w:val="1BB5DFD5"/>
    <w:rsid w:val="1BC839EB"/>
    <w:rsid w:val="1BD520B8"/>
    <w:rsid w:val="1C007E2F"/>
    <w:rsid w:val="1C0B5458"/>
    <w:rsid w:val="1C11BCB3"/>
    <w:rsid w:val="1C1263FE"/>
    <w:rsid w:val="1C1615EC"/>
    <w:rsid w:val="1C1B347D"/>
    <w:rsid w:val="1C2051E1"/>
    <w:rsid w:val="1C2082BE"/>
    <w:rsid w:val="1C2E652B"/>
    <w:rsid w:val="1C3C3BEC"/>
    <w:rsid w:val="1C3C6D10"/>
    <w:rsid w:val="1C3D96C2"/>
    <w:rsid w:val="1C434344"/>
    <w:rsid w:val="1C4BF20B"/>
    <w:rsid w:val="1C4F9DF2"/>
    <w:rsid w:val="1C550118"/>
    <w:rsid w:val="1C5E250E"/>
    <w:rsid w:val="1C80AF0C"/>
    <w:rsid w:val="1C8168F8"/>
    <w:rsid w:val="1C9C2E47"/>
    <w:rsid w:val="1CF0C765"/>
    <w:rsid w:val="1CFC2823"/>
    <w:rsid w:val="1D014FD5"/>
    <w:rsid w:val="1D52CE27"/>
    <w:rsid w:val="1D5DF3B0"/>
    <w:rsid w:val="1D7E8D56"/>
    <w:rsid w:val="1D90BCDC"/>
    <w:rsid w:val="1D9C9924"/>
    <w:rsid w:val="1D9DCABD"/>
    <w:rsid w:val="1DC08DC3"/>
    <w:rsid w:val="1DC76568"/>
    <w:rsid w:val="1DEA0431"/>
    <w:rsid w:val="1E04A113"/>
    <w:rsid w:val="1E212E55"/>
    <w:rsid w:val="1E218EFD"/>
    <w:rsid w:val="1E2A3479"/>
    <w:rsid w:val="1E2FB355"/>
    <w:rsid w:val="1E63AD5D"/>
    <w:rsid w:val="1E695BAD"/>
    <w:rsid w:val="1E845F4C"/>
    <w:rsid w:val="1E85BA19"/>
    <w:rsid w:val="1E87A1DC"/>
    <w:rsid w:val="1E88599C"/>
    <w:rsid w:val="1E9066BA"/>
    <w:rsid w:val="1E975519"/>
    <w:rsid w:val="1E983E6E"/>
    <w:rsid w:val="1EC4A319"/>
    <w:rsid w:val="1ECDCF39"/>
    <w:rsid w:val="1ECF0909"/>
    <w:rsid w:val="1EE268A4"/>
    <w:rsid w:val="1EE32C31"/>
    <w:rsid w:val="1EEC5EBC"/>
    <w:rsid w:val="1EF96224"/>
    <w:rsid w:val="1EFAE65A"/>
    <w:rsid w:val="1F0F704F"/>
    <w:rsid w:val="1F1418B9"/>
    <w:rsid w:val="1F171AAC"/>
    <w:rsid w:val="1F1FC141"/>
    <w:rsid w:val="1F2193E3"/>
    <w:rsid w:val="1F28FABE"/>
    <w:rsid w:val="1F373CFF"/>
    <w:rsid w:val="1F39B673"/>
    <w:rsid w:val="1F615EFD"/>
    <w:rsid w:val="1F7402E2"/>
    <w:rsid w:val="1F7B9049"/>
    <w:rsid w:val="1F8D5A39"/>
    <w:rsid w:val="1F9E00FE"/>
    <w:rsid w:val="1FA89566"/>
    <w:rsid w:val="1FAF2B38"/>
    <w:rsid w:val="1FB9CF52"/>
    <w:rsid w:val="1FC0764C"/>
    <w:rsid w:val="1FC84EE1"/>
    <w:rsid w:val="1FD1EBC1"/>
    <w:rsid w:val="1FDFF5CE"/>
    <w:rsid w:val="1FE808C8"/>
    <w:rsid w:val="1FEF24C0"/>
    <w:rsid w:val="1FFDC93F"/>
    <w:rsid w:val="20084FE2"/>
    <w:rsid w:val="2029B3CA"/>
    <w:rsid w:val="202B46ED"/>
    <w:rsid w:val="20444FC2"/>
    <w:rsid w:val="206718B8"/>
    <w:rsid w:val="206F5C8E"/>
    <w:rsid w:val="2090D293"/>
    <w:rsid w:val="20D9D47F"/>
    <w:rsid w:val="20DA0BC5"/>
    <w:rsid w:val="211B4A0C"/>
    <w:rsid w:val="212335E9"/>
    <w:rsid w:val="2125C93E"/>
    <w:rsid w:val="212D9C57"/>
    <w:rsid w:val="213018CC"/>
    <w:rsid w:val="2139D451"/>
    <w:rsid w:val="21527545"/>
    <w:rsid w:val="217507FC"/>
    <w:rsid w:val="217DD39A"/>
    <w:rsid w:val="217E2269"/>
    <w:rsid w:val="217EB080"/>
    <w:rsid w:val="2187DD7B"/>
    <w:rsid w:val="219184A6"/>
    <w:rsid w:val="2195B9EA"/>
    <w:rsid w:val="2195E940"/>
    <w:rsid w:val="219DFFB4"/>
    <w:rsid w:val="21A4C96A"/>
    <w:rsid w:val="21AB3A35"/>
    <w:rsid w:val="21B3A813"/>
    <w:rsid w:val="21BF8CF6"/>
    <w:rsid w:val="21C961F6"/>
    <w:rsid w:val="21E0C73E"/>
    <w:rsid w:val="21FC7B16"/>
    <w:rsid w:val="21FD6C83"/>
    <w:rsid w:val="22036978"/>
    <w:rsid w:val="22056A28"/>
    <w:rsid w:val="2220B6BE"/>
    <w:rsid w:val="223FBE42"/>
    <w:rsid w:val="22438FAD"/>
    <w:rsid w:val="225B47C3"/>
    <w:rsid w:val="2264786E"/>
    <w:rsid w:val="226C39B5"/>
    <w:rsid w:val="2283BAB4"/>
    <w:rsid w:val="2288684B"/>
    <w:rsid w:val="2297FED5"/>
    <w:rsid w:val="229F26C1"/>
    <w:rsid w:val="22A52BB8"/>
    <w:rsid w:val="22A759B3"/>
    <w:rsid w:val="22A806A8"/>
    <w:rsid w:val="22BA4B74"/>
    <w:rsid w:val="22C68762"/>
    <w:rsid w:val="22EEDFFA"/>
    <w:rsid w:val="232DB2D8"/>
    <w:rsid w:val="233A3023"/>
    <w:rsid w:val="2345A8B2"/>
    <w:rsid w:val="23462847"/>
    <w:rsid w:val="235031A9"/>
    <w:rsid w:val="23605E2B"/>
    <w:rsid w:val="236FFA91"/>
    <w:rsid w:val="23705155"/>
    <w:rsid w:val="23842660"/>
    <w:rsid w:val="23943CB3"/>
    <w:rsid w:val="23A7C8D4"/>
    <w:rsid w:val="23AC7AE1"/>
    <w:rsid w:val="23B505D6"/>
    <w:rsid w:val="23C37FD6"/>
    <w:rsid w:val="23CA2AAA"/>
    <w:rsid w:val="23D1A75F"/>
    <w:rsid w:val="23D1A86A"/>
    <w:rsid w:val="23D28705"/>
    <w:rsid w:val="23ED882D"/>
    <w:rsid w:val="23FA9F0F"/>
    <w:rsid w:val="23FDB7DF"/>
    <w:rsid w:val="240F2C82"/>
    <w:rsid w:val="24128D4B"/>
    <w:rsid w:val="2412C690"/>
    <w:rsid w:val="2418FF87"/>
    <w:rsid w:val="2440B1E8"/>
    <w:rsid w:val="2445BCE9"/>
    <w:rsid w:val="24475C64"/>
    <w:rsid w:val="2447CA0B"/>
    <w:rsid w:val="24492228"/>
    <w:rsid w:val="2454125A"/>
    <w:rsid w:val="245B6B08"/>
    <w:rsid w:val="245E4226"/>
    <w:rsid w:val="246038A3"/>
    <w:rsid w:val="2466E49B"/>
    <w:rsid w:val="2476E2CB"/>
    <w:rsid w:val="247BC8D4"/>
    <w:rsid w:val="24A94BA7"/>
    <w:rsid w:val="24ABEF89"/>
    <w:rsid w:val="24CE320F"/>
    <w:rsid w:val="24D48FFD"/>
    <w:rsid w:val="24E6FC35"/>
    <w:rsid w:val="24FF42FC"/>
    <w:rsid w:val="2502D52A"/>
    <w:rsid w:val="2504A576"/>
    <w:rsid w:val="2505587D"/>
    <w:rsid w:val="250F32CD"/>
    <w:rsid w:val="251F01E1"/>
    <w:rsid w:val="253EA417"/>
    <w:rsid w:val="2541942E"/>
    <w:rsid w:val="255817B2"/>
    <w:rsid w:val="25625760"/>
    <w:rsid w:val="25825040"/>
    <w:rsid w:val="25951D40"/>
    <w:rsid w:val="2595CE00"/>
    <w:rsid w:val="25B96BCC"/>
    <w:rsid w:val="260AB067"/>
    <w:rsid w:val="26192EF9"/>
    <w:rsid w:val="262A3302"/>
    <w:rsid w:val="262D37FB"/>
    <w:rsid w:val="2638897A"/>
    <w:rsid w:val="264210BA"/>
    <w:rsid w:val="2644CF8E"/>
    <w:rsid w:val="2644D9FF"/>
    <w:rsid w:val="26505F48"/>
    <w:rsid w:val="26512CB3"/>
    <w:rsid w:val="266F0F8B"/>
    <w:rsid w:val="267AD28D"/>
    <w:rsid w:val="2684E065"/>
    <w:rsid w:val="268557F7"/>
    <w:rsid w:val="268F4CB9"/>
    <w:rsid w:val="2699C62B"/>
    <w:rsid w:val="269ED91E"/>
    <w:rsid w:val="26A08356"/>
    <w:rsid w:val="26A71626"/>
    <w:rsid w:val="26AC9669"/>
    <w:rsid w:val="26B031F0"/>
    <w:rsid w:val="26B7AD63"/>
    <w:rsid w:val="26C3A9E3"/>
    <w:rsid w:val="26DE1A89"/>
    <w:rsid w:val="26FBF4A1"/>
    <w:rsid w:val="26FC4F82"/>
    <w:rsid w:val="27021778"/>
    <w:rsid w:val="27112453"/>
    <w:rsid w:val="27140F27"/>
    <w:rsid w:val="2722E1C2"/>
    <w:rsid w:val="27255E7E"/>
    <w:rsid w:val="2733C5D6"/>
    <w:rsid w:val="2748AD84"/>
    <w:rsid w:val="274D8A9E"/>
    <w:rsid w:val="27953BF5"/>
    <w:rsid w:val="27A4AC59"/>
    <w:rsid w:val="27ABC827"/>
    <w:rsid w:val="27B99555"/>
    <w:rsid w:val="27C2868F"/>
    <w:rsid w:val="27CEAACB"/>
    <w:rsid w:val="27CEFE37"/>
    <w:rsid w:val="27D1BB56"/>
    <w:rsid w:val="27F20959"/>
    <w:rsid w:val="280118BE"/>
    <w:rsid w:val="2813A8F5"/>
    <w:rsid w:val="281846F2"/>
    <w:rsid w:val="2818E9AF"/>
    <w:rsid w:val="281A2F6B"/>
    <w:rsid w:val="281AF6D0"/>
    <w:rsid w:val="28290E68"/>
    <w:rsid w:val="282EAEF7"/>
    <w:rsid w:val="283CF70B"/>
    <w:rsid w:val="2853A0CC"/>
    <w:rsid w:val="285B2668"/>
    <w:rsid w:val="285C0422"/>
    <w:rsid w:val="285D9110"/>
    <w:rsid w:val="2865110A"/>
    <w:rsid w:val="286540DB"/>
    <w:rsid w:val="286D5B47"/>
    <w:rsid w:val="288305FD"/>
    <w:rsid w:val="2891A06A"/>
    <w:rsid w:val="289E439D"/>
    <w:rsid w:val="28A647CC"/>
    <w:rsid w:val="28BB8E6A"/>
    <w:rsid w:val="28C7D532"/>
    <w:rsid w:val="28CB78DA"/>
    <w:rsid w:val="28D41EF7"/>
    <w:rsid w:val="28D4D977"/>
    <w:rsid w:val="28D65B39"/>
    <w:rsid w:val="28EEC516"/>
    <w:rsid w:val="29015AF9"/>
    <w:rsid w:val="2905F06E"/>
    <w:rsid w:val="290BC2FB"/>
    <w:rsid w:val="2920E627"/>
    <w:rsid w:val="2923EEB6"/>
    <w:rsid w:val="292C5EC4"/>
    <w:rsid w:val="2930C0B3"/>
    <w:rsid w:val="294297B6"/>
    <w:rsid w:val="294414FC"/>
    <w:rsid w:val="2954203A"/>
    <w:rsid w:val="29597183"/>
    <w:rsid w:val="29694CFD"/>
    <w:rsid w:val="298C6729"/>
    <w:rsid w:val="299FE1E0"/>
    <w:rsid w:val="29C03ECC"/>
    <w:rsid w:val="29CDA913"/>
    <w:rsid w:val="29E195C6"/>
    <w:rsid w:val="29FAF05A"/>
    <w:rsid w:val="2A126916"/>
    <w:rsid w:val="2A15225D"/>
    <w:rsid w:val="2A178209"/>
    <w:rsid w:val="2A1B3373"/>
    <w:rsid w:val="2A4DF75E"/>
    <w:rsid w:val="2A558F6C"/>
    <w:rsid w:val="2A752FCE"/>
    <w:rsid w:val="2A7FA00C"/>
    <w:rsid w:val="2A884CB4"/>
    <w:rsid w:val="2A894140"/>
    <w:rsid w:val="2A8CD8DC"/>
    <w:rsid w:val="2A95F4AA"/>
    <w:rsid w:val="2A972B93"/>
    <w:rsid w:val="2A9A7F44"/>
    <w:rsid w:val="2AC4603F"/>
    <w:rsid w:val="2AC828E9"/>
    <w:rsid w:val="2AD11D9F"/>
    <w:rsid w:val="2AD50EA7"/>
    <w:rsid w:val="2AD8B5F4"/>
    <w:rsid w:val="2AE11329"/>
    <w:rsid w:val="2AE2E14B"/>
    <w:rsid w:val="2AF76056"/>
    <w:rsid w:val="2B022ED7"/>
    <w:rsid w:val="2B20EC36"/>
    <w:rsid w:val="2B28B07D"/>
    <w:rsid w:val="2B28F1D0"/>
    <w:rsid w:val="2B2B1EF2"/>
    <w:rsid w:val="2B39ABB0"/>
    <w:rsid w:val="2B5D2048"/>
    <w:rsid w:val="2B5F7618"/>
    <w:rsid w:val="2B750DF7"/>
    <w:rsid w:val="2B78DE59"/>
    <w:rsid w:val="2B7E110C"/>
    <w:rsid w:val="2B8849E1"/>
    <w:rsid w:val="2BA0927F"/>
    <w:rsid w:val="2BB72709"/>
    <w:rsid w:val="2BD981D4"/>
    <w:rsid w:val="2BF3C4FA"/>
    <w:rsid w:val="2C0A7524"/>
    <w:rsid w:val="2C0EF280"/>
    <w:rsid w:val="2C264CB2"/>
    <w:rsid w:val="2C290910"/>
    <w:rsid w:val="2C2B366D"/>
    <w:rsid w:val="2C36EAD3"/>
    <w:rsid w:val="2C5129A6"/>
    <w:rsid w:val="2C774FDB"/>
    <w:rsid w:val="2C7EF101"/>
    <w:rsid w:val="2C99769A"/>
    <w:rsid w:val="2CB44A47"/>
    <w:rsid w:val="2CBD3C6F"/>
    <w:rsid w:val="2CCCA37F"/>
    <w:rsid w:val="2CD0CF22"/>
    <w:rsid w:val="2CE08D21"/>
    <w:rsid w:val="2CEEFD81"/>
    <w:rsid w:val="2D0D16DC"/>
    <w:rsid w:val="2D2EA88E"/>
    <w:rsid w:val="2D2EE15F"/>
    <w:rsid w:val="2D490CDE"/>
    <w:rsid w:val="2D494255"/>
    <w:rsid w:val="2D50B575"/>
    <w:rsid w:val="2D5582E7"/>
    <w:rsid w:val="2D727533"/>
    <w:rsid w:val="2D755B89"/>
    <w:rsid w:val="2D87799A"/>
    <w:rsid w:val="2D8A8126"/>
    <w:rsid w:val="2D9C115E"/>
    <w:rsid w:val="2DA06F13"/>
    <w:rsid w:val="2DA475B1"/>
    <w:rsid w:val="2DAF1166"/>
    <w:rsid w:val="2DB54B79"/>
    <w:rsid w:val="2DBEBB20"/>
    <w:rsid w:val="2DBFBFC6"/>
    <w:rsid w:val="2DD93ECF"/>
    <w:rsid w:val="2DE2B93E"/>
    <w:rsid w:val="2DE611AD"/>
    <w:rsid w:val="2DF506A1"/>
    <w:rsid w:val="2DF734AA"/>
    <w:rsid w:val="2E00C444"/>
    <w:rsid w:val="2E113726"/>
    <w:rsid w:val="2E18DF99"/>
    <w:rsid w:val="2E2148DD"/>
    <w:rsid w:val="2E2B6FA8"/>
    <w:rsid w:val="2E2F36AC"/>
    <w:rsid w:val="2E3E73B1"/>
    <w:rsid w:val="2E3EB235"/>
    <w:rsid w:val="2E412BE4"/>
    <w:rsid w:val="2E5BBC80"/>
    <w:rsid w:val="2E950065"/>
    <w:rsid w:val="2EB94F80"/>
    <w:rsid w:val="2EC0C94F"/>
    <w:rsid w:val="2EC3AA7B"/>
    <w:rsid w:val="2EDF6C3F"/>
    <w:rsid w:val="2EE6571F"/>
    <w:rsid w:val="2EF503F7"/>
    <w:rsid w:val="2F1A1166"/>
    <w:rsid w:val="2F27CB92"/>
    <w:rsid w:val="2F429BE9"/>
    <w:rsid w:val="2F4AC73A"/>
    <w:rsid w:val="2F50D7F0"/>
    <w:rsid w:val="2F6B90D6"/>
    <w:rsid w:val="2F7E0384"/>
    <w:rsid w:val="2F94E229"/>
    <w:rsid w:val="2F9BBC7D"/>
    <w:rsid w:val="2FA61D86"/>
    <w:rsid w:val="2FAC08C7"/>
    <w:rsid w:val="2FAE4520"/>
    <w:rsid w:val="2FD3DADD"/>
    <w:rsid w:val="2FE03CA5"/>
    <w:rsid w:val="2FE551ED"/>
    <w:rsid w:val="2FFE55E3"/>
    <w:rsid w:val="3015DE92"/>
    <w:rsid w:val="302A1046"/>
    <w:rsid w:val="302C469C"/>
    <w:rsid w:val="30327F2C"/>
    <w:rsid w:val="30330C97"/>
    <w:rsid w:val="30360AB3"/>
    <w:rsid w:val="303AFD0D"/>
    <w:rsid w:val="304EEDC7"/>
    <w:rsid w:val="3055D5D7"/>
    <w:rsid w:val="3063BB7C"/>
    <w:rsid w:val="3064C926"/>
    <w:rsid w:val="3072CADA"/>
    <w:rsid w:val="3073DCE8"/>
    <w:rsid w:val="307FC07D"/>
    <w:rsid w:val="30833015"/>
    <w:rsid w:val="30868C16"/>
    <w:rsid w:val="30877FD5"/>
    <w:rsid w:val="30991416"/>
    <w:rsid w:val="30A183AA"/>
    <w:rsid w:val="30B8AF7C"/>
    <w:rsid w:val="30BFF30D"/>
    <w:rsid w:val="30C566CF"/>
    <w:rsid w:val="30CCC26A"/>
    <w:rsid w:val="30CF0501"/>
    <w:rsid w:val="30EDCCA2"/>
    <w:rsid w:val="30F6E504"/>
    <w:rsid w:val="30F742EF"/>
    <w:rsid w:val="30FDBBC5"/>
    <w:rsid w:val="31262730"/>
    <w:rsid w:val="31323A4C"/>
    <w:rsid w:val="3134C954"/>
    <w:rsid w:val="3147B516"/>
    <w:rsid w:val="3152A503"/>
    <w:rsid w:val="315514F2"/>
    <w:rsid w:val="31575FDD"/>
    <w:rsid w:val="31801940"/>
    <w:rsid w:val="3181C156"/>
    <w:rsid w:val="3183BC69"/>
    <w:rsid w:val="3188A7D1"/>
    <w:rsid w:val="318E854C"/>
    <w:rsid w:val="319591E9"/>
    <w:rsid w:val="31968932"/>
    <w:rsid w:val="319E870E"/>
    <w:rsid w:val="31A88AC6"/>
    <w:rsid w:val="31B43E0B"/>
    <w:rsid w:val="31B6C75E"/>
    <w:rsid w:val="31BF62DD"/>
    <w:rsid w:val="31C7667C"/>
    <w:rsid w:val="31D19121"/>
    <w:rsid w:val="31E8F9BC"/>
    <w:rsid w:val="320C4D70"/>
    <w:rsid w:val="321EC4F3"/>
    <w:rsid w:val="32246CA1"/>
    <w:rsid w:val="32260BF6"/>
    <w:rsid w:val="324317DB"/>
    <w:rsid w:val="32529C16"/>
    <w:rsid w:val="3255518C"/>
    <w:rsid w:val="3257ABDD"/>
    <w:rsid w:val="326B36D7"/>
    <w:rsid w:val="326D7BFA"/>
    <w:rsid w:val="326DAF3F"/>
    <w:rsid w:val="327B5229"/>
    <w:rsid w:val="3281508C"/>
    <w:rsid w:val="329E6F59"/>
    <w:rsid w:val="32A7A9BF"/>
    <w:rsid w:val="32ABEEE5"/>
    <w:rsid w:val="32ADFC5A"/>
    <w:rsid w:val="32B4D785"/>
    <w:rsid w:val="32CBAB15"/>
    <w:rsid w:val="32D1FDEF"/>
    <w:rsid w:val="32DA1405"/>
    <w:rsid w:val="3305518E"/>
    <w:rsid w:val="330D47C2"/>
    <w:rsid w:val="332541A9"/>
    <w:rsid w:val="332B98E6"/>
    <w:rsid w:val="33402E2D"/>
    <w:rsid w:val="334500E2"/>
    <w:rsid w:val="334BCAC7"/>
    <w:rsid w:val="335F9B98"/>
    <w:rsid w:val="3362E734"/>
    <w:rsid w:val="3365E702"/>
    <w:rsid w:val="33671B14"/>
    <w:rsid w:val="3370F07A"/>
    <w:rsid w:val="337E3B14"/>
    <w:rsid w:val="339D367B"/>
    <w:rsid w:val="33AC7976"/>
    <w:rsid w:val="33B31CA8"/>
    <w:rsid w:val="33BA6F63"/>
    <w:rsid w:val="33BB90CF"/>
    <w:rsid w:val="33D2A1B7"/>
    <w:rsid w:val="33DB4FDD"/>
    <w:rsid w:val="33E611A5"/>
    <w:rsid w:val="33E78E10"/>
    <w:rsid w:val="33F0B202"/>
    <w:rsid w:val="33F87E41"/>
    <w:rsid w:val="34199906"/>
    <w:rsid w:val="342BFA4C"/>
    <w:rsid w:val="342C3DAE"/>
    <w:rsid w:val="34386160"/>
    <w:rsid w:val="343C4C8F"/>
    <w:rsid w:val="3443A551"/>
    <w:rsid w:val="3443EFAE"/>
    <w:rsid w:val="3444A512"/>
    <w:rsid w:val="34554139"/>
    <w:rsid w:val="346051E4"/>
    <w:rsid w:val="34621AE9"/>
    <w:rsid w:val="349C88AA"/>
    <w:rsid w:val="34A47301"/>
    <w:rsid w:val="34AC20DD"/>
    <w:rsid w:val="34B2E9C3"/>
    <w:rsid w:val="34B463E6"/>
    <w:rsid w:val="34D1D696"/>
    <w:rsid w:val="34E1CE83"/>
    <w:rsid w:val="34EF47FD"/>
    <w:rsid w:val="34F977F9"/>
    <w:rsid w:val="3506B40A"/>
    <w:rsid w:val="35301712"/>
    <w:rsid w:val="353565BA"/>
    <w:rsid w:val="35509B2F"/>
    <w:rsid w:val="35546D9D"/>
    <w:rsid w:val="356847B1"/>
    <w:rsid w:val="356B630A"/>
    <w:rsid w:val="35756336"/>
    <w:rsid w:val="357BC45F"/>
    <w:rsid w:val="357C8180"/>
    <w:rsid w:val="3582271C"/>
    <w:rsid w:val="358BBB21"/>
    <w:rsid w:val="35911AA2"/>
    <w:rsid w:val="35932D25"/>
    <w:rsid w:val="3593ABD1"/>
    <w:rsid w:val="35A0E596"/>
    <w:rsid w:val="35BE72E7"/>
    <w:rsid w:val="35C23454"/>
    <w:rsid w:val="35CB491F"/>
    <w:rsid w:val="35CCEFA8"/>
    <w:rsid w:val="35E2AB7C"/>
    <w:rsid w:val="35FF33FA"/>
    <w:rsid w:val="3616B320"/>
    <w:rsid w:val="3634CF81"/>
    <w:rsid w:val="3639792B"/>
    <w:rsid w:val="36563EA7"/>
    <w:rsid w:val="36709A7E"/>
    <w:rsid w:val="3692F233"/>
    <w:rsid w:val="369D2077"/>
    <w:rsid w:val="369ED8CA"/>
    <w:rsid w:val="36C7DCE6"/>
    <w:rsid w:val="36CC6A90"/>
    <w:rsid w:val="36CFC65E"/>
    <w:rsid w:val="36EE48FD"/>
    <w:rsid w:val="36F6B2B2"/>
    <w:rsid w:val="36FFCFBE"/>
    <w:rsid w:val="3702A609"/>
    <w:rsid w:val="3707D1E5"/>
    <w:rsid w:val="371148AC"/>
    <w:rsid w:val="3715FB21"/>
    <w:rsid w:val="37162D6B"/>
    <w:rsid w:val="37197BB8"/>
    <w:rsid w:val="371DCDFA"/>
    <w:rsid w:val="373F2561"/>
    <w:rsid w:val="374BA19B"/>
    <w:rsid w:val="374F66D4"/>
    <w:rsid w:val="375158C2"/>
    <w:rsid w:val="37527441"/>
    <w:rsid w:val="378C46EA"/>
    <w:rsid w:val="3796027B"/>
    <w:rsid w:val="37A11C1B"/>
    <w:rsid w:val="37AE3CD6"/>
    <w:rsid w:val="37B16B6A"/>
    <w:rsid w:val="37B3C98E"/>
    <w:rsid w:val="37C8AE4C"/>
    <w:rsid w:val="37E4314B"/>
    <w:rsid w:val="37EDA480"/>
    <w:rsid w:val="37F8F323"/>
    <w:rsid w:val="37FFDEE4"/>
    <w:rsid w:val="3805E446"/>
    <w:rsid w:val="3813F1C9"/>
    <w:rsid w:val="38397138"/>
    <w:rsid w:val="3858D4F9"/>
    <w:rsid w:val="386106AC"/>
    <w:rsid w:val="38626C4D"/>
    <w:rsid w:val="3868AD89"/>
    <w:rsid w:val="387F5C38"/>
    <w:rsid w:val="38818546"/>
    <w:rsid w:val="3896275E"/>
    <w:rsid w:val="38AAF451"/>
    <w:rsid w:val="38B9B121"/>
    <w:rsid w:val="38D9BA06"/>
    <w:rsid w:val="38E13230"/>
    <w:rsid w:val="38E5A940"/>
    <w:rsid w:val="38EB48A7"/>
    <w:rsid w:val="38F1BD81"/>
    <w:rsid w:val="390173D6"/>
    <w:rsid w:val="39112D7C"/>
    <w:rsid w:val="391190B3"/>
    <w:rsid w:val="39150D40"/>
    <w:rsid w:val="39153CC6"/>
    <w:rsid w:val="391C71AF"/>
    <w:rsid w:val="391FD20E"/>
    <w:rsid w:val="3937DB82"/>
    <w:rsid w:val="39427367"/>
    <w:rsid w:val="39455F7B"/>
    <w:rsid w:val="3950EA18"/>
    <w:rsid w:val="39544D25"/>
    <w:rsid w:val="39574132"/>
    <w:rsid w:val="3957AA46"/>
    <w:rsid w:val="39586EFC"/>
    <w:rsid w:val="39593871"/>
    <w:rsid w:val="39623BF6"/>
    <w:rsid w:val="396FF61D"/>
    <w:rsid w:val="397122CA"/>
    <w:rsid w:val="397E5B7C"/>
    <w:rsid w:val="399247A6"/>
    <w:rsid w:val="39926B94"/>
    <w:rsid w:val="3993F233"/>
    <w:rsid w:val="3997B5C3"/>
    <w:rsid w:val="39C2F39F"/>
    <w:rsid w:val="39C3CCBD"/>
    <w:rsid w:val="39EB7DC1"/>
    <w:rsid w:val="3A10446F"/>
    <w:rsid w:val="3A39F1AD"/>
    <w:rsid w:val="3A46BAF1"/>
    <w:rsid w:val="3A4CEC47"/>
    <w:rsid w:val="3A5477F7"/>
    <w:rsid w:val="3A5BA54A"/>
    <w:rsid w:val="3A5F560E"/>
    <w:rsid w:val="3A61CF4B"/>
    <w:rsid w:val="3A66AE82"/>
    <w:rsid w:val="3A77BF55"/>
    <w:rsid w:val="3A82D08A"/>
    <w:rsid w:val="3A934E4B"/>
    <w:rsid w:val="3A9D5675"/>
    <w:rsid w:val="3A9E2B47"/>
    <w:rsid w:val="3AA00565"/>
    <w:rsid w:val="3AB8E50F"/>
    <w:rsid w:val="3AC24F2D"/>
    <w:rsid w:val="3ACC01B2"/>
    <w:rsid w:val="3AE558AE"/>
    <w:rsid w:val="3AF4CF2C"/>
    <w:rsid w:val="3B0B8F68"/>
    <w:rsid w:val="3B0D4CF7"/>
    <w:rsid w:val="3B112BC9"/>
    <w:rsid w:val="3B1A1CF0"/>
    <w:rsid w:val="3B2F82AE"/>
    <w:rsid w:val="3B2F9A2C"/>
    <w:rsid w:val="3B417CC5"/>
    <w:rsid w:val="3B500F26"/>
    <w:rsid w:val="3B55E9FA"/>
    <w:rsid w:val="3B697AE0"/>
    <w:rsid w:val="3B6B7679"/>
    <w:rsid w:val="3B92D682"/>
    <w:rsid w:val="3B9F60F3"/>
    <w:rsid w:val="3BAA96D3"/>
    <w:rsid w:val="3BAAA652"/>
    <w:rsid w:val="3BB6338B"/>
    <w:rsid w:val="3BBA3477"/>
    <w:rsid w:val="3BBC5CB0"/>
    <w:rsid w:val="3BC04844"/>
    <w:rsid w:val="3BC93C36"/>
    <w:rsid w:val="3BD3A34C"/>
    <w:rsid w:val="3BD6DFE7"/>
    <w:rsid w:val="3BDA1268"/>
    <w:rsid w:val="3BE0C2F7"/>
    <w:rsid w:val="3BE68135"/>
    <w:rsid w:val="3BECBDCA"/>
    <w:rsid w:val="3BFE0CF0"/>
    <w:rsid w:val="3C0E6280"/>
    <w:rsid w:val="3C11050C"/>
    <w:rsid w:val="3C282876"/>
    <w:rsid w:val="3C3EBC99"/>
    <w:rsid w:val="3C4B1800"/>
    <w:rsid w:val="3C58F1C9"/>
    <w:rsid w:val="3C8343C5"/>
    <w:rsid w:val="3C839FE4"/>
    <w:rsid w:val="3CBD365A"/>
    <w:rsid w:val="3CC5D0E2"/>
    <w:rsid w:val="3CC6583F"/>
    <w:rsid w:val="3CC9ACB5"/>
    <w:rsid w:val="3CCA5842"/>
    <w:rsid w:val="3CCEB78B"/>
    <w:rsid w:val="3CDE2BCF"/>
    <w:rsid w:val="3CEED8E0"/>
    <w:rsid w:val="3CFCF260"/>
    <w:rsid w:val="3D1AB1DE"/>
    <w:rsid w:val="3D25A20F"/>
    <w:rsid w:val="3D5B7D24"/>
    <w:rsid w:val="3D62AF69"/>
    <w:rsid w:val="3D64BCFC"/>
    <w:rsid w:val="3D6667DE"/>
    <w:rsid w:val="3D6A28D9"/>
    <w:rsid w:val="3D7658A1"/>
    <w:rsid w:val="3D89D2CF"/>
    <w:rsid w:val="3D8B21FA"/>
    <w:rsid w:val="3D907D88"/>
    <w:rsid w:val="3D910B4D"/>
    <w:rsid w:val="3D947D34"/>
    <w:rsid w:val="3D9F28A8"/>
    <w:rsid w:val="3DA8DF0D"/>
    <w:rsid w:val="3DAB32EB"/>
    <w:rsid w:val="3DBA8B21"/>
    <w:rsid w:val="3DC6F7C5"/>
    <w:rsid w:val="3DC717BB"/>
    <w:rsid w:val="3DDBB702"/>
    <w:rsid w:val="3DE6A1FC"/>
    <w:rsid w:val="3DE6B543"/>
    <w:rsid w:val="3DE95DF0"/>
    <w:rsid w:val="3E02ABCC"/>
    <w:rsid w:val="3E189C9F"/>
    <w:rsid w:val="3E23429A"/>
    <w:rsid w:val="3E2DA929"/>
    <w:rsid w:val="3E2FB11D"/>
    <w:rsid w:val="3E316368"/>
    <w:rsid w:val="3E348AEE"/>
    <w:rsid w:val="3E532AD4"/>
    <w:rsid w:val="3E58D141"/>
    <w:rsid w:val="3E5F6DC9"/>
    <w:rsid w:val="3E69A2E8"/>
    <w:rsid w:val="3E7C44C9"/>
    <w:rsid w:val="3E83E016"/>
    <w:rsid w:val="3E8AE770"/>
    <w:rsid w:val="3E8D7E86"/>
    <w:rsid w:val="3E92A118"/>
    <w:rsid w:val="3EA6F6FB"/>
    <w:rsid w:val="3EA80585"/>
    <w:rsid w:val="3EB669E9"/>
    <w:rsid w:val="3ECCEDBF"/>
    <w:rsid w:val="3ECDF305"/>
    <w:rsid w:val="3EF5369F"/>
    <w:rsid w:val="3EF817F9"/>
    <w:rsid w:val="3EFC45E0"/>
    <w:rsid w:val="3F094520"/>
    <w:rsid w:val="3F1A2508"/>
    <w:rsid w:val="3F1B9BE1"/>
    <w:rsid w:val="3F1F87F4"/>
    <w:rsid w:val="3F36F69B"/>
    <w:rsid w:val="3F3F9DB6"/>
    <w:rsid w:val="3F42363C"/>
    <w:rsid w:val="3F42C419"/>
    <w:rsid w:val="3F4E3601"/>
    <w:rsid w:val="3F536ED3"/>
    <w:rsid w:val="3F5DBBAA"/>
    <w:rsid w:val="3F6316EF"/>
    <w:rsid w:val="3F64FCB3"/>
    <w:rsid w:val="3F680EE4"/>
    <w:rsid w:val="3F71A354"/>
    <w:rsid w:val="3F798393"/>
    <w:rsid w:val="3F8402E2"/>
    <w:rsid w:val="3F8B18D4"/>
    <w:rsid w:val="3F907262"/>
    <w:rsid w:val="3F9AF092"/>
    <w:rsid w:val="3FAA62B5"/>
    <w:rsid w:val="3FB78B62"/>
    <w:rsid w:val="40310291"/>
    <w:rsid w:val="40380297"/>
    <w:rsid w:val="403830FE"/>
    <w:rsid w:val="403F0A36"/>
    <w:rsid w:val="40470938"/>
    <w:rsid w:val="4049A0B2"/>
    <w:rsid w:val="4050BBD8"/>
    <w:rsid w:val="40923B70"/>
    <w:rsid w:val="409900CE"/>
    <w:rsid w:val="40ABE008"/>
    <w:rsid w:val="40B8B6C3"/>
    <w:rsid w:val="40BF4778"/>
    <w:rsid w:val="40D3FC7C"/>
    <w:rsid w:val="40D9CBE4"/>
    <w:rsid w:val="40F2D736"/>
    <w:rsid w:val="4107B100"/>
    <w:rsid w:val="4125CC34"/>
    <w:rsid w:val="41307BA8"/>
    <w:rsid w:val="4169F351"/>
    <w:rsid w:val="41AB72F1"/>
    <w:rsid w:val="41CA7B04"/>
    <w:rsid w:val="41D7898E"/>
    <w:rsid w:val="41DD7179"/>
    <w:rsid w:val="41E3531C"/>
    <w:rsid w:val="41EEEFC1"/>
    <w:rsid w:val="41FC395F"/>
    <w:rsid w:val="420A5A57"/>
    <w:rsid w:val="4210B3C7"/>
    <w:rsid w:val="42464893"/>
    <w:rsid w:val="424E4AC4"/>
    <w:rsid w:val="424F753B"/>
    <w:rsid w:val="425B4F25"/>
    <w:rsid w:val="427412F5"/>
    <w:rsid w:val="42795E00"/>
    <w:rsid w:val="428BF211"/>
    <w:rsid w:val="429FBB6D"/>
    <w:rsid w:val="42A62621"/>
    <w:rsid w:val="42BBAA1D"/>
    <w:rsid w:val="42BE15AD"/>
    <w:rsid w:val="42DECC58"/>
    <w:rsid w:val="42EA19D4"/>
    <w:rsid w:val="42F46316"/>
    <w:rsid w:val="432D37C3"/>
    <w:rsid w:val="433B1399"/>
    <w:rsid w:val="43508A93"/>
    <w:rsid w:val="4371B121"/>
    <w:rsid w:val="437E2104"/>
    <w:rsid w:val="4386C8D4"/>
    <w:rsid w:val="438F4316"/>
    <w:rsid w:val="43997E60"/>
    <w:rsid w:val="43A4E96C"/>
    <w:rsid w:val="43AE05EF"/>
    <w:rsid w:val="43B56DCB"/>
    <w:rsid w:val="43DF5DC7"/>
    <w:rsid w:val="43EC04BC"/>
    <w:rsid w:val="43F1DE3B"/>
    <w:rsid w:val="43F31332"/>
    <w:rsid w:val="43F57D7D"/>
    <w:rsid w:val="44009221"/>
    <w:rsid w:val="4403302E"/>
    <w:rsid w:val="440E8726"/>
    <w:rsid w:val="442B1A8E"/>
    <w:rsid w:val="4430CAC1"/>
    <w:rsid w:val="44362EF7"/>
    <w:rsid w:val="44399CC4"/>
    <w:rsid w:val="4440FDB5"/>
    <w:rsid w:val="44448D2F"/>
    <w:rsid w:val="44473964"/>
    <w:rsid w:val="445905F9"/>
    <w:rsid w:val="446F7200"/>
    <w:rsid w:val="447192CA"/>
    <w:rsid w:val="449A8F3A"/>
    <w:rsid w:val="44BA21EA"/>
    <w:rsid w:val="44BB4BE3"/>
    <w:rsid w:val="44BC8977"/>
    <w:rsid w:val="44D0963F"/>
    <w:rsid w:val="44D0CFE8"/>
    <w:rsid w:val="44E3DC8B"/>
    <w:rsid w:val="44F06E70"/>
    <w:rsid w:val="4506E024"/>
    <w:rsid w:val="451752A7"/>
    <w:rsid w:val="4521361E"/>
    <w:rsid w:val="452A01E5"/>
    <w:rsid w:val="45324F15"/>
    <w:rsid w:val="453931A8"/>
    <w:rsid w:val="454EB76F"/>
    <w:rsid w:val="4551F6FA"/>
    <w:rsid w:val="455F01E4"/>
    <w:rsid w:val="45684496"/>
    <w:rsid w:val="4575C1AC"/>
    <w:rsid w:val="4576FA12"/>
    <w:rsid w:val="45844E92"/>
    <w:rsid w:val="458825EF"/>
    <w:rsid w:val="45B8ED57"/>
    <w:rsid w:val="46024778"/>
    <w:rsid w:val="4608E26F"/>
    <w:rsid w:val="4609E7D8"/>
    <w:rsid w:val="4610EAA5"/>
    <w:rsid w:val="461FA26E"/>
    <w:rsid w:val="4629A5B8"/>
    <w:rsid w:val="462C2CFB"/>
    <w:rsid w:val="462F7A33"/>
    <w:rsid w:val="4634A4AB"/>
    <w:rsid w:val="463AD458"/>
    <w:rsid w:val="464FB6A5"/>
    <w:rsid w:val="467099CA"/>
    <w:rsid w:val="467ABADD"/>
    <w:rsid w:val="46C39464"/>
    <w:rsid w:val="46CA6941"/>
    <w:rsid w:val="46CBA3F5"/>
    <w:rsid w:val="46D7A3DA"/>
    <w:rsid w:val="46DDA354"/>
    <w:rsid w:val="46EA3BC4"/>
    <w:rsid w:val="46ED9671"/>
    <w:rsid w:val="47004AD4"/>
    <w:rsid w:val="4713FFA2"/>
    <w:rsid w:val="47146A2D"/>
    <w:rsid w:val="472D44ED"/>
    <w:rsid w:val="472E2617"/>
    <w:rsid w:val="47304895"/>
    <w:rsid w:val="474143AB"/>
    <w:rsid w:val="4751B0D3"/>
    <w:rsid w:val="4754BE52"/>
    <w:rsid w:val="47586ACC"/>
    <w:rsid w:val="475CE08B"/>
    <w:rsid w:val="4764A46E"/>
    <w:rsid w:val="4764C074"/>
    <w:rsid w:val="4772764B"/>
    <w:rsid w:val="478FC862"/>
    <w:rsid w:val="47A3E6D6"/>
    <w:rsid w:val="47AA9534"/>
    <w:rsid w:val="47B2E04E"/>
    <w:rsid w:val="47CB7460"/>
    <w:rsid w:val="47CE9AC9"/>
    <w:rsid w:val="47D9A713"/>
    <w:rsid w:val="47DD7033"/>
    <w:rsid w:val="47E60520"/>
    <w:rsid w:val="47EF51D5"/>
    <w:rsid w:val="47F1F478"/>
    <w:rsid w:val="47FD7513"/>
    <w:rsid w:val="483B3D9C"/>
    <w:rsid w:val="48402ED2"/>
    <w:rsid w:val="485FC99A"/>
    <w:rsid w:val="487984BD"/>
    <w:rsid w:val="4894DBCE"/>
    <w:rsid w:val="48B14371"/>
    <w:rsid w:val="48B446E8"/>
    <w:rsid w:val="48DB0AFC"/>
    <w:rsid w:val="48E28342"/>
    <w:rsid w:val="48E3CC74"/>
    <w:rsid w:val="48E90C49"/>
    <w:rsid w:val="48F6F822"/>
    <w:rsid w:val="48FCA2E8"/>
    <w:rsid w:val="48FFB2C0"/>
    <w:rsid w:val="490405F0"/>
    <w:rsid w:val="4911E2BB"/>
    <w:rsid w:val="49123E07"/>
    <w:rsid w:val="491A6C55"/>
    <w:rsid w:val="49275127"/>
    <w:rsid w:val="4929D82A"/>
    <w:rsid w:val="492AE012"/>
    <w:rsid w:val="49374557"/>
    <w:rsid w:val="49580D44"/>
    <w:rsid w:val="495B0F25"/>
    <w:rsid w:val="4963E654"/>
    <w:rsid w:val="4966A624"/>
    <w:rsid w:val="4974AD98"/>
    <w:rsid w:val="497E63CD"/>
    <w:rsid w:val="4985AF2E"/>
    <w:rsid w:val="498DF001"/>
    <w:rsid w:val="498E3EAA"/>
    <w:rsid w:val="4991950A"/>
    <w:rsid w:val="49982305"/>
    <w:rsid w:val="499930DF"/>
    <w:rsid w:val="4999F016"/>
    <w:rsid w:val="499EAC12"/>
    <w:rsid w:val="49A033CF"/>
    <w:rsid w:val="49A6014C"/>
    <w:rsid w:val="49AE69F1"/>
    <w:rsid w:val="49B867E4"/>
    <w:rsid w:val="49BAAC26"/>
    <w:rsid w:val="49BC3C89"/>
    <w:rsid w:val="49C3AB7E"/>
    <w:rsid w:val="49F9EE1A"/>
    <w:rsid w:val="4A0A1D26"/>
    <w:rsid w:val="4A1DAE8B"/>
    <w:rsid w:val="4A1EAA3E"/>
    <w:rsid w:val="4A35B858"/>
    <w:rsid w:val="4A78DC96"/>
    <w:rsid w:val="4A7A6449"/>
    <w:rsid w:val="4A7B0FF9"/>
    <w:rsid w:val="4A909233"/>
    <w:rsid w:val="4A9543E0"/>
    <w:rsid w:val="4AB085C8"/>
    <w:rsid w:val="4ABA4C87"/>
    <w:rsid w:val="4AC4E630"/>
    <w:rsid w:val="4ACD3140"/>
    <w:rsid w:val="4AD42373"/>
    <w:rsid w:val="4AD643B7"/>
    <w:rsid w:val="4AE7A2D4"/>
    <w:rsid w:val="4AEE4595"/>
    <w:rsid w:val="4AF79FE5"/>
    <w:rsid w:val="4AF97FB5"/>
    <w:rsid w:val="4B0D077F"/>
    <w:rsid w:val="4B1D792B"/>
    <w:rsid w:val="4B208203"/>
    <w:rsid w:val="4B347DF5"/>
    <w:rsid w:val="4B3AA448"/>
    <w:rsid w:val="4B3D01F6"/>
    <w:rsid w:val="4B3F5093"/>
    <w:rsid w:val="4B62EF22"/>
    <w:rsid w:val="4B8AA59F"/>
    <w:rsid w:val="4BD253AB"/>
    <w:rsid w:val="4BD36FD4"/>
    <w:rsid w:val="4BD8B76E"/>
    <w:rsid w:val="4BD902EF"/>
    <w:rsid w:val="4BE713D1"/>
    <w:rsid w:val="4BF49FD7"/>
    <w:rsid w:val="4BF5008F"/>
    <w:rsid w:val="4BF922D9"/>
    <w:rsid w:val="4BFBF226"/>
    <w:rsid w:val="4BFD07AC"/>
    <w:rsid w:val="4BFD825A"/>
    <w:rsid w:val="4C12ECFD"/>
    <w:rsid w:val="4C259A77"/>
    <w:rsid w:val="4C2F5532"/>
    <w:rsid w:val="4C393F10"/>
    <w:rsid w:val="4C3A99B9"/>
    <w:rsid w:val="4C3B8EA2"/>
    <w:rsid w:val="4C438AD5"/>
    <w:rsid w:val="4C5F3F70"/>
    <w:rsid w:val="4C8A7369"/>
    <w:rsid w:val="4C933248"/>
    <w:rsid w:val="4CAFFDE0"/>
    <w:rsid w:val="4CD5CD36"/>
    <w:rsid w:val="4CE53182"/>
    <w:rsid w:val="4CECD466"/>
    <w:rsid w:val="4CED94BE"/>
    <w:rsid w:val="4D08CCF8"/>
    <w:rsid w:val="4D22D499"/>
    <w:rsid w:val="4D239F8C"/>
    <w:rsid w:val="4D2603F9"/>
    <w:rsid w:val="4D48D4CF"/>
    <w:rsid w:val="4D6D1DC1"/>
    <w:rsid w:val="4D738322"/>
    <w:rsid w:val="4D77450B"/>
    <w:rsid w:val="4D9231D5"/>
    <w:rsid w:val="4D9D8537"/>
    <w:rsid w:val="4D9E7158"/>
    <w:rsid w:val="4DA1D49F"/>
    <w:rsid w:val="4DA315F7"/>
    <w:rsid w:val="4DAC7BEC"/>
    <w:rsid w:val="4DC3A839"/>
    <w:rsid w:val="4DCF5F44"/>
    <w:rsid w:val="4DD9324E"/>
    <w:rsid w:val="4DDB3C41"/>
    <w:rsid w:val="4DE0194D"/>
    <w:rsid w:val="4DE2576B"/>
    <w:rsid w:val="4DF95B62"/>
    <w:rsid w:val="4DFE68BD"/>
    <w:rsid w:val="4E05D390"/>
    <w:rsid w:val="4E1F0010"/>
    <w:rsid w:val="4E2028DD"/>
    <w:rsid w:val="4E35D084"/>
    <w:rsid w:val="4E510E91"/>
    <w:rsid w:val="4E513927"/>
    <w:rsid w:val="4E6CFEEF"/>
    <w:rsid w:val="4E6D52BC"/>
    <w:rsid w:val="4E7EC4DA"/>
    <w:rsid w:val="4E8A7ADA"/>
    <w:rsid w:val="4E8ADB4C"/>
    <w:rsid w:val="4E9D67DC"/>
    <w:rsid w:val="4EA2274D"/>
    <w:rsid w:val="4EA55BC2"/>
    <w:rsid w:val="4EB6C4C6"/>
    <w:rsid w:val="4EBD05FF"/>
    <w:rsid w:val="4EC2B605"/>
    <w:rsid w:val="4ECA40F2"/>
    <w:rsid w:val="4ED8442E"/>
    <w:rsid w:val="4EFECDDB"/>
    <w:rsid w:val="4F00530A"/>
    <w:rsid w:val="4F0B34C8"/>
    <w:rsid w:val="4F1E0344"/>
    <w:rsid w:val="4F28949A"/>
    <w:rsid w:val="4F43A531"/>
    <w:rsid w:val="4F7141D6"/>
    <w:rsid w:val="4F72CD09"/>
    <w:rsid w:val="4F7E2A2F"/>
    <w:rsid w:val="4F7E4668"/>
    <w:rsid w:val="4F86E0A1"/>
    <w:rsid w:val="4F8FF2A5"/>
    <w:rsid w:val="4F97F0D3"/>
    <w:rsid w:val="4F9B55D1"/>
    <w:rsid w:val="4FADB9D9"/>
    <w:rsid w:val="4FAE4E73"/>
    <w:rsid w:val="4FB7A10B"/>
    <w:rsid w:val="4FCFB8C9"/>
    <w:rsid w:val="4FD140FA"/>
    <w:rsid w:val="4FD2A301"/>
    <w:rsid w:val="4FDC2D56"/>
    <w:rsid w:val="4FDD809E"/>
    <w:rsid w:val="4FE690F6"/>
    <w:rsid w:val="4FE849FC"/>
    <w:rsid w:val="4FE97D50"/>
    <w:rsid w:val="4FFB74FC"/>
    <w:rsid w:val="501154AC"/>
    <w:rsid w:val="501F4004"/>
    <w:rsid w:val="5025A9DA"/>
    <w:rsid w:val="5039640D"/>
    <w:rsid w:val="5049360F"/>
    <w:rsid w:val="50569484"/>
    <w:rsid w:val="505B27DB"/>
    <w:rsid w:val="5071E005"/>
    <w:rsid w:val="50725EF4"/>
    <w:rsid w:val="5091B721"/>
    <w:rsid w:val="509912D2"/>
    <w:rsid w:val="509AC5C5"/>
    <w:rsid w:val="50B1CA06"/>
    <w:rsid w:val="50B1E655"/>
    <w:rsid w:val="50C5E1B4"/>
    <w:rsid w:val="50CE8B8C"/>
    <w:rsid w:val="50E35EF6"/>
    <w:rsid w:val="50E8F5D3"/>
    <w:rsid w:val="50EE20B1"/>
    <w:rsid w:val="5110DE5D"/>
    <w:rsid w:val="5113E952"/>
    <w:rsid w:val="5142C071"/>
    <w:rsid w:val="515660B5"/>
    <w:rsid w:val="5158E98D"/>
    <w:rsid w:val="51598523"/>
    <w:rsid w:val="516E5595"/>
    <w:rsid w:val="518EF0BB"/>
    <w:rsid w:val="51A76A25"/>
    <w:rsid w:val="51C35A0F"/>
    <w:rsid w:val="51C7376F"/>
    <w:rsid w:val="51FF69FE"/>
    <w:rsid w:val="5204A043"/>
    <w:rsid w:val="520BCBBA"/>
    <w:rsid w:val="521F0A82"/>
    <w:rsid w:val="5226E891"/>
    <w:rsid w:val="52276994"/>
    <w:rsid w:val="5227E05E"/>
    <w:rsid w:val="522CC287"/>
    <w:rsid w:val="5230DF29"/>
    <w:rsid w:val="5259C23A"/>
    <w:rsid w:val="525C7367"/>
    <w:rsid w:val="52A0DB77"/>
    <w:rsid w:val="52A10638"/>
    <w:rsid w:val="52A43F4E"/>
    <w:rsid w:val="52B3DEB2"/>
    <w:rsid w:val="52BC3A71"/>
    <w:rsid w:val="52EF45A1"/>
    <w:rsid w:val="52EF6F7C"/>
    <w:rsid w:val="52F0D5F2"/>
    <w:rsid w:val="52F8060E"/>
    <w:rsid w:val="530663C4"/>
    <w:rsid w:val="5308736D"/>
    <w:rsid w:val="530E7660"/>
    <w:rsid w:val="53159039"/>
    <w:rsid w:val="532D4837"/>
    <w:rsid w:val="533EE01F"/>
    <w:rsid w:val="534CF5F5"/>
    <w:rsid w:val="53654127"/>
    <w:rsid w:val="538FE636"/>
    <w:rsid w:val="539A8293"/>
    <w:rsid w:val="53B6E572"/>
    <w:rsid w:val="53BC1640"/>
    <w:rsid w:val="53D2F08D"/>
    <w:rsid w:val="53D7FC66"/>
    <w:rsid w:val="53DBBD31"/>
    <w:rsid w:val="53DDA858"/>
    <w:rsid w:val="53E79E37"/>
    <w:rsid w:val="53EBDB75"/>
    <w:rsid w:val="53FFD647"/>
    <w:rsid w:val="540ED867"/>
    <w:rsid w:val="54392184"/>
    <w:rsid w:val="5439FB11"/>
    <w:rsid w:val="543AEB27"/>
    <w:rsid w:val="5444A6BA"/>
    <w:rsid w:val="544D6808"/>
    <w:rsid w:val="545E916E"/>
    <w:rsid w:val="54627015"/>
    <w:rsid w:val="547CCFBA"/>
    <w:rsid w:val="547FF837"/>
    <w:rsid w:val="5483DA07"/>
    <w:rsid w:val="5485BF76"/>
    <w:rsid w:val="54902D96"/>
    <w:rsid w:val="5492E259"/>
    <w:rsid w:val="549E36CC"/>
    <w:rsid w:val="54AE579C"/>
    <w:rsid w:val="54C425DD"/>
    <w:rsid w:val="54C4D7C3"/>
    <w:rsid w:val="54FAAB3E"/>
    <w:rsid w:val="5501C293"/>
    <w:rsid w:val="5502EA8B"/>
    <w:rsid w:val="550A66CB"/>
    <w:rsid w:val="5519A900"/>
    <w:rsid w:val="5525058A"/>
    <w:rsid w:val="5526D459"/>
    <w:rsid w:val="55293747"/>
    <w:rsid w:val="5529C8D2"/>
    <w:rsid w:val="552BABF6"/>
    <w:rsid w:val="552C90D2"/>
    <w:rsid w:val="553CE556"/>
    <w:rsid w:val="55405473"/>
    <w:rsid w:val="55552004"/>
    <w:rsid w:val="5559B148"/>
    <w:rsid w:val="5560AA7F"/>
    <w:rsid w:val="556DEEA5"/>
    <w:rsid w:val="558A9F10"/>
    <w:rsid w:val="5593B076"/>
    <w:rsid w:val="5594C09B"/>
    <w:rsid w:val="55A32FA5"/>
    <w:rsid w:val="55A8A96A"/>
    <w:rsid w:val="55A93AD2"/>
    <w:rsid w:val="55BB237A"/>
    <w:rsid w:val="55C295A1"/>
    <w:rsid w:val="55D169C2"/>
    <w:rsid w:val="55D6FCD6"/>
    <w:rsid w:val="55D98776"/>
    <w:rsid w:val="55D9FEE1"/>
    <w:rsid w:val="55DA15BA"/>
    <w:rsid w:val="55DC315C"/>
    <w:rsid w:val="55F0CDB8"/>
    <w:rsid w:val="5604D761"/>
    <w:rsid w:val="561048EB"/>
    <w:rsid w:val="56233F59"/>
    <w:rsid w:val="562A1A89"/>
    <w:rsid w:val="562B86DD"/>
    <w:rsid w:val="562E8D59"/>
    <w:rsid w:val="562EE1B5"/>
    <w:rsid w:val="562F3C4F"/>
    <w:rsid w:val="56390E72"/>
    <w:rsid w:val="5646F632"/>
    <w:rsid w:val="564911CA"/>
    <w:rsid w:val="564C9F8E"/>
    <w:rsid w:val="566EB828"/>
    <w:rsid w:val="56830DF5"/>
    <w:rsid w:val="568609E5"/>
    <w:rsid w:val="569926E4"/>
    <w:rsid w:val="569B3216"/>
    <w:rsid w:val="56B8FD3D"/>
    <w:rsid w:val="56DF7C4C"/>
    <w:rsid w:val="56E17055"/>
    <w:rsid w:val="56E17F7C"/>
    <w:rsid w:val="56F31FE6"/>
    <w:rsid w:val="56FBBA40"/>
    <w:rsid w:val="56FE1060"/>
    <w:rsid w:val="56FFE86D"/>
    <w:rsid w:val="57026B41"/>
    <w:rsid w:val="57103182"/>
    <w:rsid w:val="571F46BC"/>
    <w:rsid w:val="573F47DD"/>
    <w:rsid w:val="57411B29"/>
    <w:rsid w:val="575E4733"/>
    <w:rsid w:val="576140F2"/>
    <w:rsid w:val="576EED8E"/>
    <w:rsid w:val="577B16E3"/>
    <w:rsid w:val="578EC980"/>
    <w:rsid w:val="5793B55E"/>
    <w:rsid w:val="579A3246"/>
    <w:rsid w:val="579E4A48"/>
    <w:rsid w:val="57A22C3A"/>
    <w:rsid w:val="57AC4B0A"/>
    <w:rsid w:val="57B5F968"/>
    <w:rsid w:val="57B6A09B"/>
    <w:rsid w:val="57C5D421"/>
    <w:rsid w:val="57E93AF9"/>
    <w:rsid w:val="57EF7A46"/>
    <w:rsid w:val="57FEDCB5"/>
    <w:rsid w:val="58025DD9"/>
    <w:rsid w:val="580ACCBF"/>
    <w:rsid w:val="5811D284"/>
    <w:rsid w:val="584D1252"/>
    <w:rsid w:val="5854B505"/>
    <w:rsid w:val="58638953"/>
    <w:rsid w:val="5874058C"/>
    <w:rsid w:val="587EC789"/>
    <w:rsid w:val="58821625"/>
    <w:rsid w:val="58864ACA"/>
    <w:rsid w:val="588BC726"/>
    <w:rsid w:val="58903F74"/>
    <w:rsid w:val="58916FDE"/>
    <w:rsid w:val="5899C270"/>
    <w:rsid w:val="58A2DE56"/>
    <w:rsid w:val="58BD86AB"/>
    <w:rsid w:val="58C329AB"/>
    <w:rsid w:val="58C51DF5"/>
    <w:rsid w:val="58CDFA7E"/>
    <w:rsid w:val="59047229"/>
    <w:rsid w:val="591A427A"/>
    <w:rsid w:val="591D9A7D"/>
    <w:rsid w:val="5929BBBF"/>
    <w:rsid w:val="592DD3BA"/>
    <w:rsid w:val="59371CFC"/>
    <w:rsid w:val="596FC73A"/>
    <w:rsid w:val="596FF66D"/>
    <w:rsid w:val="5980502F"/>
    <w:rsid w:val="598E9E65"/>
    <w:rsid w:val="599B3679"/>
    <w:rsid w:val="599E5C1E"/>
    <w:rsid w:val="59AFC69B"/>
    <w:rsid w:val="59B4C673"/>
    <w:rsid w:val="59C221E6"/>
    <w:rsid w:val="59C59B35"/>
    <w:rsid w:val="59DC36C0"/>
    <w:rsid w:val="59E43419"/>
    <w:rsid w:val="59E6F360"/>
    <w:rsid w:val="59F325A3"/>
    <w:rsid w:val="5A17BDAF"/>
    <w:rsid w:val="5A2DAAD8"/>
    <w:rsid w:val="5A2F21DA"/>
    <w:rsid w:val="5A42AEA1"/>
    <w:rsid w:val="5A54707E"/>
    <w:rsid w:val="5A590338"/>
    <w:rsid w:val="5A7107F3"/>
    <w:rsid w:val="5A7A8836"/>
    <w:rsid w:val="5A7BBD8D"/>
    <w:rsid w:val="5A7BECD8"/>
    <w:rsid w:val="5A7EF69B"/>
    <w:rsid w:val="5A81DAEC"/>
    <w:rsid w:val="5A87FA64"/>
    <w:rsid w:val="5A8B09BF"/>
    <w:rsid w:val="5A8E00C7"/>
    <w:rsid w:val="5A92C678"/>
    <w:rsid w:val="5AB9E249"/>
    <w:rsid w:val="5AC0B317"/>
    <w:rsid w:val="5ACFF5B1"/>
    <w:rsid w:val="5AD2FE7C"/>
    <w:rsid w:val="5AE1A15C"/>
    <w:rsid w:val="5AEC3AAB"/>
    <w:rsid w:val="5B0094AA"/>
    <w:rsid w:val="5B10E67C"/>
    <w:rsid w:val="5B11A93A"/>
    <w:rsid w:val="5B17D6FC"/>
    <w:rsid w:val="5B190E0F"/>
    <w:rsid w:val="5B22336F"/>
    <w:rsid w:val="5B274AD0"/>
    <w:rsid w:val="5B27ABEE"/>
    <w:rsid w:val="5B290222"/>
    <w:rsid w:val="5B4642AB"/>
    <w:rsid w:val="5B4E242E"/>
    <w:rsid w:val="5B536825"/>
    <w:rsid w:val="5B67F4B1"/>
    <w:rsid w:val="5B74A404"/>
    <w:rsid w:val="5B76BD5A"/>
    <w:rsid w:val="5B7F0BF9"/>
    <w:rsid w:val="5BAA50F8"/>
    <w:rsid w:val="5BB5D8ED"/>
    <w:rsid w:val="5BB84FA4"/>
    <w:rsid w:val="5BBC3DB0"/>
    <w:rsid w:val="5BC086F8"/>
    <w:rsid w:val="5BC12714"/>
    <w:rsid w:val="5BCA5B33"/>
    <w:rsid w:val="5BD65797"/>
    <w:rsid w:val="5BE3602B"/>
    <w:rsid w:val="5C02E1AD"/>
    <w:rsid w:val="5C117C77"/>
    <w:rsid w:val="5C216B39"/>
    <w:rsid w:val="5C34E62D"/>
    <w:rsid w:val="5C4890B4"/>
    <w:rsid w:val="5C4E2D06"/>
    <w:rsid w:val="5C51B023"/>
    <w:rsid w:val="5C7F9668"/>
    <w:rsid w:val="5C861686"/>
    <w:rsid w:val="5C95AB93"/>
    <w:rsid w:val="5C9E2AC8"/>
    <w:rsid w:val="5CA4610C"/>
    <w:rsid w:val="5CB3497D"/>
    <w:rsid w:val="5CB3B2A6"/>
    <w:rsid w:val="5CC5A5B6"/>
    <w:rsid w:val="5CCF5E31"/>
    <w:rsid w:val="5CDCDE2A"/>
    <w:rsid w:val="5CE19B83"/>
    <w:rsid w:val="5CF86691"/>
    <w:rsid w:val="5D2A06E6"/>
    <w:rsid w:val="5D2E80D4"/>
    <w:rsid w:val="5D36CEAE"/>
    <w:rsid w:val="5D65F63C"/>
    <w:rsid w:val="5D7CDE49"/>
    <w:rsid w:val="5D7E842F"/>
    <w:rsid w:val="5D8B28C8"/>
    <w:rsid w:val="5D9417E4"/>
    <w:rsid w:val="5D97A888"/>
    <w:rsid w:val="5DA13540"/>
    <w:rsid w:val="5DA46957"/>
    <w:rsid w:val="5DAB6D3A"/>
    <w:rsid w:val="5DB8F9CA"/>
    <w:rsid w:val="5DB9AE21"/>
    <w:rsid w:val="5DCC90F8"/>
    <w:rsid w:val="5DF2C849"/>
    <w:rsid w:val="5DF83C69"/>
    <w:rsid w:val="5E04E144"/>
    <w:rsid w:val="5E0FD4F7"/>
    <w:rsid w:val="5E141507"/>
    <w:rsid w:val="5E1B32D5"/>
    <w:rsid w:val="5E1CFFAF"/>
    <w:rsid w:val="5E2DBED8"/>
    <w:rsid w:val="5E30A083"/>
    <w:rsid w:val="5E30C781"/>
    <w:rsid w:val="5E313177"/>
    <w:rsid w:val="5E67B5B0"/>
    <w:rsid w:val="5E752F3B"/>
    <w:rsid w:val="5E768AB7"/>
    <w:rsid w:val="5EA1A4B0"/>
    <w:rsid w:val="5ECB5BD8"/>
    <w:rsid w:val="5ED1F678"/>
    <w:rsid w:val="5ED56C36"/>
    <w:rsid w:val="5EDE10B4"/>
    <w:rsid w:val="5EE04C88"/>
    <w:rsid w:val="5EE5D01A"/>
    <w:rsid w:val="5EF1CC54"/>
    <w:rsid w:val="5F10B66E"/>
    <w:rsid w:val="5F1BA3DE"/>
    <w:rsid w:val="5F1EC12A"/>
    <w:rsid w:val="5F2879ED"/>
    <w:rsid w:val="5F296BB5"/>
    <w:rsid w:val="5F375EDF"/>
    <w:rsid w:val="5F394AD5"/>
    <w:rsid w:val="5F403AD9"/>
    <w:rsid w:val="5F4A5E62"/>
    <w:rsid w:val="5F4D56D6"/>
    <w:rsid w:val="5F5EA842"/>
    <w:rsid w:val="5F5ECFD5"/>
    <w:rsid w:val="5F71B3F1"/>
    <w:rsid w:val="5F9E67EC"/>
    <w:rsid w:val="5FB2D224"/>
    <w:rsid w:val="5FBF5442"/>
    <w:rsid w:val="5FCE81C4"/>
    <w:rsid w:val="5FD27C65"/>
    <w:rsid w:val="5FDB4C9A"/>
    <w:rsid w:val="5FDB86BF"/>
    <w:rsid w:val="5FDD60B2"/>
    <w:rsid w:val="5FDE7FB2"/>
    <w:rsid w:val="5FE30B35"/>
    <w:rsid w:val="5FE41C32"/>
    <w:rsid w:val="5FE5907D"/>
    <w:rsid w:val="5FE6B916"/>
    <w:rsid w:val="5FFE1ED2"/>
    <w:rsid w:val="60047950"/>
    <w:rsid w:val="60168AD6"/>
    <w:rsid w:val="6016C098"/>
    <w:rsid w:val="601B04F2"/>
    <w:rsid w:val="60202E43"/>
    <w:rsid w:val="6025586B"/>
    <w:rsid w:val="602C4D56"/>
    <w:rsid w:val="602D4CCE"/>
    <w:rsid w:val="60326ED1"/>
    <w:rsid w:val="6033FB87"/>
    <w:rsid w:val="60463C22"/>
    <w:rsid w:val="6046AA17"/>
    <w:rsid w:val="609C448E"/>
    <w:rsid w:val="60AB3E7B"/>
    <w:rsid w:val="60B774E6"/>
    <w:rsid w:val="60B9BE24"/>
    <w:rsid w:val="60CC5060"/>
    <w:rsid w:val="60F13AF6"/>
    <w:rsid w:val="6104D7BB"/>
    <w:rsid w:val="61103639"/>
    <w:rsid w:val="611A1DF9"/>
    <w:rsid w:val="611A968E"/>
    <w:rsid w:val="611CDE99"/>
    <w:rsid w:val="61343291"/>
    <w:rsid w:val="61366187"/>
    <w:rsid w:val="615040AB"/>
    <w:rsid w:val="61544E53"/>
    <w:rsid w:val="61573086"/>
    <w:rsid w:val="6158E463"/>
    <w:rsid w:val="6163ECFA"/>
    <w:rsid w:val="616FF121"/>
    <w:rsid w:val="617A43C3"/>
    <w:rsid w:val="61806799"/>
    <w:rsid w:val="61988689"/>
    <w:rsid w:val="619E1B7A"/>
    <w:rsid w:val="61B5AC7C"/>
    <w:rsid w:val="61B5CE39"/>
    <w:rsid w:val="61B5E2BE"/>
    <w:rsid w:val="61D0B459"/>
    <w:rsid w:val="61D9BE0A"/>
    <w:rsid w:val="61DF2DE0"/>
    <w:rsid w:val="61EC24BC"/>
    <w:rsid w:val="61F0A33A"/>
    <w:rsid w:val="61F96AC2"/>
    <w:rsid w:val="62012A8F"/>
    <w:rsid w:val="6209B50D"/>
    <w:rsid w:val="621D4EBB"/>
    <w:rsid w:val="62218571"/>
    <w:rsid w:val="622C8A83"/>
    <w:rsid w:val="6266C8BB"/>
    <w:rsid w:val="6268A6C9"/>
    <w:rsid w:val="627DAD8C"/>
    <w:rsid w:val="6284E969"/>
    <w:rsid w:val="62A1CBD4"/>
    <w:rsid w:val="62A84248"/>
    <w:rsid w:val="62A85819"/>
    <w:rsid w:val="62D02CD9"/>
    <w:rsid w:val="62DCCEB3"/>
    <w:rsid w:val="6304BD5C"/>
    <w:rsid w:val="63141D21"/>
    <w:rsid w:val="63181975"/>
    <w:rsid w:val="631D1768"/>
    <w:rsid w:val="63354E94"/>
    <w:rsid w:val="633CDC50"/>
    <w:rsid w:val="63437C78"/>
    <w:rsid w:val="63448503"/>
    <w:rsid w:val="6367D8AC"/>
    <w:rsid w:val="6382CE01"/>
    <w:rsid w:val="638B9CF6"/>
    <w:rsid w:val="63A43FA5"/>
    <w:rsid w:val="63AC1B4A"/>
    <w:rsid w:val="63C63E88"/>
    <w:rsid w:val="63CDCF98"/>
    <w:rsid w:val="63DF9863"/>
    <w:rsid w:val="63E18B92"/>
    <w:rsid w:val="63ED8AC9"/>
    <w:rsid w:val="640377D9"/>
    <w:rsid w:val="642B67C2"/>
    <w:rsid w:val="642F13F0"/>
    <w:rsid w:val="642FF1F3"/>
    <w:rsid w:val="6439C743"/>
    <w:rsid w:val="643DD61C"/>
    <w:rsid w:val="643F76CF"/>
    <w:rsid w:val="64447F17"/>
    <w:rsid w:val="644AD272"/>
    <w:rsid w:val="644DD115"/>
    <w:rsid w:val="64552745"/>
    <w:rsid w:val="6462F5BE"/>
    <w:rsid w:val="647DAFED"/>
    <w:rsid w:val="6489D11B"/>
    <w:rsid w:val="648D0957"/>
    <w:rsid w:val="6499ED06"/>
    <w:rsid w:val="64B67421"/>
    <w:rsid w:val="64C3BBEB"/>
    <w:rsid w:val="64C67C4F"/>
    <w:rsid w:val="64CB07D5"/>
    <w:rsid w:val="64E76CBE"/>
    <w:rsid w:val="64EFEC4D"/>
    <w:rsid w:val="65050955"/>
    <w:rsid w:val="65103362"/>
    <w:rsid w:val="651082F9"/>
    <w:rsid w:val="651F91CA"/>
    <w:rsid w:val="6531F184"/>
    <w:rsid w:val="654D46E9"/>
    <w:rsid w:val="654F195C"/>
    <w:rsid w:val="65677AB2"/>
    <w:rsid w:val="656E8961"/>
    <w:rsid w:val="65702204"/>
    <w:rsid w:val="658B6A16"/>
    <w:rsid w:val="659636EA"/>
    <w:rsid w:val="65985EF0"/>
    <w:rsid w:val="65C0977C"/>
    <w:rsid w:val="65C2F43F"/>
    <w:rsid w:val="65D52F6A"/>
    <w:rsid w:val="65DF688F"/>
    <w:rsid w:val="65F3CEBB"/>
    <w:rsid w:val="660142F5"/>
    <w:rsid w:val="6603C1B2"/>
    <w:rsid w:val="6605D004"/>
    <w:rsid w:val="660A35B8"/>
    <w:rsid w:val="661883C4"/>
    <w:rsid w:val="66216106"/>
    <w:rsid w:val="662CE100"/>
    <w:rsid w:val="6636B819"/>
    <w:rsid w:val="664386BB"/>
    <w:rsid w:val="6644F3B4"/>
    <w:rsid w:val="665FAF29"/>
    <w:rsid w:val="6660DDC1"/>
    <w:rsid w:val="666552B1"/>
    <w:rsid w:val="66683EAB"/>
    <w:rsid w:val="667D2276"/>
    <w:rsid w:val="6691AF2E"/>
    <w:rsid w:val="66A9DE57"/>
    <w:rsid w:val="66B44456"/>
    <w:rsid w:val="66BF0646"/>
    <w:rsid w:val="66C91362"/>
    <w:rsid w:val="66D0920F"/>
    <w:rsid w:val="66DA6839"/>
    <w:rsid w:val="66E227EE"/>
    <w:rsid w:val="671D578D"/>
    <w:rsid w:val="67221C53"/>
    <w:rsid w:val="673565F9"/>
    <w:rsid w:val="6738C304"/>
    <w:rsid w:val="675CC3A9"/>
    <w:rsid w:val="676593B4"/>
    <w:rsid w:val="67A18A0C"/>
    <w:rsid w:val="67A8422B"/>
    <w:rsid w:val="67CB7DDD"/>
    <w:rsid w:val="67DABF03"/>
    <w:rsid w:val="67DCEE8F"/>
    <w:rsid w:val="67DECE4B"/>
    <w:rsid w:val="67FE282A"/>
    <w:rsid w:val="6808E191"/>
    <w:rsid w:val="680E265C"/>
    <w:rsid w:val="680F7F07"/>
    <w:rsid w:val="68116248"/>
    <w:rsid w:val="683BA8E2"/>
    <w:rsid w:val="684620D7"/>
    <w:rsid w:val="684D0A9E"/>
    <w:rsid w:val="685B19D5"/>
    <w:rsid w:val="685B692A"/>
    <w:rsid w:val="6863B9F0"/>
    <w:rsid w:val="686A5500"/>
    <w:rsid w:val="687C1CED"/>
    <w:rsid w:val="6894E904"/>
    <w:rsid w:val="68BBA115"/>
    <w:rsid w:val="68CCCE26"/>
    <w:rsid w:val="68D13E61"/>
    <w:rsid w:val="68DF5CE5"/>
    <w:rsid w:val="68E088B8"/>
    <w:rsid w:val="68E248D8"/>
    <w:rsid w:val="68E5057F"/>
    <w:rsid w:val="692CFBAC"/>
    <w:rsid w:val="6932BDF7"/>
    <w:rsid w:val="6933E7A6"/>
    <w:rsid w:val="6938E8D3"/>
    <w:rsid w:val="6938F148"/>
    <w:rsid w:val="69447CD7"/>
    <w:rsid w:val="695CCEA3"/>
    <w:rsid w:val="6960E078"/>
    <w:rsid w:val="69686A2C"/>
    <w:rsid w:val="696FC68D"/>
    <w:rsid w:val="6979C319"/>
    <w:rsid w:val="69935F7B"/>
    <w:rsid w:val="69A88EF6"/>
    <w:rsid w:val="69C1D741"/>
    <w:rsid w:val="69C29AB7"/>
    <w:rsid w:val="69CA1280"/>
    <w:rsid w:val="69CF547F"/>
    <w:rsid w:val="69D94F8B"/>
    <w:rsid w:val="69D9CDD5"/>
    <w:rsid w:val="69DB9F16"/>
    <w:rsid w:val="69DC2150"/>
    <w:rsid w:val="69F48F0A"/>
    <w:rsid w:val="6A089202"/>
    <w:rsid w:val="6A0C4E73"/>
    <w:rsid w:val="6A1C7CAA"/>
    <w:rsid w:val="6A268EBE"/>
    <w:rsid w:val="6A43F8C0"/>
    <w:rsid w:val="6A453B85"/>
    <w:rsid w:val="6A52F91B"/>
    <w:rsid w:val="6A8124D9"/>
    <w:rsid w:val="6A82B424"/>
    <w:rsid w:val="6A8E43CA"/>
    <w:rsid w:val="6A94C699"/>
    <w:rsid w:val="6A9AF567"/>
    <w:rsid w:val="6A9D50D3"/>
    <w:rsid w:val="6A9E3216"/>
    <w:rsid w:val="6AD3AC11"/>
    <w:rsid w:val="6AE28F05"/>
    <w:rsid w:val="6AF949F6"/>
    <w:rsid w:val="6B081476"/>
    <w:rsid w:val="6B267FB7"/>
    <w:rsid w:val="6B35E552"/>
    <w:rsid w:val="6B3623C8"/>
    <w:rsid w:val="6B444086"/>
    <w:rsid w:val="6B61E1DB"/>
    <w:rsid w:val="6B79B662"/>
    <w:rsid w:val="6B875C95"/>
    <w:rsid w:val="6B9ED6C0"/>
    <w:rsid w:val="6B9F738C"/>
    <w:rsid w:val="6BA8E224"/>
    <w:rsid w:val="6BB26A03"/>
    <w:rsid w:val="6BBA0011"/>
    <w:rsid w:val="6BBC80AD"/>
    <w:rsid w:val="6BBF4FE6"/>
    <w:rsid w:val="6BC441C7"/>
    <w:rsid w:val="6BC670B0"/>
    <w:rsid w:val="6BD2B43F"/>
    <w:rsid w:val="6BDA7CFA"/>
    <w:rsid w:val="6BDFA699"/>
    <w:rsid w:val="6BE5C22F"/>
    <w:rsid w:val="6BE66490"/>
    <w:rsid w:val="6C04500A"/>
    <w:rsid w:val="6C1044DB"/>
    <w:rsid w:val="6C2114C1"/>
    <w:rsid w:val="6C22770E"/>
    <w:rsid w:val="6C235080"/>
    <w:rsid w:val="6C295E6D"/>
    <w:rsid w:val="6C437E79"/>
    <w:rsid w:val="6C55C18E"/>
    <w:rsid w:val="6C768EA0"/>
    <w:rsid w:val="6C954520"/>
    <w:rsid w:val="6CA0C040"/>
    <w:rsid w:val="6CA391EE"/>
    <w:rsid w:val="6CA83D45"/>
    <w:rsid w:val="6CAF7F63"/>
    <w:rsid w:val="6CBB40C9"/>
    <w:rsid w:val="6CD71A87"/>
    <w:rsid w:val="6CD9B350"/>
    <w:rsid w:val="6CEC13B4"/>
    <w:rsid w:val="6CFFB4CB"/>
    <w:rsid w:val="6D1B5E74"/>
    <w:rsid w:val="6D230731"/>
    <w:rsid w:val="6D26ECEE"/>
    <w:rsid w:val="6D29529C"/>
    <w:rsid w:val="6D47415C"/>
    <w:rsid w:val="6D5474A6"/>
    <w:rsid w:val="6D811102"/>
    <w:rsid w:val="6DA13D56"/>
    <w:rsid w:val="6DAA0A7F"/>
    <w:rsid w:val="6DB62874"/>
    <w:rsid w:val="6DC0D201"/>
    <w:rsid w:val="6DC20A0B"/>
    <w:rsid w:val="6DC980BA"/>
    <w:rsid w:val="6DCDA2F7"/>
    <w:rsid w:val="6DDAD2DC"/>
    <w:rsid w:val="6DE55BA8"/>
    <w:rsid w:val="6DED9D32"/>
    <w:rsid w:val="6DF7325B"/>
    <w:rsid w:val="6E143AFF"/>
    <w:rsid w:val="6E251D3B"/>
    <w:rsid w:val="6E2E61FB"/>
    <w:rsid w:val="6E3797D9"/>
    <w:rsid w:val="6E3CE6E1"/>
    <w:rsid w:val="6E42DE23"/>
    <w:rsid w:val="6E5EBD33"/>
    <w:rsid w:val="6E7FB8A6"/>
    <w:rsid w:val="6E855BD0"/>
    <w:rsid w:val="6EA51D19"/>
    <w:rsid w:val="6EC81017"/>
    <w:rsid w:val="6EDAABAE"/>
    <w:rsid w:val="6EDB7293"/>
    <w:rsid w:val="6EDDC249"/>
    <w:rsid w:val="6EEB7FBA"/>
    <w:rsid w:val="6EF1D82B"/>
    <w:rsid w:val="6EF2BFE5"/>
    <w:rsid w:val="6F0AC669"/>
    <w:rsid w:val="6F1CEDBA"/>
    <w:rsid w:val="6F314429"/>
    <w:rsid w:val="6F42E5CA"/>
    <w:rsid w:val="6F4CCE78"/>
    <w:rsid w:val="6F52648D"/>
    <w:rsid w:val="6F58B224"/>
    <w:rsid w:val="6F59F122"/>
    <w:rsid w:val="6F609565"/>
    <w:rsid w:val="6F6E3B6D"/>
    <w:rsid w:val="6FAAD7FC"/>
    <w:rsid w:val="6FCBA351"/>
    <w:rsid w:val="6FD389D4"/>
    <w:rsid w:val="6FDAF479"/>
    <w:rsid w:val="6FF318B4"/>
    <w:rsid w:val="7008EF59"/>
    <w:rsid w:val="70123FFE"/>
    <w:rsid w:val="7013AD0C"/>
    <w:rsid w:val="70211995"/>
    <w:rsid w:val="702723D5"/>
    <w:rsid w:val="70306EE6"/>
    <w:rsid w:val="703BBC1F"/>
    <w:rsid w:val="703E922C"/>
    <w:rsid w:val="70530FEA"/>
    <w:rsid w:val="7055D74E"/>
    <w:rsid w:val="705C2CAB"/>
    <w:rsid w:val="7082D53B"/>
    <w:rsid w:val="7090F1C2"/>
    <w:rsid w:val="709B42F0"/>
    <w:rsid w:val="709B6D05"/>
    <w:rsid w:val="70A50F94"/>
    <w:rsid w:val="70A5D5AB"/>
    <w:rsid w:val="70A842BB"/>
    <w:rsid w:val="70B2D340"/>
    <w:rsid w:val="70B61DE8"/>
    <w:rsid w:val="70BAED9F"/>
    <w:rsid w:val="70E258BD"/>
    <w:rsid w:val="70E65B7E"/>
    <w:rsid w:val="70EC7CA8"/>
    <w:rsid w:val="71060572"/>
    <w:rsid w:val="710EFD0E"/>
    <w:rsid w:val="711AC637"/>
    <w:rsid w:val="7132C90C"/>
    <w:rsid w:val="7137B035"/>
    <w:rsid w:val="71481E70"/>
    <w:rsid w:val="714E9FFE"/>
    <w:rsid w:val="715FD6B3"/>
    <w:rsid w:val="718ACCA4"/>
    <w:rsid w:val="7196134F"/>
    <w:rsid w:val="719A066D"/>
    <w:rsid w:val="71A0A5F4"/>
    <w:rsid w:val="71A57987"/>
    <w:rsid w:val="71B5347C"/>
    <w:rsid w:val="71DDACCE"/>
    <w:rsid w:val="71E02E49"/>
    <w:rsid w:val="71E64279"/>
    <w:rsid w:val="71EA4D08"/>
    <w:rsid w:val="7209644B"/>
    <w:rsid w:val="7211F54A"/>
    <w:rsid w:val="722A3571"/>
    <w:rsid w:val="723D2ECF"/>
    <w:rsid w:val="72493998"/>
    <w:rsid w:val="724CE32B"/>
    <w:rsid w:val="725C7AFB"/>
    <w:rsid w:val="725E50BC"/>
    <w:rsid w:val="72807475"/>
    <w:rsid w:val="728D66BD"/>
    <w:rsid w:val="728EE938"/>
    <w:rsid w:val="7294EDBE"/>
    <w:rsid w:val="72982A49"/>
    <w:rsid w:val="72A99D8F"/>
    <w:rsid w:val="72E0EC0C"/>
    <w:rsid w:val="72E1C08B"/>
    <w:rsid w:val="72E2726F"/>
    <w:rsid w:val="7305F6E5"/>
    <w:rsid w:val="730ABA65"/>
    <w:rsid w:val="731D59D0"/>
    <w:rsid w:val="73222E67"/>
    <w:rsid w:val="734A607B"/>
    <w:rsid w:val="735D60C4"/>
    <w:rsid w:val="73856694"/>
    <w:rsid w:val="738A2BF1"/>
    <w:rsid w:val="7390361F"/>
    <w:rsid w:val="7395C575"/>
    <w:rsid w:val="73B942E1"/>
    <w:rsid w:val="73C6E70A"/>
    <w:rsid w:val="73CCD822"/>
    <w:rsid w:val="73F48968"/>
    <w:rsid w:val="73F498FE"/>
    <w:rsid w:val="73FAE96E"/>
    <w:rsid w:val="73FCBF05"/>
    <w:rsid w:val="74064A5A"/>
    <w:rsid w:val="741A9972"/>
    <w:rsid w:val="742BC3DD"/>
    <w:rsid w:val="742D3463"/>
    <w:rsid w:val="7430423A"/>
    <w:rsid w:val="743ADD90"/>
    <w:rsid w:val="7443E411"/>
    <w:rsid w:val="74448D59"/>
    <w:rsid w:val="74492366"/>
    <w:rsid w:val="74566172"/>
    <w:rsid w:val="74621064"/>
    <w:rsid w:val="747C1C90"/>
    <w:rsid w:val="748499BD"/>
    <w:rsid w:val="748CA512"/>
    <w:rsid w:val="748D2FA2"/>
    <w:rsid w:val="749FBC07"/>
    <w:rsid w:val="74A67D9D"/>
    <w:rsid w:val="74A9B798"/>
    <w:rsid w:val="74BB5A32"/>
    <w:rsid w:val="74BF5639"/>
    <w:rsid w:val="74BF9889"/>
    <w:rsid w:val="74C4D10E"/>
    <w:rsid w:val="74CAE496"/>
    <w:rsid w:val="74D3887F"/>
    <w:rsid w:val="74F5000A"/>
    <w:rsid w:val="75089F51"/>
    <w:rsid w:val="75124F0C"/>
    <w:rsid w:val="7527CFAC"/>
    <w:rsid w:val="753DE231"/>
    <w:rsid w:val="75480847"/>
    <w:rsid w:val="754A36E8"/>
    <w:rsid w:val="754C8EBA"/>
    <w:rsid w:val="7555AFE8"/>
    <w:rsid w:val="756E2FC4"/>
    <w:rsid w:val="75A9CCEA"/>
    <w:rsid w:val="75B67E05"/>
    <w:rsid w:val="75BBDFD5"/>
    <w:rsid w:val="75D2CE0B"/>
    <w:rsid w:val="75D3F969"/>
    <w:rsid w:val="75D64A33"/>
    <w:rsid w:val="75D70175"/>
    <w:rsid w:val="75E6642D"/>
    <w:rsid w:val="75EF533E"/>
    <w:rsid w:val="75EFD34D"/>
    <w:rsid w:val="75F206A2"/>
    <w:rsid w:val="75F5430E"/>
    <w:rsid w:val="75FEF23F"/>
    <w:rsid w:val="760BCBB9"/>
    <w:rsid w:val="760EE0CA"/>
    <w:rsid w:val="762105AE"/>
    <w:rsid w:val="7621B1B0"/>
    <w:rsid w:val="7624036F"/>
    <w:rsid w:val="7650A808"/>
    <w:rsid w:val="7675F02A"/>
    <w:rsid w:val="76880B02"/>
    <w:rsid w:val="7695A8E5"/>
    <w:rsid w:val="769A5EC5"/>
    <w:rsid w:val="76A311DE"/>
    <w:rsid w:val="76A343B1"/>
    <w:rsid w:val="76B2F5D9"/>
    <w:rsid w:val="76B33D9E"/>
    <w:rsid w:val="76CABE67"/>
    <w:rsid w:val="76E455C8"/>
    <w:rsid w:val="76F36B66"/>
    <w:rsid w:val="770771D3"/>
    <w:rsid w:val="7708DDF9"/>
    <w:rsid w:val="770E360E"/>
    <w:rsid w:val="771B55E4"/>
    <w:rsid w:val="7722B03B"/>
    <w:rsid w:val="77487C3E"/>
    <w:rsid w:val="77573907"/>
    <w:rsid w:val="77623A59"/>
    <w:rsid w:val="7766CA5F"/>
    <w:rsid w:val="776F9BB1"/>
    <w:rsid w:val="77727042"/>
    <w:rsid w:val="7774FBD8"/>
    <w:rsid w:val="778F2B41"/>
    <w:rsid w:val="7796E40A"/>
    <w:rsid w:val="77A2ED29"/>
    <w:rsid w:val="77A3E156"/>
    <w:rsid w:val="77A49BA3"/>
    <w:rsid w:val="77BC4FE9"/>
    <w:rsid w:val="77BE3B89"/>
    <w:rsid w:val="78046CD0"/>
    <w:rsid w:val="780C168A"/>
    <w:rsid w:val="78106FA8"/>
    <w:rsid w:val="78199FCB"/>
    <w:rsid w:val="7820C1F9"/>
    <w:rsid w:val="7835F94B"/>
    <w:rsid w:val="783ABAD8"/>
    <w:rsid w:val="7842A7E3"/>
    <w:rsid w:val="784E0F52"/>
    <w:rsid w:val="785D582E"/>
    <w:rsid w:val="787F76E5"/>
    <w:rsid w:val="788A4F0F"/>
    <w:rsid w:val="788FCE4E"/>
    <w:rsid w:val="789154E8"/>
    <w:rsid w:val="7898C7BC"/>
    <w:rsid w:val="78CF95E0"/>
    <w:rsid w:val="78E114AB"/>
    <w:rsid w:val="78E2DBD1"/>
    <w:rsid w:val="78E88D12"/>
    <w:rsid w:val="78F36CB4"/>
    <w:rsid w:val="78FA3008"/>
    <w:rsid w:val="7906F2AD"/>
    <w:rsid w:val="7914D726"/>
    <w:rsid w:val="791BBEB4"/>
    <w:rsid w:val="792C6879"/>
    <w:rsid w:val="793D9DCA"/>
    <w:rsid w:val="794794EB"/>
    <w:rsid w:val="795181C5"/>
    <w:rsid w:val="7956483A"/>
    <w:rsid w:val="79582A46"/>
    <w:rsid w:val="795F5842"/>
    <w:rsid w:val="7989D173"/>
    <w:rsid w:val="798B875C"/>
    <w:rsid w:val="798C9CE3"/>
    <w:rsid w:val="79977834"/>
    <w:rsid w:val="799F4DE2"/>
    <w:rsid w:val="79A1CCEA"/>
    <w:rsid w:val="79A44C74"/>
    <w:rsid w:val="79B1467D"/>
    <w:rsid w:val="79BE27C9"/>
    <w:rsid w:val="79C00040"/>
    <w:rsid w:val="79C14E29"/>
    <w:rsid w:val="79CAC095"/>
    <w:rsid w:val="79D2FA49"/>
    <w:rsid w:val="79D92CA1"/>
    <w:rsid w:val="79F7F4B5"/>
    <w:rsid w:val="79FCF2DA"/>
    <w:rsid w:val="7A02A5F7"/>
    <w:rsid w:val="7A046C9E"/>
    <w:rsid w:val="7A294DF9"/>
    <w:rsid w:val="7A30E442"/>
    <w:rsid w:val="7A3F046F"/>
    <w:rsid w:val="7A51BC5A"/>
    <w:rsid w:val="7A6806CD"/>
    <w:rsid w:val="7A6A58B7"/>
    <w:rsid w:val="7A7B1629"/>
    <w:rsid w:val="7A7EF4CB"/>
    <w:rsid w:val="7A8570EC"/>
    <w:rsid w:val="7A95BC8F"/>
    <w:rsid w:val="7A9E4BF8"/>
    <w:rsid w:val="7AA71138"/>
    <w:rsid w:val="7AADEA38"/>
    <w:rsid w:val="7ACB389A"/>
    <w:rsid w:val="7AD69BC7"/>
    <w:rsid w:val="7ADAE45A"/>
    <w:rsid w:val="7ADB9455"/>
    <w:rsid w:val="7ADD892B"/>
    <w:rsid w:val="7AEE0B32"/>
    <w:rsid w:val="7B000287"/>
    <w:rsid w:val="7B0E8115"/>
    <w:rsid w:val="7B10D4E6"/>
    <w:rsid w:val="7B1346D6"/>
    <w:rsid w:val="7B1754AB"/>
    <w:rsid w:val="7B2248A7"/>
    <w:rsid w:val="7B2305E0"/>
    <w:rsid w:val="7B232C88"/>
    <w:rsid w:val="7B2DD9A2"/>
    <w:rsid w:val="7B34435C"/>
    <w:rsid w:val="7B4D8B59"/>
    <w:rsid w:val="7B85180D"/>
    <w:rsid w:val="7BA399EB"/>
    <w:rsid w:val="7BAA7387"/>
    <w:rsid w:val="7BAD9B31"/>
    <w:rsid w:val="7BC7A271"/>
    <w:rsid w:val="7BD3D0F1"/>
    <w:rsid w:val="7BD84FE0"/>
    <w:rsid w:val="7BDFED7A"/>
    <w:rsid w:val="7BEB8FF7"/>
    <w:rsid w:val="7BF16271"/>
    <w:rsid w:val="7BF658AF"/>
    <w:rsid w:val="7C048229"/>
    <w:rsid w:val="7C1C9B47"/>
    <w:rsid w:val="7C1F4E32"/>
    <w:rsid w:val="7C21251B"/>
    <w:rsid w:val="7C32895C"/>
    <w:rsid w:val="7C3DAAE3"/>
    <w:rsid w:val="7C41749F"/>
    <w:rsid w:val="7C59B721"/>
    <w:rsid w:val="7C5A7322"/>
    <w:rsid w:val="7C603373"/>
    <w:rsid w:val="7C78E41D"/>
    <w:rsid w:val="7C8B8D0C"/>
    <w:rsid w:val="7C95EA56"/>
    <w:rsid w:val="7C96EBE1"/>
    <w:rsid w:val="7CC1ADBB"/>
    <w:rsid w:val="7CC401D6"/>
    <w:rsid w:val="7CD8859C"/>
    <w:rsid w:val="7CEDE817"/>
    <w:rsid w:val="7CF57183"/>
    <w:rsid w:val="7CF858EF"/>
    <w:rsid w:val="7D0F4D22"/>
    <w:rsid w:val="7D122D74"/>
    <w:rsid w:val="7D23FAF5"/>
    <w:rsid w:val="7D2EF27D"/>
    <w:rsid w:val="7D354838"/>
    <w:rsid w:val="7D3CE92F"/>
    <w:rsid w:val="7D43AC83"/>
    <w:rsid w:val="7DD2E05C"/>
    <w:rsid w:val="7DE9CD8F"/>
    <w:rsid w:val="7DEC1BDB"/>
    <w:rsid w:val="7DFCFD8D"/>
    <w:rsid w:val="7E0B7DD5"/>
    <w:rsid w:val="7E13C874"/>
    <w:rsid w:val="7E2732B1"/>
    <w:rsid w:val="7E2C4445"/>
    <w:rsid w:val="7E3FD1AF"/>
    <w:rsid w:val="7E4AF999"/>
    <w:rsid w:val="7E4D1E27"/>
    <w:rsid w:val="7E50D268"/>
    <w:rsid w:val="7E526E84"/>
    <w:rsid w:val="7E54B92E"/>
    <w:rsid w:val="7E698253"/>
    <w:rsid w:val="7E75A19E"/>
    <w:rsid w:val="7E761A01"/>
    <w:rsid w:val="7E80A2DE"/>
    <w:rsid w:val="7E979CF8"/>
    <w:rsid w:val="7EB1D601"/>
    <w:rsid w:val="7EC4B0CA"/>
    <w:rsid w:val="7EC60F0A"/>
    <w:rsid w:val="7EF8D0E0"/>
    <w:rsid w:val="7EFE625B"/>
    <w:rsid w:val="7F004B4D"/>
    <w:rsid w:val="7F0EADC6"/>
    <w:rsid w:val="7F164BF8"/>
    <w:rsid w:val="7F17D1EF"/>
    <w:rsid w:val="7F1B88C7"/>
    <w:rsid w:val="7F35A232"/>
    <w:rsid w:val="7F5188E2"/>
    <w:rsid w:val="7F6A2576"/>
    <w:rsid w:val="7F7D3912"/>
    <w:rsid w:val="7F9EF7A4"/>
    <w:rsid w:val="7F9F7F0B"/>
    <w:rsid w:val="7FB01C33"/>
    <w:rsid w:val="7FBF99D9"/>
    <w:rsid w:val="7FC2ABC8"/>
    <w:rsid w:val="7FC7AE5C"/>
    <w:rsid w:val="7FCE1DB1"/>
    <w:rsid w:val="7FE986B9"/>
    <w:rsid w:val="7FF3901C"/>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12B10"/>
  <w15:docId w15:val="{92D94509-94CE-4A7B-BFA5-E60B8410D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CL" w:eastAsia="es-CL"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0EBF"/>
    <w:pPr>
      <w:spacing w:line="360" w:lineRule="auto"/>
      <w:ind w:firstLine="720"/>
      <w:jc w:val="both"/>
    </w:pPr>
    <w:rPr>
      <w:rFonts w:ascii="Times New Roman" w:hAnsi="Times New Roman"/>
    </w:rPr>
  </w:style>
  <w:style w:type="paragraph" w:styleId="Ttulo1">
    <w:name w:val="heading 1"/>
    <w:basedOn w:val="Normal"/>
    <w:next w:val="Normal"/>
    <w:link w:val="Ttulo1Car"/>
    <w:uiPriority w:val="9"/>
    <w:qFormat/>
    <w:rsid w:val="00E63B47"/>
    <w:pPr>
      <w:keepNext/>
      <w:keepLines/>
      <w:numPr>
        <w:numId w:val="1"/>
      </w:numPr>
      <w:spacing w:before="360" w:after="80"/>
      <w:jc w:val="left"/>
      <w:outlineLvl w:val="0"/>
    </w:pPr>
    <w:rPr>
      <w:rFonts w:eastAsiaTheme="majorEastAsia" w:cstheme="majorBidi"/>
      <w:b/>
      <w:szCs w:val="40"/>
    </w:rPr>
  </w:style>
  <w:style w:type="paragraph" w:styleId="Ttulo2">
    <w:name w:val="heading 2"/>
    <w:basedOn w:val="Ttulo1"/>
    <w:next w:val="Normal"/>
    <w:link w:val="Ttulo2Car"/>
    <w:uiPriority w:val="9"/>
    <w:unhideWhenUsed/>
    <w:qFormat/>
    <w:rsid w:val="00DB2CF6"/>
    <w:pPr>
      <w:numPr>
        <w:ilvl w:val="1"/>
      </w:numPr>
      <w:spacing w:before="160"/>
      <w:ind w:left="1296"/>
      <w:outlineLvl w:val="1"/>
    </w:pPr>
    <w:rPr>
      <w:b w:val="0"/>
      <w:szCs w:val="32"/>
    </w:rPr>
  </w:style>
  <w:style w:type="paragraph" w:styleId="Ttulo3">
    <w:name w:val="heading 3"/>
    <w:basedOn w:val="Normal"/>
    <w:next w:val="Normal"/>
    <w:link w:val="Ttulo3Car"/>
    <w:uiPriority w:val="9"/>
    <w:unhideWhenUsed/>
    <w:qFormat/>
    <w:rsid w:val="0074405F"/>
    <w:pPr>
      <w:keepNext/>
      <w:keepLines/>
      <w:numPr>
        <w:ilvl w:val="2"/>
        <w:numId w:val="1"/>
      </w:numPr>
      <w:spacing w:before="160" w:after="80"/>
      <w:ind w:left="2160"/>
      <w:outlineLvl w:val="2"/>
    </w:pPr>
    <w:rPr>
      <w:rFonts w:eastAsiaTheme="majorEastAsia" w:cstheme="majorBidi"/>
      <w:szCs w:val="28"/>
    </w:rPr>
  </w:style>
  <w:style w:type="paragraph" w:styleId="Ttulo4">
    <w:name w:val="heading 4"/>
    <w:basedOn w:val="Normal"/>
    <w:next w:val="Normal"/>
    <w:link w:val="Ttulo4Car"/>
    <w:uiPriority w:val="9"/>
    <w:unhideWhenUsed/>
    <w:qFormat/>
    <w:rsid w:val="00975483"/>
    <w:pPr>
      <w:keepNext/>
      <w:keepLines/>
      <w:numPr>
        <w:ilvl w:val="3"/>
        <w:numId w:val="1"/>
      </w:numPr>
      <w:spacing w:before="80" w:after="40"/>
      <w:ind w:left="3024"/>
      <w:outlineLvl w:val="3"/>
    </w:pPr>
    <w:rPr>
      <w:rFonts w:eastAsiaTheme="majorEastAsia" w:cstheme="majorBidi"/>
      <w:iCs/>
    </w:rPr>
  </w:style>
  <w:style w:type="paragraph" w:styleId="Ttulo5">
    <w:name w:val="heading 5"/>
    <w:basedOn w:val="Normal"/>
    <w:next w:val="Normal"/>
    <w:link w:val="Ttulo5Car"/>
    <w:uiPriority w:val="9"/>
    <w:semiHidden/>
    <w:unhideWhenUsed/>
    <w:qFormat/>
    <w:rsid w:val="006C67A3"/>
    <w:pPr>
      <w:keepNext/>
      <w:keepLines/>
      <w:numPr>
        <w:ilvl w:val="4"/>
        <w:numId w:val="1"/>
      </w:numPr>
      <w:spacing w:before="80" w:after="40"/>
      <w:ind w:left="540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C67A3"/>
    <w:pPr>
      <w:keepNext/>
      <w:keepLines/>
      <w:numPr>
        <w:ilvl w:val="5"/>
        <w:numId w:val="1"/>
      </w:numPr>
      <w:spacing w:before="40" w:after="0"/>
      <w:ind w:left="612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C67A3"/>
    <w:pPr>
      <w:keepNext/>
      <w:keepLines/>
      <w:numPr>
        <w:ilvl w:val="6"/>
        <w:numId w:val="1"/>
      </w:numPr>
      <w:spacing w:before="40" w:after="0"/>
      <w:ind w:left="68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C67A3"/>
    <w:pPr>
      <w:keepNext/>
      <w:keepLines/>
      <w:numPr>
        <w:ilvl w:val="7"/>
        <w:numId w:val="1"/>
      </w:numPr>
      <w:spacing w:after="0"/>
      <w:ind w:left="756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C67A3"/>
    <w:pPr>
      <w:keepNext/>
      <w:keepLines/>
      <w:numPr>
        <w:ilvl w:val="8"/>
        <w:numId w:val="1"/>
      </w:numPr>
      <w:spacing w:after="0"/>
      <w:ind w:left="828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3B47"/>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rsid w:val="00DB2CF6"/>
    <w:rPr>
      <w:rFonts w:ascii="Times New Roman" w:eastAsiaTheme="majorEastAsia" w:hAnsi="Times New Roman" w:cstheme="majorBidi"/>
      <w:szCs w:val="32"/>
    </w:rPr>
  </w:style>
  <w:style w:type="character" w:customStyle="1" w:styleId="Ttulo3Car">
    <w:name w:val="Título 3 Car"/>
    <w:basedOn w:val="Fuentedeprrafopredeter"/>
    <w:link w:val="Ttulo3"/>
    <w:uiPriority w:val="9"/>
    <w:rsid w:val="0074405F"/>
    <w:rPr>
      <w:rFonts w:ascii="Times New Roman" w:eastAsiaTheme="majorEastAsia" w:hAnsi="Times New Roman" w:cstheme="majorBidi"/>
      <w:szCs w:val="28"/>
    </w:rPr>
  </w:style>
  <w:style w:type="character" w:customStyle="1" w:styleId="Ttulo4Car">
    <w:name w:val="Título 4 Car"/>
    <w:basedOn w:val="Fuentedeprrafopredeter"/>
    <w:link w:val="Ttulo4"/>
    <w:uiPriority w:val="9"/>
    <w:rsid w:val="00975483"/>
    <w:rPr>
      <w:rFonts w:ascii="Times New Roman" w:eastAsiaTheme="majorEastAsia" w:hAnsi="Times New Roman" w:cstheme="majorBidi"/>
      <w:iCs/>
    </w:rPr>
  </w:style>
  <w:style w:type="character" w:customStyle="1" w:styleId="Ttulo5Car">
    <w:name w:val="Título 5 Car"/>
    <w:basedOn w:val="Fuentedeprrafopredeter"/>
    <w:link w:val="Ttulo5"/>
    <w:uiPriority w:val="9"/>
    <w:semiHidden/>
    <w:rsid w:val="006C67A3"/>
    <w:rPr>
      <w:rFonts w:ascii="Times New Roman" w:eastAsiaTheme="majorEastAsia" w:hAnsi="Times New Roman" w:cstheme="majorBidi"/>
      <w:color w:val="0F4761" w:themeColor="accent1" w:themeShade="BF"/>
    </w:rPr>
  </w:style>
  <w:style w:type="character" w:customStyle="1" w:styleId="Ttulo6Car">
    <w:name w:val="Título 6 Car"/>
    <w:basedOn w:val="Fuentedeprrafopredeter"/>
    <w:link w:val="Ttulo6"/>
    <w:uiPriority w:val="9"/>
    <w:semiHidden/>
    <w:rsid w:val="006C67A3"/>
    <w:rPr>
      <w:rFonts w:ascii="Times New Roman" w:eastAsiaTheme="majorEastAsia" w:hAnsi="Times New Roman" w:cstheme="majorBidi"/>
      <w:i/>
      <w:iCs/>
      <w:color w:val="595959" w:themeColor="text1" w:themeTint="A6"/>
    </w:rPr>
  </w:style>
  <w:style w:type="character" w:customStyle="1" w:styleId="Ttulo7Car">
    <w:name w:val="Título 7 Car"/>
    <w:basedOn w:val="Fuentedeprrafopredeter"/>
    <w:link w:val="Ttulo7"/>
    <w:uiPriority w:val="9"/>
    <w:semiHidden/>
    <w:rsid w:val="006C67A3"/>
    <w:rPr>
      <w:rFonts w:ascii="Times New Roman" w:eastAsiaTheme="majorEastAsia" w:hAnsi="Times New Roman" w:cstheme="majorBidi"/>
      <w:color w:val="595959" w:themeColor="text1" w:themeTint="A6"/>
    </w:rPr>
  </w:style>
  <w:style w:type="character" w:customStyle="1" w:styleId="Ttulo8Car">
    <w:name w:val="Título 8 Car"/>
    <w:basedOn w:val="Fuentedeprrafopredeter"/>
    <w:link w:val="Ttulo8"/>
    <w:uiPriority w:val="9"/>
    <w:semiHidden/>
    <w:rsid w:val="006C67A3"/>
    <w:rPr>
      <w:rFonts w:ascii="Times New Roman" w:eastAsiaTheme="majorEastAsia" w:hAnsi="Times New Roman" w:cstheme="majorBidi"/>
      <w:i/>
      <w:iCs/>
      <w:color w:val="272727" w:themeColor="text1" w:themeTint="D8"/>
    </w:rPr>
  </w:style>
  <w:style w:type="character" w:customStyle="1" w:styleId="Ttulo9Car">
    <w:name w:val="Título 9 Car"/>
    <w:basedOn w:val="Fuentedeprrafopredeter"/>
    <w:link w:val="Ttulo9"/>
    <w:uiPriority w:val="9"/>
    <w:semiHidden/>
    <w:rsid w:val="006C67A3"/>
    <w:rPr>
      <w:rFonts w:ascii="Times New Roman" w:eastAsiaTheme="majorEastAsia" w:hAnsi="Times New Roman" w:cstheme="majorBidi"/>
      <w:color w:val="272727" w:themeColor="text1" w:themeTint="D8"/>
    </w:rPr>
  </w:style>
  <w:style w:type="paragraph" w:styleId="Sinespaciado">
    <w:name w:val="No Spacing"/>
    <w:uiPriority w:val="1"/>
    <w:qFormat/>
    <w:rsid w:val="009D1CB8"/>
    <w:pPr>
      <w:spacing w:after="0" w:line="240" w:lineRule="auto"/>
    </w:pPr>
  </w:style>
  <w:style w:type="paragraph" w:styleId="Ttulo">
    <w:name w:val="Title"/>
    <w:basedOn w:val="Normal"/>
    <w:next w:val="Normal"/>
    <w:link w:val="TtuloCar"/>
    <w:uiPriority w:val="10"/>
    <w:qFormat/>
    <w:rsid w:val="006C67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C67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Pr>
      <w:color w:val="595959"/>
      <w:sz w:val="28"/>
      <w:szCs w:val="28"/>
    </w:rPr>
  </w:style>
  <w:style w:type="character" w:customStyle="1" w:styleId="SubttuloCar">
    <w:name w:val="Subtítulo Car"/>
    <w:basedOn w:val="Fuentedeprrafopredeter"/>
    <w:link w:val="Subttulo"/>
    <w:uiPriority w:val="11"/>
    <w:rsid w:val="006C67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C67A3"/>
    <w:pPr>
      <w:spacing w:before="160"/>
      <w:jc w:val="center"/>
    </w:pPr>
    <w:rPr>
      <w:i/>
      <w:iCs/>
      <w:color w:val="404040" w:themeColor="text1" w:themeTint="BF"/>
    </w:rPr>
  </w:style>
  <w:style w:type="character" w:customStyle="1" w:styleId="CitaCar">
    <w:name w:val="Cita Car"/>
    <w:basedOn w:val="Fuentedeprrafopredeter"/>
    <w:link w:val="Cita"/>
    <w:uiPriority w:val="29"/>
    <w:rsid w:val="006C67A3"/>
    <w:rPr>
      <w:i/>
      <w:iCs/>
      <w:color w:val="404040" w:themeColor="text1" w:themeTint="BF"/>
    </w:rPr>
  </w:style>
  <w:style w:type="paragraph" w:styleId="Prrafodelista">
    <w:name w:val="List Paragraph"/>
    <w:basedOn w:val="Normal"/>
    <w:uiPriority w:val="34"/>
    <w:qFormat/>
    <w:rsid w:val="006C67A3"/>
    <w:pPr>
      <w:ind w:left="720"/>
      <w:contextualSpacing/>
    </w:pPr>
  </w:style>
  <w:style w:type="character" w:styleId="nfasisintenso">
    <w:name w:val="Intense Emphasis"/>
    <w:basedOn w:val="Fuentedeprrafopredeter"/>
    <w:uiPriority w:val="21"/>
    <w:qFormat/>
    <w:rsid w:val="006C67A3"/>
    <w:rPr>
      <w:i/>
      <w:iCs/>
      <w:color w:val="0F4761" w:themeColor="accent1" w:themeShade="BF"/>
    </w:rPr>
  </w:style>
  <w:style w:type="paragraph" w:styleId="Citadestacada">
    <w:name w:val="Intense Quote"/>
    <w:basedOn w:val="Normal"/>
    <w:next w:val="Normal"/>
    <w:link w:val="CitadestacadaCar"/>
    <w:uiPriority w:val="30"/>
    <w:qFormat/>
    <w:rsid w:val="006C67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C67A3"/>
    <w:rPr>
      <w:i/>
      <w:iCs/>
      <w:color w:val="0F4761" w:themeColor="accent1" w:themeShade="BF"/>
    </w:rPr>
  </w:style>
  <w:style w:type="character" w:styleId="Referenciaintensa">
    <w:name w:val="Intense Reference"/>
    <w:basedOn w:val="Fuentedeprrafopredeter"/>
    <w:uiPriority w:val="32"/>
    <w:qFormat/>
    <w:rsid w:val="006C67A3"/>
    <w:rPr>
      <w:b/>
      <w:bCs/>
      <w:smallCaps/>
      <w:color w:val="0F4761" w:themeColor="accent1" w:themeShade="BF"/>
      <w:spacing w:val="5"/>
    </w:rPr>
  </w:style>
  <w:style w:type="paragraph" w:styleId="Encabezado">
    <w:name w:val="header"/>
    <w:basedOn w:val="Normal"/>
    <w:link w:val="EncabezadoCar"/>
    <w:uiPriority w:val="99"/>
    <w:unhideWhenUsed/>
    <w:rsid w:val="004B21C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B21C3"/>
  </w:style>
  <w:style w:type="paragraph" w:styleId="Piedepgina">
    <w:name w:val="footer"/>
    <w:basedOn w:val="Normal"/>
    <w:link w:val="PiedepginaCar"/>
    <w:uiPriority w:val="99"/>
    <w:unhideWhenUsed/>
    <w:rsid w:val="004B21C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B21C3"/>
  </w:style>
  <w:style w:type="paragraph" w:styleId="TtuloTDC">
    <w:name w:val="TOC Heading"/>
    <w:basedOn w:val="Ttulo1"/>
    <w:next w:val="Normal"/>
    <w:uiPriority w:val="39"/>
    <w:unhideWhenUsed/>
    <w:qFormat/>
    <w:rsid w:val="0056340D"/>
    <w:pPr>
      <w:spacing w:before="240" w:after="0" w:line="259" w:lineRule="auto"/>
      <w:outlineLvl w:val="9"/>
    </w:pPr>
    <w:rPr>
      <w:sz w:val="32"/>
      <w:szCs w:val="32"/>
    </w:rPr>
  </w:style>
  <w:style w:type="paragraph" w:styleId="TDC1">
    <w:name w:val="toc 1"/>
    <w:next w:val="Normal"/>
    <w:autoRedefine/>
    <w:uiPriority w:val="39"/>
    <w:unhideWhenUsed/>
    <w:rsid w:val="00284C2B"/>
    <w:pPr>
      <w:tabs>
        <w:tab w:val="left" w:pos="1200"/>
        <w:tab w:val="right" w:leader="dot" w:pos="8828"/>
        <w:tab w:val="right" w:leader="dot" w:pos="9350"/>
      </w:tabs>
      <w:spacing w:before="120" w:after="120"/>
    </w:pPr>
    <w:rPr>
      <w:rFonts w:ascii="Times New Roman" w:eastAsiaTheme="majorEastAsia" w:hAnsi="Times New Roman" w:cstheme="majorBidi"/>
      <w:bCs/>
      <w:caps/>
      <w:szCs w:val="20"/>
    </w:rPr>
  </w:style>
  <w:style w:type="paragraph" w:styleId="TDC2">
    <w:name w:val="toc 2"/>
    <w:basedOn w:val="Tabladeilustraciones"/>
    <w:next w:val="Tabladeilustraciones"/>
    <w:autoRedefine/>
    <w:uiPriority w:val="39"/>
    <w:unhideWhenUsed/>
    <w:rsid w:val="00F3092C"/>
    <w:pPr>
      <w:tabs>
        <w:tab w:val="left" w:pos="720"/>
        <w:tab w:val="right" w:leader="dot" w:pos="8828"/>
      </w:tabs>
      <w:ind w:left="380" w:firstLine="0"/>
    </w:pPr>
    <w:rPr>
      <w:smallCaps w:val="0"/>
      <w:sz w:val="24"/>
    </w:rPr>
  </w:style>
  <w:style w:type="paragraph" w:styleId="Tabladeilustraciones">
    <w:name w:val="table of figures"/>
    <w:basedOn w:val="Normal"/>
    <w:next w:val="Normal"/>
    <w:uiPriority w:val="99"/>
    <w:unhideWhenUsed/>
    <w:rsid w:val="00AC77DA"/>
    <w:pPr>
      <w:spacing w:after="0"/>
      <w:ind w:left="480" w:hanging="480"/>
    </w:pPr>
    <w:rPr>
      <w:smallCaps/>
      <w:sz w:val="20"/>
      <w:szCs w:val="20"/>
    </w:rPr>
  </w:style>
  <w:style w:type="paragraph" w:styleId="TDC3">
    <w:name w:val="toc 3"/>
    <w:basedOn w:val="Tabladeilustraciones"/>
    <w:next w:val="Normal"/>
    <w:autoRedefine/>
    <w:uiPriority w:val="39"/>
    <w:unhideWhenUsed/>
    <w:rsid w:val="00F3092C"/>
    <w:pPr>
      <w:tabs>
        <w:tab w:val="left" w:pos="1440"/>
        <w:tab w:val="right" w:leader="dot" w:pos="8828"/>
      </w:tabs>
      <w:ind w:left="720" w:firstLine="0"/>
    </w:pPr>
    <w:rPr>
      <w:iCs/>
      <w:sz w:val="22"/>
    </w:rPr>
  </w:style>
  <w:style w:type="character" w:styleId="Hipervnculo">
    <w:name w:val="Hyperlink"/>
    <w:basedOn w:val="Fuentedeprrafopredeter"/>
    <w:uiPriority w:val="99"/>
    <w:unhideWhenUsed/>
    <w:rsid w:val="0056340D"/>
    <w:rPr>
      <w:color w:val="467886" w:themeColor="hyperlink"/>
      <w:u w:val="single"/>
    </w:rPr>
  </w:style>
  <w:style w:type="paragraph" w:styleId="Descripcin">
    <w:name w:val="caption"/>
    <w:basedOn w:val="Normal"/>
    <w:next w:val="Normal"/>
    <w:uiPriority w:val="35"/>
    <w:unhideWhenUsed/>
    <w:qFormat/>
    <w:rsid w:val="00684F57"/>
    <w:pPr>
      <w:spacing w:after="200" w:line="240" w:lineRule="auto"/>
      <w:ind w:firstLine="0"/>
      <w:jc w:val="center"/>
    </w:pPr>
    <w:rPr>
      <w:i/>
      <w:iCs/>
      <w:sz w:val="22"/>
      <w:szCs w:val="18"/>
    </w:rPr>
  </w:style>
  <w:style w:type="paragraph" w:styleId="Textonotapie">
    <w:name w:val="footnote text"/>
    <w:basedOn w:val="Normal"/>
    <w:link w:val="TextonotapieCar"/>
    <w:uiPriority w:val="99"/>
    <w:semiHidden/>
    <w:unhideWhenUsed/>
    <w:rsid w:val="0064340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43409"/>
    <w:rPr>
      <w:sz w:val="20"/>
      <w:szCs w:val="20"/>
    </w:rPr>
  </w:style>
  <w:style w:type="character" w:styleId="Refdenotaalpie">
    <w:name w:val="footnote reference"/>
    <w:basedOn w:val="Fuentedeprrafopredeter"/>
    <w:uiPriority w:val="99"/>
    <w:semiHidden/>
    <w:unhideWhenUsed/>
    <w:rsid w:val="005B6D4A"/>
    <w:rPr>
      <w:vertAlign w:val="superscript"/>
    </w:rPr>
  </w:style>
  <w:style w:type="character" w:styleId="Hipervnculovisitado">
    <w:name w:val="FollowedHyperlink"/>
    <w:basedOn w:val="Fuentedeprrafopredeter"/>
    <w:uiPriority w:val="99"/>
    <w:semiHidden/>
    <w:unhideWhenUsed/>
    <w:rsid w:val="0031011D"/>
    <w:rPr>
      <w:color w:val="96607D" w:themeColor="followedHyperlink"/>
      <w:u w:val="single"/>
    </w:rPr>
  </w:style>
  <w:style w:type="paragraph" w:styleId="NormalWeb">
    <w:name w:val="Normal (Web)"/>
    <w:basedOn w:val="Normal"/>
    <w:uiPriority w:val="99"/>
    <w:unhideWhenUsed/>
    <w:rsid w:val="00C92C16"/>
    <w:rPr>
      <w:rFonts w:cs="Times New Roman"/>
    </w:rPr>
  </w:style>
  <w:style w:type="table" w:customStyle="1" w:styleId="TableNormal1">
    <w:name w:val="Table Normal1"/>
    <w:rsid w:val="00F3332A"/>
    <w:tblPr>
      <w:tblCellMar>
        <w:top w:w="0" w:type="dxa"/>
        <w:left w:w="0" w:type="dxa"/>
        <w:bottom w:w="0" w:type="dxa"/>
        <w:right w:w="0" w:type="dxa"/>
      </w:tblCellMar>
    </w:tblPr>
  </w:style>
  <w:style w:type="paragraph" w:styleId="TDC4">
    <w:name w:val="toc 4"/>
    <w:basedOn w:val="Normal"/>
    <w:next w:val="Normal"/>
    <w:autoRedefine/>
    <w:uiPriority w:val="39"/>
    <w:unhideWhenUsed/>
    <w:rsid w:val="00BB4CC4"/>
    <w:pPr>
      <w:spacing w:after="0"/>
      <w:ind w:left="720"/>
    </w:pPr>
    <w:rPr>
      <w:rFonts w:asciiTheme="minorHAnsi" w:hAnsiTheme="minorHAnsi"/>
      <w:sz w:val="18"/>
      <w:szCs w:val="18"/>
    </w:rPr>
  </w:style>
  <w:style w:type="paragraph" w:styleId="TDC5">
    <w:name w:val="toc 5"/>
    <w:basedOn w:val="Normal"/>
    <w:next w:val="Normal"/>
    <w:autoRedefine/>
    <w:uiPriority w:val="39"/>
    <w:unhideWhenUsed/>
    <w:rsid w:val="00BB4CC4"/>
    <w:pPr>
      <w:spacing w:after="0"/>
      <w:ind w:left="960"/>
    </w:pPr>
    <w:rPr>
      <w:rFonts w:asciiTheme="minorHAnsi" w:hAnsiTheme="minorHAnsi"/>
      <w:sz w:val="18"/>
      <w:szCs w:val="18"/>
    </w:rPr>
  </w:style>
  <w:style w:type="paragraph" w:styleId="TDC6">
    <w:name w:val="toc 6"/>
    <w:basedOn w:val="Normal"/>
    <w:next w:val="Normal"/>
    <w:autoRedefine/>
    <w:uiPriority w:val="39"/>
    <w:unhideWhenUsed/>
    <w:rsid w:val="00BB4CC4"/>
    <w:pPr>
      <w:spacing w:after="0"/>
      <w:ind w:left="1200"/>
    </w:pPr>
    <w:rPr>
      <w:rFonts w:asciiTheme="minorHAnsi" w:hAnsiTheme="minorHAnsi"/>
      <w:sz w:val="18"/>
      <w:szCs w:val="18"/>
    </w:rPr>
  </w:style>
  <w:style w:type="paragraph" w:styleId="TDC7">
    <w:name w:val="toc 7"/>
    <w:basedOn w:val="Normal"/>
    <w:next w:val="Normal"/>
    <w:autoRedefine/>
    <w:uiPriority w:val="39"/>
    <w:unhideWhenUsed/>
    <w:rsid w:val="00BB4CC4"/>
    <w:pPr>
      <w:spacing w:after="0"/>
      <w:ind w:left="1440"/>
    </w:pPr>
    <w:rPr>
      <w:rFonts w:asciiTheme="minorHAnsi" w:hAnsiTheme="minorHAnsi"/>
      <w:sz w:val="18"/>
      <w:szCs w:val="18"/>
    </w:rPr>
  </w:style>
  <w:style w:type="paragraph" w:styleId="TDC8">
    <w:name w:val="toc 8"/>
    <w:basedOn w:val="Normal"/>
    <w:next w:val="Normal"/>
    <w:autoRedefine/>
    <w:uiPriority w:val="39"/>
    <w:unhideWhenUsed/>
    <w:rsid w:val="00BB4CC4"/>
    <w:pPr>
      <w:spacing w:after="0"/>
      <w:ind w:left="1680"/>
    </w:pPr>
    <w:rPr>
      <w:rFonts w:asciiTheme="minorHAnsi" w:hAnsiTheme="minorHAnsi"/>
      <w:sz w:val="18"/>
      <w:szCs w:val="18"/>
    </w:rPr>
  </w:style>
  <w:style w:type="paragraph" w:styleId="TDC9">
    <w:name w:val="toc 9"/>
    <w:basedOn w:val="Normal"/>
    <w:next w:val="Normal"/>
    <w:autoRedefine/>
    <w:uiPriority w:val="39"/>
    <w:unhideWhenUsed/>
    <w:rsid w:val="00BB4CC4"/>
    <w:pPr>
      <w:spacing w:after="0"/>
      <w:ind w:left="1920"/>
    </w:pPr>
    <w:rPr>
      <w:rFonts w:asciiTheme="minorHAnsi" w:hAnsiTheme="minorHAnsi"/>
      <w:sz w:val="18"/>
      <w:szCs w:val="18"/>
    </w:rPr>
  </w:style>
  <w:style w:type="table" w:styleId="Tablaconcuadrcula">
    <w:name w:val="Table Grid"/>
    <w:basedOn w:val="Tablanormal"/>
    <w:uiPriority w:val="59"/>
    <w:rsid w:val="00ED2D6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ibliografa">
    <w:name w:val="Bibliography"/>
    <w:basedOn w:val="Normal"/>
    <w:next w:val="Normal"/>
    <w:uiPriority w:val="37"/>
    <w:unhideWhenUsed/>
    <w:rsid w:val="00983BFA"/>
  </w:style>
  <w:style w:type="paragraph" w:styleId="Revisin">
    <w:name w:val="Revision"/>
    <w:hidden/>
    <w:uiPriority w:val="99"/>
    <w:semiHidden/>
    <w:rsid w:val="00E10A99"/>
    <w:pPr>
      <w:spacing w:after="0" w:line="240" w:lineRule="auto"/>
    </w:pPr>
    <w:rPr>
      <w:rFonts w:ascii="Times New Roman" w:hAnsi="Times New Roman"/>
    </w:rPr>
  </w:style>
  <w:style w:type="character" w:styleId="Mencinsinresolver">
    <w:name w:val="Unresolved Mention"/>
    <w:basedOn w:val="Fuentedeprrafopredeter"/>
    <w:uiPriority w:val="99"/>
    <w:semiHidden/>
    <w:unhideWhenUsed/>
    <w:rsid w:val="002D0D55"/>
    <w:rPr>
      <w:color w:val="605E5C"/>
      <w:shd w:val="clear" w:color="auto" w:fill="E1DFDD"/>
    </w:rPr>
  </w:style>
  <w:style w:type="character" w:styleId="Textoennegrita">
    <w:name w:val="Strong"/>
    <w:basedOn w:val="Fuentedeprrafopredeter"/>
    <w:uiPriority w:val="22"/>
    <w:qFormat/>
    <w:rsid w:val="00D9662A"/>
    <w:rPr>
      <w:b/>
      <w:bCs/>
    </w:rPr>
  </w:style>
  <w:style w:type="character" w:styleId="CdigoHTML">
    <w:name w:val="HTML Code"/>
    <w:basedOn w:val="Fuentedeprrafopredeter"/>
    <w:uiPriority w:val="99"/>
    <w:semiHidden/>
    <w:unhideWhenUsed/>
    <w:rsid w:val="005D039B"/>
    <w:rPr>
      <w:rFonts w:ascii="Courier New" w:eastAsia="Times New Roman" w:hAnsi="Courier New" w:cs="Courier New"/>
      <w:sz w:val="20"/>
      <w:szCs w:val="20"/>
    </w:rPr>
  </w:style>
  <w:style w:type="character" w:customStyle="1" w:styleId="citation-130">
    <w:name w:val="citation-130"/>
    <w:basedOn w:val="Fuentedeprrafopredeter"/>
    <w:rsid w:val="005D03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2230">
      <w:bodyDiv w:val="1"/>
      <w:marLeft w:val="0"/>
      <w:marRight w:val="0"/>
      <w:marTop w:val="0"/>
      <w:marBottom w:val="0"/>
      <w:divBdr>
        <w:top w:val="none" w:sz="0" w:space="0" w:color="auto"/>
        <w:left w:val="none" w:sz="0" w:space="0" w:color="auto"/>
        <w:bottom w:val="none" w:sz="0" w:space="0" w:color="auto"/>
        <w:right w:val="none" w:sz="0" w:space="0" w:color="auto"/>
      </w:divBdr>
    </w:div>
    <w:div w:id="4092405">
      <w:bodyDiv w:val="1"/>
      <w:marLeft w:val="0"/>
      <w:marRight w:val="0"/>
      <w:marTop w:val="0"/>
      <w:marBottom w:val="0"/>
      <w:divBdr>
        <w:top w:val="none" w:sz="0" w:space="0" w:color="auto"/>
        <w:left w:val="none" w:sz="0" w:space="0" w:color="auto"/>
        <w:bottom w:val="none" w:sz="0" w:space="0" w:color="auto"/>
        <w:right w:val="none" w:sz="0" w:space="0" w:color="auto"/>
      </w:divBdr>
    </w:div>
    <w:div w:id="19402131">
      <w:bodyDiv w:val="1"/>
      <w:marLeft w:val="0"/>
      <w:marRight w:val="0"/>
      <w:marTop w:val="0"/>
      <w:marBottom w:val="0"/>
      <w:divBdr>
        <w:top w:val="none" w:sz="0" w:space="0" w:color="auto"/>
        <w:left w:val="none" w:sz="0" w:space="0" w:color="auto"/>
        <w:bottom w:val="none" w:sz="0" w:space="0" w:color="auto"/>
        <w:right w:val="none" w:sz="0" w:space="0" w:color="auto"/>
      </w:divBdr>
    </w:div>
    <w:div w:id="38365730">
      <w:bodyDiv w:val="1"/>
      <w:marLeft w:val="0"/>
      <w:marRight w:val="0"/>
      <w:marTop w:val="0"/>
      <w:marBottom w:val="0"/>
      <w:divBdr>
        <w:top w:val="none" w:sz="0" w:space="0" w:color="auto"/>
        <w:left w:val="none" w:sz="0" w:space="0" w:color="auto"/>
        <w:bottom w:val="none" w:sz="0" w:space="0" w:color="auto"/>
        <w:right w:val="none" w:sz="0" w:space="0" w:color="auto"/>
      </w:divBdr>
    </w:div>
    <w:div w:id="91053177">
      <w:bodyDiv w:val="1"/>
      <w:marLeft w:val="0"/>
      <w:marRight w:val="0"/>
      <w:marTop w:val="0"/>
      <w:marBottom w:val="0"/>
      <w:divBdr>
        <w:top w:val="none" w:sz="0" w:space="0" w:color="auto"/>
        <w:left w:val="none" w:sz="0" w:space="0" w:color="auto"/>
        <w:bottom w:val="none" w:sz="0" w:space="0" w:color="auto"/>
        <w:right w:val="none" w:sz="0" w:space="0" w:color="auto"/>
      </w:divBdr>
    </w:div>
    <w:div w:id="110168115">
      <w:bodyDiv w:val="1"/>
      <w:marLeft w:val="0"/>
      <w:marRight w:val="0"/>
      <w:marTop w:val="0"/>
      <w:marBottom w:val="0"/>
      <w:divBdr>
        <w:top w:val="none" w:sz="0" w:space="0" w:color="auto"/>
        <w:left w:val="none" w:sz="0" w:space="0" w:color="auto"/>
        <w:bottom w:val="none" w:sz="0" w:space="0" w:color="auto"/>
        <w:right w:val="none" w:sz="0" w:space="0" w:color="auto"/>
      </w:divBdr>
    </w:div>
    <w:div w:id="112331035">
      <w:bodyDiv w:val="1"/>
      <w:marLeft w:val="0"/>
      <w:marRight w:val="0"/>
      <w:marTop w:val="0"/>
      <w:marBottom w:val="0"/>
      <w:divBdr>
        <w:top w:val="none" w:sz="0" w:space="0" w:color="auto"/>
        <w:left w:val="none" w:sz="0" w:space="0" w:color="auto"/>
        <w:bottom w:val="none" w:sz="0" w:space="0" w:color="auto"/>
        <w:right w:val="none" w:sz="0" w:space="0" w:color="auto"/>
      </w:divBdr>
    </w:div>
    <w:div w:id="117065977">
      <w:bodyDiv w:val="1"/>
      <w:marLeft w:val="0"/>
      <w:marRight w:val="0"/>
      <w:marTop w:val="0"/>
      <w:marBottom w:val="0"/>
      <w:divBdr>
        <w:top w:val="none" w:sz="0" w:space="0" w:color="auto"/>
        <w:left w:val="none" w:sz="0" w:space="0" w:color="auto"/>
        <w:bottom w:val="none" w:sz="0" w:space="0" w:color="auto"/>
        <w:right w:val="none" w:sz="0" w:space="0" w:color="auto"/>
      </w:divBdr>
    </w:div>
    <w:div w:id="121311063">
      <w:bodyDiv w:val="1"/>
      <w:marLeft w:val="0"/>
      <w:marRight w:val="0"/>
      <w:marTop w:val="0"/>
      <w:marBottom w:val="0"/>
      <w:divBdr>
        <w:top w:val="none" w:sz="0" w:space="0" w:color="auto"/>
        <w:left w:val="none" w:sz="0" w:space="0" w:color="auto"/>
        <w:bottom w:val="none" w:sz="0" w:space="0" w:color="auto"/>
        <w:right w:val="none" w:sz="0" w:space="0" w:color="auto"/>
      </w:divBdr>
    </w:div>
    <w:div w:id="123348518">
      <w:bodyDiv w:val="1"/>
      <w:marLeft w:val="0"/>
      <w:marRight w:val="0"/>
      <w:marTop w:val="0"/>
      <w:marBottom w:val="0"/>
      <w:divBdr>
        <w:top w:val="none" w:sz="0" w:space="0" w:color="auto"/>
        <w:left w:val="none" w:sz="0" w:space="0" w:color="auto"/>
        <w:bottom w:val="none" w:sz="0" w:space="0" w:color="auto"/>
        <w:right w:val="none" w:sz="0" w:space="0" w:color="auto"/>
      </w:divBdr>
      <w:divsChild>
        <w:div w:id="1580560552">
          <w:marLeft w:val="0"/>
          <w:marRight w:val="0"/>
          <w:marTop w:val="0"/>
          <w:marBottom w:val="0"/>
          <w:divBdr>
            <w:top w:val="none" w:sz="0" w:space="0" w:color="auto"/>
            <w:left w:val="none" w:sz="0" w:space="0" w:color="auto"/>
            <w:bottom w:val="none" w:sz="0" w:space="0" w:color="auto"/>
            <w:right w:val="none" w:sz="0" w:space="0" w:color="auto"/>
          </w:divBdr>
        </w:div>
      </w:divsChild>
    </w:div>
    <w:div w:id="150097042">
      <w:bodyDiv w:val="1"/>
      <w:marLeft w:val="0"/>
      <w:marRight w:val="0"/>
      <w:marTop w:val="0"/>
      <w:marBottom w:val="0"/>
      <w:divBdr>
        <w:top w:val="none" w:sz="0" w:space="0" w:color="auto"/>
        <w:left w:val="none" w:sz="0" w:space="0" w:color="auto"/>
        <w:bottom w:val="none" w:sz="0" w:space="0" w:color="auto"/>
        <w:right w:val="none" w:sz="0" w:space="0" w:color="auto"/>
      </w:divBdr>
    </w:div>
    <w:div w:id="198663629">
      <w:bodyDiv w:val="1"/>
      <w:marLeft w:val="0"/>
      <w:marRight w:val="0"/>
      <w:marTop w:val="0"/>
      <w:marBottom w:val="0"/>
      <w:divBdr>
        <w:top w:val="none" w:sz="0" w:space="0" w:color="auto"/>
        <w:left w:val="none" w:sz="0" w:space="0" w:color="auto"/>
        <w:bottom w:val="none" w:sz="0" w:space="0" w:color="auto"/>
        <w:right w:val="none" w:sz="0" w:space="0" w:color="auto"/>
      </w:divBdr>
    </w:div>
    <w:div w:id="223488294">
      <w:bodyDiv w:val="1"/>
      <w:marLeft w:val="0"/>
      <w:marRight w:val="0"/>
      <w:marTop w:val="0"/>
      <w:marBottom w:val="0"/>
      <w:divBdr>
        <w:top w:val="none" w:sz="0" w:space="0" w:color="auto"/>
        <w:left w:val="none" w:sz="0" w:space="0" w:color="auto"/>
        <w:bottom w:val="none" w:sz="0" w:space="0" w:color="auto"/>
        <w:right w:val="none" w:sz="0" w:space="0" w:color="auto"/>
      </w:divBdr>
    </w:div>
    <w:div w:id="249195701">
      <w:bodyDiv w:val="1"/>
      <w:marLeft w:val="0"/>
      <w:marRight w:val="0"/>
      <w:marTop w:val="0"/>
      <w:marBottom w:val="0"/>
      <w:divBdr>
        <w:top w:val="none" w:sz="0" w:space="0" w:color="auto"/>
        <w:left w:val="none" w:sz="0" w:space="0" w:color="auto"/>
        <w:bottom w:val="none" w:sz="0" w:space="0" w:color="auto"/>
        <w:right w:val="none" w:sz="0" w:space="0" w:color="auto"/>
      </w:divBdr>
    </w:div>
    <w:div w:id="269513689">
      <w:bodyDiv w:val="1"/>
      <w:marLeft w:val="0"/>
      <w:marRight w:val="0"/>
      <w:marTop w:val="0"/>
      <w:marBottom w:val="0"/>
      <w:divBdr>
        <w:top w:val="none" w:sz="0" w:space="0" w:color="auto"/>
        <w:left w:val="none" w:sz="0" w:space="0" w:color="auto"/>
        <w:bottom w:val="none" w:sz="0" w:space="0" w:color="auto"/>
        <w:right w:val="none" w:sz="0" w:space="0" w:color="auto"/>
      </w:divBdr>
      <w:divsChild>
        <w:div w:id="1099714296">
          <w:marLeft w:val="0"/>
          <w:marRight w:val="0"/>
          <w:marTop w:val="0"/>
          <w:marBottom w:val="0"/>
          <w:divBdr>
            <w:top w:val="none" w:sz="0" w:space="0" w:color="auto"/>
            <w:left w:val="none" w:sz="0" w:space="0" w:color="auto"/>
            <w:bottom w:val="none" w:sz="0" w:space="0" w:color="auto"/>
            <w:right w:val="none" w:sz="0" w:space="0" w:color="auto"/>
          </w:divBdr>
        </w:div>
      </w:divsChild>
    </w:div>
    <w:div w:id="282225037">
      <w:bodyDiv w:val="1"/>
      <w:marLeft w:val="0"/>
      <w:marRight w:val="0"/>
      <w:marTop w:val="0"/>
      <w:marBottom w:val="0"/>
      <w:divBdr>
        <w:top w:val="none" w:sz="0" w:space="0" w:color="auto"/>
        <w:left w:val="none" w:sz="0" w:space="0" w:color="auto"/>
        <w:bottom w:val="none" w:sz="0" w:space="0" w:color="auto"/>
        <w:right w:val="none" w:sz="0" w:space="0" w:color="auto"/>
      </w:divBdr>
    </w:div>
    <w:div w:id="342821255">
      <w:bodyDiv w:val="1"/>
      <w:marLeft w:val="0"/>
      <w:marRight w:val="0"/>
      <w:marTop w:val="0"/>
      <w:marBottom w:val="0"/>
      <w:divBdr>
        <w:top w:val="none" w:sz="0" w:space="0" w:color="auto"/>
        <w:left w:val="none" w:sz="0" w:space="0" w:color="auto"/>
        <w:bottom w:val="none" w:sz="0" w:space="0" w:color="auto"/>
        <w:right w:val="none" w:sz="0" w:space="0" w:color="auto"/>
      </w:divBdr>
    </w:div>
    <w:div w:id="388890942">
      <w:bodyDiv w:val="1"/>
      <w:marLeft w:val="0"/>
      <w:marRight w:val="0"/>
      <w:marTop w:val="0"/>
      <w:marBottom w:val="0"/>
      <w:divBdr>
        <w:top w:val="none" w:sz="0" w:space="0" w:color="auto"/>
        <w:left w:val="none" w:sz="0" w:space="0" w:color="auto"/>
        <w:bottom w:val="none" w:sz="0" w:space="0" w:color="auto"/>
        <w:right w:val="none" w:sz="0" w:space="0" w:color="auto"/>
      </w:divBdr>
    </w:div>
    <w:div w:id="390542642">
      <w:bodyDiv w:val="1"/>
      <w:marLeft w:val="0"/>
      <w:marRight w:val="0"/>
      <w:marTop w:val="0"/>
      <w:marBottom w:val="0"/>
      <w:divBdr>
        <w:top w:val="none" w:sz="0" w:space="0" w:color="auto"/>
        <w:left w:val="none" w:sz="0" w:space="0" w:color="auto"/>
        <w:bottom w:val="none" w:sz="0" w:space="0" w:color="auto"/>
        <w:right w:val="none" w:sz="0" w:space="0" w:color="auto"/>
      </w:divBdr>
      <w:divsChild>
        <w:div w:id="1062682175">
          <w:marLeft w:val="0"/>
          <w:marRight w:val="0"/>
          <w:marTop w:val="0"/>
          <w:marBottom w:val="0"/>
          <w:divBdr>
            <w:top w:val="none" w:sz="0" w:space="0" w:color="auto"/>
            <w:left w:val="none" w:sz="0" w:space="0" w:color="auto"/>
            <w:bottom w:val="none" w:sz="0" w:space="0" w:color="auto"/>
            <w:right w:val="none" w:sz="0" w:space="0" w:color="auto"/>
          </w:divBdr>
        </w:div>
      </w:divsChild>
    </w:div>
    <w:div w:id="397434701">
      <w:bodyDiv w:val="1"/>
      <w:marLeft w:val="0"/>
      <w:marRight w:val="0"/>
      <w:marTop w:val="0"/>
      <w:marBottom w:val="0"/>
      <w:divBdr>
        <w:top w:val="none" w:sz="0" w:space="0" w:color="auto"/>
        <w:left w:val="none" w:sz="0" w:space="0" w:color="auto"/>
        <w:bottom w:val="none" w:sz="0" w:space="0" w:color="auto"/>
        <w:right w:val="none" w:sz="0" w:space="0" w:color="auto"/>
      </w:divBdr>
    </w:div>
    <w:div w:id="415858233">
      <w:bodyDiv w:val="1"/>
      <w:marLeft w:val="0"/>
      <w:marRight w:val="0"/>
      <w:marTop w:val="0"/>
      <w:marBottom w:val="0"/>
      <w:divBdr>
        <w:top w:val="none" w:sz="0" w:space="0" w:color="auto"/>
        <w:left w:val="none" w:sz="0" w:space="0" w:color="auto"/>
        <w:bottom w:val="none" w:sz="0" w:space="0" w:color="auto"/>
        <w:right w:val="none" w:sz="0" w:space="0" w:color="auto"/>
      </w:divBdr>
    </w:div>
    <w:div w:id="419255808">
      <w:bodyDiv w:val="1"/>
      <w:marLeft w:val="0"/>
      <w:marRight w:val="0"/>
      <w:marTop w:val="0"/>
      <w:marBottom w:val="0"/>
      <w:divBdr>
        <w:top w:val="none" w:sz="0" w:space="0" w:color="auto"/>
        <w:left w:val="none" w:sz="0" w:space="0" w:color="auto"/>
        <w:bottom w:val="none" w:sz="0" w:space="0" w:color="auto"/>
        <w:right w:val="none" w:sz="0" w:space="0" w:color="auto"/>
      </w:divBdr>
    </w:div>
    <w:div w:id="435251982">
      <w:bodyDiv w:val="1"/>
      <w:marLeft w:val="0"/>
      <w:marRight w:val="0"/>
      <w:marTop w:val="0"/>
      <w:marBottom w:val="0"/>
      <w:divBdr>
        <w:top w:val="none" w:sz="0" w:space="0" w:color="auto"/>
        <w:left w:val="none" w:sz="0" w:space="0" w:color="auto"/>
        <w:bottom w:val="none" w:sz="0" w:space="0" w:color="auto"/>
        <w:right w:val="none" w:sz="0" w:space="0" w:color="auto"/>
      </w:divBdr>
    </w:div>
    <w:div w:id="479352301">
      <w:bodyDiv w:val="1"/>
      <w:marLeft w:val="0"/>
      <w:marRight w:val="0"/>
      <w:marTop w:val="0"/>
      <w:marBottom w:val="0"/>
      <w:divBdr>
        <w:top w:val="none" w:sz="0" w:space="0" w:color="auto"/>
        <w:left w:val="none" w:sz="0" w:space="0" w:color="auto"/>
        <w:bottom w:val="none" w:sz="0" w:space="0" w:color="auto"/>
        <w:right w:val="none" w:sz="0" w:space="0" w:color="auto"/>
      </w:divBdr>
    </w:div>
    <w:div w:id="493766362">
      <w:bodyDiv w:val="1"/>
      <w:marLeft w:val="0"/>
      <w:marRight w:val="0"/>
      <w:marTop w:val="0"/>
      <w:marBottom w:val="0"/>
      <w:divBdr>
        <w:top w:val="none" w:sz="0" w:space="0" w:color="auto"/>
        <w:left w:val="none" w:sz="0" w:space="0" w:color="auto"/>
        <w:bottom w:val="none" w:sz="0" w:space="0" w:color="auto"/>
        <w:right w:val="none" w:sz="0" w:space="0" w:color="auto"/>
      </w:divBdr>
    </w:div>
    <w:div w:id="494301466">
      <w:bodyDiv w:val="1"/>
      <w:marLeft w:val="0"/>
      <w:marRight w:val="0"/>
      <w:marTop w:val="0"/>
      <w:marBottom w:val="0"/>
      <w:divBdr>
        <w:top w:val="none" w:sz="0" w:space="0" w:color="auto"/>
        <w:left w:val="none" w:sz="0" w:space="0" w:color="auto"/>
        <w:bottom w:val="none" w:sz="0" w:space="0" w:color="auto"/>
        <w:right w:val="none" w:sz="0" w:space="0" w:color="auto"/>
      </w:divBdr>
    </w:div>
    <w:div w:id="504175968">
      <w:bodyDiv w:val="1"/>
      <w:marLeft w:val="0"/>
      <w:marRight w:val="0"/>
      <w:marTop w:val="0"/>
      <w:marBottom w:val="0"/>
      <w:divBdr>
        <w:top w:val="none" w:sz="0" w:space="0" w:color="auto"/>
        <w:left w:val="none" w:sz="0" w:space="0" w:color="auto"/>
        <w:bottom w:val="none" w:sz="0" w:space="0" w:color="auto"/>
        <w:right w:val="none" w:sz="0" w:space="0" w:color="auto"/>
      </w:divBdr>
    </w:div>
    <w:div w:id="510143591">
      <w:bodyDiv w:val="1"/>
      <w:marLeft w:val="0"/>
      <w:marRight w:val="0"/>
      <w:marTop w:val="0"/>
      <w:marBottom w:val="0"/>
      <w:divBdr>
        <w:top w:val="none" w:sz="0" w:space="0" w:color="auto"/>
        <w:left w:val="none" w:sz="0" w:space="0" w:color="auto"/>
        <w:bottom w:val="none" w:sz="0" w:space="0" w:color="auto"/>
        <w:right w:val="none" w:sz="0" w:space="0" w:color="auto"/>
      </w:divBdr>
    </w:div>
    <w:div w:id="514269456">
      <w:bodyDiv w:val="1"/>
      <w:marLeft w:val="0"/>
      <w:marRight w:val="0"/>
      <w:marTop w:val="0"/>
      <w:marBottom w:val="0"/>
      <w:divBdr>
        <w:top w:val="none" w:sz="0" w:space="0" w:color="auto"/>
        <w:left w:val="none" w:sz="0" w:space="0" w:color="auto"/>
        <w:bottom w:val="none" w:sz="0" w:space="0" w:color="auto"/>
        <w:right w:val="none" w:sz="0" w:space="0" w:color="auto"/>
      </w:divBdr>
    </w:div>
    <w:div w:id="527453932">
      <w:bodyDiv w:val="1"/>
      <w:marLeft w:val="0"/>
      <w:marRight w:val="0"/>
      <w:marTop w:val="0"/>
      <w:marBottom w:val="0"/>
      <w:divBdr>
        <w:top w:val="none" w:sz="0" w:space="0" w:color="auto"/>
        <w:left w:val="none" w:sz="0" w:space="0" w:color="auto"/>
        <w:bottom w:val="none" w:sz="0" w:space="0" w:color="auto"/>
        <w:right w:val="none" w:sz="0" w:space="0" w:color="auto"/>
      </w:divBdr>
    </w:div>
    <w:div w:id="543448069">
      <w:bodyDiv w:val="1"/>
      <w:marLeft w:val="0"/>
      <w:marRight w:val="0"/>
      <w:marTop w:val="0"/>
      <w:marBottom w:val="0"/>
      <w:divBdr>
        <w:top w:val="none" w:sz="0" w:space="0" w:color="auto"/>
        <w:left w:val="none" w:sz="0" w:space="0" w:color="auto"/>
        <w:bottom w:val="none" w:sz="0" w:space="0" w:color="auto"/>
        <w:right w:val="none" w:sz="0" w:space="0" w:color="auto"/>
      </w:divBdr>
      <w:divsChild>
        <w:div w:id="1263761711">
          <w:marLeft w:val="0"/>
          <w:marRight w:val="0"/>
          <w:marTop w:val="0"/>
          <w:marBottom w:val="0"/>
          <w:divBdr>
            <w:top w:val="none" w:sz="0" w:space="0" w:color="auto"/>
            <w:left w:val="none" w:sz="0" w:space="0" w:color="auto"/>
            <w:bottom w:val="none" w:sz="0" w:space="0" w:color="auto"/>
            <w:right w:val="none" w:sz="0" w:space="0" w:color="auto"/>
          </w:divBdr>
        </w:div>
      </w:divsChild>
    </w:div>
    <w:div w:id="567377465">
      <w:bodyDiv w:val="1"/>
      <w:marLeft w:val="0"/>
      <w:marRight w:val="0"/>
      <w:marTop w:val="0"/>
      <w:marBottom w:val="0"/>
      <w:divBdr>
        <w:top w:val="none" w:sz="0" w:space="0" w:color="auto"/>
        <w:left w:val="none" w:sz="0" w:space="0" w:color="auto"/>
        <w:bottom w:val="none" w:sz="0" w:space="0" w:color="auto"/>
        <w:right w:val="none" w:sz="0" w:space="0" w:color="auto"/>
      </w:divBdr>
    </w:div>
    <w:div w:id="580062374">
      <w:bodyDiv w:val="1"/>
      <w:marLeft w:val="0"/>
      <w:marRight w:val="0"/>
      <w:marTop w:val="0"/>
      <w:marBottom w:val="0"/>
      <w:divBdr>
        <w:top w:val="none" w:sz="0" w:space="0" w:color="auto"/>
        <w:left w:val="none" w:sz="0" w:space="0" w:color="auto"/>
        <w:bottom w:val="none" w:sz="0" w:space="0" w:color="auto"/>
        <w:right w:val="none" w:sz="0" w:space="0" w:color="auto"/>
      </w:divBdr>
    </w:div>
    <w:div w:id="595747306">
      <w:bodyDiv w:val="1"/>
      <w:marLeft w:val="0"/>
      <w:marRight w:val="0"/>
      <w:marTop w:val="0"/>
      <w:marBottom w:val="0"/>
      <w:divBdr>
        <w:top w:val="none" w:sz="0" w:space="0" w:color="auto"/>
        <w:left w:val="none" w:sz="0" w:space="0" w:color="auto"/>
        <w:bottom w:val="none" w:sz="0" w:space="0" w:color="auto"/>
        <w:right w:val="none" w:sz="0" w:space="0" w:color="auto"/>
      </w:divBdr>
    </w:div>
    <w:div w:id="601257124">
      <w:bodyDiv w:val="1"/>
      <w:marLeft w:val="0"/>
      <w:marRight w:val="0"/>
      <w:marTop w:val="0"/>
      <w:marBottom w:val="0"/>
      <w:divBdr>
        <w:top w:val="none" w:sz="0" w:space="0" w:color="auto"/>
        <w:left w:val="none" w:sz="0" w:space="0" w:color="auto"/>
        <w:bottom w:val="none" w:sz="0" w:space="0" w:color="auto"/>
        <w:right w:val="none" w:sz="0" w:space="0" w:color="auto"/>
      </w:divBdr>
    </w:div>
    <w:div w:id="623847191">
      <w:bodyDiv w:val="1"/>
      <w:marLeft w:val="0"/>
      <w:marRight w:val="0"/>
      <w:marTop w:val="0"/>
      <w:marBottom w:val="0"/>
      <w:divBdr>
        <w:top w:val="none" w:sz="0" w:space="0" w:color="auto"/>
        <w:left w:val="none" w:sz="0" w:space="0" w:color="auto"/>
        <w:bottom w:val="none" w:sz="0" w:space="0" w:color="auto"/>
        <w:right w:val="none" w:sz="0" w:space="0" w:color="auto"/>
      </w:divBdr>
    </w:div>
    <w:div w:id="626014588">
      <w:bodyDiv w:val="1"/>
      <w:marLeft w:val="0"/>
      <w:marRight w:val="0"/>
      <w:marTop w:val="0"/>
      <w:marBottom w:val="0"/>
      <w:divBdr>
        <w:top w:val="none" w:sz="0" w:space="0" w:color="auto"/>
        <w:left w:val="none" w:sz="0" w:space="0" w:color="auto"/>
        <w:bottom w:val="none" w:sz="0" w:space="0" w:color="auto"/>
        <w:right w:val="none" w:sz="0" w:space="0" w:color="auto"/>
      </w:divBdr>
    </w:div>
    <w:div w:id="677730817">
      <w:bodyDiv w:val="1"/>
      <w:marLeft w:val="0"/>
      <w:marRight w:val="0"/>
      <w:marTop w:val="0"/>
      <w:marBottom w:val="0"/>
      <w:divBdr>
        <w:top w:val="none" w:sz="0" w:space="0" w:color="auto"/>
        <w:left w:val="none" w:sz="0" w:space="0" w:color="auto"/>
        <w:bottom w:val="none" w:sz="0" w:space="0" w:color="auto"/>
        <w:right w:val="none" w:sz="0" w:space="0" w:color="auto"/>
      </w:divBdr>
      <w:divsChild>
        <w:div w:id="1456168711">
          <w:marLeft w:val="0"/>
          <w:marRight w:val="0"/>
          <w:marTop w:val="0"/>
          <w:marBottom w:val="0"/>
          <w:divBdr>
            <w:top w:val="none" w:sz="0" w:space="0" w:color="auto"/>
            <w:left w:val="none" w:sz="0" w:space="0" w:color="auto"/>
            <w:bottom w:val="none" w:sz="0" w:space="0" w:color="auto"/>
            <w:right w:val="none" w:sz="0" w:space="0" w:color="auto"/>
          </w:divBdr>
        </w:div>
      </w:divsChild>
    </w:div>
    <w:div w:id="733628402">
      <w:bodyDiv w:val="1"/>
      <w:marLeft w:val="0"/>
      <w:marRight w:val="0"/>
      <w:marTop w:val="0"/>
      <w:marBottom w:val="0"/>
      <w:divBdr>
        <w:top w:val="none" w:sz="0" w:space="0" w:color="auto"/>
        <w:left w:val="none" w:sz="0" w:space="0" w:color="auto"/>
        <w:bottom w:val="none" w:sz="0" w:space="0" w:color="auto"/>
        <w:right w:val="none" w:sz="0" w:space="0" w:color="auto"/>
      </w:divBdr>
      <w:divsChild>
        <w:div w:id="1308897888">
          <w:marLeft w:val="0"/>
          <w:marRight w:val="0"/>
          <w:marTop w:val="0"/>
          <w:marBottom w:val="0"/>
          <w:divBdr>
            <w:top w:val="none" w:sz="0" w:space="0" w:color="auto"/>
            <w:left w:val="none" w:sz="0" w:space="0" w:color="auto"/>
            <w:bottom w:val="none" w:sz="0" w:space="0" w:color="auto"/>
            <w:right w:val="none" w:sz="0" w:space="0" w:color="auto"/>
          </w:divBdr>
        </w:div>
      </w:divsChild>
    </w:div>
    <w:div w:id="736585655">
      <w:bodyDiv w:val="1"/>
      <w:marLeft w:val="0"/>
      <w:marRight w:val="0"/>
      <w:marTop w:val="0"/>
      <w:marBottom w:val="0"/>
      <w:divBdr>
        <w:top w:val="none" w:sz="0" w:space="0" w:color="auto"/>
        <w:left w:val="none" w:sz="0" w:space="0" w:color="auto"/>
        <w:bottom w:val="none" w:sz="0" w:space="0" w:color="auto"/>
        <w:right w:val="none" w:sz="0" w:space="0" w:color="auto"/>
      </w:divBdr>
    </w:div>
    <w:div w:id="738094489">
      <w:bodyDiv w:val="1"/>
      <w:marLeft w:val="0"/>
      <w:marRight w:val="0"/>
      <w:marTop w:val="0"/>
      <w:marBottom w:val="0"/>
      <w:divBdr>
        <w:top w:val="none" w:sz="0" w:space="0" w:color="auto"/>
        <w:left w:val="none" w:sz="0" w:space="0" w:color="auto"/>
        <w:bottom w:val="none" w:sz="0" w:space="0" w:color="auto"/>
        <w:right w:val="none" w:sz="0" w:space="0" w:color="auto"/>
      </w:divBdr>
    </w:div>
    <w:div w:id="753937869">
      <w:bodyDiv w:val="1"/>
      <w:marLeft w:val="0"/>
      <w:marRight w:val="0"/>
      <w:marTop w:val="0"/>
      <w:marBottom w:val="0"/>
      <w:divBdr>
        <w:top w:val="none" w:sz="0" w:space="0" w:color="auto"/>
        <w:left w:val="none" w:sz="0" w:space="0" w:color="auto"/>
        <w:bottom w:val="none" w:sz="0" w:space="0" w:color="auto"/>
        <w:right w:val="none" w:sz="0" w:space="0" w:color="auto"/>
      </w:divBdr>
    </w:div>
    <w:div w:id="784034032">
      <w:bodyDiv w:val="1"/>
      <w:marLeft w:val="0"/>
      <w:marRight w:val="0"/>
      <w:marTop w:val="0"/>
      <w:marBottom w:val="0"/>
      <w:divBdr>
        <w:top w:val="none" w:sz="0" w:space="0" w:color="auto"/>
        <w:left w:val="none" w:sz="0" w:space="0" w:color="auto"/>
        <w:bottom w:val="none" w:sz="0" w:space="0" w:color="auto"/>
        <w:right w:val="none" w:sz="0" w:space="0" w:color="auto"/>
      </w:divBdr>
      <w:divsChild>
        <w:div w:id="546835812">
          <w:marLeft w:val="0"/>
          <w:marRight w:val="0"/>
          <w:marTop w:val="0"/>
          <w:marBottom w:val="0"/>
          <w:divBdr>
            <w:top w:val="none" w:sz="0" w:space="0" w:color="auto"/>
            <w:left w:val="none" w:sz="0" w:space="0" w:color="auto"/>
            <w:bottom w:val="none" w:sz="0" w:space="0" w:color="auto"/>
            <w:right w:val="none" w:sz="0" w:space="0" w:color="auto"/>
          </w:divBdr>
          <w:divsChild>
            <w:div w:id="1274824776">
              <w:marLeft w:val="0"/>
              <w:marRight w:val="0"/>
              <w:marTop w:val="0"/>
              <w:marBottom w:val="0"/>
              <w:divBdr>
                <w:top w:val="none" w:sz="0" w:space="0" w:color="auto"/>
                <w:left w:val="none" w:sz="0" w:space="0" w:color="auto"/>
                <w:bottom w:val="none" w:sz="0" w:space="0" w:color="auto"/>
                <w:right w:val="none" w:sz="0" w:space="0" w:color="auto"/>
              </w:divBdr>
              <w:divsChild>
                <w:div w:id="161456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333392">
      <w:bodyDiv w:val="1"/>
      <w:marLeft w:val="0"/>
      <w:marRight w:val="0"/>
      <w:marTop w:val="0"/>
      <w:marBottom w:val="0"/>
      <w:divBdr>
        <w:top w:val="none" w:sz="0" w:space="0" w:color="auto"/>
        <w:left w:val="none" w:sz="0" w:space="0" w:color="auto"/>
        <w:bottom w:val="none" w:sz="0" w:space="0" w:color="auto"/>
        <w:right w:val="none" w:sz="0" w:space="0" w:color="auto"/>
      </w:divBdr>
    </w:div>
    <w:div w:id="805045717">
      <w:bodyDiv w:val="1"/>
      <w:marLeft w:val="0"/>
      <w:marRight w:val="0"/>
      <w:marTop w:val="0"/>
      <w:marBottom w:val="0"/>
      <w:divBdr>
        <w:top w:val="none" w:sz="0" w:space="0" w:color="auto"/>
        <w:left w:val="none" w:sz="0" w:space="0" w:color="auto"/>
        <w:bottom w:val="none" w:sz="0" w:space="0" w:color="auto"/>
        <w:right w:val="none" w:sz="0" w:space="0" w:color="auto"/>
      </w:divBdr>
    </w:div>
    <w:div w:id="824205959">
      <w:bodyDiv w:val="1"/>
      <w:marLeft w:val="0"/>
      <w:marRight w:val="0"/>
      <w:marTop w:val="0"/>
      <w:marBottom w:val="0"/>
      <w:divBdr>
        <w:top w:val="none" w:sz="0" w:space="0" w:color="auto"/>
        <w:left w:val="none" w:sz="0" w:space="0" w:color="auto"/>
        <w:bottom w:val="none" w:sz="0" w:space="0" w:color="auto"/>
        <w:right w:val="none" w:sz="0" w:space="0" w:color="auto"/>
      </w:divBdr>
    </w:div>
    <w:div w:id="824323569">
      <w:bodyDiv w:val="1"/>
      <w:marLeft w:val="0"/>
      <w:marRight w:val="0"/>
      <w:marTop w:val="0"/>
      <w:marBottom w:val="0"/>
      <w:divBdr>
        <w:top w:val="none" w:sz="0" w:space="0" w:color="auto"/>
        <w:left w:val="none" w:sz="0" w:space="0" w:color="auto"/>
        <w:bottom w:val="none" w:sz="0" w:space="0" w:color="auto"/>
        <w:right w:val="none" w:sz="0" w:space="0" w:color="auto"/>
      </w:divBdr>
      <w:divsChild>
        <w:div w:id="1472016112">
          <w:marLeft w:val="0"/>
          <w:marRight w:val="0"/>
          <w:marTop w:val="0"/>
          <w:marBottom w:val="0"/>
          <w:divBdr>
            <w:top w:val="none" w:sz="0" w:space="0" w:color="auto"/>
            <w:left w:val="none" w:sz="0" w:space="0" w:color="auto"/>
            <w:bottom w:val="none" w:sz="0" w:space="0" w:color="auto"/>
            <w:right w:val="none" w:sz="0" w:space="0" w:color="auto"/>
          </w:divBdr>
        </w:div>
      </w:divsChild>
    </w:div>
    <w:div w:id="848132278">
      <w:bodyDiv w:val="1"/>
      <w:marLeft w:val="0"/>
      <w:marRight w:val="0"/>
      <w:marTop w:val="0"/>
      <w:marBottom w:val="0"/>
      <w:divBdr>
        <w:top w:val="none" w:sz="0" w:space="0" w:color="auto"/>
        <w:left w:val="none" w:sz="0" w:space="0" w:color="auto"/>
        <w:bottom w:val="none" w:sz="0" w:space="0" w:color="auto"/>
        <w:right w:val="none" w:sz="0" w:space="0" w:color="auto"/>
      </w:divBdr>
    </w:div>
    <w:div w:id="861433953">
      <w:bodyDiv w:val="1"/>
      <w:marLeft w:val="0"/>
      <w:marRight w:val="0"/>
      <w:marTop w:val="0"/>
      <w:marBottom w:val="0"/>
      <w:divBdr>
        <w:top w:val="none" w:sz="0" w:space="0" w:color="auto"/>
        <w:left w:val="none" w:sz="0" w:space="0" w:color="auto"/>
        <w:bottom w:val="none" w:sz="0" w:space="0" w:color="auto"/>
        <w:right w:val="none" w:sz="0" w:space="0" w:color="auto"/>
      </w:divBdr>
    </w:div>
    <w:div w:id="868838200">
      <w:bodyDiv w:val="1"/>
      <w:marLeft w:val="0"/>
      <w:marRight w:val="0"/>
      <w:marTop w:val="0"/>
      <w:marBottom w:val="0"/>
      <w:divBdr>
        <w:top w:val="none" w:sz="0" w:space="0" w:color="auto"/>
        <w:left w:val="none" w:sz="0" w:space="0" w:color="auto"/>
        <w:bottom w:val="none" w:sz="0" w:space="0" w:color="auto"/>
        <w:right w:val="none" w:sz="0" w:space="0" w:color="auto"/>
      </w:divBdr>
    </w:div>
    <w:div w:id="892816966">
      <w:bodyDiv w:val="1"/>
      <w:marLeft w:val="0"/>
      <w:marRight w:val="0"/>
      <w:marTop w:val="0"/>
      <w:marBottom w:val="0"/>
      <w:divBdr>
        <w:top w:val="none" w:sz="0" w:space="0" w:color="auto"/>
        <w:left w:val="none" w:sz="0" w:space="0" w:color="auto"/>
        <w:bottom w:val="none" w:sz="0" w:space="0" w:color="auto"/>
        <w:right w:val="none" w:sz="0" w:space="0" w:color="auto"/>
      </w:divBdr>
    </w:div>
    <w:div w:id="894242467">
      <w:bodyDiv w:val="1"/>
      <w:marLeft w:val="0"/>
      <w:marRight w:val="0"/>
      <w:marTop w:val="0"/>
      <w:marBottom w:val="0"/>
      <w:divBdr>
        <w:top w:val="none" w:sz="0" w:space="0" w:color="auto"/>
        <w:left w:val="none" w:sz="0" w:space="0" w:color="auto"/>
        <w:bottom w:val="none" w:sz="0" w:space="0" w:color="auto"/>
        <w:right w:val="none" w:sz="0" w:space="0" w:color="auto"/>
      </w:divBdr>
    </w:div>
    <w:div w:id="932594991">
      <w:bodyDiv w:val="1"/>
      <w:marLeft w:val="0"/>
      <w:marRight w:val="0"/>
      <w:marTop w:val="0"/>
      <w:marBottom w:val="0"/>
      <w:divBdr>
        <w:top w:val="none" w:sz="0" w:space="0" w:color="auto"/>
        <w:left w:val="none" w:sz="0" w:space="0" w:color="auto"/>
        <w:bottom w:val="none" w:sz="0" w:space="0" w:color="auto"/>
        <w:right w:val="none" w:sz="0" w:space="0" w:color="auto"/>
      </w:divBdr>
    </w:div>
    <w:div w:id="948513310">
      <w:bodyDiv w:val="1"/>
      <w:marLeft w:val="0"/>
      <w:marRight w:val="0"/>
      <w:marTop w:val="0"/>
      <w:marBottom w:val="0"/>
      <w:divBdr>
        <w:top w:val="none" w:sz="0" w:space="0" w:color="auto"/>
        <w:left w:val="none" w:sz="0" w:space="0" w:color="auto"/>
        <w:bottom w:val="none" w:sz="0" w:space="0" w:color="auto"/>
        <w:right w:val="none" w:sz="0" w:space="0" w:color="auto"/>
      </w:divBdr>
    </w:div>
    <w:div w:id="983968079">
      <w:bodyDiv w:val="1"/>
      <w:marLeft w:val="0"/>
      <w:marRight w:val="0"/>
      <w:marTop w:val="0"/>
      <w:marBottom w:val="0"/>
      <w:divBdr>
        <w:top w:val="none" w:sz="0" w:space="0" w:color="auto"/>
        <w:left w:val="none" w:sz="0" w:space="0" w:color="auto"/>
        <w:bottom w:val="none" w:sz="0" w:space="0" w:color="auto"/>
        <w:right w:val="none" w:sz="0" w:space="0" w:color="auto"/>
      </w:divBdr>
    </w:div>
    <w:div w:id="986516063">
      <w:bodyDiv w:val="1"/>
      <w:marLeft w:val="0"/>
      <w:marRight w:val="0"/>
      <w:marTop w:val="0"/>
      <w:marBottom w:val="0"/>
      <w:divBdr>
        <w:top w:val="none" w:sz="0" w:space="0" w:color="auto"/>
        <w:left w:val="none" w:sz="0" w:space="0" w:color="auto"/>
        <w:bottom w:val="none" w:sz="0" w:space="0" w:color="auto"/>
        <w:right w:val="none" w:sz="0" w:space="0" w:color="auto"/>
      </w:divBdr>
    </w:div>
    <w:div w:id="1021056074">
      <w:bodyDiv w:val="1"/>
      <w:marLeft w:val="0"/>
      <w:marRight w:val="0"/>
      <w:marTop w:val="0"/>
      <w:marBottom w:val="0"/>
      <w:divBdr>
        <w:top w:val="none" w:sz="0" w:space="0" w:color="auto"/>
        <w:left w:val="none" w:sz="0" w:space="0" w:color="auto"/>
        <w:bottom w:val="none" w:sz="0" w:space="0" w:color="auto"/>
        <w:right w:val="none" w:sz="0" w:space="0" w:color="auto"/>
      </w:divBdr>
    </w:div>
    <w:div w:id="1060791036">
      <w:bodyDiv w:val="1"/>
      <w:marLeft w:val="0"/>
      <w:marRight w:val="0"/>
      <w:marTop w:val="0"/>
      <w:marBottom w:val="0"/>
      <w:divBdr>
        <w:top w:val="none" w:sz="0" w:space="0" w:color="auto"/>
        <w:left w:val="none" w:sz="0" w:space="0" w:color="auto"/>
        <w:bottom w:val="none" w:sz="0" w:space="0" w:color="auto"/>
        <w:right w:val="none" w:sz="0" w:space="0" w:color="auto"/>
      </w:divBdr>
    </w:div>
    <w:div w:id="1115758869">
      <w:bodyDiv w:val="1"/>
      <w:marLeft w:val="0"/>
      <w:marRight w:val="0"/>
      <w:marTop w:val="0"/>
      <w:marBottom w:val="0"/>
      <w:divBdr>
        <w:top w:val="none" w:sz="0" w:space="0" w:color="auto"/>
        <w:left w:val="none" w:sz="0" w:space="0" w:color="auto"/>
        <w:bottom w:val="none" w:sz="0" w:space="0" w:color="auto"/>
        <w:right w:val="none" w:sz="0" w:space="0" w:color="auto"/>
      </w:divBdr>
    </w:div>
    <w:div w:id="1119567323">
      <w:bodyDiv w:val="1"/>
      <w:marLeft w:val="0"/>
      <w:marRight w:val="0"/>
      <w:marTop w:val="0"/>
      <w:marBottom w:val="0"/>
      <w:divBdr>
        <w:top w:val="none" w:sz="0" w:space="0" w:color="auto"/>
        <w:left w:val="none" w:sz="0" w:space="0" w:color="auto"/>
        <w:bottom w:val="none" w:sz="0" w:space="0" w:color="auto"/>
        <w:right w:val="none" w:sz="0" w:space="0" w:color="auto"/>
      </w:divBdr>
    </w:div>
    <w:div w:id="1136409023">
      <w:bodyDiv w:val="1"/>
      <w:marLeft w:val="0"/>
      <w:marRight w:val="0"/>
      <w:marTop w:val="0"/>
      <w:marBottom w:val="0"/>
      <w:divBdr>
        <w:top w:val="none" w:sz="0" w:space="0" w:color="auto"/>
        <w:left w:val="none" w:sz="0" w:space="0" w:color="auto"/>
        <w:bottom w:val="none" w:sz="0" w:space="0" w:color="auto"/>
        <w:right w:val="none" w:sz="0" w:space="0" w:color="auto"/>
      </w:divBdr>
    </w:div>
    <w:div w:id="1137144139">
      <w:bodyDiv w:val="1"/>
      <w:marLeft w:val="0"/>
      <w:marRight w:val="0"/>
      <w:marTop w:val="0"/>
      <w:marBottom w:val="0"/>
      <w:divBdr>
        <w:top w:val="none" w:sz="0" w:space="0" w:color="auto"/>
        <w:left w:val="none" w:sz="0" w:space="0" w:color="auto"/>
        <w:bottom w:val="none" w:sz="0" w:space="0" w:color="auto"/>
        <w:right w:val="none" w:sz="0" w:space="0" w:color="auto"/>
      </w:divBdr>
    </w:div>
    <w:div w:id="1139297669">
      <w:bodyDiv w:val="1"/>
      <w:marLeft w:val="0"/>
      <w:marRight w:val="0"/>
      <w:marTop w:val="0"/>
      <w:marBottom w:val="0"/>
      <w:divBdr>
        <w:top w:val="none" w:sz="0" w:space="0" w:color="auto"/>
        <w:left w:val="none" w:sz="0" w:space="0" w:color="auto"/>
        <w:bottom w:val="none" w:sz="0" w:space="0" w:color="auto"/>
        <w:right w:val="none" w:sz="0" w:space="0" w:color="auto"/>
      </w:divBdr>
      <w:divsChild>
        <w:div w:id="1641836787">
          <w:marLeft w:val="0"/>
          <w:marRight w:val="0"/>
          <w:marTop w:val="0"/>
          <w:marBottom w:val="0"/>
          <w:divBdr>
            <w:top w:val="none" w:sz="0" w:space="0" w:color="auto"/>
            <w:left w:val="none" w:sz="0" w:space="0" w:color="auto"/>
            <w:bottom w:val="none" w:sz="0" w:space="0" w:color="auto"/>
            <w:right w:val="none" w:sz="0" w:space="0" w:color="auto"/>
          </w:divBdr>
        </w:div>
      </w:divsChild>
    </w:div>
    <w:div w:id="1143808877">
      <w:bodyDiv w:val="1"/>
      <w:marLeft w:val="0"/>
      <w:marRight w:val="0"/>
      <w:marTop w:val="0"/>
      <w:marBottom w:val="0"/>
      <w:divBdr>
        <w:top w:val="none" w:sz="0" w:space="0" w:color="auto"/>
        <w:left w:val="none" w:sz="0" w:space="0" w:color="auto"/>
        <w:bottom w:val="none" w:sz="0" w:space="0" w:color="auto"/>
        <w:right w:val="none" w:sz="0" w:space="0" w:color="auto"/>
      </w:divBdr>
    </w:div>
    <w:div w:id="1156841959">
      <w:bodyDiv w:val="1"/>
      <w:marLeft w:val="0"/>
      <w:marRight w:val="0"/>
      <w:marTop w:val="0"/>
      <w:marBottom w:val="0"/>
      <w:divBdr>
        <w:top w:val="none" w:sz="0" w:space="0" w:color="auto"/>
        <w:left w:val="none" w:sz="0" w:space="0" w:color="auto"/>
        <w:bottom w:val="none" w:sz="0" w:space="0" w:color="auto"/>
        <w:right w:val="none" w:sz="0" w:space="0" w:color="auto"/>
      </w:divBdr>
    </w:div>
    <w:div w:id="1226843016">
      <w:bodyDiv w:val="1"/>
      <w:marLeft w:val="0"/>
      <w:marRight w:val="0"/>
      <w:marTop w:val="0"/>
      <w:marBottom w:val="0"/>
      <w:divBdr>
        <w:top w:val="none" w:sz="0" w:space="0" w:color="auto"/>
        <w:left w:val="none" w:sz="0" w:space="0" w:color="auto"/>
        <w:bottom w:val="none" w:sz="0" w:space="0" w:color="auto"/>
        <w:right w:val="none" w:sz="0" w:space="0" w:color="auto"/>
      </w:divBdr>
    </w:div>
    <w:div w:id="1232810202">
      <w:bodyDiv w:val="1"/>
      <w:marLeft w:val="0"/>
      <w:marRight w:val="0"/>
      <w:marTop w:val="0"/>
      <w:marBottom w:val="0"/>
      <w:divBdr>
        <w:top w:val="none" w:sz="0" w:space="0" w:color="auto"/>
        <w:left w:val="none" w:sz="0" w:space="0" w:color="auto"/>
        <w:bottom w:val="none" w:sz="0" w:space="0" w:color="auto"/>
        <w:right w:val="none" w:sz="0" w:space="0" w:color="auto"/>
      </w:divBdr>
    </w:div>
    <w:div w:id="1261720715">
      <w:bodyDiv w:val="1"/>
      <w:marLeft w:val="0"/>
      <w:marRight w:val="0"/>
      <w:marTop w:val="0"/>
      <w:marBottom w:val="0"/>
      <w:divBdr>
        <w:top w:val="none" w:sz="0" w:space="0" w:color="auto"/>
        <w:left w:val="none" w:sz="0" w:space="0" w:color="auto"/>
        <w:bottom w:val="none" w:sz="0" w:space="0" w:color="auto"/>
        <w:right w:val="none" w:sz="0" w:space="0" w:color="auto"/>
      </w:divBdr>
    </w:div>
    <w:div w:id="1273365695">
      <w:bodyDiv w:val="1"/>
      <w:marLeft w:val="0"/>
      <w:marRight w:val="0"/>
      <w:marTop w:val="0"/>
      <w:marBottom w:val="0"/>
      <w:divBdr>
        <w:top w:val="none" w:sz="0" w:space="0" w:color="auto"/>
        <w:left w:val="none" w:sz="0" w:space="0" w:color="auto"/>
        <w:bottom w:val="none" w:sz="0" w:space="0" w:color="auto"/>
        <w:right w:val="none" w:sz="0" w:space="0" w:color="auto"/>
      </w:divBdr>
      <w:divsChild>
        <w:div w:id="870263486">
          <w:marLeft w:val="0"/>
          <w:marRight w:val="0"/>
          <w:marTop w:val="0"/>
          <w:marBottom w:val="0"/>
          <w:divBdr>
            <w:top w:val="none" w:sz="0" w:space="0" w:color="auto"/>
            <w:left w:val="none" w:sz="0" w:space="0" w:color="auto"/>
            <w:bottom w:val="none" w:sz="0" w:space="0" w:color="auto"/>
            <w:right w:val="none" w:sz="0" w:space="0" w:color="auto"/>
          </w:divBdr>
        </w:div>
      </w:divsChild>
    </w:div>
    <w:div w:id="1273436520">
      <w:bodyDiv w:val="1"/>
      <w:marLeft w:val="0"/>
      <w:marRight w:val="0"/>
      <w:marTop w:val="0"/>
      <w:marBottom w:val="0"/>
      <w:divBdr>
        <w:top w:val="none" w:sz="0" w:space="0" w:color="auto"/>
        <w:left w:val="none" w:sz="0" w:space="0" w:color="auto"/>
        <w:bottom w:val="none" w:sz="0" w:space="0" w:color="auto"/>
        <w:right w:val="none" w:sz="0" w:space="0" w:color="auto"/>
      </w:divBdr>
    </w:div>
    <w:div w:id="1295212558">
      <w:bodyDiv w:val="1"/>
      <w:marLeft w:val="0"/>
      <w:marRight w:val="0"/>
      <w:marTop w:val="0"/>
      <w:marBottom w:val="0"/>
      <w:divBdr>
        <w:top w:val="none" w:sz="0" w:space="0" w:color="auto"/>
        <w:left w:val="none" w:sz="0" w:space="0" w:color="auto"/>
        <w:bottom w:val="none" w:sz="0" w:space="0" w:color="auto"/>
        <w:right w:val="none" w:sz="0" w:space="0" w:color="auto"/>
      </w:divBdr>
    </w:div>
    <w:div w:id="1310790872">
      <w:bodyDiv w:val="1"/>
      <w:marLeft w:val="0"/>
      <w:marRight w:val="0"/>
      <w:marTop w:val="0"/>
      <w:marBottom w:val="0"/>
      <w:divBdr>
        <w:top w:val="none" w:sz="0" w:space="0" w:color="auto"/>
        <w:left w:val="none" w:sz="0" w:space="0" w:color="auto"/>
        <w:bottom w:val="none" w:sz="0" w:space="0" w:color="auto"/>
        <w:right w:val="none" w:sz="0" w:space="0" w:color="auto"/>
      </w:divBdr>
    </w:div>
    <w:div w:id="1321889576">
      <w:bodyDiv w:val="1"/>
      <w:marLeft w:val="0"/>
      <w:marRight w:val="0"/>
      <w:marTop w:val="0"/>
      <w:marBottom w:val="0"/>
      <w:divBdr>
        <w:top w:val="none" w:sz="0" w:space="0" w:color="auto"/>
        <w:left w:val="none" w:sz="0" w:space="0" w:color="auto"/>
        <w:bottom w:val="none" w:sz="0" w:space="0" w:color="auto"/>
        <w:right w:val="none" w:sz="0" w:space="0" w:color="auto"/>
      </w:divBdr>
    </w:div>
    <w:div w:id="1326546485">
      <w:bodyDiv w:val="1"/>
      <w:marLeft w:val="0"/>
      <w:marRight w:val="0"/>
      <w:marTop w:val="0"/>
      <w:marBottom w:val="0"/>
      <w:divBdr>
        <w:top w:val="none" w:sz="0" w:space="0" w:color="auto"/>
        <w:left w:val="none" w:sz="0" w:space="0" w:color="auto"/>
        <w:bottom w:val="none" w:sz="0" w:space="0" w:color="auto"/>
        <w:right w:val="none" w:sz="0" w:space="0" w:color="auto"/>
      </w:divBdr>
    </w:div>
    <w:div w:id="1375039338">
      <w:bodyDiv w:val="1"/>
      <w:marLeft w:val="0"/>
      <w:marRight w:val="0"/>
      <w:marTop w:val="0"/>
      <w:marBottom w:val="0"/>
      <w:divBdr>
        <w:top w:val="none" w:sz="0" w:space="0" w:color="auto"/>
        <w:left w:val="none" w:sz="0" w:space="0" w:color="auto"/>
        <w:bottom w:val="none" w:sz="0" w:space="0" w:color="auto"/>
        <w:right w:val="none" w:sz="0" w:space="0" w:color="auto"/>
      </w:divBdr>
    </w:div>
    <w:div w:id="1377313006">
      <w:bodyDiv w:val="1"/>
      <w:marLeft w:val="0"/>
      <w:marRight w:val="0"/>
      <w:marTop w:val="0"/>
      <w:marBottom w:val="0"/>
      <w:divBdr>
        <w:top w:val="none" w:sz="0" w:space="0" w:color="auto"/>
        <w:left w:val="none" w:sz="0" w:space="0" w:color="auto"/>
        <w:bottom w:val="none" w:sz="0" w:space="0" w:color="auto"/>
        <w:right w:val="none" w:sz="0" w:space="0" w:color="auto"/>
      </w:divBdr>
    </w:div>
    <w:div w:id="1400522318">
      <w:bodyDiv w:val="1"/>
      <w:marLeft w:val="0"/>
      <w:marRight w:val="0"/>
      <w:marTop w:val="0"/>
      <w:marBottom w:val="0"/>
      <w:divBdr>
        <w:top w:val="none" w:sz="0" w:space="0" w:color="auto"/>
        <w:left w:val="none" w:sz="0" w:space="0" w:color="auto"/>
        <w:bottom w:val="none" w:sz="0" w:space="0" w:color="auto"/>
        <w:right w:val="none" w:sz="0" w:space="0" w:color="auto"/>
      </w:divBdr>
    </w:div>
    <w:div w:id="1431126074">
      <w:bodyDiv w:val="1"/>
      <w:marLeft w:val="0"/>
      <w:marRight w:val="0"/>
      <w:marTop w:val="0"/>
      <w:marBottom w:val="0"/>
      <w:divBdr>
        <w:top w:val="none" w:sz="0" w:space="0" w:color="auto"/>
        <w:left w:val="none" w:sz="0" w:space="0" w:color="auto"/>
        <w:bottom w:val="none" w:sz="0" w:space="0" w:color="auto"/>
        <w:right w:val="none" w:sz="0" w:space="0" w:color="auto"/>
      </w:divBdr>
    </w:div>
    <w:div w:id="1468549400">
      <w:bodyDiv w:val="1"/>
      <w:marLeft w:val="0"/>
      <w:marRight w:val="0"/>
      <w:marTop w:val="0"/>
      <w:marBottom w:val="0"/>
      <w:divBdr>
        <w:top w:val="none" w:sz="0" w:space="0" w:color="auto"/>
        <w:left w:val="none" w:sz="0" w:space="0" w:color="auto"/>
        <w:bottom w:val="none" w:sz="0" w:space="0" w:color="auto"/>
        <w:right w:val="none" w:sz="0" w:space="0" w:color="auto"/>
      </w:divBdr>
    </w:div>
    <w:div w:id="1472163925">
      <w:bodyDiv w:val="1"/>
      <w:marLeft w:val="0"/>
      <w:marRight w:val="0"/>
      <w:marTop w:val="0"/>
      <w:marBottom w:val="0"/>
      <w:divBdr>
        <w:top w:val="none" w:sz="0" w:space="0" w:color="auto"/>
        <w:left w:val="none" w:sz="0" w:space="0" w:color="auto"/>
        <w:bottom w:val="none" w:sz="0" w:space="0" w:color="auto"/>
        <w:right w:val="none" w:sz="0" w:space="0" w:color="auto"/>
      </w:divBdr>
    </w:div>
    <w:div w:id="1475490847">
      <w:bodyDiv w:val="1"/>
      <w:marLeft w:val="0"/>
      <w:marRight w:val="0"/>
      <w:marTop w:val="0"/>
      <w:marBottom w:val="0"/>
      <w:divBdr>
        <w:top w:val="none" w:sz="0" w:space="0" w:color="auto"/>
        <w:left w:val="none" w:sz="0" w:space="0" w:color="auto"/>
        <w:bottom w:val="none" w:sz="0" w:space="0" w:color="auto"/>
        <w:right w:val="none" w:sz="0" w:space="0" w:color="auto"/>
      </w:divBdr>
    </w:div>
    <w:div w:id="1485389763">
      <w:bodyDiv w:val="1"/>
      <w:marLeft w:val="0"/>
      <w:marRight w:val="0"/>
      <w:marTop w:val="0"/>
      <w:marBottom w:val="0"/>
      <w:divBdr>
        <w:top w:val="none" w:sz="0" w:space="0" w:color="auto"/>
        <w:left w:val="none" w:sz="0" w:space="0" w:color="auto"/>
        <w:bottom w:val="none" w:sz="0" w:space="0" w:color="auto"/>
        <w:right w:val="none" w:sz="0" w:space="0" w:color="auto"/>
      </w:divBdr>
    </w:div>
    <w:div w:id="1485393494">
      <w:bodyDiv w:val="1"/>
      <w:marLeft w:val="0"/>
      <w:marRight w:val="0"/>
      <w:marTop w:val="0"/>
      <w:marBottom w:val="0"/>
      <w:divBdr>
        <w:top w:val="none" w:sz="0" w:space="0" w:color="auto"/>
        <w:left w:val="none" w:sz="0" w:space="0" w:color="auto"/>
        <w:bottom w:val="none" w:sz="0" w:space="0" w:color="auto"/>
        <w:right w:val="none" w:sz="0" w:space="0" w:color="auto"/>
      </w:divBdr>
    </w:div>
    <w:div w:id="1492600029">
      <w:bodyDiv w:val="1"/>
      <w:marLeft w:val="0"/>
      <w:marRight w:val="0"/>
      <w:marTop w:val="0"/>
      <w:marBottom w:val="0"/>
      <w:divBdr>
        <w:top w:val="none" w:sz="0" w:space="0" w:color="auto"/>
        <w:left w:val="none" w:sz="0" w:space="0" w:color="auto"/>
        <w:bottom w:val="none" w:sz="0" w:space="0" w:color="auto"/>
        <w:right w:val="none" w:sz="0" w:space="0" w:color="auto"/>
      </w:divBdr>
    </w:div>
    <w:div w:id="1496604114">
      <w:bodyDiv w:val="1"/>
      <w:marLeft w:val="0"/>
      <w:marRight w:val="0"/>
      <w:marTop w:val="0"/>
      <w:marBottom w:val="0"/>
      <w:divBdr>
        <w:top w:val="none" w:sz="0" w:space="0" w:color="auto"/>
        <w:left w:val="none" w:sz="0" w:space="0" w:color="auto"/>
        <w:bottom w:val="none" w:sz="0" w:space="0" w:color="auto"/>
        <w:right w:val="none" w:sz="0" w:space="0" w:color="auto"/>
      </w:divBdr>
    </w:div>
    <w:div w:id="1498836605">
      <w:bodyDiv w:val="1"/>
      <w:marLeft w:val="0"/>
      <w:marRight w:val="0"/>
      <w:marTop w:val="0"/>
      <w:marBottom w:val="0"/>
      <w:divBdr>
        <w:top w:val="none" w:sz="0" w:space="0" w:color="auto"/>
        <w:left w:val="none" w:sz="0" w:space="0" w:color="auto"/>
        <w:bottom w:val="none" w:sz="0" w:space="0" w:color="auto"/>
        <w:right w:val="none" w:sz="0" w:space="0" w:color="auto"/>
      </w:divBdr>
    </w:div>
    <w:div w:id="1550070123">
      <w:bodyDiv w:val="1"/>
      <w:marLeft w:val="0"/>
      <w:marRight w:val="0"/>
      <w:marTop w:val="0"/>
      <w:marBottom w:val="0"/>
      <w:divBdr>
        <w:top w:val="none" w:sz="0" w:space="0" w:color="auto"/>
        <w:left w:val="none" w:sz="0" w:space="0" w:color="auto"/>
        <w:bottom w:val="none" w:sz="0" w:space="0" w:color="auto"/>
        <w:right w:val="none" w:sz="0" w:space="0" w:color="auto"/>
      </w:divBdr>
    </w:div>
    <w:div w:id="1609041786">
      <w:bodyDiv w:val="1"/>
      <w:marLeft w:val="0"/>
      <w:marRight w:val="0"/>
      <w:marTop w:val="0"/>
      <w:marBottom w:val="0"/>
      <w:divBdr>
        <w:top w:val="none" w:sz="0" w:space="0" w:color="auto"/>
        <w:left w:val="none" w:sz="0" w:space="0" w:color="auto"/>
        <w:bottom w:val="none" w:sz="0" w:space="0" w:color="auto"/>
        <w:right w:val="none" w:sz="0" w:space="0" w:color="auto"/>
      </w:divBdr>
    </w:div>
    <w:div w:id="1625040894">
      <w:bodyDiv w:val="1"/>
      <w:marLeft w:val="0"/>
      <w:marRight w:val="0"/>
      <w:marTop w:val="0"/>
      <w:marBottom w:val="0"/>
      <w:divBdr>
        <w:top w:val="none" w:sz="0" w:space="0" w:color="auto"/>
        <w:left w:val="none" w:sz="0" w:space="0" w:color="auto"/>
        <w:bottom w:val="none" w:sz="0" w:space="0" w:color="auto"/>
        <w:right w:val="none" w:sz="0" w:space="0" w:color="auto"/>
      </w:divBdr>
    </w:div>
    <w:div w:id="1627463997">
      <w:bodyDiv w:val="1"/>
      <w:marLeft w:val="0"/>
      <w:marRight w:val="0"/>
      <w:marTop w:val="0"/>
      <w:marBottom w:val="0"/>
      <w:divBdr>
        <w:top w:val="none" w:sz="0" w:space="0" w:color="auto"/>
        <w:left w:val="none" w:sz="0" w:space="0" w:color="auto"/>
        <w:bottom w:val="none" w:sz="0" w:space="0" w:color="auto"/>
        <w:right w:val="none" w:sz="0" w:space="0" w:color="auto"/>
      </w:divBdr>
    </w:div>
    <w:div w:id="1647397852">
      <w:bodyDiv w:val="1"/>
      <w:marLeft w:val="0"/>
      <w:marRight w:val="0"/>
      <w:marTop w:val="0"/>
      <w:marBottom w:val="0"/>
      <w:divBdr>
        <w:top w:val="none" w:sz="0" w:space="0" w:color="auto"/>
        <w:left w:val="none" w:sz="0" w:space="0" w:color="auto"/>
        <w:bottom w:val="none" w:sz="0" w:space="0" w:color="auto"/>
        <w:right w:val="none" w:sz="0" w:space="0" w:color="auto"/>
      </w:divBdr>
    </w:div>
    <w:div w:id="1648976378">
      <w:bodyDiv w:val="1"/>
      <w:marLeft w:val="0"/>
      <w:marRight w:val="0"/>
      <w:marTop w:val="0"/>
      <w:marBottom w:val="0"/>
      <w:divBdr>
        <w:top w:val="none" w:sz="0" w:space="0" w:color="auto"/>
        <w:left w:val="none" w:sz="0" w:space="0" w:color="auto"/>
        <w:bottom w:val="none" w:sz="0" w:space="0" w:color="auto"/>
        <w:right w:val="none" w:sz="0" w:space="0" w:color="auto"/>
      </w:divBdr>
    </w:div>
    <w:div w:id="1663314812">
      <w:bodyDiv w:val="1"/>
      <w:marLeft w:val="0"/>
      <w:marRight w:val="0"/>
      <w:marTop w:val="0"/>
      <w:marBottom w:val="0"/>
      <w:divBdr>
        <w:top w:val="none" w:sz="0" w:space="0" w:color="auto"/>
        <w:left w:val="none" w:sz="0" w:space="0" w:color="auto"/>
        <w:bottom w:val="none" w:sz="0" w:space="0" w:color="auto"/>
        <w:right w:val="none" w:sz="0" w:space="0" w:color="auto"/>
      </w:divBdr>
    </w:div>
    <w:div w:id="1682121373">
      <w:bodyDiv w:val="1"/>
      <w:marLeft w:val="0"/>
      <w:marRight w:val="0"/>
      <w:marTop w:val="0"/>
      <w:marBottom w:val="0"/>
      <w:divBdr>
        <w:top w:val="none" w:sz="0" w:space="0" w:color="auto"/>
        <w:left w:val="none" w:sz="0" w:space="0" w:color="auto"/>
        <w:bottom w:val="none" w:sz="0" w:space="0" w:color="auto"/>
        <w:right w:val="none" w:sz="0" w:space="0" w:color="auto"/>
      </w:divBdr>
      <w:divsChild>
        <w:div w:id="1311860602">
          <w:marLeft w:val="0"/>
          <w:marRight w:val="0"/>
          <w:marTop w:val="0"/>
          <w:marBottom w:val="0"/>
          <w:divBdr>
            <w:top w:val="none" w:sz="0" w:space="0" w:color="auto"/>
            <w:left w:val="none" w:sz="0" w:space="0" w:color="auto"/>
            <w:bottom w:val="none" w:sz="0" w:space="0" w:color="auto"/>
            <w:right w:val="none" w:sz="0" w:space="0" w:color="auto"/>
          </w:divBdr>
        </w:div>
      </w:divsChild>
    </w:div>
    <w:div w:id="1684018529">
      <w:bodyDiv w:val="1"/>
      <w:marLeft w:val="0"/>
      <w:marRight w:val="0"/>
      <w:marTop w:val="0"/>
      <w:marBottom w:val="0"/>
      <w:divBdr>
        <w:top w:val="none" w:sz="0" w:space="0" w:color="auto"/>
        <w:left w:val="none" w:sz="0" w:space="0" w:color="auto"/>
        <w:bottom w:val="none" w:sz="0" w:space="0" w:color="auto"/>
        <w:right w:val="none" w:sz="0" w:space="0" w:color="auto"/>
      </w:divBdr>
    </w:div>
    <w:div w:id="1697191417">
      <w:bodyDiv w:val="1"/>
      <w:marLeft w:val="0"/>
      <w:marRight w:val="0"/>
      <w:marTop w:val="0"/>
      <w:marBottom w:val="0"/>
      <w:divBdr>
        <w:top w:val="none" w:sz="0" w:space="0" w:color="auto"/>
        <w:left w:val="none" w:sz="0" w:space="0" w:color="auto"/>
        <w:bottom w:val="none" w:sz="0" w:space="0" w:color="auto"/>
        <w:right w:val="none" w:sz="0" w:space="0" w:color="auto"/>
      </w:divBdr>
      <w:divsChild>
        <w:div w:id="838736010">
          <w:marLeft w:val="0"/>
          <w:marRight w:val="0"/>
          <w:marTop w:val="0"/>
          <w:marBottom w:val="0"/>
          <w:divBdr>
            <w:top w:val="none" w:sz="0" w:space="0" w:color="auto"/>
            <w:left w:val="none" w:sz="0" w:space="0" w:color="auto"/>
            <w:bottom w:val="none" w:sz="0" w:space="0" w:color="auto"/>
            <w:right w:val="none" w:sz="0" w:space="0" w:color="auto"/>
          </w:divBdr>
        </w:div>
      </w:divsChild>
    </w:div>
    <w:div w:id="1697609550">
      <w:bodyDiv w:val="1"/>
      <w:marLeft w:val="0"/>
      <w:marRight w:val="0"/>
      <w:marTop w:val="0"/>
      <w:marBottom w:val="0"/>
      <w:divBdr>
        <w:top w:val="none" w:sz="0" w:space="0" w:color="auto"/>
        <w:left w:val="none" w:sz="0" w:space="0" w:color="auto"/>
        <w:bottom w:val="none" w:sz="0" w:space="0" w:color="auto"/>
        <w:right w:val="none" w:sz="0" w:space="0" w:color="auto"/>
      </w:divBdr>
      <w:divsChild>
        <w:div w:id="642273034">
          <w:marLeft w:val="0"/>
          <w:marRight w:val="0"/>
          <w:marTop w:val="0"/>
          <w:marBottom w:val="0"/>
          <w:divBdr>
            <w:top w:val="none" w:sz="0" w:space="0" w:color="auto"/>
            <w:left w:val="none" w:sz="0" w:space="0" w:color="auto"/>
            <w:bottom w:val="none" w:sz="0" w:space="0" w:color="auto"/>
            <w:right w:val="none" w:sz="0" w:space="0" w:color="auto"/>
          </w:divBdr>
          <w:divsChild>
            <w:div w:id="838471258">
              <w:marLeft w:val="0"/>
              <w:marRight w:val="0"/>
              <w:marTop w:val="0"/>
              <w:marBottom w:val="0"/>
              <w:divBdr>
                <w:top w:val="none" w:sz="0" w:space="0" w:color="auto"/>
                <w:left w:val="none" w:sz="0" w:space="0" w:color="auto"/>
                <w:bottom w:val="none" w:sz="0" w:space="0" w:color="auto"/>
                <w:right w:val="none" w:sz="0" w:space="0" w:color="auto"/>
              </w:divBdr>
              <w:divsChild>
                <w:div w:id="153002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041715">
      <w:bodyDiv w:val="1"/>
      <w:marLeft w:val="0"/>
      <w:marRight w:val="0"/>
      <w:marTop w:val="0"/>
      <w:marBottom w:val="0"/>
      <w:divBdr>
        <w:top w:val="none" w:sz="0" w:space="0" w:color="auto"/>
        <w:left w:val="none" w:sz="0" w:space="0" w:color="auto"/>
        <w:bottom w:val="none" w:sz="0" w:space="0" w:color="auto"/>
        <w:right w:val="none" w:sz="0" w:space="0" w:color="auto"/>
      </w:divBdr>
    </w:div>
    <w:div w:id="1698851347">
      <w:bodyDiv w:val="1"/>
      <w:marLeft w:val="0"/>
      <w:marRight w:val="0"/>
      <w:marTop w:val="0"/>
      <w:marBottom w:val="0"/>
      <w:divBdr>
        <w:top w:val="none" w:sz="0" w:space="0" w:color="auto"/>
        <w:left w:val="none" w:sz="0" w:space="0" w:color="auto"/>
        <w:bottom w:val="none" w:sz="0" w:space="0" w:color="auto"/>
        <w:right w:val="none" w:sz="0" w:space="0" w:color="auto"/>
      </w:divBdr>
    </w:div>
    <w:div w:id="1716999633">
      <w:bodyDiv w:val="1"/>
      <w:marLeft w:val="0"/>
      <w:marRight w:val="0"/>
      <w:marTop w:val="0"/>
      <w:marBottom w:val="0"/>
      <w:divBdr>
        <w:top w:val="none" w:sz="0" w:space="0" w:color="auto"/>
        <w:left w:val="none" w:sz="0" w:space="0" w:color="auto"/>
        <w:bottom w:val="none" w:sz="0" w:space="0" w:color="auto"/>
        <w:right w:val="none" w:sz="0" w:space="0" w:color="auto"/>
      </w:divBdr>
    </w:div>
    <w:div w:id="1772119742">
      <w:bodyDiv w:val="1"/>
      <w:marLeft w:val="0"/>
      <w:marRight w:val="0"/>
      <w:marTop w:val="0"/>
      <w:marBottom w:val="0"/>
      <w:divBdr>
        <w:top w:val="none" w:sz="0" w:space="0" w:color="auto"/>
        <w:left w:val="none" w:sz="0" w:space="0" w:color="auto"/>
        <w:bottom w:val="none" w:sz="0" w:space="0" w:color="auto"/>
        <w:right w:val="none" w:sz="0" w:space="0" w:color="auto"/>
      </w:divBdr>
    </w:div>
    <w:div w:id="1775901254">
      <w:bodyDiv w:val="1"/>
      <w:marLeft w:val="0"/>
      <w:marRight w:val="0"/>
      <w:marTop w:val="0"/>
      <w:marBottom w:val="0"/>
      <w:divBdr>
        <w:top w:val="none" w:sz="0" w:space="0" w:color="auto"/>
        <w:left w:val="none" w:sz="0" w:space="0" w:color="auto"/>
        <w:bottom w:val="none" w:sz="0" w:space="0" w:color="auto"/>
        <w:right w:val="none" w:sz="0" w:space="0" w:color="auto"/>
      </w:divBdr>
    </w:div>
    <w:div w:id="1777289083">
      <w:bodyDiv w:val="1"/>
      <w:marLeft w:val="0"/>
      <w:marRight w:val="0"/>
      <w:marTop w:val="0"/>
      <w:marBottom w:val="0"/>
      <w:divBdr>
        <w:top w:val="none" w:sz="0" w:space="0" w:color="auto"/>
        <w:left w:val="none" w:sz="0" w:space="0" w:color="auto"/>
        <w:bottom w:val="none" w:sz="0" w:space="0" w:color="auto"/>
        <w:right w:val="none" w:sz="0" w:space="0" w:color="auto"/>
      </w:divBdr>
    </w:div>
    <w:div w:id="1800880085">
      <w:bodyDiv w:val="1"/>
      <w:marLeft w:val="0"/>
      <w:marRight w:val="0"/>
      <w:marTop w:val="0"/>
      <w:marBottom w:val="0"/>
      <w:divBdr>
        <w:top w:val="none" w:sz="0" w:space="0" w:color="auto"/>
        <w:left w:val="none" w:sz="0" w:space="0" w:color="auto"/>
        <w:bottom w:val="none" w:sz="0" w:space="0" w:color="auto"/>
        <w:right w:val="none" w:sz="0" w:space="0" w:color="auto"/>
      </w:divBdr>
    </w:div>
    <w:div w:id="1865094746">
      <w:bodyDiv w:val="1"/>
      <w:marLeft w:val="0"/>
      <w:marRight w:val="0"/>
      <w:marTop w:val="0"/>
      <w:marBottom w:val="0"/>
      <w:divBdr>
        <w:top w:val="none" w:sz="0" w:space="0" w:color="auto"/>
        <w:left w:val="none" w:sz="0" w:space="0" w:color="auto"/>
        <w:bottom w:val="none" w:sz="0" w:space="0" w:color="auto"/>
        <w:right w:val="none" w:sz="0" w:space="0" w:color="auto"/>
      </w:divBdr>
    </w:div>
    <w:div w:id="1866284255">
      <w:bodyDiv w:val="1"/>
      <w:marLeft w:val="0"/>
      <w:marRight w:val="0"/>
      <w:marTop w:val="0"/>
      <w:marBottom w:val="0"/>
      <w:divBdr>
        <w:top w:val="none" w:sz="0" w:space="0" w:color="auto"/>
        <w:left w:val="none" w:sz="0" w:space="0" w:color="auto"/>
        <w:bottom w:val="none" w:sz="0" w:space="0" w:color="auto"/>
        <w:right w:val="none" w:sz="0" w:space="0" w:color="auto"/>
      </w:divBdr>
    </w:div>
    <w:div w:id="1874922320">
      <w:bodyDiv w:val="1"/>
      <w:marLeft w:val="0"/>
      <w:marRight w:val="0"/>
      <w:marTop w:val="0"/>
      <w:marBottom w:val="0"/>
      <w:divBdr>
        <w:top w:val="none" w:sz="0" w:space="0" w:color="auto"/>
        <w:left w:val="none" w:sz="0" w:space="0" w:color="auto"/>
        <w:bottom w:val="none" w:sz="0" w:space="0" w:color="auto"/>
        <w:right w:val="none" w:sz="0" w:space="0" w:color="auto"/>
      </w:divBdr>
    </w:div>
    <w:div w:id="1876773723">
      <w:bodyDiv w:val="1"/>
      <w:marLeft w:val="0"/>
      <w:marRight w:val="0"/>
      <w:marTop w:val="0"/>
      <w:marBottom w:val="0"/>
      <w:divBdr>
        <w:top w:val="none" w:sz="0" w:space="0" w:color="auto"/>
        <w:left w:val="none" w:sz="0" w:space="0" w:color="auto"/>
        <w:bottom w:val="none" w:sz="0" w:space="0" w:color="auto"/>
        <w:right w:val="none" w:sz="0" w:space="0" w:color="auto"/>
      </w:divBdr>
    </w:div>
    <w:div w:id="1891845303">
      <w:bodyDiv w:val="1"/>
      <w:marLeft w:val="0"/>
      <w:marRight w:val="0"/>
      <w:marTop w:val="0"/>
      <w:marBottom w:val="0"/>
      <w:divBdr>
        <w:top w:val="none" w:sz="0" w:space="0" w:color="auto"/>
        <w:left w:val="none" w:sz="0" w:space="0" w:color="auto"/>
        <w:bottom w:val="none" w:sz="0" w:space="0" w:color="auto"/>
        <w:right w:val="none" w:sz="0" w:space="0" w:color="auto"/>
      </w:divBdr>
    </w:div>
    <w:div w:id="1892689866">
      <w:bodyDiv w:val="1"/>
      <w:marLeft w:val="0"/>
      <w:marRight w:val="0"/>
      <w:marTop w:val="0"/>
      <w:marBottom w:val="0"/>
      <w:divBdr>
        <w:top w:val="none" w:sz="0" w:space="0" w:color="auto"/>
        <w:left w:val="none" w:sz="0" w:space="0" w:color="auto"/>
        <w:bottom w:val="none" w:sz="0" w:space="0" w:color="auto"/>
        <w:right w:val="none" w:sz="0" w:space="0" w:color="auto"/>
      </w:divBdr>
    </w:div>
    <w:div w:id="1894653799">
      <w:bodyDiv w:val="1"/>
      <w:marLeft w:val="0"/>
      <w:marRight w:val="0"/>
      <w:marTop w:val="0"/>
      <w:marBottom w:val="0"/>
      <w:divBdr>
        <w:top w:val="none" w:sz="0" w:space="0" w:color="auto"/>
        <w:left w:val="none" w:sz="0" w:space="0" w:color="auto"/>
        <w:bottom w:val="none" w:sz="0" w:space="0" w:color="auto"/>
        <w:right w:val="none" w:sz="0" w:space="0" w:color="auto"/>
      </w:divBdr>
    </w:div>
    <w:div w:id="1948653236">
      <w:bodyDiv w:val="1"/>
      <w:marLeft w:val="0"/>
      <w:marRight w:val="0"/>
      <w:marTop w:val="0"/>
      <w:marBottom w:val="0"/>
      <w:divBdr>
        <w:top w:val="none" w:sz="0" w:space="0" w:color="auto"/>
        <w:left w:val="none" w:sz="0" w:space="0" w:color="auto"/>
        <w:bottom w:val="none" w:sz="0" w:space="0" w:color="auto"/>
        <w:right w:val="none" w:sz="0" w:space="0" w:color="auto"/>
      </w:divBdr>
    </w:div>
    <w:div w:id="1972900209">
      <w:bodyDiv w:val="1"/>
      <w:marLeft w:val="0"/>
      <w:marRight w:val="0"/>
      <w:marTop w:val="0"/>
      <w:marBottom w:val="0"/>
      <w:divBdr>
        <w:top w:val="none" w:sz="0" w:space="0" w:color="auto"/>
        <w:left w:val="none" w:sz="0" w:space="0" w:color="auto"/>
        <w:bottom w:val="none" w:sz="0" w:space="0" w:color="auto"/>
        <w:right w:val="none" w:sz="0" w:space="0" w:color="auto"/>
      </w:divBdr>
      <w:divsChild>
        <w:div w:id="2087534112">
          <w:marLeft w:val="0"/>
          <w:marRight w:val="0"/>
          <w:marTop w:val="0"/>
          <w:marBottom w:val="0"/>
          <w:divBdr>
            <w:top w:val="none" w:sz="0" w:space="0" w:color="auto"/>
            <w:left w:val="none" w:sz="0" w:space="0" w:color="auto"/>
            <w:bottom w:val="none" w:sz="0" w:space="0" w:color="auto"/>
            <w:right w:val="none" w:sz="0" w:space="0" w:color="auto"/>
          </w:divBdr>
          <w:divsChild>
            <w:div w:id="180396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389268">
      <w:bodyDiv w:val="1"/>
      <w:marLeft w:val="0"/>
      <w:marRight w:val="0"/>
      <w:marTop w:val="0"/>
      <w:marBottom w:val="0"/>
      <w:divBdr>
        <w:top w:val="none" w:sz="0" w:space="0" w:color="auto"/>
        <w:left w:val="none" w:sz="0" w:space="0" w:color="auto"/>
        <w:bottom w:val="none" w:sz="0" w:space="0" w:color="auto"/>
        <w:right w:val="none" w:sz="0" w:space="0" w:color="auto"/>
      </w:divBdr>
    </w:div>
    <w:div w:id="2006273992">
      <w:bodyDiv w:val="1"/>
      <w:marLeft w:val="0"/>
      <w:marRight w:val="0"/>
      <w:marTop w:val="0"/>
      <w:marBottom w:val="0"/>
      <w:divBdr>
        <w:top w:val="none" w:sz="0" w:space="0" w:color="auto"/>
        <w:left w:val="none" w:sz="0" w:space="0" w:color="auto"/>
        <w:bottom w:val="none" w:sz="0" w:space="0" w:color="auto"/>
        <w:right w:val="none" w:sz="0" w:space="0" w:color="auto"/>
      </w:divBdr>
    </w:div>
    <w:div w:id="2013953072">
      <w:bodyDiv w:val="1"/>
      <w:marLeft w:val="0"/>
      <w:marRight w:val="0"/>
      <w:marTop w:val="0"/>
      <w:marBottom w:val="0"/>
      <w:divBdr>
        <w:top w:val="none" w:sz="0" w:space="0" w:color="auto"/>
        <w:left w:val="none" w:sz="0" w:space="0" w:color="auto"/>
        <w:bottom w:val="none" w:sz="0" w:space="0" w:color="auto"/>
        <w:right w:val="none" w:sz="0" w:space="0" w:color="auto"/>
      </w:divBdr>
    </w:div>
    <w:div w:id="2013995643">
      <w:bodyDiv w:val="1"/>
      <w:marLeft w:val="0"/>
      <w:marRight w:val="0"/>
      <w:marTop w:val="0"/>
      <w:marBottom w:val="0"/>
      <w:divBdr>
        <w:top w:val="none" w:sz="0" w:space="0" w:color="auto"/>
        <w:left w:val="none" w:sz="0" w:space="0" w:color="auto"/>
        <w:bottom w:val="none" w:sz="0" w:space="0" w:color="auto"/>
        <w:right w:val="none" w:sz="0" w:space="0" w:color="auto"/>
      </w:divBdr>
    </w:div>
    <w:div w:id="2040625637">
      <w:bodyDiv w:val="1"/>
      <w:marLeft w:val="0"/>
      <w:marRight w:val="0"/>
      <w:marTop w:val="0"/>
      <w:marBottom w:val="0"/>
      <w:divBdr>
        <w:top w:val="none" w:sz="0" w:space="0" w:color="auto"/>
        <w:left w:val="none" w:sz="0" w:space="0" w:color="auto"/>
        <w:bottom w:val="none" w:sz="0" w:space="0" w:color="auto"/>
        <w:right w:val="none" w:sz="0" w:space="0" w:color="auto"/>
      </w:divBdr>
    </w:div>
    <w:div w:id="2064327512">
      <w:bodyDiv w:val="1"/>
      <w:marLeft w:val="0"/>
      <w:marRight w:val="0"/>
      <w:marTop w:val="0"/>
      <w:marBottom w:val="0"/>
      <w:divBdr>
        <w:top w:val="none" w:sz="0" w:space="0" w:color="auto"/>
        <w:left w:val="none" w:sz="0" w:space="0" w:color="auto"/>
        <w:bottom w:val="none" w:sz="0" w:space="0" w:color="auto"/>
        <w:right w:val="none" w:sz="0" w:space="0" w:color="auto"/>
      </w:divBdr>
    </w:div>
    <w:div w:id="2086342325">
      <w:bodyDiv w:val="1"/>
      <w:marLeft w:val="0"/>
      <w:marRight w:val="0"/>
      <w:marTop w:val="0"/>
      <w:marBottom w:val="0"/>
      <w:divBdr>
        <w:top w:val="none" w:sz="0" w:space="0" w:color="auto"/>
        <w:left w:val="none" w:sz="0" w:space="0" w:color="auto"/>
        <w:bottom w:val="none" w:sz="0" w:space="0" w:color="auto"/>
        <w:right w:val="none" w:sz="0" w:space="0" w:color="auto"/>
      </w:divBdr>
      <w:divsChild>
        <w:div w:id="1617906303">
          <w:marLeft w:val="0"/>
          <w:marRight w:val="0"/>
          <w:marTop w:val="0"/>
          <w:marBottom w:val="0"/>
          <w:divBdr>
            <w:top w:val="none" w:sz="0" w:space="0" w:color="auto"/>
            <w:left w:val="none" w:sz="0" w:space="0" w:color="auto"/>
            <w:bottom w:val="none" w:sz="0" w:space="0" w:color="auto"/>
            <w:right w:val="none" w:sz="0" w:space="0" w:color="auto"/>
          </w:divBdr>
          <w:divsChild>
            <w:div w:id="153970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49553">
      <w:bodyDiv w:val="1"/>
      <w:marLeft w:val="0"/>
      <w:marRight w:val="0"/>
      <w:marTop w:val="0"/>
      <w:marBottom w:val="0"/>
      <w:divBdr>
        <w:top w:val="none" w:sz="0" w:space="0" w:color="auto"/>
        <w:left w:val="none" w:sz="0" w:space="0" w:color="auto"/>
        <w:bottom w:val="none" w:sz="0" w:space="0" w:color="auto"/>
        <w:right w:val="none" w:sz="0" w:space="0" w:color="auto"/>
      </w:divBdr>
    </w:div>
    <w:div w:id="2090228316">
      <w:bodyDiv w:val="1"/>
      <w:marLeft w:val="0"/>
      <w:marRight w:val="0"/>
      <w:marTop w:val="0"/>
      <w:marBottom w:val="0"/>
      <w:divBdr>
        <w:top w:val="none" w:sz="0" w:space="0" w:color="auto"/>
        <w:left w:val="none" w:sz="0" w:space="0" w:color="auto"/>
        <w:bottom w:val="none" w:sz="0" w:space="0" w:color="auto"/>
        <w:right w:val="none" w:sz="0" w:space="0" w:color="auto"/>
      </w:divBdr>
    </w:div>
    <w:div w:id="2105610890">
      <w:bodyDiv w:val="1"/>
      <w:marLeft w:val="0"/>
      <w:marRight w:val="0"/>
      <w:marTop w:val="0"/>
      <w:marBottom w:val="0"/>
      <w:divBdr>
        <w:top w:val="none" w:sz="0" w:space="0" w:color="auto"/>
        <w:left w:val="none" w:sz="0" w:space="0" w:color="auto"/>
        <w:bottom w:val="none" w:sz="0" w:space="0" w:color="auto"/>
        <w:right w:val="none" w:sz="0" w:space="0" w:color="auto"/>
      </w:divBdr>
      <w:divsChild>
        <w:div w:id="1510828173">
          <w:marLeft w:val="0"/>
          <w:marRight w:val="0"/>
          <w:marTop w:val="0"/>
          <w:marBottom w:val="0"/>
          <w:divBdr>
            <w:top w:val="none" w:sz="0" w:space="0" w:color="auto"/>
            <w:left w:val="none" w:sz="0" w:space="0" w:color="auto"/>
            <w:bottom w:val="none" w:sz="0" w:space="0" w:color="auto"/>
            <w:right w:val="none" w:sz="0" w:space="0" w:color="auto"/>
          </w:divBdr>
        </w:div>
      </w:divsChild>
    </w:div>
    <w:div w:id="21067276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png"/><Relationship Id="rId16" Type="http://schemas.openxmlformats.org/officeDocument/2006/relationships/image" Target="media/image8.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2.emf"/><Relationship Id="rId128" Type="http://schemas.openxmlformats.org/officeDocument/2006/relationships/oleObject" Target="embeddings/oleObject4.bin"/><Relationship Id="rId5" Type="http://schemas.openxmlformats.org/officeDocument/2006/relationships/settings" Target="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3.png"/><Relationship Id="rId118" Type="http://schemas.openxmlformats.org/officeDocument/2006/relationships/image" Target="media/image108.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oleObject" Target="embeddings/oleObject2.bin"/><Relationship Id="rId129" Type="http://schemas.openxmlformats.org/officeDocument/2006/relationships/header" Target="header1.xml"/><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4.png"/><Relationship Id="rId119" Type="http://schemas.openxmlformats.org/officeDocument/2006/relationships/image" Target="media/image109.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0"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0.png"/><Relationship Id="rId125" Type="http://schemas.openxmlformats.org/officeDocument/2006/relationships/image" Target="media/image113.emf"/><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5.png"/><Relationship Id="rId131" Type="http://schemas.openxmlformats.org/officeDocument/2006/relationships/fontTable" Target="fontTable.xm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oleObject" Target="embeddings/oleObject3.bin"/><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1.emf"/><Relationship Id="rId3" Type="http://schemas.openxmlformats.org/officeDocument/2006/relationships/numbering" Target="numbering.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6.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hyperlink" Target="http://localhost/phpmyadmin" TargetMode="External"/><Relationship Id="rId132" Type="http://schemas.openxmlformats.org/officeDocument/2006/relationships/theme" Target="theme/theme1.xml"/><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4.emf"/><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oleObject" Target="embeddings/oleObject1.bin"/><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hyperlink" Target="http://localhost/TicTac%20/" TargetMode="External"/><Relationship Id="rId133" Type="http://schemas.microsoft.com/office/2020/10/relationships/intelligence" Target="intelligence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DLvJQrn/s3t721qKHDOuEhpMiQ==">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Eug25</b:Tag>
    <b:SourceType>InternetSite</b:SourceType>
    <b:Guid>{4014AA0D-180F-453A-B03D-AACC28465055}</b:Guid>
    <b:Title>EugCom</b:Title>
    <b:Year>2025</b:Year>
    <b:Author>
      <b:Author>
        <b:NameList>
          <b:Person>
            <b:Last>EugCom</b:Last>
          </b:Person>
        </b:NameList>
      </b:Author>
    </b:Author>
    <b:InternetSiteTitle>EugCom</b:InternetSiteTitle>
    <b:Month>05</b:Month>
    <b:Day>07</b:Day>
    <b:URL>https://www.eugcom.cl/</b:URL>
    <b:RefOrder>1</b:RefOrder>
  </b:Source>
  <b:Source>
    <b:Tag>Ing25</b:Tag>
    <b:SourceType>DocumentFromInternetSite</b:SourceType>
    <b:Guid>{1754F686-FFC8-46D3-9FDE-60B44E5B5987}</b:Guid>
    <b:Title>Canvas Unab</b:Title>
    <b:InternetSiteTitle>Canvas Unab</b:InternetSiteTitle>
    <b:Year>2025</b:Year>
    <b:Month>05</b:Month>
    <b:Day>03</b:Day>
    <b:URL>https://canvas.unab.cl/courses/143007/files/folder/_Material/RUBRICA?preview=14113604</b:URL>
    <b:Author>
      <b:Author>
        <b:NameList>
          <b:Person>
            <b:Last>software</b:Last>
            <b:First>Ingenieria</b:First>
            <b:Middle>de</b:Middle>
          </b:Person>
        </b:NameList>
      </b:Author>
    </b:Author>
    <b:RefOrder>2</b:RefOrder>
  </b:Source>
  <b:Source>
    <b:Tag>Car20</b:Tag>
    <b:SourceType>InternetSite</b:SourceType>
    <b:Guid>{2D1A7A22-6D25-47E8-B915-66AF4AC0B9CC}</b:Guid>
    <b:Title>Normas APA</b:Title>
    <b:InternetSiteTitle>Normas APA</b:InternetSiteTitle>
    <b:Year>2020</b:Year>
    <b:Month>01</b:Month>
    <b:Day>24</b:Day>
    <b:URL>https://normas-apa.org/citas/</b:URL>
    <b:Author>
      <b:Author>
        <b:NameList>
          <b:Person>
            <b:Last>Sanchez</b:Last>
            <b:First>Carlos</b:First>
          </b:Person>
        </b:NameList>
      </b:Author>
    </b:Author>
    <b:RefOrder>3</b:RefOrder>
  </b:Source>
  <b:Source>
    <b:Tag>Luc</b:Tag>
    <b:SourceType>InternetSite</b:SourceType>
    <b:Guid>{5E80B479-698F-4A3A-B40A-3A2809C5DF14}</b:Guid>
    <b:Author>
      <b:Author>
        <b:NameList>
          <b:Person>
            <b:Last>LucidChart</b:Last>
          </b:Person>
        </b:NameList>
      </b:Author>
    </b:Author>
    <b:Title>LucidChart</b:Title>
    <b:InternetSiteTitle>LucidChart</b:InternetSiteTitle>
    <b:URL>https://www.lucidchart.com/pages</b:URL>
    <b:RefOrder>4</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7966003-8400-4354-952A-39E3FBC3C4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241</Pages>
  <Words>21188</Words>
  <Characters>116537</Characters>
  <Application>Microsoft Office Word</Application>
  <DocSecurity>2</DocSecurity>
  <Lines>971</Lines>
  <Paragraphs>274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137451</CharactersWithSpaces>
  <SharedDoc>false</SharedDoc>
  <HLinks>
    <vt:vector size="912" baseType="variant">
      <vt:variant>
        <vt:i4>327757</vt:i4>
      </vt:variant>
      <vt:variant>
        <vt:i4>1146</vt:i4>
      </vt:variant>
      <vt:variant>
        <vt:i4>0</vt:i4>
      </vt:variant>
      <vt:variant>
        <vt:i4>5</vt:i4>
      </vt:variant>
      <vt:variant>
        <vt:lpwstr>http://localhost/TicTac /</vt:lpwstr>
      </vt:variant>
      <vt:variant>
        <vt:lpwstr/>
      </vt:variant>
      <vt:variant>
        <vt:i4>2555962</vt:i4>
      </vt:variant>
      <vt:variant>
        <vt:i4>1143</vt:i4>
      </vt:variant>
      <vt:variant>
        <vt:i4>0</vt:i4>
      </vt:variant>
      <vt:variant>
        <vt:i4>5</vt:i4>
      </vt:variant>
      <vt:variant>
        <vt:lpwstr>http://localhost/phpmyadmin</vt:lpwstr>
      </vt:variant>
      <vt:variant>
        <vt:lpwstr/>
      </vt:variant>
      <vt:variant>
        <vt:i4>1179696</vt:i4>
      </vt:variant>
      <vt:variant>
        <vt:i4>902</vt:i4>
      </vt:variant>
      <vt:variant>
        <vt:i4>0</vt:i4>
      </vt:variant>
      <vt:variant>
        <vt:i4>5</vt:i4>
      </vt:variant>
      <vt:variant>
        <vt:lpwstr/>
      </vt:variant>
      <vt:variant>
        <vt:lpwstr>_Toc201172466</vt:lpwstr>
      </vt:variant>
      <vt:variant>
        <vt:i4>1179696</vt:i4>
      </vt:variant>
      <vt:variant>
        <vt:i4>896</vt:i4>
      </vt:variant>
      <vt:variant>
        <vt:i4>0</vt:i4>
      </vt:variant>
      <vt:variant>
        <vt:i4>5</vt:i4>
      </vt:variant>
      <vt:variant>
        <vt:lpwstr/>
      </vt:variant>
      <vt:variant>
        <vt:lpwstr>_Toc201172465</vt:lpwstr>
      </vt:variant>
      <vt:variant>
        <vt:i4>1179696</vt:i4>
      </vt:variant>
      <vt:variant>
        <vt:i4>890</vt:i4>
      </vt:variant>
      <vt:variant>
        <vt:i4>0</vt:i4>
      </vt:variant>
      <vt:variant>
        <vt:i4>5</vt:i4>
      </vt:variant>
      <vt:variant>
        <vt:lpwstr/>
      </vt:variant>
      <vt:variant>
        <vt:lpwstr>_Toc201172464</vt:lpwstr>
      </vt:variant>
      <vt:variant>
        <vt:i4>1179696</vt:i4>
      </vt:variant>
      <vt:variant>
        <vt:i4>884</vt:i4>
      </vt:variant>
      <vt:variant>
        <vt:i4>0</vt:i4>
      </vt:variant>
      <vt:variant>
        <vt:i4>5</vt:i4>
      </vt:variant>
      <vt:variant>
        <vt:lpwstr/>
      </vt:variant>
      <vt:variant>
        <vt:lpwstr>_Toc201172460</vt:lpwstr>
      </vt:variant>
      <vt:variant>
        <vt:i4>1114160</vt:i4>
      </vt:variant>
      <vt:variant>
        <vt:i4>878</vt:i4>
      </vt:variant>
      <vt:variant>
        <vt:i4>0</vt:i4>
      </vt:variant>
      <vt:variant>
        <vt:i4>5</vt:i4>
      </vt:variant>
      <vt:variant>
        <vt:lpwstr/>
      </vt:variant>
      <vt:variant>
        <vt:lpwstr>_Toc201172459</vt:lpwstr>
      </vt:variant>
      <vt:variant>
        <vt:i4>1114160</vt:i4>
      </vt:variant>
      <vt:variant>
        <vt:i4>872</vt:i4>
      </vt:variant>
      <vt:variant>
        <vt:i4>0</vt:i4>
      </vt:variant>
      <vt:variant>
        <vt:i4>5</vt:i4>
      </vt:variant>
      <vt:variant>
        <vt:lpwstr/>
      </vt:variant>
      <vt:variant>
        <vt:lpwstr>_Toc201172458</vt:lpwstr>
      </vt:variant>
      <vt:variant>
        <vt:i4>1048624</vt:i4>
      </vt:variant>
      <vt:variant>
        <vt:i4>866</vt:i4>
      </vt:variant>
      <vt:variant>
        <vt:i4>0</vt:i4>
      </vt:variant>
      <vt:variant>
        <vt:i4>5</vt:i4>
      </vt:variant>
      <vt:variant>
        <vt:lpwstr/>
      </vt:variant>
      <vt:variant>
        <vt:lpwstr>_Toc201172441</vt:lpwstr>
      </vt:variant>
      <vt:variant>
        <vt:i4>1507376</vt:i4>
      </vt:variant>
      <vt:variant>
        <vt:i4>860</vt:i4>
      </vt:variant>
      <vt:variant>
        <vt:i4>0</vt:i4>
      </vt:variant>
      <vt:variant>
        <vt:i4>5</vt:i4>
      </vt:variant>
      <vt:variant>
        <vt:lpwstr/>
      </vt:variant>
      <vt:variant>
        <vt:lpwstr>_Toc201172438</vt:lpwstr>
      </vt:variant>
      <vt:variant>
        <vt:i4>1507376</vt:i4>
      </vt:variant>
      <vt:variant>
        <vt:i4>854</vt:i4>
      </vt:variant>
      <vt:variant>
        <vt:i4>0</vt:i4>
      </vt:variant>
      <vt:variant>
        <vt:i4>5</vt:i4>
      </vt:variant>
      <vt:variant>
        <vt:lpwstr/>
      </vt:variant>
      <vt:variant>
        <vt:lpwstr>_Toc201172437</vt:lpwstr>
      </vt:variant>
      <vt:variant>
        <vt:i4>1376304</vt:i4>
      </vt:variant>
      <vt:variant>
        <vt:i4>848</vt:i4>
      </vt:variant>
      <vt:variant>
        <vt:i4>0</vt:i4>
      </vt:variant>
      <vt:variant>
        <vt:i4>5</vt:i4>
      </vt:variant>
      <vt:variant>
        <vt:lpwstr/>
      </vt:variant>
      <vt:variant>
        <vt:lpwstr>_Toc201172417</vt:lpwstr>
      </vt:variant>
      <vt:variant>
        <vt:i4>1376304</vt:i4>
      </vt:variant>
      <vt:variant>
        <vt:i4>842</vt:i4>
      </vt:variant>
      <vt:variant>
        <vt:i4>0</vt:i4>
      </vt:variant>
      <vt:variant>
        <vt:i4>5</vt:i4>
      </vt:variant>
      <vt:variant>
        <vt:lpwstr/>
      </vt:variant>
      <vt:variant>
        <vt:lpwstr>_Toc201172416</vt:lpwstr>
      </vt:variant>
      <vt:variant>
        <vt:i4>1376304</vt:i4>
      </vt:variant>
      <vt:variant>
        <vt:i4>836</vt:i4>
      </vt:variant>
      <vt:variant>
        <vt:i4>0</vt:i4>
      </vt:variant>
      <vt:variant>
        <vt:i4>5</vt:i4>
      </vt:variant>
      <vt:variant>
        <vt:lpwstr/>
      </vt:variant>
      <vt:variant>
        <vt:lpwstr>_Toc201172415</vt:lpwstr>
      </vt:variant>
      <vt:variant>
        <vt:i4>1376304</vt:i4>
      </vt:variant>
      <vt:variant>
        <vt:i4>830</vt:i4>
      </vt:variant>
      <vt:variant>
        <vt:i4>0</vt:i4>
      </vt:variant>
      <vt:variant>
        <vt:i4>5</vt:i4>
      </vt:variant>
      <vt:variant>
        <vt:lpwstr/>
      </vt:variant>
      <vt:variant>
        <vt:lpwstr>_Toc201172414</vt:lpwstr>
      </vt:variant>
      <vt:variant>
        <vt:i4>1376304</vt:i4>
      </vt:variant>
      <vt:variant>
        <vt:i4>824</vt:i4>
      </vt:variant>
      <vt:variant>
        <vt:i4>0</vt:i4>
      </vt:variant>
      <vt:variant>
        <vt:i4>5</vt:i4>
      </vt:variant>
      <vt:variant>
        <vt:lpwstr/>
      </vt:variant>
      <vt:variant>
        <vt:lpwstr>_Toc201172413</vt:lpwstr>
      </vt:variant>
      <vt:variant>
        <vt:i4>1376304</vt:i4>
      </vt:variant>
      <vt:variant>
        <vt:i4>818</vt:i4>
      </vt:variant>
      <vt:variant>
        <vt:i4>0</vt:i4>
      </vt:variant>
      <vt:variant>
        <vt:i4>5</vt:i4>
      </vt:variant>
      <vt:variant>
        <vt:lpwstr/>
      </vt:variant>
      <vt:variant>
        <vt:lpwstr>_Toc201172412</vt:lpwstr>
      </vt:variant>
      <vt:variant>
        <vt:i4>1376304</vt:i4>
      </vt:variant>
      <vt:variant>
        <vt:i4>812</vt:i4>
      </vt:variant>
      <vt:variant>
        <vt:i4>0</vt:i4>
      </vt:variant>
      <vt:variant>
        <vt:i4>5</vt:i4>
      </vt:variant>
      <vt:variant>
        <vt:lpwstr/>
      </vt:variant>
      <vt:variant>
        <vt:lpwstr>_Toc201172411</vt:lpwstr>
      </vt:variant>
      <vt:variant>
        <vt:i4>1376304</vt:i4>
      </vt:variant>
      <vt:variant>
        <vt:i4>806</vt:i4>
      </vt:variant>
      <vt:variant>
        <vt:i4>0</vt:i4>
      </vt:variant>
      <vt:variant>
        <vt:i4>5</vt:i4>
      </vt:variant>
      <vt:variant>
        <vt:lpwstr/>
      </vt:variant>
      <vt:variant>
        <vt:lpwstr>_Toc201172410</vt:lpwstr>
      </vt:variant>
      <vt:variant>
        <vt:i4>1310768</vt:i4>
      </vt:variant>
      <vt:variant>
        <vt:i4>800</vt:i4>
      </vt:variant>
      <vt:variant>
        <vt:i4>0</vt:i4>
      </vt:variant>
      <vt:variant>
        <vt:i4>5</vt:i4>
      </vt:variant>
      <vt:variant>
        <vt:lpwstr/>
      </vt:variant>
      <vt:variant>
        <vt:lpwstr>_Toc201172409</vt:lpwstr>
      </vt:variant>
      <vt:variant>
        <vt:i4>1310768</vt:i4>
      </vt:variant>
      <vt:variant>
        <vt:i4>794</vt:i4>
      </vt:variant>
      <vt:variant>
        <vt:i4>0</vt:i4>
      </vt:variant>
      <vt:variant>
        <vt:i4>5</vt:i4>
      </vt:variant>
      <vt:variant>
        <vt:lpwstr/>
      </vt:variant>
      <vt:variant>
        <vt:lpwstr>_Toc201172408</vt:lpwstr>
      </vt:variant>
      <vt:variant>
        <vt:i4>1310768</vt:i4>
      </vt:variant>
      <vt:variant>
        <vt:i4>788</vt:i4>
      </vt:variant>
      <vt:variant>
        <vt:i4>0</vt:i4>
      </vt:variant>
      <vt:variant>
        <vt:i4>5</vt:i4>
      </vt:variant>
      <vt:variant>
        <vt:lpwstr/>
      </vt:variant>
      <vt:variant>
        <vt:lpwstr>_Toc201172407</vt:lpwstr>
      </vt:variant>
      <vt:variant>
        <vt:i4>1310768</vt:i4>
      </vt:variant>
      <vt:variant>
        <vt:i4>782</vt:i4>
      </vt:variant>
      <vt:variant>
        <vt:i4>0</vt:i4>
      </vt:variant>
      <vt:variant>
        <vt:i4>5</vt:i4>
      </vt:variant>
      <vt:variant>
        <vt:lpwstr/>
      </vt:variant>
      <vt:variant>
        <vt:lpwstr>_Toc201172406</vt:lpwstr>
      </vt:variant>
      <vt:variant>
        <vt:i4>1310768</vt:i4>
      </vt:variant>
      <vt:variant>
        <vt:i4>776</vt:i4>
      </vt:variant>
      <vt:variant>
        <vt:i4>0</vt:i4>
      </vt:variant>
      <vt:variant>
        <vt:i4>5</vt:i4>
      </vt:variant>
      <vt:variant>
        <vt:lpwstr/>
      </vt:variant>
      <vt:variant>
        <vt:lpwstr>_Toc201172405</vt:lpwstr>
      </vt:variant>
      <vt:variant>
        <vt:i4>1310768</vt:i4>
      </vt:variant>
      <vt:variant>
        <vt:i4>770</vt:i4>
      </vt:variant>
      <vt:variant>
        <vt:i4>0</vt:i4>
      </vt:variant>
      <vt:variant>
        <vt:i4>5</vt:i4>
      </vt:variant>
      <vt:variant>
        <vt:lpwstr/>
      </vt:variant>
      <vt:variant>
        <vt:lpwstr>_Toc201172404</vt:lpwstr>
      </vt:variant>
      <vt:variant>
        <vt:i4>1310768</vt:i4>
      </vt:variant>
      <vt:variant>
        <vt:i4>764</vt:i4>
      </vt:variant>
      <vt:variant>
        <vt:i4>0</vt:i4>
      </vt:variant>
      <vt:variant>
        <vt:i4>5</vt:i4>
      </vt:variant>
      <vt:variant>
        <vt:lpwstr/>
      </vt:variant>
      <vt:variant>
        <vt:lpwstr>_Toc201172403</vt:lpwstr>
      </vt:variant>
      <vt:variant>
        <vt:i4>1310768</vt:i4>
      </vt:variant>
      <vt:variant>
        <vt:i4>758</vt:i4>
      </vt:variant>
      <vt:variant>
        <vt:i4>0</vt:i4>
      </vt:variant>
      <vt:variant>
        <vt:i4>5</vt:i4>
      </vt:variant>
      <vt:variant>
        <vt:lpwstr/>
      </vt:variant>
      <vt:variant>
        <vt:lpwstr>_Toc201172402</vt:lpwstr>
      </vt:variant>
      <vt:variant>
        <vt:i4>1310768</vt:i4>
      </vt:variant>
      <vt:variant>
        <vt:i4>752</vt:i4>
      </vt:variant>
      <vt:variant>
        <vt:i4>0</vt:i4>
      </vt:variant>
      <vt:variant>
        <vt:i4>5</vt:i4>
      </vt:variant>
      <vt:variant>
        <vt:lpwstr/>
      </vt:variant>
      <vt:variant>
        <vt:lpwstr>_Toc201172401</vt:lpwstr>
      </vt:variant>
      <vt:variant>
        <vt:i4>1310768</vt:i4>
      </vt:variant>
      <vt:variant>
        <vt:i4>746</vt:i4>
      </vt:variant>
      <vt:variant>
        <vt:i4>0</vt:i4>
      </vt:variant>
      <vt:variant>
        <vt:i4>5</vt:i4>
      </vt:variant>
      <vt:variant>
        <vt:lpwstr/>
      </vt:variant>
      <vt:variant>
        <vt:lpwstr>_Toc201172400</vt:lpwstr>
      </vt:variant>
      <vt:variant>
        <vt:i4>1900599</vt:i4>
      </vt:variant>
      <vt:variant>
        <vt:i4>740</vt:i4>
      </vt:variant>
      <vt:variant>
        <vt:i4>0</vt:i4>
      </vt:variant>
      <vt:variant>
        <vt:i4>5</vt:i4>
      </vt:variant>
      <vt:variant>
        <vt:lpwstr/>
      </vt:variant>
      <vt:variant>
        <vt:lpwstr>_Toc201172399</vt:lpwstr>
      </vt:variant>
      <vt:variant>
        <vt:i4>1900599</vt:i4>
      </vt:variant>
      <vt:variant>
        <vt:i4>734</vt:i4>
      </vt:variant>
      <vt:variant>
        <vt:i4>0</vt:i4>
      </vt:variant>
      <vt:variant>
        <vt:i4>5</vt:i4>
      </vt:variant>
      <vt:variant>
        <vt:lpwstr/>
      </vt:variant>
      <vt:variant>
        <vt:lpwstr>_Toc201172398</vt:lpwstr>
      </vt:variant>
      <vt:variant>
        <vt:i4>1900599</vt:i4>
      </vt:variant>
      <vt:variant>
        <vt:i4>728</vt:i4>
      </vt:variant>
      <vt:variant>
        <vt:i4>0</vt:i4>
      </vt:variant>
      <vt:variant>
        <vt:i4>5</vt:i4>
      </vt:variant>
      <vt:variant>
        <vt:lpwstr/>
      </vt:variant>
      <vt:variant>
        <vt:lpwstr>_Toc201172394</vt:lpwstr>
      </vt:variant>
      <vt:variant>
        <vt:i4>1900599</vt:i4>
      </vt:variant>
      <vt:variant>
        <vt:i4>722</vt:i4>
      </vt:variant>
      <vt:variant>
        <vt:i4>0</vt:i4>
      </vt:variant>
      <vt:variant>
        <vt:i4>5</vt:i4>
      </vt:variant>
      <vt:variant>
        <vt:lpwstr/>
      </vt:variant>
      <vt:variant>
        <vt:lpwstr>_Toc201172393</vt:lpwstr>
      </vt:variant>
      <vt:variant>
        <vt:i4>1900599</vt:i4>
      </vt:variant>
      <vt:variant>
        <vt:i4>713</vt:i4>
      </vt:variant>
      <vt:variant>
        <vt:i4>0</vt:i4>
      </vt:variant>
      <vt:variant>
        <vt:i4>5</vt:i4>
      </vt:variant>
      <vt:variant>
        <vt:lpwstr/>
      </vt:variant>
      <vt:variant>
        <vt:lpwstr>_Toc201172392</vt:lpwstr>
      </vt:variant>
      <vt:variant>
        <vt:i4>1900599</vt:i4>
      </vt:variant>
      <vt:variant>
        <vt:i4>707</vt:i4>
      </vt:variant>
      <vt:variant>
        <vt:i4>0</vt:i4>
      </vt:variant>
      <vt:variant>
        <vt:i4>5</vt:i4>
      </vt:variant>
      <vt:variant>
        <vt:lpwstr/>
      </vt:variant>
      <vt:variant>
        <vt:lpwstr>_Toc201172391</vt:lpwstr>
      </vt:variant>
      <vt:variant>
        <vt:i4>1835063</vt:i4>
      </vt:variant>
      <vt:variant>
        <vt:i4>701</vt:i4>
      </vt:variant>
      <vt:variant>
        <vt:i4>0</vt:i4>
      </vt:variant>
      <vt:variant>
        <vt:i4>5</vt:i4>
      </vt:variant>
      <vt:variant>
        <vt:lpwstr/>
      </vt:variant>
      <vt:variant>
        <vt:lpwstr>_Toc201172389</vt:lpwstr>
      </vt:variant>
      <vt:variant>
        <vt:i4>1835063</vt:i4>
      </vt:variant>
      <vt:variant>
        <vt:i4>695</vt:i4>
      </vt:variant>
      <vt:variant>
        <vt:i4>0</vt:i4>
      </vt:variant>
      <vt:variant>
        <vt:i4>5</vt:i4>
      </vt:variant>
      <vt:variant>
        <vt:lpwstr/>
      </vt:variant>
      <vt:variant>
        <vt:lpwstr>_Toc201172388</vt:lpwstr>
      </vt:variant>
      <vt:variant>
        <vt:i4>1835063</vt:i4>
      </vt:variant>
      <vt:variant>
        <vt:i4>689</vt:i4>
      </vt:variant>
      <vt:variant>
        <vt:i4>0</vt:i4>
      </vt:variant>
      <vt:variant>
        <vt:i4>5</vt:i4>
      </vt:variant>
      <vt:variant>
        <vt:lpwstr/>
      </vt:variant>
      <vt:variant>
        <vt:lpwstr>_Toc201172387</vt:lpwstr>
      </vt:variant>
      <vt:variant>
        <vt:i4>1835063</vt:i4>
      </vt:variant>
      <vt:variant>
        <vt:i4>683</vt:i4>
      </vt:variant>
      <vt:variant>
        <vt:i4>0</vt:i4>
      </vt:variant>
      <vt:variant>
        <vt:i4>5</vt:i4>
      </vt:variant>
      <vt:variant>
        <vt:lpwstr/>
      </vt:variant>
      <vt:variant>
        <vt:lpwstr>_Toc201172384</vt:lpwstr>
      </vt:variant>
      <vt:variant>
        <vt:i4>1835063</vt:i4>
      </vt:variant>
      <vt:variant>
        <vt:i4>677</vt:i4>
      </vt:variant>
      <vt:variant>
        <vt:i4>0</vt:i4>
      </vt:variant>
      <vt:variant>
        <vt:i4>5</vt:i4>
      </vt:variant>
      <vt:variant>
        <vt:lpwstr/>
      </vt:variant>
      <vt:variant>
        <vt:lpwstr>_Toc201172383</vt:lpwstr>
      </vt:variant>
      <vt:variant>
        <vt:i4>1835063</vt:i4>
      </vt:variant>
      <vt:variant>
        <vt:i4>671</vt:i4>
      </vt:variant>
      <vt:variant>
        <vt:i4>0</vt:i4>
      </vt:variant>
      <vt:variant>
        <vt:i4>5</vt:i4>
      </vt:variant>
      <vt:variant>
        <vt:lpwstr/>
      </vt:variant>
      <vt:variant>
        <vt:lpwstr>_Toc201172382</vt:lpwstr>
      </vt:variant>
      <vt:variant>
        <vt:i4>1835063</vt:i4>
      </vt:variant>
      <vt:variant>
        <vt:i4>665</vt:i4>
      </vt:variant>
      <vt:variant>
        <vt:i4>0</vt:i4>
      </vt:variant>
      <vt:variant>
        <vt:i4>5</vt:i4>
      </vt:variant>
      <vt:variant>
        <vt:lpwstr/>
      </vt:variant>
      <vt:variant>
        <vt:lpwstr>_Toc201172381</vt:lpwstr>
      </vt:variant>
      <vt:variant>
        <vt:i4>1835063</vt:i4>
      </vt:variant>
      <vt:variant>
        <vt:i4>659</vt:i4>
      </vt:variant>
      <vt:variant>
        <vt:i4>0</vt:i4>
      </vt:variant>
      <vt:variant>
        <vt:i4>5</vt:i4>
      </vt:variant>
      <vt:variant>
        <vt:lpwstr/>
      </vt:variant>
      <vt:variant>
        <vt:lpwstr>_Toc201172380</vt:lpwstr>
      </vt:variant>
      <vt:variant>
        <vt:i4>1245239</vt:i4>
      </vt:variant>
      <vt:variant>
        <vt:i4>653</vt:i4>
      </vt:variant>
      <vt:variant>
        <vt:i4>0</vt:i4>
      </vt:variant>
      <vt:variant>
        <vt:i4>5</vt:i4>
      </vt:variant>
      <vt:variant>
        <vt:lpwstr/>
      </vt:variant>
      <vt:variant>
        <vt:lpwstr>_Toc201172379</vt:lpwstr>
      </vt:variant>
      <vt:variant>
        <vt:i4>1245239</vt:i4>
      </vt:variant>
      <vt:variant>
        <vt:i4>647</vt:i4>
      </vt:variant>
      <vt:variant>
        <vt:i4>0</vt:i4>
      </vt:variant>
      <vt:variant>
        <vt:i4>5</vt:i4>
      </vt:variant>
      <vt:variant>
        <vt:lpwstr/>
      </vt:variant>
      <vt:variant>
        <vt:lpwstr>_Toc201172378</vt:lpwstr>
      </vt:variant>
      <vt:variant>
        <vt:i4>1245239</vt:i4>
      </vt:variant>
      <vt:variant>
        <vt:i4>641</vt:i4>
      </vt:variant>
      <vt:variant>
        <vt:i4>0</vt:i4>
      </vt:variant>
      <vt:variant>
        <vt:i4>5</vt:i4>
      </vt:variant>
      <vt:variant>
        <vt:lpwstr/>
      </vt:variant>
      <vt:variant>
        <vt:lpwstr>_Toc201172377</vt:lpwstr>
      </vt:variant>
      <vt:variant>
        <vt:i4>1245239</vt:i4>
      </vt:variant>
      <vt:variant>
        <vt:i4>635</vt:i4>
      </vt:variant>
      <vt:variant>
        <vt:i4>0</vt:i4>
      </vt:variant>
      <vt:variant>
        <vt:i4>5</vt:i4>
      </vt:variant>
      <vt:variant>
        <vt:lpwstr/>
      </vt:variant>
      <vt:variant>
        <vt:lpwstr>_Toc201172376</vt:lpwstr>
      </vt:variant>
      <vt:variant>
        <vt:i4>1245239</vt:i4>
      </vt:variant>
      <vt:variant>
        <vt:i4>629</vt:i4>
      </vt:variant>
      <vt:variant>
        <vt:i4>0</vt:i4>
      </vt:variant>
      <vt:variant>
        <vt:i4>5</vt:i4>
      </vt:variant>
      <vt:variant>
        <vt:lpwstr/>
      </vt:variant>
      <vt:variant>
        <vt:lpwstr>_Toc201172375</vt:lpwstr>
      </vt:variant>
      <vt:variant>
        <vt:i4>1245239</vt:i4>
      </vt:variant>
      <vt:variant>
        <vt:i4>623</vt:i4>
      </vt:variant>
      <vt:variant>
        <vt:i4>0</vt:i4>
      </vt:variant>
      <vt:variant>
        <vt:i4>5</vt:i4>
      </vt:variant>
      <vt:variant>
        <vt:lpwstr/>
      </vt:variant>
      <vt:variant>
        <vt:lpwstr>_Toc201172374</vt:lpwstr>
      </vt:variant>
      <vt:variant>
        <vt:i4>1245239</vt:i4>
      </vt:variant>
      <vt:variant>
        <vt:i4>617</vt:i4>
      </vt:variant>
      <vt:variant>
        <vt:i4>0</vt:i4>
      </vt:variant>
      <vt:variant>
        <vt:i4>5</vt:i4>
      </vt:variant>
      <vt:variant>
        <vt:lpwstr/>
      </vt:variant>
      <vt:variant>
        <vt:lpwstr>_Toc201172373</vt:lpwstr>
      </vt:variant>
      <vt:variant>
        <vt:i4>1245239</vt:i4>
      </vt:variant>
      <vt:variant>
        <vt:i4>611</vt:i4>
      </vt:variant>
      <vt:variant>
        <vt:i4>0</vt:i4>
      </vt:variant>
      <vt:variant>
        <vt:i4>5</vt:i4>
      </vt:variant>
      <vt:variant>
        <vt:lpwstr/>
      </vt:variant>
      <vt:variant>
        <vt:lpwstr>_Toc201172372</vt:lpwstr>
      </vt:variant>
      <vt:variant>
        <vt:i4>1245239</vt:i4>
      </vt:variant>
      <vt:variant>
        <vt:i4>605</vt:i4>
      </vt:variant>
      <vt:variant>
        <vt:i4>0</vt:i4>
      </vt:variant>
      <vt:variant>
        <vt:i4>5</vt:i4>
      </vt:variant>
      <vt:variant>
        <vt:lpwstr/>
      </vt:variant>
      <vt:variant>
        <vt:lpwstr>_Toc201172371</vt:lpwstr>
      </vt:variant>
      <vt:variant>
        <vt:i4>1245239</vt:i4>
      </vt:variant>
      <vt:variant>
        <vt:i4>599</vt:i4>
      </vt:variant>
      <vt:variant>
        <vt:i4>0</vt:i4>
      </vt:variant>
      <vt:variant>
        <vt:i4>5</vt:i4>
      </vt:variant>
      <vt:variant>
        <vt:lpwstr/>
      </vt:variant>
      <vt:variant>
        <vt:lpwstr>_Toc201172370</vt:lpwstr>
      </vt:variant>
      <vt:variant>
        <vt:i4>1179703</vt:i4>
      </vt:variant>
      <vt:variant>
        <vt:i4>593</vt:i4>
      </vt:variant>
      <vt:variant>
        <vt:i4>0</vt:i4>
      </vt:variant>
      <vt:variant>
        <vt:i4>5</vt:i4>
      </vt:variant>
      <vt:variant>
        <vt:lpwstr/>
      </vt:variant>
      <vt:variant>
        <vt:lpwstr>_Toc201172369</vt:lpwstr>
      </vt:variant>
      <vt:variant>
        <vt:i4>1179703</vt:i4>
      </vt:variant>
      <vt:variant>
        <vt:i4>587</vt:i4>
      </vt:variant>
      <vt:variant>
        <vt:i4>0</vt:i4>
      </vt:variant>
      <vt:variant>
        <vt:i4>5</vt:i4>
      </vt:variant>
      <vt:variant>
        <vt:lpwstr/>
      </vt:variant>
      <vt:variant>
        <vt:lpwstr>_Toc201172368</vt:lpwstr>
      </vt:variant>
      <vt:variant>
        <vt:i4>1179703</vt:i4>
      </vt:variant>
      <vt:variant>
        <vt:i4>581</vt:i4>
      </vt:variant>
      <vt:variant>
        <vt:i4>0</vt:i4>
      </vt:variant>
      <vt:variant>
        <vt:i4>5</vt:i4>
      </vt:variant>
      <vt:variant>
        <vt:lpwstr/>
      </vt:variant>
      <vt:variant>
        <vt:lpwstr>_Toc201172367</vt:lpwstr>
      </vt:variant>
      <vt:variant>
        <vt:i4>1179703</vt:i4>
      </vt:variant>
      <vt:variant>
        <vt:i4>575</vt:i4>
      </vt:variant>
      <vt:variant>
        <vt:i4>0</vt:i4>
      </vt:variant>
      <vt:variant>
        <vt:i4>5</vt:i4>
      </vt:variant>
      <vt:variant>
        <vt:lpwstr/>
      </vt:variant>
      <vt:variant>
        <vt:lpwstr>_Toc201172366</vt:lpwstr>
      </vt:variant>
      <vt:variant>
        <vt:i4>1179703</vt:i4>
      </vt:variant>
      <vt:variant>
        <vt:i4>569</vt:i4>
      </vt:variant>
      <vt:variant>
        <vt:i4>0</vt:i4>
      </vt:variant>
      <vt:variant>
        <vt:i4>5</vt:i4>
      </vt:variant>
      <vt:variant>
        <vt:lpwstr/>
      </vt:variant>
      <vt:variant>
        <vt:lpwstr>_Toc201172365</vt:lpwstr>
      </vt:variant>
      <vt:variant>
        <vt:i4>1179703</vt:i4>
      </vt:variant>
      <vt:variant>
        <vt:i4>563</vt:i4>
      </vt:variant>
      <vt:variant>
        <vt:i4>0</vt:i4>
      </vt:variant>
      <vt:variant>
        <vt:i4>5</vt:i4>
      </vt:variant>
      <vt:variant>
        <vt:lpwstr/>
      </vt:variant>
      <vt:variant>
        <vt:lpwstr>_Toc201172363</vt:lpwstr>
      </vt:variant>
      <vt:variant>
        <vt:i4>1179703</vt:i4>
      </vt:variant>
      <vt:variant>
        <vt:i4>557</vt:i4>
      </vt:variant>
      <vt:variant>
        <vt:i4>0</vt:i4>
      </vt:variant>
      <vt:variant>
        <vt:i4>5</vt:i4>
      </vt:variant>
      <vt:variant>
        <vt:lpwstr/>
      </vt:variant>
      <vt:variant>
        <vt:lpwstr>_Toc201172362</vt:lpwstr>
      </vt:variant>
      <vt:variant>
        <vt:i4>1179703</vt:i4>
      </vt:variant>
      <vt:variant>
        <vt:i4>551</vt:i4>
      </vt:variant>
      <vt:variant>
        <vt:i4>0</vt:i4>
      </vt:variant>
      <vt:variant>
        <vt:i4>5</vt:i4>
      </vt:variant>
      <vt:variant>
        <vt:lpwstr/>
      </vt:variant>
      <vt:variant>
        <vt:lpwstr>_Toc201172361</vt:lpwstr>
      </vt:variant>
      <vt:variant>
        <vt:i4>1179703</vt:i4>
      </vt:variant>
      <vt:variant>
        <vt:i4>545</vt:i4>
      </vt:variant>
      <vt:variant>
        <vt:i4>0</vt:i4>
      </vt:variant>
      <vt:variant>
        <vt:i4>5</vt:i4>
      </vt:variant>
      <vt:variant>
        <vt:lpwstr/>
      </vt:variant>
      <vt:variant>
        <vt:lpwstr>_Toc201172360</vt:lpwstr>
      </vt:variant>
      <vt:variant>
        <vt:i4>1114167</vt:i4>
      </vt:variant>
      <vt:variant>
        <vt:i4>539</vt:i4>
      </vt:variant>
      <vt:variant>
        <vt:i4>0</vt:i4>
      </vt:variant>
      <vt:variant>
        <vt:i4>5</vt:i4>
      </vt:variant>
      <vt:variant>
        <vt:lpwstr/>
      </vt:variant>
      <vt:variant>
        <vt:lpwstr>_Toc201172359</vt:lpwstr>
      </vt:variant>
      <vt:variant>
        <vt:i4>1114167</vt:i4>
      </vt:variant>
      <vt:variant>
        <vt:i4>533</vt:i4>
      </vt:variant>
      <vt:variant>
        <vt:i4>0</vt:i4>
      </vt:variant>
      <vt:variant>
        <vt:i4>5</vt:i4>
      </vt:variant>
      <vt:variant>
        <vt:lpwstr/>
      </vt:variant>
      <vt:variant>
        <vt:lpwstr>_Toc201172358</vt:lpwstr>
      </vt:variant>
      <vt:variant>
        <vt:i4>1114167</vt:i4>
      </vt:variant>
      <vt:variant>
        <vt:i4>527</vt:i4>
      </vt:variant>
      <vt:variant>
        <vt:i4>0</vt:i4>
      </vt:variant>
      <vt:variant>
        <vt:i4>5</vt:i4>
      </vt:variant>
      <vt:variant>
        <vt:lpwstr/>
      </vt:variant>
      <vt:variant>
        <vt:lpwstr>_Toc201172357</vt:lpwstr>
      </vt:variant>
      <vt:variant>
        <vt:i4>1114167</vt:i4>
      </vt:variant>
      <vt:variant>
        <vt:i4>521</vt:i4>
      </vt:variant>
      <vt:variant>
        <vt:i4>0</vt:i4>
      </vt:variant>
      <vt:variant>
        <vt:i4>5</vt:i4>
      </vt:variant>
      <vt:variant>
        <vt:lpwstr/>
      </vt:variant>
      <vt:variant>
        <vt:lpwstr>_Toc201172356</vt:lpwstr>
      </vt:variant>
      <vt:variant>
        <vt:i4>1114167</vt:i4>
      </vt:variant>
      <vt:variant>
        <vt:i4>515</vt:i4>
      </vt:variant>
      <vt:variant>
        <vt:i4>0</vt:i4>
      </vt:variant>
      <vt:variant>
        <vt:i4>5</vt:i4>
      </vt:variant>
      <vt:variant>
        <vt:lpwstr/>
      </vt:variant>
      <vt:variant>
        <vt:lpwstr>_Toc201172355</vt:lpwstr>
      </vt:variant>
      <vt:variant>
        <vt:i4>1114167</vt:i4>
      </vt:variant>
      <vt:variant>
        <vt:i4>509</vt:i4>
      </vt:variant>
      <vt:variant>
        <vt:i4>0</vt:i4>
      </vt:variant>
      <vt:variant>
        <vt:i4>5</vt:i4>
      </vt:variant>
      <vt:variant>
        <vt:lpwstr/>
      </vt:variant>
      <vt:variant>
        <vt:lpwstr>_Toc201172354</vt:lpwstr>
      </vt:variant>
      <vt:variant>
        <vt:i4>1114167</vt:i4>
      </vt:variant>
      <vt:variant>
        <vt:i4>503</vt:i4>
      </vt:variant>
      <vt:variant>
        <vt:i4>0</vt:i4>
      </vt:variant>
      <vt:variant>
        <vt:i4>5</vt:i4>
      </vt:variant>
      <vt:variant>
        <vt:lpwstr/>
      </vt:variant>
      <vt:variant>
        <vt:lpwstr>_Toc201172353</vt:lpwstr>
      </vt:variant>
      <vt:variant>
        <vt:i4>1114167</vt:i4>
      </vt:variant>
      <vt:variant>
        <vt:i4>497</vt:i4>
      </vt:variant>
      <vt:variant>
        <vt:i4>0</vt:i4>
      </vt:variant>
      <vt:variant>
        <vt:i4>5</vt:i4>
      </vt:variant>
      <vt:variant>
        <vt:lpwstr/>
      </vt:variant>
      <vt:variant>
        <vt:lpwstr>_Toc201172352</vt:lpwstr>
      </vt:variant>
      <vt:variant>
        <vt:i4>1114167</vt:i4>
      </vt:variant>
      <vt:variant>
        <vt:i4>491</vt:i4>
      </vt:variant>
      <vt:variant>
        <vt:i4>0</vt:i4>
      </vt:variant>
      <vt:variant>
        <vt:i4>5</vt:i4>
      </vt:variant>
      <vt:variant>
        <vt:lpwstr/>
      </vt:variant>
      <vt:variant>
        <vt:lpwstr>_Toc201172351</vt:lpwstr>
      </vt:variant>
      <vt:variant>
        <vt:i4>1114167</vt:i4>
      </vt:variant>
      <vt:variant>
        <vt:i4>485</vt:i4>
      </vt:variant>
      <vt:variant>
        <vt:i4>0</vt:i4>
      </vt:variant>
      <vt:variant>
        <vt:i4>5</vt:i4>
      </vt:variant>
      <vt:variant>
        <vt:lpwstr/>
      </vt:variant>
      <vt:variant>
        <vt:lpwstr>_Toc201172350</vt:lpwstr>
      </vt:variant>
      <vt:variant>
        <vt:i4>1048631</vt:i4>
      </vt:variant>
      <vt:variant>
        <vt:i4>479</vt:i4>
      </vt:variant>
      <vt:variant>
        <vt:i4>0</vt:i4>
      </vt:variant>
      <vt:variant>
        <vt:i4>5</vt:i4>
      </vt:variant>
      <vt:variant>
        <vt:lpwstr/>
      </vt:variant>
      <vt:variant>
        <vt:lpwstr>_Toc201172349</vt:lpwstr>
      </vt:variant>
      <vt:variant>
        <vt:i4>1048631</vt:i4>
      </vt:variant>
      <vt:variant>
        <vt:i4>473</vt:i4>
      </vt:variant>
      <vt:variant>
        <vt:i4>0</vt:i4>
      </vt:variant>
      <vt:variant>
        <vt:i4>5</vt:i4>
      </vt:variant>
      <vt:variant>
        <vt:lpwstr/>
      </vt:variant>
      <vt:variant>
        <vt:lpwstr>_Toc201172348</vt:lpwstr>
      </vt:variant>
      <vt:variant>
        <vt:i4>1048631</vt:i4>
      </vt:variant>
      <vt:variant>
        <vt:i4>467</vt:i4>
      </vt:variant>
      <vt:variant>
        <vt:i4>0</vt:i4>
      </vt:variant>
      <vt:variant>
        <vt:i4>5</vt:i4>
      </vt:variant>
      <vt:variant>
        <vt:lpwstr/>
      </vt:variant>
      <vt:variant>
        <vt:lpwstr>_Toc201172347</vt:lpwstr>
      </vt:variant>
      <vt:variant>
        <vt:i4>1048631</vt:i4>
      </vt:variant>
      <vt:variant>
        <vt:i4>461</vt:i4>
      </vt:variant>
      <vt:variant>
        <vt:i4>0</vt:i4>
      </vt:variant>
      <vt:variant>
        <vt:i4>5</vt:i4>
      </vt:variant>
      <vt:variant>
        <vt:lpwstr/>
      </vt:variant>
      <vt:variant>
        <vt:lpwstr>_Toc201172346</vt:lpwstr>
      </vt:variant>
      <vt:variant>
        <vt:i4>1048631</vt:i4>
      </vt:variant>
      <vt:variant>
        <vt:i4>455</vt:i4>
      </vt:variant>
      <vt:variant>
        <vt:i4>0</vt:i4>
      </vt:variant>
      <vt:variant>
        <vt:i4>5</vt:i4>
      </vt:variant>
      <vt:variant>
        <vt:lpwstr/>
      </vt:variant>
      <vt:variant>
        <vt:lpwstr>_Toc201172345</vt:lpwstr>
      </vt:variant>
      <vt:variant>
        <vt:i4>1048631</vt:i4>
      </vt:variant>
      <vt:variant>
        <vt:i4>449</vt:i4>
      </vt:variant>
      <vt:variant>
        <vt:i4>0</vt:i4>
      </vt:variant>
      <vt:variant>
        <vt:i4>5</vt:i4>
      </vt:variant>
      <vt:variant>
        <vt:lpwstr/>
      </vt:variant>
      <vt:variant>
        <vt:lpwstr>_Toc201172344</vt:lpwstr>
      </vt:variant>
      <vt:variant>
        <vt:i4>1048631</vt:i4>
      </vt:variant>
      <vt:variant>
        <vt:i4>443</vt:i4>
      </vt:variant>
      <vt:variant>
        <vt:i4>0</vt:i4>
      </vt:variant>
      <vt:variant>
        <vt:i4>5</vt:i4>
      </vt:variant>
      <vt:variant>
        <vt:lpwstr/>
      </vt:variant>
      <vt:variant>
        <vt:lpwstr>_Toc201172343</vt:lpwstr>
      </vt:variant>
      <vt:variant>
        <vt:i4>1441847</vt:i4>
      </vt:variant>
      <vt:variant>
        <vt:i4>437</vt:i4>
      </vt:variant>
      <vt:variant>
        <vt:i4>0</vt:i4>
      </vt:variant>
      <vt:variant>
        <vt:i4>5</vt:i4>
      </vt:variant>
      <vt:variant>
        <vt:lpwstr/>
      </vt:variant>
      <vt:variant>
        <vt:lpwstr>_Toc201172326</vt:lpwstr>
      </vt:variant>
      <vt:variant>
        <vt:i4>1441847</vt:i4>
      </vt:variant>
      <vt:variant>
        <vt:i4>431</vt:i4>
      </vt:variant>
      <vt:variant>
        <vt:i4>0</vt:i4>
      </vt:variant>
      <vt:variant>
        <vt:i4>5</vt:i4>
      </vt:variant>
      <vt:variant>
        <vt:lpwstr/>
      </vt:variant>
      <vt:variant>
        <vt:lpwstr>_Toc201172324</vt:lpwstr>
      </vt:variant>
      <vt:variant>
        <vt:i4>1441847</vt:i4>
      </vt:variant>
      <vt:variant>
        <vt:i4>425</vt:i4>
      </vt:variant>
      <vt:variant>
        <vt:i4>0</vt:i4>
      </vt:variant>
      <vt:variant>
        <vt:i4>5</vt:i4>
      </vt:variant>
      <vt:variant>
        <vt:lpwstr/>
      </vt:variant>
      <vt:variant>
        <vt:lpwstr>_Toc201172323</vt:lpwstr>
      </vt:variant>
      <vt:variant>
        <vt:i4>1441847</vt:i4>
      </vt:variant>
      <vt:variant>
        <vt:i4>419</vt:i4>
      </vt:variant>
      <vt:variant>
        <vt:i4>0</vt:i4>
      </vt:variant>
      <vt:variant>
        <vt:i4>5</vt:i4>
      </vt:variant>
      <vt:variant>
        <vt:lpwstr/>
      </vt:variant>
      <vt:variant>
        <vt:lpwstr>_Toc201172322</vt:lpwstr>
      </vt:variant>
      <vt:variant>
        <vt:i4>1441847</vt:i4>
      </vt:variant>
      <vt:variant>
        <vt:i4>413</vt:i4>
      </vt:variant>
      <vt:variant>
        <vt:i4>0</vt:i4>
      </vt:variant>
      <vt:variant>
        <vt:i4>5</vt:i4>
      </vt:variant>
      <vt:variant>
        <vt:lpwstr/>
      </vt:variant>
      <vt:variant>
        <vt:lpwstr>_Toc201172321</vt:lpwstr>
      </vt:variant>
      <vt:variant>
        <vt:i4>1441847</vt:i4>
      </vt:variant>
      <vt:variant>
        <vt:i4>407</vt:i4>
      </vt:variant>
      <vt:variant>
        <vt:i4>0</vt:i4>
      </vt:variant>
      <vt:variant>
        <vt:i4>5</vt:i4>
      </vt:variant>
      <vt:variant>
        <vt:lpwstr/>
      </vt:variant>
      <vt:variant>
        <vt:lpwstr>_Toc201172320</vt:lpwstr>
      </vt:variant>
      <vt:variant>
        <vt:i4>1376311</vt:i4>
      </vt:variant>
      <vt:variant>
        <vt:i4>401</vt:i4>
      </vt:variant>
      <vt:variant>
        <vt:i4>0</vt:i4>
      </vt:variant>
      <vt:variant>
        <vt:i4>5</vt:i4>
      </vt:variant>
      <vt:variant>
        <vt:lpwstr/>
      </vt:variant>
      <vt:variant>
        <vt:lpwstr>_Toc201172319</vt:lpwstr>
      </vt:variant>
      <vt:variant>
        <vt:i4>1245236</vt:i4>
      </vt:variant>
      <vt:variant>
        <vt:i4>392</vt:i4>
      </vt:variant>
      <vt:variant>
        <vt:i4>0</vt:i4>
      </vt:variant>
      <vt:variant>
        <vt:i4>5</vt:i4>
      </vt:variant>
      <vt:variant>
        <vt:lpwstr/>
      </vt:variant>
      <vt:variant>
        <vt:lpwstr>_Toc201173064</vt:lpwstr>
      </vt:variant>
      <vt:variant>
        <vt:i4>1245236</vt:i4>
      </vt:variant>
      <vt:variant>
        <vt:i4>386</vt:i4>
      </vt:variant>
      <vt:variant>
        <vt:i4>0</vt:i4>
      </vt:variant>
      <vt:variant>
        <vt:i4>5</vt:i4>
      </vt:variant>
      <vt:variant>
        <vt:lpwstr/>
      </vt:variant>
      <vt:variant>
        <vt:lpwstr>_Toc201173063</vt:lpwstr>
      </vt:variant>
      <vt:variant>
        <vt:i4>1245236</vt:i4>
      </vt:variant>
      <vt:variant>
        <vt:i4>380</vt:i4>
      </vt:variant>
      <vt:variant>
        <vt:i4>0</vt:i4>
      </vt:variant>
      <vt:variant>
        <vt:i4>5</vt:i4>
      </vt:variant>
      <vt:variant>
        <vt:lpwstr/>
      </vt:variant>
      <vt:variant>
        <vt:lpwstr>_Toc201173062</vt:lpwstr>
      </vt:variant>
      <vt:variant>
        <vt:i4>1245236</vt:i4>
      </vt:variant>
      <vt:variant>
        <vt:i4>374</vt:i4>
      </vt:variant>
      <vt:variant>
        <vt:i4>0</vt:i4>
      </vt:variant>
      <vt:variant>
        <vt:i4>5</vt:i4>
      </vt:variant>
      <vt:variant>
        <vt:lpwstr/>
      </vt:variant>
      <vt:variant>
        <vt:lpwstr>_Toc201173061</vt:lpwstr>
      </vt:variant>
      <vt:variant>
        <vt:i4>1245236</vt:i4>
      </vt:variant>
      <vt:variant>
        <vt:i4>368</vt:i4>
      </vt:variant>
      <vt:variant>
        <vt:i4>0</vt:i4>
      </vt:variant>
      <vt:variant>
        <vt:i4>5</vt:i4>
      </vt:variant>
      <vt:variant>
        <vt:lpwstr/>
      </vt:variant>
      <vt:variant>
        <vt:lpwstr>_Toc201173060</vt:lpwstr>
      </vt:variant>
      <vt:variant>
        <vt:i4>1048628</vt:i4>
      </vt:variant>
      <vt:variant>
        <vt:i4>362</vt:i4>
      </vt:variant>
      <vt:variant>
        <vt:i4>0</vt:i4>
      </vt:variant>
      <vt:variant>
        <vt:i4>5</vt:i4>
      </vt:variant>
      <vt:variant>
        <vt:lpwstr/>
      </vt:variant>
      <vt:variant>
        <vt:lpwstr>_Toc201173059</vt:lpwstr>
      </vt:variant>
      <vt:variant>
        <vt:i4>1048628</vt:i4>
      </vt:variant>
      <vt:variant>
        <vt:i4>356</vt:i4>
      </vt:variant>
      <vt:variant>
        <vt:i4>0</vt:i4>
      </vt:variant>
      <vt:variant>
        <vt:i4>5</vt:i4>
      </vt:variant>
      <vt:variant>
        <vt:lpwstr/>
      </vt:variant>
      <vt:variant>
        <vt:lpwstr>_Toc201173058</vt:lpwstr>
      </vt:variant>
      <vt:variant>
        <vt:i4>1048628</vt:i4>
      </vt:variant>
      <vt:variant>
        <vt:i4>350</vt:i4>
      </vt:variant>
      <vt:variant>
        <vt:i4>0</vt:i4>
      </vt:variant>
      <vt:variant>
        <vt:i4>5</vt:i4>
      </vt:variant>
      <vt:variant>
        <vt:lpwstr/>
      </vt:variant>
      <vt:variant>
        <vt:lpwstr>_Toc201173057</vt:lpwstr>
      </vt:variant>
      <vt:variant>
        <vt:i4>1048628</vt:i4>
      </vt:variant>
      <vt:variant>
        <vt:i4>344</vt:i4>
      </vt:variant>
      <vt:variant>
        <vt:i4>0</vt:i4>
      </vt:variant>
      <vt:variant>
        <vt:i4>5</vt:i4>
      </vt:variant>
      <vt:variant>
        <vt:lpwstr/>
      </vt:variant>
      <vt:variant>
        <vt:lpwstr>_Toc201173056</vt:lpwstr>
      </vt:variant>
      <vt:variant>
        <vt:i4>1048628</vt:i4>
      </vt:variant>
      <vt:variant>
        <vt:i4>338</vt:i4>
      </vt:variant>
      <vt:variant>
        <vt:i4>0</vt:i4>
      </vt:variant>
      <vt:variant>
        <vt:i4>5</vt:i4>
      </vt:variant>
      <vt:variant>
        <vt:lpwstr/>
      </vt:variant>
      <vt:variant>
        <vt:lpwstr>_Toc201173055</vt:lpwstr>
      </vt:variant>
      <vt:variant>
        <vt:i4>1048628</vt:i4>
      </vt:variant>
      <vt:variant>
        <vt:i4>332</vt:i4>
      </vt:variant>
      <vt:variant>
        <vt:i4>0</vt:i4>
      </vt:variant>
      <vt:variant>
        <vt:i4>5</vt:i4>
      </vt:variant>
      <vt:variant>
        <vt:lpwstr/>
      </vt:variant>
      <vt:variant>
        <vt:lpwstr>_Toc201173054</vt:lpwstr>
      </vt:variant>
      <vt:variant>
        <vt:i4>1048628</vt:i4>
      </vt:variant>
      <vt:variant>
        <vt:i4>326</vt:i4>
      </vt:variant>
      <vt:variant>
        <vt:i4>0</vt:i4>
      </vt:variant>
      <vt:variant>
        <vt:i4>5</vt:i4>
      </vt:variant>
      <vt:variant>
        <vt:lpwstr/>
      </vt:variant>
      <vt:variant>
        <vt:lpwstr>_Toc201173053</vt:lpwstr>
      </vt:variant>
      <vt:variant>
        <vt:i4>1048628</vt:i4>
      </vt:variant>
      <vt:variant>
        <vt:i4>320</vt:i4>
      </vt:variant>
      <vt:variant>
        <vt:i4>0</vt:i4>
      </vt:variant>
      <vt:variant>
        <vt:i4>5</vt:i4>
      </vt:variant>
      <vt:variant>
        <vt:lpwstr/>
      </vt:variant>
      <vt:variant>
        <vt:lpwstr>_Toc201173052</vt:lpwstr>
      </vt:variant>
      <vt:variant>
        <vt:i4>1048628</vt:i4>
      </vt:variant>
      <vt:variant>
        <vt:i4>314</vt:i4>
      </vt:variant>
      <vt:variant>
        <vt:i4>0</vt:i4>
      </vt:variant>
      <vt:variant>
        <vt:i4>5</vt:i4>
      </vt:variant>
      <vt:variant>
        <vt:lpwstr/>
      </vt:variant>
      <vt:variant>
        <vt:lpwstr>_Toc201173051</vt:lpwstr>
      </vt:variant>
      <vt:variant>
        <vt:i4>1048628</vt:i4>
      </vt:variant>
      <vt:variant>
        <vt:i4>308</vt:i4>
      </vt:variant>
      <vt:variant>
        <vt:i4>0</vt:i4>
      </vt:variant>
      <vt:variant>
        <vt:i4>5</vt:i4>
      </vt:variant>
      <vt:variant>
        <vt:lpwstr/>
      </vt:variant>
      <vt:variant>
        <vt:lpwstr>_Toc201173050</vt:lpwstr>
      </vt:variant>
      <vt:variant>
        <vt:i4>1114164</vt:i4>
      </vt:variant>
      <vt:variant>
        <vt:i4>302</vt:i4>
      </vt:variant>
      <vt:variant>
        <vt:i4>0</vt:i4>
      </vt:variant>
      <vt:variant>
        <vt:i4>5</vt:i4>
      </vt:variant>
      <vt:variant>
        <vt:lpwstr/>
      </vt:variant>
      <vt:variant>
        <vt:lpwstr>_Toc201173049</vt:lpwstr>
      </vt:variant>
      <vt:variant>
        <vt:i4>1114164</vt:i4>
      </vt:variant>
      <vt:variant>
        <vt:i4>296</vt:i4>
      </vt:variant>
      <vt:variant>
        <vt:i4>0</vt:i4>
      </vt:variant>
      <vt:variant>
        <vt:i4>5</vt:i4>
      </vt:variant>
      <vt:variant>
        <vt:lpwstr/>
      </vt:variant>
      <vt:variant>
        <vt:lpwstr>_Toc201173048</vt:lpwstr>
      </vt:variant>
      <vt:variant>
        <vt:i4>1114164</vt:i4>
      </vt:variant>
      <vt:variant>
        <vt:i4>290</vt:i4>
      </vt:variant>
      <vt:variant>
        <vt:i4>0</vt:i4>
      </vt:variant>
      <vt:variant>
        <vt:i4>5</vt:i4>
      </vt:variant>
      <vt:variant>
        <vt:lpwstr/>
      </vt:variant>
      <vt:variant>
        <vt:lpwstr>_Toc201173047</vt:lpwstr>
      </vt:variant>
      <vt:variant>
        <vt:i4>1114164</vt:i4>
      </vt:variant>
      <vt:variant>
        <vt:i4>284</vt:i4>
      </vt:variant>
      <vt:variant>
        <vt:i4>0</vt:i4>
      </vt:variant>
      <vt:variant>
        <vt:i4>5</vt:i4>
      </vt:variant>
      <vt:variant>
        <vt:lpwstr/>
      </vt:variant>
      <vt:variant>
        <vt:lpwstr>_Toc201173046</vt:lpwstr>
      </vt:variant>
      <vt:variant>
        <vt:i4>1114164</vt:i4>
      </vt:variant>
      <vt:variant>
        <vt:i4>278</vt:i4>
      </vt:variant>
      <vt:variant>
        <vt:i4>0</vt:i4>
      </vt:variant>
      <vt:variant>
        <vt:i4>5</vt:i4>
      </vt:variant>
      <vt:variant>
        <vt:lpwstr/>
      </vt:variant>
      <vt:variant>
        <vt:lpwstr>_Toc201173045</vt:lpwstr>
      </vt:variant>
      <vt:variant>
        <vt:i4>1114164</vt:i4>
      </vt:variant>
      <vt:variant>
        <vt:i4>272</vt:i4>
      </vt:variant>
      <vt:variant>
        <vt:i4>0</vt:i4>
      </vt:variant>
      <vt:variant>
        <vt:i4>5</vt:i4>
      </vt:variant>
      <vt:variant>
        <vt:lpwstr/>
      </vt:variant>
      <vt:variant>
        <vt:lpwstr>_Toc201173044</vt:lpwstr>
      </vt:variant>
      <vt:variant>
        <vt:i4>1114164</vt:i4>
      </vt:variant>
      <vt:variant>
        <vt:i4>266</vt:i4>
      </vt:variant>
      <vt:variant>
        <vt:i4>0</vt:i4>
      </vt:variant>
      <vt:variant>
        <vt:i4>5</vt:i4>
      </vt:variant>
      <vt:variant>
        <vt:lpwstr/>
      </vt:variant>
      <vt:variant>
        <vt:lpwstr>_Toc201173043</vt:lpwstr>
      </vt:variant>
      <vt:variant>
        <vt:i4>1114164</vt:i4>
      </vt:variant>
      <vt:variant>
        <vt:i4>260</vt:i4>
      </vt:variant>
      <vt:variant>
        <vt:i4>0</vt:i4>
      </vt:variant>
      <vt:variant>
        <vt:i4>5</vt:i4>
      </vt:variant>
      <vt:variant>
        <vt:lpwstr/>
      </vt:variant>
      <vt:variant>
        <vt:lpwstr>_Toc201173042</vt:lpwstr>
      </vt:variant>
      <vt:variant>
        <vt:i4>1114164</vt:i4>
      </vt:variant>
      <vt:variant>
        <vt:i4>254</vt:i4>
      </vt:variant>
      <vt:variant>
        <vt:i4>0</vt:i4>
      </vt:variant>
      <vt:variant>
        <vt:i4>5</vt:i4>
      </vt:variant>
      <vt:variant>
        <vt:lpwstr/>
      </vt:variant>
      <vt:variant>
        <vt:lpwstr>_Toc201173041</vt:lpwstr>
      </vt:variant>
      <vt:variant>
        <vt:i4>1114164</vt:i4>
      </vt:variant>
      <vt:variant>
        <vt:i4>248</vt:i4>
      </vt:variant>
      <vt:variant>
        <vt:i4>0</vt:i4>
      </vt:variant>
      <vt:variant>
        <vt:i4>5</vt:i4>
      </vt:variant>
      <vt:variant>
        <vt:lpwstr/>
      </vt:variant>
      <vt:variant>
        <vt:lpwstr>_Toc201173040</vt:lpwstr>
      </vt:variant>
      <vt:variant>
        <vt:i4>1441844</vt:i4>
      </vt:variant>
      <vt:variant>
        <vt:i4>242</vt:i4>
      </vt:variant>
      <vt:variant>
        <vt:i4>0</vt:i4>
      </vt:variant>
      <vt:variant>
        <vt:i4>5</vt:i4>
      </vt:variant>
      <vt:variant>
        <vt:lpwstr/>
      </vt:variant>
      <vt:variant>
        <vt:lpwstr>_Toc201173039</vt:lpwstr>
      </vt:variant>
      <vt:variant>
        <vt:i4>1441844</vt:i4>
      </vt:variant>
      <vt:variant>
        <vt:i4>236</vt:i4>
      </vt:variant>
      <vt:variant>
        <vt:i4>0</vt:i4>
      </vt:variant>
      <vt:variant>
        <vt:i4>5</vt:i4>
      </vt:variant>
      <vt:variant>
        <vt:lpwstr/>
      </vt:variant>
      <vt:variant>
        <vt:lpwstr>_Toc201173038</vt:lpwstr>
      </vt:variant>
      <vt:variant>
        <vt:i4>1441844</vt:i4>
      </vt:variant>
      <vt:variant>
        <vt:i4>230</vt:i4>
      </vt:variant>
      <vt:variant>
        <vt:i4>0</vt:i4>
      </vt:variant>
      <vt:variant>
        <vt:i4>5</vt:i4>
      </vt:variant>
      <vt:variant>
        <vt:lpwstr/>
      </vt:variant>
      <vt:variant>
        <vt:lpwstr>_Toc201173037</vt:lpwstr>
      </vt:variant>
      <vt:variant>
        <vt:i4>1441844</vt:i4>
      </vt:variant>
      <vt:variant>
        <vt:i4>224</vt:i4>
      </vt:variant>
      <vt:variant>
        <vt:i4>0</vt:i4>
      </vt:variant>
      <vt:variant>
        <vt:i4>5</vt:i4>
      </vt:variant>
      <vt:variant>
        <vt:lpwstr/>
      </vt:variant>
      <vt:variant>
        <vt:lpwstr>_Toc201173036</vt:lpwstr>
      </vt:variant>
      <vt:variant>
        <vt:i4>1441844</vt:i4>
      </vt:variant>
      <vt:variant>
        <vt:i4>218</vt:i4>
      </vt:variant>
      <vt:variant>
        <vt:i4>0</vt:i4>
      </vt:variant>
      <vt:variant>
        <vt:i4>5</vt:i4>
      </vt:variant>
      <vt:variant>
        <vt:lpwstr/>
      </vt:variant>
      <vt:variant>
        <vt:lpwstr>_Toc201173035</vt:lpwstr>
      </vt:variant>
      <vt:variant>
        <vt:i4>1441844</vt:i4>
      </vt:variant>
      <vt:variant>
        <vt:i4>212</vt:i4>
      </vt:variant>
      <vt:variant>
        <vt:i4>0</vt:i4>
      </vt:variant>
      <vt:variant>
        <vt:i4>5</vt:i4>
      </vt:variant>
      <vt:variant>
        <vt:lpwstr/>
      </vt:variant>
      <vt:variant>
        <vt:lpwstr>_Toc201173034</vt:lpwstr>
      </vt:variant>
      <vt:variant>
        <vt:i4>1441844</vt:i4>
      </vt:variant>
      <vt:variant>
        <vt:i4>206</vt:i4>
      </vt:variant>
      <vt:variant>
        <vt:i4>0</vt:i4>
      </vt:variant>
      <vt:variant>
        <vt:i4>5</vt:i4>
      </vt:variant>
      <vt:variant>
        <vt:lpwstr/>
      </vt:variant>
      <vt:variant>
        <vt:lpwstr>_Toc201173033</vt:lpwstr>
      </vt:variant>
      <vt:variant>
        <vt:i4>1441844</vt:i4>
      </vt:variant>
      <vt:variant>
        <vt:i4>200</vt:i4>
      </vt:variant>
      <vt:variant>
        <vt:i4>0</vt:i4>
      </vt:variant>
      <vt:variant>
        <vt:i4>5</vt:i4>
      </vt:variant>
      <vt:variant>
        <vt:lpwstr/>
      </vt:variant>
      <vt:variant>
        <vt:lpwstr>_Toc201173032</vt:lpwstr>
      </vt:variant>
      <vt:variant>
        <vt:i4>1441844</vt:i4>
      </vt:variant>
      <vt:variant>
        <vt:i4>194</vt:i4>
      </vt:variant>
      <vt:variant>
        <vt:i4>0</vt:i4>
      </vt:variant>
      <vt:variant>
        <vt:i4>5</vt:i4>
      </vt:variant>
      <vt:variant>
        <vt:lpwstr/>
      </vt:variant>
      <vt:variant>
        <vt:lpwstr>_Toc201173031</vt:lpwstr>
      </vt:variant>
      <vt:variant>
        <vt:i4>1441844</vt:i4>
      </vt:variant>
      <vt:variant>
        <vt:i4>188</vt:i4>
      </vt:variant>
      <vt:variant>
        <vt:i4>0</vt:i4>
      </vt:variant>
      <vt:variant>
        <vt:i4>5</vt:i4>
      </vt:variant>
      <vt:variant>
        <vt:lpwstr/>
      </vt:variant>
      <vt:variant>
        <vt:lpwstr>_Toc201173030</vt:lpwstr>
      </vt:variant>
      <vt:variant>
        <vt:i4>1507380</vt:i4>
      </vt:variant>
      <vt:variant>
        <vt:i4>182</vt:i4>
      </vt:variant>
      <vt:variant>
        <vt:i4>0</vt:i4>
      </vt:variant>
      <vt:variant>
        <vt:i4>5</vt:i4>
      </vt:variant>
      <vt:variant>
        <vt:lpwstr/>
      </vt:variant>
      <vt:variant>
        <vt:lpwstr>_Toc201173029</vt:lpwstr>
      </vt:variant>
      <vt:variant>
        <vt:i4>1507380</vt:i4>
      </vt:variant>
      <vt:variant>
        <vt:i4>176</vt:i4>
      </vt:variant>
      <vt:variant>
        <vt:i4>0</vt:i4>
      </vt:variant>
      <vt:variant>
        <vt:i4>5</vt:i4>
      </vt:variant>
      <vt:variant>
        <vt:lpwstr/>
      </vt:variant>
      <vt:variant>
        <vt:lpwstr>_Toc201173028</vt:lpwstr>
      </vt:variant>
      <vt:variant>
        <vt:i4>1507380</vt:i4>
      </vt:variant>
      <vt:variant>
        <vt:i4>170</vt:i4>
      </vt:variant>
      <vt:variant>
        <vt:i4>0</vt:i4>
      </vt:variant>
      <vt:variant>
        <vt:i4>5</vt:i4>
      </vt:variant>
      <vt:variant>
        <vt:lpwstr/>
      </vt:variant>
      <vt:variant>
        <vt:lpwstr>_Toc201173027</vt:lpwstr>
      </vt:variant>
      <vt:variant>
        <vt:i4>1507380</vt:i4>
      </vt:variant>
      <vt:variant>
        <vt:i4>164</vt:i4>
      </vt:variant>
      <vt:variant>
        <vt:i4>0</vt:i4>
      </vt:variant>
      <vt:variant>
        <vt:i4>5</vt:i4>
      </vt:variant>
      <vt:variant>
        <vt:lpwstr/>
      </vt:variant>
      <vt:variant>
        <vt:lpwstr>_Toc201173026</vt:lpwstr>
      </vt:variant>
      <vt:variant>
        <vt:i4>1507380</vt:i4>
      </vt:variant>
      <vt:variant>
        <vt:i4>158</vt:i4>
      </vt:variant>
      <vt:variant>
        <vt:i4>0</vt:i4>
      </vt:variant>
      <vt:variant>
        <vt:i4>5</vt:i4>
      </vt:variant>
      <vt:variant>
        <vt:lpwstr/>
      </vt:variant>
      <vt:variant>
        <vt:lpwstr>_Toc201173025</vt:lpwstr>
      </vt:variant>
      <vt:variant>
        <vt:i4>1507380</vt:i4>
      </vt:variant>
      <vt:variant>
        <vt:i4>152</vt:i4>
      </vt:variant>
      <vt:variant>
        <vt:i4>0</vt:i4>
      </vt:variant>
      <vt:variant>
        <vt:i4>5</vt:i4>
      </vt:variant>
      <vt:variant>
        <vt:lpwstr/>
      </vt:variant>
      <vt:variant>
        <vt:lpwstr>_Toc201173024</vt:lpwstr>
      </vt:variant>
      <vt:variant>
        <vt:i4>1507380</vt:i4>
      </vt:variant>
      <vt:variant>
        <vt:i4>146</vt:i4>
      </vt:variant>
      <vt:variant>
        <vt:i4>0</vt:i4>
      </vt:variant>
      <vt:variant>
        <vt:i4>5</vt:i4>
      </vt:variant>
      <vt:variant>
        <vt:lpwstr/>
      </vt:variant>
      <vt:variant>
        <vt:lpwstr>_Toc201173023</vt:lpwstr>
      </vt:variant>
      <vt:variant>
        <vt:i4>1507380</vt:i4>
      </vt:variant>
      <vt:variant>
        <vt:i4>140</vt:i4>
      </vt:variant>
      <vt:variant>
        <vt:i4>0</vt:i4>
      </vt:variant>
      <vt:variant>
        <vt:i4>5</vt:i4>
      </vt:variant>
      <vt:variant>
        <vt:lpwstr/>
      </vt:variant>
      <vt:variant>
        <vt:lpwstr>_Toc201173022</vt:lpwstr>
      </vt:variant>
      <vt:variant>
        <vt:i4>1507380</vt:i4>
      </vt:variant>
      <vt:variant>
        <vt:i4>134</vt:i4>
      </vt:variant>
      <vt:variant>
        <vt:i4>0</vt:i4>
      </vt:variant>
      <vt:variant>
        <vt:i4>5</vt:i4>
      </vt:variant>
      <vt:variant>
        <vt:lpwstr/>
      </vt:variant>
      <vt:variant>
        <vt:lpwstr>_Toc201173021</vt:lpwstr>
      </vt:variant>
      <vt:variant>
        <vt:i4>1507380</vt:i4>
      </vt:variant>
      <vt:variant>
        <vt:i4>128</vt:i4>
      </vt:variant>
      <vt:variant>
        <vt:i4>0</vt:i4>
      </vt:variant>
      <vt:variant>
        <vt:i4>5</vt:i4>
      </vt:variant>
      <vt:variant>
        <vt:lpwstr/>
      </vt:variant>
      <vt:variant>
        <vt:lpwstr>_Toc201173020</vt:lpwstr>
      </vt:variant>
      <vt:variant>
        <vt:i4>1310772</vt:i4>
      </vt:variant>
      <vt:variant>
        <vt:i4>122</vt:i4>
      </vt:variant>
      <vt:variant>
        <vt:i4>0</vt:i4>
      </vt:variant>
      <vt:variant>
        <vt:i4>5</vt:i4>
      </vt:variant>
      <vt:variant>
        <vt:lpwstr/>
      </vt:variant>
      <vt:variant>
        <vt:lpwstr>_Toc201173019</vt:lpwstr>
      </vt:variant>
      <vt:variant>
        <vt:i4>1310772</vt:i4>
      </vt:variant>
      <vt:variant>
        <vt:i4>116</vt:i4>
      </vt:variant>
      <vt:variant>
        <vt:i4>0</vt:i4>
      </vt:variant>
      <vt:variant>
        <vt:i4>5</vt:i4>
      </vt:variant>
      <vt:variant>
        <vt:lpwstr/>
      </vt:variant>
      <vt:variant>
        <vt:lpwstr>_Toc201173018</vt:lpwstr>
      </vt:variant>
      <vt:variant>
        <vt:i4>1310772</vt:i4>
      </vt:variant>
      <vt:variant>
        <vt:i4>110</vt:i4>
      </vt:variant>
      <vt:variant>
        <vt:i4>0</vt:i4>
      </vt:variant>
      <vt:variant>
        <vt:i4>5</vt:i4>
      </vt:variant>
      <vt:variant>
        <vt:lpwstr/>
      </vt:variant>
      <vt:variant>
        <vt:lpwstr>_Toc201173017</vt:lpwstr>
      </vt:variant>
      <vt:variant>
        <vt:i4>1310772</vt:i4>
      </vt:variant>
      <vt:variant>
        <vt:i4>104</vt:i4>
      </vt:variant>
      <vt:variant>
        <vt:i4>0</vt:i4>
      </vt:variant>
      <vt:variant>
        <vt:i4>5</vt:i4>
      </vt:variant>
      <vt:variant>
        <vt:lpwstr/>
      </vt:variant>
      <vt:variant>
        <vt:lpwstr>_Toc201173016</vt:lpwstr>
      </vt:variant>
      <vt:variant>
        <vt:i4>1310772</vt:i4>
      </vt:variant>
      <vt:variant>
        <vt:i4>98</vt:i4>
      </vt:variant>
      <vt:variant>
        <vt:i4>0</vt:i4>
      </vt:variant>
      <vt:variant>
        <vt:i4>5</vt:i4>
      </vt:variant>
      <vt:variant>
        <vt:lpwstr/>
      </vt:variant>
      <vt:variant>
        <vt:lpwstr>_Toc201173015</vt:lpwstr>
      </vt:variant>
      <vt:variant>
        <vt:i4>1310772</vt:i4>
      </vt:variant>
      <vt:variant>
        <vt:i4>92</vt:i4>
      </vt:variant>
      <vt:variant>
        <vt:i4>0</vt:i4>
      </vt:variant>
      <vt:variant>
        <vt:i4>5</vt:i4>
      </vt:variant>
      <vt:variant>
        <vt:lpwstr/>
      </vt:variant>
      <vt:variant>
        <vt:lpwstr>_Toc201173014</vt:lpwstr>
      </vt:variant>
      <vt:variant>
        <vt:i4>1310772</vt:i4>
      </vt:variant>
      <vt:variant>
        <vt:i4>86</vt:i4>
      </vt:variant>
      <vt:variant>
        <vt:i4>0</vt:i4>
      </vt:variant>
      <vt:variant>
        <vt:i4>5</vt:i4>
      </vt:variant>
      <vt:variant>
        <vt:lpwstr/>
      </vt:variant>
      <vt:variant>
        <vt:lpwstr>_Toc201173013</vt:lpwstr>
      </vt:variant>
      <vt:variant>
        <vt:i4>1310772</vt:i4>
      </vt:variant>
      <vt:variant>
        <vt:i4>80</vt:i4>
      </vt:variant>
      <vt:variant>
        <vt:i4>0</vt:i4>
      </vt:variant>
      <vt:variant>
        <vt:i4>5</vt:i4>
      </vt:variant>
      <vt:variant>
        <vt:lpwstr/>
      </vt:variant>
      <vt:variant>
        <vt:lpwstr>_Toc201173012</vt:lpwstr>
      </vt:variant>
      <vt:variant>
        <vt:i4>1310772</vt:i4>
      </vt:variant>
      <vt:variant>
        <vt:i4>74</vt:i4>
      </vt:variant>
      <vt:variant>
        <vt:i4>0</vt:i4>
      </vt:variant>
      <vt:variant>
        <vt:i4>5</vt:i4>
      </vt:variant>
      <vt:variant>
        <vt:lpwstr/>
      </vt:variant>
      <vt:variant>
        <vt:lpwstr>_Toc201173011</vt:lpwstr>
      </vt:variant>
      <vt:variant>
        <vt:i4>1310772</vt:i4>
      </vt:variant>
      <vt:variant>
        <vt:i4>68</vt:i4>
      </vt:variant>
      <vt:variant>
        <vt:i4>0</vt:i4>
      </vt:variant>
      <vt:variant>
        <vt:i4>5</vt:i4>
      </vt:variant>
      <vt:variant>
        <vt:lpwstr/>
      </vt:variant>
      <vt:variant>
        <vt:lpwstr>_Toc201173010</vt:lpwstr>
      </vt:variant>
      <vt:variant>
        <vt:i4>1376308</vt:i4>
      </vt:variant>
      <vt:variant>
        <vt:i4>62</vt:i4>
      </vt:variant>
      <vt:variant>
        <vt:i4>0</vt:i4>
      </vt:variant>
      <vt:variant>
        <vt:i4>5</vt:i4>
      </vt:variant>
      <vt:variant>
        <vt:lpwstr/>
      </vt:variant>
      <vt:variant>
        <vt:lpwstr>_Toc201173009</vt:lpwstr>
      </vt:variant>
      <vt:variant>
        <vt:i4>1376308</vt:i4>
      </vt:variant>
      <vt:variant>
        <vt:i4>56</vt:i4>
      </vt:variant>
      <vt:variant>
        <vt:i4>0</vt:i4>
      </vt:variant>
      <vt:variant>
        <vt:i4>5</vt:i4>
      </vt:variant>
      <vt:variant>
        <vt:lpwstr/>
      </vt:variant>
      <vt:variant>
        <vt:lpwstr>_Toc201173008</vt:lpwstr>
      </vt:variant>
      <vt:variant>
        <vt:i4>1376308</vt:i4>
      </vt:variant>
      <vt:variant>
        <vt:i4>50</vt:i4>
      </vt:variant>
      <vt:variant>
        <vt:i4>0</vt:i4>
      </vt:variant>
      <vt:variant>
        <vt:i4>5</vt:i4>
      </vt:variant>
      <vt:variant>
        <vt:lpwstr/>
      </vt:variant>
      <vt:variant>
        <vt:lpwstr>_Toc201173007</vt:lpwstr>
      </vt:variant>
      <vt:variant>
        <vt:i4>1376308</vt:i4>
      </vt:variant>
      <vt:variant>
        <vt:i4>44</vt:i4>
      </vt:variant>
      <vt:variant>
        <vt:i4>0</vt:i4>
      </vt:variant>
      <vt:variant>
        <vt:i4>5</vt:i4>
      </vt:variant>
      <vt:variant>
        <vt:lpwstr/>
      </vt:variant>
      <vt:variant>
        <vt:lpwstr>_Toc201173006</vt:lpwstr>
      </vt:variant>
      <vt:variant>
        <vt:i4>1376308</vt:i4>
      </vt:variant>
      <vt:variant>
        <vt:i4>38</vt:i4>
      </vt:variant>
      <vt:variant>
        <vt:i4>0</vt:i4>
      </vt:variant>
      <vt:variant>
        <vt:i4>5</vt:i4>
      </vt:variant>
      <vt:variant>
        <vt:lpwstr/>
      </vt:variant>
      <vt:variant>
        <vt:lpwstr>_Toc201173005</vt:lpwstr>
      </vt:variant>
      <vt:variant>
        <vt:i4>1376308</vt:i4>
      </vt:variant>
      <vt:variant>
        <vt:i4>32</vt:i4>
      </vt:variant>
      <vt:variant>
        <vt:i4>0</vt:i4>
      </vt:variant>
      <vt:variant>
        <vt:i4>5</vt:i4>
      </vt:variant>
      <vt:variant>
        <vt:lpwstr/>
      </vt:variant>
      <vt:variant>
        <vt:lpwstr>_Toc201173004</vt:lpwstr>
      </vt:variant>
      <vt:variant>
        <vt:i4>1376308</vt:i4>
      </vt:variant>
      <vt:variant>
        <vt:i4>26</vt:i4>
      </vt:variant>
      <vt:variant>
        <vt:i4>0</vt:i4>
      </vt:variant>
      <vt:variant>
        <vt:i4>5</vt:i4>
      </vt:variant>
      <vt:variant>
        <vt:lpwstr/>
      </vt:variant>
      <vt:variant>
        <vt:lpwstr>_Toc201173003</vt:lpwstr>
      </vt:variant>
      <vt:variant>
        <vt:i4>1376308</vt:i4>
      </vt:variant>
      <vt:variant>
        <vt:i4>20</vt:i4>
      </vt:variant>
      <vt:variant>
        <vt:i4>0</vt:i4>
      </vt:variant>
      <vt:variant>
        <vt:i4>5</vt:i4>
      </vt:variant>
      <vt:variant>
        <vt:lpwstr/>
      </vt:variant>
      <vt:variant>
        <vt:lpwstr>_Toc201173002</vt:lpwstr>
      </vt:variant>
      <vt:variant>
        <vt:i4>1376308</vt:i4>
      </vt:variant>
      <vt:variant>
        <vt:i4>14</vt:i4>
      </vt:variant>
      <vt:variant>
        <vt:i4>0</vt:i4>
      </vt:variant>
      <vt:variant>
        <vt:i4>5</vt:i4>
      </vt:variant>
      <vt:variant>
        <vt:lpwstr/>
      </vt:variant>
      <vt:variant>
        <vt:lpwstr>_Toc201173001</vt:lpwstr>
      </vt:variant>
      <vt:variant>
        <vt:i4>1376308</vt:i4>
      </vt:variant>
      <vt:variant>
        <vt:i4>8</vt:i4>
      </vt:variant>
      <vt:variant>
        <vt:i4>0</vt:i4>
      </vt:variant>
      <vt:variant>
        <vt:i4>5</vt:i4>
      </vt:variant>
      <vt:variant>
        <vt:lpwstr/>
      </vt:variant>
      <vt:variant>
        <vt:lpwstr>_Toc201173000</vt:lpwstr>
      </vt:variant>
      <vt:variant>
        <vt:i4>1900605</vt:i4>
      </vt:variant>
      <vt:variant>
        <vt:i4>2</vt:i4>
      </vt:variant>
      <vt:variant>
        <vt:i4>0</vt:i4>
      </vt:variant>
      <vt:variant>
        <vt:i4>5</vt:i4>
      </vt:variant>
      <vt:variant>
        <vt:lpwstr/>
      </vt:variant>
      <vt:variant>
        <vt:lpwstr>_Toc201172999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Addan saez</dc:creator>
  <cp:keywords/>
  <cp:lastModifiedBy>Addan saez</cp:lastModifiedBy>
  <cp:revision>7</cp:revision>
  <cp:lastPrinted>2025-05-23T02:32:00Z</cp:lastPrinted>
  <dcterms:created xsi:type="dcterms:W3CDTF">2025-09-17T01:41:00Z</dcterms:created>
  <dcterms:modified xsi:type="dcterms:W3CDTF">2025-09-28T23:13:00Z</dcterms:modified>
  <cp:contentStatus/>
</cp:coreProperties>
</file>