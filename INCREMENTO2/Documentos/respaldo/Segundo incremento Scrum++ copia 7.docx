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55FD444C"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3366E9">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proofErr w:type="spellStart"/>
      <w:r>
        <w:t>Addán</w:t>
      </w:r>
      <w:proofErr w:type="spellEnd"/>
      <w:r>
        <w:t xml:space="preserve"> Ignacio Sáez Rodríguez</w:t>
      </w:r>
    </w:p>
    <w:p w14:paraId="1A64325F" w14:textId="72A6351B" w:rsidR="003366E9" w:rsidRDefault="003366E9" w:rsidP="003366E9">
      <w:pPr>
        <w:spacing w:line="240" w:lineRule="auto"/>
        <w:ind w:firstLine="0"/>
        <w:jc w:val="center"/>
      </w:pPr>
      <w:r w:rsidRPr="0069752D">
        <w:t>Felipe Andrés Uribe del Pino</w:t>
      </w:r>
    </w:p>
    <w:p w14:paraId="24F02F9A" w14:textId="03EBAFFB" w:rsidR="0069752D" w:rsidRPr="0069752D" w:rsidRDefault="00BF1137" w:rsidP="003366E9">
      <w:pPr>
        <w:spacing w:line="240" w:lineRule="auto"/>
        <w:ind w:firstLine="0"/>
        <w:jc w:val="center"/>
      </w:pPr>
      <w:r>
        <w:t xml:space="preserve">Catalina Vidal </w:t>
      </w:r>
      <w:proofErr w:type="spellStart"/>
      <w:r>
        <w:t>Gallardo</w:t>
      </w:r>
      <w:proofErr w:type="spellEnd"/>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 xml:space="preserve">Paulo Luis Francisco </w:t>
      </w:r>
      <w:proofErr w:type="spellStart"/>
      <w:r>
        <w:t>Quinsacara</w:t>
      </w:r>
      <w:proofErr w:type="spellEnd"/>
      <w:r>
        <w:t xml:space="preserve">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6DC1DD9" w14:textId="5BAA5D6D" w:rsidR="00FA3C8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8864104" w:history="1">
        <w:r w:rsidR="00FA3C8D" w:rsidRPr="0085595E">
          <w:rPr>
            <w:rStyle w:val="Hipervnculo"/>
            <w:noProof/>
          </w:rPr>
          <w:t>1. INTRODUCCIÓN</w:t>
        </w:r>
        <w:r w:rsidR="00FA3C8D">
          <w:rPr>
            <w:noProof/>
            <w:webHidden/>
          </w:rPr>
          <w:tab/>
        </w:r>
        <w:r w:rsidR="00FA3C8D">
          <w:rPr>
            <w:noProof/>
            <w:webHidden/>
          </w:rPr>
          <w:fldChar w:fldCharType="begin"/>
        </w:r>
        <w:r w:rsidR="00FA3C8D">
          <w:rPr>
            <w:noProof/>
            <w:webHidden/>
          </w:rPr>
          <w:instrText xml:space="preserve"> PAGEREF _Toc208864104 \h </w:instrText>
        </w:r>
        <w:r w:rsidR="00FA3C8D">
          <w:rPr>
            <w:noProof/>
            <w:webHidden/>
          </w:rPr>
        </w:r>
        <w:r w:rsidR="00FA3C8D">
          <w:rPr>
            <w:noProof/>
            <w:webHidden/>
          </w:rPr>
          <w:fldChar w:fldCharType="separate"/>
        </w:r>
        <w:r w:rsidR="00553DC6">
          <w:rPr>
            <w:noProof/>
            <w:webHidden/>
          </w:rPr>
          <w:t>10</w:t>
        </w:r>
        <w:r w:rsidR="00FA3C8D">
          <w:rPr>
            <w:noProof/>
            <w:webHidden/>
          </w:rPr>
          <w:fldChar w:fldCharType="end"/>
        </w:r>
      </w:hyperlink>
    </w:p>
    <w:p w14:paraId="6571C248" w14:textId="703ED38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05" w:history="1">
        <w:r w:rsidRPr="0085595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_Toc208864105 \h </w:instrText>
        </w:r>
        <w:r>
          <w:rPr>
            <w:noProof/>
            <w:webHidden/>
          </w:rPr>
        </w:r>
        <w:r>
          <w:rPr>
            <w:noProof/>
            <w:webHidden/>
          </w:rPr>
          <w:fldChar w:fldCharType="separate"/>
        </w:r>
        <w:r w:rsidR="00553DC6">
          <w:rPr>
            <w:noProof/>
            <w:webHidden/>
          </w:rPr>
          <w:t>11</w:t>
        </w:r>
        <w:r>
          <w:rPr>
            <w:noProof/>
            <w:webHidden/>
          </w:rPr>
          <w:fldChar w:fldCharType="end"/>
        </w:r>
      </w:hyperlink>
    </w:p>
    <w:p w14:paraId="583723B0" w14:textId="1FD34E97" w:rsidR="00FA3C8D" w:rsidRDefault="00FA3C8D">
      <w:pPr>
        <w:pStyle w:val="TDC2"/>
        <w:rPr>
          <w:rFonts w:asciiTheme="minorHAnsi" w:eastAsiaTheme="minorEastAsia" w:hAnsiTheme="minorHAnsi" w:cstheme="minorBidi"/>
          <w:noProof/>
          <w:kern w:val="2"/>
          <w:szCs w:val="24"/>
          <w14:ligatures w14:val="standardContextual"/>
        </w:rPr>
      </w:pPr>
      <w:hyperlink w:anchor="_Toc208864106" w:history="1">
        <w:r w:rsidRPr="0085595E">
          <w:rPr>
            <w:rStyle w:val="Hipervnculo"/>
            <w:noProof/>
          </w:rPr>
          <w:t>2.1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w:t>
        </w:r>
        <w:r>
          <w:rPr>
            <w:noProof/>
            <w:webHidden/>
          </w:rPr>
          <w:tab/>
        </w:r>
        <w:r>
          <w:rPr>
            <w:noProof/>
            <w:webHidden/>
          </w:rPr>
          <w:fldChar w:fldCharType="begin"/>
        </w:r>
        <w:r>
          <w:rPr>
            <w:noProof/>
            <w:webHidden/>
          </w:rPr>
          <w:instrText xml:space="preserve"> PAGEREF _Toc208864106 \h </w:instrText>
        </w:r>
        <w:r>
          <w:rPr>
            <w:noProof/>
            <w:webHidden/>
          </w:rPr>
        </w:r>
        <w:r>
          <w:rPr>
            <w:noProof/>
            <w:webHidden/>
          </w:rPr>
          <w:fldChar w:fldCharType="separate"/>
        </w:r>
        <w:r w:rsidR="00553DC6">
          <w:rPr>
            <w:noProof/>
            <w:webHidden/>
          </w:rPr>
          <w:t>11</w:t>
        </w:r>
        <w:r>
          <w:rPr>
            <w:noProof/>
            <w:webHidden/>
          </w:rPr>
          <w:fldChar w:fldCharType="end"/>
        </w:r>
      </w:hyperlink>
    </w:p>
    <w:p w14:paraId="5661077B" w14:textId="5CA781C9" w:rsidR="00FA3C8D" w:rsidRDefault="00FA3C8D">
      <w:pPr>
        <w:pStyle w:val="TDC2"/>
        <w:rPr>
          <w:rFonts w:asciiTheme="minorHAnsi" w:eastAsiaTheme="minorEastAsia" w:hAnsiTheme="minorHAnsi" w:cstheme="minorBidi"/>
          <w:noProof/>
          <w:kern w:val="2"/>
          <w:szCs w:val="24"/>
          <w14:ligatures w14:val="standardContextual"/>
        </w:rPr>
      </w:pPr>
      <w:hyperlink w:anchor="_Toc208864107" w:history="1">
        <w:r w:rsidRPr="0085595E">
          <w:rPr>
            <w:rStyle w:val="Hipervnculo"/>
            <w:noProof/>
          </w:rPr>
          <w:t>2.2</w:t>
        </w:r>
        <w:r>
          <w:rPr>
            <w:rFonts w:asciiTheme="minorHAnsi" w:eastAsiaTheme="minorEastAsia" w:hAnsiTheme="minorHAnsi" w:cstheme="minorBidi"/>
            <w:noProof/>
            <w:kern w:val="2"/>
            <w:szCs w:val="24"/>
            <w14:ligatures w14:val="standardContextual"/>
          </w:rPr>
          <w:tab/>
        </w:r>
        <w:r w:rsidRPr="0085595E">
          <w:rPr>
            <w:rStyle w:val="Hipervnculo"/>
            <w:noProof/>
          </w:rPr>
          <w:t>Especificación del Incremento (Segundo Incremento)</w:t>
        </w:r>
        <w:r>
          <w:rPr>
            <w:noProof/>
            <w:webHidden/>
          </w:rPr>
          <w:tab/>
        </w:r>
        <w:r>
          <w:rPr>
            <w:noProof/>
            <w:webHidden/>
          </w:rPr>
          <w:fldChar w:fldCharType="begin"/>
        </w:r>
        <w:r>
          <w:rPr>
            <w:noProof/>
            <w:webHidden/>
          </w:rPr>
          <w:instrText xml:space="preserve"> PAGEREF _Toc208864107 \h </w:instrText>
        </w:r>
        <w:r>
          <w:rPr>
            <w:noProof/>
            <w:webHidden/>
          </w:rPr>
        </w:r>
        <w:r>
          <w:rPr>
            <w:noProof/>
            <w:webHidden/>
          </w:rPr>
          <w:fldChar w:fldCharType="separate"/>
        </w:r>
        <w:r w:rsidR="00553DC6">
          <w:rPr>
            <w:noProof/>
            <w:webHidden/>
          </w:rPr>
          <w:t>12</w:t>
        </w:r>
        <w:r>
          <w:rPr>
            <w:noProof/>
            <w:webHidden/>
          </w:rPr>
          <w:fldChar w:fldCharType="end"/>
        </w:r>
      </w:hyperlink>
    </w:p>
    <w:p w14:paraId="6368CCC7" w14:textId="43692474" w:rsidR="00FA3C8D" w:rsidRDefault="00FA3C8D">
      <w:pPr>
        <w:pStyle w:val="TDC2"/>
        <w:rPr>
          <w:rFonts w:asciiTheme="minorHAnsi" w:eastAsiaTheme="minorEastAsia" w:hAnsiTheme="minorHAnsi" w:cstheme="minorBidi"/>
          <w:noProof/>
          <w:kern w:val="2"/>
          <w:szCs w:val="24"/>
          <w14:ligatures w14:val="standardContextual"/>
        </w:rPr>
      </w:pPr>
      <w:hyperlink w:anchor="_Toc208864108" w:history="1">
        <w:r w:rsidRPr="0085595E">
          <w:rPr>
            <w:rStyle w:val="Hipervnculo"/>
            <w:noProof/>
          </w:rPr>
          <w:t>2.3</w:t>
        </w:r>
        <w:r>
          <w:rPr>
            <w:rFonts w:asciiTheme="minorHAnsi" w:eastAsiaTheme="minorEastAsia" w:hAnsiTheme="minorHAnsi" w:cstheme="minorBidi"/>
            <w:noProof/>
            <w:kern w:val="2"/>
            <w:szCs w:val="24"/>
            <w14:ligatures w14:val="standardContextual"/>
          </w:rPr>
          <w:tab/>
        </w:r>
        <w:r w:rsidRPr="0085595E">
          <w:rPr>
            <w:rStyle w:val="Hipervnculo"/>
            <w:noProof/>
          </w:rPr>
          <w:t>Cantidad de casos de uso</w:t>
        </w:r>
        <w:r>
          <w:rPr>
            <w:noProof/>
            <w:webHidden/>
          </w:rPr>
          <w:tab/>
        </w:r>
        <w:r>
          <w:rPr>
            <w:noProof/>
            <w:webHidden/>
          </w:rPr>
          <w:fldChar w:fldCharType="begin"/>
        </w:r>
        <w:r>
          <w:rPr>
            <w:noProof/>
            <w:webHidden/>
          </w:rPr>
          <w:instrText xml:space="preserve"> PAGEREF _Toc208864108 \h </w:instrText>
        </w:r>
        <w:r>
          <w:rPr>
            <w:noProof/>
            <w:webHidden/>
          </w:rPr>
        </w:r>
        <w:r>
          <w:rPr>
            <w:noProof/>
            <w:webHidden/>
          </w:rPr>
          <w:fldChar w:fldCharType="separate"/>
        </w:r>
        <w:r w:rsidR="00553DC6">
          <w:rPr>
            <w:noProof/>
            <w:webHidden/>
          </w:rPr>
          <w:t>12</w:t>
        </w:r>
        <w:r>
          <w:rPr>
            <w:noProof/>
            <w:webHidden/>
          </w:rPr>
          <w:fldChar w:fldCharType="end"/>
        </w:r>
      </w:hyperlink>
    </w:p>
    <w:p w14:paraId="4684D8FE" w14:textId="2AF01D12" w:rsidR="00FA3C8D" w:rsidRDefault="00FA3C8D">
      <w:pPr>
        <w:pStyle w:val="TDC2"/>
        <w:rPr>
          <w:rFonts w:asciiTheme="minorHAnsi" w:eastAsiaTheme="minorEastAsia" w:hAnsiTheme="minorHAnsi" w:cstheme="minorBidi"/>
          <w:noProof/>
          <w:kern w:val="2"/>
          <w:szCs w:val="24"/>
          <w14:ligatures w14:val="standardContextual"/>
        </w:rPr>
      </w:pPr>
      <w:hyperlink w:anchor="_Toc208864109" w:history="1">
        <w:r w:rsidRPr="0085595E">
          <w:rPr>
            <w:rStyle w:val="Hipervnculo"/>
            <w:noProof/>
          </w:rPr>
          <w:t>2.4</w:t>
        </w:r>
        <w:r>
          <w:rPr>
            <w:rFonts w:asciiTheme="minorHAnsi" w:eastAsiaTheme="minorEastAsia" w:hAnsiTheme="minorHAnsi" w:cstheme="minorBidi"/>
            <w:noProof/>
            <w:kern w:val="2"/>
            <w:szCs w:val="24"/>
            <w14:ligatures w14:val="standardContextual"/>
          </w:rPr>
          <w:tab/>
        </w:r>
        <w:r w:rsidRPr="0085595E">
          <w:rPr>
            <w:rStyle w:val="Hipervnculo"/>
            <w:noProof/>
          </w:rPr>
          <w:t>Porcentaje parcial</w:t>
        </w:r>
        <w:r>
          <w:rPr>
            <w:noProof/>
            <w:webHidden/>
          </w:rPr>
          <w:tab/>
        </w:r>
        <w:r>
          <w:rPr>
            <w:noProof/>
            <w:webHidden/>
          </w:rPr>
          <w:fldChar w:fldCharType="begin"/>
        </w:r>
        <w:r>
          <w:rPr>
            <w:noProof/>
            <w:webHidden/>
          </w:rPr>
          <w:instrText xml:space="preserve"> PAGEREF _Toc208864109 \h </w:instrText>
        </w:r>
        <w:r>
          <w:rPr>
            <w:noProof/>
            <w:webHidden/>
          </w:rPr>
        </w:r>
        <w:r>
          <w:rPr>
            <w:noProof/>
            <w:webHidden/>
          </w:rPr>
          <w:fldChar w:fldCharType="separate"/>
        </w:r>
        <w:r w:rsidR="00553DC6">
          <w:rPr>
            <w:noProof/>
            <w:webHidden/>
          </w:rPr>
          <w:t>13</w:t>
        </w:r>
        <w:r>
          <w:rPr>
            <w:noProof/>
            <w:webHidden/>
          </w:rPr>
          <w:fldChar w:fldCharType="end"/>
        </w:r>
      </w:hyperlink>
    </w:p>
    <w:p w14:paraId="718554EC" w14:textId="537AAB3B" w:rsidR="00FA3C8D" w:rsidRDefault="00FA3C8D">
      <w:pPr>
        <w:pStyle w:val="TDC2"/>
        <w:rPr>
          <w:rFonts w:asciiTheme="minorHAnsi" w:eastAsiaTheme="minorEastAsia" w:hAnsiTheme="minorHAnsi" w:cstheme="minorBidi"/>
          <w:noProof/>
          <w:kern w:val="2"/>
          <w:szCs w:val="24"/>
          <w14:ligatures w14:val="standardContextual"/>
        </w:rPr>
      </w:pPr>
      <w:hyperlink w:anchor="_Toc208864110" w:history="1">
        <w:r w:rsidRPr="0085595E">
          <w:rPr>
            <w:rStyle w:val="Hipervnculo"/>
            <w:noProof/>
          </w:rPr>
          <w:t>2.5</w:t>
        </w:r>
        <w:r>
          <w:rPr>
            <w:rFonts w:asciiTheme="minorHAnsi" w:eastAsiaTheme="minorEastAsia" w:hAnsiTheme="minorHAnsi" w:cstheme="minorBidi"/>
            <w:noProof/>
            <w:kern w:val="2"/>
            <w:szCs w:val="24"/>
            <w14:ligatures w14:val="standardContextual"/>
          </w:rPr>
          <w:tab/>
        </w:r>
        <w:r w:rsidRPr="0085595E">
          <w:rPr>
            <w:rStyle w:val="Hipervnculo"/>
            <w:noProof/>
          </w:rPr>
          <w:t>Porcentaje acumulado</w:t>
        </w:r>
        <w:r>
          <w:rPr>
            <w:noProof/>
            <w:webHidden/>
          </w:rPr>
          <w:tab/>
        </w:r>
        <w:r>
          <w:rPr>
            <w:noProof/>
            <w:webHidden/>
          </w:rPr>
          <w:fldChar w:fldCharType="begin"/>
        </w:r>
        <w:r>
          <w:rPr>
            <w:noProof/>
            <w:webHidden/>
          </w:rPr>
          <w:instrText xml:space="preserve"> PAGEREF _Toc208864110 \h </w:instrText>
        </w:r>
        <w:r>
          <w:rPr>
            <w:noProof/>
            <w:webHidden/>
          </w:rPr>
        </w:r>
        <w:r>
          <w:rPr>
            <w:noProof/>
            <w:webHidden/>
          </w:rPr>
          <w:fldChar w:fldCharType="separate"/>
        </w:r>
        <w:r w:rsidR="00553DC6">
          <w:rPr>
            <w:noProof/>
            <w:webHidden/>
          </w:rPr>
          <w:t>14</w:t>
        </w:r>
        <w:r>
          <w:rPr>
            <w:noProof/>
            <w:webHidden/>
          </w:rPr>
          <w:fldChar w:fldCharType="end"/>
        </w:r>
      </w:hyperlink>
    </w:p>
    <w:p w14:paraId="2317DAF8" w14:textId="6BB1B1AA"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1" w:history="1">
        <w:r w:rsidRPr="0085595E">
          <w:rPr>
            <w:rStyle w:val="Hipervnculo"/>
            <w:noProof/>
          </w:rPr>
          <w:t>3. PRODUCT BACKLOG</w:t>
        </w:r>
        <w:r>
          <w:rPr>
            <w:noProof/>
            <w:webHidden/>
          </w:rPr>
          <w:tab/>
        </w:r>
        <w:r>
          <w:rPr>
            <w:noProof/>
            <w:webHidden/>
          </w:rPr>
          <w:fldChar w:fldCharType="begin"/>
        </w:r>
        <w:r>
          <w:rPr>
            <w:noProof/>
            <w:webHidden/>
          </w:rPr>
          <w:instrText xml:space="preserve"> PAGEREF _Toc208864111 \h </w:instrText>
        </w:r>
        <w:r>
          <w:rPr>
            <w:noProof/>
            <w:webHidden/>
          </w:rPr>
        </w:r>
        <w:r>
          <w:rPr>
            <w:noProof/>
            <w:webHidden/>
          </w:rPr>
          <w:fldChar w:fldCharType="separate"/>
        </w:r>
        <w:r w:rsidR="00553DC6">
          <w:rPr>
            <w:noProof/>
            <w:webHidden/>
          </w:rPr>
          <w:t>16</w:t>
        </w:r>
        <w:r>
          <w:rPr>
            <w:noProof/>
            <w:webHidden/>
          </w:rPr>
          <w:fldChar w:fldCharType="end"/>
        </w:r>
      </w:hyperlink>
    </w:p>
    <w:p w14:paraId="65383209" w14:textId="22EF206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2" w:history="1">
        <w:r w:rsidRPr="0085595E">
          <w:rPr>
            <w:rStyle w:val="Hipervnculo"/>
            <w:noProof/>
          </w:rPr>
          <w:t>4. SPRINT BACKLOG Y VISTA EXTERNA</w:t>
        </w:r>
        <w:r>
          <w:rPr>
            <w:noProof/>
            <w:webHidden/>
          </w:rPr>
          <w:tab/>
        </w:r>
        <w:r>
          <w:rPr>
            <w:noProof/>
            <w:webHidden/>
          </w:rPr>
          <w:fldChar w:fldCharType="begin"/>
        </w:r>
        <w:r>
          <w:rPr>
            <w:noProof/>
            <w:webHidden/>
          </w:rPr>
          <w:instrText xml:space="preserve"> PAGEREF _Toc208864112 \h </w:instrText>
        </w:r>
        <w:r>
          <w:rPr>
            <w:noProof/>
            <w:webHidden/>
          </w:rPr>
        </w:r>
        <w:r>
          <w:rPr>
            <w:noProof/>
            <w:webHidden/>
          </w:rPr>
          <w:fldChar w:fldCharType="separate"/>
        </w:r>
        <w:r w:rsidR="00553DC6">
          <w:rPr>
            <w:noProof/>
            <w:webHidden/>
          </w:rPr>
          <w:t>32</w:t>
        </w:r>
        <w:r>
          <w:rPr>
            <w:noProof/>
            <w:webHidden/>
          </w:rPr>
          <w:fldChar w:fldCharType="end"/>
        </w:r>
      </w:hyperlink>
    </w:p>
    <w:p w14:paraId="37E46A39" w14:textId="36A22CA2" w:rsidR="00FA3C8D" w:rsidRDefault="00FA3C8D">
      <w:pPr>
        <w:pStyle w:val="TDC2"/>
        <w:rPr>
          <w:rFonts w:asciiTheme="minorHAnsi" w:eastAsiaTheme="minorEastAsia" w:hAnsiTheme="minorHAnsi" w:cstheme="minorBidi"/>
          <w:noProof/>
          <w:kern w:val="2"/>
          <w:szCs w:val="24"/>
          <w14:ligatures w14:val="standardContextual"/>
        </w:rPr>
      </w:pPr>
      <w:hyperlink w:anchor="_Toc208864113" w:history="1">
        <w:r w:rsidRPr="0085595E">
          <w:rPr>
            <w:rStyle w:val="Hipervnculo"/>
            <w:noProof/>
          </w:rPr>
          <w:t>4.1</w:t>
        </w:r>
        <w:r>
          <w:rPr>
            <w:rFonts w:asciiTheme="minorHAnsi" w:eastAsiaTheme="minorEastAsia" w:hAnsiTheme="minorHAnsi" w:cstheme="minorBidi"/>
            <w:noProof/>
            <w:kern w:val="2"/>
            <w:szCs w:val="24"/>
            <w14:ligatures w14:val="standardContextual"/>
          </w:rPr>
          <w:tab/>
        </w:r>
        <w:r w:rsidRPr="0085595E">
          <w:rPr>
            <w:rStyle w:val="Hipervnculo"/>
            <w:noProof/>
          </w:rPr>
          <w:t>Sprint backlog</w:t>
        </w:r>
        <w:r>
          <w:rPr>
            <w:noProof/>
            <w:webHidden/>
          </w:rPr>
          <w:tab/>
        </w:r>
        <w:r>
          <w:rPr>
            <w:noProof/>
            <w:webHidden/>
          </w:rPr>
          <w:fldChar w:fldCharType="begin"/>
        </w:r>
        <w:r>
          <w:rPr>
            <w:noProof/>
            <w:webHidden/>
          </w:rPr>
          <w:instrText xml:space="preserve"> PAGEREF _Toc208864113 \h </w:instrText>
        </w:r>
        <w:r>
          <w:rPr>
            <w:noProof/>
            <w:webHidden/>
          </w:rPr>
        </w:r>
        <w:r>
          <w:rPr>
            <w:noProof/>
            <w:webHidden/>
          </w:rPr>
          <w:fldChar w:fldCharType="separate"/>
        </w:r>
        <w:r w:rsidR="00553DC6">
          <w:rPr>
            <w:noProof/>
            <w:webHidden/>
          </w:rPr>
          <w:t>32</w:t>
        </w:r>
        <w:r>
          <w:rPr>
            <w:noProof/>
            <w:webHidden/>
          </w:rPr>
          <w:fldChar w:fldCharType="end"/>
        </w:r>
      </w:hyperlink>
    </w:p>
    <w:p w14:paraId="50CBD636" w14:textId="65157A3D" w:rsidR="00FA3C8D" w:rsidRDefault="00FA3C8D">
      <w:pPr>
        <w:pStyle w:val="TDC2"/>
        <w:rPr>
          <w:rFonts w:asciiTheme="minorHAnsi" w:eastAsiaTheme="minorEastAsia" w:hAnsiTheme="minorHAnsi" w:cstheme="minorBidi"/>
          <w:noProof/>
          <w:kern w:val="2"/>
          <w:szCs w:val="24"/>
          <w14:ligatures w14:val="standardContextual"/>
        </w:rPr>
      </w:pPr>
      <w:hyperlink w:anchor="_Toc208864114" w:history="1">
        <w:r w:rsidRPr="0085595E">
          <w:rPr>
            <w:rStyle w:val="Hipervnculo"/>
            <w:noProof/>
          </w:rPr>
          <w:t>4.2</w:t>
        </w:r>
        <w:r>
          <w:rPr>
            <w:rFonts w:asciiTheme="minorHAnsi" w:eastAsiaTheme="minorEastAsia" w:hAnsiTheme="minorHAnsi" w:cstheme="minorBidi"/>
            <w:noProof/>
            <w:kern w:val="2"/>
            <w:szCs w:val="24"/>
            <w14:ligatures w14:val="standardContextual"/>
          </w:rPr>
          <w:tab/>
        </w:r>
        <w:r w:rsidRPr="0085595E">
          <w:rPr>
            <w:rStyle w:val="Hipervnculo"/>
            <w:noProof/>
          </w:rPr>
          <w:t>Vista externa ( Casos de uso )</w:t>
        </w:r>
        <w:r>
          <w:rPr>
            <w:noProof/>
            <w:webHidden/>
          </w:rPr>
          <w:tab/>
        </w:r>
        <w:r>
          <w:rPr>
            <w:noProof/>
            <w:webHidden/>
          </w:rPr>
          <w:fldChar w:fldCharType="begin"/>
        </w:r>
        <w:r>
          <w:rPr>
            <w:noProof/>
            <w:webHidden/>
          </w:rPr>
          <w:instrText xml:space="preserve"> PAGEREF _Toc208864114 \h </w:instrText>
        </w:r>
        <w:r>
          <w:rPr>
            <w:noProof/>
            <w:webHidden/>
          </w:rPr>
        </w:r>
        <w:r>
          <w:rPr>
            <w:noProof/>
            <w:webHidden/>
          </w:rPr>
          <w:fldChar w:fldCharType="separate"/>
        </w:r>
        <w:r w:rsidR="00553DC6">
          <w:rPr>
            <w:noProof/>
            <w:webHidden/>
          </w:rPr>
          <w:t>34</w:t>
        </w:r>
        <w:r>
          <w:rPr>
            <w:noProof/>
            <w:webHidden/>
          </w:rPr>
          <w:fldChar w:fldCharType="end"/>
        </w:r>
      </w:hyperlink>
    </w:p>
    <w:p w14:paraId="36E5B6BA" w14:textId="1FD1508B"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5" w:history="1">
        <w:r w:rsidRPr="0085595E">
          <w:rPr>
            <w:rStyle w:val="Hipervnculo"/>
            <w:noProof/>
          </w:rPr>
          <w:t>5. SPRINT VISTAS</w:t>
        </w:r>
        <w:r>
          <w:rPr>
            <w:noProof/>
            <w:webHidden/>
          </w:rPr>
          <w:tab/>
        </w:r>
        <w:r>
          <w:rPr>
            <w:noProof/>
            <w:webHidden/>
          </w:rPr>
          <w:fldChar w:fldCharType="begin"/>
        </w:r>
        <w:r>
          <w:rPr>
            <w:noProof/>
            <w:webHidden/>
          </w:rPr>
          <w:instrText xml:space="preserve"> PAGEREF _Toc208864115 \h </w:instrText>
        </w:r>
        <w:r>
          <w:rPr>
            <w:noProof/>
            <w:webHidden/>
          </w:rPr>
        </w:r>
        <w:r>
          <w:rPr>
            <w:noProof/>
            <w:webHidden/>
          </w:rPr>
          <w:fldChar w:fldCharType="separate"/>
        </w:r>
        <w:r w:rsidR="00553DC6">
          <w:rPr>
            <w:noProof/>
            <w:webHidden/>
          </w:rPr>
          <w:t>79</w:t>
        </w:r>
        <w:r>
          <w:rPr>
            <w:noProof/>
            <w:webHidden/>
          </w:rPr>
          <w:fldChar w:fldCharType="end"/>
        </w:r>
      </w:hyperlink>
    </w:p>
    <w:p w14:paraId="259FC0A2" w14:textId="0AF71B23" w:rsidR="00FA3C8D" w:rsidRDefault="00FA3C8D">
      <w:pPr>
        <w:pStyle w:val="TDC2"/>
        <w:rPr>
          <w:rFonts w:asciiTheme="minorHAnsi" w:eastAsiaTheme="minorEastAsia" w:hAnsiTheme="minorHAnsi" w:cstheme="minorBidi"/>
          <w:noProof/>
          <w:kern w:val="2"/>
          <w:szCs w:val="24"/>
          <w14:ligatures w14:val="standardContextual"/>
        </w:rPr>
      </w:pPr>
      <w:hyperlink w:anchor="_Toc208864116" w:history="1">
        <w:r w:rsidRPr="0085595E">
          <w:rPr>
            <w:rStyle w:val="Hipervnculo"/>
            <w:noProof/>
          </w:rPr>
          <w:t>5.1</w:t>
        </w:r>
        <w:r>
          <w:rPr>
            <w:rFonts w:asciiTheme="minorHAnsi" w:eastAsiaTheme="minorEastAsia" w:hAnsiTheme="minorHAnsi" w:cstheme="minorBidi"/>
            <w:noProof/>
            <w:kern w:val="2"/>
            <w:szCs w:val="24"/>
            <w14:ligatures w14:val="standardContextual"/>
          </w:rPr>
          <w:tab/>
        </w:r>
        <w:r w:rsidRPr="0085595E">
          <w:rPr>
            <w:rStyle w:val="Hipervnculo"/>
            <w:noProof/>
          </w:rPr>
          <w:t>Vista lógica</w:t>
        </w:r>
        <w:r>
          <w:rPr>
            <w:noProof/>
            <w:webHidden/>
          </w:rPr>
          <w:tab/>
        </w:r>
        <w:r>
          <w:rPr>
            <w:noProof/>
            <w:webHidden/>
          </w:rPr>
          <w:fldChar w:fldCharType="begin"/>
        </w:r>
        <w:r>
          <w:rPr>
            <w:noProof/>
            <w:webHidden/>
          </w:rPr>
          <w:instrText xml:space="preserve"> PAGEREF _Toc208864116 \h </w:instrText>
        </w:r>
        <w:r>
          <w:rPr>
            <w:noProof/>
            <w:webHidden/>
          </w:rPr>
        </w:r>
        <w:r>
          <w:rPr>
            <w:noProof/>
            <w:webHidden/>
          </w:rPr>
          <w:fldChar w:fldCharType="separate"/>
        </w:r>
        <w:r w:rsidR="00553DC6">
          <w:rPr>
            <w:noProof/>
            <w:webHidden/>
          </w:rPr>
          <w:t>79</w:t>
        </w:r>
        <w:r>
          <w:rPr>
            <w:noProof/>
            <w:webHidden/>
          </w:rPr>
          <w:fldChar w:fldCharType="end"/>
        </w:r>
      </w:hyperlink>
    </w:p>
    <w:p w14:paraId="7CADD021" w14:textId="498395B0"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7" w:history="1">
        <w:r w:rsidRPr="0085595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clases</w:t>
        </w:r>
        <w:r>
          <w:rPr>
            <w:noProof/>
            <w:webHidden/>
          </w:rPr>
          <w:tab/>
        </w:r>
        <w:r>
          <w:rPr>
            <w:noProof/>
            <w:webHidden/>
          </w:rPr>
          <w:fldChar w:fldCharType="begin"/>
        </w:r>
        <w:r>
          <w:rPr>
            <w:noProof/>
            <w:webHidden/>
          </w:rPr>
          <w:instrText xml:space="preserve"> PAGEREF _Toc208864117 \h </w:instrText>
        </w:r>
        <w:r>
          <w:rPr>
            <w:noProof/>
            <w:webHidden/>
          </w:rPr>
        </w:r>
        <w:r>
          <w:rPr>
            <w:noProof/>
            <w:webHidden/>
          </w:rPr>
          <w:fldChar w:fldCharType="separate"/>
        </w:r>
        <w:r w:rsidR="00553DC6">
          <w:rPr>
            <w:noProof/>
            <w:webHidden/>
          </w:rPr>
          <w:t>79</w:t>
        </w:r>
        <w:r>
          <w:rPr>
            <w:noProof/>
            <w:webHidden/>
          </w:rPr>
          <w:fldChar w:fldCharType="end"/>
        </w:r>
      </w:hyperlink>
    </w:p>
    <w:p w14:paraId="3316748E" w14:textId="18D5F2F7"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8" w:history="1">
        <w:r w:rsidRPr="0085595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Modelado de datos</w:t>
        </w:r>
        <w:r>
          <w:rPr>
            <w:noProof/>
            <w:webHidden/>
          </w:rPr>
          <w:tab/>
        </w:r>
        <w:r>
          <w:rPr>
            <w:noProof/>
            <w:webHidden/>
          </w:rPr>
          <w:fldChar w:fldCharType="begin"/>
        </w:r>
        <w:r>
          <w:rPr>
            <w:noProof/>
            <w:webHidden/>
          </w:rPr>
          <w:instrText xml:space="preserve"> PAGEREF _Toc208864118 \h </w:instrText>
        </w:r>
        <w:r>
          <w:rPr>
            <w:noProof/>
            <w:webHidden/>
          </w:rPr>
        </w:r>
        <w:r>
          <w:rPr>
            <w:noProof/>
            <w:webHidden/>
          </w:rPr>
          <w:fldChar w:fldCharType="separate"/>
        </w:r>
        <w:r w:rsidR="00553DC6">
          <w:rPr>
            <w:noProof/>
            <w:webHidden/>
          </w:rPr>
          <w:t>81</w:t>
        </w:r>
        <w:r>
          <w:rPr>
            <w:noProof/>
            <w:webHidden/>
          </w:rPr>
          <w:fldChar w:fldCharType="end"/>
        </w:r>
      </w:hyperlink>
    </w:p>
    <w:p w14:paraId="7F823B15" w14:textId="4A52B157" w:rsidR="00FA3C8D" w:rsidRDefault="00FA3C8D">
      <w:pPr>
        <w:pStyle w:val="TDC2"/>
        <w:rPr>
          <w:rFonts w:asciiTheme="minorHAnsi" w:eastAsiaTheme="minorEastAsia" w:hAnsiTheme="minorHAnsi" w:cstheme="minorBidi"/>
          <w:noProof/>
          <w:kern w:val="2"/>
          <w:szCs w:val="24"/>
          <w14:ligatures w14:val="standardContextual"/>
        </w:rPr>
      </w:pPr>
      <w:hyperlink w:anchor="_Toc208864119" w:history="1">
        <w:r w:rsidRPr="0085595E">
          <w:rPr>
            <w:rStyle w:val="Hipervnculo"/>
            <w:noProof/>
          </w:rPr>
          <w:t>5.2</w:t>
        </w:r>
        <w:r>
          <w:rPr>
            <w:rFonts w:asciiTheme="minorHAnsi" w:eastAsiaTheme="minorEastAsia" w:hAnsiTheme="minorHAnsi" w:cstheme="minorBidi"/>
            <w:noProof/>
            <w:kern w:val="2"/>
            <w:szCs w:val="24"/>
            <w14:ligatures w14:val="standardContextual"/>
          </w:rPr>
          <w:tab/>
        </w:r>
        <w:r w:rsidRPr="0085595E">
          <w:rPr>
            <w:rStyle w:val="Hipervnculo"/>
            <w:noProof/>
          </w:rPr>
          <w:t>Vista de proceso:</w:t>
        </w:r>
        <w:r>
          <w:rPr>
            <w:noProof/>
            <w:webHidden/>
          </w:rPr>
          <w:tab/>
        </w:r>
        <w:r>
          <w:rPr>
            <w:noProof/>
            <w:webHidden/>
          </w:rPr>
          <w:fldChar w:fldCharType="begin"/>
        </w:r>
        <w:r>
          <w:rPr>
            <w:noProof/>
            <w:webHidden/>
          </w:rPr>
          <w:instrText xml:space="preserve"> PAGEREF _Toc208864119 \h </w:instrText>
        </w:r>
        <w:r>
          <w:rPr>
            <w:noProof/>
            <w:webHidden/>
          </w:rPr>
        </w:r>
        <w:r>
          <w:rPr>
            <w:noProof/>
            <w:webHidden/>
          </w:rPr>
          <w:fldChar w:fldCharType="separate"/>
        </w:r>
        <w:r w:rsidR="00553DC6">
          <w:rPr>
            <w:noProof/>
            <w:webHidden/>
          </w:rPr>
          <w:t>82</w:t>
        </w:r>
        <w:r>
          <w:rPr>
            <w:noProof/>
            <w:webHidden/>
          </w:rPr>
          <w:fldChar w:fldCharType="end"/>
        </w:r>
      </w:hyperlink>
    </w:p>
    <w:p w14:paraId="42218A1E" w14:textId="6D1E6CD4"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0" w:history="1">
        <w:r w:rsidRPr="0085595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Diagramas de secuencias</w:t>
        </w:r>
        <w:r>
          <w:rPr>
            <w:noProof/>
            <w:webHidden/>
          </w:rPr>
          <w:tab/>
        </w:r>
        <w:r>
          <w:rPr>
            <w:noProof/>
            <w:webHidden/>
          </w:rPr>
          <w:fldChar w:fldCharType="begin"/>
        </w:r>
        <w:r>
          <w:rPr>
            <w:noProof/>
            <w:webHidden/>
          </w:rPr>
          <w:instrText xml:space="preserve"> PAGEREF _Toc208864120 \h </w:instrText>
        </w:r>
        <w:r>
          <w:rPr>
            <w:noProof/>
            <w:webHidden/>
          </w:rPr>
        </w:r>
        <w:r>
          <w:rPr>
            <w:noProof/>
            <w:webHidden/>
          </w:rPr>
          <w:fldChar w:fldCharType="separate"/>
        </w:r>
        <w:r w:rsidR="00553DC6">
          <w:rPr>
            <w:noProof/>
            <w:webHidden/>
          </w:rPr>
          <w:t>82</w:t>
        </w:r>
        <w:r>
          <w:rPr>
            <w:noProof/>
            <w:webHidden/>
          </w:rPr>
          <w:fldChar w:fldCharType="end"/>
        </w:r>
      </w:hyperlink>
    </w:p>
    <w:p w14:paraId="1BBC738C" w14:textId="3F005B5D" w:rsidR="00FA3C8D" w:rsidRDefault="00FA3C8D">
      <w:pPr>
        <w:pStyle w:val="TDC2"/>
        <w:rPr>
          <w:rFonts w:asciiTheme="minorHAnsi" w:eastAsiaTheme="minorEastAsia" w:hAnsiTheme="minorHAnsi" w:cstheme="minorBidi"/>
          <w:noProof/>
          <w:kern w:val="2"/>
          <w:szCs w:val="24"/>
          <w14:ligatures w14:val="standardContextual"/>
        </w:rPr>
      </w:pPr>
      <w:hyperlink w:anchor="_Toc208864121" w:history="1">
        <w:r w:rsidRPr="0085595E">
          <w:rPr>
            <w:rStyle w:val="Hipervnculo"/>
            <w:noProof/>
          </w:rPr>
          <w:t>5.3</w:t>
        </w:r>
        <w:r>
          <w:rPr>
            <w:rFonts w:asciiTheme="minorHAnsi" w:eastAsiaTheme="minorEastAsia" w:hAnsiTheme="minorHAnsi" w:cstheme="minorBidi"/>
            <w:noProof/>
            <w:kern w:val="2"/>
            <w:szCs w:val="24"/>
            <w14:ligatures w14:val="standardContextual"/>
          </w:rPr>
          <w:tab/>
        </w:r>
        <w:r w:rsidRPr="0085595E">
          <w:rPr>
            <w:rStyle w:val="Hipervnculo"/>
            <w:noProof/>
          </w:rPr>
          <w:t>Vista desarrollo</w:t>
        </w:r>
        <w:r>
          <w:rPr>
            <w:noProof/>
            <w:webHidden/>
          </w:rPr>
          <w:tab/>
        </w:r>
        <w:r>
          <w:rPr>
            <w:noProof/>
            <w:webHidden/>
          </w:rPr>
          <w:fldChar w:fldCharType="begin"/>
        </w:r>
        <w:r>
          <w:rPr>
            <w:noProof/>
            <w:webHidden/>
          </w:rPr>
          <w:instrText xml:space="preserve"> PAGEREF _Toc208864121 \h </w:instrText>
        </w:r>
        <w:r>
          <w:rPr>
            <w:noProof/>
            <w:webHidden/>
          </w:rPr>
        </w:r>
        <w:r>
          <w:rPr>
            <w:noProof/>
            <w:webHidden/>
          </w:rPr>
          <w:fldChar w:fldCharType="separate"/>
        </w:r>
        <w:r w:rsidR="00553DC6">
          <w:rPr>
            <w:noProof/>
            <w:webHidden/>
          </w:rPr>
          <w:t>127</w:t>
        </w:r>
        <w:r>
          <w:rPr>
            <w:noProof/>
            <w:webHidden/>
          </w:rPr>
          <w:fldChar w:fldCharType="end"/>
        </w:r>
      </w:hyperlink>
    </w:p>
    <w:p w14:paraId="27A982C0" w14:textId="56E9454E"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2" w:history="1">
        <w:r w:rsidRPr="0085595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componentes</w:t>
        </w:r>
        <w:r>
          <w:rPr>
            <w:noProof/>
            <w:webHidden/>
          </w:rPr>
          <w:tab/>
        </w:r>
        <w:r>
          <w:rPr>
            <w:noProof/>
            <w:webHidden/>
          </w:rPr>
          <w:fldChar w:fldCharType="begin"/>
        </w:r>
        <w:r>
          <w:rPr>
            <w:noProof/>
            <w:webHidden/>
          </w:rPr>
          <w:instrText xml:space="preserve"> PAGEREF _Toc208864122 \h </w:instrText>
        </w:r>
        <w:r>
          <w:rPr>
            <w:noProof/>
            <w:webHidden/>
          </w:rPr>
        </w:r>
        <w:r>
          <w:rPr>
            <w:noProof/>
            <w:webHidden/>
          </w:rPr>
          <w:fldChar w:fldCharType="separate"/>
        </w:r>
        <w:r w:rsidR="00553DC6">
          <w:rPr>
            <w:noProof/>
            <w:webHidden/>
          </w:rPr>
          <w:t>127</w:t>
        </w:r>
        <w:r>
          <w:rPr>
            <w:noProof/>
            <w:webHidden/>
          </w:rPr>
          <w:fldChar w:fldCharType="end"/>
        </w:r>
      </w:hyperlink>
    </w:p>
    <w:p w14:paraId="2D09BEC4" w14:textId="4C3AE845" w:rsidR="00FA3C8D" w:rsidRDefault="00FA3C8D">
      <w:pPr>
        <w:pStyle w:val="TDC2"/>
        <w:rPr>
          <w:rFonts w:asciiTheme="minorHAnsi" w:eastAsiaTheme="minorEastAsia" w:hAnsiTheme="minorHAnsi" w:cstheme="minorBidi"/>
          <w:noProof/>
          <w:kern w:val="2"/>
          <w:szCs w:val="24"/>
          <w14:ligatures w14:val="standardContextual"/>
        </w:rPr>
      </w:pPr>
      <w:hyperlink w:anchor="_Toc208864123" w:history="1">
        <w:r w:rsidRPr="0085595E">
          <w:rPr>
            <w:rStyle w:val="Hipervnculo"/>
            <w:noProof/>
          </w:rPr>
          <w:t>5.4</w:t>
        </w:r>
        <w:r>
          <w:rPr>
            <w:rFonts w:asciiTheme="minorHAnsi" w:eastAsiaTheme="minorEastAsia" w:hAnsiTheme="minorHAnsi" w:cstheme="minorBidi"/>
            <w:noProof/>
            <w:kern w:val="2"/>
            <w:szCs w:val="24"/>
            <w14:ligatures w14:val="standardContextual"/>
          </w:rPr>
          <w:tab/>
        </w:r>
        <w:r w:rsidRPr="0085595E">
          <w:rPr>
            <w:rStyle w:val="Hipervnculo"/>
            <w:noProof/>
          </w:rPr>
          <w:t>Vista física</w:t>
        </w:r>
        <w:r>
          <w:rPr>
            <w:noProof/>
            <w:webHidden/>
          </w:rPr>
          <w:tab/>
        </w:r>
        <w:r>
          <w:rPr>
            <w:noProof/>
            <w:webHidden/>
          </w:rPr>
          <w:fldChar w:fldCharType="begin"/>
        </w:r>
        <w:r>
          <w:rPr>
            <w:noProof/>
            <w:webHidden/>
          </w:rPr>
          <w:instrText xml:space="preserve"> PAGEREF _Toc208864123 \h </w:instrText>
        </w:r>
        <w:r>
          <w:rPr>
            <w:noProof/>
            <w:webHidden/>
          </w:rPr>
        </w:r>
        <w:r>
          <w:rPr>
            <w:noProof/>
            <w:webHidden/>
          </w:rPr>
          <w:fldChar w:fldCharType="separate"/>
        </w:r>
        <w:r w:rsidR="00553DC6">
          <w:rPr>
            <w:noProof/>
            <w:webHidden/>
          </w:rPr>
          <w:t>129</w:t>
        </w:r>
        <w:r>
          <w:rPr>
            <w:noProof/>
            <w:webHidden/>
          </w:rPr>
          <w:fldChar w:fldCharType="end"/>
        </w:r>
      </w:hyperlink>
    </w:p>
    <w:p w14:paraId="69E835D3" w14:textId="0BB5B62E"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4" w:history="1">
        <w:r w:rsidRPr="0085595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_Toc208864124 \h </w:instrText>
        </w:r>
        <w:r>
          <w:rPr>
            <w:noProof/>
            <w:webHidden/>
          </w:rPr>
        </w:r>
        <w:r>
          <w:rPr>
            <w:noProof/>
            <w:webHidden/>
          </w:rPr>
          <w:fldChar w:fldCharType="separate"/>
        </w:r>
        <w:r w:rsidR="00553DC6">
          <w:rPr>
            <w:noProof/>
            <w:webHidden/>
          </w:rPr>
          <w:t>129</w:t>
        </w:r>
        <w:r>
          <w:rPr>
            <w:noProof/>
            <w:webHidden/>
          </w:rPr>
          <w:fldChar w:fldCharType="end"/>
        </w:r>
      </w:hyperlink>
    </w:p>
    <w:p w14:paraId="0C65CA94" w14:textId="5C7762FB"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25" w:history="1">
        <w:r w:rsidRPr="0085595E">
          <w:rPr>
            <w:rStyle w:val="Hipervnculo"/>
            <w:noProof/>
          </w:rPr>
          <w:t>6. MANUAL DE INSTALACIÓN Y NAVEGACIÓN</w:t>
        </w:r>
        <w:r>
          <w:rPr>
            <w:noProof/>
            <w:webHidden/>
          </w:rPr>
          <w:tab/>
        </w:r>
        <w:r>
          <w:rPr>
            <w:noProof/>
            <w:webHidden/>
          </w:rPr>
          <w:fldChar w:fldCharType="begin"/>
        </w:r>
        <w:r>
          <w:rPr>
            <w:noProof/>
            <w:webHidden/>
          </w:rPr>
          <w:instrText xml:space="preserve"> PAGEREF _Toc208864125 \h </w:instrText>
        </w:r>
        <w:r>
          <w:rPr>
            <w:noProof/>
            <w:webHidden/>
          </w:rPr>
        </w:r>
        <w:r>
          <w:rPr>
            <w:noProof/>
            <w:webHidden/>
          </w:rPr>
          <w:fldChar w:fldCharType="separate"/>
        </w:r>
        <w:r w:rsidR="00553DC6">
          <w:rPr>
            <w:noProof/>
            <w:webHidden/>
          </w:rPr>
          <w:t>131</w:t>
        </w:r>
        <w:r>
          <w:rPr>
            <w:noProof/>
            <w:webHidden/>
          </w:rPr>
          <w:fldChar w:fldCharType="end"/>
        </w:r>
      </w:hyperlink>
    </w:p>
    <w:p w14:paraId="38194AF6" w14:textId="68529F47" w:rsidR="00FA3C8D" w:rsidRDefault="00FA3C8D">
      <w:pPr>
        <w:pStyle w:val="TDC2"/>
        <w:rPr>
          <w:rFonts w:asciiTheme="minorHAnsi" w:eastAsiaTheme="minorEastAsia" w:hAnsiTheme="minorHAnsi" w:cstheme="minorBidi"/>
          <w:noProof/>
          <w:kern w:val="2"/>
          <w:szCs w:val="24"/>
          <w14:ligatures w14:val="standardContextual"/>
        </w:rPr>
      </w:pPr>
      <w:hyperlink w:anchor="_Toc208864126" w:history="1">
        <w:r w:rsidRPr="0085595E">
          <w:rPr>
            <w:rStyle w:val="Hipervnculo"/>
            <w:noProof/>
          </w:rPr>
          <w:t>6.1</w:t>
        </w:r>
        <w:r>
          <w:rPr>
            <w:rFonts w:asciiTheme="minorHAnsi" w:eastAsiaTheme="minorEastAsia" w:hAnsiTheme="minorHAnsi" w:cstheme="minorBidi"/>
            <w:noProof/>
            <w:kern w:val="2"/>
            <w:szCs w:val="24"/>
            <w14:ligatures w14:val="standardContextual"/>
          </w:rPr>
          <w:tab/>
        </w:r>
        <w:r w:rsidRPr="0085595E">
          <w:rPr>
            <w:rStyle w:val="Hipervnculo"/>
            <w:noProof/>
          </w:rPr>
          <w:t>Requisitos de hardware</w:t>
        </w:r>
        <w:r>
          <w:rPr>
            <w:noProof/>
            <w:webHidden/>
          </w:rPr>
          <w:tab/>
        </w:r>
        <w:r>
          <w:rPr>
            <w:noProof/>
            <w:webHidden/>
          </w:rPr>
          <w:fldChar w:fldCharType="begin"/>
        </w:r>
        <w:r>
          <w:rPr>
            <w:noProof/>
            <w:webHidden/>
          </w:rPr>
          <w:instrText xml:space="preserve"> PAGEREF _Toc208864126 \h </w:instrText>
        </w:r>
        <w:r>
          <w:rPr>
            <w:noProof/>
            <w:webHidden/>
          </w:rPr>
        </w:r>
        <w:r>
          <w:rPr>
            <w:noProof/>
            <w:webHidden/>
          </w:rPr>
          <w:fldChar w:fldCharType="separate"/>
        </w:r>
        <w:r w:rsidR="00553DC6">
          <w:rPr>
            <w:noProof/>
            <w:webHidden/>
          </w:rPr>
          <w:t>131</w:t>
        </w:r>
        <w:r>
          <w:rPr>
            <w:noProof/>
            <w:webHidden/>
          </w:rPr>
          <w:fldChar w:fldCharType="end"/>
        </w:r>
      </w:hyperlink>
    </w:p>
    <w:p w14:paraId="3D5D85E0" w14:textId="36AE9F19" w:rsidR="00FA3C8D" w:rsidRDefault="00FA3C8D">
      <w:pPr>
        <w:pStyle w:val="TDC2"/>
        <w:rPr>
          <w:rFonts w:asciiTheme="minorHAnsi" w:eastAsiaTheme="minorEastAsia" w:hAnsiTheme="minorHAnsi" w:cstheme="minorBidi"/>
          <w:noProof/>
          <w:kern w:val="2"/>
          <w:szCs w:val="24"/>
          <w14:ligatures w14:val="standardContextual"/>
        </w:rPr>
      </w:pPr>
      <w:hyperlink w:anchor="_Toc208864127" w:history="1">
        <w:r w:rsidRPr="0085595E">
          <w:rPr>
            <w:rStyle w:val="Hipervnculo"/>
            <w:noProof/>
          </w:rPr>
          <w:t>6.2</w:t>
        </w:r>
        <w:r>
          <w:rPr>
            <w:rFonts w:asciiTheme="minorHAnsi" w:eastAsiaTheme="minorEastAsia" w:hAnsiTheme="minorHAnsi" w:cstheme="minorBidi"/>
            <w:noProof/>
            <w:kern w:val="2"/>
            <w:szCs w:val="24"/>
            <w14:ligatures w14:val="standardContextual"/>
          </w:rPr>
          <w:tab/>
        </w:r>
        <w:r w:rsidRPr="0085595E">
          <w:rPr>
            <w:rStyle w:val="Hipervnculo"/>
            <w:noProof/>
          </w:rPr>
          <w:t>Requisitos de Software</w:t>
        </w:r>
        <w:r>
          <w:rPr>
            <w:noProof/>
            <w:webHidden/>
          </w:rPr>
          <w:tab/>
        </w:r>
        <w:r>
          <w:rPr>
            <w:noProof/>
            <w:webHidden/>
          </w:rPr>
          <w:fldChar w:fldCharType="begin"/>
        </w:r>
        <w:r>
          <w:rPr>
            <w:noProof/>
            <w:webHidden/>
          </w:rPr>
          <w:instrText xml:space="preserve"> PAGEREF _Toc208864127 \h </w:instrText>
        </w:r>
        <w:r>
          <w:rPr>
            <w:noProof/>
            <w:webHidden/>
          </w:rPr>
        </w:r>
        <w:r>
          <w:rPr>
            <w:noProof/>
            <w:webHidden/>
          </w:rPr>
          <w:fldChar w:fldCharType="separate"/>
        </w:r>
        <w:r w:rsidR="00553DC6">
          <w:rPr>
            <w:noProof/>
            <w:webHidden/>
          </w:rPr>
          <w:t>131</w:t>
        </w:r>
        <w:r>
          <w:rPr>
            <w:noProof/>
            <w:webHidden/>
          </w:rPr>
          <w:fldChar w:fldCharType="end"/>
        </w:r>
      </w:hyperlink>
    </w:p>
    <w:p w14:paraId="47E5B94B" w14:textId="66095D08" w:rsidR="00FA3C8D" w:rsidRDefault="00FA3C8D">
      <w:pPr>
        <w:pStyle w:val="TDC2"/>
        <w:rPr>
          <w:rFonts w:asciiTheme="minorHAnsi" w:eastAsiaTheme="minorEastAsia" w:hAnsiTheme="minorHAnsi" w:cstheme="minorBidi"/>
          <w:noProof/>
          <w:kern w:val="2"/>
          <w:szCs w:val="24"/>
          <w14:ligatures w14:val="standardContextual"/>
        </w:rPr>
      </w:pPr>
      <w:hyperlink w:anchor="_Toc208864128" w:history="1">
        <w:r w:rsidRPr="0085595E">
          <w:rPr>
            <w:rStyle w:val="Hipervnculo"/>
            <w:noProof/>
          </w:rPr>
          <w:t>6.3</w:t>
        </w:r>
        <w:r>
          <w:rPr>
            <w:rFonts w:asciiTheme="minorHAnsi" w:eastAsiaTheme="minorEastAsia" w:hAnsiTheme="minorHAnsi" w:cstheme="minorBidi"/>
            <w:noProof/>
            <w:kern w:val="2"/>
            <w:szCs w:val="24"/>
            <w14:ligatures w14:val="standardContextual"/>
          </w:rPr>
          <w:tab/>
        </w:r>
        <w:r w:rsidRPr="0085595E">
          <w:rPr>
            <w:rStyle w:val="Hipervnculo"/>
            <w:noProof/>
          </w:rPr>
          <w:t>Instalación de dependencias</w:t>
        </w:r>
        <w:r>
          <w:rPr>
            <w:noProof/>
            <w:webHidden/>
          </w:rPr>
          <w:tab/>
        </w:r>
        <w:r>
          <w:rPr>
            <w:noProof/>
            <w:webHidden/>
          </w:rPr>
          <w:fldChar w:fldCharType="begin"/>
        </w:r>
        <w:r>
          <w:rPr>
            <w:noProof/>
            <w:webHidden/>
          </w:rPr>
          <w:instrText xml:space="preserve"> PAGEREF _Toc208864128 \h </w:instrText>
        </w:r>
        <w:r>
          <w:rPr>
            <w:noProof/>
            <w:webHidden/>
          </w:rPr>
        </w:r>
        <w:r>
          <w:rPr>
            <w:noProof/>
            <w:webHidden/>
          </w:rPr>
          <w:fldChar w:fldCharType="separate"/>
        </w:r>
        <w:r w:rsidR="00553DC6">
          <w:rPr>
            <w:noProof/>
            <w:webHidden/>
          </w:rPr>
          <w:t>132</w:t>
        </w:r>
        <w:r>
          <w:rPr>
            <w:noProof/>
            <w:webHidden/>
          </w:rPr>
          <w:fldChar w:fldCharType="end"/>
        </w:r>
      </w:hyperlink>
    </w:p>
    <w:p w14:paraId="530240B2" w14:textId="07D3E7C8" w:rsidR="00FA3C8D" w:rsidRDefault="00FA3C8D">
      <w:pPr>
        <w:pStyle w:val="TDC2"/>
        <w:rPr>
          <w:rFonts w:asciiTheme="minorHAnsi" w:eastAsiaTheme="minorEastAsia" w:hAnsiTheme="minorHAnsi" w:cstheme="minorBidi"/>
          <w:noProof/>
          <w:kern w:val="2"/>
          <w:szCs w:val="24"/>
          <w14:ligatures w14:val="standardContextual"/>
        </w:rPr>
      </w:pPr>
      <w:hyperlink w:anchor="_Toc208864129" w:history="1">
        <w:r w:rsidRPr="0085595E">
          <w:rPr>
            <w:rStyle w:val="Hipervnculo"/>
            <w:noProof/>
          </w:rPr>
          <w:t>6.4</w:t>
        </w:r>
        <w:r>
          <w:rPr>
            <w:rFonts w:asciiTheme="minorHAnsi" w:eastAsiaTheme="minorEastAsia" w:hAnsiTheme="minorHAnsi" w:cstheme="minorBidi"/>
            <w:noProof/>
            <w:kern w:val="2"/>
            <w:szCs w:val="24"/>
            <w14:ligatures w14:val="standardContextual"/>
          </w:rPr>
          <w:tab/>
        </w:r>
        <w:r w:rsidRPr="0085595E">
          <w:rPr>
            <w:rStyle w:val="Hipervnculo"/>
            <w:noProof/>
          </w:rPr>
          <w:t>Pasos para la instalación</w:t>
        </w:r>
        <w:r>
          <w:rPr>
            <w:noProof/>
            <w:webHidden/>
          </w:rPr>
          <w:tab/>
        </w:r>
        <w:r>
          <w:rPr>
            <w:noProof/>
            <w:webHidden/>
          </w:rPr>
          <w:fldChar w:fldCharType="begin"/>
        </w:r>
        <w:r>
          <w:rPr>
            <w:noProof/>
            <w:webHidden/>
          </w:rPr>
          <w:instrText xml:space="preserve"> PAGEREF _Toc208864129 \h </w:instrText>
        </w:r>
        <w:r>
          <w:rPr>
            <w:noProof/>
            <w:webHidden/>
          </w:rPr>
        </w:r>
        <w:r>
          <w:rPr>
            <w:noProof/>
            <w:webHidden/>
          </w:rPr>
          <w:fldChar w:fldCharType="separate"/>
        </w:r>
        <w:r w:rsidR="00553DC6">
          <w:rPr>
            <w:noProof/>
            <w:webHidden/>
          </w:rPr>
          <w:t>133</w:t>
        </w:r>
        <w:r>
          <w:rPr>
            <w:noProof/>
            <w:webHidden/>
          </w:rPr>
          <w:fldChar w:fldCharType="end"/>
        </w:r>
      </w:hyperlink>
    </w:p>
    <w:p w14:paraId="1878CD53" w14:textId="02104361" w:rsidR="00FA3C8D" w:rsidRDefault="00FA3C8D">
      <w:pPr>
        <w:pStyle w:val="TDC2"/>
        <w:rPr>
          <w:rFonts w:asciiTheme="minorHAnsi" w:eastAsiaTheme="minorEastAsia" w:hAnsiTheme="minorHAnsi" w:cstheme="minorBidi"/>
          <w:noProof/>
          <w:kern w:val="2"/>
          <w:szCs w:val="24"/>
          <w14:ligatures w14:val="standardContextual"/>
        </w:rPr>
      </w:pPr>
      <w:hyperlink w:anchor="_Toc208864130" w:history="1">
        <w:r w:rsidRPr="0085595E">
          <w:rPr>
            <w:rStyle w:val="Hipervnculo"/>
            <w:noProof/>
          </w:rPr>
          <w:t>6.5</w:t>
        </w:r>
        <w:r>
          <w:rPr>
            <w:rFonts w:asciiTheme="minorHAnsi" w:eastAsiaTheme="minorEastAsia" w:hAnsiTheme="minorHAnsi" w:cstheme="minorBidi"/>
            <w:noProof/>
            <w:kern w:val="2"/>
            <w:szCs w:val="24"/>
            <w14:ligatures w14:val="standardContextual"/>
          </w:rPr>
          <w:tab/>
        </w:r>
        <w:r w:rsidRPr="0085595E">
          <w:rPr>
            <w:rStyle w:val="Hipervnculo"/>
            <w:noProof/>
          </w:rPr>
          <w:t>Ejecución del sistema</w:t>
        </w:r>
        <w:r>
          <w:rPr>
            <w:noProof/>
            <w:webHidden/>
          </w:rPr>
          <w:tab/>
        </w:r>
        <w:r>
          <w:rPr>
            <w:noProof/>
            <w:webHidden/>
          </w:rPr>
          <w:fldChar w:fldCharType="begin"/>
        </w:r>
        <w:r>
          <w:rPr>
            <w:noProof/>
            <w:webHidden/>
          </w:rPr>
          <w:instrText xml:space="preserve"> PAGEREF _Toc208864130 \h </w:instrText>
        </w:r>
        <w:r>
          <w:rPr>
            <w:noProof/>
            <w:webHidden/>
          </w:rPr>
        </w:r>
        <w:r>
          <w:rPr>
            <w:noProof/>
            <w:webHidden/>
          </w:rPr>
          <w:fldChar w:fldCharType="separate"/>
        </w:r>
        <w:r w:rsidR="00553DC6">
          <w:rPr>
            <w:noProof/>
            <w:webHidden/>
          </w:rPr>
          <w:t>133</w:t>
        </w:r>
        <w:r>
          <w:rPr>
            <w:noProof/>
            <w:webHidden/>
          </w:rPr>
          <w:fldChar w:fldCharType="end"/>
        </w:r>
      </w:hyperlink>
    </w:p>
    <w:p w14:paraId="6D69A8C4" w14:textId="26EA22BB" w:rsidR="00FA3C8D" w:rsidRDefault="00FA3C8D">
      <w:pPr>
        <w:pStyle w:val="TDC2"/>
        <w:rPr>
          <w:rFonts w:asciiTheme="minorHAnsi" w:eastAsiaTheme="minorEastAsia" w:hAnsiTheme="minorHAnsi" w:cstheme="minorBidi"/>
          <w:noProof/>
          <w:kern w:val="2"/>
          <w:szCs w:val="24"/>
          <w14:ligatures w14:val="standardContextual"/>
        </w:rPr>
      </w:pPr>
      <w:hyperlink w:anchor="_Toc208864131" w:history="1">
        <w:r w:rsidRPr="0085595E">
          <w:rPr>
            <w:rStyle w:val="Hipervnculo"/>
            <w:noProof/>
          </w:rPr>
          <w:t>6.6</w:t>
        </w:r>
        <w:r>
          <w:rPr>
            <w:rFonts w:asciiTheme="minorHAnsi" w:eastAsiaTheme="minorEastAsia" w:hAnsiTheme="minorHAnsi" w:cstheme="minorBidi"/>
            <w:noProof/>
            <w:kern w:val="2"/>
            <w:szCs w:val="24"/>
            <w14:ligatures w14:val="standardContextual"/>
          </w:rPr>
          <w:tab/>
        </w:r>
        <w:r w:rsidRPr="0085595E">
          <w:rPr>
            <w:rStyle w:val="Hipervnculo"/>
            <w:noProof/>
          </w:rPr>
          <w:t>Solución de errores comunes</w:t>
        </w:r>
        <w:r>
          <w:rPr>
            <w:noProof/>
            <w:webHidden/>
          </w:rPr>
          <w:tab/>
        </w:r>
        <w:r>
          <w:rPr>
            <w:noProof/>
            <w:webHidden/>
          </w:rPr>
          <w:fldChar w:fldCharType="begin"/>
        </w:r>
        <w:r>
          <w:rPr>
            <w:noProof/>
            <w:webHidden/>
          </w:rPr>
          <w:instrText xml:space="preserve"> PAGEREF _Toc208864131 \h </w:instrText>
        </w:r>
        <w:r>
          <w:rPr>
            <w:noProof/>
            <w:webHidden/>
          </w:rPr>
        </w:r>
        <w:r>
          <w:rPr>
            <w:noProof/>
            <w:webHidden/>
          </w:rPr>
          <w:fldChar w:fldCharType="separate"/>
        </w:r>
        <w:r w:rsidR="00553DC6">
          <w:rPr>
            <w:noProof/>
            <w:webHidden/>
          </w:rPr>
          <w:t>134</w:t>
        </w:r>
        <w:r>
          <w:rPr>
            <w:noProof/>
            <w:webHidden/>
          </w:rPr>
          <w:fldChar w:fldCharType="end"/>
        </w:r>
      </w:hyperlink>
    </w:p>
    <w:p w14:paraId="097C4937" w14:textId="701BEFD2" w:rsidR="00FA3C8D" w:rsidRDefault="00FA3C8D">
      <w:pPr>
        <w:pStyle w:val="TDC2"/>
        <w:rPr>
          <w:rFonts w:asciiTheme="minorHAnsi" w:eastAsiaTheme="minorEastAsia" w:hAnsiTheme="minorHAnsi" w:cstheme="minorBidi"/>
          <w:noProof/>
          <w:kern w:val="2"/>
          <w:szCs w:val="24"/>
          <w14:ligatures w14:val="standardContextual"/>
        </w:rPr>
      </w:pPr>
      <w:hyperlink w:anchor="_Toc208864132" w:history="1">
        <w:r w:rsidRPr="0085595E">
          <w:rPr>
            <w:rStyle w:val="Hipervnculo"/>
            <w:noProof/>
          </w:rPr>
          <w:t>6.7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w:t>
        </w:r>
        <w:r>
          <w:rPr>
            <w:noProof/>
            <w:webHidden/>
          </w:rPr>
          <w:tab/>
        </w:r>
        <w:r>
          <w:rPr>
            <w:noProof/>
            <w:webHidden/>
          </w:rPr>
          <w:fldChar w:fldCharType="begin"/>
        </w:r>
        <w:r>
          <w:rPr>
            <w:noProof/>
            <w:webHidden/>
          </w:rPr>
          <w:instrText xml:space="preserve"> PAGEREF _Toc208864132 \h </w:instrText>
        </w:r>
        <w:r>
          <w:rPr>
            <w:noProof/>
            <w:webHidden/>
          </w:rPr>
        </w:r>
        <w:r>
          <w:rPr>
            <w:noProof/>
            <w:webHidden/>
          </w:rPr>
          <w:fldChar w:fldCharType="separate"/>
        </w:r>
        <w:r w:rsidR="00553DC6">
          <w:rPr>
            <w:noProof/>
            <w:webHidden/>
          </w:rPr>
          <w:t>135</w:t>
        </w:r>
        <w:r>
          <w:rPr>
            <w:noProof/>
            <w:webHidden/>
          </w:rPr>
          <w:fldChar w:fldCharType="end"/>
        </w:r>
      </w:hyperlink>
    </w:p>
    <w:p w14:paraId="00116693" w14:textId="14CB42FE"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3" w:history="1">
        <w:r w:rsidRPr="0085595E">
          <w:rPr>
            <w:rStyle w:val="Hipervnculo"/>
            <w:noProof/>
          </w:rPr>
          <w:t>7. PRUEBAS UNITARIAS</w:t>
        </w:r>
        <w:r>
          <w:rPr>
            <w:noProof/>
            <w:webHidden/>
          </w:rPr>
          <w:tab/>
        </w:r>
        <w:r>
          <w:rPr>
            <w:noProof/>
            <w:webHidden/>
          </w:rPr>
          <w:fldChar w:fldCharType="begin"/>
        </w:r>
        <w:r>
          <w:rPr>
            <w:noProof/>
            <w:webHidden/>
          </w:rPr>
          <w:instrText xml:space="preserve"> PAGEREF _Toc208864133 \h </w:instrText>
        </w:r>
        <w:r>
          <w:rPr>
            <w:noProof/>
            <w:webHidden/>
          </w:rPr>
        </w:r>
        <w:r>
          <w:rPr>
            <w:noProof/>
            <w:webHidden/>
          </w:rPr>
          <w:fldChar w:fldCharType="separate"/>
        </w:r>
        <w:r w:rsidR="00553DC6">
          <w:rPr>
            <w:noProof/>
            <w:webHidden/>
          </w:rPr>
          <w:t>137</w:t>
        </w:r>
        <w:r>
          <w:rPr>
            <w:noProof/>
            <w:webHidden/>
          </w:rPr>
          <w:fldChar w:fldCharType="end"/>
        </w:r>
      </w:hyperlink>
    </w:p>
    <w:p w14:paraId="3698D398" w14:textId="7F92A28F"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4" w:history="1">
        <w:r w:rsidRPr="0085595E">
          <w:rPr>
            <w:rStyle w:val="Hipervnculo"/>
            <w:noProof/>
          </w:rPr>
          <w:t>8. SPRINT REVIEW</w:t>
        </w:r>
        <w:r>
          <w:rPr>
            <w:noProof/>
            <w:webHidden/>
          </w:rPr>
          <w:tab/>
        </w:r>
        <w:r>
          <w:rPr>
            <w:noProof/>
            <w:webHidden/>
          </w:rPr>
          <w:fldChar w:fldCharType="begin"/>
        </w:r>
        <w:r>
          <w:rPr>
            <w:noProof/>
            <w:webHidden/>
          </w:rPr>
          <w:instrText xml:space="preserve"> PAGEREF _Toc208864134 \h </w:instrText>
        </w:r>
        <w:r>
          <w:rPr>
            <w:noProof/>
            <w:webHidden/>
          </w:rPr>
        </w:r>
        <w:r>
          <w:rPr>
            <w:noProof/>
            <w:webHidden/>
          </w:rPr>
          <w:fldChar w:fldCharType="separate"/>
        </w:r>
        <w:r w:rsidR="00553DC6">
          <w:rPr>
            <w:noProof/>
            <w:webHidden/>
          </w:rPr>
          <w:t>225</w:t>
        </w:r>
        <w:r>
          <w:rPr>
            <w:noProof/>
            <w:webHidden/>
          </w:rPr>
          <w:fldChar w:fldCharType="end"/>
        </w:r>
      </w:hyperlink>
    </w:p>
    <w:p w14:paraId="1FFA3EEC" w14:textId="63237946" w:rsidR="00FA3C8D" w:rsidRDefault="00FA3C8D">
      <w:pPr>
        <w:pStyle w:val="TDC2"/>
        <w:rPr>
          <w:rFonts w:asciiTheme="minorHAnsi" w:eastAsiaTheme="minorEastAsia" w:hAnsiTheme="minorHAnsi" w:cstheme="minorBidi"/>
          <w:noProof/>
          <w:kern w:val="2"/>
          <w:szCs w:val="24"/>
          <w14:ligatures w14:val="standardContextual"/>
        </w:rPr>
      </w:pPr>
      <w:hyperlink w:anchor="_Toc208864135" w:history="1">
        <w:r w:rsidRPr="0085595E">
          <w:rPr>
            <w:rStyle w:val="Hipervnculo"/>
            <w:noProof/>
          </w:rPr>
          <w:t>8.1</w:t>
        </w:r>
        <w:r>
          <w:rPr>
            <w:rFonts w:asciiTheme="minorHAnsi" w:eastAsiaTheme="minorEastAsia" w:hAnsiTheme="minorHAnsi" w:cstheme="minorBidi"/>
            <w:noProof/>
            <w:kern w:val="2"/>
            <w:szCs w:val="24"/>
            <w14:ligatures w14:val="standardContextual"/>
          </w:rPr>
          <w:tab/>
        </w:r>
        <w:r w:rsidRPr="0085595E">
          <w:rPr>
            <w:rStyle w:val="Hipervnculo"/>
            <w:noProof/>
          </w:rPr>
          <w:t>Backlog Review</w:t>
        </w:r>
        <w:r>
          <w:rPr>
            <w:noProof/>
            <w:webHidden/>
          </w:rPr>
          <w:tab/>
        </w:r>
        <w:r>
          <w:rPr>
            <w:noProof/>
            <w:webHidden/>
          </w:rPr>
          <w:fldChar w:fldCharType="begin"/>
        </w:r>
        <w:r>
          <w:rPr>
            <w:noProof/>
            <w:webHidden/>
          </w:rPr>
          <w:instrText xml:space="preserve"> PAGEREF _Toc208864135 \h </w:instrText>
        </w:r>
        <w:r>
          <w:rPr>
            <w:noProof/>
            <w:webHidden/>
          </w:rPr>
        </w:r>
        <w:r>
          <w:rPr>
            <w:noProof/>
            <w:webHidden/>
          </w:rPr>
          <w:fldChar w:fldCharType="separate"/>
        </w:r>
        <w:r w:rsidR="00553DC6">
          <w:rPr>
            <w:noProof/>
            <w:webHidden/>
          </w:rPr>
          <w:t>225</w:t>
        </w:r>
        <w:r>
          <w:rPr>
            <w:noProof/>
            <w:webHidden/>
          </w:rPr>
          <w:fldChar w:fldCharType="end"/>
        </w:r>
      </w:hyperlink>
    </w:p>
    <w:p w14:paraId="5E4C9689" w14:textId="41C3A31D" w:rsidR="00FA3C8D" w:rsidRDefault="00FA3C8D">
      <w:pPr>
        <w:pStyle w:val="TDC2"/>
        <w:rPr>
          <w:rFonts w:asciiTheme="minorHAnsi" w:eastAsiaTheme="minorEastAsia" w:hAnsiTheme="minorHAnsi" w:cstheme="minorBidi"/>
          <w:noProof/>
          <w:kern w:val="2"/>
          <w:szCs w:val="24"/>
          <w14:ligatures w14:val="standardContextual"/>
        </w:rPr>
      </w:pPr>
      <w:hyperlink w:anchor="_Toc208864136" w:history="1">
        <w:r w:rsidRPr="0085595E">
          <w:rPr>
            <w:rStyle w:val="Hipervnculo"/>
            <w:noProof/>
          </w:rPr>
          <w:t>8.2</w:t>
        </w:r>
        <w:r>
          <w:rPr>
            <w:rFonts w:asciiTheme="minorHAnsi" w:eastAsiaTheme="minorEastAsia" w:hAnsiTheme="minorHAnsi" w:cstheme="minorBidi"/>
            <w:noProof/>
            <w:kern w:val="2"/>
            <w:szCs w:val="24"/>
            <w14:ligatures w14:val="standardContextual"/>
          </w:rPr>
          <w:tab/>
        </w:r>
        <w:r w:rsidRPr="0085595E">
          <w:rPr>
            <w:rStyle w:val="Hipervnculo"/>
            <w:noProof/>
          </w:rPr>
          <w:t>Tabla de esfuerzo</w:t>
        </w:r>
        <w:r>
          <w:rPr>
            <w:noProof/>
            <w:webHidden/>
          </w:rPr>
          <w:tab/>
        </w:r>
        <w:r>
          <w:rPr>
            <w:noProof/>
            <w:webHidden/>
          </w:rPr>
          <w:fldChar w:fldCharType="begin"/>
        </w:r>
        <w:r>
          <w:rPr>
            <w:noProof/>
            <w:webHidden/>
          </w:rPr>
          <w:instrText xml:space="preserve"> PAGEREF _Toc208864136 \h </w:instrText>
        </w:r>
        <w:r>
          <w:rPr>
            <w:noProof/>
            <w:webHidden/>
          </w:rPr>
        </w:r>
        <w:r>
          <w:rPr>
            <w:noProof/>
            <w:webHidden/>
          </w:rPr>
          <w:fldChar w:fldCharType="separate"/>
        </w:r>
        <w:r w:rsidR="00553DC6">
          <w:rPr>
            <w:noProof/>
            <w:webHidden/>
          </w:rPr>
          <w:t>226</w:t>
        </w:r>
        <w:r>
          <w:rPr>
            <w:noProof/>
            <w:webHidden/>
          </w:rPr>
          <w:fldChar w:fldCharType="end"/>
        </w:r>
      </w:hyperlink>
    </w:p>
    <w:p w14:paraId="3B37E574" w14:textId="1BCC2A1C" w:rsidR="00FA3C8D" w:rsidRDefault="00FA3C8D">
      <w:pPr>
        <w:pStyle w:val="TDC2"/>
        <w:rPr>
          <w:rFonts w:asciiTheme="minorHAnsi" w:eastAsiaTheme="minorEastAsia" w:hAnsiTheme="minorHAnsi" w:cstheme="minorBidi"/>
          <w:noProof/>
          <w:kern w:val="2"/>
          <w:szCs w:val="24"/>
          <w14:ligatures w14:val="standardContextual"/>
        </w:rPr>
      </w:pPr>
      <w:hyperlink w:anchor="_Toc208864137" w:history="1">
        <w:r w:rsidRPr="0085595E">
          <w:rPr>
            <w:rStyle w:val="Hipervnculo"/>
            <w:noProof/>
          </w:rPr>
          <w:t>8.3</w:t>
        </w:r>
        <w:r>
          <w:rPr>
            <w:rFonts w:asciiTheme="minorHAnsi" w:eastAsiaTheme="minorEastAsia" w:hAnsiTheme="minorHAnsi" w:cstheme="minorBidi"/>
            <w:noProof/>
            <w:kern w:val="2"/>
            <w:szCs w:val="24"/>
            <w14:ligatures w14:val="standardContextual"/>
          </w:rPr>
          <w:tab/>
        </w:r>
        <w:r w:rsidRPr="0085595E">
          <w:rPr>
            <w:rStyle w:val="Hipervnculo"/>
            <w:noProof/>
          </w:rPr>
          <w:t>Gráficos de seguimiento</w:t>
        </w:r>
        <w:r>
          <w:rPr>
            <w:noProof/>
            <w:webHidden/>
          </w:rPr>
          <w:tab/>
        </w:r>
        <w:r>
          <w:rPr>
            <w:noProof/>
            <w:webHidden/>
          </w:rPr>
          <w:fldChar w:fldCharType="begin"/>
        </w:r>
        <w:r>
          <w:rPr>
            <w:noProof/>
            <w:webHidden/>
          </w:rPr>
          <w:instrText xml:space="preserve"> PAGEREF _Toc208864137 \h </w:instrText>
        </w:r>
        <w:r>
          <w:rPr>
            <w:noProof/>
            <w:webHidden/>
          </w:rPr>
        </w:r>
        <w:r>
          <w:rPr>
            <w:noProof/>
            <w:webHidden/>
          </w:rPr>
          <w:fldChar w:fldCharType="separate"/>
        </w:r>
        <w:r w:rsidR="00553DC6">
          <w:rPr>
            <w:noProof/>
            <w:webHidden/>
          </w:rPr>
          <w:t>226</w:t>
        </w:r>
        <w:r>
          <w:rPr>
            <w:noProof/>
            <w:webHidden/>
          </w:rPr>
          <w:fldChar w:fldCharType="end"/>
        </w:r>
      </w:hyperlink>
    </w:p>
    <w:p w14:paraId="6A6A6B41" w14:textId="4703E94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8" w:history="1">
        <w:r w:rsidRPr="0085595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down chart</w:t>
        </w:r>
        <w:r>
          <w:rPr>
            <w:noProof/>
            <w:webHidden/>
          </w:rPr>
          <w:tab/>
        </w:r>
        <w:r>
          <w:rPr>
            <w:noProof/>
            <w:webHidden/>
          </w:rPr>
          <w:fldChar w:fldCharType="begin"/>
        </w:r>
        <w:r>
          <w:rPr>
            <w:noProof/>
            <w:webHidden/>
          </w:rPr>
          <w:instrText xml:space="preserve"> PAGEREF _Toc208864138 \h </w:instrText>
        </w:r>
        <w:r>
          <w:rPr>
            <w:noProof/>
            <w:webHidden/>
          </w:rPr>
        </w:r>
        <w:r>
          <w:rPr>
            <w:noProof/>
            <w:webHidden/>
          </w:rPr>
          <w:fldChar w:fldCharType="separate"/>
        </w:r>
        <w:r w:rsidR="00553DC6">
          <w:rPr>
            <w:noProof/>
            <w:webHidden/>
          </w:rPr>
          <w:t>227</w:t>
        </w:r>
        <w:r>
          <w:rPr>
            <w:noProof/>
            <w:webHidden/>
          </w:rPr>
          <w:fldChar w:fldCharType="end"/>
        </w:r>
      </w:hyperlink>
    </w:p>
    <w:p w14:paraId="0FA18DD5" w14:textId="67B8E1F2"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9" w:history="1">
        <w:r w:rsidRPr="0085595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Up chart</w:t>
        </w:r>
        <w:r>
          <w:rPr>
            <w:noProof/>
            <w:webHidden/>
          </w:rPr>
          <w:tab/>
        </w:r>
        <w:r>
          <w:rPr>
            <w:noProof/>
            <w:webHidden/>
          </w:rPr>
          <w:fldChar w:fldCharType="begin"/>
        </w:r>
        <w:r>
          <w:rPr>
            <w:noProof/>
            <w:webHidden/>
          </w:rPr>
          <w:instrText xml:space="preserve"> PAGEREF _Toc208864139 \h </w:instrText>
        </w:r>
        <w:r>
          <w:rPr>
            <w:noProof/>
            <w:webHidden/>
          </w:rPr>
        </w:r>
        <w:r>
          <w:rPr>
            <w:noProof/>
            <w:webHidden/>
          </w:rPr>
          <w:fldChar w:fldCharType="separate"/>
        </w:r>
        <w:r w:rsidR="00553DC6">
          <w:rPr>
            <w:noProof/>
            <w:webHidden/>
          </w:rPr>
          <w:t>228</w:t>
        </w:r>
        <w:r>
          <w:rPr>
            <w:noProof/>
            <w:webHidden/>
          </w:rPr>
          <w:fldChar w:fldCharType="end"/>
        </w:r>
      </w:hyperlink>
    </w:p>
    <w:p w14:paraId="43CAE976" w14:textId="09A50151"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0" w:history="1">
        <w:r w:rsidRPr="0085595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Velocidad del equipó</w:t>
        </w:r>
        <w:r>
          <w:rPr>
            <w:noProof/>
            <w:webHidden/>
          </w:rPr>
          <w:tab/>
        </w:r>
        <w:r>
          <w:rPr>
            <w:noProof/>
            <w:webHidden/>
          </w:rPr>
          <w:fldChar w:fldCharType="begin"/>
        </w:r>
        <w:r>
          <w:rPr>
            <w:noProof/>
            <w:webHidden/>
          </w:rPr>
          <w:instrText xml:space="preserve"> PAGEREF _Toc208864140 \h </w:instrText>
        </w:r>
        <w:r>
          <w:rPr>
            <w:noProof/>
            <w:webHidden/>
          </w:rPr>
        </w:r>
        <w:r>
          <w:rPr>
            <w:noProof/>
            <w:webHidden/>
          </w:rPr>
          <w:fldChar w:fldCharType="separate"/>
        </w:r>
        <w:r w:rsidR="00553DC6">
          <w:rPr>
            <w:noProof/>
            <w:webHidden/>
          </w:rPr>
          <w:t>228</w:t>
        </w:r>
        <w:r>
          <w:rPr>
            <w:noProof/>
            <w:webHidden/>
          </w:rPr>
          <w:fldChar w:fldCharType="end"/>
        </w:r>
      </w:hyperlink>
    </w:p>
    <w:p w14:paraId="5A6B3FD6" w14:textId="3BD3C017" w:rsidR="00FA3C8D" w:rsidRDefault="00FA3C8D">
      <w:pPr>
        <w:pStyle w:val="TDC2"/>
        <w:rPr>
          <w:rFonts w:asciiTheme="minorHAnsi" w:eastAsiaTheme="minorEastAsia" w:hAnsiTheme="minorHAnsi" w:cstheme="minorBidi"/>
          <w:noProof/>
          <w:kern w:val="2"/>
          <w:szCs w:val="24"/>
          <w14:ligatures w14:val="standardContextual"/>
        </w:rPr>
      </w:pPr>
      <w:hyperlink w:anchor="_Toc208864141" w:history="1">
        <w:r w:rsidRPr="0085595E">
          <w:rPr>
            <w:rStyle w:val="Hipervnculo"/>
            <w:noProof/>
          </w:rPr>
          <w:t>8.4</w:t>
        </w:r>
        <w:r>
          <w:rPr>
            <w:rFonts w:asciiTheme="minorHAnsi" w:eastAsiaTheme="minorEastAsia" w:hAnsiTheme="minorHAnsi" w:cstheme="minorBidi"/>
            <w:noProof/>
            <w:kern w:val="2"/>
            <w:szCs w:val="24"/>
            <w14:ligatures w14:val="standardContextual"/>
          </w:rPr>
          <w:tab/>
        </w:r>
        <w:r w:rsidRPr="0085595E">
          <w:rPr>
            <w:rStyle w:val="Hipervnculo"/>
            <w:noProof/>
          </w:rPr>
          <w:t>Retrospectiva</w:t>
        </w:r>
        <w:r>
          <w:rPr>
            <w:noProof/>
            <w:webHidden/>
          </w:rPr>
          <w:tab/>
        </w:r>
        <w:r>
          <w:rPr>
            <w:noProof/>
            <w:webHidden/>
          </w:rPr>
          <w:fldChar w:fldCharType="begin"/>
        </w:r>
        <w:r>
          <w:rPr>
            <w:noProof/>
            <w:webHidden/>
          </w:rPr>
          <w:instrText xml:space="preserve"> PAGEREF _Toc208864141 \h </w:instrText>
        </w:r>
        <w:r>
          <w:rPr>
            <w:noProof/>
            <w:webHidden/>
          </w:rPr>
        </w:r>
        <w:r>
          <w:rPr>
            <w:noProof/>
            <w:webHidden/>
          </w:rPr>
          <w:fldChar w:fldCharType="separate"/>
        </w:r>
        <w:r w:rsidR="00553DC6">
          <w:rPr>
            <w:noProof/>
            <w:webHidden/>
          </w:rPr>
          <w:t>230</w:t>
        </w:r>
        <w:r>
          <w:rPr>
            <w:noProof/>
            <w:webHidden/>
          </w:rPr>
          <w:fldChar w:fldCharType="end"/>
        </w:r>
      </w:hyperlink>
    </w:p>
    <w:p w14:paraId="5F7CEB21" w14:textId="369D87BF"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2" w:history="1">
        <w:r w:rsidRPr="0085595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Plan de mejora</w:t>
        </w:r>
        <w:r>
          <w:rPr>
            <w:noProof/>
            <w:webHidden/>
          </w:rPr>
          <w:tab/>
        </w:r>
        <w:r>
          <w:rPr>
            <w:noProof/>
            <w:webHidden/>
          </w:rPr>
          <w:fldChar w:fldCharType="begin"/>
        </w:r>
        <w:r>
          <w:rPr>
            <w:noProof/>
            <w:webHidden/>
          </w:rPr>
          <w:instrText xml:space="preserve"> PAGEREF _Toc208864142 \h </w:instrText>
        </w:r>
        <w:r>
          <w:rPr>
            <w:noProof/>
            <w:webHidden/>
          </w:rPr>
        </w:r>
        <w:r>
          <w:rPr>
            <w:noProof/>
            <w:webHidden/>
          </w:rPr>
          <w:fldChar w:fldCharType="separate"/>
        </w:r>
        <w:r w:rsidR="00553DC6">
          <w:rPr>
            <w:noProof/>
            <w:webHidden/>
          </w:rPr>
          <w:t>230</w:t>
        </w:r>
        <w:r>
          <w:rPr>
            <w:noProof/>
            <w:webHidden/>
          </w:rPr>
          <w:fldChar w:fldCharType="end"/>
        </w:r>
      </w:hyperlink>
    </w:p>
    <w:p w14:paraId="56552A87" w14:textId="32FCC73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43" w:history="1">
        <w:r w:rsidRPr="0085595E">
          <w:rPr>
            <w:rStyle w:val="Hipervnculo"/>
            <w:noProof/>
          </w:rPr>
          <w:t>9. ANEXO</w:t>
        </w:r>
        <w:r>
          <w:rPr>
            <w:noProof/>
            <w:webHidden/>
          </w:rPr>
          <w:tab/>
        </w:r>
        <w:r w:rsidR="00553DC6" w:rsidRPr="00553DC6">
          <w:rPr>
            <w:noProof/>
            <w:webHidden/>
          </w:rPr>
          <w:tab/>
        </w:r>
        <w:r>
          <w:rPr>
            <w:noProof/>
            <w:webHidden/>
          </w:rPr>
          <w:fldChar w:fldCharType="begin"/>
        </w:r>
        <w:r>
          <w:rPr>
            <w:noProof/>
            <w:webHidden/>
          </w:rPr>
          <w:instrText xml:space="preserve"> PAGEREF _Toc208864143 \h </w:instrText>
        </w:r>
        <w:r>
          <w:rPr>
            <w:noProof/>
            <w:webHidden/>
          </w:rPr>
        </w:r>
        <w:r>
          <w:rPr>
            <w:noProof/>
            <w:webHidden/>
          </w:rPr>
          <w:fldChar w:fldCharType="separate"/>
        </w:r>
        <w:r w:rsidR="00553DC6">
          <w:rPr>
            <w:noProof/>
            <w:webHidden/>
          </w:rPr>
          <w:t>231</w:t>
        </w:r>
        <w:r>
          <w:rPr>
            <w:noProof/>
            <w:webHidden/>
          </w:rPr>
          <w:fldChar w:fldCharType="end"/>
        </w:r>
      </w:hyperlink>
    </w:p>
    <w:p w14:paraId="1C4D5935" w14:textId="4CA00F3E" w:rsidR="00FA3C8D" w:rsidRDefault="00FA3C8D">
      <w:pPr>
        <w:pStyle w:val="TDC2"/>
        <w:rPr>
          <w:rFonts w:asciiTheme="minorHAnsi" w:eastAsiaTheme="minorEastAsia" w:hAnsiTheme="minorHAnsi" w:cstheme="minorBidi"/>
          <w:noProof/>
          <w:kern w:val="2"/>
          <w:szCs w:val="24"/>
          <w14:ligatures w14:val="standardContextual"/>
        </w:rPr>
      </w:pPr>
      <w:hyperlink w:anchor="_Toc208864144" w:history="1">
        <w:r w:rsidRPr="0085595E">
          <w:rPr>
            <w:rStyle w:val="Hipervnculo"/>
            <w:noProof/>
          </w:rPr>
          <w:t>9.1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 detallada</w:t>
        </w:r>
        <w:r>
          <w:rPr>
            <w:noProof/>
            <w:webHidden/>
          </w:rPr>
          <w:tab/>
        </w:r>
        <w:r>
          <w:rPr>
            <w:noProof/>
            <w:webHidden/>
          </w:rPr>
          <w:fldChar w:fldCharType="begin"/>
        </w:r>
        <w:r>
          <w:rPr>
            <w:noProof/>
            <w:webHidden/>
          </w:rPr>
          <w:instrText xml:space="preserve"> PAGEREF _Toc208864144 \h </w:instrText>
        </w:r>
        <w:r>
          <w:rPr>
            <w:noProof/>
            <w:webHidden/>
          </w:rPr>
        </w:r>
        <w:r>
          <w:rPr>
            <w:noProof/>
            <w:webHidden/>
          </w:rPr>
          <w:fldChar w:fldCharType="separate"/>
        </w:r>
        <w:r w:rsidR="00553DC6">
          <w:rPr>
            <w:noProof/>
            <w:webHidden/>
          </w:rPr>
          <w:t>231</w:t>
        </w:r>
        <w:r>
          <w:rPr>
            <w:noProof/>
            <w:webHidden/>
          </w:rPr>
          <w:fldChar w:fldCharType="end"/>
        </w:r>
      </w:hyperlink>
    </w:p>
    <w:p w14:paraId="5E6409C3" w14:textId="53D5D7A9"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5" w:history="1">
        <w:r w:rsidRPr="0085595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Pila Tecnológica</w:t>
        </w:r>
        <w:r>
          <w:rPr>
            <w:noProof/>
            <w:webHidden/>
          </w:rPr>
          <w:tab/>
        </w:r>
        <w:r>
          <w:rPr>
            <w:noProof/>
            <w:webHidden/>
          </w:rPr>
          <w:fldChar w:fldCharType="begin"/>
        </w:r>
        <w:r>
          <w:rPr>
            <w:noProof/>
            <w:webHidden/>
          </w:rPr>
          <w:instrText xml:space="preserve"> PAGEREF _Toc208864145 \h </w:instrText>
        </w:r>
        <w:r>
          <w:rPr>
            <w:noProof/>
            <w:webHidden/>
          </w:rPr>
        </w:r>
        <w:r>
          <w:rPr>
            <w:noProof/>
            <w:webHidden/>
          </w:rPr>
          <w:fldChar w:fldCharType="separate"/>
        </w:r>
        <w:r w:rsidR="00553DC6">
          <w:rPr>
            <w:noProof/>
            <w:webHidden/>
          </w:rPr>
          <w:t>232</w:t>
        </w:r>
        <w:r>
          <w:rPr>
            <w:noProof/>
            <w:webHidden/>
          </w:rPr>
          <w:fldChar w:fldCharType="end"/>
        </w:r>
      </w:hyperlink>
    </w:p>
    <w:p w14:paraId="3ED770EE" w14:textId="410FAE1E" w:rsidR="00FA3C8D" w:rsidRDefault="00FA3C8D">
      <w:pPr>
        <w:pStyle w:val="TDC2"/>
        <w:rPr>
          <w:rFonts w:asciiTheme="minorHAnsi" w:eastAsiaTheme="minorEastAsia" w:hAnsiTheme="minorHAnsi" w:cstheme="minorBidi"/>
          <w:noProof/>
          <w:kern w:val="2"/>
          <w:szCs w:val="24"/>
          <w14:ligatures w14:val="standardContextual"/>
        </w:rPr>
      </w:pPr>
      <w:hyperlink w:anchor="_Toc208864146" w:history="1">
        <w:r w:rsidRPr="0085595E">
          <w:rPr>
            <w:rStyle w:val="Hipervnculo"/>
            <w:noProof/>
          </w:rPr>
          <w:t>9.2</w:t>
        </w:r>
        <w:r>
          <w:rPr>
            <w:rFonts w:asciiTheme="minorHAnsi" w:eastAsiaTheme="minorEastAsia" w:hAnsiTheme="minorHAnsi" w:cstheme="minorBidi"/>
            <w:noProof/>
            <w:kern w:val="2"/>
            <w:szCs w:val="24"/>
            <w14:ligatures w14:val="standardContextual"/>
          </w:rPr>
          <w:tab/>
        </w:r>
        <w:r w:rsidRPr="0085595E">
          <w:rPr>
            <w:rStyle w:val="Hipervnculo"/>
            <w:noProof/>
          </w:rPr>
          <w:t>Pdf diagrama de clases y modelado datos:</w:t>
        </w:r>
        <w:r>
          <w:rPr>
            <w:noProof/>
            <w:webHidden/>
          </w:rPr>
          <w:tab/>
        </w:r>
        <w:r>
          <w:rPr>
            <w:noProof/>
            <w:webHidden/>
          </w:rPr>
          <w:fldChar w:fldCharType="begin"/>
        </w:r>
        <w:r>
          <w:rPr>
            <w:noProof/>
            <w:webHidden/>
          </w:rPr>
          <w:instrText xml:space="preserve"> PAGEREF _Toc208864146 \h </w:instrText>
        </w:r>
        <w:r>
          <w:rPr>
            <w:noProof/>
            <w:webHidden/>
          </w:rPr>
        </w:r>
        <w:r>
          <w:rPr>
            <w:noProof/>
            <w:webHidden/>
          </w:rPr>
          <w:fldChar w:fldCharType="separate"/>
        </w:r>
        <w:r w:rsidR="00553DC6">
          <w:rPr>
            <w:noProof/>
            <w:webHidden/>
          </w:rPr>
          <w:t>233</w:t>
        </w:r>
        <w:r>
          <w:rPr>
            <w:noProof/>
            <w:webHidden/>
          </w:rPr>
          <w:fldChar w:fldCharType="end"/>
        </w:r>
      </w:hyperlink>
    </w:p>
    <w:p w14:paraId="6A14344C" w14:textId="61040A39" w:rsidR="00FA3C8D" w:rsidRDefault="00FA3C8D">
      <w:pPr>
        <w:pStyle w:val="TDC2"/>
        <w:rPr>
          <w:rFonts w:asciiTheme="minorHAnsi" w:eastAsiaTheme="minorEastAsia" w:hAnsiTheme="minorHAnsi" w:cstheme="minorBidi"/>
          <w:noProof/>
          <w:kern w:val="2"/>
          <w:szCs w:val="24"/>
          <w14:ligatures w14:val="standardContextual"/>
        </w:rPr>
      </w:pPr>
      <w:hyperlink w:anchor="_Toc208864147" w:history="1">
        <w:r w:rsidRPr="0085595E">
          <w:rPr>
            <w:rStyle w:val="Hipervnculo"/>
            <w:noProof/>
          </w:rPr>
          <w:t>9.3</w:t>
        </w:r>
        <w:r>
          <w:rPr>
            <w:rFonts w:asciiTheme="minorHAnsi" w:eastAsiaTheme="minorEastAsia" w:hAnsiTheme="minorHAnsi" w:cstheme="minorBidi"/>
            <w:noProof/>
            <w:kern w:val="2"/>
            <w:szCs w:val="24"/>
            <w14:ligatures w14:val="standardContextual"/>
          </w:rPr>
          <w:tab/>
        </w:r>
        <w:r w:rsidRPr="0085595E">
          <w:rPr>
            <w:rStyle w:val="Hipervnculo"/>
            <w:noProof/>
          </w:rPr>
          <w:t>Pdf vista de proceso</w:t>
        </w:r>
        <w:r>
          <w:rPr>
            <w:noProof/>
            <w:webHidden/>
          </w:rPr>
          <w:tab/>
        </w:r>
        <w:r>
          <w:rPr>
            <w:noProof/>
            <w:webHidden/>
          </w:rPr>
          <w:fldChar w:fldCharType="begin"/>
        </w:r>
        <w:r>
          <w:rPr>
            <w:noProof/>
            <w:webHidden/>
          </w:rPr>
          <w:instrText xml:space="preserve"> PAGEREF _Toc208864147 \h </w:instrText>
        </w:r>
        <w:r>
          <w:rPr>
            <w:noProof/>
            <w:webHidden/>
          </w:rPr>
        </w:r>
        <w:r>
          <w:rPr>
            <w:noProof/>
            <w:webHidden/>
          </w:rPr>
          <w:fldChar w:fldCharType="separate"/>
        </w:r>
        <w:r w:rsidR="00553DC6">
          <w:rPr>
            <w:noProof/>
            <w:webHidden/>
          </w:rPr>
          <w:t>233</w:t>
        </w:r>
        <w:r>
          <w:rPr>
            <w:noProof/>
            <w:webHidden/>
          </w:rPr>
          <w:fldChar w:fldCharType="end"/>
        </w:r>
      </w:hyperlink>
    </w:p>
    <w:p w14:paraId="24273FA6" w14:textId="14671358" w:rsidR="00FA3C8D" w:rsidRDefault="00FA3C8D">
      <w:pPr>
        <w:pStyle w:val="TDC2"/>
        <w:rPr>
          <w:rFonts w:asciiTheme="minorHAnsi" w:eastAsiaTheme="minorEastAsia" w:hAnsiTheme="minorHAnsi" w:cstheme="minorBidi"/>
          <w:noProof/>
          <w:kern w:val="2"/>
          <w:szCs w:val="24"/>
          <w14:ligatures w14:val="standardContextual"/>
        </w:rPr>
      </w:pPr>
      <w:hyperlink w:anchor="_Toc208864148" w:history="1">
        <w:r w:rsidRPr="0085595E">
          <w:rPr>
            <w:rStyle w:val="Hipervnculo"/>
            <w:noProof/>
          </w:rPr>
          <w:t>9.4</w:t>
        </w:r>
        <w:r>
          <w:rPr>
            <w:rFonts w:asciiTheme="minorHAnsi" w:eastAsiaTheme="minorEastAsia" w:hAnsiTheme="minorHAnsi" w:cstheme="minorBidi"/>
            <w:noProof/>
            <w:kern w:val="2"/>
            <w:szCs w:val="24"/>
            <w14:ligatures w14:val="standardContextual"/>
          </w:rPr>
          <w:tab/>
        </w:r>
        <w:r w:rsidRPr="0085595E">
          <w:rPr>
            <w:rStyle w:val="Hipervnculo"/>
            <w:noProof/>
          </w:rPr>
          <w:t>Pdf vista componentes</w:t>
        </w:r>
        <w:r>
          <w:rPr>
            <w:noProof/>
            <w:webHidden/>
          </w:rPr>
          <w:tab/>
        </w:r>
        <w:r>
          <w:rPr>
            <w:noProof/>
            <w:webHidden/>
          </w:rPr>
          <w:fldChar w:fldCharType="begin"/>
        </w:r>
        <w:r>
          <w:rPr>
            <w:noProof/>
            <w:webHidden/>
          </w:rPr>
          <w:instrText xml:space="preserve"> PAGEREF _Toc208864148 \h </w:instrText>
        </w:r>
        <w:r>
          <w:rPr>
            <w:noProof/>
            <w:webHidden/>
          </w:rPr>
        </w:r>
        <w:r>
          <w:rPr>
            <w:noProof/>
            <w:webHidden/>
          </w:rPr>
          <w:fldChar w:fldCharType="separate"/>
        </w:r>
        <w:r w:rsidR="00553DC6">
          <w:rPr>
            <w:noProof/>
            <w:webHidden/>
          </w:rPr>
          <w:t>233</w:t>
        </w:r>
        <w:r>
          <w:rPr>
            <w:noProof/>
            <w:webHidden/>
          </w:rPr>
          <w:fldChar w:fldCharType="end"/>
        </w:r>
      </w:hyperlink>
    </w:p>
    <w:p w14:paraId="10C17656" w14:textId="23EA8BF5" w:rsidR="00FA3C8D" w:rsidRDefault="00FA3C8D">
      <w:pPr>
        <w:pStyle w:val="TDC2"/>
        <w:rPr>
          <w:rFonts w:asciiTheme="minorHAnsi" w:eastAsiaTheme="minorEastAsia" w:hAnsiTheme="minorHAnsi" w:cstheme="minorBidi"/>
          <w:noProof/>
          <w:kern w:val="2"/>
          <w:szCs w:val="24"/>
          <w14:ligatures w14:val="standardContextual"/>
        </w:rPr>
      </w:pPr>
      <w:hyperlink w:anchor="_Toc208864149" w:history="1">
        <w:r w:rsidRPr="0085595E">
          <w:rPr>
            <w:rStyle w:val="Hipervnculo"/>
            <w:noProof/>
          </w:rPr>
          <w:t>9.5</w:t>
        </w:r>
        <w:r>
          <w:rPr>
            <w:rFonts w:asciiTheme="minorHAnsi" w:eastAsiaTheme="minorEastAsia" w:hAnsiTheme="minorHAnsi" w:cstheme="minorBidi"/>
            <w:noProof/>
            <w:kern w:val="2"/>
            <w:szCs w:val="24"/>
            <w14:ligatures w14:val="standardContextual"/>
          </w:rPr>
          <w:tab/>
        </w:r>
        <w:r w:rsidRPr="0085595E">
          <w:rPr>
            <w:rStyle w:val="Hipervnculo"/>
            <w:noProof/>
          </w:rPr>
          <w:t>Pdf vista despliegue</w:t>
        </w:r>
        <w:r>
          <w:rPr>
            <w:noProof/>
            <w:webHidden/>
          </w:rPr>
          <w:tab/>
        </w:r>
        <w:r>
          <w:rPr>
            <w:noProof/>
            <w:webHidden/>
          </w:rPr>
          <w:fldChar w:fldCharType="begin"/>
        </w:r>
        <w:r>
          <w:rPr>
            <w:noProof/>
            <w:webHidden/>
          </w:rPr>
          <w:instrText xml:space="preserve"> PAGEREF _Toc208864149 \h </w:instrText>
        </w:r>
        <w:r>
          <w:rPr>
            <w:noProof/>
            <w:webHidden/>
          </w:rPr>
        </w:r>
        <w:r>
          <w:rPr>
            <w:noProof/>
            <w:webHidden/>
          </w:rPr>
          <w:fldChar w:fldCharType="separate"/>
        </w:r>
        <w:r w:rsidR="00553DC6">
          <w:rPr>
            <w:noProof/>
            <w:webHidden/>
          </w:rPr>
          <w:t>233</w:t>
        </w:r>
        <w:r>
          <w:rPr>
            <w:noProof/>
            <w:webHidden/>
          </w:rPr>
          <w:fldChar w:fldCharType="end"/>
        </w:r>
      </w:hyperlink>
    </w:p>
    <w:p w14:paraId="68E5691A" w14:textId="371AC44B" w:rsidR="00FA3C8D" w:rsidRDefault="00FA3C8D">
      <w:pPr>
        <w:pStyle w:val="TDC2"/>
        <w:rPr>
          <w:rFonts w:asciiTheme="minorHAnsi" w:eastAsiaTheme="minorEastAsia" w:hAnsiTheme="minorHAnsi" w:cstheme="minorBidi"/>
          <w:noProof/>
          <w:kern w:val="2"/>
          <w:szCs w:val="24"/>
          <w14:ligatures w14:val="standardContextual"/>
        </w:rPr>
      </w:pPr>
      <w:hyperlink w:anchor="_Toc208864150" w:history="1">
        <w:r w:rsidRPr="0085595E">
          <w:rPr>
            <w:rStyle w:val="Hipervnculo"/>
            <w:noProof/>
          </w:rPr>
          <w:t>9.6</w:t>
        </w:r>
        <w:r>
          <w:rPr>
            <w:rFonts w:asciiTheme="minorHAnsi" w:eastAsiaTheme="minorEastAsia" w:hAnsiTheme="minorHAnsi" w:cstheme="minorBidi"/>
            <w:noProof/>
            <w:kern w:val="2"/>
            <w:szCs w:val="24"/>
            <w14:ligatures w14:val="standardContextual"/>
          </w:rPr>
          <w:tab/>
        </w:r>
        <w:r w:rsidRPr="0085595E">
          <w:rPr>
            <w:rStyle w:val="Hipervnculo"/>
            <w:noProof/>
          </w:rPr>
          <w:t>Diagrama de clases y modelado de datos</w:t>
        </w:r>
        <w:r>
          <w:rPr>
            <w:noProof/>
            <w:webHidden/>
          </w:rPr>
          <w:tab/>
        </w:r>
        <w:r>
          <w:rPr>
            <w:noProof/>
            <w:webHidden/>
          </w:rPr>
          <w:fldChar w:fldCharType="begin"/>
        </w:r>
        <w:r>
          <w:rPr>
            <w:noProof/>
            <w:webHidden/>
          </w:rPr>
          <w:instrText xml:space="preserve"> PAGEREF _Toc208864150 \h </w:instrText>
        </w:r>
        <w:r>
          <w:rPr>
            <w:noProof/>
            <w:webHidden/>
          </w:rPr>
        </w:r>
        <w:r>
          <w:rPr>
            <w:noProof/>
            <w:webHidden/>
          </w:rPr>
          <w:fldChar w:fldCharType="separate"/>
        </w:r>
        <w:r w:rsidR="00553DC6">
          <w:rPr>
            <w:noProof/>
            <w:webHidden/>
          </w:rPr>
          <w:t>233</w:t>
        </w:r>
        <w:r>
          <w:rPr>
            <w:noProof/>
            <w:webHidden/>
          </w:rPr>
          <w:fldChar w:fldCharType="end"/>
        </w:r>
      </w:hyperlink>
    </w:p>
    <w:p w14:paraId="43FDFC90" w14:textId="7DDACABB" w:rsidR="00FA3C8D" w:rsidRDefault="00FA3C8D">
      <w:pPr>
        <w:pStyle w:val="TDC2"/>
        <w:rPr>
          <w:rFonts w:asciiTheme="minorHAnsi" w:eastAsiaTheme="minorEastAsia" w:hAnsiTheme="minorHAnsi" w:cstheme="minorBidi"/>
          <w:noProof/>
          <w:kern w:val="2"/>
          <w:szCs w:val="24"/>
          <w14:ligatures w14:val="standardContextual"/>
        </w:rPr>
      </w:pPr>
      <w:hyperlink w:anchor="_Toc208864151" w:history="1">
        <w:r w:rsidRPr="0085595E">
          <w:rPr>
            <w:rStyle w:val="Hipervnculo"/>
            <w:noProof/>
          </w:rPr>
          <w:t>9.7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_Toc208864151 \h </w:instrText>
        </w:r>
        <w:r>
          <w:rPr>
            <w:noProof/>
            <w:webHidden/>
          </w:rPr>
        </w:r>
        <w:r>
          <w:rPr>
            <w:noProof/>
            <w:webHidden/>
          </w:rPr>
          <w:fldChar w:fldCharType="separate"/>
        </w:r>
        <w:r w:rsidR="00553DC6">
          <w:rPr>
            <w:noProof/>
            <w:webHidden/>
          </w:rPr>
          <w:t>238</w:t>
        </w:r>
        <w:r>
          <w:rPr>
            <w:noProof/>
            <w:webHidden/>
          </w:rPr>
          <w:fldChar w:fldCharType="end"/>
        </w:r>
      </w:hyperlink>
    </w:p>
    <w:p w14:paraId="01CEEC4B" w14:textId="0D71D597" w:rsidR="00FA3C8D" w:rsidRDefault="00FA3C8D">
      <w:pPr>
        <w:pStyle w:val="TDC2"/>
        <w:rPr>
          <w:rFonts w:asciiTheme="minorHAnsi" w:eastAsiaTheme="minorEastAsia" w:hAnsiTheme="minorHAnsi" w:cstheme="minorBidi"/>
          <w:noProof/>
          <w:kern w:val="2"/>
          <w:szCs w:val="24"/>
          <w14:ligatures w14:val="standardContextual"/>
        </w:rPr>
      </w:pPr>
      <w:hyperlink w:anchor="_Toc208864152" w:history="1">
        <w:r w:rsidRPr="0085595E">
          <w:rPr>
            <w:rStyle w:val="Hipervnculo"/>
            <w:noProof/>
          </w:rPr>
          <w:t>9.8</w:t>
        </w:r>
        <w:r>
          <w:rPr>
            <w:rFonts w:asciiTheme="minorHAnsi" w:eastAsiaTheme="minorEastAsia" w:hAnsiTheme="minorHAnsi" w:cstheme="minorBidi"/>
            <w:noProof/>
            <w:kern w:val="2"/>
            <w:szCs w:val="24"/>
            <w14:ligatures w14:val="standardContextual"/>
          </w:rPr>
          <w:tab/>
        </w:r>
        <w:r w:rsidRPr="0085595E">
          <w:rPr>
            <w:rStyle w:val="Hipervnculo"/>
            <w:noProof/>
          </w:rPr>
          <w:t>Pdf Tabla de esfuerzo</w:t>
        </w:r>
        <w:r>
          <w:rPr>
            <w:noProof/>
            <w:webHidden/>
          </w:rPr>
          <w:tab/>
        </w:r>
        <w:r>
          <w:rPr>
            <w:noProof/>
            <w:webHidden/>
          </w:rPr>
          <w:fldChar w:fldCharType="begin"/>
        </w:r>
        <w:r>
          <w:rPr>
            <w:noProof/>
            <w:webHidden/>
          </w:rPr>
          <w:instrText xml:space="preserve"> PAGEREF _Toc208864152 \h </w:instrText>
        </w:r>
        <w:r>
          <w:rPr>
            <w:noProof/>
            <w:webHidden/>
          </w:rPr>
        </w:r>
        <w:r>
          <w:rPr>
            <w:noProof/>
            <w:webHidden/>
          </w:rPr>
          <w:fldChar w:fldCharType="separate"/>
        </w:r>
        <w:r w:rsidR="00553DC6">
          <w:rPr>
            <w:noProof/>
            <w:webHidden/>
          </w:rPr>
          <w:t>240</w:t>
        </w:r>
        <w:r>
          <w:rPr>
            <w:noProof/>
            <w:webHidden/>
          </w:rPr>
          <w:fldChar w:fldCharType="end"/>
        </w:r>
      </w:hyperlink>
    </w:p>
    <w:p w14:paraId="7A4BB3C3" w14:textId="28779B97" w:rsidR="00FA3C8D" w:rsidRDefault="00FA3C8D">
      <w:pPr>
        <w:pStyle w:val="TDC2"/>
        <w:rPr>
          <w:rFonts w:asciiTheme="minorHAnsi" w:eastAsiaTheme="minorEastAsia" w:hAnsiTheme="minorHAnsi" w:cstheme="minorBidi"/>
          <w:noProof/>
          <w:kern w:val="2"/>
          <w:szCs w:val="24"/>
          <w14:ligatures w14:val="standardContextual"/>
        </w:rPr>
      </w:pPr>
      <w:hyperlink w:anchor="_Toc208864153" w:history="1">
        <w:r w:rsidRPr="0085595E">
          <w:rPr>
            <w:rStyle w:val="Hipervnculo"/>
            <w:noProof/>
          </w:rPr>
          <w:t>9.9</w:t>
        </w:r>
        <w:r>
          <w:rPr>
            <w:rFonts w:asciiTheme="minorHAnsi" w:eastAsiaTheme="minorEastAsia" w:hAnsiTheme="minorHAnsi" w:cstheme="minorBidi"/>
            <w:noProof/>
            <w:kern w:val="2"/>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_Toc208864153 \h </w:instrText>
        </w:r>
        <w:r>
          <w:rPr>
            <w:noProof/>
            <w:webHidden/>
          </w:rPr>
        </w:r>
        <w:r>
          <w:rPr>
            <w:noProof/>
            <w:webHidden/>
          </w:rPr>
          <w:fldChar w:fldCharType="separate"/>
        </w:r>
        <w:r w:rsidR="00553DC6">
          <w:rPr>
            <w:noProof/>
            <w:webHidden/>
          </w:rPr>
          <w:t>240</w:t>
        </w:r>
        <w:r>
          <w:rPr>
            <w:noProof/>
            <w:webHidden/>
          </w:rPr>
          <w:fldChar w:fldCharType="end"/>
        </w:r>
      </w:hyperlink>
    </w:p>
    <w:p w14:paraId="453C3AB9" w14:textId="2C32C6AE"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54" w:history="1">
        <w:r w:rsidRPr="0085595E">
          <w:rPr>
            <w:rStyle w:val="Hipervnculo"/>
            <w:noProof/>
          </w:rPr>
          <w:t>10. REFERENCIAS</w:t>
        </w:r>
        <w:r>
          <w:rPr>
            <w:noProof/>
            <w:webHidden/>
          </w:rPr>
          <w:tab/>
        </w:r>
        <w:r>
          <w:rPr>
            <w:noProof/>
            <w:webHidden/>
          </w:rPr>
          <w:fldChar w:fldCharType="begin"/>
        </w:r>
        <w:r>
          <w:rPr>
            <w:noProof/>
            <w:webHidden/>
          </w:rPr>
          <w:instrText xml:space="preserve"> PAGEREF _Toc208864154 \h </w:instrText>
        </w:r>
        <w:r>
          <w:rPr>
            <w:noProof/>
            <w:webHidden/>
          </w:rPr>
        </w:r>
        <w:r>
          <w:rPr>
            <w:noProof/>
            <w:webHidden/>
          </w:rPr>
          <w:fldChar w:fldCharType="separate"/>
        </w:r>
        <w:r w:rsidR="00553DC6">
          <w:rPr>
            <w:noProof/>
            <w:webHidden/>
          </w:rPr>
          <w:t>242</w:t>
        </w:r>
        <w:r>
          <w:rPr>
            <w:noProof/>
            <w:webHidden/>
          </w:rPr>
          <w:fldChar w:fldCharType="end"/>
        </w:r>
      </w:hyperlink>
    </w:p>
    <w:p w14:paraId="478991BD" w14:textId="32A5B7EE"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3B6698D0" w14:textId="77777777" w:rsidR="000B23F5" w:rsidRDefault="000B23F5" w:rsidP="000A13D0">
      <w:pPr>
        <w:ind w:firstLine="0"/>
        <w:rPr>
          <w:b/>
          <w:bCs/>
        </w:rPr>
      </w:pPr>
    </w:p>
    <w:p w14:paraId="2A8ADC8D" w14:textId="2F8C6020" w:rsidR="000B23F5" w:rsidRDefault="000B23F5">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9984975" w:history="1">
        <w:r w:rsidRPr="00F135FE">
          <w:rPr>
            <w:rStyle w:val="Hipervnculo"/>
            <w:noProof/>
          </w:rPr>
          <w:t>1. INTRODUCCIÓN</w:t>
        </w:r>
        <w:r>
          <w:rPr>
            <w:noProof/>
            <w:webHidden/>
          </w:rPr>
          <w:tab/>
        </w:r>
        <w:r>
          <w:rPr>
            <w:noProof/>
            <w:webHidden/>
          </w:rPr>
          <w:fldChar w:fldCharType="begin"/>
        </w:r>
        <w:r>
          <w:rPr>
            <w:noProof/>
            <w:webHidden/>
          </w:rPr>
          <w:instrText xml:space="preserve"> PAGEREF _Toc209984975 \h </w:instrText>
        </w:r>
        <w:r>
          <w:rPr>
            <w:noProof/>
            <w:webHidden/>
          </w:rPr>
        </w:r>
        <w:r>
          <w:rPr>
            <w:noProof/>
            <w:webHidden/>
          </w:rPr>
          <w:fldChar w:fldCharType="separate"/>
        </w:r>
        <w:r>
          <w:rPr>
            <w:noProof/>
            <w:webHidden/>
          </w:rPr>
          <w:t>13</w:t>
        </w:r>
        <w:r>
          <w:rPr>
            <w:noProof/>
            <w:webHidden/>
          </w:rPr>
          <w:fldChar w:fldCharType="end"/>
        </w:r>
      </w:hyperlink>
    </w:p>
    <w:p w14:paraId="2C3BCDD0" w14:textId="2473B68E"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4976" w:history="1">
        <w:r w:rsidRPr="00F135F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_Toc209984976 \h </w:instrText>
        </w:r>
        <w:r>
          <w:rPr>
            <w:noProof/>
            <w:webHidden/>
          </w:rPr>
        </w:r>
        <w:r>
          <w:rPr>
            <w:noProof/>
            <w:webHidden/>
          </w:rPr>
          <w:fldChar w:fldCharType="separate"/>
        </w:r>
        <w:r>
          <w:rPr>
            <w:noProof/>
            <w:webHidden/>
          </w:rPr>
          <w:t>14</w:t>
        </w:r>
        <w:r>
          <w:rPr>
            <w:noProof/>
            <w:webHidden/>
          </w:rPr>
          <w:fldChar w:fldCharType="end"/>
        </w:r>
      </w:hyperlink>
    </w:p>
    <w:p w14:paraId="0D536E12" w14:textId="5A738EDE" w:rsidR="000B23F5" w:rsidRDefault="000B23F5">
      <w:pPr>
        <w:pStyle w:val="TDC2"/>
        <w:rPr>
          <w:rFonts w:asciiTheme="minorHAnsi" w:eastAsiaTheme="minorEastAsia" w:hAnsiTheme="minorHAnsi" w:cstheme="minorBidi"/>
          <w:noProof/>
          <w:kern w:val="2"/>
          <w:szCs w:val="24"/>
          <w14:ligatures w14:val="standardContextual"/>
        </w:rPr>
      </w:pPr>
      <w:hyperlink w:anchor="_Toc209984977" w:history="1">
        <w:r w:rsidRPr="00F135FE">
          <w:rPr>
            <w:rStyle w:val="Hipervnculo"/>
            <w:noProof/>
          </w:rPr>
          <w:t>Figura 2.1 gráfico de barras de casos de uso</w:t>
        </w:r>
        <w:r>
          <w:rPr>
            <w:noProof/>
            <w:webHidden/>
          </w:rPr>
          <w:tab/>
        </w:r>
        <w:r>
          <w:rPr>
            <w:noProof/>
            <w:webHidden/>
          </w:rPr>
          <w:fldChar w:fldCharType="begin"/>
        </w:r>
        <w:r>
          <w:rPr>
            <w:noProof/>
            <w:webHidden/>
          </w:rPr>
          <w:instrText xml:space="preserve"> PAGEREF _Toc209984977 \h </w:instrText>
        </w:r>
        <w:r>
          <w:rPr>
            <w:noProof/>
            <w:webHidden/>
          </w:rPr>
        </w:r>
        <w:r>
          <w:rPr>
            <w:noProof/>
            <w:webHidden/>
          </w:rPr>
          <w:fldChar w:fldCharType="separate"/>
        </w:r>
        <w:r>
          <w:rPr>
            <w:noProof/>
            <w:webHidden/>
          </w:rPr>
          <w:t>16</w:t>
        </w:r>
        <w:r>
          <w:rPr>
            <w:noProof/>
            <w:webHidden/>
          </w:rPr>
          <w:fldChar w:fldCharType="end"/>
        </w:r>
      </w:hyperlink>
    </w:p>
    <w:p w14:paraId="54B26348" w14:textId="1C20F759" w:rsidR="000B23F5" w:rsidRDefault="000B23F5">
      <w:pPr>
        <w:pStyle w:val="TDC2"/>
        <w:rPr>
          <w:rFonts w:asciiTheme="minorHAnsi" w:eastAsiaTheme="minorEastAsia" w:hAnsiTheme="minorHAnsi" w:cstheme="minorBidi"/>
          <w:noProof/>
          <w:kern w:val="2"/>
          <w:szCs w:val="24"/>
          <w14:ligatures w14:val="standardContextual"/>
        </w:rPr>
      </w:pPr>
      <w:hyperlink w:anchor="_Toc209984978" w:history="1">
        <w:r w:rsidRPr="00F135FE">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_Toc209984978 \h </w:instrText>
        </w:r>
        <w:r>
          <w:rPr>
            <w:noProof/>
            <w:webHidden/>
          </w:rPr>
        </w:r>
        <w:r>
          <w:rPr>
            <w:noProof/>
            <w:webHidden/>
          </w:rPr>
          <w:fldChar w:fldCharType="separate"/>
        </w:r>
        <w:r>
          <w:rPr>
            <w:noProof/>
            <w:webHidden/>
          </w:rPr>
          <w:t>17</w:t>
        </w:r>
        <w:r>
          <w:rPr>
            <w:noProof/>
            <w:webHidden/>
          </w:rPr>
          <w:fldChar w:fldCharType="end"/>
        </w:r>
      </w:hyperlink>
    </w:p>
    <w:p w14:paraId="5A97AA94" w14:textId="09B7C265" w:rsidR="000B23F5" w:rsidRDefault="000B23F5">
      <w:pPr>
        <w:pStyle w:val="TDC2"/>
        <w:rPr>
          <w:rFonts w:asciiTheme="minorHAnsi" w:eastAsiaTheme="minorEastAsia" w:hAnsiTheme="minorHAnsi" w:cstheme="minorBidi"/>
          <w:noProof/>
          <w:kern w:val="2"/>
          <w:szCs w:val="24"/>
          <w14:ligatures w14:val="standardContextual"/>
        </w:rPr>
      </w:pPr>
      <w:hyperlink w:anchor="_Toc209984979" w:history="1">
        <w:r w:rsidRPr="00F135FE">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_Toc209984979 \h </w:instrText>
        </w:r>
        <w:r>
          <w:rPr>
            <w:noProof/>
            <w:webHidden/>
          </w:rPr>
        </w:r>
        <w:r>
          <w:rPr>
            <w:noProof/>
            <w:webHidden/>
          </w:rPr>
          <w:fldChar w:fldCharType="separate"/>
        </w:r>
        <w:r>
          <w:rPr>
            <w:noProof/>
            <w:webHidden/>
          </w:rPr>
          <w:t>18</w:t>
        </w:r>
        <w:r>
          <w:rPr>
            <w:noProof/>
            <w:webHidden/>
          </w:rPr>
          <w:fldChar w:fldCharType="end"/>
        </w:r>
      </w:hyperlink>
    </w:p>
    <w:p w14:paraId="1CC28B59" w14:textId="5CF4E022"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4980" w:history="1">
        <w:r w:rsidRPr="00F135FE">
          <w:rPr>
            <w:rStyle w:val="Hipervnculo"/>
            <w:noProof/>
          </w:rPr>
          <w:t>3. PRODUCT BACKLOG</w:t>
        </w:r>
        <w:r>
          <w:rPr>
            <w:noProof/>
            <w:webHidden/>
          </w:rPr>
          <w:tab/>
        </w:r>
        <w:r>
          <w:rPr>
            <w:noProof/>
            <w:webHidden/>
          </w:rPr>
          <w:fldChar w:fldCharType="begin"/>
        </w:r>
        <w:r>
          <w:rPr>
            <w:noProof/>
            <w:webHidden/>
          </w:rPr>
          <w:instrText xml:space="preserve"> PAGEREF _Toc209984980 \h </w:instrText>
        </w:r>
        <w:r>
          <w:rPr>
            <w:noProof/>
            <w:webHidden/>
          </w:rPr>
        </w:r>
        <w:r>
          <w:rPr>
            <w:noProof/>
            <w:webHidden/>
          </w:rPr>
          <w:fldChar w:fldCharType="separate"/>
        </w:r>
        <w:r>
          <w:rPr>
            <w:noProof/>
            <w:webHidden/>
          </w:rPr>
          <w:t>19</w:t>
        </w:r>
        <w:r>
          <w:rPr>
            <w:noProof/>
            <w:webHidden/>
          </w:rPr>
          <w:fldChar w:fldCharType="end"/>
        </w:r>
      </w:hyperlink>
    </w:p>
    <w:p w14:paraId="65C3D702" w14:textId="31D83E16"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4982" w:history="1">
        <w:r w:rsidRPr="00F135FE">
          <w:rPr>
            <w:rStyle w:val="Hipervnculo"/>
            <w:noProof/>
          </w:rPr>
          <w:t>4. SPRINT BACKLOG Y VISTA EXTERNA</w:t>
        </w:r>
        <w:r>
          <w:rPr>
            <w:noProof/>
            <w:webHidden/>
          </w:rPr>
          <w:tab/>
        </w:r>
        <w:r>
          <w:rPr>
            <w:noProof/>
            <w:webHidden/>
          </w:rPr>
          <w:fldChar w:fldCharType="begin"/>
        </w:r>
        <w:r>
          <w:rPr>
            <w:noProof/>
            <w:webHidden/>
          </w:rPr>
          <w:instrText xml:space="preserve"> PAGEREF _Toc209984982 \h </w:instrText>
        </w:r>
        <w:r>
          <w:rPr>
            <w:noProof/>
            <w:webHidden/>
          </w:rPr>
        </w:r>
        <w:r>
          <w:rPr>
            <w:noProof/>
            <w:webHidden/>
          </w:rPr>
          <w:fldChar w:fldCharType="separate"/>
        </w:r>
        <w:r>
          <w:rPr>
            <w:noProof/>
            <w:webHidden/>
          </w:rPr>
          <w:t>35</w:t>
        </w:r>
        <w:r>
          <w:rPr>
            <w:noProof/>
            <w:webHidden/>
          </w:rPr>
          <w:fldChar w:fldCharType="end"/>
        </w:r>
      </w:hyperlink>
    </w:p>
    <w:p w14:paraId="251C4A2F" w14:textId="4A63599A"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5029" w:history="1">
        <w:r w:rsidRPr="00F135FE">
          <w:rPr>
            <w:rStyle w:val="Hipervnculo"/>
            <w:noProof/>
          </w:rPr>
          <w:t>5. SPRINT VISTAS</w:t>
        </w:r>
        <w:r>
          <w:rPr>
            <w:noProof/>
            <w:webHidden/>
          </w:rPr>
          <w:tab/>
        </w:r>
        <w:r>
          <w:rPr>
            <w:noProof/>
            <w:webHidden/>
          </w:rPr>
          <w:fldChar w:fldCharType="begin"/>
        </w:r>
        <w:r>
          <w:rPr>
            <w:noProof/>
            <w:webHidden/>
          </w:rPr>
          <w:instrText xml:space="preserve"> PAGEREF _Toc209985029 \h </w:instrText>
        </w:r>
        <w:r>
          <w:rPr>
            <w:noProof/>
            <w:webHidden/>
          </w:rPr>
        </w:r>
        <w:r>
          <w:rPr>
            <w:noProof/>
            <w:webHidden/>
          </w:rPr>
          <w:fldChar w:fldCharType="separate"/>
        </w:r>
        <w:r>
          <w:rPr>
            <w:noProof/>
            <w:webHidden/>
          </w:rPr>
          <w:t>82</w:t>
        </w:r>
        <w:r>
          <w:rPr>
            <w:noProof/>
            <w:webHidden/>
          </w:rPr>
          <w:fldChar w:fldCharType="end"/>
        </w:r>
      </w:hyperlink>
    </w:p>
    <w:p w14:paraId="4956BA7A" w14:textId="720542BE" w:rsidR="000B23F5" w:rsidRDefault="000B23F5">
      <w:pPr>
        <w:pStyle w:val="TDC2"/>
        <w:rPr>
          <w:rFonts w:asciiTheme="minorHAnsi" w:eastAsiaTheme="minorEastAsia" w:hAnsiTheme="minorHAnsi" w:cstheme="minorBidi"/>
          <w:noProof/>
          <w:kern w:val="2"/>
          <w:szCs w:val="24"/>
          <w14:ligatures w14:val="standardContextual"/>
        </w:rPr>
      </w:pPr>
      <w:hyperlink w:anchor="_Toc209985030" w:history="1">
        <w:r w:rsidRPr="00F135FE">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_Toc209985030 \h </w:instrText>
        </w:r>
        <w:r>
          <w:rPr>
            <w:noProof/>
            <w:webHidden/>
          </w:rPr>
        </w:r>
        <w:r>
          <w:rPr>
            <w:noProof/>
            <w:webHidden/>
          </w:rPr>
          <w:fldChar w:fldCharType="separate"/>
        </w:r>
        <w:r>
          <w:rPr>
            <w:noProof/>
            <w:webHidden/>
          </w:rPr>
          <w:t>83</w:t>
        </w:r>
        <w:r>
          <w:rPr>
            <w:noProof/>
            <w:webHidden/>
          </w:rPr>
          <w:fldChar w:fldCharType="end"/>
        </w:r>
      </w:hyperlink>
    </w:p>
    <w:p w14:paraId="1F3CA626" w14:textId="46C94BE3" w:rsidR="000B23F5" w:rsidRDefault="000B23F5">
      <w:pPr>
        <w:pStyle w:val="TDC2"/>
        <w:rPr>
          <w:rFonts w:asciiTheme="minorHAnsi" w:eastAsiaTheme="minorEastAsia" w:hAnsiTheme="minorHAnsi" w:cstheme="minorBidi"/>
          <w:noProof/>
          <w:kern w:val="2"/>
          <w:szCs w:val="24"/>
          <w14:ligatures w14:val="standardContextual"/>
        </w:rPr>
      </w:pPr>
      <w:hyperlink w:anchor="_Toc209985031" w:history="1">
        <w:r w:rsidRPr="00F135FE">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_Toc209985031 \h </w:instrText>
        </w:r>
        <w:r>
          <w:rPr>
            <w:noProof/>
            <w:webHidden/>
          </w:rPr>
        </w:r>
        <w:r>
          <w:rPr>
            <w:noProof/>
            <w:webHidden/>
          </w:rPr>
          <w:fldChar w:fldCharType="separate"/>
        </w:r>
        <w:r>
          <w:rPr>
            <w:noProof/>
            <w:webHidden/>
          </w:rPr>
          <w:t>84</w:t>
        </w:r>
        <w:r>
          <w:rPr>
            <w:noProof/>
            <w:webHidden/>
          </w:rPr>
          <w:fldChar w:fldCharType="end"/>
        </w:r>
      </w:hyperlink>
    </w:p>
    <w:p w14:paraId="74BED2BF" w14:textId="14DA3262" w:rsidR="000B23F5" w:rsidRDefault="000B23F5">
      <w:pPr>
        <w:pStyle w:val="TDC2"/>
        <w:rPr>
          <w:rFonts w:asciiTheme="minorHAnsi" w:eastAsiaTheme="minorEastAsia" w:hAnsiTheme="minorHAnsi" w:cstheme="minorBidi"/>
          <w:noProof/>
          <w:kern w:val="2"/>
          <w:szCs w:val="24"/>
          <w14:ligatures w14:val="standardContextual"/>
        </w:rPr>
      </w:pPr>
      <w:hyperlink w:anchor="_Toc209985032" w:history="1">
        <w:r w:rsidRPr="00F135FE">
          <w:rPr>
            <w:rStyle w:val="Hipervnculo"/>
            <w:noProof/>
          </w:rPr>
          <w:t>Figura 5.3 Caso de uso N°1.2, “Asignando el turno a un trabajador”</w:t>
        </w:r>
        <w:r>
          <w:rPr>
            <w:noProof/>
            <w:webHidden/>
          </w:rPr>
          <w:tab/>
        </w:r>
        <w:r>
          <w:rPr>
            <w:noProof/>
            <w:webHidden/>
          </w:rPr>
          <w:fldChar w:fldCharType="begin"/>
        </w:r>
        <w:r>
          <w:rPr>
            <w:noProof/>
            <w:webHidden/>
          </w:rPr>
          <w:instrText xml:space="preserve"> PAGEREF _Toc209985032 \h </w:instrText>
        </w:r>
        <w:r>
          <w:rPr>
            <w:noProof/>
            <w:webHidden/>
          </w:rPr>
        </w:r>
        <w:r>
          <w:rPr>
            <w:noProof/>
            <w:webHidden/>
          </w:rPr>
          <w:fldChar w:fldCharType="separate"/>
        </w:r>
        <w:r>
          <w:rPr>
            <w:noProof/>
            <w:webHidden/>
          </w:rPr>
          <w:t>85</w:t>
        </w:r>
        <w:r>
          <w:rPr>
            <w:noProof/>
            <w:webHidden/>
          </w:rPr>
          <w:fldChar w:fldCharType="end"/>
        </w:r>
      </w:hyperlink>
    </w:p>
    <w:p w14:paraId="57A7EC83" w14:textId="4993E291" w:rsidR="000B23F5" w:rsidRDefault="000B23F5">
      <w:pPr>
        <w:pStyle w:val="TDC2"/>
        <w:rPr>
          <w:rFonts w:asciiTheme="minorHAnsi" w:eastAsiaTheme="minorEastAsia" w:hAnsiTheme="minorHAnsi" w:cstheme="minorBidi"/>
          <w:noProof/>
          <w:kern w:val="2"/>
          <w:szCs w:val="24"/>
          <w14:ligatures w14:val="standardContextual"/>
        </w:rPr>
      </w:pPr>
      <w:hyperlink w:anchor="_Toc209985033" w:history="1">
        <w:r w:rsidRPr="00F135FE">
          <w:rPr>
            <w:rStyle w:val="Hipervnculo"/>
            <w:noProof/>
          </w:rPr>
          <w:t>Figura 5.4 Caso de uso N°1.3.1, “Editando la descripción del turno2</w:t>
        </w:r>
        <w:r>
          <w:rPr>
            <w:noProof/>
            <w:webHidden/>
          </w:rPr>
          <w:tab/>
        </w:r>
        <w:r>
          <w:rPr>
            <w:noProof/>
            <w:webHidden/>
          </w:rPr>
          <w:fldChar w:fldCharType="begin"/>
        </w:r>
        <w:r>
          <w:rPr>
            <w:noProof/>
            <w:webHidden/>
          </w:rPr>
          <w:instrText xml:space="preserve"> PAGEREF _Toc209985033 \h </w:instrText>
        </w:r>
        <w:r>
          <w:rPr>
            <w:noProof/>
            <w:webHidden/>
          </w:rPr>
        </w:r>
        <w:r>
          <w:rPr>
            <w:noProof/>
            <w:webHidden/>
          </w:rPr>
          <w:fldChar w:fldCharType="separate"/>
        </w:r>
        <w:r>
          <w:rPr>
            <w:noProof/>
            <w:webHidden/>
          </w:rPr>
          <w:t>86</w:t>
        </w:r>
        <w:r>
          <w:rPr>
            <w:noProof/>
            <w:webHidden/>
          </w:rPr>
          <w:fldChar w:fldCharType="end"/>
        </w:r>
      </w:hyperlink>
    </w:p>
    <w:p w14:paraId="602932A2" w14:textId="28D8788D" w:rsidR="000B23F5" w:rsidRDefault="000B23F5">
      <w:pPr>
        <w:pStyle w:val="TDC2"/>
        <w:rPr>
          <w:rFonts w:asciiTheme="minorHAnsi" w:eastAsiaTheme="minorEastAsia" w:hAnsiTheme="minorHAnsi" w:cstheme="minorBidi"/>
          <w:noProof/>
          <w:kern w:val="2"/>
          <w:szCs w:val="24"/>
          <w14:ligatures w14:val="standardContextual"/>
        </w:rPr>
      </w:pPr>
      <w:hyperlink w:anchor="_Toc209985034" w:history="1">
        <w:r w:rsidRPr="00F135FE">
          <w:rPr>
            <w:rStyle w:val="Hipervnculo"/>
            <w:noProof/>
          </w:rPr>
          <w:t>Figura 5.5 caso de uso N°1.3.2 , ”Cambiando el turno de los trabajadores”</w:t>
        </w:r>
        <w:r>
          <w:rPr>
            <w:noProof/>
            <w:webHidden/>
          </w:rPr>
          <w:tab/>
        </w:r>
        <w:r>
          <w:rPr>
            <w:noProof/>
            <w:webHidden/>
          </w:rPr>
          <w:fldChar w:fldCharType="begin"/>
        </w:r>
        <w:r>
          <w:rPr>
            <w:noProof/>
            <w:webHidden/>
          </w:rPr>
          <w:instrText xml:space="preserve"> PAGEREF _Toc209985034 \h </w:instrText>
        </w:r>
        <w:r>
          <w:rPr>
            <w:noProof/>
            <w:webHidden/>
          </w:rPr>
        </w:r>
        <w:r>
          <w:rPr>
            <w:noProof/>
            <w:webHidden/>
          </w:rPr>
          <w:fldChar w:fldCharType="separate"/>
        </w:r>
        <w:r>
          <w:rPr>
            <w:noProof/>
            <w:webHidden/>
          </w:rPr>
          <w:t>87</w:t>
        </w:r>
        <w:r>
          <w:rPr>
            <w:noProof/>
            <w:webHidden/>
          </w:rPr>
          <w:fldChar w:fldCharType="end"/>
        </w:r>
      </w:hyperlink>
    </w:p>
    <w:p w14:paraId="278850E9" w14:textId="68C5262F" w:rsidR="000B23F5" w:rsidRDefault="000B23F5">
      <w:pPr>
        <w:pStyle w:val="TDC2"/>
        <w:rPr>
          <w:rFonts w:asciiTheme="minorHAnsi" w:eastAsiaTheme="minorEastAsia" w:hAnsiTheme="minorHAnsi" w:cstheme="minorBidi"/>
          <w:noProof/>
          <w:kern w:val="2"/>
          <w:szCs w:val="24"/>
          <w14:ligatures w14:val="standardContextual"/>
        </w:rPr>
      </w:pPr>
      <w:hyperlink w:anchor="_Toc209985035" w:history="1">
        <w:r w:rsidRPr="00F135FE">
          <w:rPr>
            <w:rStyle w:val="Hipervnculo"/>
            <w:noProof/>
          </w:rPr>
          <w:t>Figura 5.6 caso de uso N°1.5 , “Creando los departamentos de la empresa”</w:t>
        </w:r>
        <w:r>
          <w:rPr>
            <w:noProof/>
            <w:webHidden/>
          </w:rPr>
          <w:tab/>
        </w:r>
        <w:r>
          <w:rPr>
            <w:noProof/>
            <w:webHidden/>
          </w:rPr>
          <w:fldChar w:fldCharType="begin"/>
        </w:r>
        <w:r>
          <w:rPr>
            <w:noProof/>
            <w:webHidden/>
          </w:rPr>
          <w:instrText xml:space="preserve"> PAGEREF _Toc209985035 \h </w:instrText>
        </w:r>
        <w:r>
          <w:rPr>
            <w:noProof/>
            <w:webHidden/>
          </w:rPr>
        </w:r>
        <w:r>
          <w:rPr>
            <w:noProof/>
            <w:webHidden/>
          </w:rPr>
          <w:fldChar w:fldCharType="separate"/>
        </w:r>
        <w:r>
          <w:rPr>
            <w:noProof/>
            <w:webHidden/>
          </w:rPr>
          <w:t>88</w:t>
        </w:r>
        <w:r>
          <w:rPr>
            <w:noProof/>
            <w:webHidden/>
          </w:rPr>
          <w:fldChar w:fldCharType="end"/>
        </w:r>
      </w:hyperlink>
    </w:p>
    <w:p w14:paraId="3394CF3D" w14:textId="14A96CAB" w:rsidR="000B23F5" w:rsidRDefault="000B23F5">
      <w:pPr>
        <w:pStyle w:val="TDC2"/>
        <w:rPr>
          <w:rFonts w:asciiTheme="minorHAnsi" w:eastAsiaTheme="minorEastAsia" w:hAnsiTheme="minorHAnsi" w:cstheme="minorBidi"/>
          <w:noProof/>
          <w:kern w:val="2"/>
          <w:szCs w:val="24"/>
          <w14:ligatures w14:val="standardContextual"/>
        </w:rPr>
      </w:pPr>
      <w:hyperlink w:anchor="_Toc209985036" w:history="1">
        <w:r w:rsidRPr="00F135FE">
          <w:rPr>
            <w:rStyle w:val="Hipervnculo"/>
            <w:noProof/>
          </w:rPr>
          <w:t>Figura 5.7 caso de uso N°1.6, “Cambiando el estado de un departamento”</w:t>
        </w:r>
        <w:r>
          <w:rPr>
            <w:noProof/>
            <w:webHidden/>
          </w:rPr>
          <w:tab/>
        </w:r>
        <w:r>
          <w:rPr>
            <w:noProof/>
            <w:webHidden/>
          </w:rPr>
          <w:fldChar w:fldCharType="begin"/>
        </w:r>
        <w:r>
          <w:rPr>
            <w:noProof/>
            <w:webHidden/>
          </w:rPr>
          <w:instrText xml:space="preserve"> PAGEREF _Toc209985036 \h </w:instrText>
        </w:r>
        <w:r>
          <w:rPr>
            <w:noProof/>
            <w:webHidden/>
          </w:rPr>
        </w:r>
        <w:r>
          <w:rPr>
            <w:noProof/>
            <w:webHidden/>
          </w:rPr>
          <w:fldChar w:fldCharType="separate"/>
        </w:r>
        <w:r>
          <w:rPr>
            <w:noProof/>
            <w:webHidden/>
          </w:rPr>
          <w:t>89</w:t>
        </w:r>
        <w:r>
          <w:rPr>
            <w:noProof/>
            <w:webHidden/>
          </w:rPr>
          <w:fldChar w:fldCharType="end"/>
        </w:r>
      </w:hyperlink>
    </w:p>
    <w:p w14:paraId="6EDF33C5" w14:textId="09157E6A" w:rsidR="000B23F5" w:rsidRDefault="000B23F5">
      <w:pPr>
        <w:pStyle w:val="TDC2"/>
        <w:rPr>
          <w:rFonts w:asciiTheme="minorHAnsi" w:eastAsiaTheme="minorEastAsia" w:hAnsiTheme="minorHAnsi" w:cstheme="minorBidi"/>
          <w:noProof/>
          <w:kern w:val="2"/>
          <w:szCs w:val="24"/>
          <w14:ligatures w14:val="standardContextual"/>
        </w:rPr>
      </w:pPr>
      <w:hyperlink w:anchor="_Toc209985037" w:history="1">
        <w:r w:rsidRPr="00F135FE">
          <w:rPr>
            <w:rStyle w:val="Hipervnculo"/>
            <w:noProof/>
          </w:rPr>
          <w:t>Figura 5.8 caso de uso N°1.8, “Creando un motivo de permiso”</w:t>
        </w:r>
        <w:r>
          <w:rPr>
            <w:noProof/>
            <w:webHidden/>
          </w:rPr>
          <w:tab/>
        </w:r>
        <w:r>
          <w:rPr>
            <w:noProof/>
            <w:webHidden/>
          </w:rPr>
          <w:fldChar w:fldCharType="begin"/>
        </w:r>
        <w:r>
          <w:rPr>
            <w:noProof/>
            <w:webHidden/>
          </w:rPr>
          <w:instrText xml:space="preserve"> PAGEREF _Toc209985037 \h </w:instrText>
        </w:r>
        <w:r>
          <w:rPr>
            <w:noProof/>
            <w:webHidden/>
          </w:rPr>
        </w:r>
        <w:r>
          <w:rPr>
            <w:noProof/>
            <w:webHidden/>
          </w:rPr>
          <w:fldChar w:fldCharType="separate"/>
        </w:r>
        <w:r>
          <w:rPr>
            <w:noProof/>
            <w:webHidden/>
          </w:rPr>
          <w:t>90</w:t>
        </w:r>
        <w:r>
          <w:rPr>
            <w:noProof/>
            <w:webHidden/>
          </w:rPr>
          <w:fldChar w:fldCharType="end"/>
        </w:r>
      </w:hyperlink>
    </w:p>
    <w:p w14:paraId="03D1F9E4" w14:textId="35171E88" w:rsidR="000B23F5" w:rsidRDefault="000B23F5">
      <w:pPr>
        <w:pStyle w:val="TDC2"/>
        <w:rPr>
          <w:rFonts w:asciiTheme="minorHAnsi" w:eastAsiaTheme="minorEastAsia" w:hAnsiTheme="minorHAnsi" w:cstheme="minorBidi"/>
          <w:noProof/>
          <w:kern w:val="2"/>
          <w:szCs w:val="24"/>
          <w14:ligatures w14:val="standardContextual"/>
        </w:rPr>
      </w:pPr>
      <w:hyperlink w:anchor="_Toc209985038" w:history="1">
        <w:r w:rsidRPr="00F135FE">
          <w:rPr>
            <w:rStyle w:val="Hipervnculo"/>
            <w:noProof/>
          </w:rPr>
          <w:t>Figura 5.9 caso de uso N°1.9, “Activando/Desactivando un motivo de permiso”</w:t>
        </w:r>
        <w:r>
          <w:rPr>
            <w:noProof/>
            <w:webHidden/>
          </w:rPr>
          <w:tab/>
        </w:r>
        <w:r>
          <w:rPr>
            <w:noProof/>
            <w:webHidden/>
          </w:rPr>
          <w:fldChar w:fldCharType="begin"/>
        </w:r>
        <w:r>
          <w:rPr>
            <w:noProof/>
            <w:webHidden/>
          </w:rPr>
          <w:instrText xml:space="preserve"> PAGEREF _Toc209985038 \h </w:instrText>
        </w:r>
        <w:r>
          <w:rPr>
            <w:noProof/>
            <w:webHidden/>
          </w:rPr>
        </w:r>
        <w:r>
          <w:rPr>
            <w:noProof/>
            <w:webHidden/>
          </w:rPr>
          <w:fldChar w:fldCharType="separate"/>
        </w:r>
        <w:r>
          <w:rPr>
            <w:noProof/>
            <w:webHidden/>
          </w:rPr>
          <w:t>91</w:t>
        </w:r>
        <w:r>
          <w:rPr>
            <w:noProof/>
            <w:webHidden/>
          </w:rPr>
          <w:fldChar w:fldCharType="end"/>
        </w:r>
      </w:hyperlink>
    </w:p>
    <w:p w14:paraId="296C53E8" w14:textId="02F8B073" w:rsidR="000B23F5" w:rsidRDefault="000B23F5">
      <w:pPr>
        <w:pStyle w:val="TDC2"/>
        <w:rPr>
          <w:rFonts w:asciiTheme="minorHAnsi" w:eastAsiaTheme="minorEastAsia" w:hAnsiTheme="minorHAnsi" w:cstheme="minorBidi"/>
          <w:noProof/>
          <w:kern w:val="2"/>
          <w:szCs w:val="24"/>
          <w14:ligatures w14:val="standardContextual"/>
        </w:rPr>
      </w:pPr>
      <w:hyperlink w:anchor="_Toc209985039" w:history="1">
        <w:r w:rsidRPr="00F135FE">
          <w:rPr>
            <w:rStyle w:val="Hipervnculo"/>
            <w:noProof/>
          </w:rPr>
          <w:t>Figura 5.10 caso de uso N°1.11, “Creando tipos de contratos”</w:t>
        </w:r>
        <w:r>
          <w:rPr>
            <w:noProof/>
            <w:webHidden/>
          </w:rPr>
          <w:tab/>
        </w:r>
        <w:r>
          <w:rPr>
            <w:noProof/>
            <w:webHidden/>
          </w:rPr>
          <w:fldChar w:fldCharType="begin"/>
        </w:r>
        <w:r>
          <w:rPr>
            <w:noProof/>
            <w:webHidden/>
          </w:rPr>
          <w:instrText xml:space="preserve"> PAGEREF _Toc209985039 \h </w:instrText>
        </w:r>
        <w:r>
          <w:rPr>
            <w:noProof/>
            <w:webHidden/>
          </w:rPr>
        </w:r>
        <w:r>
          <w:rPr>
            <w:noProof/>
            <w:webHidden/>
          </w:rPr>
          <w:fldChar w:fldCharType="separate"/>
        </w:r>
        <w:r>
          <w:rPr>
            <w:noProof/>
            <w:webHidden/>
          </w:rPr>
          <w:t>92</w:t>
        </w:r>
        <w:r>
          <w:rPr>
            <w:noProof/>
            <w:webHidden/>
          </w:rPr>
          <w:fldChar w:fldCharType="end"/>
        </w:r>
      </w:hyperlink>
    </w:p>
    <w:p w14:paraId="3BDBA7F9" w14:textId="234CAD30" w:rsidR="000B23F5" w:rsidRDefault="000B23F5">
      <w:pPr>
        <w:pStyle w:val="TDC2"/>
        <w:rPr>
          <w:rFonts w:asciiTheme="minorHAnsi" w:eastAsiaTheme="minorEastAsia" w:hAnsiTheme="minorHAnsi" w:cstheme="minorBidi"/>
          <w:noProof/>
          <w:kern w:val="2"/>
          <w:szCs w:val="24"/>
          <w14:ligatures w14:val="standardContextual"/>
        </w:rPr>
      </w:pPr>
      <w:hyperlink w:anchor="_Toc209985040" w:history="1">
        <w:r w:rsidRPr="00F135FE">
          <w:rPr>
            <w:rStyle w:val="Hipervnculo"/>
            <w:noProof/>
          </w:rPr>
          <w:t>Figura 5.11 caso de uso N°1.12, “</w:t>
        </w:r>
        <w:r w:rsidRPr="00F135FE">
          <w:rPr>
            <w:rStyle w:val="Hipervnculo"/>
            <w:rFonts w:eastAsia="Times New Roman"/>
            <w:noProof/>
          </w:rPr>
          <w:t>Cambiando el estado de un tipo de contrato”</w:t>
        </w:r>
        <w:r>
          <w:rPr>
            <w:noProof/>
            <w:webHidden/>
          </w:rPr>
          <w:tab/>
        </w:r>
        <w:r>
          <w:rPr>
            <w:noProof/>
            <w:webHidden/>
          </w:rPr>
          <w:fldChar w:fldCharType="begin"/>
        </w:r>
        <w:r>
          <w:rPr>
            <w:noProof/>
            <w:webHidden/>
          </w:rPr>
          <w:instrText xml:space="preserve"> PAGEREF _Toc209985040 \h </w:instrText>
        </w:r>
        <w:r>
          <w:rPr>
            <w:noProof/>
            <w:webHidden/>
          </w:rPr>
        </w:r>
        <w:r>
          <w:rPr>
            <w:noProof/>
            <w:webHidden/>
          </w:rPr>
          <w:fldChar w:fldCharType="separate"/>
        </w:r>
        <w:r>
          <w:rPr>
            <w:noProof/>
            <w:webHidden/>
          </w:rPr>
          <w:t>93</w:t>
        </w:r>
        <w:r>
          <w:rPr>
            <w:noProof/>
            <w:webHidden/>
          </w:rPr>
          <w:fldChar w:fldCharType="end"/>
        </w:r>
      </w:hyperlink>
    </w:p>
    <w:p w14:paraId="74C7DA3D" w14:textId="5089ADFE" w:rsidR="000B23F5" w:rsidRDefault="000B23F5">
      <w:pPr>
        <w:pStyle w:val="TDC2"/>
        <w:rPr>
          <w:rFonts w:asciiTheme="minorHAnsi" w:eastAsiaTheme="minorEastAsia" w:hAnsiTheme="minorHAnsi" w:cstheme="minorBidi"/>
          <w:noProof/>
          <w:kern w:val="2"/>
          <w:szCs w:val="24"/>
          <w14:ligatures w14:val="standardContextual"/>
        </w:rPr>
      </w:pPr>
      <w:hyperlink w:anchor="_Toc209985041" w:history="1">
        <w:r w:rsidRPr="00F135FE">
          <w:rPr>
            <w:rStyle w:val="Hipervnculo"/>
            <w:noProof/>
          </w:rPr>
          <w:t>Figura 5.12 caso de uso N°1.14, “</w:t>
        </w:r>
        <w:r w:rsidRPr="00F135FE">
          <w:rPr>
            <w:rStyle w:val="Hipervnculo"/>
            <w:rFonts w:eastAsia="Times New Roman"/>
            <w:noProof/>
          </w:rPr>
          <w:t>Creando un tipo de vacaciones”</w:t>
        </w:r>
        <w:r>
          <w:rPr>
            <w:noProof/>
            <w:webHidden/>
          </w:rPr>
          <w:tab/>
        </w:r>
        <w:r>
          <w:rPr>
            <w:noProof/>
            <w:webHidden/>
          </w:rPr>
          <w:fldChar w:fldCharType="begin"/>
        </w:r>
        <w:r>
          <w:rPr>
            <w:noProof/>
            <w:webHidden/>
          </w:rPr>
          <w:instrText xml:space="preserve"> PAGEREF _Toc209985041 \h </w:instrText>
        </w:r>
        <w:r>
          <w:rPr>
            <w:noProof/>
            <w:webHidden/>
          </w:rPr>
        </w:r>
        <w:r>
          <w:rPr>
            <w:noProof/>
            <w:webHidden/>
          </w:rPr>
          <w:fldChar w:fldCharType="separate"/>
        </w:r>
        <w:r>
          <w:rPr>
            <w:noProof/>
            <w:webHidden/>
          </w:rPr>
          <w:t>94</w:t>
        </w:r>
        <w:r>
          <w:rPr>
            <w:noProof/>
            <w:webHidden/>
          </w:rPr>
          <w:fldChar w:fldCharType="end"/>
        </w:r>
      </w:hyperlink>
    </w:p>
    <w:p w14:paraId="320C4DBF" w14:textId="7DAB31E3" w:rsidR="000B23F5" w:rsidRDefault="000B23F5">
      <w:pPr>
        <w:pStyle w:val="TDC2"/>
        <w:rPr>
          <w:rFonts w:asciiTheme="minorHAnsi" w:eastAsiaTheme="minorEastAsia" w:hAnsiTheme="minorHAnsi" w:cstheme="minorBidi"/>
          <w:noProof/>
          <w:kern w:val="2"/>
          <w:szCs w:val="24"/>
          <w14:ligatures w14:val="standardContextual"/>
        </w:rPr>
      </w:pPr>
      <w:hyperlink w:anchor="_Toc209985042" w:history="1">
        <w:r w:rsidRPr="00F135FE">
          <w:rPr>
            <w:rStyle w:val="Hipervnculo"/>
            <w:noProof/>
          </w:rPr>
          <w:t>Figura 5.13 caso de uso N°1.15, “Cambiando el estado de un tipo de vacaciones”</w:t>
        </w:r>
        <w:r>
          <w:rPr>
            <w:noProof/>
            <w:webHidden/>
          </w:rPr>
          <w:tab/>
        </w:r>
        <w:r>
          <w:rPr>
            <w:noProof/>
            <w:webHidden/>
          </w:rPr>
          <w:fldChar w:fldCharType="begin"/>
        </w:r>
        <w:r>
          <w:rPr>
            <w:noProof/>
            <w:webHidden/>
          </w:rPr>
          <w:instrText xml:space="preserve"> PAGEREF _Toc209985042 \h </w:instrText>
        </w:r>
        <w:r>
          <w:rPr>
            <w:noProof/>
            <w:webHidden/>
          </w:rPr>
        </w:r>
        <w:r>
          <w:rPr>
            <w:noProof/>
            <w:webHidden/>
          </w:rPr>
          <w:fldChar w:fldCharType="separate"/>
        </w:r>
        <w:r>
          <w:rPr>
            <w:noProof/>
            <w:webHidden/>
          </w:rPr>
          <w:t>95</w:t>
        </w:r>
        <w:r>
          <w:rPr>
            <w:noProof/>
            <w:webHidden/>
          </w:rPr>
          <w:fldChar w:fldCharType="end"/>
        </w:r>
      </w:hyperlink>
    </w:p>
    <w:p w14:paraId="1D0F6E55" w14:textId="12864903" w:rsidR="000B23F5" w:rsidRDefault="000B23F5">
      <w:pPr>
        <w:pStyle w:val="TDC2"/>
        <w:rPr>
          <w:rFonts w:asciiTheme="minorHAnsi" w:eastAsiaTheme="minorEastAsia" w:hAnsiTheme="minorHAnsi" w:cstheme="minorBidi"/>
          <w:noProof/>
          <w:kern w:val="2"/>
          <w:szCs w:val="24"/>
          <w14:ligatures w14:val="standardContextual"/>
        </w:rPr>
      </w:pPr>
      <w:hyperlink w:anchor="_Toc209985043" w:history="1">
        <w:r w:rsidRPr="00F135FE">
          <w:rPr>
            <w:rStyle w:val="Hipervnculo"/>
            <w:noProof/>
          </w:rPr>
          <w:t>Figura 5.14 caso de uso N°1.17, “Creando una sucursal”</w:t>
        </w:r>
        <w:r>
          <w:rPr>
            <w:noProof/>
            <w:webHidden/>
          </w:rPr>
          <w:tab/>
        </w:r>
        <w:r>
          <w:rPr>
            <w:noProof/>
            <w:webHidden/>
          </w:rPr>
          <w:fldChar w:fldCharType="begin"/>
        </w:r>
        <w:r>
          <w:rPr>
            <w:noProof/>
            <w:webHidden/>
          </w:rPr>
          <w:instrText xml:space="preserve"> PAGEREF _Toc209985043 \h </w:instrText>
        </w:r>
        <w:r>
          <w:rPr>
            <w:noProof/>
            <w:webHidden/>
          </w:rPr>
        </w:r>
        <w:r>
          <w:rPr>
            <w:noProof/>
            <w:webHidden/>
          </w:rPr>
          <w:fldChar w:fldCharType="separate"/>
        </w:r>
        <w:r>
          <w:rPr>
            <w:noProof/>
            <w:webHidden/>
          </w:rPr>
          <w:t>96</w:t>
        </w:r>
        <w:r>
          <w:rPr>
            <w:noProof/>
            <w:webHidden/>
          </w:rPr>
          <w:fldChar w:fldCharType="end"/>
        </w:r>
      </w:hyperlink>
    </w:p>
    <w:p w14:paraId="74087377" w14:textId="0B9C2BED" w:rsidR="000B23F5" w:rsidRDefault="000B23F5">
      <w:pPr>
        <w:pStyle w:val="TDC2"/>
        <w:rPr>
          <w:rFonts w:asciiTheme="minorHAnsi" w:eastAsiaTheme="minorEastAsia" w:hAnsiTheme="minorHAnsi" w:cstheme="minorBidi"/>
          <w:noProof/>
          <w:kern w:val="2"/>
          <w:szCs w:val="24"/>
          <w14:ligatures w14:val="standardContextual"/>
        </w:rPr>
      </w:pPr>
      <w:hyperlink w:anchor="_Toc209985044" w:history="1">
        <w:r w:rsidRPr="00F135FE">
          <w:rPr>
            <w:rStyle w:val="Hipervnculo"/>
            <w:noProof/>
          </w:rPr>
          <w:t>Figura 5.15 caso de uso N°1.18. “Cambiando el estado de una sucursal”</w:t>
        </w:r>
        <w:r>
          <w:rPr>
            <w:noProof/>
            <w:webHidden/>
          </w:rPr>
          <w:tab/>
        </w:r>
        <w:r>
          <w:rPr>
            <w:noProof/>
            <w:webHidden/>
          </w:rPr>
          <w:fldChar w:fldCharType="begin"/>
        </w:r>
        <w:r>
          <w:rPr>
            <w:noProof/>
            <w:webHidden/>
          </w:rPr>
          <w:instrText xml:space="preserve"> PAGEREF _Toc209985044 \h </w:instrText>
        </w:r>
        <w:r>
          <w:rPr>
            <w:noProof/>
            <w:webHidden/>
          </w:rPr>
        </w:r>
        <w:r>
          <w:rPr>
            <w:noProof/>
            <w:webHidden/>
          </w:rPr>
          <w:fldChar w:fldCharType="separate"/>
        </w:r>
        <w:r>
          <w:rPr>
            <w:noProof/>
            <w:webHidden/>
          </w:rPr>
          <w:t>97</w:t>
        </w:r>
        <w:r>
          <w:rPr>
            <w:noProof/>
            <w:webHidden/>
          </w:rPr>
          <w:fldChar w:fldCharType="end"/>
        </w:r>
      </w:hyperlink>
    </w:p>
    <w:p w14:paraId="03428C1A" w14:textId="2183FEB5" w:rsidR="000B23F5" w:rsidRDefault="000B23F5">
      <w:pPr>
        <w:pStyle w:val="TDC2"/>
        <w:rPr>
          <w:rFonts w:asciiTheme="minorHAnsi" w:eastAsiaTheme="minorEastAsia" w:hAnsiTheme="minorHAnsi" w:cstheme="minorBidi"/>
          <w:noProof/>
          <w:kern w:val="2"/>
          <w:szCs w:val="24"/>
          <w14:ligatures w14:val="standardContextual"/>
        </w:rPr>
      </w:pPr>
      <w:hyperlink w:anchor="_Toc209985045" w:history="1">
        <w:r w:rsidRPr="00F135FE">
          <w:rPr>
            <w:rStyle w:val="Hipervnculo"/>
            <w:noProof/>
          </w:rPr>
          <w:t>Figura 5.16 caso de uso N°1.20, “Creando un nuevo centro de costos”</w:t>
        </w:r>
        <w:r>
          <w:rPr>
            <w:noProof/>
            <w:webHidden/>
          </w:rPr>
          <w:tab/>
        </w:r>
        <w:r>
          <w:rPr>
            <w:noProof/>
            <w:webHidden/>
          </w:rPr>
          <w:fldChar w:fldCharType="begin"/>
        </w:r>
        <w:r>
          <w:rPr>
            <w:noProof/>
            <w:webHidden/>
          </w:rPr>
          <w:instrText xml:space="preserve"> PAGEREF _Toc209985045 \h </w:instrText>
        </w:r>
        <w:r>
          <w:rPr>
            <w:noProof/>
            <w:webHidden/>
          </w:rPr>
        </w:r>
        <w:r>
          <w:rPr>
            <w:noProof/>
            <w:webHidden/>
          </w:rPr>
          <w:fldChar w:fldCharType="separate"/>
        </w:r>
        <w:r>
          <w:rPr>
            <w:noProof/>
            <w:webHidden/>
          </w:rPr>
          <w:t>98</w:t>
        </w:r>
        <w:r>
          <w:rPr>
            <w:noProof/>
            <w:webHidden/>
          </w:rPr>
          <w:fldChar w:fldCharType="end"/>
        </w:r>
      </w:hyperlink>
    </w:p>
    <w:p w14:paraId="2B057C44" w14:textId="28E7D403" w:rsidR="000B23F5" w:rsidRDefault="000B23F5">
      <w:pPr>
        <w:pStyle w:val="TDC2"/>
        <w:rPr>
          <w:rFonts w:asciiTheme="minorHAnsi" w:eastAsiaTheme="minorEastAsia" w:hAnsiTheme="minorHAnsi" w:cstheme="minorBidi"/>
          <w:noProof/>
          <w:kern w:val="2"/>
          <w:szCs w:val="24"/>
          <w14:ligatures w14:val="standardContextual"/>
        </w:rPr>
      </w:pPr>
      <w:hyperlink w:anchor="_Toc209985046" w:history="1">
        <w:r w:rsidRPr="00F135FE">
          <w:rPr>
            <w:rStyle w:val="Hipervnculo"/>
            <w:noProof/>
          </w:rPr>
          <w:t>Figura 5.17 caso de uso N°1.21, “Visualizando la ficha de empleados”</w:t>
        </w:r>
        <w:r>
          <w:rPr>
            <w:noProof/>
            <w:webHidden/>
          </w:rPr>
          <w:tab/>
        </w:r>
        <w:r>
          <w:rPr>
            <w:noProof/>
            <w:webHidden/>
          </w:rPr>
          <w:fldChar w:fldCharType="begin"/>
        </w:r>
        <w:r>
          <w:rPr>
            <w:noProof/>
            <w:webHidden/>
          </w:rPr>
          <w:instrText xml:space="preserve"> PAGEREF _Toc209985046 \h </w:instrText>
        </w:r>
        <w:r>
          <w:rPr>
            <w:noProof/>
            <w:webHidden/>
          </w:rPr>
        </w:r>
        <w:r>
          <w:rPr>
            <w:noProof/>
            <w:webHidden/>
          </w:rPr>
          <w:fldChar w:fldCharType="separate"/>
        </w:r>
        <w:r>
          <w:rPr>
            <w:noProof/>
            <w:webHidden/>
          </w:rPr>
          <w:t>99</w:t>
        </w:r>
        <w:r>
          <w:rPr>
            <w:noProof/>
            <w:webHidden/>
          </w:rPr>
          <w:fldChar w:fldCharType="end"/>
        </w:r>
      </w:hyperlink>
    </w:p>
    <w:p w14:paraId="0C7D06BD" w14:textId="569211C4" w:rsidR="000B23F5" w:rsidRDefault="000B23F5">
      <w:pPr>
        <w:pStyle w:val="TDC2"/>
        <w:rPr>
          <w:rFonts w:asciiTheme="minorHAnsi" w:eastAsiaTheme="minorEastAsia" w:hAnsiTheme="minorHAnsi" w:cstheme="minorBidi"/>
          <w:noProof/>
          <w:kern w:val="2"/>
          <w:szCs w:val="24"/>
          <w14:ligatures w14:val="standardContextual"/>
        </w:rPr>
      </w:pPr>
      <w:hyperlink w:anchor="_Toc209985047" w:history="1">
        <w:r w:rsidRPr="00F135FE">
          <w:rPr>
            <w:rStyle w:val="Hipervnculo"/>
            <w:noProof/>
          </w:rPr>
          <w:t>Figura 5.18 caso de uso N°2.3, “Visualizando las fichas que están activas”</w:t>
        </w:r>
        <w:r>
          <w:rPr>
            <w:noProof/>
            <w:webHidden/>
          </w:rPr>
          <w:tab/>
        </w:r>
        <w:r>
          <w:rPr>
            <w:noProof/>
            <w:webHidden/>
          </w:rPr>
          <w:fldChar w:fldCharType="begin"/>
        </w:r>
        <w:r>
          <w:rPr>
            <w:noProof/>
            <w:webHidden/>
          </w:rPr>
          <w:instrText xml:space="preserve"> PAGEREF _Toc209985047 \h </w:instrText>
        </w:r>
        <w:r>
          <w:rPr>
            <w:noProof/>
            <w:webHidden/>
          </w:rPr>
        </w:r>
        <w:r>
          <w:rPr>
            <w:noProof/>
            <w:webHidden/>
          </w:rPr>
          <w:fldChar w:fldCharType="separate"/>
        </w:r>
        <w:r>
          <w:rPr>
            <w:noProof/>
            <w:webHidden/>
          </w:rPr>
          <w:t>100</w:t>
        </w:r>
        <w:r>
          <w:rPr>
            <w:noProof/>
            <w:webHidden/>
          </w:rPr>
          <w:fldChar w:fldCharType="end"/>
        </w:r>
      </w:hyperlink>
    </w:p>
    <w:p w14:paraId="33783676" w14:textId="3D84953E" w:rsidR="000B23F5" w:rsidRDefault="000B23F5">
      <w:pPr>
        <w:pStyle w:val="TDC2"/>
        <w:rPr>
          <w:rFonts w:asciiTheme="minorHAnsi" w:eastAsiaTheme="minorEastAsia" w:hAnsiTheme="minorHAnsi" w:cstheme="minorBidi"/>
          <w:noProof/>
          <w:kern w:val="2"/>
          <w:szCs w:val="24"/>
          <w14:ligatures w14:val="standardContextual"/>
        </w:rPr>
      </w:pPr>
      <w:hyperlink w:anchor="_Toc209985048" w:history="1">
        <w:r w:rsidRPr="00F135FE">
          <w:rPr>
            <w:rStyle w:val="Hipervnculo"/>
            <w:noProof/>
          </w:rPr>
          <w:t>Figura 5.19  caso de uso N°2.5, “Guardando datos de empleado”</w:t>
        </w:r>
        <w:r>
          <w:rPr>
            <w:noProof/>
            <w:webHidden/>
          </w:rPr>
          <w:tab/>
        </w:r>
        <w:r>
          <w:rPr>
            <w:noProof/>
            <w:webHidden/>
          </w:rPr>
          <w:fldChar w:fldCharType="begin"/>
        </w:r>
        <w:r>
          <w:rPr>
            <w:noProof/>
            <w:webHidden/>
          </w:rPr>
          <w:instrText xml:space="preserve"> PAGEREF _Toc209985048 \h </w:instrText>
        </w:r>
        <w:r>
          <w:rPr>
            <w:noProof/>
            <w:webHidden/>
          </w:rPr>
        </w:r>
        <w:r>
          <w:rPr>
            <w:noProof/>
            <w:webHidden/>
          </w:rPr>
          <w:fldChar w:fldCharType="separate"/>
        </w:r>
        <w:r>
          <w:rPr>
            <w:noProof/>
            <w:webHidden/>
          </w:rPr>
          <w:t>101</w:t>
        </w:r>
        <w:r>
          <w:rPr>
            <w:noProof/>
            <w:webHidden/>
          </w:rPr>
          <w:fldChar w:fldCharType="end"/>
        </w:r>
      </w:hyperlink>
    </w:p>
    <w:p w14:paraId="25CE1061" w14:textId="17949B92" w:rsidR="000B23F5" w:rsidRDefault="000B23F5">
      <w:pPr>
        <w:pStyle w:val="TDC2"/>
        <w:rPr>
          <w:rFonts w:asciiTheme="minorHAnsi" w:eastAsiaTheme="minorEastAsia" w:hAnsiTheme="minorHAnsi" w:cstheme="minorBidi"/>
          <w:noProof/>
          <w:kern w:val="2"/>
          <w:szCs w:val="24"/>
          <w14:ligatures w14:val="standardContextual"/>
        </w:rPr>
      </w:pPr>
      <w:hyperlink w:anchor="_Toc209985049" w:history="1">
        <w:r w:rsidRPr="00F135FE">
          <w:rPr>
            <w:rStyle w:val="Hipervnculo"/>
            <w:noProof/>
          </w:rPr>
          <w:t>Figura 5.20 caso de uso N°2.6.1, “Imprimiendo solo una ficha de empleado”</w:t>
        </w:r>
        <w:r>
          <w:rPr>
            <w:noProof/>
            <w:webHidden/>
          </w:rPr>
          <w:tab/>
        </w:r>
        <w:r>
          <w:rPr>
            <w:noProof/>
            <w:webHidden/>
          </w:rPr>
          <w:fldChar w:fldCharType="begin"/>
        </w:r>
        <w:r>
          <w:rPr>
            <w:noProof/>
            <w:webHidden/>
          </w:rPr>
          <w:instrText xml:space="preserve"> PAGEREF _Toc209985049 \h </w:instrText>
        </w:r>
        <w:r>
          <w:rPr>
            <w:noProof/>
            <w:webHidden/>
          </w:rPr>
        </w:r>
        <w:r>
          <w:rPr>
            <w:noProof/>
            <w:webHidden/>
          </w:rPr>
          <w:fldChar w:fldCharType="separate"/>
        </w:r>
        <w:r>
          <w:rPr>
            <w:noProof/>
            <w:webHidden/>
          </w:rPr>
          <w:t>102</w:t>
        </w:r>
        <w:r>
          <w:rPr>
            <w:noProof/>
            <w:webHidden/>
          </w:rPr>
          <w:fldChar w:fldCharType="end"/>
        </w:r>
      </w:hyperlink>
    </w:p>
    <w:p w14:paraId="6D5725F6" w14:textId="779FB24E" w:rsidR="000B23F5" w:rsidRDefault="000B23F5">
      <w:pPr>
        <w:pStyle w:val="TDC2"/>
        <w:rPr>
          <w:rFonts w:asciiTheme="minorHAnsi" w:eastAsiaTheme="minorEastAsia" w:hAnsiTheme="minorHAnsi" w:cstheme="minorBidi"/>
          <w:noProof/>
          <w:kern w:val="2"/>
          <w:szCs w:val="24"/>
          <w14:ligatures w14:val="standardContextual"/>
        </w:rPr>
      </w:pPr>
      <w:hyperlink w:anchor="_Toc209985050" w:history="1">
        <w:r w:rsidRPr="00F135FE">
          <w:rPr>
            <w:rStyle w:val="Hipervnculo"/>
            <w:noProof/>
          </w:rPr>
          <w:t>Figura 5.21 caso de uso N°2.6.2, “</w:t>
        </w:r>
        <w:r w:rsidRPr="00F135FE">
          <w:rPr>
            <w:rStyle w:val="Hipervnculo"/>
            <w:rFonts w:eastAsia="Times New Roman"/>
            <w:noProof/>
          </w:rPr>
          <w:t>Imprimiendo múltiples fichas de empleado”</w:t>
        </w:r>
        <w:r>
          <w:rPr>
            <w:noProof/>
            <w:webHidden/>
          </w:rPr>
          <w:tab/>
        </w:r>
        <w:r>
          <w:rPr>
            <w:noProof/>
            <w:webHidden/>
          </w:rPr>
          <w:fldChar w:fldCharType="begin"/>
        </w:r>
        <w:r>
          <w:rPr>
            <w:noProof/>
            <w:webHidden/>
          </w:rPr>
          <w:instrText xml:space="preserve"> PAGEREF _Toc209985050 \h </w:instrText>
        </w:r>
        <w:r>
          <w:rPr>
            <w:noProof/>
            <w:webHidden/>
          </w:rPr>
        </w:r>
        <w:r>
          <w:rPr>
            <w:noProof/>
            <w:webHidden/>
          </w:rPr>
          <w:fldChar w:fldCharType="separate"/>
        </w:r>
        <w:r>
          <w:rPr>
            <w:noProof/>
            <w:webHidden/>
          </w:rPr>
          <w:t>103</w:t>
        </w:r>
        <w:r>
          <w:rPr>
            <w:noProof/>
            <w:webHidden/>
          </w:rPr>
          <w:fldChar w:fldCharType="end"/>
        </w:r>
      </w:hyperlink>
    </w:p>
    <w:p w14:paraId="43584E92" w14:textId="3A7CBA8B" w:rsidR="000B23F5" w:rsidRDefault="000B23F5">
      <w:pPr>
        <w:pStyle w:val="TDC2"/>
        <w:rPr>
          <w:rFonts w:asciiTheme="minorHAnsi" w:eastAsiaTheme="minorEastAsia" w:hAnsiTheme="minorHAnsi" w:cstheme="minorBidi"/>
          <w:noProof/>
          <w:kern w:val="2"/>
          <w:szCs w:val="24"/>
          <w14:ligatures w14:val="standardContextual"/>
        </w:rPr>
      </w:pPr>
      <w:hyperlink w:anchor="_Toc209985051" w:history="1">
        <w:r w:rsidRPr="00F135FE">
          <w:rPr>
            <w:rStyle w:val="Hipervnculo"/>
            <w:noProof/>
          </w:rPr>
          <w:t>Figura 5.22 caso de uso N°3.1.1, “Asignando vacaciones a empleados”</w:t>
        </w:r>
        <w:r>
          <w:rPr>
            <w:noProof/>
            <w:webHidden/>
          </w:rPr>
          <w:tab/>
        </w:r>
        <w:r>
          <w:rPr>
            <w:noProof/>
            <w:webHidden/>
          </w:rPr>
          <w:fldChar w:fldCharType="begin"/>
        </w:r>
        <w:r>
          <w:rPr>
            <w:noProof/>
            <w:webHidden/>
          </w:rPr>
          <w:instrText xml:space="preserve"> PAGEREF _Toc209985051 \h </w:instrText>
        </w:r>
        <w:r>
          <w:rPr>
            <w:noProof/>
            <w:webHidden/>
          </w:rPr>
        </w:r>
        <w:r>
          <w:rPr>
            <w:noProof/>
            <w:webHidden/>
          </w:rPr>
          <w:fldChar w:fldCharType="separate"/>
        </w:r>
        <w:r>
          <w:rPr>
            <w:noProof/>
            <w:webHidden/>
          </w:rPr>
          <w:t>104</w:t>
        </w:r>
        <w:r>
          <w:rPr>
            <w:noProof/>
            <w:webHidden/>
          </w:rPr>
          <w:fldChar w:fldCharType="end"/>
        </w:r>
      </w:hyperlink>
    </w:p>
    <w:p w14:paraId="2DCB08CA" w14:textId="3C6A206D" w:rsidR="000B23F5" w:rsidRDefault="000B23F5">
      <w:pPr>
        <w:pStyle w:val="TDC2"/>
        <w:rPr>
          <w:rFonts w:asciiTheme="minorHAnsi" w:eastAsiaTheme="minorEastAsia" w:hAnsiTheme="minorHAnsi" w:cstheme="minorBidi"/>
          <w:noProof/>
          <w:kern w:val="2"/>
          <w:szCs w:val="24"/>
          <w14:ligatures w14:val="standardContextual"/>
        </w:rPr>
      </w:pPr>
      <w:hyperlink w:anchor="_Toc209985052" w:history="1">
        <w:r w:rsidRPr="00F135FE">
          <w:rPr>
            <w:rStyle w:val="Hipervnculo"/>
            <w:noProof/>
          </w:rPr>
          <w:t>Figura 5.23 caso de uso N°3.1.2, “Editando vacaciones de empleados”</w:t>
        </w:r>
        <w:r>
          <w:rPr>
            <w:noProof/>
            <w:webHidden/>
          </w:rPr>
          <w:tab/>
        </w:r>
        <w:r>
          <w:rPr>
            <w:noProof/>
            <w:webHidden/>
          </w:rPr>
          <w:fldChar w:fldCharType="begin"/>
        </w:r>
        <w:r>
          <w:rPr>
            <w:noProof/>
            <w:webHidden/>
          </w:rPr>
          <w:instrText xml:space="preserve"> PAGEREF _Toc209985052 \h </w:instrText>
        </w:r>
        <w:r>
          <w:rPr>
            <w:noProof/>
            <w:webHidden/>
          </w:rPr>
        </w:r>
        <w:r>
          <w:rPr>
            <w:noProof/>
            <w:webHidden/>
          </w:rPr>
          <w:fldChar w:fldCharType="separate"/>
        </w:r>
        <w:r>
          <w:rPr>
            <w:noProof/>
            <w:webHidden/>
          </w:rPr>
          <w:t>105</w:t>
        </w:r>
        <w:r>
          <w:rPr>
            <w:noProof/>
            <w:webHidden/>
          </w:rPr>
          <w:fldChar w:fldCharType="end"/>
        </w:r>
      </w:hyperlink>
    </w:p>
    <w:p w14:paraId="611CE760" w14:textId="700CCB3B" w:rsidR="000B23F5" w:rsidRDefault="000B23F5">
      <w:pPr>
        <w:pStyle w:val="TDC2"/>
        <w:rPr>
          <w:rFonts w:asciiTheme="minorHAnsi" w:eastAsiaTheme="minorEastAsia" w:hAnsiTheme="minorHAnsi" w:cstheme="minorBidi"/>
          <w:noProof/>
          <w:kern w:val="2"/>
          <w:szCs w:val="24"/>
          <w14:ligatures w14:val="standardContextual"/>
        </w:rPr>
      </w:pPr>
      <w:hyperlink w:anchor="_Toc209985053" w:history="1">
        <w:r w:rsidRPr="00F135FE">
          <w:rPr>
            <w:rStyle w:val="Hipervnculo"/>
            <w:noProof/>
          </w:rPr>
          <w:t>Figura 5.24 caso de uso N°3.2, “Visualizando lista de empleados con casilla para asignar vacaciones”</w:t>
        </w:r>
        <w:r>
          <w:rPr>
            <w:noProof/>
            <w:webHidden/>
          </w:rPr>
          <w:tab/>
        </w:r>
        <w:r>
          <w:rPr>
            <w:noProof/>
            <w:webHidden/>
          </w:rPr>
          <w:fldChar w:fldCharType="begin"/>
        </w:r>
        <w:r>
          <w:rPr>
            <w:noProof/>
            <w:webHidden/>
          </w:rPr>
          <w:instrText xml:space="preserve"> PAGEREF _Toc209985053 \h </w:instrText>
        </w:r>
        <w:r>
          <w:rPr>
            <w:noProof/>
            <w:webHidden/>
          </w:rPr>
        </w:r>
        <w:r>
          <w:rPr>
            <w:noProof/>
            <w:webHidden/>
          </w:rPr>
          <w:fldChar w:fldCharType="separate"/>
        </w:r>
        <w:r>
          <w:rPr>
            <w:noProof/>
            <w:webHidden/>
          </w:rPr>
          <w:t>106</w:t>
        </w:r>
        <w:r>
          <w:rPr>
            <w:noProof/>
            <w:webHidden/>
          </w:rPr>
          <w:fldChar w:fldCharType="end"/>
        </w:r>
      </w:hyperlink>
    </w:p>
    <w:p w14:paraId="2CE53E58" w14:textId="0FC66A1A" w:rsidR="000B23F5" w:rsidRDefault="000B23F5">
      <w:pPr>
        <w:pStyle w:val="TDC2"/>
        <w:rPr>
          <w:rFonts w:asciiTheme="minorHAnsi" w:eastAsiaTheme="minorEastAsia" w:hAnsiTheme="minorHAnsi" w:cstheme="minorBidi"/>
          <w:noProof/>
          <w:kern w:val="2"/>
          <w:szCs w:val="24"/>
          <w14:ligatures w14:val="standardContextual"/>
        </w:rPr>
      </w:pPr>
      <w:hyperlink w:anchor="_Toc209985054" w:history="1">
        <w:r w:rsidRPr="00F135FE">
          <w:rPr>
            <w:rStyle w:val="Hipervnculo"/>
            <w:noProof/>
          </w:rPr>
          <w:t>Figura 5.25 caso de uso N°3.3, “Definiendo días a otorgar para vacaciones”</w:t>
        </w:r>
        <w:r>
          <w:rPr>
            <w:noProof/>
            <w:webHidden/>
          </w:rPr>
          <w:tab/>
        </w:r>
        <w:r>
          <w:rPr>
            <w:noProof/>
            <w:webHidden/>
          </w:rPr>
          <w:fldChar w:fldCharType="begin"/>
        </w:r>
        <w:r>
          <w:rPr>
            <w:noProof/>
            <w:webHidden/>
          </w:rPr>
          <w:instrText xml:space="preserve"> PAGEREF _Toc209985054 \h </w:instrText>
        </w:r>
        <w:r>
          <w:rPr>
            <w:noProof/>
            <w:webHidden/>
          </w:rPr>
        </w:r>
        <w:r>
          <w:rPr>
            <w:noProof/>
            <w:webHidden/>
          </w:rPr>
          <w:fldChar w:fldCharType="separate"/>
        </w:r>
        <w:r>
          <w:rPr>
            <w:noProof/>
            <w:webHidden/>
          </w:rPr>
          <w:t>107</w:t>
        </w:r>
        <w:r>
          <w:rPr>
            <w:noProof/>
            <w:webHidden/>
          </w:rPr>
          <w:fldChar w:fldCharType="end"/>
        </w:r>
      </w:hyperlink>
    </w:p>
    <w:p w14:paraId="71958218" w14:textId="5CFAB416" w:rsidR="000B23F5" w:rsidRDefault="000B23F5">
      <w:pPr>
        <w:pStyle w:val="TDC2"/>
        <w:rPr>
          <w:rFonts w:asciiTheme="minorHAnsi" w:eastAsiaTheme="minorEastAsia" w:hAnsiTheme="minorHAnsi" w:cstheme="minorBidi"/>
          <w:noProof/>
          <w:kern w:val="2"/>
          <w:szCs w:val="24"/>
          <w14:ligatures w14:val="standardContextual"/>
        </w:rPr>
      </w:pPr>
      <w:hyperlink w:anchor="_Toc209985055" w:history="1">
        <w:r w:rsidRPr="00F135FE">
          <w:rPr>
            <w:rStyle w:val="Hipervnculo"/>
            <w:noProof/>
          </w:rPr>
          <w:t>Figura 5.26 caso de uso N°3.4, “Visualizando listado de empleados de vacaciones”</w:t>
        </w:r>
        <w:r>
          <w:rPr>
            <w:noProof/>
            <w:webHidden/>
          </w:rPr>
          <w:tab/>
        </w:r>
        <w:r>
          <w:rPr>
            <w:noProof/>
            <w:webHidden/>
          </w:rPr>
          <w:fldChar w:fldCharType="begin"/>
        </w:r>
        <w:r>
          <w:rPr>
            <w:noProof/>
            <w:webHidden/>
          </w:rPr>
          <w:instrText xml:space="preserve"> PAGEREF _Toc209985055 \h </w:instrText>
        </w:r>
        <w:r>
          <w:rPr>
            <w:noProof/>
            <w:webHidden/>
          </w:rPr>
        </w:r>
        <w:r>
          <w:rPr>
            <w:noProof/>
            <w:webHidden/>
          </w:rPr>
          <w:fldChar w:fldCharType="separate"/>
        </w:r>
        <w:r>
          <w:rPr>
            <w:noProof/>
            <w:webHidden/>
          </w:rPr>
          <w:t>108</w:t>
        </w:r>
        <w:r>
          <w:rPr>
            <w:noProof/>
            <w:webHidden/>
          </w:rPr>
          <w:fldChar w:fldCharType="end"/>
        </w:r>
      </w:hyperlink>
    </w:p>
    <w:p w14:paraId="0FACC18A" w14:textId="38D36718" w:rsidR="000B23F5" w:rsidRDefault="000B23F5">
      <w:pPr>
        <w:pStyle w:val="TDC2"/>
        <w:rPr>
          <w:rFonts w:asciiTheme="minorHAnsi" w:eastAsiaTheme="minorEastAsia" w:hAnsiTheme="minorHAnsi" w:cstheme="minorBidi"/>
          <w:noProof/>
          <w:kern w:val="2"/>
          <w:szCs w:val="24"/>
          <w14:ligatures w14:val="standardContextual"/>
        </w:rPr>
      </w:pPr>
      <w:hyperlink w:anchor="_Toc209985056" w:history="1">
        <w:r w:rsidRPr="00F135FE">
          <w:rPr>
            <w:rStyle w:val="Hipervnculo"/>
            <w:noProof/>
          </w:rPr>
          <w:t>Figura 5.27 caso de uso N°3.5, “Guardando cambios de vacaciones”</w:t>
        </w:r>
        <w:r>
          <w:rPr>
            <w:noProof/>
            <w:webHidden/>
          </w:rPr>
          <w:tab/>
        </w:r>
        <w:r>
          <w:rPr>
            <w:noProof/>
            <w:webHidden/>
          </w:rPr>
          <w:fldChar w:fldCharType="begin"/>
        </w:r>
        <w:r>
          <w:rPr>
            <w:noProof/>
            <w:webHidden/>
          </w:rPr>
          <w:instrText xml:space="preserve"> PAGEREF _Toc209985056 \h </w:instrText>
        </w:r>
        <w:r>
          <w:rPr>
            <w:noProof/>
            <w:webHidden/>
          </w:rPr>
        </w:r>
        <w:r>
          <w:rPr>
            <w:noProof/>
            <w:webHidden/>
          </w:rPr>
          <w:fldChar w:fldCharType="separate"/>
        </w:r>
        <w:r>
          <w:rPr>
            <w:noProof/>
            <w:webHidden/>
          </w:rPr>
          <w:t>109</w:t>
        </w:r>
        <w:r>
          <w:rPr>
            <w:noProof/>
            <w:webHidden/>
          </w:rPr>
          <w:fldChar w:fldCharType="end"/>
        </w:r>
      </w:hyperlink>
    </w:p>
    <w:p w14:paraId="7189977B" w14:textId="6C141CDA" w:rsidR="000B23F5" w:rsidRDefault="000B23F5">
      <w:pPr>
        <w:pStyle w:val="TDC2"/>
        <w:rPr>
          <w:rFonts w:asciiTheme="minorHAnsi" w:eastAsiaTheme="minorEastAsia" w:hAnsiTheme="minorHAnsi" w:cstheme="minorBidi"/>
          <w:noProof/>
          <w:kern w:val="2"/>
          <w:szCs w:val="24"/>
          <w14:ligatures w14:val="standardContextual"/>
        </w:rPr>
      </w:pPr>
      <w:hyperlink w:anchor="_Toc209985057" w:history="1">
        <w:r w:rsidRPr="00F135FE">
          <w:rPr>
            <w:rStyle w:val="Hipervnculo"/>
            <w:noProof/>
          </w:rPr>
          <w:t>Figura 5.28 caso de uso N°3.6, “</w:t>
        </w:r>
        <w:r w:rsidRPr="00F135FE">
          <w:rPr>
            <w:rStyle w:val="Hipervnculo"/>
            <w:rFonts w:eastAsia="Times New Roman"/>
            <w:noProof/>
          </w:rPr>
          <w:t>Imprimiendo vacaciones de empleado”</w:t>
        </w:r>
        <w:r>
          <w:rPr>
            <w:noProof/>
            <w:webHidden/>
          </w:rPr>
          <w:tab/>
        </w:r>
        <w:r>
          <w:rPr>
            <w:noProof/>
            <w:webHidden/>
          </w:rPr>
          <w:fldChar w:fldCharType="begin"/>
        </w:r>
        <w:r>
          <w:rPr>
            <w:noProof/>
            <w:webHidden/>
          </w:rPr>
          <w:instrText xml:space="preserve"> PAGEREF _Toc209985057 \h </w:instrText>
        </w:r>
        <w:r>
          <w:rPr>
            <w:noProof/>
            <w:webHidden/>
          </w:rPr>
        </w:r>
        <w:r>
          <w:rPr>
            <w:noProof/>
            <w:webHidden/>
          </w:rPr>
          <w:fldChar w:fldCharType="separate"/>
        </w:r>
        <w:r>
          <w:rPr>
            <w:noProof/>
            <w:webHidden/>
          </w:rPr>
          <w:t>110</w:t>
        </w:r>
        <w:r>
          <w:rPr>
            <w:noProof/>
            <w:webHidden/>
          </w:rPr>
          <w:fldChar w:fldCharType="end"/>
        </w:r>
      </w:hyperlink>
    </w:p>
    <w:p w14:paraId="46854D68" w14:textId="5604C9D8" w:rsidR="000B23F5" w:rsidRDefault="000B23F5">
      <w:pPr>
        <w:pStyle w:val="TDC2"/>
        <w:rPr>
          <w:rFonts w:asciiTheme="minorHAnsi" w:eastAsiaTheme="minorEastAsia" w:hAnsiTheme="minorHAnsi" w:cstheme="minorBidi"/>
          <w:noProof/>
          <w:kern w:val="2"/>
          <w:szCs w:val="24"/>
          <w14:ligatures w14:val="standardContextual"/>
        </w:rPr>
      </w:pPr>
      <w:hyperlink w:anchor="_Toc209985058" w:history="1">
        <w:r w:rsidRPr="00F135FE">
          <w:rPr>
            <w:rStyle w:val="Hipervnculo"/>
            <w:noProof/>
          </w:rPr>
          <w:t>Figura 5.29 caso de uso N°3.7, “Eliminando vacaciones asignadas”</w:t>
        </w:r>
        <w:r>
          <w:rPr>
            <w:noProof/>
            <w:webHidden/>
          </w:rPr>
          <w:tab/>
        </w:r>
        <w:r>
          <w:rPr>
            <w:noProof/>
            <w:webHidden/>
          </w:rPr>
          <w:fldChar w:fldCharType="begin"/>
        </w:r>
        <w:r>
          <w:rPr>
            <w:noProof/>
            <w:webHidden/>
          </w:rPr>
          <w:instrText xml:space="preserve"> PAGEREF _Toc209985058 \h </w:instrText>
        </w:r>
        <w:r>
          <w:rPr>
            <w:noProof/>
            <w:webHidden/>
          </w:rPr>
        </w:r>
        <w:r>
          <w:rPr>
            <w:noProof/>
            <w:webHidden/>
          </w:rPr>
          <w:fldChar w:fldCharType="separate"/>
        </w:r>
        <w:r>
          <w:rPr>
            <w:noProof/>
            <w:webHidden/>
          </w:rPr>
          <w:t>111</w:t>
        </w:r>
        <w:r>
          <w:rPr>
            <w:noProof/>
            <w:webHidden/>
          </w:rPr>
          <w:fldChar w:fldCharType="end"/>
        </w:r>
      </w:hyperlink>
    </w:p>
    <w:p w14:paraId="02F77536" w14:textId="3B97DEE1" w:rsidR="000B23F5" w:rsidRDefault="000B23F5">
      <w:pPr>
        <w:pStyle w:val="TDC2"/>
        <w:rPr>
          <w:rFonts w:asciiTheme="minorHAnsi" w:eastAsiaTheme="minorEastAsia" w:hAnsiTheme="minorHAnsi" w:cstheme="minorBidi"/>
          <w:noProof/>
          <w:kern w:val="2"/>
          <w:szCs w:val="24"/>
          <w14:ligatures w14:val="standardContextual"/>
        </w:rPr>
      </w:pPr>
      <w:hyperlink w:anchor="_Toc209985059" w:history="1">
        <w:r w:rsidRPr="00F135FE">
          <w:rPr>
            <w:rStyle w:val="Hipervnculo"/>
            <w:noProof/>
          </w:rPr>
          <w:t>Figura 5.30 caso de uso N°4.1.1, “Creando turnos con campos obligatorios”</w:t>
        </w:r>
        <w:r>
          <w:rPr>
            <w:noProof/>
            <w:webHidden/>
          </w:rPr>
          <w:tab/>
        </w:r>
        <w:r>
          <w:rPr>
            <w:noProof/>
            <w:webHidden/>
          </w:rPr>
          <w:fldChar w:fldCharType="begin"/>
        </w:r>
        <w:r>
          <w:rPr>
            <w:noProof/>
            <w:webHidden/>
          </w:rPr>
          <w:instrText xml:space="preserve"> PAGEREF _Toc209985059 \h </w:instrText>
        </w:r>
        <w:r>
          <w:rPr>
            <w:noProof/>
            <w:webHidden/>
          </w:rPr>
        </w:r>
        <w:r>
          <w:rPr>
            <w:noProof/>
            <w:webHidden/>
          </w:rPr>
          <w:fldChar w:fldCharType="separate"/>
        </w:r>
        <w:r>
          <w:rPr>
            <w:noProof/>
            <w:webHidden/>
          </w:rPr>
          <w:t>112</w:t>
        </w:r>
        <w:r>
          <w:rPr>
            <w:noProof/>
            <w:webHidden/>
          </w:rPr>
          <w:fldChar w:fldCharType="end"/>
        </w:r>
      </w:hyperlink>
    </w:p>
    <w:p w14:paraId="6A5857B4" w14:textId="6D91F323" w:rsidR="000B23F5" w:rsidRDefault="000B23F5">
      <w:pPr>
        <w:pStyle w:val="TDC2"/>
        <w:rPr>
          <w:rFonts w:asciiTheme="minorHAnsi" w:eastAsiaTheme="minorEastAsia" w:hAnsiTheme="minorHAnsi" w:cstheme="minorBidi"/>
          <w:noProof/>
          <w:kern w:val="2"/>
          <w:szCs w:val="24"/>
          <w14:ligatures w14:val="standardContextual"/>
        </w:rPr>
      </w:pPr>
      <w:hyperlink w:anchor="_Toc209985060" w:history="1">
        <w:r w:rsidRPr="00F135FE">
          <w:rPr>
            <w:rStyle w:val="Hipervnculo"/>
            <w:noProof/>
          </w:rPr>
          <w:t>Figura 5.31 caso de uso N°4.1.2, “Editando turnos”</w:t>
        </w:r>
        <w:r>
          <w:rPr>
            <w:noProof/>
            <w:webHidden/>
          </w:rPr>
          <w:tab/>
        </w:r>
        <w:r>
          <w:rPr>
            <w:noProof/>
            <w:webHidden/>
          </w:rPr>
          <w:fldChar w:fldCharType="begin"/>
        </w:r>
        <w:r>
          <w:rPr>
            <w:noProof/>
            <w:webHidden/>
          </w:rPr>
          <w:instrText xml:space="preserve"> PAGEREF _Toc209985060 \h </w:instrText>
        </w:r>
        <w:r>
          <w:rPr>
            <w:noProof/>
            <w:webHidden/>
          </w:rPr>
        </w:r>
        <w:r>
          <w:rPr>
            <w:noProof/>
            <w:webHidden/>
          </w:rPr>
          <w:fldChar w:fldCharType="separate"/>
        </w:r>
        <w:r>
          <w:rPr>
            <w:noProof/>
            <w:webHidden/>
          </w:rPr>
          <w:t>113</w:t>
        </w:r>
        <w:r>
          <w:rPr>
            <w:noProof/>
            <w:webHidden/>
          </w:rPr>
          <w:fldChar w:fldCharType="end"/>
        </w:r>
      </w:hyperlink>
    </w:p>
    <w:p w14:paraId="5A299259" w14:textId="382C1AEA" w:rsidR="000B23F5" w:rsidRDefault="000B23F5">
      <w:pPr>
        <w:pStyle w:val="TDC2"/>
        <w:rPr>
          <w:rFonts w:asciiTheme="minorHAnsi" w:eastAsiaTheme="minorEastAsia" w:hAnsiTheme="minorHAnsi" w:cstheme="minorBidi"/>
          <w:noProof/>
          <w:kern w:val="2"/>
          <w:szCs w:val="24"/>
          <w14:ligatures w14:val="standardContextual"/>
        </w:rPr>
      </w:pPr>
      <w:hyperlink w:anchor="_Toc209985061" w:history="1">
        <w:r w:rsidRPr="00F135FE">
          <w:rPr>
            <w:rStyle w:val="Hipervnculo"/>
            <w:noProof/>
          </w:rPr>
          <w:t>Figura 5.32 caso de uso N°4.2, “Generando un nuevo turno”</w:t>
        </w:r>
        <w:r>
          <w:rPr>
            <w:noProof/>
            <w:webHidden/>
          </w:rPr>
          <w:tab/>
        </w:r>
        <w:r>
          <w:rPr>
            <w:noProof/>
            <w:webHidden/>
          </w:rPr>
          <w:fldChar w:fldCharType="begin"/>
        </w:r>
        <w:r>
          <w:rPr>
            <w:noProof/>
            <w:webHidden/>
          </w:rPr>
          <w:instrText xml:space="preserve"> PAGEREF _Toc209985061 \h </w:instrText>
        </w:r>
        <w:r>
          <w:rPr>
            <w:noProof/>
            <w:webHidden/>
          </w:rPr>
        </w:r>
        <w:r>
          <w:rPr>
            <w:noProof/>
            <w:webHidden/>
          </w:rPr>
          <w:fldChar w:fldCharType="separate"/>
        </w:r>
        <w:r>
          <w:rPr>
            <w:noProof/>
            <w:webHidden/>
          </w:rPr>
          <w:t>114</w:t>
        </w:r>
        <w:r>
          <w:rPr>
            <w:noProof/>
            <w:webHidden/>
          </w:rPr>
          <w:fldChar w:fldCharType="end"/>
        </w:r>
      </w:hyperlink>
    </w:p>
    <w:p w14:paraId="07E037C7" w14:textId="256F01AC" w:rsidR="000B23F5" w:rsidRDefault="000B23F5">
      <w:pPr>
        <w:pStyle w:val="TDC2"/>
        <w:rPr>
          <w:rFonts w:asciiTheme="minorHAnsi" w:eastAsiaTheme="minorEastAsia" w:hAnsiTheme="minorHAnsi" w:cstheme="minorBidi"/>
          <w:noProof/>
          <w:kern w:val="2"/>
          <w:szCs w:val="24"/>
          <w14:ligatures w14:val="standardContextual"/>
        </w:rPr>
      </w:pPr>
      <w:hyperlink w:anchor="_Toc209985062" w:history="1">
        <w:r w:rsidRPr="00F135FE">
          <w:rPr>
            <w:rStyle w:val="Hipervnculo"/>
            <w:noProof/>
          </w:rPr>
          <w:t>Figura 5.33 caso de uso N°4.3, “</w:t>
        </w:r>
        <w:r w:rsidRPr="00F135FE">
          <w:rPr>
            <w:rStyle w:val="Hipervnculo"/>
            <w:rFonts w:eastAsia="Times New Roman"/>
            <w:noProof/>
          </w:rPr>
          <w:t>Guardando cambios de turno”</w:t>
        </w:r>
        <w:r>
          <w:rPr>
            <w:noProof/>
            <w:webHidden/>
          </w:rPr>
          <w:tab/>
        </w:r>
        <w:r>
          <w:rPr>
            <w:noProof/>
            <w:webHidden/>
          </w:rPr>
          <w:fldChar w:fldCharType="begin"/>
        </w:r>
        <w:r>
          <w:rPr>
            <w:noProof/>
            <w:webHidden/>
          </w:rPr>
          <w:instrText xml:space="preserve"> PAGEREF _Toc209985062 \h </w:instrText>
        </w:r>
        <w:r>
          <w:rPr>
            <w:noProof/>
            <w:webHidden/>
          </w:rPr>
        </w:r>
        <w:r>
          <w:rPr>
            <w:noProof/>
            <w:webHidden/>
          </w:rPr>
          <w:fldChar w:fldCharType="separate"/>
        </w:r>
        <w:r>
          <w:rPr>
            <w:noProof/>
            <w:webHidden/>
          </w:rPr>
          <w:t>115</w:t>
        </w:r>
        <w:r>
          <w:rPr>
            <w:noProof/>
            <w:webHidden/>
          </w:rPr>
          <w:fldChar w:fldCharType="end"/>
        </w:r>
      </w:hyperlink>
    </w:p>
    <w:p w14:paraId="3FC87FCC" w14:textId="4A1112F9" w:rsidR="000B23F5" w:rsidRDefault="000B23F5">
      <w:pPr>
        <w:pStyle w:val="TDC2"/>
        <w:rPr>
          <w:rFonts w:asciiTheme="minorHAnsi" w:eastAsiaTheme="minorEastAsia" w:hAnsiTheme="minorHAnsi" w:cstheme="minorBidi"/>
          <w:noProof/>
          <w:kern w:val="2"/>
          <w:szCs w:val="24"/>
          <w14:ligatures w14:val="standardContextual"/>
        </w:rPr>
      </w:pPr>
      <w:hyperlink w:anchor="_Toc209985063" w:history="1">
        <w:r w:rsidRPr="00F135FE">
          <w:rPr>
            <w:rStyle w:val="Hipervnculo"/>
            <w:noProof/>
          </w:rPr>
          <w:t>Figura 5.34 caso de uso N°4.4, “Eliminando un turno deseado”</w:t>
        </w:r>
        <w:r>
          <w:rPr>
            <w:noProof/>
            <w:webHidden/>
          </w:rPr>
          <w:tab/>
        </w:r>
        <w:r>
          <w:rPr>
            <w:noProof/>
            <w:webHidden/>
          </w:rPr>
          <w:fldChar w:fldCharType="begin"/>
        </w:r>
        <w:r>
          <w:rPr>
            <w:noProof/>
            <w:webHidden/>
          </w:rPr>
          <w:instrText xml:space="preserve"> PAGEREF _Toc209985063 \h </w:instrText>
        </w:r>
        <w:r>
          <w:rPr>
            <w:noProof/>
            <w:webHidden/>
          </w:rPr>
        </w:r>
        <w:r>
          <w:rPr>
            <w:noProof/>
            <w:webHidden/>
          </w:rPr>
          <w:fldChar w:fldCharType="separate"/>
        </w:r>
        <w:r>
          <w:rPr>
            <w:noProof/>
            <w:webHidden/>
          </w:rPr>
          <w:t>116</w:t>
        </w:r>
        <w:r>
          <w:rPr>
            <w:noProof/>
            <w:webHidden/>
          </w:rPr>
          <w:fldChar w:fldCharType="end"/>
        </w:r>
      </w:hyperlink>
    </w:p>
    <w:p w14:paraId="09DB78EC" w14:textId="1CD74973" w:rsidR="000B23F5" w:rsidRDefault="000B23F5">
      <w:pPr>
        <w:pStyle w:val="TDC2"/>
        <w:rPr>
          <w:rFonts w:asciiTheme="minorHAnsi" w:eastAsiaTheme="minorEastAsia" w:hAnsiTheme="minorHAnsi" w:cstheme="minorBidi"/>
          <w:noProof/>
          <w:kern w:val="2"/>
          <w:szCs w:val="24"/>
          <w14:ligatures w14:val="standardContextual"/>
        </w:rPr>
      </w:pPr>
      <w:hyperlink w:anchor="_Toc209985064" w:history="1">
        <w:r w:rsidRPr="00F135FE">
          <w:rPr>
            <w:rStyle w:val="Hipervnculo"/>
            <w:noProof/>
          </w:rPr>
          <w:t>Figura 5.35 caso de uso N°4.6, “</w:t>
        </w:r>
        <w:r w:rsidRPr="00F135FE">
          <w:rPr>
            <w:rStyle w:val="Hipervnculo"/>
            <w:rFonts w:eastAsia="Times New Roman"/>
            <w:noProof/>
          </w:rPr>
          <w:t>Definiendo horario de trabajo”</w:t>
        </w:r>
        <w:r>
          <w:rPr>
            <w:noProof/>
            <w:webHidden/>
          </w:rPr>
          <w:tab/>
        </w:r>
        <w:r>
          <w:rPr>
            <w:noProof/>
            <w:webHidden/>
          </w:rPr>
          <w:fldChar w:fldCharType="begin"/>
        </w:r>
        <w:r>
          <w:rPr>
            <w:noProof/>
            <w:webHidden/>
          </w:rPr>
          <w:instrText xml:space="preserve"> PAGEREF _Toc209985064 \h </w:instrText>
        </w:r>
        <w:r>
          <w:rPr>
            <w:noProof/>
            <w:webHidden/>
          </w:rPr>
        </w:r>
        <w:r>
          <w:rPr>
            <w:noProof/>
            <w:webHidden/>
          </w:rPr>
          <w:fldChar w:fldCharType="separate"/>
        </w:r>
        <w:r>
          <w:rPr>
            <w:noProof/>
            <w:webHidden/>
          </w:rPr>
          <w:t>117</w:t>
        </w:r>
        <w:r>
          <w:rPr>
            <w:noProof/>
            <w:webHidden/>
          </w:rPr>
          <w:fldChar w:fldCharType="end"/>
        </w:r>
      </w:hyperlink>
    </w:p>
    <w:p w14:paraId="43BAB7F9" w14:textId="75C1F7BC" w:rsidR="000B23F5" w:rsidRDefault="000B23F5">
      <w:pPr>
        <w:pStyle w:val="TDC2"/>
        <w:rPr>
          <w:rFonts w:asciiTheme="minorHAnsi" w:eastAsiaTheme="minorEastAsia" w:hAnsiTheme="minorHAnsi" w:cstheme="minorBidi"/>
          <w:noProof/>
          <w:kern w:val="2"/>
          <w:szCs w:val="24"/>
          <w14:ligatures w14:val="standardContextual"/>
        </w:rPr>
      </w:pPr>
      <w:hyperlink w:anchor="_Toc209985065" w:history="1">
        <w:r w:rsidRPr="00F135FE">
          <w:rPr>
            <w:rStyle w:val="Hipervnculo"/>
            <w:noProof/>
          </w:rPr>
          <w:t>Figura 5.36 caso de uso N°4.7, “</w:t>
        </w:r>
        <w:r w:rsidRPr="00F135FE">
          <w:rPr>
            <w:rStyle w:val="Hipervnculo"/>
            <w:rFonts w:eastAsia="Times New Roman"/>
            <w:noProof/>
          </w:rPr>
          <w:t>Generando un resumen de registro de horario de una jornada”</w:t>
        </w:r>
        <w:r>
          <w:rPr>
            <w:noProof/>
            <w:webHidden/>
          </w:rPr>
          <w:tab/>
        </w:r>
        <w:r>
          <w:rPr>
            <w:noProof/>
            <w:webHidden/>
          </w:rPr>
          <w:fldChar w:fldCharType="begin"/>
        </w:r>
        <w:r>
          <w:rPr>
            <w:noProof/>
            <w:webHidden/>
          </w:rPr>
          <w:instrText xml:space="preserve"> PAGEREF _Toc209985065 \h </w:instrText>
        </w:r>
        <w:r>
          <w:rPr>
            <w:noProof/>
            <w:webHidden/>
          </w:rPr>
        </w:r>
        <w:r>
          <w:rPr>
            <w:noProof/>
            <w:webHidden/>
          </w:rPr>
          <w:fldChar w:fldCharType="separate"/>
        </w:r>
        <w:r>
          <w:rPr>
            <w:noProof/>
            <w:webHidden/>
          </w:rPr>
          <w:t>118</w:t>
        </w:r>
        <w:r>
          <w:rPr>
            <w:noProof/>
            <w:webHidden/>
          </w:rPr>
          <w:fldChar w:fldCharType="end"/>
        </w:r>
      </w:hyperlink>
    </w:p>
    <w:p w14:paraId="6D3094CF" w14:textId="07E10436" w:rsidR="000B23F5" w:rsidRDefault="000B23F5">
      <w:pPr>
        <w:pStyle w:val="TDC2"/>
        <w:rPr>
          <w:rFonts w:asciiTheme="minorHAnsi" w:eastAsiaTheme="minorEastAsia" w:hAnsiTheme="minorHAnsi" w:cstheme="minorBidi"/>
          <w:noProof/>
          <w:kern w:val="2"/>
          <w:szCs w:val="24"/>
          <w14:ligatures w14:val="standardContextual"/>
        </w:rPr>
      </w:pPr>
      <w:hyperlink w:anchor="_Toc209985066" w:history="1">
        <w:r w:rsidRPr="00F135FE">
          <w:rPr>
            <w:rStyle w:val="Hipervnculo"/>
            <w:noProof/>
          </w:rPr>
          <w:t>Figura 5.37 caso de uso N°5.1, “</w:t>
        </w:r>
        <w:r w:rsidRPr="00F135FE">
          <w:rPr>
            <w:rStyle w:val="Hipervnculo"/>
            <w:rFonts w:eastAsia="Times New Roman"/>
            <w:noProof/>
          </w:rPr>
          <w:t xml:space="preserve">Revisando </w:t>
        </w:r>
        <w:r w:rsidRPr="00F135FE">
          <w:rPr>
            <w:rStyle w:val="Hipervnculo"/>
            <w:noProof/>
          </w:rPr>
          <w:t>informes</w:t>
        </w:r>
        <w:r w:rsidRPr="00F135FE">
          <w:rPr>
            <w:rStyle w:val="Hipervnculo"/>
            <w:rFonts w:eastAsia="Times New Roman"/>
            <w:noProof/>
          </w:rPr>
          <w:t xml:space="preserve"> de asistencia”</w:t>
        </w:r>
        <w:r>
          <w:rPr>
            <w:noProof/>
            <w:webHidden/>
          </w:rPr>
          <w:tab/>
        </w:r>
        <w:r>
          <w:rPr>
            <w:noProof/>
            <w:webHidden/>
          </w:rPr>
          <w:fldChar w:fldCharType="begin"/>
        </w:r>
        <w:r>
          <w:rPr>
            <w:noProof/>
            <w:webHidden/>
          </w:rPr>
          <w:instrText xml:space="preserve"> PAGEREF _Toc209985066 \h </w:instrText>
        </w:r>
        <w:r>
          <w:rPr>
            <w:noProof/>
            <w:webHidden/>
          </w:rPr>
        </w:r>
        <w:r>
          <w:rPr>
            <w:noProof/>
            <w:webHidden/>
          </w:rPr>
          <w:fldChar w:fldCharType="separate"/>
        </w:r>
        <w:r>
          <w:rPr>
            <w:noProof/>
            <w:webHidden/>
          </w:rPr>
          <w:t>119</w:t>
        </w:r>
        <w:r>
          <w:rPr>
            <w:noProof/>
            <w:webHidden/>
          </w:rPr>
          <w:fldChar w:fldCharType="end"/>
        </w:r>
      </w:hyperlink>
    </w:p>
    <w:p w14:paraId="7BC9C2BB" w14:textId="55ECD008" w:rsidR="000B23F5" w:rsidRDefault="000B23F5">
      <w:pPr>
        <w:pStyle w:val="TDC2"/>
        <w:rPr>
          <w:rFonts w:asciiTheme="minorHAnsi" w:eastAsiaTheme="minorEastAsia" w:hAnsiTheme="minorHAnsi" w:cstheme="minorBidi"/>
          <w:noProof/>
          <w:kern w:val="2"/>
          <w:szCs w:val="24"/>
          <w14:ligatures w14:val="standardContextual"/>
        </w:rPr>
      </w:pPr>
      <w:hyperlink w:anchor="_Toc209985067" w:history="1">
        <w:r w:rsidRPr="00F135FE">
          <w:rPr>
            <w:rStyle w:val="Hipervnculo"/>
            <w:noProof/>
          </w:rPr>
          <w:t>Figura 5.38 caso de uso N°5.2, “</w:t>
        </w:r>
        <w:r w:rsidRPr="00F135FE">
          <w:rPr>
            <w:rStyle w:val="Hipervnculo"/>
            <w:rFonts w:eastAsia="Times New Roman"/>
            <w:noProof/>
          </w:rPr>
          <w:t>Filtrando informes de asistencia por fecha”</w:t>
        </w:r>
        <w:r>
          <w:rPr>
            <w:noProof/>
            <w:webHidden/>
          </w:rPr>
          <w:tab/>
        </w:r>
        <w:r>
          <w:rPr>
            <w:noProof/>
            <w:webHidden/>
          </w:rPr>
          <w:fldChar w:fldCharType="begin"/>
        </w:r>
        <w:r>
          <w:rPr>
            <w:noProof/>
            <w:webHidden/>
          </w:rPr>
          <w:instrText xml:space="preserve"> PAGEREF _Toc209985067 \h </w:instrText>
        </w:r>
        <w:r>
          <w:rPr>
            <w:noProof/>
            <w:webHidden/>
          </w:rPr>
        </w:r>
        <w:r>
          <w:rPr>
            <w:noProof/>
            <w:webHidden/>
          </w:rPr>
          <w:fldChar w:fldCharType="separate"/>
        </w:r>
        <w:r>
          <w:rPr>
            <w:noProof/>
            <w:webHidden/>
          </w:rPr>
          <w:t>120</w:t>
        </w:r>
        <w:r>
          <w:rPr>
            <w:noProof/>
            <w:webHidden/>
          </w:rPr>
          <w:fldChar w:fldCharType="end"/>
        </w:r>
      </w:hyperlink>
    </w:p>
    <w:p w14:paraId="064071C1" w14:textId="0503551A" w:rsidR="000B23F5" w:rsidRDefault="000B23F5">
      <w:pPr>
        <w:pStyle w:val="TDC2"/>
        <w:rPr>
          <w:rFonts w:asciiTheme="minorHAnsi" w:eastAsiaTheme="minorEastAsia" w:hAnsiTheme="minorHAnsi" w:cstheme="minorBidi"/>
          <w:noProof/>
          <w:kern w:val="2"/>
          <w:szCs w:val="24"/>
          <w14:ligatures w14:val="standardContextual"/>
        </w:rPr>
      </w:pPr>
      <w:hyperlink w:anchor="_Toc209985068" w:history="1">
        <w:r w:rsidRPr="00F135FE">
          <w:rPr>
            <w:rStyle w:val="Hipervnculo"/>
            <w:noProof/>
          </w:rPr>
          <w:t>Figura 5.39 caso de uso N°5.3, “</w:t>
        </w:r>
        <w:r w:rsidRPr="00F135FE">
          <w:rPr>
            <w:rStyle w:val="Hipervnculo"/>
            <w:rFonts w:eastAsia="Times New Roman"/>
            <w:noProof/>
          </w:rPr>
          <w:t>Creando casilla para filtro de búsqueda“</w:t>
        </w:r>
        <w:r>
          <w:rPr>
            <w:noProof/>
            <w:webHidden/>
          </w:rPr>
          <w:tab/>
        </w:r>
        <w:r>
          <w:rPr>
            <w:noProof/>
            <w:webHidden/>
          </w:rPr>
          <w:fldChar w:fldCharType="begin"/>
        </w:r>
        <w:r>
          <w:rPr>
            <w:noProof/>
            <w:webHidden/>
          </w:rPr>
          <w:instrText xml:space="preserve"> PAGEREF _Toc209985068 \h </w:instrText>
        </w:r>
        <w:r>
          <w:rPr>
            <w:noProof/>
            <w:webHidden/>
          </w:rPr>
        </w:r>
        <w:r>
          <w:rPr>
            <w:noProof/>
            <w:webHidden/>
          </w:rPr>
          <w:fldChar w:fldCharType="separate"/>
        </w:r>
        <w:r>
          <w:rPr>
            <w:noProof/>
            <w:webHidden/>
          </w:rPr>
          <w:t>121</w:t>
        </w:r>
        <w:r>
          <w:rPr>
            <w:noProof/>
            <w:webHidden/>
          </w:rPr>
          <w:fldChar w:fldCharType="end"/>
        </w:r>
      </w:hyperlink>
    </w:p>
    <w:p w14:paraId="7158A94A" w14:textId="35FB31DB" w:rsidR="000B23F5" w:rsidRDefault="000B23F5">
      <w:pPr>
        <w:pStyle w:val="TDC2"/>
        <w:rPr>
          <w:rFonts w:asciiTheme="minorHAnsi" w:eastAsiaTheme="minorEastAsia" w:hAnsiTheme="minorHAnsi" w:cstheme="minorBidi"/>
          <w:noProof/>
          <w:kern w:val="2"/>
          <w:szCs w:val="24"/>
          <w14:ligatures w14:val="standardContextual"/>
        </w:rPr>
      </w:pPr>
      <w:hyperlink w:anchor="_Toc209985069" w:history="1">
        <w:r w:rsidRPr="00F135FE">
          <w:rPr>
            <w:rStyle w:val="Hipervnculo"/>
            <w:noProof/>
          </w:rPr>
          <w:t>Figura 5.40 caso de uso N°5.4, “</w:t>
        </w:r>
        <w:r w:rsidRPr="00F135FE">
          <w:rPr>
            <w:rStyle w:val="Hipervnculo"/>
            <w:rFonts w:eastAsia="Times New Roman"/>
            <w:noProof/>
          </w:rPr>
          <w:t>Filtrando informe de asistencia“</w:t>
        </w:r>
        <w:r>
          <w:rPr>
            <w:noProof/>
            <w:webHidden/>
          </w:rPr>
          <w:tab/>
        </w:r>
        <w:r>
          <w:rPr>
            <w:noProof/>
            <w:webHidden/>
          </w:rPr>
          <w:fldChar w:fldCharType="begin"/>
        </w:r>
        <w:r>
          <w:rPr>
            <w:noProof/>
            <w:webHidden/>
          </w:rPr>
          <w:instrText xml:space="preserve"> PAGEREF _Toc209985069 \h </w:instrText>
        </w:r>
        <w:r>
          <w:rPr>
            <w:noProof/>
            <w:webHidden/>
          </w:rPr>
        </w:r>
        <w:r>
          <w:rPr>
            <w:noProof/>
            <w:webHidden/>
          </w:rPr>
          <w:fldChar w:fldCharType="separate"/>
        </w:r>
        <w:r>
          <w:rPr>
            <w:noProof/>
            <w:webHidden/>
          </w:rPr>
          <w:t>122</w:t>
        </w:r>
        <w:r>
          <w:rPr>
            <w:noProof/>
            <w:webHidden/>
          </w:rPr>
          <w:fldChar w:fldCharType="end"/>
        </w:r>
      </w:hyperlink>
    </w:p>
    <w:p w14:paraId="71637437" w14:textId="276D27DD" w:rsidR="000B23F5" w:rsidRDefault="000B23F5">
      <w:pPr>
        <w:pStyle w:val="TDC2"/>
        <w:rPr>
          <w:rFonts w:asciiTheme="minorHAnsi" w:eastAsiaTheme="minorEastAsia" w:hAnsiTheme="minorHAnsi" w:cstheme="minorBidi"/>
          <w:noProof/>
          <w:kern w:val="2"/>
          <w:szCs w:val="24"/>
          <w14:ligatures w14:val="standardContextual"/>
        </w:rPr>
      </w:pPr>
      <w:hyperlink w:anchor="_Toc209985070" w:history="1">
        <w:r w:rsidRPr="00F135FE">
          <w:rPr>
            <w:rStyle w:val="Hipervnculo"/>
            <w:noProof/>
          </w:rPr>
          <w:t>Figura 5.41 caso de uso N°5.5, “</w:t>
        </w:r>
        <w:r w:rsidRPr="00F135FE">
          <w:rPr>
            <w:rStyle w:val="Hipervnculo"/>
            <w:rFonts w:eastAsia="Times New Roman"/>
            <w:noProof/>
          </w:rPr>
          <w:t>Generando nuevo informe de asistencia”</w:t>
        </w:r>
        <w:r>
          <w:rPr>
            <w:noProof/>
            <w:webHidden/>
          </w:rPr>
          <w:tab/>
        </w:r>
        <w:r>
          <w:rPr>
            <w:noProof/>
            <w:webHidden/>
          </w:rPr>
          <w:fldChar w:fldCharType="begin"/>
        </w:r>
        <w:r>
          <w:rPr>
            <w:noProof/>
            <w:webHidden/>
          </w:rPr>
          <w:instrText xml:space="preserve"> PAGEREF _Toc209985070 \h </w:instrText>
        </w:r>
        <w:r>
          <w:rPr>
            <w:noProof/>
            <w:webHidden/>
          </w:rPr>
        </w:r>
        <w:r>
          <w:rPr>
            <w:noProof/>
            <w:webHidden/>
          </w:rPr>
          <w:fldChar w:fldCharType="separate"/>
        </w:r>
        <w:r>
          <w:rPr>
            <w:noProof/>
            <w:webHidden/>
          </w:rPr>
          <w:t>123</w:t>
        </w:r>
        <w:r>
          <w:rPr>
            <w:noProof/>
            <w:webHidden/>
          </w:rPr>
          <w:fldChar w:fldCharType="end"/>
        </w:r>
      </w:hyperlink>
    </w:p>
    <w:p w14:paraId="0F6E5765" w14:textId="70DFA220" w:rsidR="000B23F5" w:rsidRDefault="000B23F5">
      <w:pPr>
        <w:pStyle w:val="TDC2"/>
        <w:rPr>
          <w:rFonts w:asciiTheme="minorHAnsi" w:eastAsiaTheme="minorEastAsia" w:hAnsiTheme="minorHAnsi" w:cstheme="minorBidi"/>
          <w:noProof/>
          <w:kern w:val="2"/>
          <w:szCs w:val="24"/>
          <w14:ligatures w14:val="standardContextual"/>
        </w:rPr>
      </w:pPr>
      <w:hyperlink w:anchor="_Toc209985071" w:history="1">
        <w:r w:rsidRPr="00F135FE">
          <w:rPr>
            <w:rStyle w:val="Hipervnculo"/>
            <w:noProof/>
          </w:rPr>
          <w:t>Figura 5.42 caso de uso N°5.8, “</w:t>
        </w:r>
        <w:r w:rsidRPr="00F135FE">
          <w:rPr>
            <w:rStyle w:val="Hipervnculo"/>
            <w:rFonts w:eastAsia="Times New Roman"/>
            <w:noProof/>
          </w:rPr>
          <w:t>Exportando informe de asistencia”</w:t>
        </w:r>
        <w:r>
          <w:rPr>
            <w:noProof/>
            <w:webHidden/>
          </w:rPr>
          <w:tab/>
        </w:r>
        <w:r>
          <w:rPr>
            <w:noProof/>
            <w:webHidden/>
          </w:rPr>
          <w:fldChar w:fldCharType="begin"/>
        </w:r>
        <w:r>
          <w:rPr>
            <w:noProof/>
            <w:webHidden/>
          </w:rPr>
          <w:instrText xml:space="preserve"> PAGEREF _Toc209985071 \h </w:instrText>
        </w:r>
        <w:r>
          <w:rPr>
            <w:noProof/>
            <w:webHidden/>
          </w:rPr>
        </w:r>
        <w:r>
          <w:rPr>
            <w:noProof/>
            <w:webHidden/>
          </w:rPr>
          <w:fldChar w:fldCharType="separate"/>
        </w:r>
        <w:r>
          <w:rPr>
            <w:noProof/>
            <w:webHidden/>
          </w:rPr>
          <w:t>124</w:t>
        </w:r>
        <w:r>
          <w:rPr>
            <w:noProof/>
            <w:webHidden/>
          </w:rPr>
          <w:fldChar w:fldCharType="end"/>
        </w:r>
      </w:hyperlink>
    </w:p>
    <w:p w14:paraId="171B8972" w14:textId="28F4C5E8" w:rsidR="000B23F5" w:rsidRDefault="000B23F5">
      <w:pPr>
        <w:pStyle w:val="TDC2"/>
        <w:rPr>
          <w:rFonts w:asciiTheme="minorHAnsi" w:eastAsiaTheme="minorEastAsia" w:hAnsiTheme="minorHAnsi" w:cstheme="minorBidi"/>
          <w:noProof/>
          <w:kern w:val="2"/>
          <w:szCs w:val="24"/>
          <w14:ligatures w14:val="standardContextual"/>
        </w:rPr>
      </w:pPr>
      <w:hyperlink w:anchor="_Toc209985072" w:history="1">
        <w:r w:rsidRPr="00F135FE">
          <w:rPr>
            <w:rStyle w:val="Hipervnculo"/>
            <w:noProof/>
          </w:rPr>
          <w:t>Figura 5.43 caso de uso N°6.1, “Ingresando permisos de ausencia”</w:t>
        </w:r>
        <w:r>
          <w:rPr>
            <w:noProof/>
            <w:webHidden/>
          </w:rPr>
          <w:tab/>
        </w:r>
        <w:r>
          <w:rPr>
            <w:noProof/>
            <w:webHidden/>
          </w:rPr>
          <w:fldChar w:fldCharType="begin"/>
        </w:r>
        <w:r>
          <w:rPr>
            <w:noProof/>
            <w:webHidden/>
          </w:rPr>
          <w:instrText xml:space="preserve"> PAGEREF _Toc209985072 \h </w:instrText>
        </w:r>
        <w:r>
          <w:rPr>
            <w:noProof/>
            <w:webHidden/>
          </w:rPr>
        </w:r>
        <w:r>
          <w:rPr>
            <w:noProof/>
            <w:webHidden/>
          </w:rPr>
          <w:fldChar w:fldCharType="separate"/>
        </w:r>
        <w:r>
          <w:rPr>
            <w:noProof/>
            <w:webHidden/>
          </w:rPr>
          <w:t>125</w:t>
        </w:r>
        <w:r>
          <w:rPr>
            <w:noProof/>
            <w:webHidden/>
          </w:rPr>
          <w:fldChar w:fldCharType="end"/>
        </w:r>
      </w:hyperlink>
    </w:p>
    <w:p w14:paraId="1674A665" w14:textId="62E5074A" w:rsidR="000B23F5" w:rsidRDefault="000B23F5">
      <w:pPr>
        <w:pStyle w:val="TDC2"/>
        <w:rPr>
          <w:rFonts w:asciiTheme="minorHAnsi" w:eastAsiaTheme="minorEastAsia" w:hAnsiTheme="minorHAnsi" w:cstheme="minorBidi"/>
          <w:noProof/>
          <w:kern w:val="2"/>
          <w:szCs w:val="24"/>
          <w14:ligatures w14:val="standardContextual"/>
        </w:rPr>
      </w:pPr>
      <w:hyperlink w:anchor="_Toc209985073" w:history="1">
        <w:r w:rsidRPr="00F135FE">
          <w:rPr>
            <w:rStyle w:val="Hipervnculo"/>
            <w:noProof/>
          </w:rPr>
          <w:t>Figura 5.44 caso de uso N°6.2, “Filtrando búsqueda de permisos”</w:t>
        </w:r>
        <w:r>
          <w:rPr>
            <w:noProof/>
            <w:webHidden/>
          </w:rPr>
          <w:tab/>
        </w:r>
        <w:r>
          <w:rPr>
            <w:noProof/>
            <w:webHidden/>
          </w:rPr>
          <w:fldChar w:fldCharType="begin"/>
        </w:r>
        <w:r>
          <w:rPr>
            <w:noProof/>
            <w:webHidden/>
          </w:rPr>
          <w:instrText xml:space="preserve"> PAGEREF _Toc209985073 \h </w:instrText>
        </w:r>
        <w:r>
          <w:rPr>
            <w:noProof/>
            <w:webHidden/>
          </w:rPr>
        </w:r>
        <w:r>
          <w:rPr>
            <w:noProof/>
            <w:webHidden/>
          </w:rPr>
          <w:fldChar w:fldCharType="separate"/>
        </w:r>
        <w:r>
          <w:rPr>
            <w:noProof/>
            <w:webHidden/>
          </w:rPr>
          <w:t>126</w:t>
        </w:r>
        <w:r>
          <w:rPr>
            <w:noProof/>
            <w:webHidden/>
          </w:rPr>
          <w:fldChar w:fldCharType="end"/>
        </w:r>
      </w:hyperlink>
    </w:p>
    <w:p w14:paraId="14202B37" w14:textId="779D412D" w:rsidR="000B23F5" w:rsidRDefault="000B23F5">
      <w:pPr>
        <w:pStyle w:val="TDC2"/>
        <w:rPr>
          <w:rFonts w:asciiTheme="minorHAnsi" w:eastAsiaTheme="minorEastAsia" w:hAnsiTheme="minorHAnsi" w:cstheme="minorBidi"/>
          <w:noProof/>
          <w:kern w:val="2"/>
          <w:szCs w:val="24"/>
          <w14:ligatures w14:val="standardContextual"/>
        </w:rPr>
      </w:pPr>
      <w:hyperlink w:anchor="_Toc209985074" w:history="1">
        <w:r w:rsidRPr="00F135FE">
          <w:rPr>
            <w:rStyle w:val="Hipervnculo"/>
            <w:noProof/>
          </w:rPr>
          <w:t>Figura 5.45 caso de uso N°6.3, “Visualizando casillas de filtración”</w:t>
        </w:r>
        <w:r>
          <w:rPr>
            <w:noProof/>
            <w:webHidden/>
          </w:rPr>
          <w:tab/>
        </w:r>
        <w:r>
          <w:rPr>
            <w:noProof/>
            <w:webHidden/>
          </w:rPr>
          <w:fldChar w:fldCharType="begin"/>
        </w:r>
        <w:r>
          <w:rPr>
            <w:noProof/>
            <w:webHidden/>
          </w:rPr>
          <w:instrText xml:space="preserve"> PAGEREF _Toc209985074 \h </w:instrText>
        </w:r>
        <w:r>
          <w:rPr>
            <w:noProof/>
            <w:webHidden/>
          </w:rPr>
        </w:r>
        <w:r>
          <w:rPr>
            <w:noProof/>
            <w:webHidden/>
          </w:rPr>
          <w:fldChar w:fldCharType="separate"/>
        </w:r>
        <w:r>
          <w:rPr>
            <w:noProof/>
            <w:webHidden/>
          </w:rPr>
          <w:t>127</w:t>
        </w:r>
        <w:r>
          <w:rPr>
            <w:noProof/>
            <w:webHidden/>
          </w:rPr>
          <w:fldChar w:fldCharType="end"/>
        </w:r>
      </w:hyperlink>
    </w:p>
    <w:p w14:paraId="31268B23" w14:textId="5EEC04F1" w:rsidR="000B23F5" w:rsidRDefault="000B23F5">
      <w:pPr>
        <w:pStyle w:val="TDC2"/>
        <w:rPr>
          <w:rFonts w:asciiTheme="minorHAnsi" w:eastAsiaTheme="minorEastAsia" w:hAnsiTheme="minorHAnsi" w:cstheme="minorBidi"/>
          <w:noProof/>
          <w:kern w:val="2"/>
          <w:szCs w:val="24"/>
          <w14:ligatures w14:val="standardContextual"/>
        </w:rPr>
      </w:pPr>
      <w:hyperlink w:anchor="_Toc209985075" w:history="1">
        <w:r w:rsidRPr="00F135FE">
          <w:rPr>
            <w:rStyle w:val="Hipervnculo"/>
            <w:noProof/>
          </w:rPr>
          <w:t>Figura 5.46 caso de uso N°6.4, “Registrando motivos de permisos”</w:t>
        </w:r>
        <w:r>
          <w:rPr>
            <w:noProof/>
            <w:webHidden/>
          </w:rPr>
          <w:tab/>
        </w:r>
        <w:r>
          <w:rPr>
            <w:noProof/>
            <w:webHidden/>
          </w:rPr>
          <w:fldChar w:fldCharType="begin"/>
        </w:r>
        <w:r>
          <w:rPr>
            <w:noProof/>
            <w:webHidden/>
          </w:rPr>
          <w:instrText xml:space="preserve"> PAGEREF _Toc209985075 \h </w:instrText>
        </w:r>
        <w:r>
          <w:rPr>
            <w:noProof/>
            <w:webHidden/>
          </w:rPr>
        </w:r>
        <w:r>
          <w:rPr>
            <w:noProof/>
            <w:webHidden/>
          </w:rPr>
          <w:fldChar w:fldCharType="separate"/>
        </w:r>
        <w:r>
          <w:rPr>
            <w:noProof/>
            <w:webHidden/>
          </w:rPr>
          <w:t>128</w:t>
        </w:r>
        <w:r>
          <w:rPr>
            <w:noProof/>
            <w:webHidden/>
          </w:rPr>
          <w:fldChar w:fldCharType="end"/>
        </w:r>
      </w:hyperlink>
    </w:p>
    <w:p w14:paraId="2EB4935C" w14:textId="03654669" w:rsidR="000B23F5" w:rsidRDefault="000B23F5">
      <w:pPr>
        <w:pStyle w:val="TDC2"/>
        <w:rPr>
          <w:rFonts w:asciiTheme="minorHAnsi" w:eastAsiaTheme="minorEastAsia" w:hAnsiTheme="minorHAnsi" w:cstheme="minorBidi"/>
          <w:noProof/>
          <w:kern w:val="2"/>
          <w:szCs w:val="24"/>
          <w14:ligatures w14:val="standardContextual"/>
        </w:rPr>
      </w:pPr>
      <w:hyperlink w:anchor="_Toc209985076" w:history="1">
        <w:r w:rsidRPr="00F135FE">
          <w:rPr>
            <w:rStyle w:val="Hipervnculo"/>
            <w:noProof/>
          </w:rPr>
          <w:t>Figura 5.47 caso de uso N°6.6, “Seleccionando permisos aprobados”</w:t>
        </w:r>
        <w:r>
          <w:rPr>
            <w:noProof/>
            <w:webHidden/>
          </w:rPr>
          <w:tab/>
        </w:r>
        <w:r>
          <w:rPr>
            <w:noProof/>
            <w:webHidden/>
          </w:rPr>
          <w:fldChar w:fldCharType="begin"/>
        </w:r>
        <w:r>
          <w:rPr>
            <w:noProof/>
            <w:webHidden/>
          </w:rPr>
          <w:instrText xml:space="preserve"> PAGEREF _Toc209985076 \h </w:instrText>
        </w:r>
        <w:r>
          <w:rPr>
            <w:noProof/>
            <w:webHidden/>
          </w:rPr>
        </w:r>
        <w:r>
          <w:rPr>
            <w:noProof/>
            <w:webHidden/>
          </w:rPr>
          <w:fldChar w:fldCharType="separate"/>
        </w:r>
        <w:r>
          <w:rPr>
            <w:noProof/>
            <w:webHidden/>
          </w:rPr>
          <w:t>129</w:t>
        </w:r>
        <w:r>
          <w:rPr>
            <w:noProof/>
            <w:webHidden/>
          </w:rPr>
          <w:fldChar w:fldCharType="end"/>
        </w:r>
      </w:hyperlink>
    </w:p>
    <w:p w14:paraId="6085FB80" w14:textId="53536EE5" w:rsidR="000B23F5" w:rsidRDefault="000B23F5">
      <w:pPr>
        <w:pStyle w:val="TDC2"/>
        <w:rPr>
          <w:rFonts w:asciiTheme="minorHAnsi" w:eastAsiaTheme="minorEastAsia" w:hAnsiTheme="minorHAnsi" w:cstheme="minorBidi"/>
          <w:noProof/>
          <w:kern w:val="2"/>
          <w:szCs w:val="24"/>
          <w14:ligatures w14:val="standardContextual"/>
        </w:rPr>
      </w:pPr>
      <w:hyperlink w:anchor="_Toc209985077" w:history="1">
        <w:r w:rsidRPr="00F135FE">
          <w:rPr>
            <w:rStyle w:val="Hipervnculo"/>
            <w:noProof/>
          </w:rPr>
          <w:t>Figura 5.48 Diagrama de componentes de EugCom</w:t>
        </w:r>
        <w:r>
          <w:rPr>
            <w:noProof/>
            <w:webHidden/>
          </w:rPr>
          <w:tab/>
        </w:r>
        <w:r>
          <w:rPr>
            <w:noProof/>
            <w:webHidden/>
          </w:rPr>
          <w:fldChar w:fldCharType="begin"/>
        </w:r>
        <w:r>
          <w:rPr>
            <w:noProof/>
            <w:webHidden/>
          </w:rPr>
          <w:instrText xml:space="preserve"> PAGEREF _Toc209985077 \h </w:instrText>
        </w:r>
        <w:r>
          <w:rPr>
            <w:noProof/>
            <w:webHidden/>
          </w:rPr>
        </w:r>
        <w:r>
          <w:rPr>
            <w:noProof/>
            <w:webHidden/>
          </w:rPr>
          <w:fldChar w:fldCharType="separate"/>
        </w:r>
        <w:r>
          <w:rPr>
            <w:noProof/>
            <w:webHidden/>
          </w:rPr>
          <w:t>131</w:t>
        </w:r>
        <w:r>
          <w:rPr>
            <w:noProof/>
            <w:webHidden/>
          </w:rPr>
          <w:fldChar w:fldCharType="end"/>
        </w:r>
      </w:hyperlink>
    </w:p>
    <w:p w14:paraId="0F0E377E" w14:textId="120224D0" w:rsidR="000B23F5" w:rsidRDefault="000B23F5">
      <w:pPr>
        <w:pStyle w:val="TDC2"/>
        <w:rPr>
          <w:rFonts w:asciiTheme="minorHAnsi" w:eastAsiaTheme="minorEastAsia" w:hAnsiTheme="minorHAnsi" w:cstheme="minorBidi"/>
          <w:noProof/>
          <w:kern w:val="2"/>
          <w:szCs w:val="24"/>
          <w14:ligatures w14:val="standardContextual"/>
        </w:rPr>
      </w:pPr>
      <w:hyperlink w:anchor="_Toc209985078" w:history="1">
        <w:r w:rsidRPr="00F135FE">
          <w:rPr>
            <w:rStyle w:val="Hipervnculo"/>
            <w:noProof/>
          </w:rPr>
          <w:t>Figura 5.49 Diagrama de despliegue de EugCOM</w:t>
        </w:r>
        <w:r>
          <w:rPr>
            <w:noProof/>
            <w:webHidden/>
          </w:rPr>
          <w:tab/>
        </w:r>
        <w:r>
          <w:rPr>
            <w:noProof/>
            <w:webHidden/>
          </w:rPr>
          <w:fldChar w:fldCharType="begin"/>
        </w:r>
        <w:r>
          <w:rPr>
            <w:noProof/>
            <w:webHidden/>
          </w:rPr>
          <w:instrText xml:space="preserve"> PAGEREF _Toc209985078 \h </w:instrText>
        </w:r>
        <w:r>
          <w:rPr>
            <w:noProof/>
            <w:webHidden/>
          </w:rPr>
        </w:r>
        <w:r>
          <w:rPr>
            <w:noProof/>
            <w:webHidden/>
          </w:rPr>
          <w:fldChar w:fldCharType="separate"/>
        </w:r>
        <w:r>
          <w:rPr>
            <w:noProof/>
            <w:webHidden/>
          </w:rPr>
          <w:t>133</w:t>
        </w:r>
        <w:r>
          <w:rPr>
            <w:noProof/>
            <w:webHidden/>
          </w:rPr>
          <w:fldChar w:fldCharType="end"/>
        </w:r>
      </w:hyperlink>
    </w:p>
    <w:p w14:paraId="004F0EF8" w14:textId="56FA659C"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5079" w:history="1">
        <w:r w:rsidRPr="00F135FE">
          <w:rPr>
            <w:rStyle w:val="Hipervnculo"/>
            <w:noProof/>
          </w:rPr>
          <w:t>6. MANUAL DE INSTALACIÓN Y NAVEGACIÓN</w:t>
        </w:r>
        <w:r>
          <w:rPr>
            <w:noProof/>
            <w:webHidden/>
          </w:rPr>
          <w:tab/>
        </w:r>
        <w:r>
          <w:rPr>
            <w:noProof/>
            <w:webHidden/>
          </w:rPr>
          <w:fldChar w:fldCharType="begin"/>
        </w:r>
        <w:r>
          <w:rPr>
            <w:noProof/>
            <w:webHidden/>
          </w:rPr>
          <w:instrText xml:space="preserve"> PAGEREF _Toc209985079 \h </w:instrText>
        </w:r>
        <w:r>
          <w:rPr>
            <w:noProof/>
            <w:webHidden/>
          </w:rPr>
        </w:r>
        <w:r>
          <w:rPr>
            <w:noProof/>
            <w:webHidden/>
          </w:rPr>
          <w:fldChar w:fldCharType="separate"/>
        </w:r>
        <w:r>
          <w:rPr>
            <w:noProof/>
            <w:webHidden/>
          </w:rPr>
          <w:t>134</w:t>
        </w:r>
        <w:r>
          <w:rPr>
            <w:noProof/>
            <w:webHidden/>
          </w:rPr>
          <w:fldChar w:fldCharType="end"/>
        </w:r>
      </w:hyperlink>
    </w:p>
    <w:p w14:paraId="73FDE8B4" w14:textId="28288801" w:rsidR="000B23F5" w:rsidRDefault="000B23F5">
      <w:pPr>
        <w:pStyle w:val="TDC2"/>
        <w:rPr>
          <w:rFonts w:asciiTheme="minorHAnsi" w:eastAsiaTheme="minorEastAsia" w:hAnsiTheme="minorHAnsi" w:cstheme="minorBidi"/>
          <w:noProof/>
          <w:kern w:val="2"/>
          <w:szCs w:val="24"/>
          <w14:ligatures w14:val="standardContextual"/>
        </w:rPr>
      </w:pPr>
      <w:hyperlink w:anchor="_Toc209985081" w:history="1">
        <w:r w:rsidRPr="00F135FE">
          <w:rPr>
            <w:rStyle w:val="Hipervnculo"/>
            <w:noProof/>
          </w:rPr>
          <w:t>Figura 6.1 “Árbol de navegación EugCOM”</w:t>
        </w:r>
        <w:r>
          <w:rPr>
            <w:noProof/>
            <w:webHidden/>
          </w:rPr>
          <w:tab/>
        </w:r>
        <w:r>
          <w:rPr>
            <w:noProof/>
            <w:webHidden/>
          </w:rPr>
          <w:fldChar w:fldCharType="begin"/>
        </w:r>
        <w:r>
          <w:rPr>
            <w:noProof/>
            <w:webHidden/>
          </w:rPr>
          <w:instrText xml:space="preserve"> PAGEREF _Toc209985081 \h </w:instrText>
        </w:r>
        <w:r>
          <w:rPr>
            <w:noProof/>
            <w:webHidden/>
          </w:rPr>
        </w:r>
        <w:r>
          <w:rPr>
            <w:noProof/>
            <w:webHidden/>
          </w:rPr>
          <w:fldChar w:fldCharType="separate"/>
        </w:r>
        <w:r>
          <w:rPr>
            <w:noProof/>
            <w:webHidden/>
          </w:rPr>
          <w:t>138</w:t>
        </w:r>
        <w:r>
          <w:rPr>
            <w:noProof/>
            <w:webHidden/>
          </w:rPr>
          <w:fldChar w:fldCharType="end"/>
        </w:r>
      </w:hyperlink>
    </w:p>
    <w:p w14:paraId="6ED52C76" w14:textId="487B8AE6" w:rsidR="000B23F5" w:rsidRDefault="000B23F5">
      <w:pPr>
        <w:pStyle w:val="TDC2"/>
        <w:rPr>
          <w:rFonts w:asciiTheme="minorHAnsi" w:eastAsiaTheme="minorEastAsia" w:hAnsiTheme="minorHAnsi" w:cstheme="minorBidi"/>
          <w:noProof/>
          <w:kern w:val="2"/>
          <w:szCs w:val="24"/>
          <w14:ligatures w14:val="standardContextual"/>
        </w:rPr>
      </w:pPr>
      <w:hyperlink w:anchor="_Toc209985082" w:history="1">
        <w:r w:rsidRPr="00F135FE">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_Toc209985082 \h </w:instrText>
        </w:r>
        <w:r>
          <w:rPr>
            <w:noProof/>
            <w:webHidden/>
          </w:rPr>
        </w:r>
        <w:r>
          <w:rPr>
            <w:noProof/>
            <w:webHidden/>
          </w:rPr>
          <w:fldChar w:fldCharType="separate"/>
        </w:r>
        <w:r>
          <w:rPr>
            <w:noProof/>
            <w:webHidden/>
          </w:rPr>
          <w:t>139</w:t>
        </w:r>
        <w:r>
          <w:rPr>
            <w:noProof/>
            <w:webHidden/>
          </w:rPr>
          <w:fldChar w:fldCharType="end"/>
        </w:r>
      </w:hyperlink>
    </w:p>
    <w:p w14:paraId="6B946690" w14:textId="7B2C1D19"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5083" w:history="1">
        <w:r w:rsidRPr="00F135FE">
          <w:rPr>
            <w:rStyle w:val="Hipervnculo"/>
            <w:noProof/>
          </w:rPr>
          <w:t>7. PRUEBAS UNITARIAS</w:t>
        </w:r>
        <w:r>
          <w:rPr>
            <w:noProof/>
            <w:webHidden/>
          </w:rPr>
          <w:tab/>
        </w:r>
        <w:r>
          <w:rPr>
            <w:noProof/>
            <w:webHidden/>
          </w:rPr>
          <w:fldChar w:fldCharType="begin"/>
        </w:r>
        <w:r>
          <w:rPr>
            <w:noProof/>
            <w:webHidden/>
          </w:rPr>
          <w:instrText xml:space="preserve"> PAGEREF _Toc209985083 \h </w:instrText>
        </w:r>
        <w:r>
          <w:rPr>
            <w:noProof/>
            <w:webHidden/>
          </w:rPr>
        </w:r>
        <w:r>
          <w:rPr>
            <w:noProof/>
            <w:webHidden/>
          </w:rPr>
          <w:fldChar w:fldCharType="separate"/>
        </w:r>
        <w:r>
          <w:rPr>
            <w:noProof/>
            <w:webHidden/>
          </w:rPr>
          <w:t>140</w:t>
        </w:r>
        <w:r>
          <w:rPr>
            <w:noProof/>
            <w:webHidden/>
          </w:rPr>
          <w:fldChar w:fldCharType="end"/>
        </w:r>
      </w:hyperlink>
    </w:p>
    <w:p w14:paraId="3024D538" w14:textId="69D5BC96" w:rsidR="000B23F5" w:rsidRPr="000B23F5" w:rsidRDefault="000B23F5" w:rsidP="000B23F5">
      <w:pPr>
        <w:pStyle w:val="TDC1"/>
        <w:rPr>
          <w:rFonts w:asciiTheme="minorHAnsi" w:eastAsiaTheme="minorEastAsia" w:hAnsiTheme="minorHAnsi" w:cstheme="minorBidi"/>
          <w:bCs w:val="0"/>
          <w:caps w:val="0"/>
          <w:noProof/>
          <w:kern w:val="2"/>
          <w:szCs w:val="24"/>
          <w14:ligatures w14:val="standardContextual"/>
        </w:rPr>
      </w:pPr>
      <w:hyperlink w:anchor="_Toc209985129" w:history="1">
        <w:r w:rsidRPr="00F135FE">
          <w:rPr>
            <w:rStyle w:val="Hipervnculo"/>
            <w:noProof/>
          </w:rPr>
          <w:t>8. SPRINT REVIEW</w:t>
        </w:r>
        <w:r>
          <w:rPr>
            <w:noProof/>
            <w:webHidden/>
          </w:rPr>
          <w:tab/>
        </w:r>
        <w:r>
          <w:rPr>
            <w:noProof/>
            <w:webHidden/>
          </w:rPr>
          <w:fldChar w:fldCharType="begin"/>
        </w:r>
        <w:r>
          <w:rPr>
            <w:noProof/>
            <w:webHidden/>
          </w:rPr>
          <w:instrText xml:space="preserve"> PAGEREF _Toc209985129 \h </w:instrText>
        </w:r>
        <w:r>
          <w:rPr>
            <w:noProof/>
            <w:webHidden/>
          </w:rPr>
        </w:r>
        <w:r>
          <w:rPr>
            <w:noProof/>
            <w:webHidden/>
          </w:rPr>
          <w:fldChar w:fldCharType="separate"/>
        </w:r>
        <w:r>
          <w:rPr>
            <w:noProof/>
            <w:webHidden/>
          </w:rPr>
          <w:t>228</w:t>
        </w:r>
        <w:r>
          <w:rPr>
            <w:noProof/>
            <w:webHidden/>
          </w:rPr>
          <w:fldChar w:fldCharType="end"/>
        </w:r>
      </w:hyperlink>
    </w:p>
    <w:p w14:paraId="101498E4" w14:textId="761A7FAD" w:rsidR="000B23F5" w:rsidRDefault="000B23F5">
      <w:pPr>
        <w:pStyle w:val="TDC2"/>
        <w:rPr>
          <w:rFonts w:asciiTheme="minorHAnsi" w:eastAsiaTheme="minorEastAsia" w:hAnsiTheme="minorHAnsi" w:cstheme="minorBidi"/>
          <w:noProof/>
          <w:kern w:val="2"/>
          <w:szCs w:val="24"/>
          <w14:ligatures w14:val="standardContextual"/>
        </w:rPr>
      </w:pPr>
      <w:hyperlink w:anchor="_Toc209985132" w:history="1">
        <w:r w:rsidRPr="00F135FE">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_Toc209985132 \h </w:instrText>
        </w:r>
        <w:r>
          <w:rPr>
            <w:noProof/>
            <w:webHidden/>
          </w:rPr>
        </w:r>
        <w:r>
          <w:rPr>
            <w:noProof/>
            <w:webHidden/>
          </w:rPr>
          <w:fldChar w:fldCharType="separate"/>
        </w:r>
        <w:r>
          <w:rPr>
            <w:noProof/>
            <w:webHidden/>
          </w:rPr>
          <w:t>230</w:t>
        </w:r>
        <w:r>
          <w:rPr>
            <w:noProof/>
            <w:webHidden/>
          </w:rPr>
          <w:fldChar w:fldCharType="end"/>
        </w:r>
      </w:hyperlink>
    </w:p>
    <w:p w14:paraId="013A2A9D" w14:textId="4756DE0F" w:rsidR="000B23F5" w:rsidRDefault="000B23F5">
      <w:pPr>
        <w:pStyle w:val="TDC2"/>
        <w:rPr>
          <w:rFonts w:asciiTheme="minorHAnsi" w:eastAsiaTheme="minorEastAsia" w:hAnsiTheme="minorHAnsi" w:cstheme="minorBidi"/>
          <w:noProof/>
          <w:kern w:val="2"/>
          <w:szCs w:val="24"/>
          <w14:ligatures w14:val="standardContextual"/>
        </w:rPr>
      </w:pPr>
      <w:hyperlink w:anchor="_Toc209985133" w:history="1">
        <w:r w:rsidRPr="00F135FE">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_Toc209985133 \h </w:instrText>
        </w:r>
        <w:r>
          <w:rPr>
            <w:noProof/>
            <w:webHidden/>
          </w:rPr>
        </w:r>
        <w:r>
          <w:rPr>
            <w:noProof/>
            <w:webHidden/>
          </w:rPr>
          <w:fldChar w:fldCharType="separate"/>
        </w:r>
        <w:r>
          <w:rPr>
            <w:noProof/>
            <w:webHidden/>
          </w:rPr>
          <w:t>231</w:t>
        </w:r>
        <w:r>
          <w:rPr>
            <w:noProof/>
            <w:webHidden/>
          </w:rPr>
          <w:fldChar w:fldCharType="end"/>
        </w:r>
      </w:hyperlink>
    </w:p>
    <w:p w14:paraId="15A3BE7D" w14:textId="605993A6" w:rsidR="000B23F5" w:rsidRDefault="000B23F5" w:rsidP="000B23F5">
      <w:pPr>
        <w:pStyle w:val="TDC2"/>
        <w:rPr>
          <w:rFonts w:asciiTheme="minorHAnsi" w:eastAsiaTheme="minorEastAsia" w:hAnsiTheme="minorHAnsi" w:cstheme="minorBidi"/>
          <w:noProof/>
          <w:kern w:val="2"/>
          <w:szCs w:val="24"/>
          <w14:ligatures w14:val="standardContextual"/>
        </w:rPr>
      </w:pPr>
      <w:hyperlink w:anchor="_Toc209985134" w:history="1">
        <w:r w:rsidRPr="00F135FE">
          <w:rPr>
            <w:rStyle w:val="Hipervnculo"/>
            <w:noProof/>
          </w:rPr>
          <w:t>Figura 8.3 Velocidad del equipo</w:t>
        </w:r>
        <w:r>
          <w:rPr>
            <w:noProof/>
            <w:webHidden/>
          </w:rPr>
          <w:tab/>
        </w:r>
        <w:r>
          <w:rPr>
            <w:noProof/>
            <w:webHidden/>
          </w:rPr>
          <w:fldChar w:fldCharType="begin"/>
        </w:r>
        <w:r>
          <w:rPr>
            <w:noProof/>
            <w:webHidden/>
          </w:rPr>
          <w:instrText xml:space="preserve"> PAGEREF _Toc209985134 \h </w:instrText>
        </w:r>
        <w:r>
          <w:rPr>
            <w:noProof/>
            <w:webHidden/>
          </w:rPr>
        </w:r>
        <w:r>
          <w:rPr>
            <w:noProof/>
            <w:webHidden/>
          </w:rPr>
          <w:fldChar w:fldCharType="separate"/>
        </w:r>
        <w:r>
          <w:rPr>
            <w:noProof/>
            <w:webHidden/>
          </w:rPr>
          <w:t>232</w:t>
        </w:r>
        <w:r>
          <w:rPr>
            <w:noProof/>
            <w:webHidden/>
          </w:rPr>
          <w:fldChar w:fldCharType="end"/>
        </w:r>
      </w:hyperlink>
    </w:p>
    <w:p w14:paraId="45CF8D93" w14:textId="47D863D8"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5136" w:history="1">
        <w:r w:rsidRPr="00F135FE">
          <w:rPr>
            <w:rStyle w:val="Hipervnculo"/>
            <w:noProof/>
          </w:rPr>
          <w:t>9. ANEXO</w:t>
        </w:r>
        <w:r w:rsidRPr="000B23F5">
          <w:rPr>
            <w:rStyle w:val="Hipervnculo"/>
            <w:noProof/>
            <w:webHidden/>
          </w:rPr>
          <w:tab/>
        </w:r>
        <w:r>
          <w:rPr>
            <w:noProof/>
            <w:webHidden/>
          </w:rPr>
          <w:tab/>
        </w:r>
        <w:r>
          <w:rPr>
            <w:noProof/>
            <w:webHidden/>
          </w:rPr>
          <w:fldChar w:fldCharType="begin"/>
        </w:r>
        <w:r>
          <w:rPr>
            <w:noProof/>
            <w:webHidden/>
          </w:rPr>
          <w:instrText xml:space="preserve"> PAGEREF _Toc209985136 \h </w:instrText>
        </w:r>
        <w:r>
          <w:rPr>
            <w:noProof/>
            <w:webHidden/>
          </w:rPr>
        </w:r>
        <w:r>
          <w:rPr>
            <w:noProof/>
            <w:webHidden/>
          </w:rPr>
          <w:fldChar w:fldCharType="separate"/>
        </w:r>
        <w:r>
          <w:rPr>
            <w:noProof/>
            <w:webHidden/>
          </w:rPr>
          <w:t>234</w:t>
        </w:r>
        <w:r>
          <w:rPr>
            <w:noProof/>
            <w:webHidden/>
          </w:rPr>
          <w:fldChar w:fldCharType="end"/>
        </w:r>
      </w:hyperlink>
    </w:p>
    <w:p w14:paraId="46771F86" w14:textId="7668CE4D" w:rsidR="000B23F5" w:rsidRDefault="000B23F5">
      <w:pPr>
        <w:pStyle w:val="TDC1"/>
        <w:rPr>
          <w:rFonts w:asciiTheme="minorHAnsi" w:eastAsiaTheme="minorEastAsia" w:hAnsiTheme="minorHAnsi" w:cstheme="minorBidi"/>
          <w:bCs w:val="0"/>
          <w:caps w:val="0"/>
          <w:noProof/>
          <w:kern w:val="2"/>
          <w:szCs w:val="24"/>
          <w14:ligatures w14:val="standardContextual"/>
        </w:rPr>
      </w:pPr>
      <w:hyperlink w:anchor="_Toc209985137" w:history="1">
        <w:r w:rsidRPr="00F135FE">
          <w:rPr>
            <w:rStyle w:val="Hipervnculo"/>
            <w:noProof/>
          </w:rPr>
          <w:t>10. REFERENCIAS</w:t>
        </w:r>
        <w:r>
          <w:rPr>
            <w:noProof/>
            <w:webHidden/>
          </w:rPr>
          <w:tab/>
        </w:r>
        <w:r>
          <w:rPr>
            <w:noProof/>
            <w:webHidden/>
          </w:rPr>
          <w:fldChar w:fldCharType="begin"/>
        </w:r>
        <w:r>
          <w:rPr>
            <w:noProof/>
            <w:webHidden/>
          </w:rPr>
          <w:instrText xml:space="preserve"> PAGEREF _Toc209985137 \h </w:instrText>
        </w:r>
        <w:r>
          <w:rPr>
            <w:noProof/>
            <w:webHidden/>
          </w:rPr>
        </w:r>
        <w:r>
          <w:rPr>
            <w:noProof/>
            <w:webHidden/>
          </w:rPr>
          <w:fldChar w:fldCharType="separate"/>
        </w:r>
        <w:r>
          <w:rPr>
            <w:noProof/>
            <w:webHidden/>
          </w:rPr>
          <w:t>245</w:t>
        </w:r>
        <w:r>
          <w:rPr>
            <w:noProof/>
            <w:webHidden/>
          </w:rPr>
          <w:fldChar w:fldCharType="end"/>
        </w:r>
      </w:hyperlink>
    </w:p>
    <w:p w14:paraId="4BD43324" w14:textId="6301350A" w:rsidR="000B23F5" w:rsidRDefault="000B23F5" w:rsidP="000A13D0">
      <w:pPr>
        <w:ind w:firstLine="0"/>
        <w:rPr>
          <w:b/>
          <w:bCs/>
        </w:rPr>
      </w:pPr>
      <w:r>
        <w:rPr>
          <w:b/>
          <w:bCs/>
        </w:rPr>
        <w:fldChar w:fldCharType="end"/>
      </w:r>
    </w:p>
    <w:p w14:paraId="68702BBB" w14:textId="77777777" w:rsidR="008F35EA" w:rsidRPr="003C3DF6" w:rsidRDefault="008F35EA" w:rsidP="000A13D0">
      <w:pPr>
        <w:ind w:firstLine="0"/>
        <w:rPr>
          <w:b/>
          <w:bCs/>
        </w:rPr>
      </w:pPr>
    </w:p>
    <w:p w14:paraId="759C33A9" w14:textId="0476DCB3" w:rsidR="000A13D0" w:rsidRDefault="000B23F5">
      <w:pPr>
        <w:spacing w:line="278" w:lineRule="auto"/>
        <w:ind w:firstLine="0"/>
        <w:jc w:val="left"/>
      </w:pPr>
      <w:r>
        <w:br w:type="page"/>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54C66167" w14:textId="77777777" w:rsidR="00BA4800" w:rsidRDefault="00BA4800" w:rsidP="000A13D0">
      <w:pPr>
        <w:ind w:firstLine="0"/>
        <w:rPr>
          <w:b/>
          <w:bCs/>
        </w:rPr>
      </w:pPr>
    </w:p>
    <w:p w14:paraId="2207EB31" w14:textId="62738491" w:rsidR="00FA3C8D" w:rsidRDefault="00FA3C8D">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8864265" w:history="1">
        <w:r w:rsidRPr="00974979">
          <w:rPr>
            <w:rStyle w:val="Hipervnculo"/>
            <w:noProof/>
          </w:rPr>
          <w:t>1. INTRODUCCIÓN</w:t>
        </w:r>
        <w:r>
          <w:rPr>
            <w:noProof/>
            <w:webHidden/>
          </w:rPr>
          <w:tab/>
        </w:r>
        <w:r>
          <w:rPr>
            <w:noProof/>
            <w:webHidden/>
          </w:rPr>
          <w:fldChar w:fldCharType="begin"/>
        </w:r>
        <w:r>
          <w:rPr>
            <w:noProof/>
            <w:webHidden/>
          </w:rPr>
          <w:instrText xml:space="preserve"> PAGEREF _Toc208864265 \h </w:instrText>
        </w:r>
        <w:r>
          <w:rPr>
            <w:noProof/>
            <w:webHidden/>
          </w:rPr>
        </w:r>
        <w:r>
          <w:rPr>
            <w:noProof/>
            <w:webHidden/>
          </w:rPr>
          <w:fldChar w:fldCharType="separate"/>
        </w:r>
        <w:r>
          <w:rPr>
            <w:noProof/>
            <w:webHidden/>
          </w:rPr>
          <w:t>9</w:t>
        </w:r>
        <w:r>
          <w:rPr>
            <w:noProof/>
            <w:webHidden/>
          </w:rPr>
          <w:fldChar w:fldCharType="end"/>
        </w:r>
      </w:hyperlink>
    </w:p>
    <w:p w14:paraId="53A9EC42" w14:textId="18F9156C"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266" w:history="1">
        <w:r w:rsidRPr="00974979">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_Toc208864266 \h </w:instrText>
        </w:r>
        <w:r>
          <w:rPr>
            <w:noProof/>
            <w:webHidden/>
          </w:rPr>
        </w:r>
        <w:r>
          <w:rPr>
            <w:noProof/>
            <w:webHidden/>
          </w:rPr>
          <w:fldChar w:fldCharType="separate"/>
        </w:r>
        <w:r>
          <w:rPr>
            <w:noProof/>
            <w:webHidden/>
          </w:rPr>
          <w:t>10</w:t>
        </w:r>
        <w:r>
          <w:rPr>
            <w:noProof/>
            <w:webHidden/>
          </w:rPr>
          <w:fldChar w:fldCharType="end"/>
        </w:r>
      </w:hyperlink>
    </w:p>
    <w:p w14:paraId="38D98368" w14:textId="42B34A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0" w:history="1">
        <w:r w:rsidRPr="00974979">
          <w:rPr>
            <w:rStyle w:val="Hipervnculo"/>
            <w:noProof/>
          </w:rPr>
          <w:t>3. PRODUCT BACKLOG</w:t>
        </w:r>
        <w:r>
          <w:rPr>
            <w:noProof/>
            <w:webHidden/>
          </w:rPr>
          <w:tab/>
        </w:r>
        <w:r>
          <w:rPr>
            <w:noProof/>
            <w:webHidden/>
          </w:rPr>
          <w:fldChar w:fldCharType="begin"/>
        </w:r>
        <w:r>
          <w:rPr>
            <w:noProof/>
            <w:webHidden/>
          </w:rPr>
          <w:instrText xml:space="preserve"> PAGEREF _Toc208864270 \h </w:instrText>
        </w:r>
        <w:r>
          <w:rPr>
            <w:noProof/>
            <w:webHidden/>
          </w:rPr>
        </w:r>
        <w:r>
          <w:rPr>
            <w:noProof/>
            <w:webHidden/>
          </w:rPr>
          <w:fldChar w:fldCharType="separate"/>
        </w:r>
        <w:r>
          <w:rPr>
            <w:noProof/>
            <w:webHidden/>
          </w:rPr>
          <w:t>15</w:t>
        </w:r>
        <w:r>
          <w:rPr>
            <w:noProof/>
            <w:webHidden/>
          </w:rPr>
          <w:fldChar w:fldCharType="end"/>
        </w:r>
      </w:hyperlink>
    </w:p>
    <w:p w14:paraId="0B93080C" w14:textId="31E57F1A" w:rsidR="00FA3C8D" w:rsidRDefault="00FA3C8D">
      <w:pPr>
        <w:pStyle w:val="TDC2"/>
        <w:rPr>
          <w:rFonts w:asciiTheme="minorHAnsi" w:eastAsiaTheme="minorEastAsia" w:hAnsiTheme="minorHAnsi" w:cstheme="minorBidi"/>
          <w:noProof/>
          <w:kern w:val="2"/>
          <w:szCs w:val="24"/>
          <w14:ligatures w14:val="standardContextual"/>
        </w:rPr>
      </w:pPr>
      <w:hyperlink w:anchor="_Toc208864271" w:history="1">
        <w:r w:rsidRPr="00974979">
          <w:rPr>
            <w:rStyle w:val="Hipervnculo"/>
            <w:noProof/>
          </w:rPr>
          <w:t>Tabla 3.1 product backlog</w:t>
        </w:r>
        <w:r>
          <w:rPr>
            <w:noProof/>
            <w:webHidden/>
          </w:rPr>
          <w:tab/>
        </w:r>
        <w:r>
          <w:rPr>
            <w:noProof/>
            <w:webHidden/>
          </w:rPr>
          <w:fldChar w:fldCharType="begin"/>
        </w:r>
        <w:r>
          <w:rPr>
            <w:noProof/>
            <w:webHidden/>
          </w:rPr>
          <w:instrText xml:space="preserve"> PAGEREF _Toc208864271 \h </w:instrText>
        </w:r>
        <w:r>
          <w:rPr>
            <w:noProof/>
            <w:webHidden/>
          </w:rPr>
        </w:r>
        <w:r>
          <w:rPr>
            <w:noProof/>
            <w:webHidden/>
          </w:rPr>
          <w:fldChar w:fldCharType="separate"/>
        </w:r>
        <w:r>
          <w:rPr>
            <w:noProof/>
            <w:webHidden/>
          </w:rPr>
          <w:t>15</w:t>
        </w:r>
        <w:r>
          <w:rPr>
            <w:noProof/>
            <w:webHidden/>
          </w:rPr>
          <w:fldChar w:fldCharType="end"/>
        </w:r>
      </w:hyperlink>
    </w:p>
    <w:p w14:paraId="22A870FA" w14:textId="4A49D2E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2" w:history="1">
        <w:r w:rsidRPr="00974979">
          <w:rPr>
            <w:rStyle w:val="Hipervnculo"/>
            <w:noProof/>
          </w:rPr>
          <w:t>4. SPRINT BACKLOG Y VISTA EXTERNA</w:t>
        </w:r>
        <w:r>
          <w:rPr>
            <w:noProof/>
            <w:webHidden/>
          </w:rPr>
          <w:tab/>
        </w:r>
        <w:r>
          <w:rPr>
            <w:noProof/>
            <w:webHidden/>
          </w:rPr>
          <w:fldChar w:fldCharType="begin"/>
        </w:r>
        <w:r>
          <w:rPr>
            <w:noProof/>
            <w:webHidden/>
          </w:rPr>
          <w:instrText xml:space="preserve"> PAGEREF _Toc208864272 \h </w:instrText>
        </w:r>
        <w:r>
          <w:rPr>
            <w:noProof/>
            <w:webHidden/>
          </w:rPr>
        </w:r>
        <w:r>
          <w:rPr>
            <w:noProof/>
            <w:webHidden/>
          </w:rPr>
          <w:fldChar w:fldCharType="separate"/>
        </w:r>
        <w:r>
          <w:rPr>
            <w:noProof/>
            <w:webHidden/>
          </w:rPr>
          <w:t>19</w:t>
        </w:r>
        <w:r>
          <w:rPr>
            <w:noProof/>
            <w:webHidden/>
          </w:rPr>
          <w:fldChar w:fldCharType="end"/>
        </w:r>
      </w:hyperlink>
    </w:p>
    <w:p w14:paraId="3302FEA3" w14:textId="68093D9F" w:rsidR="00FA3C8D" w:rsidRDefault="00FA3C8D">
      <w:pPr>
        <w:pStyle w:val="TDC2"/>
        <w:rPr>
          <w:rFonts w:asciiTheme="minorHAnsi" w:eastAsiaTheme="minorEastAsia" w:hAnsiTheme="minorHAnsi" w:cstheme="minorBidi"/>
          <w:noProof/>
          <w:kern w:val="2"/>
          <w:szCs w:val="24"/>
          <w14:ligatures w14:val="standardContextual"/>
        </w:rPr>
      </w:pPr>
      <w:hyperlink w:anchor="_Toc208864273" w:history="1">
        <w:r w:rsidRPr="00974979">
          <w:rPr>
            <w:rStyle w:val="Hipervnculo"/>
            <w:noProof/>
          </w:rPr>
          <w:t>Tabla 4.1 Sprint backlog</w:t>
        </w:r>
        <w:r>
          <w:rPr>
            <w:noProof/>
            <w:webHidden/>
          </w:rPr>
          <w:tab/>
        </w:r>
        <w:r>
          <w:rPr>
            <w:noProof/>
            <w:webHidden/>
          </w:rPr>
          <w:fldChar w:fldCharType="begin"/>
        </w:r>
        <w:r>
          <w:rPr>
            <w:noProof/>
            <w:webHidden/>
          </w:rPr>
          <w:instrText xml:space="preserve"> PAGEREF _Toc208864273 \h </w:instrText>
        </w:r>
        <w:r>
          <w:rPr>
            <w:noProof/>
            <w:webHidden/>
          </w:rPr>
        </w:r>
        <w:r>
          <w:rPr>
            <w:noProof/>
            <w:webHidden/>
          </w:rPr>
          <w:fldChar w:fldCharType="separate"/>
        </w:r>
        <w:r>
          <w:rPr>
            <w:noProof/>
            <w:webHidden/>
          </w:rPr>
          <w:t>19</w:t>
        </w:r>
        <w:r>
          <w:rPr>
            <w:noProof/>
            <w:webHidden/>
          </w:rPr>
          <w:fldChar w:fldCharType="end"/>
        </w:r>
      </w:hyperlink>
    </w:p>
    <w:p w14:paraId="14EF8890" w14:textId="7350DFD9" w:rsidR="00FA3C8D" w:rsidRDefault="00FA3C8D">
      <w:pPr>
        <w:pStyle w:val="TDC2"/>
        <w:rPr>
          <w:rFonts w:asciiTheme="minorHAnsi" w:eastAsiaTheme="minorEastAsia" w:hAnsiTheme="minorHAnsi" w:cstheme="minorBidi"/>
          <w:noProof/>
          <w:kern w:val="2"/>
          <w:szCs w:val="24"/>
          <w14:ligatures w14:val="standardContextual"/>
        </w:rPr>
      </w:pPr>
      <w:hyperlink w:anchor="_Toc208864274" w:history="1">
        <w:r w:rsidRPr="00974979">
          <w:rPr>
            <w:rStyle w:val="Hipervnculo"/>
            <w:noProof/>
          </w:rPr>
          <w:t>Tabla 4.2 Caso de uso N°1.2, Asignando el turno a un trabajador</w:t>
        </w:r>
        <w:r>
          <w:rPr>
            <w:noProof/>
            <w:webHidden/>
          </w:rPr>
          <w:tab/>
        </w:r>
        <w:r>
          <w:rPr>
            <w:noProof/>
            <w:webHidden/>
          </w:rPr>
          <w:fldChar w:fldCharType="begin"/>
        </w:r>
        <w:r>
          <w:rPr>
            <w:noProof/>
            <w:webHidden/>
          </w:rPr>
          <w:instrText xml:space="preserve"> PAGEREF _Toc208864274 \h </w:instrText>
        </w:r>
        <w:r>
          <w:rPr>
            <w:noProof/>
            <w:webHidden/>
          </w:rPr>
        </w:r>
        <w:r>
          <w:rPr>
            <w:noProof/>
            <w:webHidden/>
          </w:rPr>
          <w:fldChar w:fldCharType="separate"/>
        </w:r>
        <w:r>
          <w:rPr>
            <w:noProof/>
            <w:webHidden/>
          </w:rPr>
          <w:t>21</w:t>
        </w:r>
        <w:r>
          <w:rPr>
            <w:noProof/>
            <w:webHidden/>
          </w:rPr>
          <w:fldChar w:fldCharType="end"/>
        </w:r>
      </w:hyperlink>
    </w:p>
    <w:p w14:paraId="4456AB84" w14:textId="5ABCE6EE" w:rsidR="00FA3C8D" w:rsidRDefault="00FA3C8D">
      <w:pPr>
        <w:pStyle w:val="TDC2"/>
        <w:rPr>
          <w:rFonts w:asciiTheme="minorHAnsi" w:eastAsiaTheme="minorEastAsia" w:hAnsiTheme="minorHAnsi" w:cstheme="minorBidi"/>
          <w:noProof/>
          <w:kern w:val="2"/>
          <w:szCs w:val="24"/>
          <w14:ligatures w14:val="standardContextual"/>
        </w:rPr>
      </w:pPr>
      <w:hyperlink w:anchor="_Toc208864275" w:history="1">
        <w:r w:rsidRPr="00974979">
          <w:rPr>
            <w:rStyle w:val="Hipervnculo"/>
            <w:noProof/>
          </w:rPr>
          <w:t>Tabla 4.3 Caso de uso N°1.3.1, Editando la descripción del turno</w:t>
        </w:r>
        <w:r>
          <w:rPr>
            <w:noProof/>
            <w:webHidden/>
          </w:rPr>
          <w:tab/>
        </w:r>
        <w:r>
          <w:rPr>
            <w:noProof/>
            <w:webHidden/>
          </w:rPr>
          <w:fldChar w:fldCharType="begin"/>
        </w:r>
        <w:r>
          <w:rPr>
            <w:noProof/>
            <w:webHidden/>
          </w:rPr>
          <w:instrText xml:space="preserve"> PAGEREF _Toc208864275 \h </w:instrText>
        </w:r>
        <w:r>
          <w:rPr>
            <w:noProof/>
            <w:webHidden/>
          </w:rPr>
        </w:r>
        <w:r>
          <w:rPr>
            <w:noProof/>
            <w:webHidden/>
          </w:rPr>
          <w:fldChar w:fldCharType="separate"/>
        </w:r>
        <w:r>
          <w:rPr>
            <w:noProof/>
            <w:webHidden/>
          </w:rPr>
          <w:t>22</w:t>
        </w:r>
        <w:r>
          <w:rPr>
            <w:noProof/>
            <w:webHidden/>
          </w:rPr>
          <w:fldChar w:fldCharType="end"/>
        </w:r>
      </w:hyperlink>
    </w:p>
    <w:p w14:paraId="4BFED16D" w14:textId="018821E9" w:rsidR="00FA3C8D" w:rsidRDefault="00FA3C8D">
      <w:pPr>
        <w:pStyle w:val="TDC2"/>
        <w:rPr>
          <w:rFonts w:asciiTheme="minorHAnsi" w:eastAsiaTheme="minorEastAsia" w:hAnsiTheme="minorHAnsi" w:cstheme="minorBidi"/>
          <w:noProof/>
          <w:kern w:val="2"/>
          <w:szCs w:val="24"/>
          <w14:ligatures w14:val="standardContextual"/>
        </w:rPr>
      </w:pPr>
      <w:hyperlink w:anchor="_Toc208864276" w:history="1">
        <w:r w:rsidRPr="00974979">
          <w:rPr>
            <w:rStyle w:val="Hipervnculo"/>
            <w:noProof/>
          </w:rPr>
          <w:t>Tabla 4.4 Caso de uso N°1.3.2, Cambiando el turno de los trabajadores</w:t>
        </w:r>
        <w:r>
          <w:rPr>
            <w:noProof/>
            <w:webHidden/>
          </w:rPr>
          <w:tab/>
        </w:r>
        <w:r>
          <w:rPr>
            <w:noProof/>
            <w:webHidden/>
          </w:rPr>
          <w:fldChar w:fldCharType="begin"/>
        </w:r>
        <w:r>
          <w:rPr>
            <w:noProof/>
            <w:webHidden/>
          </w:rPr>
          <w:instrText xml:space="preserve"> PAGEREF _Toc208864276 \h </w:instrText>
        </w:r>
        <w:r>
          <w:rPr>
            <w:noProof/>
            <w:webHidden/>
          </w:rPr>
        </w:r>
        <w:r>
          <w:rPr>
            <w:noProof/>
            <w:webHidden/>
          </w:rPr>
          <w:fldChar w:fldCharType="separate"/>
        </w:r>
        <w:r>
          <w:rPr>
            <w:noProof/>
            <w:webHidden/>
          </w:rPr>
          <w:t>23</w:t>
        </w:r>
        <w:r>
          <w:rPr>
            <w:noProof/>
            <w:webHidden/>
          </w:rPr>
          <w:fldChar w:fldCharType="end"/>
        </w:r>
      </w:hyperlink>
    </w:p>
    <w:p w14:paraId="09B520B6" w14:textId="5D986263" w:rsidR="00FA3C8D" w:rsidRDefault="00FA3C8D">
      <w:pPr>
        <w:pStyle w:val="TDC2"/>
        <w:rPr>
          <w:rFonts w:asciiTheme="minorHAnsi" w:eastAsiaTheme="minorEastAsia" w:hAnsiTheme="minorHAnsi" w:cstheme="minorBidi"/>
          <w:noProof/>
          <w:kern w:val="2"/>
          <w:szCs w:val="24"/>
          <w14:ligatures w14:val="standardContextual"/>
        </w:rPr>
      </w:pPr>
      <w:hyperlink w:anchor="_Toc208864277" w:history="1">
        <w:r w:rsidRPr="00974979">
          <w:rPr>
            <w:rStyle w:val="Hipervnculo"/>
            <w:noProof/>
          </w:rPr>
          <w:t>Tabla 4.5 Caso de uso N°1.5, Creando los departamentos de la empresa</w:t>
        </w:r>
        <w:r>
          <w:rPr>
            <w:noProof/>
            <w:webHidden/>
          </w:rPr>
          <w:tab/>
        </w:r>
        <w:r>
          <w:rPr>
            <w:noProof/>
            <w:webHidden/>
          </w:rPr>
          <w:fldChar w:fldCharType="begin"/>
        </w:r>
        <w:r>
          <w:rPr>
            <w:noProof/>
            <w:webHidden/>
          </w:rPr>
          <w:instrText xml:space="preserve"> PAGEREF _Toc208864277 \h </w:instrText>
        </w:r>
        <w:r>
          <w:rPr>
            <w:noProof/>
            <w:webHidden/>
          </w:rPr>
        </w:r>
        <w:r>
          <w:rPr>
            <w:noProof/>
            <w:webHidden/>
          </w:rPr>
          <w:fldChar w:fldCharType="separate"/>
        </w:r>
        <w:r>
          <w:rPr>
            <w:noProof/>
            <w:webHidden/>
          </w:rPr>
          <w:t>24</w:t>
        </w:r>
        <w:r>
          <w:rPr>
            <w:noProof/>
            <w:webHidden/>
          </w:rPr>
          <w:fldChar w:fldCharType="end"/>
        </w:r>
      </w:hyperlink>
    </w:p>
    <w:p w14:paraId="04B49EFE" w14:textId="2ABD5AD0" w:rsidR="00FA3C8D" w:rsidRDefault="00FA3C8D">
      <w:pPr>
        <w:pStyle w:val="TDC2"/>
        <w:rPr>
          <w:rFonts w:asciiTheme="minorHAnsi" w:eastAsiaTheme="minorEastAsia" w:hAnsiTheme="minorHAnsi" w:cstheme="minorBidi"/>
          <w:noProof/>
          <w:kern w:val="2"/>
          <w:szCs w:val="24"/>
          <w14:ligatures w14:val="standardContextual"/>
        </w:rPr>
      </w:pPr>
      <w:hyperlink w:anchor="_Toc208864278" w:history="1">
        <w:r w:rsidRPr="00974979">
          <w:rPr>
            <w:rStyle w:val="Hipervnculo"/>
            <w:noProof/>
          </w:rPr>
          <w:t>Tabla 4.6 Caso de uso N°1.6, cambiando el estado de un departamento</w:t>
        </w:r>
        <w:r>
          <w:rPr>
            <w:noProof/>
            <w:webHidden/>
          </w:rPr>
          <w:tab/>
        </w:r>
        <w:r>
          <w:rPr>
            <w:noProof/>
            <w:webHidden/>
          </w:rPr>
          <w:fldChar w:fldCharType="begin"/>
        </w:r>
        <w:r>
          <w:rPr>
            <w:noProof/>
            <w:webHidden/>
          </w:rPr>
          <w:instrText xml:space="preserve"> PAGEREF _Toc208864278 \h </w:instrText>
        </w:r>
        <w:r>
          <w:rPr>
            <w:noProof/>
            <w:webHidden/>
          </w:rPr>
        </w:r>
        <w:r>
          <w:rPr>
            <w:noProof/>
            <w:webHidden/>
          </w:rPr>
          <w:fldChar w:fldCharType="separate"/>
        </w:r>
        <w:r>
          <w:rPr>
            <w:noProof/>
            <w:webHidden/>
          </w:rPr>
          <w:t>25</w:t>
        </w:r>
        <w:r>
          <w:rPr>
            <w:noProof/>
            <w:webHidden/>
          </w:rPr>
          <w:fldChar w:fldCharType="end"/>
        </w:r>
      </w:hyperlink>
    </w:p>
    <w:p w14:paraId="20442495" w14:textId="7F77C44E" w:rsidR="00FA3C8D" w:rsidRDefault="00FA3C8D">
      <w:pPr>
        <w:pStyle w:val="TDC2"/>
        <w:rPr>
          <w:rFonts w:asciiTheme="minorHAnsi" w:eastAsiaTheme="minorEastAsia" w:hAnsiTheme="minorHAnsi" w:cstheme="minorBidi"/>
          <w:noProof/>
          <w:kern w:val="2"/>
          <w:szCs w:val="24"/>
          <w14:ligatures w14:val="standardContextual"/>
        </w:rPr>
      </w:pPr>
      <w:hyperlink w:anchor="_Toc208864279" w:history="1">
        <w:r w:rsidRPr="00974979">
          <w:rPr>
            <w:rStyle w:val="Hipervnculo"/>
            <w:noProof/>
          </w:rPr>
          <w:t>Tabla 4.7 Caso de uso N °1.8, Creando motivo de permiso</w:t>
        </w:r>
        <w:r>
          <w:rPr>
            <w:noProof/>
            <w:webHidden/>
          </w:rPr>
          <w:tab/>
        </w:r>
        <w:r>
          <w:rPr>
            <w:noProof/>
            <w:webHidden/>
          </w:rPr>
          <w:fldChar w:fldCharType="begin"/>
        </w:r>
        <w:r>
          <w:rPr>
            <w:noProof/>
            <w:webHidden/>
          </w:rPr>
          <w:instrText xml:space="preserve"> PAGEREF _Toc208864279 \h </w:instrText>
        </w:r>
        <w:r>
          <w:rPr>
            <w:noProof/>
            <w:webHidden/>
          </w:rPr>
        </w:r>
        <w:r>
          <w:rPr>
            <w:noProof/>
            <w:webHidden/>
          </w:rPr>
          <w:fldChar w:fldCharType="separate"/>
        </w:r>
        <w:r>
          <w:rPr>
            <w:noProof/>
            <w:webHidden/>
          </w:rPr>
          <w:t>26</w:t>
        </w:r>
        <w:r>
          <w:rPr>
            <w:noProof/>
            <w:webHidden/>
          </w:rPr>
          <w:fldChar w:fldCharType="end"/>
        </w:r>
      </w:hyperlink>
    </w:p>
    <w:p w14:paraId="713C2558" w14:textId="5C3DD9B3" w:rsidR="00FA3C8D" w:rsidRDefault="00FA3C8D">
      <w:pPr>
        <w:pStyle w:val="TDC2"/>
        <w:rPr>
          <w:rFonts w:asciiTheme="minorHAnsi" w:eastAsiaTheme="minorEastAsia" w:hAnsiTheme="minorHAnsi" w:cstheme="minorBidi"/>
          <w:noProof/>
          <w:kern w:val="2"/>
          <w:szCs w:val="24"/>
          <w14:ligatures w14:val="standardContextual"/>
        </w:rPr>
      </w:pPr>
      <w:hyperlink w:anchor="_Toc208864280" w:history="1">
        <w:r w:rsidRPr="00974979">
          <w:rPr>
            <w:rStyle w:val="Hipervnculo"/>
            <w:noProof/>
          </w:rPr>
          <w:t>Tabla 4.8 Caso de uso N°1.9, Activando/Desactivando motivo de permiso</w:t>
        </w:r>
        <w:r>
          <w:rPr>
            <w:noProof/>
            <w:webHidden/>
          </w:rPr>
          <w:tab/>
        </w:r>
        <w:r>
          <w:rPr>
            <w:noProof/>
            <w:webHidden/>
          </w:rPr>
          <w:fldChar w:fldCharType="begin"/>
        </w:r>
        <w:r>
          <w:rPr>
            <w:noProof/>
            <w:webHidden/>
          </w:rPr>
          <w:instrText xml:space="preserve"> PAGEREF _Toc208864280 \h </w:instrText>
        </w:r>
        <w:r>
          <w:rPr>
            <w:noProof/>
            <w:webHidden/>
          </w:rPr>
        </w:r>
        <w:r>
          <w:rPr>
            <w:noProof/>
            <w:webHidden/>
          </w:rPr>
          <w:fldChar w:fldCharType="separate"/>
        </w:r>
        <w:r>
          <w:rPr>
            <w:noProof/>
            <w:webHidden/>
          </w:rPr>
          <w:t>27</w:t>
        </w:r>
        <w:r>
          <w:rPr>
            <w:noProof/>
            <w:webHidden/>
          </w:rPr>
          <w:fldChar w:fldCharType="end"/>
        </w:r>
      </w:hyperlink>
    </w:p>
    <w:p w14:paraId="2B718A2B" w14:textId="5C05EF3D" w:rsidR="00FA3C8D" w:rsidRDefault="00FA3C8D">
      <w:pPr>
        <w:pStyle w:val="TDC2"/>
        <w:rPr>
          <w:rFonts w:asciiTheme="minorHAnsi" w:eastAsiaTheme="minorEastAsia" w:hAnsiTheme="minorHAnsi" w:cstheme="minorBidi"/>
          <w:noProof/>
          <w:kern w:val="2"/>
          <w:szCs w:val="24"/>
          <w14:ligatures w14:val="standardContextual"/>
        </w:rPr>
      </w:pPr>
      <w:hyperlink w:anchor="_Toc208864281" w:history="1">
        <w:r w:rsidRPr="00974979">
          <w:rPr>
            <w:rStyle w:val="Hipervnculo"/>
            <w:noProof/>
          </w:rPr>
          <w:t>Tabla 4.9 Caso de uso N °1.11, Creando tipos de contratos con su descripción</w:t>
        </w:r>
        <w:r>
          <w:rPr>
            <w:noProof/>
            <w:webHidden/>
          </w:rPr>
          <w:tab/>
        </w:r>
        <w:r>
          <w:rPr>
            <w:noProof/>
            <w:webHidden/>
          </w:rPr>
          <w:fldChar w:fldCharType="begin"/>
        </w:r>
        <w:r>
          <w:rPr>
            <w:noProof/>
            <w:webHidden/>
          </w:rPr>
          <w:instrText xml:space="preserve"> PAGEREF _Toc208864281 \h </w:instrText>
        </w:r>
        <w:r>
          <w:rPr>
            <w:noProof/>
            <w:webHidden/>
          </w:rPr>
        </w:r>
        <w:r>
          <w:rPr>
            <w:noProof/>
            <w:webHidden/>
          </w:rPr>
          <w:fldChar w:fldCharType="separate"/>
        </w:r>
        <w:r>
          <w:rPr>
            <w:noProof/>
            <w:webHidden/>
          </w:rPr>
          <w:t>28</w:t>
        </w:r>
        <w:r>
          <w:rPr>
            <w:noProof/>
            <w:webHidden/>
          </w:rPr>
          <w:fldChar w:fldCharType="end"/>
        </w:r>
      </w:hyperlink>
    </w:p>
    <w:p w14:paraId="3DCE6E5C" w14:textId="28F39D82" w:rsidR="00FA3C8D" w:rsidRDefault="00FA3C8D">
      <w:pPr>
        <w:pStyle w:val="TDC2"/>
        <w:rPr>
          <w:rFonts w:asciiTheme="minorHAnsi" w:eastAsiaTheme="minorEastAsia" w:hAnsiTheme="minorHAnsi" w:cstheme="minorBidi"/>
          <w:noProof/>
          <w:kern w:val="2"/>
          <w:szCs w:val="24"/>
          <w14:ligatures w14:val="standardContextual"/>
        </w:rPr>
      </w:pPr>
      <w:hyperlink w:anchor="_Toc208864282" w:history="1">
        <w:r w:rsidRPr="00974979">
          <w:rPr>
            <w:rStyle w:val="Hipervnculo"/>
            <w:noProof/>
          </w:rPr>
          <w:t>Tabla 4.10 Caso de uso N °1.12, cambiando el estado de un tipo de contrato</w:t>
        </w:r>
        <w:r>
          <w:rPr>
            <w:noProof/>
            <w:webHidden/>
          </w:rPr>
          <w:tab/>
        </w:r>
        <w:r>
          <w:rPr>
            <w:noProof/>
            <w:webHidden/>
          </w:rPr>
          <w:fldChar w:fldCharType="begin"/>
        </w:r>
        <w:r>
          <w:rPr>
            <w:noProof/>
            <w:webHidden/>
          </w:rPr>
          <w:instrText xml:space="preserve"> PAGEREF _Toc208864282 \h </w:instrText>
        </w:r>
        <w:r>
          <w:rPr>
            <w:noProof/>
            <w:webHidden/>
          </w:rPr>
        </w:r>
        <w:r>
          <w:rPr>
            <w:noProof/>
            <w:webHidden/>
          </w:rPr>
          <w:fldChar w:fldCharType="separate"/>
        </w:r>
        <w:r>
          <w:rPr>
            <w:noProof/>
            <w:webHidden/>
          </w:rPr>
          <w:t>29</w:t>
        </w:r>
        <w:r>
          <w:rPr>
            <w:noProof/>
            <w:webHidden/>
          </w:rPr>
          <w:fldChar w:fldCharType="end"/>
        </w:r>
      </w:hyperlink>
    </w:p>
    <w:p w14:paraId="336C97FD" w14:textId="67BB226C" w:rsidR="00FA3C8D" w:rsidRDefault="00FA3C8D">
      <w:pPr>
        <w:pStyle w:val="TDC2"/>
        <w:rPr>
          <w:rFonts w:asciiTheme="minorHAnsi" w:eastAsiaTheme="minorEastAsia" w:hAnsiTheme="minorHAnsi" w:cstheme="minorBidi"/>
          <w:noProof/>
          <w:kern w:val="2"/>
          <w:szCs w:val="24"/>
          <w14:ligatures w14:val="standardContextual"/>
        </w:rPr>
      </w:pPr>
      <w:hyperlink w:anchor="_Toc208864283" w:history="1">
        <w:r w:rsidRPr="00974979">
          <w:rPr>
            <w:rStyle w:val="Hipervnculo"/>
            <w:noProof/>
          </w:rPr>
          <w:t>Tabla 4.11 Caso de uso N °1.14, Creando un tipo de vacaciones</w:t>
        </w:r>
        <w:r>
          <w:rPr>
            <w:noProof/>
            <w:webHidden/>
          </w:rPr>
          <w:tab/>
        </w:r>
        <w:r>
          <w:rPr>
            <w:noProof/>
            <w:webHidden/>
          </w:rPr>
          <w:fldChar w:fldCharType="begin"/>
        </w:r>
        <w:r>
          <w:rPr>
            <w:noProof/>
            <w:webHidden/>
          </w:rPr>
          <w:instrText xml:space="preserve"> PAGEREF _Toc208864283 \h </w:instrText>
        </w:r>
        <w:r>
          <w:rPr>
            <w:noProof/>
            <w:webHidden/>
          </w:rPr>
        </w:r>
        <w:r>
          <w:rPr>
            <w:noProof/>
            <w:webHidden/>
          </w:rPr>
          <w:fldChar w:fldCharType="separate"/>
        </w:r>
        <w:r>
          <w:rPr>
            <w:noProof/>
            <w:webHidden/>
          </w:rPr>
          <w:t>30</w:t>
        </w:r>
        <w:r>
          <w:rPr>
            <w:noProof/>
            <w:webHidden/>
          </w:rPr>
          <w:fldChar w:fldCharType="end"/>
        </w:r>
      </w:hyperlink>
    </w:p>
    <w:p w14:paraId="680F9335" w14:textId="409CCC2A" w:rsidR="00FA3C8D" w:rsidRDefault="00FA3C8D">
      <w:pPr>
        <w:pStyle w:val="TDC2"/>
        <w:rPr>
          <w:rFonts w:asciiTheme="minorHAnsi" w:eastAsiaTheme="minorEastAsia" w:hAnsiTheme="minorHAnsi" w:cstheme="minorBidi"/>
          <w:noProof/>
          <w:kern w:val="2"/>
          <w:szCs w:val="24"/>
          <w14:ligatures w14:val="standardContextual"/>
        </w:rPr>
      </w:pPr>
      <w:hyperlink w:anchor="_Toc208864284" w:history="1">
        <w:r w:rsidRPr="00974979">
          <w:rPr>
            <w:rStyle w:val="Hipervnculo"/>
            <w:noProof/>
          </w:rPr>
          <w:t>Tabla 4.12 Caso de uso N °1.15, cambiando el estado de tipos de vacaciones</w:t>
        </w:r>
        <w:r>
          <w:rPr>
            <w:noProof/>
            <w:webHidden/>
          </w:rPr>
          <w:tab/>
        </w:r>
        <w:r>
          <w:rPr>
            <w:noProof/>
            <w:webHidden/>
          </w:rPr>
          <w:fldChar w:fldCharType="begin"/>
        </w:r>
        <w:r>
          <w:rPr>
            <w:noProof/>
            <w:webHidden/>
          </w:rPr>
          <w:instrText xml:space="preserve"> PAGEREF _Toc208864284 \h </w:instrText>
        </w:r>
        <w:r>
          <w:rPr>
            <w:noProof/>
            <w:webHidden/>
          </w:rPr>
        </w:r>
        <w:r>
          <w:rPr>
            <w:noProof/>
            <w:webHidden/>
          </w:rPr>
          <w:fldChar w:fldCharType="separate"/>
        </w:r>
        <w:r>
          <w:rPr>
            <w:noProof/>
            <w:webHidden/>
          </w:rPr>
          <w:t>31</w:t>
        </w:r>
        <w:r>
          <w:rPr>
            <w:noProof/>
            <w:webHidden/>
          </w:rPr>
          <w:fldChar w:fldCharType="end"/>
        </w:r>
      </w:hyperlink>
    </w:p>
    <w:p w14:paraId="388F5157" w14:textId="781066B6" w:rsidR="00FA3C8D" w:rsidRDefault="00FA3C8D">
      <w:pPr>
        <w:pStyle w:val="TDC2"/>
        <w:rPr>
          <w:rFonts w:asciiTheme="minorHAnsi" w:eastAsiaTheme="minorEastAsia" w:hAnsiTheme="minorHAnsi" w:cstheme="minorBidi"/>
          <w:noProof/>
          <w:kern w:val="2"/>
          <w:szCs w:val="24"/>
          <w14:ligatures w14:val="standardContextual"/>
        </w:rPr>
      </w:pPr>
      <w:hyperlink w:anchor="_Toc208864285" w:history="1">
        <w:r w:rsidRPr="00974979">
          <w:rPr>
            <w:rStyle w:val="Hipervnculo"/>
            <w:noProof/>
          </w:rPr>
          <w:t>Tabla 4.13 Caso de uso N °1.17, Creando una sucursal</w:t>
        </w:r>
        <w:r>
          <w:rPr>
            <w:noProof/>
            <w:webHidden/>
          </w:rPr>
          <w:tab/>
        </w:r>
        <w:r>
          <w:rPr>
            <w:noProof/>
            <w:webHidden/>
          </w:rPr>
          <w:fldChar w:fldCharType="begin"/>
        </w:r>
        <w:r>
          <w:rPr>
            <w:noProof/>
            <w:webHidden/>
          </w:rPr>
          <w:instrText xml:space="preserve"> PAGEREF _Toc208864285 \h </w:instrText>
        </w:r>
        <w:r>
          <w:rPr>
            <w:noProof/>
            <w:webHidden/>
          </w:rPr>
        </w:r>
        <w:r>
          <w:rPr>
            <w:noProof/>
            <w:webHidden/>
          </w:rPr>
          <w:fldChar w:fldCharType="separate"/>
        </w:r>
        <w:r>
          <w:rPr>
            <w:noProof/>
            <w:webHidden/>
          </w:rPr>
          <w:t>32</w:t>
        </w:r>
        <w:r>
          <w:rPr>
            <w:noProof/>
            <w:webHidden/>
          </w:rPr>
          <w:fldChar w:fldCharType="end"/>
        </w:r>
      </w:hyperlink>
    </w:p>
    <w:p w14:paraId="6D303E76" w14:textId="6BB191F4" w:rsidR="00FA3C8D" w:rsidRDefault="00FA3C8D">
      <w:pPr>
        <w:pStyle w:val="TDC2"/>
        <w:rPr>
          <w:rFonts w:asciiTheme="minorHAnsi" w:eastAsiaTheme="minorEastAsia" w:hAnsiTheme="minorHAnsi" w:cstheme="minorBidi"/>
          <w:noProof/>
          <w:kern w:val="2"/>
          <w:szCs w:val="24"/>
          <w14:ligatures w14:val="standardContextual"/>
        </w:rPr>
      </w:pPr>
      <w:hyperlink w:anchor="_Toc208864286" w:history="1">
        <w:r w:rsidRPr="00974979">
          <w:rPr>
            <w:rStyle w:val="Hipervnculo"/>
            <w:noProof/>
          </w:rPr>
          <w:t>Tabla 4.14 Caso de uso N °1.18, cambiando el estado de una sucursal</w:t>
        </w:r>
        <w:r>
          <w:rPr>
            <w:noProof/>
            <w:webHidden/>
          </w:rPr>
          <w:tab/>
        </w:r>
        <w:r>
          <w:rPr>
            <w:noProof/>
            <w:webHidden/>
          </w:rPr>
          <w:fldChar w:fldCharType="begin"/>
        </w:r>
        <w:r>
          <w:rPr>
            <w:noProof/>
            <w:webHidden/>
          </w:rPr>
          <w:instrText xml:space="preserve"> PAGEREF _Toc208864286 \h </w:instrText>
        </w:r>
        <w:r>
          <w:rPr>
            <w:noProof/>
            <w:webHidden/>
          </w:rPr>
        </w:r>
        <w:r>
          <w:rPr>
            <w:noProof/>
            <w:webHidden/>
          </w:rPr>
          <w:fldChar w:fldCharType="separate"/>
        </w:r>
        <w:r>
          <w:rPr>
            <w:noProof/>
            <w:webHidden/>
          </w:rPr>
          <w:t>33</w:t>
        </w:r>
        <w:r>
          <w:rPr>
            <w:noProof/>
            <w:webHidden/>
          </w:rPr>
          <w:fldChar w:fldCharType="end"/>
        </w:r>
      </w:hyperlink>
    </w:p>
    <w:p w14:paraId="6ED9161F" w14:textId="2949245C" w:rsidR="00FA3C8D" w:rsidRDefault="00FA3C8D">
      <w:pPr>
        <w:pStyle w:val="TDC2"/>
        <w:rPr>
          <w:rFonts w:asciiTheme="minorHAnsi" w:eastAsiaTheme="minorEastAsia" w:hAnsiTheme="minorHAnsi" w:cstheme="minorBidi"/>
          <w:noProof/>
          <w:kern w:val="2"/>
          <w:szCs w:val="24"/>
          <w14:ligatures w14:val="standardContextual"/>
        </w:rPr>
      </w:pPr>
      <w:hyperlink w:anchor="_Toc208864287" w:history="1">
        <w:r w:rsidRPr="00974979">
          <w:rPr>
            <w:rStyle w:val="Hipervnculo"/>
            <w:noProof/>
          </w:rPr>
          <w:t>Tabla 4.15 Caso de uso N °1.20, Creando nuevo centro de costo</w:t>
        </w:r>
        <w:r>
          <w:rPr>
            <w:noProof/>
            <w:webHidden/>
          </w:rPr>
          <w:tab/>
        </w:r>
        <w:r>
          <w:rPr>
            <w:noProof/>
            <w:webHidden/>
          </w:rPr>
          <w:fldChar w:fldCharType="begin"/>
        </w:r>
        <w:r>
          <w:rPr>
            <w:noProof/>
            <w:webHidden/>
          </w:rPr>
          <w:instrText xml:space="preserve"> PAGEREF _Toc208864287 \h </w:instrText>
        </w:r>
        <w:r>
          <w:rPr>
            <w:noProof/>
            <w:webHidden/>
          </w:rPr>
        </w:r>
        <w:r>
          <w:rPr>
            <w:noProof/>
            <w:webHidden/>
          </w:rPr>
          <w:fldChar w:fldCharType="separate"/>
        </w:r>
        <w:r>
          <w:rPr>
            <w:noProof/>
            <w:webHidden/>
          </w:rPr>
          <w:t>34</w:t>
        </w:r>
        <w:r>
          <w:rPr>
            <w:noProof/>
            <w:webHidden/>
          </w:rPr>
          <w:fldChar w:fldCharType="end"/>
        </w:r>
      </w:hyperlink>
    </w:p>
    <w:p w14:paraId="19329AC6" w14:textId="28ECB115" w:rsidR="00FA3C8D" w:rsidRDefault="00FA3C8D">
      <w:pPr>
        <w:pStyle w:val="TDC2"/>
        <w:rPr>
          <w:rFonts w:asciiTheme="minorHAnsi" w:eastAsiaTheme="minorEastAsia" w:hAnsiTheme="minorHAnsi" w:cstheme="minorBidi"/>
          <w:noProof/>
          <w:kern w:val="2"/>
          <w:szCs w:val="24"/>
          <w14:ligatures w14:val="standardContextual"/>
        </w:rPr>
      </w:pPr>
      <w:hyperlink w:anchor="_Toc208864288" w:history="1">
        <w:r w:rsidRPr="00974979">
          <w:rPr>
            <w:rStyle w:val="Hipervnculo"/>
            <w:noProof/>
          </w:rPr>
          <w:t>Tabla 4.16 Caso de uso N °1.21, cambiando estado de un centro de costo</w:t>
        </w:r>
        <w:r>
          <w:rPr>
            <w:noProof/>
            <w:webHidden/>
          </w:rPr>
          <w:tab/>
        </w:r>
        <w:r>
          <w:rPr>
            <w:noProof/>
            <w:webHidden/>
          </w:rPr>
          <w:fldChar w:fldCharType="begin"/>
        </w:r>
        <w:r>
          <w:rPr>
            <w:noProof/>
            <w:webHidden/>
          </w:rPr>
          <w:instrText xml:space="preserve"> PAGEREF _Toc208864288 \h </w:instrText>
        </w:r>
        <w:r>
          <w:rPr>
            <w:noProof/>
            <w:webHidden/>
          </w:rPr>
        </w:r>
        <w:r>
          <w:rPr>
            <w:noProof/>
            <w:webHidden/>
          </w:rPr>
          <w:fldChar w:fldCharType="separate"/>
        </w:r>
        <w:r>
          <w:rPr>
            <w:noProof/>
            <w:webHidden/>
          </w:rPr>
          <w:t>35</w:t>
        </w:r>
        <w:r>
          <w:rPr>
            <w:noProof/>
            <w:webHidden/>
          </w:rPr>
          <w:fldChar w:fldCharType="end"/>
        </w:r>
      </w:hyperlink>
    </w:p>
    <w:p w14:paraId="45686CFB" w14:textId="3AD45CBD" w:rsidR="00FA3C8D" w:rsidRDefault="00FA3C8D">
      <w:pPr>
        <w:pStyle w:val="TDC2"/>
        <w:rPr>
          <w:rFonts w:asciiTheme="minorHAnsi" w:eastAsiaTheme="minorEastAsia" w:hAnsiTheme="minorHAnsi" w:cstheme="minorBidi"/>
          <w:noProof/>
          <w:kern w:val="2"/>
          <w:szCs w:val="24"/>
          <w14:ligatures w14:val="standardContextual"/>
        </w:rPr>
      </w:pPr>
      <w:hyperlink w:anchor="_Toc208864289" w:history="1">
        <w:r w:rsidRPr="00974979">
          <w:rPr>
            <w:rStyle w:val="Hipervnculo"/>
            <w:noProof/>
          </w:rPr>
          <w:t>Tabla 4.17 Caso de uso N°2.3, Visualizando fichas de empleados activas</w:t>
        </w:r>
        <w:r>
          <w:rPr>
            <w:noProof/>
            <w:webHidden/>
          </w:rPr>
          <w:tab/>
        </w:r>
        <w:r>
          <w:rPr>
            <w:noProof/>
            <w:webHidden/>
          </w:rPr>
          <w:fldChar w:fldCharType="begin"/>
        </w:r>
        <w:r>
          <w:rPr>
            <w:noProof/>
            <w:webHidden/>
          </w:rPr>
          <w:instrText xml:space="preserve"> PAGEREF _Toc208864289 \h </w:instrText>
        </w:r>
        <w:r>
          <w:rPr>
            <w:noProof/>
            <w:webHidden/>
          </w:rPr>
        </w:r>
        <w:r>
          <w:rPr>
            <w:noProof/>
            <w:webHidden/>
          </w:rPr>
          <w:fldChar w:fldCharType="separate"/>
        </w:r>
        <w:r>
          <w:rPr>
            <w:noProof/>
            <w:webHidden/>
          </w:rPr>
          <w:t>36</w:t>
        </w:r>
        <w:r>
          <w:rPr>
            <w:noProof/>
            <w:webHidden/>
          </w:rPr>
          <w:fldChar w:fldCharType="end"/>
        </w:r>
      </w:hyperlink>
    </w:p>
    <w:p w14:paraId="5229A4DC" w14:textId="30C9C93E" w:rsidR="00FA3C8D" w:rsidRDefault="00FA3C8D">
      <w:pPr>
        <w:pStyle w:val="TDC2"/>
        <w:rPr>
          <w:rFonts w:asciiTheme="minorHAnsi" w:eastAsiaTheme="minorEastAsia" w:hAnsiTheme="minorHAnsi" w:cstheme="minorBidi"/>
          <w:noProof/>
          <w:kern w:val="2"/>
          <w:szCs w:val="24"/>
          <w14:ligatures w14:val="standardContextual"/>
        </w:rPr>
      </w:pPr>
      <w:hyperlink w:anchor="_Toc208864290" w:history="1">
        <w:r w:rsidRPr="00974979">
          <w:rPr>
            <w:rStyle w:val="Hipervnculo"/>
            <w:noProof/>
          </w:rPr>
          <w:t>Tabla 4.18 Caso de uso N °2.5, Guardando datos de empleado</w:t>
        </w:r>
        <w:r>
          <w:rPr>
            <w:noProof/>
            <w:webHidden/>
          </w:rPr>
          <w:tab/>
        </w:r>
        <w:r>
          <w:rPr>
            <w:noProof/>
            <w:webHidden/>
          </w:rPr>
          <w:fldChar w:fldCharType="begin"/>
        </w:r>
        <w:r>
          <w:rPr>
            <w:noProof/>
            <w:webHidden/>
          </w:rPr>
          <w:instrText xml:space="preserve"> PAGEREF _Toc208864290 \h </w:instrText>
        </w:r>
        <w:r>
          <w:rPr>
            <w:noProof/>
            <w:webHidden/>
          </w:rPr>
        </w:r>
        <w:r>
          <w:rPr>
            <w:noProof/>
            <w:webHidden/>
          </w:rPr>
          <w:fldChar w:fldCharType="separate"/>
        </w:r>
        <w:r>
          <w:rPr>
            <w:noProof/>
            <w:webHidden/>
          </w:rPr>
          <w:t>37</w:t>
        </w:r>
        <w:r>
          <w:rPr>
            <w:noProof/>
            <w:webHidden/>
          </w:rPr>
          <w:fldChar w:fldCharType="end"/>
        </w:r>
      </w:hyperlink>
    </w:p>
    <w:p w14:paraId="22A6774C" w14:textId="7B4E9B13" w:rsidR="00FA3C8D" w:rsidRDefault="00FA3C8D">
      <w:pPr>
        <w:pStyle w:val="TDC2"/>
        <w:rPr>
          <w:rFonts w:asciiTheme="minorHAnsi" w:eastAsiaTheme="minorEastAsia" w:hAnsiTheme="minorHAnsi" w:cstheme="minorBidi"/>
          <w:noProof/>
          <w:kern w:val="2"/>
          <w:szCs w:val="24"/>
          <w14:ligatures w14:val="standardContextual"/>
        </w:rPr>
      </w:pPr>
      <w:hyperlink w:anchor="_Toc208864291" w:history="1">
        <w:r w:rsidRPr="00974979">
          <w:rPr>
            <w:rStyle w:val="Hipervnculo"/>
            <w:noProof/>
          </w:rPr>
          <w:t>Tabla 4.19 Caso de uso N °2.6.1, Imprimiendo ficha de empleado</w:t>
        </w:r>
        <w:r>
          <w:rPr>
            <w:noProof/>
            <w:webHidden/>
          </w:rPr>
          <w:tab/>
        </w:r>
        <w:r>
          <w:rPr>
            <w:noProof/>
            <w:webHidden/>
          </w:rPr>
          <w:fldChar w:fldCharType="begin"/>
        </w:r>
        <w:r>
          <w:rPr>
            <w:noProof/>
            <w:webHidden/>
          </w:rPr>
          <w:instrText xml:space="preserve"> PAGEREF _Toc208864291 \h </w:instrText>
        </w:r>
        <w:r>
          <w:rPr>
            <w:noProof/>
            <w:webHidden/>
          </w:rPr>
        </w:r>
        <w:r>
          <w:rPr>
            <w:noProof/>
            <w:webHidden/>
          </w:rPr>
          <w:fldChar w:fldCharType="separate"/>
        </w:r>
        <w:r>
          <w:rPr>
            <w:noProof/>
            <w:webHidden/>
          </w:rPr>
          <w:t>38</w:t>
        </w:r>
        <w:r>
          <w:rPr>
            <w:noProof/>
            <w:webHidden/>
          </w:rPr>
          <w:fldChar w:fldCharType="end"/>
        </w:r>
      </w:hyperlink>
    </w:p>
    <w:p w14:paraId="673B5D3F" w14:textId="45834456" w:rsidR="00FA3C8D" w:rsidRDefault="00FA3C8D">
      <w:pPr>
        <w:pStyle w:val="TDC2"/>
        <w:rPr>
          <w:rFonts w:asciiTheme="minorHAnsi" w:eastAsiaTheme="minorEastAsia" w:hAnsiTheme="minorHAnsi" w:cstheme="minorBidi"/>
          <w:noProof/>
          <w:kern w:val="2"/>
          <w:szCs w:val="24"/>
          <w14:ligatures w14:val="standardContextual"/>
        </w:rPr>
      </w:pPr>
      <w:hyperlink w:anchor="_Toc208864292" w:history="1">
        <w:r w:rsidRPr="00974979">
          <w:rPr>
            <w:rStyle w:val="Hipervnculo"/>
            <w:noProof/>
          </w:rPr>
          <w:t>Tabla 4.20 Caso de uso N °2.6.2, Imprimiendo múltiples fichas de empleado</w:t>
        </w:r>
        <w:r>
          <w:rPr>
            <w:noProof/>
            <w:webHidden/>
          </w:rPr>
          <w:tab/>
        </w:r>
        <w:r>
          <w:rPr>
            <w:noProof/>
            <w:webHidden/>
          </w:rPr>
          <w:fldChar w:fldCharType="begin"/>
        </w:r>
        <w:r>
          <w:rPr>
            <w:noProof/>
            <w:webHidden/>
          </w:rPr>
          <w:instrText xml:space="preserve"> PAGEREF _Toc208864292 \h </w:instrText>
        </w:r>
        <w:r>
          <w:rPr>
            <w:noProof/>
            <w:webHidden/>
          </w:rPr>
        </w:r>
        <w:r>
          <w:rPr>
            <w:noProof/>
            <w:webHidden/>
          </w:rPr>
          <w:fldChar w:fldCharType="separate"/>
        </w:r>
        <w:r>
          <w:rPr>
            <w:noProof/>
            <w:webHidden/>
          </w:rPr>
          <w:t>39</w:t>
        </w:r>
        <w:r>
          <w:rPr>
            <w:noProof/>
            <w:webHidden/>
          </w:rPr>
          <w:fldChar w:fldCharType="end"/>
        </w:r>
      </w:hyperlink>
    </w:p>
    <w:p w14:paraId="6B753464" w14:textId="7D37F5C2" w:rsidR="00FA3C8D" w:rsidRDefault="00FA3C8D">
      <w:pPr>
        <w:pStyle w:val="TDC2"/>
        <w:rPr>
          <w:rFonts w:asciiTheme="minorHAnsi" w:eastAsiaTheme="minorEastAsia" w:hAnsiTheme="minorHAnsi" w:cstheme="minorBidi"/>
          <w:noProof/>
          <w:kern w:val="2"/>
          <w:szCs w:val="24"/>
          <w14:ligatures w14:val="standardContextual"/>
        </w:rPr>
      </w:pPr>
      <w:hyperlink w:anchor="_Toc208864293" w:history="1">
        <w:r w:rsidRPr="00974979">
          <w:rPr>
            <w:rStyle w:val="Hipervnculo"/>
            <w:noProof/>
          </w:rPr>
          <w:t>Tabla 4.21 Caso de uso N °3.1.1, Asignando vacaciones</w:t>
        </w:r>
        <w:r>
          <w:rPr>
            <w:noProof/>
            <w:webHidden/>
          </w:rPr>
          <w:tab/>
        </w:r>
        <w:r>
          <w:rPr>
            <w:noProof/>
            <w:webHidden/>
          </w:rPr>
          <w:fldChar w:fldCharType="begin"/>
        </w:r>
        <w:r>
          <w:rPr>
            <w:noProof/>
            <w:webHidden/>
          </w:rPr>
          <w:instrText xml:space="preserve"> PAGEREF _Toc208864293 \h </w:instrText>
        </w:r>
        <w:r>
          <w:rPr>
            <w:noProof/>
            <w:webHidden/>
          </w:rPr>
        </w:r>
        <w:r>
          <w:rPr>
            <w:noProof/>
            <w:webHidden/>
          </w:rPr>
          <w:fldChar w:fldCharType="separate"/>
        </w:r>
        <w:r>
          <w:rPr>
            <w:noProof/>
            <w:webHidden/>
          </w:rPr>
          <w:t>40</w:t>
        </w:r>
        <w:r>
          <w:rPr>
            <w:noProof/>
            <w:webHidden/>
          </w:rPr>
          <w:fldChar w:fldCharType="end"/>
        </w:r>
      </w:hyperlink>
    </w:p>
    <w:p w14:paraId="0A67DFDC" w14:textId="20FD8DCA" w:rsidR="00FA3C8D" w:rsidRDefault="00FA3C8D">
      <w:pPr>
        <w:pStyle w:val="TDC2"/>
        <w:rPr>
          <w:rFonts w:asciiTheme="minorHAnsi" w:eastAsiaTheme="minorEastAsia" w:hAnsiTheme="minorHAnsi" w:cstheme="minorBidi"/>
          <w:noProof/>
          <w:kern w:val="2"/>
          <w:szCs w:val="24"/>
          <w14:ligatures w14:val="standardContextual"/>
        </w:rPr>
      </w:pPr>
      <w:hyperlink w:anchor="_Toc208864294" w:history="1">
        <w:r w:rsidRPr="00974979">
          <w:rPr>
            <w:rStyle w:val="Hipervnculo"/>
            <w:noProof/>
          </w:rPr>
          <w:t>Tabla 4.22 Caso de uso N °3.1.2, editando vacaciones</w:t>
        </w:r>
        <w:r>
          <w:rPr>
            <w:noProof/>
            <w:webHidden/>
          </w:rPr>
          <w:tab/>
        </w:r>
        <w:r>
          <w:rPr>
            <w:noProof/>
            <w:webHidden/>
          </w:rPr>
          <w:fldChar w:fldCharType="begin"/>
        </w:r>
        <w:r>
          <w:rPr>
            <w:noProof/>
            <w:webHidden/>
          </w:rPr>
          <w:instrText xml:space="preserve"> PAGEREF _Toc208864294 \h </w:instrText>
        </w:r>
        <w:r>
          <w:rPr>
            <w:noProof/>
            <w:webHidden/>
          </w:rPr>
        </w:r>
        <w:r>
          <w:rPr>
            <w:noProof/>
            <w:webHidden/>
          </w:rPr>
          <w:fldChar w:fldCharType="separate"/>
        </w:r>
        <w:r>
          <w:rPr>
            <w:noProof/>
            <w:webHidden/>
          </w:rPr>
          <w:t>41</w:t>
        </w:r>
        <w:r>
          <w:rPr>
            <w:noProof/>
            <w:webHidden/>
          </w:rPr>
          <w:fldChar w:fldCharType="end"/>
        </w:r>
      </w:hyperlink>
    </w:p>
    <w:p w14:paraId="4E03B464" w14:textId="28029CDC" w:rsidR="00FA3C8D" w:rsidRDefault="00FA3C8D">
      <w:pPr>
        <w:pStyle w:val="TDC2"/>
        <w:rPr>
          <w:rFonts w:asciiTheme="minorHAnsi" w:eastAsiaTheme="minorEastAsia" w:hAnsiTheme="minorHAnsi" w:cstheme="minorBidi"/>
          <w:noProof/>
          <w:kern w:val="2"/>
          <w:szCs w:val="24"/>
          <w14:ligatures w14:val="standardContextual"/>
        </w:rPr>
      </w:pPr>
      <w:hyperlink w:anchor="_Toc208864295" w:history="1">
        <w:r w:rsidRPr="00974979">
          <w:rPr>
            <w:rStyle w:val="Hipervnculo"/>
            <w:noProof/>
          </w:rPr>
          <w:t>Tabla 4.23 Caso de uso N °3.2, Visualizando lista de empleados para asignar vacaciones</w:t>
        </w:r>
        <w:r>
          <w:rPr>
            <w:noProof/>
            <w:webHidden/>
          </w:rPr>
          <w:tab/>
        </w:r>
        <w:r>
          <w:rPr>
            <w:noProof/>
            <w:webHidden/>
          </w:rPr>
          <w:fldChar w:fldCharType="begin"/>
        </w:r>
        <w:r>
          <w:rPr>
            <w:noProof/>
            <w:webHidden/>
          </w:rPr>
          <w:instrText xml:space="preserve"> PAGEREF _Toc208864295 \h </w:instrText>
        </w:r>
        <w:r>
          <w:rPr>
            <w:noProof/>
            <w:webHidden/>
          </w:rPr>
        </w:r>
        <w:r>
          <w:rPr>
            <w:noProof/>
            <w:webHidden/>
          </w:rPr>
          <w:fldChar w:fldCharType="separate"/>
        </w:r>
        <w:r>
          <w:rPr>
            <w:noProof/>
            <w:webHidden/>
          </w:rPr>
          <w:t>42</w:t>
        </w:r>
        <w:r>
          <w:rPr>
            <w:noProof/>
            <w:webHidden/>
          </w:rPr>
          <w:fldChar w:fldCharType="end"/>
        </w:r>
      </w:hyperlink>
    </w:p>
    <w:p w14:paraId="7F2C4660" w14:textId="00D16D40" w:rsidR="00FA3C8D" w:rsidRDefault="00FA3C8D">
      <w:pPr>
        <w:pStyle w:val="TDC2"/>
        <w:rPr>
          <w:rFonts w:asciiTheme="minorHAnsi" w:eastAsiaTheme="minorEastAsia" w:hAnsiTheme="minorHAnsi" w:cstheme="minorBidi"/>
          <w:noProof/>
          <w:kern w:val="2"/>
          <w:szCs w:val="24"/>
          <w14:ligatures w14:val="standardContextual"/>
        </w:rPr>
      </w:pPr>
      <w:hyperlink w:anchor="_Toc208864296" w:history="1">
        <w:r w:rsidRPr="00974979">
          <w:rPr>
            <w:rStyle w:val="Hipervnculo"/>
            <w:noProof/>
          </w:rPr>
          <w:t>Tabla 4.24 Caso de uso N°3.3, Definiendo días a otorgar para vacaciones</w:t>
        </w:r>
        <w:r>
          <w:rPr>
            <w:noProof/>
            <w:webHidden/>
          </w:rPr>
          <w:tab/>
        </w:r>
        <w:r>
          <w:rPr>
            <w:noProof/>
            <w:webHidden/>
          </w:rPr>
          <w:fldChar w:fldCharType="begin"/>
        </w:r>
        <w:r>
          <w:rPr>
            <w:noProof/>
            <w:webHidden/>
          </w:rPr>
          <w:instrText xml:space="preserve"> PAGEREF _Toc208864296 \h </w:instrText>
        </w:r>
        <w:r>
          <w:rPr>
            <w:noProof/>
            <w:webHidden/>
          </w:rPr>
        </w:r>
        <w:r>
          <w:rPr>
            <w:noProof/>
            <w:webHidden/>
          </w:rPr>
          <w:fldChar w:fldCharType="separate"/>
        </w:r>
        <w:r>
          <w:rPr>
            <w:noProof/>
            <w:webHidden/>
          </w:rPr>
          <w:t>43</w:t>
        </w:r>
        <w:r>
          <w:rPr>
            <w:noProof/>
            <w:webHidden/>
          </w:rPr>
          <w:fldChar w:fldCharType="end"/>
        </w:r>
      </w:hyperlink>
    </w:p>
    <w:p w14:paraId="6094E036" w14:textId="583EB00F" w:rsidR="00FA3C8D" w:rsidRDefault="00FA3C8D">
      <w:pPr>
        <w:pStyle w:val="TDC2"/>
        <w:rPr>
          <w:rFonts w:asciiTheme="minorHAnsi" w:eastAsiaTheme="minorEastAsia" w:hAnsiTheme="minorHAnsi" w:cstheme="minorBidi"/>
          <w:noProof/>
          <w:kern w:val="2"/>
          <w:szCs w:val="24"/>
          <w14:ligatures w14:val="standardContextual"/>
        </w:rPr>
      </w:pPr>
      <w:hyperlink w:anchor="_Toc208864297" w:history="1">
        <w:r w:rsidRPr="00974979">
          <w:rPr>
            <w:rStyle w:val="Hipervnculo"/>
            <w:noProof/>
          </w:rPr>
          <w:t>Tabla 4.25 Caso de uso N°3.4, Visualizando listado de empleados de vacaciones</w:t>
        </w:r>
        <w:r>
          <w:rPr>
            <w:noProof/>
            <w:webHidden/>
          </w:rPr>
          <w:tab/>
        </w:r>
        <w:r>
          <w:rPr>
            <w:noProof/>
            <w:webHidden/>
          </w:rPr>
          <w:fldChar w:fldCharType="begin"/>
        </w:r>
        <w:r>
          <w:rPr>
            <w:noProof/>
            <w:webHidden/>
          </w:rPr>
          <w:instrText xml:space="preserve"> PAGEREF _Toc208864297 \h </w:instrText>
        </w:r>
        <w:r>
          <w:rPr>
            <w:noProof/>
            <w:webHidden/>
          </w:rPr>
        </w:r>
        <w:r>
          <w:rPr>
            <w:noProof/>
            <w:webHidden/>
          </w:rPr>
          <w:fldChar w:fldCharType="separate"/>
        </w:r>
        <w:r>
          <w:rPr>
            <w:noProof/>
            <w:webHidden/>
          </w:rPr>
          <w:t>44</w:t>
        </w:r>
        <w:r>
          <w:rPr>
            <w:noProof/>
            <w:webHidden/>
          </w:rPr>
          <w:fldChar w:fldCharType="end"/>
        </w:r>
      </w:hyperlink>
    </w:p>
    <w:p w14:paraId="4A6A63E3" w14:textId="0F9D201C" w:rsidR="00FA3C8D" w:rsidRDefault="00FA3C8D">
      <w:pPr>
        <w:pStyle w:val="TDC2"/>
        <w:rPr>
          <w:rFonts w:asciiTheme="minorHAnsi" w:eastAsiaTheme="minorEastAsia" w:hAnsiTheme="minorHAnsi" w:cstheme="minorBidi"/>
          <w:noProof/>
          <w:kern w:val="2"/>
          <w:szCs w:val="24"/>
          <w14:ligatures w14:val="standardContextual"/>
        </w:rPr>
      </w:pPr>
      <w:hyperlink w:anchor="_Toc208864298" w:history="1">
        <w:r w:rsidRPr="00974979">
          <w:rPr>
            <w:rStyle w:val="Hipervnculo"/>
            <w:noProof/>
          </w:rPr>
          <w:t>Tabla 4.26 Caso de uso N°3.5, Guardando cambios de vacaciones</w:t>
        </w:r>
        <w:r>
          <w:rPr>
            <w:noProof/>
            <w:webHidden/>
          </w:rPr>
          <w:tab/>
        </w:r>
        <w:r>
          <w:rPr>
            <w:noProof/>
            <w:webHidden/>
          </w:rPr>
          <w:fldChar w:fldCharType="begin"/>
        </w:r>
        <w:r>
          <w:rPr>
            <w:noProof/>
            <w:webHidden/>
          </w:rPr>
          <w:instrText xml:space="preserve"> PAGEREF _Toc208864298 \h </w:instrText>
        </w:r>
        <w:r>
          <w:rPr>
            <w:noProof/>
            <w:webHidden/>
          </w:rPr>
        </w:r>
        <w:r>
          <w:rPr>
            <w:noProof/>
            <w:webHidden/>
          </w:rPr>
          <w:fldChar w:fldCharType="separate"/>
        </w:r>
        <w:r>
          <w:rPr>
            <w:noProof/>
            <w:webHidden/>
          </w:rPr>
          <w:t>45</w:t>
        </w:r>
        <w:r>
          <w:rPr>
            <w:noProof/>
            <w:webHidden/>
          </w:rPr>
          <w:fldChar w:fldCharType="end"/>
        </w:r>
      </w:hyperlink>
    </w:p>
    <w:p w14:paraId="6E86E75C" w14:textId="143C8EE1" w:rsidR="00FA3C8D" w:rsidRDefault="00FA3C8D">
      <w:pPr>
        <w:pStyle w:val="TDC2"/>
        <w:rPr>
          <w:rFonts w:asciiTheme="minorHAnsi" w:eastAsiaTheme="minorEastAsia" w:hAnsiTheme="minorHAnsi" w:cstheme="minorBidi"/>
          <w:noProof/>
          <w:kern w:val="2"/>
          <w:szCs w:val="24"/>
          <w14:ligatures w14:val="standardContextual"/>
        </w:rPr>
      </w:pPr>
      <w:hyperlink w:anchor="_Toc208864299" w:history="1">
        <w:r w:rsidRPr="00974979">
          <w:rPr>
            <w:rStyle w:val="Hipervnculo"/>
            <w:noProof/>
          </w:rPr>
          <w:t>Tabla 4.27 Caso de uso N°3.6, Imprimiendo vacaciones de empleado</w:t>
        </w:r>
        <w:r>
          <w:rPr>
            <w:noProof/>
            <w:webHidden/>
          </w:rPr>
          <w:tab/>
        </w:r>
        <w:r>
          <w:rPr>
            <w:noProof/>
            <w:webHidden/>
          </w:rPr>
          <w:fldChar w:fldCharType="begin"/>
        </w:r>
        <w:r>
          <w:rPr>
            <w:noProof/>
            <w:webHidden/>
          </w:rPr>
          <w:instrText xml:space="preserve"> PAGEREF _Toc208864299 \h </w:instrText>
        </w:r>
        <w:r>
          <w:rPr>
            <w:noProof/>
            <w:webHidden/>
          </w:rPr>
        </w:r>
        <w:r>
          <w:rPr>
            <w:noProof/>
            <w:webHidden/>
          </w:rPr>
          <w:fldChar w:fldCharType="separate"/>
        </w:r>
        <w:r>
          <w:rPr>
            <w:noProof/>
            <w:webHidden/>
          </w:rPr>
          <w:t>46</w:t>
        </w:r>
        <w:r>
          <w:rPr>
            <w:noProof/>
            <w:webHidden/>
          </w:rPr>
          <w:fldChar w:fldCharType="end"/>
        </w:r>
      </w:hyperlink>
    </w:p>
    <w:p w14:paraId="4866A3D7" w14:textId="6877B530" w:rsidR="00FA3C8D" w:rsidRDefault="00FA3C8D">
      <w:pPr>
        <w:pStyle w:val="TDC2"/>
        <w:rPr>
          <w:rFonts w:asciiTheme="minorHAnsi" w:eastAsiaTheme="minorEastAsia" w:hAnsiTheme="minorHAnsi" w:cstheme="minorBidi"/>
          <w:noProof/>
          <w:kern w:val="2"/>
          <w:szCs w:val="24"/>
          <w14:ligatures w14:val="standardContextual"/>
        </w:rPr>
      </w:pPr>
      <w:hyperlink w:anchor="_Toc208864300" w:history="1">
        <w:r w:rsidRPr="00974979">
          <w:rPr>
            <w:rStyle w:val="Hipervnculo"/>
            <w:noProof/>
          </w:rPr>
          <w:t>Tabla 4.28 Caso de uso N°3.7, Eliminando vacaciones asignadas</w:t>
        </w:r>
        <w:r>
          <w:rPr>
            <w:noProof/>
            <w:webHidden/>
          </w:rPr>
          <w:tab/>
        </w:r>
        <w:r>
          <w:rPr>
            <w:noProof/>
            <w:webHidden/>
          </w:rPr>
          <w:fldChar w:fldCharType="begin"/>
        </w:r>
        <w:r>
          <w:rPr>
            <w:noProof/>
            <w:webHidden/>
          </w:rPr>
          <w:instrText xml:space="preserve"> PAGEREF _Toc208864300 \h </w:instrText>
        </w:r>
        <w:r>
          <w:rPr>
            <w:noProof/>
            <w:webHidden/>
          </w:rPr>
        </w:r>
        <w:r>
          <w:rPr>
            <w:noProof/>
            <w:webHidden/>
          </w:rPr>
          <w:fldChar w:fldCharType="separate"/>
        </w:r>
        <w:r>
          <w:rPr>
            <w:noProof/>
            <w:webHidden/>
          </w:rPr>
          <w:t>47</w:t>
        </w:r>
        <w:r>
          <w:rPr>
            <w:noProof/>
            <w:webHidden/>
          </w:rPr>
          <w:fldChar w:fldCharType="end"/>
        </w:r>
      </w:hyperlink>
    </w:p>
    <w:p w14:paraId="24A84CD8" w14:textId="5D128C4A" w:rsidR="00FA3C8D" w:rsidRDefault="00FA3C8D">
      <w:pPr>
        <w:pStyle w:val="TDC2"/>
        <w:rPr>
          <w:rFonts w:asciiTheme="minorHAnsi" w:eastAsiaTheme="minorEastAsia" w:hAnsiTheme="minorHAnsi" w:cstheme="minorBidi"/>
          <w:noProof/>
          <w:kern w:val="2"/>
          <w:szCs w:val="24"/>
          <w14:ligatures w14:val="standardContextual"/>
        </w:rPr>
      </w:pPr>
      <w:hyperlink w:anchor="_Toc208864301" w:history="1">
        <w:r w:rsidRPr="00974979">
          <w:rPr>
            <w:rStyle w:val="Hipervnculo"/>
            <w:noProof/>
          </w:rPr>
          <w:t>Tabla 4.29 Caso de uso N°35, Creando turnos con campos obligatorios</w:t>
        </w:r>
        <w:r>
          <w:rPr>
            <w:noProof/>
            <w:webHidden/>
          </w:rPr>
          <w:tab/>
        </w:r>
        <w:r>
          <w:rPr>
            <w:noProof/>
            <w:webHidden/>
          </w:rPr>
          <w:fldChar w:fldCharType="begin"/>
        </w:r>
        <w:r>
          <w:rPr>
            <w:noProof/>
            <w:webHidden/>
          </w:rPr>
          <w:instrText xml:space="preserve"> PAGEREF _Toc208864301 \h </w:instrText>
        </w:r>
        <w:r>
          <w:rPr>
            <w:noProof/>
            <w:webHidden/>
          </w:rPr>
        </w:r>
        <w:r>
          <w:rPr>
            <w:noProof/>
            <w:webHidden/>
          </w:rPr>
          <w:fldChar w:fldCharType="separate"/>
        </w:r>
        <w:r>
          <w:rPr>
            <w:noProof/>
            <w:webHidden/>
          </w:rPr>
          <w:t>48</w:t>
        </w:r>
        <w:r>
          <w:rPr>
            <w:noProof/>
            <w:webHidden/>
          </w:rPr>
          <w:fldChar w:fldCharType="end"/>
        </w:r>
      </w:hyperlink>
    </w:p>
    <w:p w14:paraId="6798B6DC" w14:textId="3D603919" w:rsidR="00FA3C8D" w:rsidRDefault="00FA3C8D">
      <w:pPr>
        <w:pStyle w:val="TDC2"/>
        <w:rPr>
          <w:rFonts w:asciiTheme="minorHAnsi" w:eastAsiaTheme="minorEastAsia" w:hAnsiTheme="minorHAnsi" w:cstheme="minorBidi"/>
          <w:noProof/>
          <w:kern w:val="2"/>
          <w:szCs w:val="24"/>
          <w14:ligatures w14:val="standardContextual"/>
        </w:rPr>
      </w:pPr>
      <w:hyperlink w:anchor="_Toc208864302" w:history="1">
        <w:r w:rsidRPr="00974979">
          <w:rPr>
            <w:rStyle w:val="Hipervnculo"/>
            <w:noProof/>
          </w:rPr>
          <w:t>Tabla 4.30 Caso de uso N°4.1.2, editando turnos con campos obligatorios</w:t>
        </w:r>
        <w:r>
          <w:rPr>
            <w:noProof/>
            <w:webHidden/>
          </w:rPr>
          <w:tab/>
        </w:r>
        <w:r>
          <w:rPr>
            <w:noProof/>
            <w:webHidden/>
          </w:rPr>
          <w:fldChar w:fldCharType="begin"/>
        </w:r>
        <w:r>
          <w:rPr>
            <w:noProof/>
            <w:webHidden/>
          </w:rPr>
          <w:instrText xml:space="preserve"> PAGEREF _Toc208864302 \h </w:instrText>
        </w:r>
        <w:r>
          <w:rPr>
            <w:noProof/>
            <w:webHidden/>
          </w:rPr>
        </w:r>
        <w:r>
          <w:rPr>
            <w:noProof/>
            <w:webHidden/>
          </w:rPr>
          <w:fldChar w:fldCharType="separate"/>
        </w:r>
        <w:r>
          <w:rPr>
            <w:noProof/>
            <w:webHidden/>
          </w:rPr>
          <w:t>49</w:t>
        </w:r>
        <w:r>
          <w:rPr>
            <w:noProof/>
            <w:webHidden/>
          </w:rPr>
          <w:fldChar w:fldCharType="end"/>
        </w:r>
      </w:hyperlink>
    </w:p>
    <w:p w14:paraId="68ABFF32" w14:textId="282FAAFF" w:rsidR="00FA3C8D" w:rsidRDefault="00FA3C8D">
      <w:pPr>
        <w:pStyle w:val="TDC2"/>
        <w:rPr>
          <w:rFonts w:asciiTheme="minorHAnsi" w:eastAsiaTheme="minorEastAsia" w:hAnsiTheme="minorHAnsi" w:cstheme="minorBidi"/>
          <w:noProof/>
          <w:kern w:val="2"/>
          <w:szCs w:val="24"/>
          <w14:ligatures w14:val="standardContextual"/>
        </w:rPr>
      </w:pPr>
      <w:hyperlink w:anchor="_Toc208864303" w:history="1">
        <w:r w:rsidRPr="00974979">
          <w:rPr>
            <w:rStyle w:val="Hipervnculo"/>
            <w:noProof/>
          </w:rPr>
          <w:t>Tabla 4.31 Caso de uso N°4.2, Generando nuevo turno</w:t>
        </w:r>
        <w:r>
          <w:rPr>
            <w:noProof/>
            <w:webHidden/>
          </w:rPr>
          <w:tab/>
        </w:r>
        <w:r>
          <w:rPr>
            <w:noProof/>
            <w:webHidden/>
          </w:rPr>
          <w:fldChar w:fldCharType="begin"/>
        </w:r>
        <w:r>
          <w:rPr>
            <w:noProof/>
            <w:webHidden/>
          </w:rPr>
          <w:instrText xml:space="preserve"> PAGEREF _Toc208864303 \h </w:instrText>
        </w:r>
        <w:r>
          <w:rPr>
            <w:noProof/>
            <w:webHidden/>
          </w:rPr>
        </w:r>
        <w:r>
          <w:rPr>
            <w:noProof/>
            <w:webHidden/>
          </w:rPr>
          <w:fldChar w:fldCharType="separate"/>
        </w:r>
        <w:r>
          <w:rPr>
            <w:noProof/>
            <w:webHidden/>
          </w:rPr>
          <w:t>50</w:t>
        </w:r>
        <w:r>
          <w:rPr>
            <w:noProof/>
            <w:webHidden/>
          </w:rPr>
          <w:fldChar w:fldCharType="end"/>
        </w:r>
      </w:hyperlink>
    </w:p>
    <w:p w14:paraId="296A02DF" w14:textId="2003DD28" w:rsidR="00FA3C8D" w:rsidRDefault="00FA3C8D">
      <w:pPr>
        <w:pStyle w:val="TDC2"/>
        <w:rPr>
          <w:rFonts w:asciiTheme="minorHAnsi" w:eastAsiaTheme="minorEastAsia" w:hAnsiTheme="minorHAnsi" w:cstheme="minorBidi"/>
          <w:noProof/>
          <w:kern w:val="2"/>
          <w:szCs w:val="24"/>
          <w14:ligatures w14:val="standardContextual"/>
        </w:rPr>
      </w:pPr>
      <w:hyperlink w:anchor="_Toc208864304" w:history="1">
        <w:r w:rsidRPr="00974979">
          <w:rPr>
            <w:rStyle w:val="Hipervnculo"/>
            <w:noProof/>
          </w:rPr>
          <w:t>Tabla 4.32 Caso de uso N°4.3, Guardando cambios en los turnos</w:t>
        </w:r>
        <w:r>
          <w:rPr>
            <w:noProof/>
            <w:webHidden/>
          </w:rPr>
          <w:tab/>
        </w:r>
        <w:r>
          <w:rPr>
            <w:noProof/>
            <w:webHidden/>
          </w:rPr>
          <w:fldChar w:fldCharType="begin"/>
        </w:r>
        <w:r>
          <w:rPr>
            <w:noProof/>
            <w:webHidden/>
          </w:rPr>
          <w:instrText xml:space="preserve"> PAGEREF _Toc208864304 \h </w:instrText>
        </w:r>
        <w:r>
          <w:rPr>
            <w:noProof/>
            <w:webHidden/>
          </w:rPr>
        </w:r>
        <w:r>
          <w:rPr>
            <w:noProof/>
            <w:webHidden/>
          </w:rPr>
          <w:fldChar w:fldCharType="separate"/>
        </w:r>
        <w:r>
          <w:rPr>
            <w:noProof/>
            <w:webHidden/>
          </w:rPr>
          <w:t>51</w:t>
        </w:r>
        <w:r>
          <w:rPr>
            <w:noProof/>
            <w:webHidden/>
          </w:rPr>
          <w:fldChar w:fldCharType="end"/>
        </w:r>
      </w:hyperlink>
    </w:p>
    <w:p w14:paraId="62FCF974" w14:textId="1A272E5D" w:rsidR="00FA3C8D" w:rsidRDefault="00FA3C8D">
      <w:pPr>
        <w:pStyle w:val="TDC2"/>
        <w:rPr>
          <w:rFonts w:asciiTheme="minorHAnsi" w:eastAsiaTheme="minorEastAsia" w:hAnsiTheme="minorHAnsi" w:cstheme="minorBidi"/>
          <w:noProof/>
          <w:kern w:val="2"/>
          <w:szCs w:val="24"/>
          <w14:ligatures w14:val="standardContextual"/>
        </w:rPr>
      </w:pPr>
      <w:hyperlink w:anchor="_Toc208864305" w:history="1">
        <w:r w:rsidRPr="00974979">
          <w:rPr>
            <w:rStyle w:val="Hipervnculo"/>
            <w:noProof/>
          </w:rPr>
          <w:t>Tabla 4.33 Caso de uso N°4.4, Eliminando turnos</w:t>
        </w:r>
        <w:r>
          <w:rPr>
            <w:noProof/>
            <w:webHidden/>
          </w:rPr>
          <w:tab/>
        </w:r>
        <w:r>
          <w:rPr>
            <w:noProof/>
            <w:webHidden/>
          </w:rPr>
          <w:fldChar w:fldCharType="begin"/>
        </w:r>
        <w:r>
          <w:rPr>
            <w:noProof/>
            <w:webHidden/>
          </w:rPr>
          <w:instrText xml:space="preserve"> PAGEREF _Toc208864305 \h </w:instrText>
        </w:r>
        <w:r>
          <w:rPr>
            <w:noProof/>
            <w:webHidden/>
          </w:rPr>
        </w:r>
        <w:r>
          <w:rPr>
            <w:noProof/>
            <w:webHidden/>
          </w:rPr>
          <w:fldChar w:fldCharType="separate"/>
        </w:r>
        <w:r>
          <w:rPr>
            <w:noProof/>
            <w:webHidden/>
          </w:rPr>
          <w:t>52</w:t>
        </w:r>
        <w:r>
          <w:rPr>
            <w:noProof/>
            <w:webHidden/>
          </w:rPr>
          <w:fldChar w:fldCharType="end"/>
        </w:r>
      </w:hyperlink>
    </w:p>
    <w:p w14:paraId="1DFACC2E" w14:textId="30DFE34E" w:rsidR="00FA3C8D" w:rsidRDefault="00FA3C8D">
      <w:pPr>
        <w:pStyle w:val="TDC2"/>
        <w:rPr>
          <w:rFonts w:asciiTheme="minorHAnsi" w:eastAsiaTheme="minorEastAsia" w:hAnsiTheme="minorHAnsi" w:cstheme="minorBidi"/>
          <w:noProof/>
          <w:kern w:val="2"/>
          <w:szCs w:val="24"/>
          <w14:ligatures w14:val="standardContextual"/>
        </w:rPr>
      </w:pPr>
      <w:hyperlink w:anchor="_Toc208864306" w:history="1">
        <w:r w:rsidRPr="00974979">
          <w:rPr>
            <w:rStyle w:val="Hipervnculo"/>
            <w:noProof/>
          </w:rPr>
          <w:t>Tabla 4.34 Caso de uso N°4.6, Definiendo horario de trabajo</w:t>
        </w:r>
        <w:r>
          <w:rPr>
            <w:noProof/>
            <w:webHidden/>
          </w:rPr>
          <w:tab/>
        </w:r>
        <w:r>
          <w:rPr>
            <w:noProof/>
            <w:webHidden/>
          </w:rPr>
          <w:fldChar w:fldCharType="begin"/>
        </w:r>
        <w:r>
          <w:rPr>
            <w:noProof/>
            <w:webHidden/>
          </w:rPr>
          <w:instrText xml:space="preserve"> PAGEREF _Toc208864306 \h </w:instrText>
        </w:r>
        <w:r>
          <w:rPr>
            <w:noProof/>
            <w:webHidden/>
          </w:rPr>
        </w:r>
        <w:r>
          <w:rPr>
            <w:noProof/>
            <w:webHidden/>
          </w:rPr>
          <w:fldChar w:fldCharType="separate"/>
        </w:r>
        <w:r>
          <w:rPr>
            <w:noProof/>
            <w:webHidden/>
          </w:rPr>
          <w:t>53</w:t>
        </w:r>
        <w:r>
          <w:rPr>
            <w:noProof/>
            <w:webHidden/>
          </w:rPr>
          <w:fldChar w:fldCharType="end"/>
        </w:r>
      </w:hyperlink>
    </w:p>
    <w:p w14:paraId="3977CFE9" w14:textId="1C8F8768" w:rsidR="00FA3C8D" w:rsidRDefault="00FA3C8D">
      <w:pPr>
        <w:pStyle w:val="TDC2"/>
        <w:rPr>
          <w:rFonts w:asciiTheme="minorHAnsi" w:eastAsiaTheme="minorEastAsia" w:hAnsiTheme="minorHAnsi" w:cstheme="minorBidi"/>
          <w:noProof/>
          <w:kern w:val="2"/>
          <w:szCs w:val="24"/>
          <w14:ligatures w14:val="standardContextual"/>
        </w:rPr>
      </w:pPr>
      <w:hyperlink w:anchor="_Toc208864307" w:history="1">
        <w:r w:rsidRPr="00974979">
          <w:rPr>
            <w:rStyle w:val="Hipervnculo"/>
            <w:noProof/>
          </w:rPr>
          <w:t>Tabla 4.35 Caso de uso N°4.7, generando un resumen de registro de horario</w:t>
        </w:r>
        <w:r>
          <w:rPr>
            <w:noProof/>
            <w:webHidden/>
          </w:rPr>
          <w:tab/>
        </w:r>
        <w:r>
          <w:rPr>
            <w:noProof/>
            <w:webHidden/>
          </w:rPr>
          <w:fldChar w:fldCharType="begin"/>
        </w:r>
        <w:r>
          <w:rPr>
            <w:noProof/>
            <w:webHidden/>
          </w:rPr>
          <w:instrText xml:space="preserve"> PAGEREF _Toc208864307 \h </w:instrText>
        </w:r>
        <w:r>
          <w:rPr>
            <w:noProof/>
            <w:webHidden/>
          </w:rPr>
        </w:r>
        <w:r>
          <w:rPr>
            <w:noProof/>
            <w:webHidden/>
          </w:rPr>
          <w:fldChar w:fldCharType="separate"/>
        </w:r>
        <w:r>
          <w:rPr>
            <w:noProof/>
            <w:webHidden/>
          </w:rPr>
          <w:t>54</w:t>
        </w:r>
        <w:r>
          <w:rPr>
            <w:noProof/>
            <w:webHidden/>
          </w:rPr>
          <w:fldChar w:fldCharType="end"/>
        </w:r>
      </w:hyperlink>
    </w:p>
    <w:p w14:paraId="446FF742" w14:textId="42FF801D" w:rsidR="00FA3C8D" w:rsidRDefault="00FA3C8D">
      <w:pPr>
        <w:pStyle w:val="TDC2"/>
        <w:rPr>
          <w:rFonts w:asciiTheme="minorHAnsi" w:eastAsiaTheme="minorEastAsia" w:hAnsiTheme="minorHAnsi" w:cstheme="minorBidi"/>
          <w:noProof/>
          <w:kern w:val="2"/>
          <w:szCs w:val="24"/>
          <w14:ligatures w14:val="standardContextual"/>
        </w:rPr>
      </w:pPr>
      <w:hyperlink w:anchor="_Toc208864308" w:history="1">
        <w:r w:rsidRPr="00974979">
          <w:rPr>
            <w:rStyle w:val="Hipervnculo"/>
            <w:noProof/>
          </w:rPr>
          <w:t>Tabla 4.36 Caso de uso N°5.1, revisando informes de asistencia</w:t>
        </w:r>
        <w:r>
          <w:rPr>
            <w:noProof/>
            <w:webHidden/>
          </w:rPr>
          <w:tab/>
        </w:r>
        <w:r>
          <w:rPr>
            <w:noProof/>
            <w:webHidden/>
          </w:rPr>
          <w:fldChar w:fldCharType="begin"/>
        </w:r>
        <w:r>
          <w:rPr>
            <w:noProof/>
            <w:webHidden/>
          </w:rPr>
          <w:instrText xml:space="preserve"> PAGEREF _Toc208864308 \h </w:instrText>
        </w:r>
        <w:r>
          <w:rPr>
            <w:noProof/>
            <w:webHidden/>
          </w:rPr>
        </w:r>
        <w:r>
          <w:rPr>
            <w:noProof/>
            <w:webHidden/>
          </w:rPr>
          <w:fldChar w:fldCharType="separate"/>
        </w:r>
        <w:r>
          <w:rPr>
            <w:noProof/>
            <w:webHidden/>
          </w:rPr>
          <w:t>55</w:t>
        </w:r>
        <w:r>
          <w:rPr>
            <w:noProof/>
            <w:webHidden/>
          </w:rPr>
          <w:fldChar w:fldCharType="end"/>
        </w:r>
      </w:hyperlink>
    </w:p>
    <w:p w14:paraId="166D821C" w14:textId="3BF2C6C0" w:rsidR="00FA3C8D" w:rsidRDefault="00FA3C8D">
      <w:pPr>
        <w:pStyle w:val="TDC2"/>
        <w:rPr>
          <w:rFonts w:asciiTheme="minorHAnsi" w:eastAsiaTheme="minorEastAsia" w:hAnsiTheme="minorHAnsi" w:cstheme="minorBidi"/>
          <w:noProof/>
          <w:kern w:val="2"/>
          <w:szCs w:val="24"/>
          <w14:ligatures w14:val="standardContextual"/>
        </w:rPr>
      </w:pPr>
      <w:hyperlink w:anchor="_Toc208864309" w:history="1">
        <w:r w:rsidRPr="00974979">
          <w:rPr>
            <w:rStyle w:val="Hipervnculo"/>
            <w:noProof/>
          </w:rPr>
          <w:t>Tabla 4.37 Caso de uso N°5.2, Filtrando informes por fechas específica</w:t>
        </w:r>
        <w:r>
          <w:rPr>
            <w:noProof/>
            <w:webHidden/>
          </w:rPr>
          <w:tab/>
        </w:r>
        <w:r>
          <w:rPr>
            <w:noProof/>
            <w:webHidden/>
          </w:rPr>
          <w:fldChar w:fldCharType="begin"/>
        </w:r>
        <w:r>
          <w:rPr>
            <w:noProof/>
            <w:webHidden/>
          </w:rPr>
          <w:instrText xml:space="preserve"> PAGEREF _Toc208864309 \h </w:instrText>
        </w:r>
        <w:r>
          <w:rPr>
            <w:noProof/>
            <w:webHidden/>
          </w:rPr>
        </w:r>
        <w:r>
          <w:rPr>
            <w:noProof/>
            <w:webHidden/>
          </w:rPr>
          <w:fldChar w:fldCharType="separate"/>
        </w:r>
        <w:r>
          <w:rPr>
            <w:noProof/>
            <w:webHidden/>
          </w:rPr>
          <w:t>56</w:t>
        </w:r>
        <w:r>
          <w:rPr>
            <w:noProof/>
            <w:webHidden/>
          </w:rPr>
          <w:fldChar w:fldCharType="end"/>
        </w:r>
      </w:hyperlink>
    </w:p>
    <w:p w14:paraId="02252B91" w14:textId="2FEF5CC9" w:rsidR="00FA3C8D" w:rsidRDefault="00FA3C8D">
      <w:pPr>
        <w:pStyle w:val="TDC2"/>
        <w:rPr>
          <w:rFonts w:asciiTheme="minorHAnsi" w:eastAsiaTheme="minorEastAsia" w:hAnsiTheme="minorHAnsi" w:cstheme="minorBidi"/>
          <w:noProof/>
          <w:kern w:val="2"/>
          <w:szCs w:val="24"/>
          <w14:ligatures w14:val="standardContextual"/>
        </w:rPr>
      </w:pPr>
      <w:hyperlink w:anchor="_Toc208864310" w:history="1">
        <w:r w:rsidRPr="00974979">
          <w:rPr>
            <w:rStyle w:val="Hipervnculo"/>
            <w:noProof/>
          </w:rPr>
          <w:t>Tabla 4.38 Caso de uso N°5.3, creando casilla para filtro de búsqueda</w:t>
        </w:r>
        <w:r>
          <w:rPr>
            <w:noProof/>
            <w:webHidden/>
          </w:rPr>
          <w:tab/>
        </w:r>
        <w:r>
          <w:rPr>
            <w:noProof/>
            <w:webHidden/>
          </w:rPr>
          <w:fldChar w:fldCharType="begin"/>
        </w:r>
        <w:r>
          <w:rPr>
            <w:noProof/>
            <w:webHidden/>
          </w:rPr>
          <w:instrText xml:space="preserve"> PAGEREF _Toc208864310 \h </w:instrText>
        </w:r>
        <w:r>
          <w:rPr>
            <w:noProof/>
            <w:webHidden/>
          </w:rPr>
        </w:r>
        <w:r>
          <w:rPr>
            <w:noProof/>
            <w:webHidden/>
          </w:rPr>
          <w:fldChar w:fldCharType="separate"/>
        </w:r>
        <w:r>
          <w:rPr>
            <w:noProof/>
            <w:webHidden/>
          </w:rPr>
          <w:t>57</w:t>
        </w:r>
        <w:r>
          <w:rPr>
            <w:noProof/>
            <w:webHidden/>
          </w:rPr>
          <w:fldChar w:fldCharType="end"/>
        </w:r>
      </w:hyperlink>
    </w:p>
    <w:p w14:paraId="67050069" w14:textId="56F9AEAA" w:rsidR="00FA3C8D" w:rsidRDefault="00FA3C8D">
      <w:pPr>
        <w:pStyle w:val="TDC2"/>
        <w:rPr>
          <w:rFonts w:asciiTheme="minorHAnsi" w:eastAsiaTheme="minorEastAsia" w:hAnsiTheme="minorHAnsi" w:cstheme="minorBidi"/>
          <w:noProof/>
          <w:kern w:val="2"/>
          <w:szCs w:val="24"/>
          <w14:ligatures w14:val="standardContextual"/>
        </w:rPr>
      </w:pPr>
      <w:hyperlink w:anchor="_Toc208864311" w:history="1">
        <w:r w:rsidRPr="00974979">
          <w:rPr>
            <w:rStyle w:val="Hipervnculo"/>
            <w:noProof/>
          </w:rPr>
          <w:t>Tabla 4.39 Caso de uso N°5.4, filtrando informe de asistencia</w:t>
        </w:r>
        <w:r>
          <w:rPr>
            <w:noProof/>
            <w:webHidden/>
          </w:rPr>
          <w:tab/>
        </w:r>
        <w:r>
          <w:rPr>
            <w:noProof/>
            <w:webHidden/>
          </w:rPr>
          <w:fldChar w:fldCharType="begin"/>
        </w:r>
        <w:r>
          <w:rPr>
            <w:noProof/>
            <w:webHidden/>
          </w:rPr>
          <w:instrText xml:space="preserve"> PAGEREF _Toc208864311 \h </w:instrText>
        </w:r>
        <w:r>
          <w:rPr>
            <w:noProof/>
            <w:webHidden/>
          </w:rPr>
        </w:r>
        <w:r>
          <w:rPr>
            <w:noProof/>
            <w:webHidden/>
          </w:rPr>
          <w:fldChar w:fldCharType="separate"/>
        </w:r>
        <w:r>
          <w:rPr>
            <w:noProof/>
            <w:webHidden/>
          </w:rPr>
          <w:t>58</w:t>
        </w:r>
        <w:r>
          <w:rPr>
            <w:noProof/>
            <w:webHidden/>
          </w:rPr>
          <w:fldChar w:fldCharType="end"/>
        </w:r>
      </w:hyperlink>
    </w:p>
    <w:p w14:paraId="45EDB8D4" w14:textId="1AD8B922" w:rsidR="00FA3C8D" w:rsidRDefault="00FA3C8D">
      <w:pPr>
        <w:pStyle w:val="TDC2"/>
        <w:rPr>
          <w:rFonts w:asciiTheme="minorHAnsi" w:eastAsiaTheme="minorEastAsia" w:hAnsiTheme="minorHAnsi" w:cstheme="minorBidi"/>
          <w:noProof/>
          <w:kern w:val="2"/>
          <w:szCs w:val="24"/>
          <w14:ligatures w14:val="standardContextual"/>
        </w:rPr>
      </w:pPr>
      <w:hyperlink w:anchor="_Toc208864312" w:history="1">
        <w:r w:rsidRPr="00974979">
          <w:rPr>
            <w:rStyle w:val="Hipervnculo"/>
            <w:noProof/>
          </w:rPr>
          <w:t>Tabla 4.40 Caso de uso N°5.5, Generando nuevo informe de asistencia</w:t>
        </w:r>
        <w:r>
          <w:rPr>
            <w:noProof/>
            <w:webHidden/>
          </w:rPr>
          <w:tab/>
        </w:r>
        <w:r>
          <w:rPr>
            <w:noProof/>
            <w:webHidden/>
          </w:rPr>
          <w:fldChar w:fldCharType="begin"/>
        </w:r>
        <w:r>
          <w:rPr>
            <w:noProof/>
            <w:webHidden/>
          </w:rPr>
          <w:instrText xml:space="preserve"> PAGEREF _Toc208864312 \h </w:instrText>
        </w:r>
        <w:r>
          <w:rPr>
            <w:noProof/>
            <w:webHidden/>
          </w:rPr>
        </w:r>
        <w:r>
          <w:rPr>
            <w:noProof/>
            <w:webHidden/>
          </w:rPr>
          <w:fldChar w:fldCharType="separate"/>
        </w:r>
        <w:r>
          <w:rPr>
            <w:noProof/>
            <w:webHidden/>
          </w:rPr>
          <w:t>59</w:t>
        </w:r>
        <w:r>
          <w:rPr>
            <w:noProof/>
            <w:webHidden/>
          </w:rPr>
          <w:fldChar w:fldCharType="end"/>
        </w:r>
      </w:hyperlink>
    </w:p>
    <w:p w14:paraId="4BD87116" w14:textId="34D36507" w:rsidR="00FA3C8D" w:rsidRDefault="00FA3C8D">
      <w:pPr>
        <w:pStyle w:val="TDC2"/>
        <w:rPr>
          <w:rFonts w:asciiTheme="minorHAnsi" w:eastAsiaTheme="minorEastAsia" w:hAnsiTheme="minorHAnsi" w:cstheme="minorBidi"/>
          <w:noProof/>
          <w:kern w:val="2"/>
          <w:szCs w:val="24"/>
          <w14:ligatures w14:val="standardContextual"/>
        </w:rPr>
      </w:pPr>
      <w:hyperlink w:anchor="_Toc208864313" w:history="1">
        <w:r w:rsidRPr="00974979">
          <w:rPr>
            <w:rStyle w:val="Hipervnculo"/>
            <w:noProof/>
          </w:rPr>
          <w:t>Tabla 4.41 Caso de uso N°5.8, exportando informe de asistencia</w:t>
        </w:r>
        <w:r>
          <w:rPr>
            <w:noProof/>
            <w:webHidden/>
          </w:rPr>
          <w:tab/>
        </w:r>
        <w:r>
          <w:rPr>
            <w:noProof/>
            <w:webHidden/>
          </w:rPr>
          <w:fldChar w:fldCharType="begin"/>
        </w:r>
        <w:r>
          <w:rPr>
            <w:noProof/>
            <w:webHidden/>
          </w:rPr>
          <w:instrText xml:space="preserve"> PAGEREF _Toc208864313 \h </w:instrText>
        </w:r>
        <w:r>
          <w:rPr>
            <w:noProof/>
            <w:webHidden/>
          </w:rPr>
        </w:r>
        <w:r>
          <w:rPr>
            <w:noProof/>
            <w:webHidden/>
          </w:rPr>
          <w:fldChar w:fldCharType="separate"/>
        </w:r>
        <w:r>
          <w:rPr>
            <w:noProof/>
            <w:webHidden/>
          </w:rPr>
          <w:t>60</w:t>
        </w:r>
        <w:r>
          <w:rPr>
            <w:noProof/>
            <w:webHidden/>
          </w:rPr>
          <w:fldChar w:fldCharType="end"/>
        </w:r>
      </w:hyperlink>
    </w:p>
    <w:p w14:paraId="49772B30" w14:textId="64562D9A" w:rsidR="00FA3C8D" w:rsidRDefault="00FA3C8D">
      <w:pPr>
        <w:pStyle w:val="TDC2"/>
        <w:rPr>
          <w:rFonts w:asciiTheme="minorHAnsi" w:eastAsiaTheme="minorEastAsia" w:hAnsiTheme="minorHAnsi" w:cstheme="minorBidi"/>
          <w:noProof/>
          <w:kern w:val="2"/>
          <w:szCs w:val="24"/>
          <w14:ligatures w14:val="standardContextual"/>
        </w:rPr>
      </w:pPr>
      <w:hyperlink w:anchor="_Toc208864314" w:history="1">
        <w:r w:rsidRPr="00974979">
          <w:rPr>
            <w:rStyle w:val="Hipervnculo"/>
            <w:noProof/>
          </w:rPr>
          <w:t>Tabla 4.42 Caso de uso N°6.1, ingresando permisos de ausencia</w:t>
        </w:r>
        <w:r>
          <w:rPr>
            <w:noProof/>
            <w:webHidden/>
          </w:rPr>
          <w:tab/>
        </w:r>
        <w:r>
          <w:rPr>
            <w:noProof/>
            <w:webHidden/>
          </w:rPr>
          <w:fldChar w:fldCharType="begin"/>
        </w:r>
        <w:r>
          <w:rPr>
            <w:noProof/>
            <w:webHidden/>
          </w:rPr>
          <w:instrText xml:space="preserve"> PAGEREF _Toc208864314 \h </w:instrText>
        </w:r>
        <w:r>
          <w:rPr>
            <w:noProof/>
            <w:webHidden/>
          </w:rPr>
        </w:r>
        <w:r>
          <w:rPr>
            <w:noProof/>
            <w:webHidden/>
          </w:rPr>
          <w:fldChar w:fldCharType="separate"/>
        </w:r>
        <w:r>
          <w:rPr>
            <w:noProof/>
            <w:webHidden/>
          </w:rPr>
          <w:t>61</w:t>
        </w:r>
        <w:r>
          <w:rPr>
            <w:noProof/>
            <w:webHidden/>
          </w:rPr>
          <w:fldChar w:fldCharType="end"/>
        </w:r>
      </w:hyperlink>
    </w:p>
    <w:p w14:paraId="7BC0B43D" w14:textId="487BC558" w:rsidR="00FA3C8D" w:rsidRDefault="00FA3C8D">
      <w:pPr>
        <w:pStyle w:val="TDC2"/>
        <w:rPr>
          <w:rFonts w:asciiTheme="minorHAnsi" w:eastAsiaTheme="minorEastAsia" w:hAnsiTheme="minorHAnsi" w:cstheme="minorBidi"/>
          <w:noProof/>
          <w:kern w:val="2"/>
          <w:szCs w:val="24"/>
          <w14:ligatures w14:val="standardContextual"/>
        </w:rPr>
      </w:pPr>
      <w:hyperlink w:anchor="_Toc208864315" w:history="1">
        <w:r w:rsidRPr="00974979">
          <w:rPr>
            <w:rStyle w:val="Hipervnculo"/>
            <w:noProof/>
          </w:rPr>
          <w:t>Tabla 4.43 Caso de uso N°6.2, Filtrando búsqueda de permiso</w:t>
        </w:r>
        <w:r>
          <w:rPr>
            <w:noProof/>
            <w:webHidden/>
          </w:rPr>
          <w:tab/>
        </w:r>
        <w:r>
          <w:rPr>
            <w:noProof/>
            <w:webHidden/>
          </w:rPr>
          <w:fldChar w:fldCharType="begin"/>
        </w:r>
        <w:r>
          <w:rPr>
            <w:noProof/>
            <w:webHidden/>
          </w:rPr>
          <w:instrText xml:space="preserve"> PAGEREF _Toc208864315 \h </w:instrText>
        </w:r>
        <w:r>
          <w:rPr>
            <w:noProof/>
            <w:webHidden/>
          </w:rPr>
        </w:r>
        <w:r>
          <w:rPr>
            <w:noProof/>
            <w:webHidden/>
          </w:rPr>
          <w:fldChar w:fldCharType="separate"/>
        </w:r>
        <w:r>
          <w:rPr>
            <w:noProof/>
            <w:webHidden/>
          </w:rPr>
          <w:t>62</w:t>
        </w:r>
        <w:r>
          <w:rPr>
            <w:noProof/>
            <w:webHidden/>
          </w:rPr>
          <w:fldChar w:fldCharType="end"/>
        </w:r>
      </w:hyperlink>
    </w:p>
    <w:p w14:paraId="2ACF8644" w14:textId="15340D45" w:rsidR="00FA3C8D" w:rsidRDefault="00FA3C8D">
      <w:pPr>
        <w:pStyle w:val="TDC2"/>
        <w:rPr>
          <w:rFonts w:asciiTheme="minorHAnsi" w:eastAsiaTheme="minorEastAsia" w:hAnsiTheme="minorHAnsi" w:cstheme="minorBidi"/>
          <w:noProof/>
          <w:kern w:val="2"/>
          <w:szCs w:val="24"/>
          <w14:ligatures w14:val="standardContextual"/>
        </w:rPr>
      </w:pPr>
      <w:hyperlink w:anchor="_Toc208864316" w:history="1">
        <w:r w:rsidRPr="00974979">
          <w:rPr>
            <w:rStyle w:val="Hipervnculo"/>
            <w:noProof/>
          </w:rPr>
          <w:t>Tabla 4.44 Caso de uso N°6.3, Visualizando casillas de filtración</w:t>
        </w:r>
        <w:r>
          <w:rPr>
            <w:noProof/>
            <w:webHidden/>
          </w:rPr>
          <w:tab/>
        </w:r>
        <w:r>
          <w:rPr>
            <w:noProof/>
            <w:webHidden/>
          </w:rPr>
          <w:fldChar w:fldCharType="begin"/>
        </w:r>
        <w:r>
          <w:rPr>
            <w:noProof/>
            <w:webHidden/>
          </w:rPr>
          <w:instrText xml:space="preserve"> PAGEREF _Toc208864316 \h </w:instrText>
        </w:r>
        <w:r>
          <w:rPr>
            <w:noProof/>
            <w:webHidden/>
          </w:rPr>
        </w:r>
        <w:r>
          <w:rPr>
            <w:noProof/>
            <w:webHidden/>
          </w:rPr>
          <w:fldChar w:fldCharType="separate"/>
        </w:r>
        <w:r>
          <w:rPr>
            <w:noProof/>
            <w:webHidden/>
          </w:rPr>
          <w:t>63</w:t>
        </w:r>
        <w:r>
          <w:rPr>
            <w:noProof/>
            <w:webHidden/>
          </w:rPr>
          <w:fldChar w:fldCharType="end"/>
        </w:r>
      </w:hyperlink>
    </w:p>
    <w:p w14:paraId="765EAD26" w14:textId="282252C0" w:rsidR="00FA3C8D" w:rsidRDefault="00FA3C8D">
      <w:pPr>
        <w:pStyle w:val="TDC2"/>
        <w:rPr>
          <w:rFonts w:asciiTheme="minorHAnsi" w:eastAsiaTheme="minorEastAsia" w:hAnsiTheme="minorHAnsi" w:cstheme="minorBidi"/>
          <w:noProof/>
          <w:kern w:val="2"/>
          <w:szCs w:val="24"/>
          <w14:ligatures w14:val="standardContextual"/>
        </w:rPr>
      </w:pPr>
      <w:hyperlink w:anchor="_Toc208864317" w:history="1">
        <w:r w:rsidRPr="00974979">
          <w:rPr>
            <w:rStyle w:val="Hipervnculo"/>
            <w:noProof/>
          </w:rPr>
          <w:t>Tabla 4.45 Caso de uso N°6.4, registrando motivo de permisos</w:t>
        </w:r>
        <w:r>
          <w:rPr>
            <w:noProof/>
            <w:webHidden/>
          </w:rPr>
          <w:tab/>
        </w:r>
        <w:r>
          <w:rPr>
            <w:noProof/>
            <w:webHidden/>
          </w:rPr>
          <w:fldChar w:fldCharType="begin"/>
        </w:r>
        <w:r>
          <w:rPr>
            <w:noProof/>
            <w:webHidden/>
          </w:rPr>
          <w:instrText xml:space="preserve"> PAGEREF _Toc208864317 \h </w:instrText>
        </w:r>
        <w:r>
          <w:rPr>
            <w:noProof/>
            <w:webHidden/>
          </w:rPr>
        </w:r>
        <w:r>
          <w:rPr>
            <w:noProof/>
            <w:webHidden/>
          </w:rPr>
          <w:fldChar w:fldCharType="separate"/>
        </w:r>
        <w:r>
          <w:rPr>
            <w:noProof/>
            <w:webHidden/>
          </w:rPr>
          <w:t>64</w:t>
        </w:r>
        <w:r>
          <w:rPr>
            <w:noProof/>
            <w:webHidden/>
          </w:rPr>
          <w:fldChar w:fldCharType="end"/>
        </w:r>
      </w:hyperlink>
    </w:p>
    <w:p w14:paraId="292591D4" w14:textId="2CEE67D3" w:rsidR="00FA3C8D" w:rsidRDefault="00FA3C8D">
      <w:pPr>
        <w:pStyle w:val="TDC2"/>
        <w:rPr>
          <w:rFonts w:asciiTheme="minorHAnsi" w:eastAsiaTheme="minorEastAsia" w:hAnsiTheme="minorHAnsi" w:cstheme="minorBidi"/>
          <w:noProof/>
          <w:kern w:val="2"/>
          <w:szCs w:val="24"/>
          <w14:ligatures w14:val="standardContextual"/>
        </w:rPr>
      </w:pPr>
      <w:hyperlink w:anchor="_Toc208864318" w:history="1">
        <w:r w:rsidRPr="00974979">
          <w:rPr>
            <w:rStyle w:val="Hipervnculo"/>
            <w:noProof/>
          </w:rPr>
          <w:t>Tabla 4.46 Caso de uso N°6.6 Seleccionando permisos aprobados</w:t>
        </w:r>
        <w:r>
          <w:rPr>
            <w:noProof/>
            <w:webHidden/>
          </w:rPr>
          <w:tab/>
        </w:r>
        <w:r>
          <w:rPr>
            <w:noProof/>
            <w:webHidden/>
          </w:rPr>
          <w:fldChar w:fldCharType="begin"/>
        </w:r>
        <w:r>
          <w:rPr>
            <w:noProof/>
            <w:webHidden/>
          </w:rPr>
          <w:instrText xml:space="preserve"> PAGEREF _Toc208864318 \h </w:instrText>
        </w:r>
        <w:r>
          <w:rPr>
            <w:noProof/>
            <w:webHidden/>
          </w:rPr>
        </w:r>
        <w:r>
          <w:rPr>
            <w:noProof/>
            <w:webHidden/>
          </w:rPr>
          <w:fldChar w:fldCharType="separate"/>
        </w:r>
        <w:r>
          <w:rPr>
            <w:noProof/>
            <w:webHidden/>
          </w:rPr>
          <w:t>65</w:t>
        </w:r>
        <w:r>
          <w:rPr>
            <w:noProof/>
            <w:webHidden/>
          </w:rPr>
          <w:fldChar w:fldCharType="end"/>
        </w:r>
      </w:hyperlink>
    </w:p>
    <w:p w14:paraId="4E2A9514" w14:textId="0E7DE6EA"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319" w:history="1">
        <w:r w:rsidRPr="00974979">
          <w:rPr>
            <w:rStyle w:val="Hipervnculo"/>
            <w:noProof/>
          </w:rPr>
          <w:t>5. SPRINT VISTAS</w:t>
        </w:r>
        <w:r>
          <w:rPr>
            <w:noProof/>
            <w:webHidden/>
          </w:rPr>
          <w:tab/>
        </w:r>
        <w:r>
          <w:rPr>
            <w:noProof/>
            <w:webHidden/>
          </w:rPr>
          <w:fldChar w:fldCharType="begin"/>
        </w:r>
        <w:r>
          <w:rPr>
            <w:noProof/>
            <w:webHidden/>
          </w:rPr>
          <w:instrText xml:space="preserve"> PAGEREF _Toc208864319 \h </w:instrText>
        </w:r>
        <w:r>
          <w:rPr>
            <w:noProof/>
            <w:webHidden/>
          </w:rPr>
        </w:r>
        <w:r>
          <w:rPr>
            <w:noProof/>
            <w:webHidden/>
          </w:rPr>
          <w:fldChar w:fldCharType="separate"/>
        </w:r>
        <w:r>
          <w:rPr>
            <w:noProof/>
            <w:webHidden/>
          </w:rPr>
          <w:t>66</w:t>
        </w:r>
        <w:r>
          <w:rPr>
            <w:noProof/>
            <w:webHidden/>
          </w:rPr>
          <w:fldChar w:fldCharType="end"/>
        </w:r>
      </w:hyperlink>
    </w:p>
    <w:p w14:paraId="52A60F4F" w14:textId="4B28AD26"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4" w:history="1">
        <w:r w:rsidRPr="00974979">
          <w:rPr>
            <w:rStyle w:val="Hipervnculo"/>
            <w:noProof/>
          </w:rPr>
          <w:t>6. MANUAL DE INSTALACIÓN Y NAVEGACIÓN</w:t>
        </w:r>
        <w:r>
          <w:rPr>
            <w:noProof/>
            <w:webHidden/>
          </w:rPr>
          <w:tab/>
        </w:r>
        <w:r>
          <w:rPr>
            <w:noProof/>
            <w:webHidden/>
          </w:rPr>
          <w:fldChar w:fldCharType="begin"/>
        </w:r>
        <w:r>
          <w:rPr>
            <w:noProof/>
            <w:webHidden/>
          </w:rPr>
          <w:instrText xml:space="preserve"> PAGEREF _Toc208864324 \h </w:instrText>
        </w:r>
        <w:r>
          <w:rPr>
            <w:noProof/>
            <w:webHidden/>
          </w:rPr>
        </w:r>
        <w:r>
          <w:rPr>
            <w:noProof/>
            <w:webHidden/>
          </w:rPr>
          <w:fldChar w:fldCharType="separate"/>
        </w:r>
        <w:r>
          <w:rPr>
            <w:noProof/>
            <w:webHidden/>
          </w:rPr>
          <w:t>73</w:t>
        </w:r>
        <w:r>
          <w:rPr>
            <w:noProof/>
            <w:webHidden/>
          </w:rPr>
          <w:fldChar w:fldCharType="end"/>
        </w:r>
      </w:hyperlink>
    </w:p>
    <w:p w14:paraId="2C6DDF83" w14:textId="444E8857"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25" w:history="1">
        <w:r w:rsidRPr="00974979">
          <w:rPr>
            <w:rStyle w:val="Hipervnculo"/>
            <w:noProof/>
          </w:rPr>
          <w:t>Tabla 6.1 solución de errores comunes</w:t>
        </w:r>
        <w:r>
          <w:rPr>
            <w:noProof/>
            <w:webHidden/>
          </w:rPr>
          <w:tab/>
        </w:r>
        <w:r>
          <w:rPr>
            <w:noProof/>
            <w:webHidden/>
          </w:rPr>
          <w:fldChar w:fldCharType="begin"/>
        </w:r>
        <w:r>
          <w:rPr>
            <w:noProof/>
            <w:webHidden/>
          </w:rPr>
          <w:instrText xml:space="preserve"> PAGEREF _Toc208864325 \h </w:instrText>
        </w:r>
        <w:r>
          <w:rPr>
            <w:noProof/>
            <w:webHidden/>
          </w:rPr>
        </w:r>
        <w:r>
          <w:rPr>
            <w:noProof/>
            <w:webHidden/>
          </w:rPr>
          <w:fldChar w:fldCharType="separate"/>
        </w:r>
        <w:r>
          <w:rPr>
            <w:noProof/>
            <w:webHidden/>
          </w:rPr>
          <w:t>76</w:t>
        </w:r>
        <w:r>
          <w:rPr>
            <w:noProof/>
            <w:webHidden/>
          </w:rPr>
          <w:fldChar w:fldCharType="end"/>
        </w:r>
      </w:hyperlink>
    </w:p>
    <w:p w14:paraId="0E24712C" w14:textId="1CF3DAD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8" w:history="1">
        <w:r w:rsidRPr="00974979">
          <w:rPr>
            <w:rStyle w:val="Hipervnculo"/>
            <w:noProof/>
          </w:rPr>
          <w:t>7. PRUEBAS UNITARIAS</w:t>
        </w:r>
        <w:r>
          <w:rPr>
            <w:noProof/>
            <w:webHidden/>
          </w:rPr>
          <w:tab/>
        </w:r>
        <w:r>
          <w:rPr>
            <w:noProof/>
            <w:webHidden/>
          </w:rPr>
          <w:fldChar w:fldCharType="begin"/>
        </w:r>
        <w:r>
          <w:rPr>
            <w:noProof/>
            <w:webHidden/>
          </w:rPr>
          <w:instrText xml:space="preserve"> PAGEREF _Toc208864328 \h </w:instrText>
        </w:r>
        <w:r>
          <w:rPr>
            <w:noProof/>
            <w:webHidden/>
          </w:rPr>
        </w:r>
        <w:r>
          <w:rPr>
            <w:noProof/>
            <w:webHidden/>
          </w:rPr>
          <w:fldChar w:fldCharType="separate"/>
        </w:r>
        <w:r>
          <w:rPr>
            <w:noProof/>
            <w:webHidden/>
          </w:rPr>
          <w:t>79</w:t>
        </w:r>
        <w:r>
          <w:rPr>
            <w:noProof/>
            <w:webHidden/>
          </w:rPr>
          <w:fldChar w:fldCharType="end"/>
        </w:r>
      </w:hyperlink>
    </w:p>
    <w:p w14:paraId="27164A86" w14:textId="05A097D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9" w:history="1">
        <w:r w:rsidRPr="00974979">
          <w:rPr>
            <w:rStyle w:val="Hipervnculo"/>
            <w:noProof/>
          </w:rPr>
          <w:t>8. SPRINT REVIEW</w:t>
        </w:r>
        <w:r>
          <w:rPr>
            <w:noProof/>
            <w:webHidden/>
          </w:rPr>
          <w:tab/>
        </w:r>
        <w:r>
          <w:rPr>
            <w:noProof/>
            <w:webHidden/>
          </w:rPr>
          <w:fldChar w:fldCharType="begin"/>
        </w:r>
        <w:r>
          <w:rPr>
            <w:noProof/>
            <w:webHidden/>
          </w:rPr>
          <w:instrText xml:space="preserve"> PAGEREF _Toc208864329 \h </w:instrText>
        </w:r>
        <w:r>
          <w:rPr>
            <w:noProof/>
            <w:webHidden/>
          </w:rPr>
        </w:r>
        <w:r>
          <w:rPr>
            <w:noProof/>
            <w:webHidden/>
          </w:rPr>
          <w:fldChar w:fldCharType="separate"/>
        </w:r>
        <w:r>
          <w:rPr>
            <w:noProof/>
            <w:webHidden/>
          </w:rPr>
          <w:t>80</w:t>
        </w:r>
        <w:r>
          <w:rPr>
            <w:noProof/>
            <w:webHidden/>
          </w:rPr>
          <w:fldChar w:fldCharType="end"/>
        </w:r>
      </w:hyperlink>
    </w:p>
    <w:p w14:paraId="1D35D099" w14:textId="27A5D2DE" w:rsidR="00FA3C8D" w:rsidRDefault="00FA3C8D">
      <w:pPr>
        <w:pStyle w:val="TDC2"/>
        <w:rPr>
          <w:rFonts w:asciiTheme="minorHAnsi" w:eastAsiaTheme="minorEastAsia" w:hAnsiTheme="minorHAnsi" w:cstheme="minorBidi"/>
          <w:noProof/>
          <w:kern w:val="2"/>
          <w:szCs w:val="24"/>
          <w14:ligatures w14:val="standardContextual"/>
        </w:rPr>
      </w:pPr>
      <w:hyperlink w:anchor="_Toc208864330" w:history="1">
        <w:r w:rsidRPr="00974979">
          <w:rPr>
            <w:rStyle w:val="Hipervnculo"/>
            <w:noProof/>
          </w:rPr>
          <w:t>Tabla 8.1 Sprint Backlog Review</w:t>
        </w:r>
        <w:r>
          <w:rPr>
            <w:noProof/>
            <w:webHidden/>
          </w:rPr>
          <w:tab/>
        </w:r>
        <w:r>
          <w:rPr>
            <w:noProof/>
            <w:webHidden/>
          </w:rPr>
          <w:fldChar w:fldCharType="begin"/>
        </w:r>
        <w:r>
          <w:rPr>
            <w:noProof/>
            <w:webHidden/>
          </w:rPr>
          <w:instrText xml:space="preserve"> PAGEREF _Toc208864330 \h </w:instrText>
        </w:r>
        <w:r>
          <w:rPr>
            <w:noProof/>
            <w:webHidden/>
          </w:rPr>
        </w:r>
        <w:r>
          <w:rPr>
            <w:noProof/>
            <w:webHidden/>
          </w:rPr>
          <w:fldChar w:fldCharType="separate"/>
        </w:r>
        <w:r>
          <w:rPr>
            <w:noProof/>
            <w:webHidden/>
          </w:rPr>
          <w:t>80</w:t>
        </w:r>
        <w:r>
          <w:rPr>
            <w:noProof/>
            <w:webHidden/>
          </w:rPr>
          <w:fldChar w:fldCharType="end"/>
        </w:r>
      </w:hyperlink>
    </w:p>
    <w:p w14:paraId="71E9E5A5" w14:textId="5AC2D229"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31" w:history="1">
        <w:r w:rsidRPr="00974979">
          <w:rPr>
            <w:rStyle w:val="Hipervnculo"/>
            <w:noProof/>
          </w:rPr>
          <w:t>Tabla 8.2 Tabla de esfuerzo</w:t>
        </w:r>
        <w:r>
          <w:rPr>
            <w:noProof/>
            <w:webHidden/>
          </w:rPr>
          <w:tab/>
        </w:r>
        <w:r>
          <w:rPr>
            <w:noProof/>
            <w:webHidden/>
          </w:rPr>
          <w:fldChar w:fldCharType="begin"/>
        </w:r>
        <w:r>
          <w:rPr>
            <w:noProof/>
            <w:webHidden/>
          </w:rPr>
          <w:instrText xml:space="preserve"> PAGEREF _Toc208864331 \h </w:instrText>
        </w:r>
        <w:r>
          <w:rPr>
            <w:noProof/>
            <w:webHidden/>
          </w:rPr>
        </w:r>
        <w:r>
          <w:rPr>
            <w:noProof/>
            <w:webHidden/>
          </w:rPr>
          <w:fldChar w:fldCharType="separate"/>
        </w:r>
        <w:r>
          <w:rPr>
            <w:noProof/>
            <w:webHidden/>
          </w:rPr>
          <w:t>81</w:t>
        </w:r>
        <w:r>
          <w:rPr>
            <w:noProof/>
            <w:webHidden/>
          </w:rPr>
          <w:fldChar w:fldCharType="end"/>
        </w:r>
      </w:hyperlink>
    </w:p>
    <w:p w14:paraId="351BEF0A" w14:textId="4D2AE823" w:rsidR="00FA3C8D" w:rsidRDefault="00FA3C8D">
      <w:pPr>
        <w:pStyle w:val="TDC2"/>
        <w:rPr>
          <w:rFonts w:asciiTheme="minorHAnsi" w:eastAsiaTheme="minorEastAsia" w:hAnsiTheme="minorHAnsi" w:cstheme="minorBidi"/>
          <w:noProof/>
          <w:kern w:val="2"/>
          <w:szCs w:val="24"/>
          <w14:ligatures w14:val="standardContextual"/>
        </w:rPr>
      </w:pPr>
      <w:hyperlink w:anchor="_Toc208864335" w:history="1">
        <w:r w:rsidRPr="00974979">
          <w:rPr>
            <w:rStyle w:val="Hipervnculo"/>
            <w:noProof/>
          </w:rPr>
          <w:t>Tabla 8.3 “Plan de mejora”</w:t>
        </w:r>
        <w:r>
          <w:rPr>
            <w:noProof/>
            <w:webHidden/>
          </w:rPr>
          <w:tab/>
        </w:r>
        <w:r>
          <w:rPr>
            <w:noProof/>
            <w:webHidden/>
          </w:rPr>
          <w:fldChar w:fldCharType="begin"/>
        </w:r>
        <w:r>
          <w:rPr>
            <w:noProof/>
            <w:webHidden/>
          </w:rPr>
          <w:instrText xml:space="preserve"> PAGEREF _Toc208864335 \h </w:instrText>
        </w:r>
        <w:r>
          <w:rPr>
            <w:noProof/>
            <w:webHidden/>
          </w:rPr>
        </w:r>
        <w:r>
          <w:rPr>
            <w:noProof/>
            <w:webHidden/>
          </w:rPr>
          <w:fldChar w:fldCharType="separate"/>
        </w:r>
        <w:r>
          <w:rPr>
            <w:noProof/>
            <w:webHidden/>
          </w:rPr>
          <w:t>85</w:t>
        </w:r>
        <w:r>
          <w:rPr>
            <w:noProof/>
            <w:webHidden/>
          </w:rPr>
          <w:fldChar w:fldCharType="end"/>
        </w:r>
      </w:hyperlink>
    </w:p>
    <w:p w14:paraId="0BAE3577" w14:textId="537B2C3C"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6" w:history="1">
        <w:r w:rsidRPr="00974979">
          <w:rPr>
            <w:rStyle w:val="Hipervnculo"/>
            <w:noProof/>
          </w:rPr>
          <w:t>9. ANEXO</w:t>
        </w:r>
        <w:r>
          <w:rPr>
            <w:noProof/>
            <w:webHidden/>
          </w:rPr>
          <w:tab/>
        </w:r>
        <w:r w:rsidR="000B23F5" w:rsidRPr="000B23F5">
          <w:rPr>
            <w:noProof/>
            <w:webHidden/>
          </w:rPr>
          <w:tab/>
        </w:r>
        <w:r>
          <w:rPr>
            <w:noProof/>
            <w:webHidden/>
          </w:rPr>
          <w:fldChar w:fldCharType="begin"/>
        </w:r>
        <w:r>
          <w:rPr>
            <w:noProof/>
            <w:webHidden/>
          </w:rPr>
          <w:instrText xml:space="preserve"> PAGEREF _Toc208864336 \h </w:instrText>
        </w:r>
        <w:r>
          <w:rPr>
            <w:noProof/>
            <w:webHidden/>
          </w:rPr>
        </w:r>
        <w:r>
          <w:rPr>
            <w:noProof/>
            <w:webHidden/>
          </w:rPr>
          <w:fldChar w:fldCharType="separate"/>
        </w:r>
        <w:r>
          <w:rPr>
            <w:noProof/>
            <w:webHidden/>
          </w:rPr>
          <w:t>86</w:t>
        </w:r>
        <w:r>
          <w:rPr>
            <w:noProof/>
            <w:webHidden/>
          </w:rPr>
          <w:fldChar w:fldCharType="end"/>
        </w:r>
      </w:hyperlink>
    </w:p>
    <w:p w14:paraId="3545E01C" w14:textId="7EE04AA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7" w:history="1">
        <w:r w:rsidRPr="00974979">
          <w:rPr>
            <w:rStyle w:val="Hipervnculo"/>
            <w:noProof/>
          </w:rPr>
          <w:t>10. REFERENCIAS</w:t>
        </w:r>
        <w:r>
          <w:rPr>
            <w:noProof/>
            <w:webHidden/>
          </w:rPr>
          <w:tab/>
        </w:r>
        <w:r>
          <w:rPr>
            <w:noProof/>
            <w:webHidden/>
          </w:rPr>
          <w:fldChar w:fldCharType="begin"/>
        </w:r>
        <w:r>
          <w:rPr>
            <w:noProof/>
            <w:webHidden/>
          </w:rPr>
          <w:instrText xml:space="preserve"> PAGEREF _Toc208864337 \h </w:instrText>
        </w:r>
        <w:r>
          <w:rPr>
            <w:noProof/>
            <w:webHidden/>
          </w:rPr>
        </w:r>
        <w:r>
          <w:rPr>
            <w:noProof/>
            <w:webHidden/>
          </w:rPr>
          <w:fldChar w:fldCharType="separate"/>
        </w:r>
        <w:r>
          <w:rPr>
            <w:noProof/>
            <w:webHidden/>
          </w:rPr>
          <w:t>95</w:t>
        </w:r>
        <w:r>
          <w:rPr>
            <w:noProof/>
            <w:webHidden/>
          </w:rPr>
          <w:fldChar w:fldCharType="end"/>
        </w:r>
      </w:hyperlink>
    </w:p>
    <w:p w14:paraId="2A05BDCD" w14:textId="54B36FC2" w:rsidR="00C6292C" w:rsidRDefault="00FA3C8D" w:rsidP="00C6292C">
      <w:pPr>
        <w:pStyle w:val="TDC1"/>
        <w:rPr>
          <w:rFonts w:asciiTheme="minorHAnsi" w:eastAsiaTheme="minorEastAsia" w:hAnsiTheme="minorHAnsi" w:cstheme="minorBidi"/>
          <w:bCs w:val="0"/>
          <w:caps w:val="0"/>
          <w:noProof/>
          <w:kern w:val="2"/>
          <w:szCs w:val="24"/>
          <w14:ligatures w14:val="standardContextual"/>
        </w:rPr>
      </w:pPr>
      <w:r>
        <w:rPr>
          <w:b/>
          <w:bCs w:val="0"/>
        </w:rPr>
        <w:fldChar w:fldCharType="end"/>
      </w:r>
      <w:r w:rsidR="00C6292C">
        <w:rPr>
          <w:b/>
          <w:bCs w:val="0"/>
        </w:rPr>
        <w:fldChar w:fldCharType="begin"/>
      </w:r>
      <w:r w:rsidR="00C6292C">
        <w:rPr>
          <w:b/>
          <w:bCs w:val="0"/>
        </w:rPr>
        <w:instrText xml:space="preserve"> TOC \o "1-1" \h \z \t "Descripción;2" </w:instrText>
      </w:r>
      <w:r w:rsidR="00C6292C">
        <w:rPr>
          <w:b/>
          <w:bCs w:val="0"/>
        </w:rPr>
        <w:fldChar w:fldCharType="separate"/>
      </w:r>
    </w:p>
    <w:p w14:paraId="3045A73E" w14:textId="394F2A3B" w:rsidR="00C20741" w:rsidRPr="003C3DF6" w:rsidRDefault="00C6292C" w:rsidP="00C20741">
      <w:pPr>
        <w:spacing w:line="278" w:lineRule="auto"/>
        <w:ind w:firstLine="0"/>
        <w:jc w:val="left"/>
        <w:rPr>
          <w:b/>
          <w:bCs/>
        </w:rPr>
      </w:pPr>
      <w:r>
        <w:rPr>
          <w:b/>
          <w:bCs/>
        </w:rPr>
        <w:fldChar w:fldCharType="end"/>
      </w:r>
      <w:r w:rsidR="00C20741">
        <w:rPr>
          <w:b/>
          <w:bCs/>
        </w:rP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07209022"/>
      <w:bookmarkStart w:id="6" w:name="_Toc207894714"/>
      <w:bookmarkStart w:id="7" w:name="_Toc208864104"/>
      <w:bookmarkStart w:id="8" w:name="_Toc208864161"/>
      <w:bookmarkStart w:id="9" w:name="_Toc208864265"/>
      <w:bookmarkStart w:id="10" w:name="_Toc209984975"/>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bookmarkEnd w:id="10"/>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1" w:name="_Toc200405755"/>
      <w:bookmarkStart w:id="12" w:name="_Toc201199575"/>
      <w:bookmarkStart w:id="13" w:name="_Toc201199664"/>
      <w:bookmarkStart w:id="14" w:name="_Toc207209023"/>
      <w:bookmarkStart w:id="15" w:name="_Toc207894715"/>
      <w:bookmarkStart w:id="16" w:name="_Toc208864105"/>
      <w:bookmarkStart w:id="17" w:name="_Toc208864162"/>
      <w:bookmarkStart w:id="18" w:name="_Toc208864266"/>
      <w:bookmarkStart w:id="19" w:name="_Toc209984976"/>
      <w:r>
        <w:lastRenderedPageBreak/>
        <w:t>PROPUESTA DE SOLUCI</w:t>
      </w:r>
      <w:r w:rsidR="002D45BF">
        <w:t>Ó</w:t>
      </w:r>
      <w:r>
        <w:t>N E INCREMENTO DONDE SE ESPECIFICA EL INCREMENTO</w:t>
      </w:r>
      <w:bookmarkEnd w:id="11"/>
      <w:bookmarkEnd w:id="12"/>
      <w:bookmarkEnd w:id="13"/>
      <w:bookmarkEnd w:id="14"/>
      <w:bookmarkEnd w:id="15"/>
      <w:bookmarkEnd w:id="16"/>
      <w:bookmarkEnd w:id="17"/>
      <w:bookmarkEnd w:id="18"/>
      <w:bookmarkEnd w:id="1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20" w:name="_Toc208864106"/>
      <w:r>
        <w:t>Propuesta de solución</w:t>
      </w:r>
      <w:bookmarkEnd w:id="20"/>
    </w:p>
    <w:p w14:paraId="11D2D689" w14:textId="77777777" w:rsidR="002D45BF" w:rsidRPr="002D45BF" w:rsidRDefault="002D45BF" w:rsidP="002D45BF"/>
    <w:p w14:paraId="5E29754A" w14:textId="77777777" w:rsidR="00ED2055" w:rsidRDefault="00ED2055" w:rsidP="00ED2055">
      <w:r w:rsidRPr="00D9662A">
        <w:t xml:space="preserve">La propuesta de solución para el sistema de gestión de RRHH de EUGCOM se basa en una Arquitectura Cliente-Servidor en Capas, la cual será implementada con un enfoque de Microservicios para el </w:t>
      </w:r>
      <w:proofErr w:type="spellStart"/>
      <w:r w:rsidRPr="00D9662A">
        <w:t>backend</w:t>
      </w:r>
      <w:proofErr w:type="spellEnd"/>
      <w:r w:rsidRPr="00D9662A">
        <w:t>.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w:t>
      </w:r>
      <w:proofErr w:type="spellStart"/>
      <w:r w:rsidR="005B0018">
        <w:t>MariaDB</w:t>
      </w:r>
      <w:proofErr w:type="spellEnd"/>
      <w:r>
        <w:t xml:space="preserve">, que almacenará toda la información crítica del sistema. El </w:t>
      </w:r>
      <w:proofErr w:type="spellStart"/>
      <w:r>
        <w:t>backend</w:t>
      </w:r>
      <w:proofErr w:type="spellEnd"/>
      <w:r>
        <w:t xml:space="preserve">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La interfaz gráfica de usuario (</w:t>
      </w:r>
      <w:proofErr w:type="spellStart"/>
      <w:r w:rsidRPr="00D9662A">
        <w:t>Frontend</w:t>
      </w:r>
      <w:proofErr w:type="spellEnd"/>
      <w:r w:rsidRPr="00D9662A">
        <w:t xml:space="preserve">)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44272AA3" w:rsidR="00466725" w:rsidRDefault="00466725" w:rsidP="00466725">
      <w:pPr>
        <w:pStyle w:val="Ttulo2"/>
      </w:pPr>
      <w:bookmarkStart w:id="21" w:name="_Toc208864107"/>
      <w:r w:rsidRPr="00466725">
        <w:t>Especificación del Incremento (</w:t>
      </w:r>
      <w:r w:rsidR="003366E9">
        <w:t>Segundo</w:t>
      </w:r>
      <w:r w:rsidRPr="00466725">
        <w:t xml:space="preserve"> Incremento)</w:t>
      </w:r>
      <w:bookmarkEnd w:id="21"/>
    </w:p>
    <w:p w14:paraId="36D53C47" w14:textId="77777777" w:rsidR="00466725" w:rsidRPr="00466725" w:rsidRDefault="00466725" w:rsidP="00466725"/>
    <w:p w14:paraId="2B29B1CD" w14:textId="2473B5B3" w:rsidR="00466725" w:rsidRPr="00466725" w:rsidRDefault="00314843" w:rsidP="00E17289">
      <w:r>
        <w:t xml:space="preserve">Se detalla el </w:t>
      </w:r>
      <w:r w:rsidR="003366E9">
        <w:t>segundo</w:t>
      </w:r>
      <w:r w:rsidR="00466725" w:rsidRPr="00466725">
        <w:t xml:space="preserve"> </w:t>
      </w:r>
      <w:r>
        <w:t>i</w:t>
      </w:r>
      <w:r w:rsidR="00466725" w:rsidRPr="00466725">
        <w:t xml:space="preserve">ncremento del proyecto "Sistema Biométrico Web EUGCOM". Este incremento se enfoca en establecer las bases fundamentales del sistema, cubriendo </w:t>
      </w:r>
      <w:r w:rsidR="003366E9">
        <w:t>45</w:t>
      </w:r>
      <w:r w:rsidR="00466725" w:rsidRPr="00466725">
        <w:t xml:space="preserve"> casos de uso</w:t>
      </w:r>
      <w:r w:rsidR="003366E9">
        <w:t xml:space="preserve"> </w:t>
      </w:r>
      <w:r w:rsidR="00466725" w:rsidRPr="00466725">
        <w:t>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2" w:name="_Toc208864108"/>
      <w:r>
        <w:t xml:space="preserve">Cantidad de </w:t>
      </w:r>
      <w:r w:rsidRPr="00466725">
        <w:t>casos</w:t>
      </w:r>
      <w:r>
        <w:t xml:space="preserve"> de uso</w:t>
      </w:r>
      <w:bookmarkEnd w:id="22"/>
    </w:p>
    <w:p w14:paraId="36B62B8D" w14:textId="77777777" w:rsidR="00C13E56" w:rsidRDefault="00C13E56" w:rsidP="00C13E56"/>
    <w:p w14:paraId="3CD28233" w14:textId="5FE225D9" w:rsidR="00F9267B" w:rsidRDefault="00D709BE" w:rsidP="00F9267B">
      <w:r>
        <w:t>E</w:t>
      </w:r>
      <w:r w:rsidR="00F9267B">
        <w:t>l</w:t>
      </w:r>
      <w:r w:rsidR="00F9267B" w:rsidRPr="00F9267B">
        <w:t xml:space="preserve"> </w:t>
      </w:r>
      <w:r w:rsidR="003366E9">
        <w:t>segundo</w:t>
      </w:r>
      <w:r w:rsidR="00F9267B" w:rsidRPr="00F9267B">
        <w:t xml:space="preserve"> incremento comprende la implementación y documentación de </w:t>
      </w:r>
      <w:r w:rsidR="003366E9">
        <w:t>45</w:t>
      </w:r>
      <w:r w:rsidR="00F9267B" w:rsidRPr="00F9267B">
        <w:t xml:space="preserve"> casos de uso del sistema, los cuales han sido seleccionados como prioritarios para 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77CC4DC4" w:rsidR="00EC0BFA" w:rsidRDefault="00EC0BFA" w:rsidP="007C5A36">
      <w:pPr>
        <w:pStyle w:val="Descripcin"/>
        <w:keepNext/>
      </w:pPr>
      <w:bookmarkStart w:id="23" w:name="_Toc200405757"/>
      <w:bookmarkStart w:id="24" w:name="_Toc200570059"/>
      <w:bookmarkStart w:id="25" w:name="_Toc200854178"/>
      <w:bookmarkStart w:id="26" w:name="_Toc201172395"/>
      <w:bookmarkStart w:id="27" w:name="_Toc201199576"/>
      <w:bookmarkStart w:id="28" w:name="_Toc201199665"/>
      <w:bookmarkStart w:id="29" w:name="_Toc207209024"/>
      <w:bookmarkStart w:id="30" w:name="_Toc207894716"/>
      <w:bookmarkStart w:id="31" w:name="_Toc208864163"/>
      <w:bookmarkStart w:id="32" w:name="_Toc208864267"/>
      <w:bookmarkStart w:id="33" w:name="_Toc209984977"/>
      <w:r>
        <w:lastRenderedPageBreak/>
        <w:t xml:space="preserve">Figura </w:t>
      </w:r>
      <w:r w:rsidR="00267181">
        <w:fldChar w:fldCharType="begin"/>
      </w:r>
      <w:r w:rsidR="00267181">
        <w:instrText xml:space="preserve"> STYLEREF 1 \s </w:instrText>
      </w:r>
      <w:r w:rsidR="00267181">
        <w:fldChar w:fldCharType="separate"/>
      </w:r>
      <w:r w:rsidR="00267181">
        <w:rPr>
          <w:noProof/>
        </w:rPr>
        <w:t>2</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fldChar w:fldCharType="end"/>
      </w:r>
      <w:r>
        <w:t xml:space="preserve"> gr</w:t>
      </w:r>
      <w:r w:rsidR="000C1D01">
        <w:t>á</w:t>
      </w:r>
      <w:r>
        <w:t>fico de barras de casos de uso</w:t>
      </w:r>
      <w:bookmarkEnd w:id="23"/>
      <w:bookmarkEnd w:id="24"/>
      <w:bookmarkEnd w:id="25"/>
      <w:bookmarkEnd w:id="26"/>
      <w:bookmarkEnd w:id="27"/>
      <w:bookmarkEnd w:id="28"/>
      <w:bookmarkEnd w:id="29"/>
      <w:bookmarkEnd w:id="30"/>
      <w:bookmarkEnd w:id="31"/>
      <w:bookmarkEnd w:id="32"/>
      <w:bookmarkEnd w:id="33"/>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4" w:name="_Toc200405758"/>
      <w:bookmarkStart w:id="35" w:name="_Toc208864109"/>
      <w:r>
        <w:t xml:space="preserve">Porcentaje </w:t>
      </w:r>
      <w:bookmarkEnd w:id="34"/>
      <w:r>
        <w:t>parcial</w:t>
      </w:r>
      <w:bookmarkEnd w:id="35"/>
    </w:p>
    <w:p w14:paraId="43B93733" w14:textId="3185202D" w:rsidR="00535FCB" w:rsidRDefault="00535FCB" w:rsidP="002B34D9">
      <w:pPr>
        <w:ind w:firstLine="0"/>
      </w:pPr>
    </w:p>
    <w:p w14:paraId="6DBA5F37" w14:textId="3C07130E" w:rsidR="00D1742F" w:rsidRPr="00EC35D4" w:rsidRDefault="009626B7" w:rsidP="00EC35D4">
      <w:r w:rsidRPr="00EC35D4">
        <w:t xml:space="preserve">Este incremento logra cubrir un </w:t>
      </w:r>
      <w:r w:rsidR="003366E9">
        <w:t>68.2</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47E80CA2" w:rsidR="000C1D01" w:rsidRDefault="000C1D01" w:rsidP="000C1D01">
      <w:pPr>
        <w:pStyle w:val="Descripcin"/>
        <w:keepNext/>
      </w:pPr>
      <w:bookmarkStart w:id="36" w:name="_Toc201172396"/>
      <w:bookmarkStart w:id="37" w:name="_Toc201199577"/>
      <w:bookmarkStart w:id="38" w:name="_Toc201199666"/>
      <w:bookmarkStart w:id="39" w:name="_Toc207209025"/>
      <w:bookmarkStart w:id="40" w:name="_Toc207894717"/>
      <w:bookmarkStart w:id="41" w:name="_Toc208864164"/>
      <w:bookmarkStart w:id="42" w:name="_Toc208864268"/>
      <w:bookmarkStart w:id="43" w:name="_Toc209984978"/>
      <w:r>
        <w:lastRenderedPageBreak/>
        <w:t xml:space="preserve">Figura </w:t>
      </w:r>
      <w:r w:rsidR="00267181">
        <w:fldChar w:fldCharType="begin"/>
      </w:r>
      <w:r w:rsidR="00267181">
        <w:instrText xml:space="preserve"> STYLEREF 1 \s </w:instrText>
      </w:r>
      <w:r w:rsidR="00267181">
        <w:fldChar w:fldCharType="separate"/>
      </w:r>
      <w:r w:rsidR="00267181">
        <w:rPr>
          <w:noProof/>
        </w:rPr>
        <w:t>2</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fldChar w:fldCharType="end"/>
      </w:r>
      <w:r>
        <w:t xml:space="preserve"> gráfico circular de porcentaje parcial</w:t>
      </w:r>
      <w:bookmarkEnd w:id="36"/>
      <w:bookmarkEnd w:id="37"/>
      <w:bookmarkEnd w:id="38"/>
      <w:bookmarkEnd w:id="39"/>
      <w:bookmarkEnd w:id="40"/>
      <w:bookmarkEnd w:id="41"/>
      <w:bookmarkEnd w:id="42"/>
      <w:bookmarkEnd w:id="43"/>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4" w:name="_Toc208864110"/>
      <w:r>
        <w:t>Porcentaje acumulado</w:t>
      </w:r>
      <w:bookmarkEnd w:id="44"/>
    </w:p>
    <w:p w14:paraId="3AAA7A9F" w14:textId="77777777" w:rsidR="009E15BA" w:rsidRPr="009E15BA" w:rsidRDefault="009E15BA" w:rsidP="009E15BA"/>
    <w:p w14:paraId="0AF0E845" w14:textId="5288DE34" w:rsidR="009A5BDA" w:rsidRDefault="007D3888" w:rsidP="007D3888">
      <w:r>
        <w:t>E</w:t>
      </w:r>
      <w:r w:rsidR="009A5BDA" w:rsidRPr="00466725">
        <w:t xml:space="preserve">l porcentaje acumulado de necesidades cubiertas se mantiene en un </w:t>
      </w:r>
      <w:r w:rsidR="003366E9">
        <w:t>91</w:t>
      </w:r>
      <w:r w:rsidR="009A5BDA" w:rsidRPr="00466725">
        <w:t xml:space="preserve">%. </w:t>
      </w:r>
    </w:p>
    <w:p w14:paraId="18846C6B" w14:textId="77777777" w:rsidR="006E601F" w:rsidRDefault="006E601F" w:rsidP="009E15BA"/>
    <w:p w14:paraId="5EE0EC2A" w14:textId="74B1FE52"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w:t>
      </w:r>
      <w:r w:rsidR="00B8260F">
        <w:t xml:space="preserve">que </w:t>
      </w:r>
      <w:r w:rsidR="000C1D01" w:rsidRPr="000C1D01">
        <w:t xml:space="preserve">representan </w:t>
      </w:r>
      <w:r w:rsidR="00B8260F">
        <w:t>los porcentajes de los incrementos acumulados</w:t>
      </w:r>
      <w:r w:rsidR="00655A38" w:rsidRPr="00466725">
        <w:t xml:space="preserve">. Este cumplimiento del </w:t>
      </w:r>
      <w:r w:rsidR="003366E9">
        <w:t>91</w:t>
      </w:r>
      <w:r w:rsidR="00655A38" w:rsidRPr="00466725">
        <w:t xml:space="preserve">% excede el requisito mínimo del </w:t>
      </w:r>
      <w:r w:rsidR="003366E9">
        <w:t>80</w:t>
      </w:r>
      <w:r w:rsidR="00655A38" w:rsidRPr="00466725">
        <w:t>% establecido</w:t>
      </w:r>
      <w:r w:rsidR="002401C0">
        <w:t xml:space="preserve">. </w:t>
      </w:r>
      <w:r w:rsidR="008841CC" w:rsidRPr="007A7325">
        <w:t>Cada</w:t>
      </w:r>
      <w:r w:rsidRPr="007A7325">
        <w:t xml:space="preserve"> barra muestra la </w:t>
      </w:r>
      <w:r w:rsidR="00E63B1E" w:rsidRPr="007A7325">
        <w:lastRenderedPageBreak/>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1508A1E1" w:rsidR="000C1D01" w:rsidRDefault="000C1D01" w:rsidP="000C1D01">
      <w:pPr>
        <w:pStyle w:val="Descripcin"/>
        <w:keepNext/>
      </w:pPr>
      <w:bookmarkStart w:id="45" w:name="_Toc201172397"/>
      <w:bookmarkStart w:id="46" w:name="_Toc201199578"/>
      <w:bookmarkStart w:id="47" w:name="_Toc201199667"/>
      <w:bookmarkStart w:id="48" w:name="_Toc207209026"/>
      <w:bookmarkStart w:id="49" w:name="_Toc207894718"/>
      <w:bookmarkStart w:id="50" w:name="_Toc208864165"/>
      <w:bookmarkStart w:id="51" w:name="_Toc208864269"/>
      <w:bookmarkStart w:id="52" w:name="_Toc209984979"/>
      <w:r>
        <w:t xml:space="preserve">Figura </w:t>
      </w:r>
      <w:r w:rsidR="00267181">
        <w:fldChar w:fldCharType="begin"/>
      </w:r>
      <w:r w:rsidR="00267181">
        <w:instrText xml:space="preserve"> STYLEREF 1 \s </w:instrText>
      </w:r>
      <w:r w:rsidR="00267181">
        <w:fldChar w:fldCharType="separate"/>
      </w:r>
      <w:r w:rsidR="00267181">
        <w:rPr>
          <w:noProof/>
        </w:rPr>
        <w:t>2</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fldChar w:fldCharType="end"/>
      </w:r>
      <w:r>
        <w:t xml:space="preserve"> </w:t>
      </w:r>
      <w:r w:rsidRPr="003D5B76">
        <w:t>gr</w:t>
      </w:r>
      <w:r>
        <w:t>á</w:t>
      </w:r>
      <w:r w:rsidRPr="003D5B76">
        <w:t>fico de barras porcentaje acumulado</w:t>
      </w:r>
      <w:bookmarkEnd w:id="45"/>
      <w:bookmarkEnd w:id="46"/>
      <w:bookmarkEnd w:id="47"/>
      <w:bookmarkEnd w:id="48"/>
      <w:bookmarkEnd w:id="49"/>
      <w:bookmarkEnd w:id="50"/>
      <w:bookmarkEnd w:id="51"/>
      <w:bookmarkEnd w:id="52"/>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53" w:name="_Toc201199579"/>
      <w:bookmarkStart w:id="54" w:name="_Toc201199668"/>
      <w:bookmarkStart w:id="55" w:name="_Toc207209027"/>
      <w:bookmarkStart w:id="56" w:name="_Toc207894719"/>
      <w:bookmarkStart w:id="57" w:name="_Toc208864111"/>
      <w:bookmarkStart w:id="58" w:name="_Toc208864166"/>
      <w:bookmarkStart w:id="59" w:name="_Toc208864270"/>
      <w:bookmarkStart w:id="60" w:name="_Toc209984980"/>
      <w:r>
        <w:lastRenderedPageBreak/>
        <w:t>PRODUCT BACKLOG</w:t>
      </w:r>
      <w:bookmarkEnd w:id="53"/>
      <w:bookmarkEnd w:id="54"/>
      <w:bookmarkEnd w:id="55"/>
      <w:bookmarkEnd w:id="56"/>
      <w:bookmarkEnd w:id="57"/>
      <w:bookmarkEnd w:id="58"/>
      <w:bookmarkEnd w:id="59"/>
      <w:bookmarkEnd w:id="60"/>
    </w:p>
    <w:p w14:paraId="30BA1A36" w14:textId="77777777" w:rsidR="00DA3A84" w:rsidRDefault="00DA3A84" w:rsidP="00DA3A84"/>
    <w:p w14:paraId="236EF2C9" w14:textId="77777777" w:rsidR="00987A0F" w:rsidRDefault="00987A0F" w:rsidP="00DA3A84"/>
    <w:p w14:paraId="254F2D31" w14:textId="0A0F971D" w:rsidR="005514FF" w:rsidRPr="00DA3A84" w:rsidRDefault="00A7263C" w:rsidP="005514FF">
      <w:r>
        <w:t xml:space="preserve">En la tabla 3.1 se ha </w:t>
      </w:r>
      <w:r w:rsidR="00DA3A84" w:rsidRPr="00DA3A84">
        <w:t xml:space="preserve">establecido y mantenido un </w:t>
      </w:r>
      <w:proofErr w:type="spellStart"/>
      <w:r w:rsidR="00DA3A84" w:rsidRPr="00DA3A84">
        <w:t>Product</w:t>
      </w:r>
      <w:proofErr w:type="spellEnd"/>
      <w:r w:rsidR="00DA3A84" w:rsidRPr="00DA3A84">
        <w:t xml:space="preserve"> Backlog que contiene los requerimientos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proofErr w:type="spellStart"/>
      <w:r w:rsidR="00803D6C" w:rsidRPr="00DA3A84">
        <w:t>Sprint</w:t>
      </w:r>
      <w:r w:rsidR="00803D6C">
        <w:t>s</w:t>
      </w:r>
      <w:proofErr w:type="spellEnd"/>
      <w:r w:rsidR="00DA3A84" w:rsidRPr="00DA3A84">
        <w:t>.</w:t>
      </w:r>
    </w:p>
    <w:p w14:paraId="61E3A971" w14:textId="449602C4" w:rsidR="00EA3640" w:rsidRPr="00EA3640" w:rsidRDefault="00EA3640" w:rsidP="00EA3640">
      <w:pPr>
        <w:pStyle w:val="Sinespaciado"/>
      </w:pPr>
    </w:p>
    <w:p w14:paraId="319BB0B3" w14:textId="2FA4EF9A" w:rsidR="00803D6C" w:rsidRDefault="00803D6C" w:rsidP="00803D6C">
      <w:pPr>
        <w:pStyle w:val="Descripcin"/>
        <w:keepNext/>
      </w:pPr>
      <w:bookmarkStart w:id="61" w:name="_Toc200854044"/>
      <w:bookmarkStart w:id="62" w:name="_Toc201172325"/>
      <w:bookmarkStart w:id="63" w:name="_Toc201199580"/>
      <w:bookmarkStart w:id="64" w:name="_Toc201199669"/>
      <w:bookmarkStart w:id="65" w:name="_Toc207209028"/>
      <w:bookmarkStart w:id="66" w:name="_Toc207894720"/>
      <w:bookmarkStart w:id="67" w:name="_Toc208864167"/>
      <w:bookmarkStart w:id="68" w:name="_Toc208864271"/>
      <w:bookmarkStart w:id="69" w:name="_Toc209984981"/>
      <w:r>
        <w:t xml:space="preserve">Tabla </w:t>
      </w:r>
      <w:r w:rsidR="003917AA">
        <w:fldChar w:fldCharType="begin"/>
      </w:r>
      <w:r w:rsidR="003917AA">
        <w:instrText xml:space="preserve"> STYLEREF 1 \s </w:instrText>
      </w:r>
      <w:r w:rsidR="003917AA">
        <w:fldChar w:fldCharType="separate"/>
      </w:r>
      <w:r w:rsidR="003917AA">
        <w:rPr>
          <w:noProof/>
        </w:rPr>
        <w:t>3</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w:t>
      </w:r>
      <w:proofErr w:type="spellStart"/>
      <w:r>
        <w:t>product</w:t>
      </w:r>
      <w:proofErr w:type="spellEnd"/>
      <w:r>
        <w:t xml:space="preserve"> backlog</w:t>
      </w:r>
      <w:bookmarkEnd w:id="61"/>
      <w:bookmarkEnd w:id="62"/>
      <w:bookmarkEnd w:id="63"/>
      <w:bookmarkEnd w:id="64"/>
      <w:bookmarkEnd w:id="65"/>
      <w:bookmarkEnd w:id="66"/>
      <w:bookmarkEnd w:id="67"/>
      <w:bookmarkEnd w:id="68"/>
      <w:bookmarkEnd w:id="69"/>
    </w:p>
    <w:tbl>
      <w:tblPr>
        <w:tblStyle w:val="Tablaconcuadrcula"/>
        <w:tblW w:w="0" w:type="auto"/>
        <w:tblInd w:w="-113" w:type="dxa"/>
        <w:tblLayout w:type="fixed"/>
        <w:tblLook w:val="04A0" w:firstRow="1" w:lastRow="0" w:firstColumn="1" w:lastColumn="0" w:noHBand="0" w:noVBand="1"/>
      </w:tblPr>
      <w:tblGrid>
        <w:gridCol w:w="749"/>
        <w:gridCol w:w="1344"/>
        <w:gridCol w:w="2126"/>
        <w:gridCol w:w="1701"/>
        <w:gridCol w:w="1134"/>
        <w:gridCol w:w="1276"/>
        <w:gridCol w:w="1177"/>
      </w:tblGrid>
      <w:tr w:rsidR="00740C5F" w:rsidRPr="007C25F6" w14:paraId="3417FDCB" w14:textId="77777777" w:rsidTr="00740C5F">
        <w:trPr>
          <w:trHeight w:val="905"/>
        </w:trPr>
        <w:tc>
          <w:tcPr>
            <w:tcW w:w="749" w:type="dxa"/>
          </w:tcPr>
          <w:p w14:paraId="12649662" w14:textId="77777777" w:rsidR="00740C5F" w:rsidRPr="007C25F6" w:rsidRDefault="00740C5F" w:rsidP="00346B66">
            <w:pPr>
              <w:ind w:firstLine="0"/>
              <w:jc w:val="center"/>
              <w:rPr>
                <w:rFonts w:cs="Times New Roman"/>
              </w:rPr>
            </w:pPr>
            <w:r>
              <w:rPr>
                <w:rFonts w:cs="Times New Roman"/>
              </w:rPr>
              <w:t>CU</w:t>
            </w:r>
          </w:p>
        </w:tc>
        <w:tc>
          <w:tcPr>
            <w:tcW w:w="1344" w:type="dxa"/>
          </w:tcPr>
          <w:p w14:paraId="37E9DE75" w14:textId="77777777" w:rsidR="00740C5F" w:rsidRPr="007C25F6" w:rsidRDefault="00740C5F" w:rsidP="00346B66">
            <w:pPr>
              <w:ind w:firstLine="0"/>
              <w:jc w:val="center"/>
              <w:rPr>
                <w:rFonts w:cs="Times New Roman"/>
              </w:rPr>
            </w:pPr>
            <w:r w:rsidRPr="007C25F6">
              <w:rPr>
                <w:rFonts w:cs="Times New Roman"/>
              </w:rPr>
              <w:t>Caso de uso</w:t>
            </w:r>
          </w:p>
        </w:tc>
        <w:tc>
          <w:tcPr>
            <w:tcW w:w="2126" w:type="dxa"/>
          </w:tcPr>
          <w:p w14:paraId="2207F277" w14:textId="77777777" w:rsidR="00740C5F" w:rsidRPr="007C25F6" w:rsidRDefault="00740C5F" w:rsidP="00346B66">
            <w:pPr>
              <w:ind w:firstLine="0"/>
              <w:jc w:val="center"/>
              <w:rPr>
                <w:rFonts w:cs="Times New Roman"/>
              </w:rPr>
            </w:pPr>
            <w:r w:rsidRPr="007C25F6">
              <w:rPr>
                <w:rFonts w:cs="Times New Roman"/>
              </w:rPr>
              <w:t>Historia de usuario</w:t>
            </w:r>
          </w:p>
        </w:tc>
        <w:tc>
          <w:tcPr>
            <w:tcW w:w="1701" w:type="dxa"/>
          </w:tcPr>
          <w:p w14:paraId="25ED8F68" w14:textId="77777777" w:rsidR="00740C5F" w:rsidRPr="007C25F6" w:rsidRDefault="00740C5F" w:rsidP="00346B66">
            <w:pPr>
              <w:ind w:firstLine="0"/>
              <w:jc w:val="center"/>
              <w:rPr>
                <w:rFonts w:cs="Times New Roman"/>
              </w:rPr>
            </w:pPr>
            <w:r w:rsidRPr="007C25F6">
              <w:rPr>
                <w:rFonts w:cs="Times New Roman"/>
              </w:rPr>
              <w:t>Descripción breve</w:t>
            </w:r>
          </w:p>
        </w:tc>
        <w:tc>
          <w:tcPr>
            <w:tcW w:w="1134" w:type="dxa"/>
          </w:tcPr>
          <w:p w14:paraId="25A349E5" w14:textId="77777777" w:rsidR="00740C5F" w:rsidRPr="007C25F6" w:rsidRDefault="00740C5F" w:rsidP="00346B66">
            <w:pPr>
              <w:ind w:firstLine="0"/>
              <w:jc w:val="center"/>
              <w:rPr>
                <w:rFonts w:cs="Times New Roman"/>
              </w:rPr>
            </w:pPr>
            <w:r w:rsidRPr="007C25F6">
              <w:rPr>
                <w:rFonts w:cs="Times New Roman"/>
              </w:rPr>
              <w:t>Prioridad</w:t>
            </w:r>
          </w:p>
        </w:tc>
        <w:tc>
          <w:tcPr>
            <w:tcW w:w="1276" w:type="dxa"/>
          </w:tcPr>
          <w:p w14:paraId="0456AA1D" w14:textId="77777777" w:rsidR="00740C5F" w:rsidRPr="007C25F6" w:rsidRDefault="00740C5F" w:rsidP="00346B66">
            <w:pPr>
              <w:ind w:firstLine="0"/>
              <w:jc w:val="center"/>
              <w:rPr>
                <w:rFonts w:cs="Times New Roman"/>
              </w:rPr>
            </w:pPr>
            <w:r w:rsidRPr="007C25F6">
              <w:rPr>
                <w:rFonts w:cs="Times New Roman"/>
              </w:rPr>
              <w:t>Estimación</w:t>
            </w:r>
          </w:p>
        </w:tc>
        <w:tc>
          <w:tcPr>
            <w:tcW w:w="1177" w:type="dxa"/>
          </w:tcPr>
          <w:p w14:paraId="0BC8DECC" w14:textId="77777777" w:rsidR="00740C5F" w:rsidRPr="007C25F6" w:rsidRDefault="00740C5F" w:rsidP="00346B66">
            <w:pPr>
              <w:ind w:firstLine="0"/>
              <w:jc w:val="center"/>
              <w:rPr>
                <w:rFonts w:cs="Times New Roman"/>
              </w:rPr>
            </w:pPr>
            <w:r w:rsidRPr="007C25F6">
              <w:rPr>
                <w:rFonts w:cs="Times New Roman"/>
              </w:rPr>
              <w:t>Estado</w:t>
            </w:r>
          </w:p>
        </w:tc>
      </w:tr>
      <w:tr w:rsidR="00740C5F" w:rsidRPr="007C25F6" w14:paraId="422A9C8C" w14:textId="77777777" w:rsidTr="00740C5F">
        <w:trPr>
          <w:trHeight w:val="905"/>
        </w:trPr>
        <w:tc>
          <w:tcPr>
            <w:tcW w:w="749" w:type="dxa"/>
          </w:tcPr>
          <w:p w14:paraId="4BB05B3B" w14:textId="77777777" w:rsidR="00740C5F" w:rsidRDefault="00740C5F" w:rsidP="00346B66">
            <w:pPr>
              <w:ind w:firstLine="0"/>
              <w:jc w:val="center"/>
              <w:rPr>
                <w:rFonts w:cs="Times New Roman"/>
              </w:rPr>
            </w:pPr>
            <w:r>
              <w:rPr>
                <w:rFonts w:cs="Times New Roman"/>
              </w:rPr>
              <w:t>1.2</w:t>
            </w:r>
          </w:p>
        </w:tc>
        <w:tc>
          <w:tcPr>
            <w:tcW w:w="1344" w:type="dxa"/>
          </w:tcPr>
          <w:p w14:paraId="47A8B748" w14:textId="77777777" w:rsidR="00740C5F" w:rsidRPr="007C25F6" w:rsidRDefault="00740C5F" w:rsidP="00346B66">
            <w:pPr>
              <w:ind w:firstLine="0"/>
              <w:jc w:val="center"/>
              <w:rPr>
                <w:rFonts w:cs="Times New Roman"/>
              </w:rPr>
            </w:pPr>
            <w:r>
              <w:rPr>
                <w:rFonts w:cs="Times New Roman"/>
              </w:rPr>
              <w:t>Asignando turnos de trabajo</w:t>
            </w:r>
          </w:p>
        </w:tc>
        <w:tc>
          <w:tcPr>
            <w:tcW w:w="2126" w:type="dxa"/>
          </w:tcPr>
          <w:p w14:paraId="2E8C1E9F"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507F8EF4" w14:textId="77777777" w:rsidR="00740C5F" w:rsidRPr="007C25F6" w:rsidRDefault="00740C5F" w:rsidP="00346B66">
            <w:pPr>
              <w:ind w:firstLine="0"/>
              <w:jc w:val="center"/>
              <w:rPr>
                <w:rFonts w:cs="Times New Roman"/>
              </w:rPr>
            </w:pPr>
            <w:r w:rsidRPr="0039364F">
              <w:rPr>
                <w:rFonts w:cs="Times New Roman"/>
              </w:rPr>
              <w:t>Diseñar y crear tabla de turnos con opción de asignación, importar información y diseñar lista de empleados con sus respectivos turnos.</w:t>
            </w:r>
          </w:p>
        </w:tc>
        <w:tc>
          <w:tcPr>
            <w:tcW w:w="1134" w:type="dxa"/>
          </w:tcPr>
          <w:p w14:paraId="489C14A3" w14:textId="77777777" w:rsidR="00740C5F" w:rsidRPr="007C25F6" w:rsidRDefault="00740C5F" w:rsidP="00346B66">
            <w:pPr>
              <w:ind w:firstLine="0"/>
              <w:jc w:val="center"/>
              <w:rPr>
                <w:rFonts w:cs="Times New Roman"/>
              </w:rPr>
            </w:pPr>
            <w:r>
              <w:rPr>
                <w:rFonts w:cs="Times New Roman"/>
              </w:rPr>
              <w:t>Alta</w:t>
            </w:r>
          </w:p>
        </w:tc>
        <w:tc>
          <w:tcPr>
            <w:tcW w:w="1276" w:type="dxa"/>
          </w:tcPr>
          <w:p w14:paraId="26D07D92" w14:textId="77777777" w:rsidR="00740C5F" w:rsidRPr="007C25F6" w:rsidRDefault="00740C5F" w:rsidP="00346B66">
            <w:pPr>
              <w:ind w:firstLine="0"/>
              <w:jc w:val="center"/>
              <w:rPr>
                <w:rFonts w:cs="Times New Roman"/>
              </w:rPr>
            </w:pPr>
            <w:r>
              <w:rPr>
                <w:rFonts w:cs="Times New Roman"/>
              </w:rPr>
              <w:t>8</w:t>
            </w:r>
          </w:p>
        </w:tc>
        <w:tc>
          <w:tcPr>
            <w:tcW w:w="1177" w:type="dxa"/>
          </w:tcPr>
          <w:p w14:paraId="276E010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C64B62" w14:textId="77777777" w:rsidTr="00740C5F">
        <w:trPr>
          <w:trHeight w:val="905"/>
        </w:trPr>
        <w:tc>
          <w:tcPr>
            <w:tcW w:w="749" w:type="dxa"/>
          </w:tcPr>
          <w:p w14:paraId="77C47E5F" w14:textId="77777777" w:rsidR="00740C5F" w:rsidRDefault="00740C5F" w:rsidP="00346B66">
            <w:pPr>
              <w:ind w:firstLine="0"/>
              <w:jc w:val="center"/>
              <w:rPr>
                <w:rFonts w:cs="Times New Roman"/>
              </w:rPr>
            </w:pPr>
            <w:r>
              <w:rPr>
                <w:rFonts w:cs="Times New Roman"/>
              </w:rPr>
              <w:t>1.3.1</w:t>
            </w:r>
          </w:p>
        </w:tc>
        <w:tc>
          <w:tcPr>
            <w:tcW w:w="1344" w:type="dxa"/>
          </w:tcPr>
          <w:p w14:paraId="483108B5" w14:textId="77777777" w:rsidR="00740C5F" w:rsidRPr="007C25F6" w:rsidRDefault="00740C5F" w:rsidP="00346B66">
            <w:pPr>
              <w:ind w:firstLine="0"/>
              <w:jc w:val="center"/>
              <w:rPr>
                <w:rFonts w:cs="Times New Roman"/>
              </w:rPr>
            </w:pPr>
            <w:r>
              <w:rPr>
                <w:rFonts w:cs="Times New Roman"/>
              </w:rPr>
              <w:t>Editando la descripción del turno</w:t>
            </w:r>
          </w:p>
        </w:tc>
        <w:tc>
          <w:tcPr>
            <w:tcW w:w="2126" w:type="dxa"/>
          </w:tcPr>
          <w:p w14:paraId="1C27EDE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2DDC0AE" w14:textId="77777777" w:rsidR="00740C5F" w:rsidRPr="007C25F6" w:rsidRDefault="00740C5F" w:rsidP="00346B66">
            <w:pPr>
              <w:ind w:firstLine="0"/>
              <w:jc w:val="center"/>
              <w:rPr>
                <w:rFonts w:cs="Times New Roman"/>
              </w:rPr>
            </w:pPr>
            <w:r w:rsidRPr="0039364F">
              <w:rPr>
                <w:rFonts w:cs="Times New Roman"/>
              </w:rPr>
              <w:t xml:space="preserve">Diseñar y crear opción de edición de turnos, importar información existente y actualizar los cambios en la </w:t>
            </w:r>
            <w:r w:rsidRPr="0039364F">
              <w:rPr>
                <w:rFonts w:cs="Times New Roman"/>
              </w:rPr>
              <w:lastRenderedPageBreak/>
              <w:t>descripción del turno.</w:t>
            </w:r>
          </w:p>
        </w:tc>
        <w:tc>
          <w:tcPr>
            <w:tcW w:w="1134" w:type="dxa"/>
          </w:tcPr>
          <w:p w14:paraId="5035BB49"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85EC4D3" w14:textId="77777777" w:rsidR="00740C5F" w:rsidRPr="007C25F6" w:rsidRDefault="00740C5F" w:rsidP="00346B66">
            <w:pPr>
              <w:ind w:firstLine="0"/>
              <w:jc w:val="center"/>
              <w:rPr>
                <w:rFonts w:cs="Times New Roman"/>
              </w:rPr>
            </w:pPr>
            <w:r>
              <w:rPr>
                <w:rFonts w:cs="Times New Roman"/>
              </w:rPr>
              <w:t>7</w:t>
            </w:r>
          </w:p>
        </w:tc>
        <w:tc>
          <w:tcPr>
            <w:tcW w:w="1177" w:type="dxa"/>
          </w:tcPr>
          <w:p w14:paraId="26B19C4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E615E5C" w14:textId="77777777" w:rsidTr="00740C5F">
        <w:trPr>
          <w:trHeight w:val="905"/>
        </w:trPr>
        <w:tc>
          <w:tcPr>
            <w:tcW w:w="749" w:type="dxa"/>
          </w:tcPr>
          <w:p w14:paraId="0046A96D" w14:textId="77777777" w:rsidR="00740C5F" w:rsidRDefault="00740C5F" w:rsidP="00346B66">
            <w:pPr>
              <w:ind w:firstLine="0"/>
              <w:jc w:val="center"/>
              <w:rPr>
                <w:rFonts w:cs="Times New Roman"/>
              </w:rPr>
            </w:pPr>
            <w:r>
              <w:rPr>
                <w:rFonts w:cs="Times New Roman"/>
              </w:rPr>
              <w:t>1.3.2</w:t>
            </w:r>
          </w:p>
        </w:tc>
        <w:tc>
          <w:tcPr>
            <w:tcW w:w="1344" w:type="dxa"/>
          </w:tcPr>
          <w:p w14:paraId="31DE5E44" w14:textId="77777777" w:rsidR="00740C5F" w:rsidRPr="007C25F6" w:rsidRDefault="00740C5F" w:rsidP="00346B66">
            <w:pPr>
              <w:ind w:firstLine="0"/>
              <w:jc w:val="center"/>
              <w:rPr>
                <w:rFonts w:cs="Times New Roman"/>
              </w:rPr>
            </w:pPr>
            <w:r>
              <w:rPr>
                <w:rFonts w:cs="Times New Roman"/>
              </w:rPr>
              <w:t>Cambiando el turno de los trabajadores</w:t>
            </w:r>
          </w:p>
        </w:tc>
        <w:tc>
          <w:tcPr>
            <w:tcW w:w="2126" w:type="dxa"/>
          </w:tcPr>
          <w:p w14:paraId="3AD31BD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FE0C83F" w14:textId="77777777" w:rsidR="00740C5F" w:rsidRPr="007C25F6" w:rsidRDefault="00740C5F" w:rsidP="00346B66">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7D6F065B" w14:textId="77777777" w:rsidR="00740C5F" w:rsidRPr="007C25F6" w:rsidRDefault="00740C5F" w:rsidP="00346B66">
            <w:pPr>
              <w:ind w:firstLine="0"/>
              <w:jc w:val="center"/>
              <w:rPr>
                <w:rFonts w:cs="Times New Roman"/>
              </w:rPr>
            </w:pPr>
            <w:r>
              <w:rPr>
                <w:rFonts w:cs="Times New Roman"/>
              </w:rPr>
              <w:t>Alta</w:t>
            </w:r>
          </w:p>
        </w:tc>
        <w:tc>
          <w:tcPr>
            <w:tcW w:w="1276" w:type="dxa"/>
          </w:tcPr>
          <w:p w14:paraId="2753B95C" w14:textId="77777777" w:rsidR="00740C5F" w:rsidRPr="007C25F6" w:rsidRDefault="00740C5F" w:rsidP="00346B66">
            <w:pPr>
              <w:ind w:firstLine="0"/>
              <w:jc w:val="center"/>
              <w:rPr>
                <w:rFonts w:cs="Times New Roman"/>
              </w:rPr>
            </w:pPr>
            <w:r>
              <w:rPr>
                <w:rFonts w:cs="Times New Roman"/>
              </w:rPr>
              <w:t>8</w:t>
            </w:r>
          </w:p>
        </w:tc>
        <w:tc>
          <w:tcPr>
            <w:tcW w:w="1177" w:type="dxa"/>
          </w:tcPr>
          <w:p w14:paraId="51FAD2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972CF5B" w14:textId="77777777" w:rsidTr="00740C5F">
        <w:trPr>
          <w:trHeight w:val="905"/>
        </w:trPr>
        <w:tc>
          <w:tcPr>
            <w:tcW w:w="749" w:type="dxa"/>
          </w:tcPr>
          <w:p w14:paraId="186DB93B" w14:textId="77777777" w:rsidR="00740C5F" w:rsidRDefault="00740C5F" w:rsidP="00346B66">
            <w:pPr>
              <w:ind w:firstLine="0"/>
              <w:jc w:val="center"/>
              <w:rPr>
                <w:rFonts w:cs="Times New Roman"/>
              </w:rPr>
            </w:pPr>
            <w:r>
              <w:rPr>
                <w:rFonts w:cs="Times New Roman"/>
              </w:rPr>
              <w:t>1.5</w:t>
            </w:r>
          </w:p>
        </w:tc>
        <w:tc>
          <w:tcPr>
            <w:tcW w:w="1344" w:type="dxa"/>
          </w:tcPr>
          <w:p w14:paraId="4467BCB0" w14:textId="77777777" w:rsidR="00740C5F" w:rsidRPr="007C25F6" w:rsidRDefault="00740C5F" w:rsidP="00346B66">
            <w:pPr>
              <w:ind w:firstLine="0"/>
              <w:jc w:val="center"/>
              <w:rPr>
                <w:rFonts w:cs="Times New Roman"/>
              </w:rPr>
            </w:pPr>
            <w:r>
              <w:rPr>
                <w:rFonts w:cs="Times New Roman"/>
              </w:rPr>
              <w:t>Creando los departamentos de la empresa</w:t>
            </w:r>
          </w:p>
        </w:tc>
        <w:tc>
          <w:tcPr>
            <w:tcW w:w="2126" w:type="dxa"/>
          </w:tcPr>
          <w:p w14:paraId="5ABE84E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59FC7684" w14:textId="77777777" w:rsidR="00740C5F" w:rsidRPr="007C25F6" w:rsidRDefault="00740C5F" w:rsidP="00346B66">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455B8A6F" w14:textId="77777777" w:rsidR="00740C5F" w:rsidRPr="007C25F6" w:rsidRDefault="00740C5F" w:rsidP="00346B66">
            <w:pPr>
              <w:ind w:firstLine="0"/>
              <w:jc w:val="center"/>
              <w:rPr>
                <w:rFonts w:cs="Times New Roman"/>
              </w:rPr>
            </w:pPr>
            <w:r>
              <w:rPr>
                <w:rFonts w:cs="Times New Roman"/>
              </w:rPr>
              <w:t>Alta</w:t>
            </w:r>
          </w:p>
        </w:tc>
        <w:tc>
          <w:tcPr>
            <w:tcW w:w="1276" w:type="dxa"/>
          </w:tcPr>
          <w:p w14:paraId="63DA8E0D" w14:textId="77777777" w:rsidR="00740C5F" w:rsidRPr="007C25F6" w:rsidRDefault="00740C5F" w:rsidP="00346B66">
            <w:pPr>
              <w:ind w:firstLine="0"/>
              <w:jc w:val="center"/>
              <w:rPr>
                <w:rFonts w:cs="Times New Roman"/>
              </w:rPr>
            </w:pPr>
            <w:r>
              <w:rPr>
                <w:rFonts w:cs="Times New Roman"/>
              </w:rPr>
              <w:t>7</w:t>
            </w:r>
          </w:p>
        </w:tc>
        <w:tc>
          <w:tcPr>
            <w:tcW w:w="1177" w:type="dxa"/>
          </w:tcPr>
          <w:p w14:paraId="52887EBC" w14:textId="77777777" w:rsidR="00740C5F" w:rsidRPr="007C25F6" w:rsidRDefault="00740C5F" w:rsidP="00346B66">
            <w:pPr>
              <w:ind w:firstLine="0"/>
              <w:jc w:val="center"/>
              <w:rPr>
                <w:rFonts w:cs="Times New Roman"/>
              </w:rPr>
            </w:pPr>
            <w:r>
              <w:rPr>
                <w:rFonts w:cs="Times New Roman"/>
              </w:rPr>
              <w:t xml:space="preserve">En proceso </w:t>
            </w:r>
          </w:p>
        </w:tc>
      </w:tr>
      <w:tr w:rsidR="00740C5F" w:rsidRPr="007C25F6" w14:paraId="584047BE" w14:textId="77777777" w:rsidTr="00740C5F">
        <w:trPr>
          <w:trHeight w:val="905"/>
        </w:trPr>
        <w:tc>
          <w:tcPr>
            <w:tcW w:w="749" w:type="dxa"/>
          </w:tcPr>
          <w:p w14:paraId="2489C6D4" w14:textId="77777777" w:rsidR="00740C5F" w:rsidRDefault="00740C5F" w:rsidP="00346B66">
            <w:pPr>
              <w:ind w:firstLine="0"/>
              <w:jc w:val="center"/>
              <w:rPr>
                <w:rFonts w:cs="Times New Roman"/>
              </w:rPr>
            </w:pPr>
            <w:r>
              <w:rPr>
                <w:rFonts w:cs="Times New Roman"/>
              </w:rPr>
              <w:t>1.8</w:t>
            </w:r>
          </w:p>
        </w:tc>
        <w:tc>
          <w:tcPr>
            <w:tcW w:w="1344" w:type="dxa"/>
          </w:tcPr>
          <w:p w14:paraId="549D74A7" w14:textId="77777777" w:rsidR="00740C5F" w:rsidRPr="007C25F6" w:rsidRDefault="00740C5F" w:rsidP="00346B66">
            <w:pPr>
              <w:ind w:firstLine="0"/>
              <w:jc w:val="center"/>
              <w:rPr>
                <w:rFonts w:cs="Times New Roman"/>
              </w:rPr>
            </w:pPr>
            <w:r>
              <w:rPr>
                <w:rFonts w:cs="Times New Roman"/>
              </w:rPr>
              <w:t>Motivo de permiso</w:t>
            </w:r>
          </w:p>
        </w:tc>
        <w:tc>
          <w:tcPr>
            <w:tcW w:w="2126" w:type="dxa"/>
          </w:tcPr>
          <w:p w14:paraId="37910901"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w:t>
            </w:r>
            <w:r w:rsidRPr="0039364F">
              <w:rPr>
                <w:rFonts w:cs="Times New Roman"/>
              </w:rPr>
              <w:lastRenderedPageBreak/>
              <w:t>solicitudes de los empleados.</w:t>
            </w:r>
          </w:p>
        </w:tc>
        <w:tc>
          <w:tcPr>
            <w:tcW w:w="1701" w:type="dxa"/>
          </w:tcPr>
          <w:p w14:paraId="52133923"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motivos de permiso, formulario de creación, </w:t>
            </w:r>
            <w:r w:rsidRPr="0039364F">
              <w:rPr>
                <w:rFonts w:cs="Times New Roman"/>
              </w:rPr>
              <w:lastRenderedPageBreak/>
              <w:t>importar información y diseñar lista de motivos registrados.</w:t>
            </w:r>
          </w:p>
        </w:tc>
        <w:tc>
          <w:tcPr>
            <w:tcW w:w="1134" w:type="dxa"/>
          </w:tcPr>
          <w:p w14:paraId="4683E262"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4C90AE4E" w14:textId="77777777" w:rsidR="00740C5F" w:rsidRPr="007C25F6" w:rsidRDefault="00740C5F" w:rsidP="00346B66">
            <w:pPr>
              <w:ind w:firstLine="0"/>
              <w:jc w:val="center"/>
              <w:rPr>
                <w:rFonts w:cs="Times New Roman"/>
              </w:rPr>
            </w:pPr>
            <w:r>
              <w:rPr>
                <w:rFonts w:cs="Times New Roman"/>
              </w:rPr>
              <w:t>6</w:t>
            </w:r>
          </w:p>
        </w:tc>
        <w:tc>
          <w:tcPr>
            <w:tcW w:w="1177" w:type="dxa"/>
          </w:tcPr>
          <w:p w14:paraId="657BC4F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5480127" w14:textId="77777777" w:rsidTr="00740C5F">
        <w:trPr>
          <w:trHeight w:val="905"/>
        </w:trPr>
        <w:tc>
          <w:tcPr>
            <w:tcW w:w="749" w:type="dxa"/>
          </w:tcPr>
          <w:p w14:paraId="350D2236" w14:textId="77777777" w:rsidR="00740C5F" w:rsidRDefault="00740C5F" w:rsidP="00346B66">
            <w:pPr>
              <w:ind w:firstLine="0"/>
              <w:jc w:val="center"/>
              <w:rPr>
                <w:rFonts w:cs="Times New Roman"/>
              </w:rPr>
            </w:pPr>
            <w:r>
              <w:rPr>
                <w:rFonts w:cs="Times New Roman"/>
              </w:rPr>
              <w:t>1.11</w:t>
            </w:r>
          </w:p>
        </w:tc>
        <w:tc>
          <w:tcPr>
            <w:tcW w:w="1344" w:type="dxa"/>
          </w:tcPr>
          <w:p w14:paraId="53E63175" w14:textId="77777777" w:rsidR="00740C5F" w:rsidRPr="007C25F6" w:rsidRDefault="00740C5F" w:rsidP="00346B66">
            <w:pPr>
              <w:ind w:firstLine="0"/>
              <w:jc w:val="center"/>
              <w:rPr>
                <w:rFonts w:cs="Times New Roman"/>
              </w:rPr>
            </w:pPr>
            <w:r>
              <w:rPr>
                <w:rFonts w:cs="Times New Roman"/>
              </w:rPr>
              <w:t>Creando tipo de contratos con su correspondiente descripción</w:t>
            </w:r>
          </w:p>
        </w:tc>
        <w:tc>
          <w:tcPr>
            <w:tcW w:w="2126" w:type="dxa"/>
          </w:tcPr>
          <w:p w14:paraId="4104260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5734A4AD" w14:textId="77777777" w:rsidR="00740C5F" w:rsidRPr="007C25F6" w:rsidRDefault="00740C5F" w:rsidP="00346B66">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199E6687" w14:textId="77777777" w:rsidR="00740C5F" w:rsidRPr="007C25F6" w:rsidRDefault="00740C5F" w:rsidP="00346B66">
            <w:pPr>
              <w:ind w:firstLine="0"/>
              <w:jc w:val="center"/>
              <w:rPr>
                <w:rFonts w:cs="Times New Roman"/>
              </w:rPr>
            </w:pPr>
            <w:r>
              <w:rPr>
                <w:rFonts w:cs="Times New Roman"/>
              </w:rPr>
              <w:t>Alta</w:t>
            </w:r>
          </w:p>
        </w:tc>
        <w:tc>
          <w:tcPr>
            <w:tcW w:w="1276" w:type="dxa"/>
          </w:tcPr>
          <w:p w14:paraId="6CD00F2C" w14:textId="77777777" w:rsidR="00740C5F" w:rsidRPr="007C25F6" w:rsidRDefault="00740C5F" w:rsidP="00346B66">
            <w:pPr>
              <w:ind w:firstLine="0"/>
              <w:jc w:val="center"/>
              <w:rPr>
                <w:rFonts w:cs="Times New Roman"/>
              </w:rPr>
            </w:pPr>
            <w:r>
              <w:rPr>
                <w:rFonts w:cs="Times New Roman"/>
              </w:rPr>
              <w:t>7</w:t>
            </w:r>
          </w:p>
        </w:tc>
        <w:tc>
          <w:tcPr>
            <w:tcW w:w="1177" w:type="dxa"/>
          </w:tcPr>
          <w:p w14:paraId="04E30BC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EA94B7" w14:textId="77777777" w:rsidTr="00740C5F">
        <w:trPr>
          <w:trHeight w:val="905"/>
        </w:trPr>
        <w:tc>
          <w:tcPr>
            <w:tcW w:w="749" w:type="dxa"/>
          </w:tcPr>
          <w:p w14:paraId="0660F490" w14:textId="77777777" w:rsidR="00740C5F" w:rsidRDefault="00740C5F" w:rsidP="00346B66">
            <w:pPr>
              <w:ind w:firstLine="0"/>
              <w:jc w:val="center"/>
              <w:rPr>
                <w:rFonts w:cs="Times New Roman"/>
              </w:rPr>
            </w:pPr>
            <w:r>
              <w:rPr>
                <w:rFonts w:cs="Times New Roman"/>
              </w:rPr>
              <w:t>1.14</w:t>
            </w:r>
          </w:p>
        </w:tc>
        <w:tc>
          <w:tcPr>
            <w:tcW w:w="1344" w:type="dxa"/>
          </w:tcPr>
          <w:p w14:paraId="5092DF0D" w14:textId="77777777" w:rsidR="00740C5F" w:rsidRPr="007C25F6" w:rsidRDefault="00740C5F" w:rsidP="00346B66">
            <w:pPr>
              <w:ind w:firstLine="0"/>
              <w:jc w:val="center"/>
              <w:rPr>
                <w:rFonts w:cs="Times New Roman"/>
              </w:rPr>
            </w:pPr>
            <w:r>
              <w:rPr>
                <w:rFonts w:cs="Times New Roman"/>
              </w:rPr>
              <w:t>Creando tipo de vacaciones</w:t>
            </w:r>
          </w:p>
        </w:tc>
        <w:tc>
          <w:tcPr>
            <w:tcW w:w="2126" w:type="dxa"/>
          </w:tcPr>
          <w:p w14:paraId="2D83CC0B"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vacaciones para gestionar correctamente las licencias de los empleados.</w:t>
            </w:r>
          </w:p>
        </w:tc>
        <w:tc>
          <w:tcPr>
            <w:tcW w:w="1701" w:type="dxa"/>
          </w:tcPr>
          <w:p w14:paraId="34377F10" w14:textId="77777777" w:rsidR="00740C5F" w:rsidRPr="007C25F6" w:rsidRDefault="00740C5F" w:rsidP="00346B66">
            <w:pPr>
              <w:ind w:firstLine="0"/>
              <w:jc w:val="center"/>
              <w:rPr>
                <w:rFonts w:cs="Times New Roman"/>
              </w:rPr>
            </w:pPr>
            <w:r w:rsidRPr="0039364F">
              <w:rPr>
                <w:rFonts w:cs="Times New Roman"/>
              </w:rPr>
              <w:t>Diseñar y crear vista de vacaciones, formulario de creación, importar información y diseñar lista con tipos de vacaciones.</w:t>
            </w:r>
          </w:p>
        </w:tc>
        <w:tc>
          <w:tcPr>
            <w:tcW w:w="1134" w:type="dxa"/>
          </w:tcPr>
          <w:p w14:paraId="50126413" w14:textId="77777777" w:rsidR="00740C5F" w:rsidRPr="007C25F6" w:rsidRDefault="00740C5F" w:rsidP="00346B66">
            <w:pPr>
              <w:ind w:firstLine="0"/>
              <w:jc w:val="center"/>
              <w:rPr>
                <w:rFonts w:cs="Times New Roman"/>
              </w:rPr>
            </w:pPr>
            <w:r>
              <w:rPr>
                <w:rFonts w:cs="Times New Roman"/>
              </w:rPr>
              <w:t>Media</w:t>
            </w:r>
          </w:p>
        </w:tc>
        <w:tc>
          <w:tcPr>
            <w:tcW w:w="1276" w:type="dxa"/>
          </w:tcPr>
          <w:p w14:paraId="6C960FE1" w14:textId="77777777" w:rsidR="00740C5F" w:rsidRPr="007C25F6" w:rsidRDefault="00740C5F" w:rsidP="00346B66">
            <w:pPr>
              <w:ind w:firstLine="0"/>
              <w:jc w:val="center"/>
              <w:rPr>
                <w:rFonts w:cs="Times New Roman"/>
              </w:rPr>
            </w:pPr>
            <w:r>
              <w:rPr>
                <w:rFonts w:cs="Times New Roman"/>
              </w:rPr>
              <w:t>7</w:t>
            </w:r>
          </w:p>
        </w:tc>
        <w:tc>
          <w:tcPr>
            <w:tcW w:w="1177" w:type="dxa"/>
          </w:tcPr>
          <w:p w14:paraId="53EC28E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FDAD384" w14:textId="77777777" w:rsidTr="00740C5F">
        <w:trPr>
          <w:trHeight w:val="905"/>
        </w:trPr>
        <w:tc>
          <w:tcPr>
            <w:tcW w:w="749" w:type="dxa"/>
          </w:tcPr>
          <w:p w14:paraId="3358060D" w14:textId="77777777" w:rsidR="00740C5F" w:rsidRDefault="00740C5F" w:rsidP="00346B66">
            <w:pPr>
              <w:ind w:firstLine="0"/>
              <w:jc w:val="center"/>
              <w:rPr>
                <w:rFonts w:cs="Times New Roman"/>
              </w:rPr>
            </w:pPr>
            <w:r>
              <w:rPr>
                <w:rFonts w:cs="Times New Roman"/>
              </w:rPr>
              <w:t>1.17</w:t>
            </w:r>
          </w:p>
        </w:tc>
        <w:tc>
          <w:tcPr>
            <w:tcW w:w="1344" w:type="dxa"/>
          </w:tcPr>
          <w:p w14:paraId="52ECE4D5" w14:textId="77777777" w:rsidR="00740C5F" w:rsidRPr="007C25F6" w:rsidRDefault="00740C5F" w:rsidP="00346B66">
            <w:pPr>
              <w:ind w:firstLine="0"/>
              <w:jc w:val="center"/>
              <w:rPr>
                <w:rFonts w:cs="Times New Roman"/>
              </w:rPr>
            </w:pPr>
            <w:r>
              <w:rPr>
                <w:rFonts w:cs="Times New Roman"/>
              </w:rPr>
              <w:t>Creando una sucursal</w:t>
            </w:r>
          </w:p>
        </w:tc>
        <w:tc>
          <w:tcPr>
            <w:tcW w:w="2126" w:type="dxa"/>
          </w:tcPr>
          <w:p w14:paraId="65139D7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3C8DA3A5"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20CBC59D"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468D540" w14:textId="77777777" w:rsidR="00740C5F" w:rsidRPr="007C25F6" w:rsidRDefault="00740C5F" w:rsidP="00346B66">
            <w:pPr>
              <w:ind w:firstLine="0"/>
              <w:jc w:val="center"/>
              <w:rPr>
                <w:rFonts w:cs="Times New Roman"/>
              </w:rPr>
            </w:pPr>
            <w:r>
              <w:rPr>
                <w:rFonts w:cs="Times New Roman"/>
              </w:rPr>
              <w:t>8</w:t>
            </w:r>
          </w:p>
        </w:tc>
        <w:tc>
          <w:tcPr>
            <w:tcW w:w="1177" w:type="dxa"/>
          </w:tcPr>
          <w:p w14:paraId="04C9E17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184BCE" w14:textId="77777777" w:rsidTr="00740C5F">
        <w:trPr>
          <w:trHeight w:val="905"/>
        </w:trPr>
        <w:tc>
          <w:tcPr>
            <w:tcW w:w="749" w:type="dxa"/>
          </w:tcPr>
          <w:p w14:paraId="18F14785" w14:textId="77777777" w:rsidR="00740C5F" w:rsidRDefault="00740C5F" w:rsidP="00346B66">
            <w:pPr>
              <w:ind w:firstLine="0"/>
              <w:jc w:val="center"/>
              <w:rPr>
                <w:rFonts w:cs="Times New Roman"/>
              </w:rPr>
            </w:pPr>
            <w:r>
              <w:rPr>
                <w:rFonts w:cs="Times New Roman"/>
              </w:rPr>
              <w:t>1.20</w:t>
            </w:r>
          </w:p>
        </w:tc>
        <w:tc>
          <w:tcPr>
            <w:tcW w:w="1344" w:type="dxa"/>
          </w:tcPr>
          <w:p w14:paraId="7B51879D" w14:textId="77777777" w:rsidR="00740C5F" w:rsidRPr="007C25F6" w:rsidRDefault="00740C5F" w:rsidP="00346B66">
            <w:pPr>
              <w:ind w:firstLine="0"/>
              <w:jc w:val="center"/>
              <w:rPr>
                <w:rFonts w:cs="Times New Roman"/>
              </w:rPr>
            </w:pPr>
            <w:r>
              <w:rPr>
                <w:rFonts w:cs="Times New Roman"/>
              </w:rPr>
              <w:t>Creando nuevo centro de costo</w:t>
            </w:r>
          </w:p>
        </w:tc>
        <w:tc>
          <w:tcPr>
            <w:tcW w:w="2126" w:type="dxa"/>
          </w:tcPr>
          <w:p w14:paraId="01CC8B2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1F01EC1F" w14:textId="77777777" w:rsidR="00740C5F" w:rsidRPr="007C25F6" w:rsidRDefault="00740C5F" w:rsidP="00346B66">
            <w:pPr>
              <w:ind w:firstLine="0"/>
              <w:jc w:val="center"/>
              <w:rPr>
                <w:rFonts w:cs="Times New Roman"/>
              </w:rPr>
            </w:pPr>
            <w:r w:rsidRPr="0039364F">
              <w:rPr>
                <w:rFonts w:cs="Times New Roman"/>
              </w:rPr>
              <w:t>Diseñar y crear vista de centros de costo, formulario de creación, importar información y diseñar lista de centros registrados.</w:t>
            </w:r>
          </w:p>
        </w:tc>
        <w:tc>
          <w:tcPr>
            <w:tcW w:w="1134" w:type="dxa"/>
          </w:tcPr>
          <w:p w14:paraId="27CC1C29" w14:textId="77777777" w:rsidR="00740C5F" w:rsidRPr="007C25F6" w:rsidRDefault="00740C5F" w:rsidP="00346B66">
            <w:pPr>
              <w:ind w:firstLine="0"/>
              <w:jc w:val="center"/>
              <w:rPr>
                <w:rFonts w:cs="Times New Roman"/>
              </w:rPr>
            </w:pPr>
            <w:r>
              <w:rPr>
                <w:rFonts w:cs="Times New Roman"/>
              </w:rPr>
              <w:t>Alta</w:t>
            </w:r>
          </w:p>
        </w:tc>
        <w:tc>
          <w:tcPr>
            <w:tcW w:w="1276" w:type="dxa"/>
          </w:tcPr>
          <w:p w14:paraId="5C611288" w14:textId="77777777" w:rsidR="00740C5F" w:rsidRPr="007C25F6" w:rsidRDefault="00740C5F" w:rsidP="00346B66">
            <w:pPr>
              <w:ind w:firstLine="0"/>
              <w:jc w:val="center"/>
              <w:rPr>
                <w:rFonts w:cs="Times New Roman"/>
              </w:rPr>
            </w:pPr>
            <w:r>
              <w:rPr>
                <w:rFonts w:cs="Times New Roman"/>
              </w:rPr>
              <w:t>7</w:t>
            </w:r>
          </w:p>
        </w:tc>
        <w:tc>
          <w:tcPr>
            <w:tcW w:w="1177" w:type="dxa"/>
          </w:tcPr>
          <w:p w14:paraId="1310C9B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E4F8F6" w14:textId="77777777" w:rsidTr="00740C5F">
        <w:trPr>
          <w:trHeight w:val="905"/>
        </w:trPr>
        <w:tc>
          <w:tcPr>
            <w:tcW w:w="749" w:type="dxa"/>
          </w:tcPr>
          <w:p w14:paraId="6D20BFC7" w14:textId="77777777" w:rsidR="00740C5F" w:rsidRDefault="00740C5F" w:rsidP="00346B66">
            <w:pPr>
              <w:ind w:firstLine="0"/>
              <w:jc w:val="center"/>
              <w:rPr>
                <w:rFonts w:cs="Times New Roman"/>
              </w:rPr>
            </w:pPr>
            <w:r>
              <w:rPr>
                <w:rFonts w:cs="Times New Roman"/>
              </w:rPr>
              <w:t>2.5</w:t>
            </w:r>
          </w:p>
        </w:tc>
        <w:tc>
          <w:tcPr>
            <w:tcW w:w="1344" w:type="dxa"/>
          </w:tcPr>
          <w:p w14:paraId="1C6A1A00" w14:textId="77777777" w:rsidR="00740C5F" w:rsidRPr="007C25F6" w:rsidRDefault="00740C5F" w:rsidP="00346B66">
            <w:pPr>
              <w:ind w:firstLine="0"/>
              <w:jc w:val="center"/>
              <w:rPr>
                <w:rFonts w:cs="Times New Roman"/>
              </w:rPr>
            </w:pPr>
            <w:r>
              <w:rPr>
                <w:rFonts w:cs="Times New Roman"/>
              </w:rPr>
              <w:t>Guardando datos de empleado</w:t>
            </w:r>
          </w:p>
        </w:tc>
        <w:tc>
          <w:tcPr>
            <w:tcW w:w="2126" w:type="dxa"/>
          </w:tcPr>
          <w:p w14:paraId="2D742A46"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5C8682B7" w14:textId="77777777" w:rsidR="00740C5F" w:rsidRPr="007C25F6" w:rsidRDefault="00740C5F" w:rsidP="00346B66">
            <w:pPr>
              <w:ind w:firstLine="0"/>
              <w:jc w:val="center"/>
              <w:rPr>
                <w:rFonts w:cs="Times New Roman"/>
              </w:rPr>
            </w:pPr>
            <w:r w:rsidRPr="0039364F">
              <w:rPr>
                <w:rFonts w:cs="Times New Roman"/>
              </w:rPr>
              <w:t>Diseñar y crear vista de empleado, formulario de datos, validación de campos, importar información y diseñar lista con empleados actualizados.</w:t>
            </w:r>
          </w:p>
        </w:tc>
        <w:tc>
          <w:tcPr>
            <w:tcW w:w="1134" w:type="dxa"/>
          </w:tcPr>
          <w:p w14:paraId="2F5184AB" w14:textId="77777777" w:rsidR="00740C5F" w:rsidRPr="007C25F6" w:rsidRDefault="00740C5F" w:rsidP="00346B66">
            <w:pPr>
              <w:ind w:firstLine="0"/>
              <w:jc w:val="center"/>
              <w:rPr>
                <w:rFonts w:cs="Times New Roman"/>
              </w:rPr>
            </w:pPr>
            <w:r>
              <w:rPr>
                <w:rFonts w:cs="Times New Roman"/>
              </w:rPr>
              <w:t>Alta</w:t>
            </w:r>
          </w:p>
        </w:tc>
        <w:tc>
          <w:tcPr>
            <w:tcW w:w="1276" w:type="dxa"/>
          </w:tcPr>
          <w:p w14:paraId="655B53F5" w14:textId="77777777" w:rsidR="00740C5F" w:rsidRPr="007C25F6" w:rsidRDefault="00740C5F" w:rsidP="00346B66">
            <w:pPr>
              <w:ind w:firstLine="0"/>
              <w:jc w:val="center"/>
              <w:rPr>
                <w:rFonts w:cs="Times New Roman"/>
              </w:rPr>
            </w:pPr>
            <w:r>
              <w:rPr>
                <w:rFonts w:cs="Times New Roman"/>
              </w:rPr>
              <w:t>8</w:t>
            </w:r>
          </w:p>
        </w:tc>
        <w:tc>
          <w:tcPr>
            <w:tcW w:w="1177" w:type="dxa"/>
          </w:tcPr>
          <w:p w14:paraId="7BB0D4E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789D880" w14:textId="77777777" w:rsidTr="00740C5F">
        <w:trPr>
          <w:trHeight w:val="905"/>
        </w:trPr>
        <w:tc>
          <w:tcPr>
            <w:tcW w:w="749" w:type="dxa"/>
          </w:tcPr>
          <w:p w14:paraId="702FDB31" w14:textId="77777777" w:rsidR="00740C5F" w:rsidRDefault="00740C5F" w:rsidP="00346B66">
            <w:pPr>
              <w:ind w:firstLine="0"/>
              <w:jc w:val="center"/>
              <w:rPr>
                <w:rFonts w:cs="Times New Roman"/>
              </w:rPr>
            </w:pPr>
            <w:r>
              <w:rPr>
                <w:rFonts w:cs="Times New Roman"/>
              </w:rPr>
              <w:lastRenderedPageBreak/>
              <w:t>3.1.1</w:t>
            </w:r>
          </w:p>
        </w:tc>
        <w:tc>
          <w:tcPr>
            <w:tcW w:w="1344" w:type="dxa"/>
          </w:tcPr>
          <w:p w14:paraId="76F8E13B" w14:textId="77777777" w:rsidR="00740C5F" w:rsidRPr="007C25F6" w:rsidRDefault="00740C5F" w:rsidP="00346B66">
            <w:pPr>
              <w:ind w:firstLine="0"/>
              <w:jc w:val="center"/>
              <w:rPr>
                <w:rFonts w:cs="Times New Roman"/>
              </w:rPr>
            </w:pPr>
            <w:r>
              <w:rPr>
                <w:rFonts w:cs="Times New Roman"/>
              </w:rPr>
              <w:t>Asignando vacaciones a empleado</w:t>
            </w:r>
          </w:p>
        </w:tc>
        <w:tc>
          <w:tcPr>
            <w:tcW w:w="2126" w:type="dxa"/>
          </w:tcPr>
          <w:p w14:paraId="44E58D25"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periodos de descanso.</w:t>
            </w:r>
          </w:p>
        </w:tc>
        <w:tc>
          <w:tcPr>
            <w:tcW w:w="1701" w:type="dxa"/>
          </w:tcPr>
          <w:p w14:paraId="35648FE5" w14:textId="77777777" w:rsidR="00740C5F" w:rsidRPr="007C25F6" w:rsidRDefault="00740C5F" w:rsidP="00346B66">
            <w:pPr>
              <w:ind w:firstLine="0"/>
              <w:jc w:val="center"/>
              <w:rPr>
                <w:rFonts w:cs="Times New Roman"/>
              </w:rPr>
            </w:pPr>
            <w:r w:rsidRPr="0039364F">
              <w:rPr>
                <w:rFonts w:cs="Times New Roman"/>
              </w:rPr>
              <w:t>Diseñar y crear vista de asignación de vacaciones, importar información de empleados y diseñar lista con campos de fechas y periodos.</w:t>
            </w:r>
          </w:p>
        </w:tc>
        <w:tc>
          <w:tcPr>
            <w:tcW w:w="1134" w:type="dxa"/>
          </w:tcPr>
          <w:p w14:paraId="6DF11AA8" w14:textId="77777777" w:rsidR="00740C5F" w:rsidRPr="007C25F6" w:rsidRDefault="00740C5F" w:rsidP="00346B66">
            <w:pPr>
              <w:ind w:firstLine="0"/>
              <w:jc w:val="center"/>
              <w:rPr>
                <w:rFonts w:cs="Times New Roman"/>
              </w:rPr>
            </w:pPr>
            <w:r>
              <w:rPr>
                <w:rFonts w:cs="Times New Roman"/>
              </w:rPr>
              <w:t>Alta</w:t>
            </w:r>
          </w:p>
        </w:tc>
        <w:tc>
          <w:tcPr>
            <w:tcW w:w="1276" w:type="dxa"/>
          </w:tcPr>
          <w:p w14:paraId="55989066" w14:textId="77777777" w:rsidR="00740C5F" w:rsidRPr="007C25F6" w:rsidRDefault="00740C5F" w:rsidP="00346B66">
            <w:pPr>
              <w:ind w:firstLine="0"/>
              <w:jc w:val="center"/>
              <w:rPr>
                <w:rFonts w:cs="Times New Roman"/>
              </w:rPr>
            </w:pPr>
            <w:r>
              <w:rPr>
                <w:rFonts w:cs="Times New Roman"/>
              </w:rPr>
              <w:t>8</w:t>
            </w:r>
          </w:p>
        </w:tc>
        <w:tc>
          <w:tcPr>
            <w:tcW w:w="1177" w:type="dxa"/>
          </w:tcPr>
          <w:p w14:paraId="58E86C2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C85B14" w14:textId="77777777" w:rsidTr="00740C5F">
        <w:trPr>
          <w:trHeight w:val="905"/>
        </w:trPr>
        <w:tc>
          <w:tcPr>
            <w:tcW w:w="749" w:type="dxa"/>
          </w:tcPr>
          <w:p w14:paraId="2E439984" w14:textId="77777777" w:rsidR="00740C5F" w:rsidRDefault="00740C5F" w:rsidP="00346B66">
            <w:pPr>
              <w:ind w:firstLine="0"/>
              <w:jc w:val="center"/>
              <w:rPr>
                <w:rFonts w:cs="Times New Roman"/>
              </w:rPr>
            </w:pPr>
            <w:r>
              <w:rPr>
                <w:rFonts w:cs="Times New Roman"/>
              </w:rPr>
              <w:t>3.1.2</w:t>
            </w:r>
          </w:p>
        </w:tc>
        <w:tc>
          <w:tcPr>
            <w:tcW w:w="1344" w:type="dxa"/>
          </w:tcPr>
          <w:p w14:paraId="72652FD2" w14:textId="77777777" w:rsidR="00740C5F" w:rsidRPr="007C25F6" w:rsidRDefault="00740C5F" w:rsidP="00346B66">
            <w:pPr>
              <w:ind w:firstLine="0"/>
              <w:jc w:val="center"/>
              <w:rPr>
                <w:rFonts w:cs="Times New Roman"/>
              </w:rPr>
            </w:pPr>
            <w:r>
              <w:rPr>
                <w:rFonts w:cs="Times New Roman"/>
              </w:rPr>
              <w:t>Editando vacaciones de empleados</w:t>
            </w:r>
          </w:p>
        </w:tc>
        <w:tc>
          <w:tcPr>
            <w:tcW w:w="2126" w:type="dxa"/>
          </w:tcPr>
          <w:p w14:paraId="2EE8877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29A0F981" w14:textId="77777777" w:rsidR="00740C5F" w:rsidRPr="007C25F6" w:rsidRDefault="00740C5F" w:rsidP="00346B66">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1F90A295" w14:textId="77777777" w:rsidR="00740C5F" w:rsidRPr="007C25F6" w:rsidRDefault="00740C5F" w:rsidP="00346B66">
            <w:pPr>
              <w:ind w:firstLine="0"/>
              <w:jc w:val="center"/>
              <w:rPr>
                <w:rFonts w:cs="Times New Roman"/>
              </w:rPr>
            </w:pPr>
            <w:r>
              <w:rPr>
                <w:rFonts w:cs="Times New Roman"/>
              </w:rPr>
              <w:t>Alta</w:t>
            </w:r>
          </w:p>
        </w:tc>
        <w:tc>
          <w:tcPr>
            <w:tcW w:w="1276" w:type="dxa"/>
          </w:tcPr>
          <w:p w14:paraId="0AB9E402" w14:textId="77777777" w:rsidR="00740C5F" w:rsidRPr="007C25F6" w:rsidRDefault="00740C5F" w:rsidP="00346B66">
            <w:pPr>
              <w:ind w:firstLine="0"/>
              <w:jc w:val="center"/>
              <w:rPr>
                <w:rFonts w:cs="Times New Roman"/>
              </w:rPr>
            </w:pPr>
            <w:r>
              <w:rPr>
                <w:rFonts w:cs="Times New Roman"/>
              </w:rPr>
              <w:t>7</w:t>
            </w:r>
          </w:p>
        </w:tc>
        <w:tc>
          <w:tcPr>
            <w:tcW w:w="1177" w:type="dxa"/>
          </w:tcPr>
          <w:p w14:paraId="186CC4D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7A149B" w14:textId="77777777" w:rsidTr="00740C5F">
        <w:trPr>
          <w:trHeight w:val="905"/>
        </w:trPr>
        <w:tc>
          <w:tcPr>
            <w:tcW w:w="749" w:type="dxa"/>
          </w:tcPr>
          <w:p w14:paraId="645AC21D" w14:textId="77777777" w:rsidR="00740C5F" w:rsidRDefault="00740C5F" w:rsidP="00346B66">
            <w:pPr>
              <w:ind w:firstLine="0"/>
              <w:jc w:val="center"/>
              <w:rPr>
                <w:rFonts w:cs="Times New Roman"/>
              </w:rPr>
            </w:pPr>
            <w:r>
              <w:rPr>
                <w:rFonts w:cs="Times New Roman"/>
              </w:rPr>
              <w:t>4.1.1</w:t>
            </w:r>
          </w:p>
        </w:tc>
        <w:tc>
          <w:tcPr>
            <w:tcW w:w="1344" w:type="dxa"/>
          </w:tcPr>
          <w:p w14:paraId="08D5C70D" w14:textId="77777777" w:rsidR="00740C5F" w:rsidRPr="007C25F6" w:rsidRDefault="00740C5F" w:rsidP="00346B66">
            <w:pPr>
              <w:ind w:firstLine="0"/>
              <w:jc w:val="center"/>
              <w:rPr>
                <w:rFonts w:cs="Times New Roman"/>
              </w:rPr>
            </w:pPr>
            <w:r>
              <w:rPr>
                <w:rFonts w:cs="Times New Roman"/>
              </w:rPr>
              <w:t>Creando turno con campos obligatorios</w:t>
            </w:r>
          </w:p>
        </w:tc>
        <w:tc>
          <w:tcPr>
            <w:tcW w:w="2126" w:type="dxa"/>
          </w:tcPr>
          <w:p w14:paraId="0C42028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5B670553" w14:textId="77777777" w:rsidR="00740C5F" w:rsidRPr="007C25F6" w:rsidRDefault="00740C5F" w:rsidP="00346B66">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1A4421AA" w14:textId="77777777" w:rsidR="00740C5F" w:rsidRPr="007C25F6" w:rsidRDefault="00740C5F" w:rsidP="00346B66">
            <w:pPr>
              <w:ind w:firstLine="0"/>
              <w:jc w:val="center"/>
              <w:rPr>
                <w:rFonts w:cs="Times New Roman"/>
              </w:rPr>
            </w:pPr>
            <w:r>
              <w:rPr>
                <w:rFonts w:cs="Times New Roman"/>
              </w:rPr>
              <w:t>Alta</w:t>
            </w:r>
          </w:p>
        </w:tc>
        <w:tc>
          <w:tcPr>
            <w:tcW w:w="1276" w:type="dxa"/>
          </w:tcPr>
          <w:p w14:paraId="42CC286F" w14:textId="77777777" w:rsidR="00740C5F" w:rsidRPr="007C25F6" w:rsidRDefault="00740C5F" w:rsidP="00346B66">
            <w:pPr>
              <w:ind w:firstLine="0"/>
              <w:jc w:val="center"/>
              <w:rPr>
                <w:rFonts w:cs="Times New Roman"/>
              </w:rPr>
            </w:pPr>
            <w:r>
              <w:rPr>
                <w:rFonts w:cs="Times New Roman"/>
              </w:rPr>
              <w:t>8</w:t>
            </w:r>
          </w:p>
        </w:tc>
        <w:tc>
          <w:tcPr>
            <w:tcW w:w="1177" w:type="dxa"/>
          </w:tcPr>
          <w:p w14:paraId="2D38149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1AD7C35" w14:textId="77777777" w:rsidTr="00740C5F">
        <w:trPr>
          <w:trHeight w:val="905"/>
        </w:trPr>
        <w:tc>
          <w:tcPr>
            <w:tcW w:w="749" w:type="dxa"/>
          </w:tcPr>
          <w:p w14:paraId="757569E7" w14:textId="77777777" w:rsidR="00740C5F" w:rsidRDefault="00740C5F" w:rsidP="00346B66">
            <w:pPr>
              <w:ind w:firstLine="0"/>
              <w:jc w:val="center"/>
              <w:rPr>
                <w:rFonts w:cs="Times New Roman"/>
              </w:rPr>
            </w:pPr>
            <w:r>
              <w:rPr>
                <w:rFonts w:cs="Times New Roman"/>
              </w:rPr>
              <w:lastRenderedPageBreak/>
              <w:t>4.2</w:t>
            </w:r>
          </w:p>
        </w:tc>
        <w:tc>
          <w:tcPr>
            <w:tcW w:w="1344" w:type="dxa"/>
          </w:tcPr>
          <w:p w14:paraId="346CBCD4" w14:textId="77777777" w:rsidR="00740C5F" w:rsidRPr="007C25F6" w:rsidRDefault="00740C5F" w:rsidP="00346B66">
            <w:pPr>
              <w:ind w:firstLine="0"/>
              <w:jc w:val="center"/>
              <w:rPr>
                <w:rFonts w:cs="Times New Roman"/>
              </w:rPr>
            </w:pPr>
            <w:r>
              <w:rPr>
                <w:rFonts w:cs="Times New Roman"/>
              </w:rPr>
              <w:t>Generando un nuevo turno</w:t>
            </w:r>
          </w:p>
        </w:tc>
        <w:tc>
          <w:tcPr>
            <w:tcW w:w="2126" w:type="dxa"/>
          </w:tcPr>
          <w:p w14:paraId="4A94D8D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4B50C445" w14:textId="77777777" w:rsidR="00740C5F" w:rsidRPr="007C25F6" w:rsidRDefault="00740C5F" w:rsidP="00346B66">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74865C10" w14:textId="77777777" w:rsidR="00740C5F" w:rsidRPr="007C25F6" w:rsidRDefault="00740C5F" w:rsidP="00346B66">
            <w:pPr>
              <w:ind w:firstLine="0"/>
              <w:jc w:val="center"/>
              <w:rPr>
                <w:rFonts w:cs="Times New Roman"/>
              </w:rPr>
            </w:pPr>
            <w:r>
              <w:rPr>
                <w:rFonts w:cs="Times New Roman"/>
              </w:rPr>
              <w:t>Alta</w:t>
            </w:r>
          </w:p>
        </w:tc>
        <w:tc>
          <w:tcPr>
            <w:tcW w:w="1276" w:type="dxa"/>
          </w:tcPr>
          <w:p w14:paraId="6186B936" w14:textId="77777777" w:rsidR="00740C5F" w:rsidRPr="007C25F6" w:rsidRDefault="00740C5F" w:rsidP="00346B66">
            <w:pPr>
              <w:ind w:firstLine="0"/>
              <w:jc w:val="center"/>
              <w:rPr>
                <w:rFonts w:cs="Times New Roman"/>
              </w:rPr>
            </w:pPr>
            <w:r>
              <w:rPr>
                <w:rFonts w:cs="Times New Roman"/>
              </w:rPr>
              <w:t>7</w:t>
            </w:r>
          </w:p>
        </w:tc>
        <w:tc>
          <w:tcPr>
            <w:tcW w:w="1177" w:type="dxa"/>
          </w:tcPr>
          <w:p w14:paraId="087C3FE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5452572" w14:textId="77777777" w:rsidTr="00740C5F">
        <w:trPr>
          <w:trHeight w:val="905"/>
        </w:trPr>
        <w:tc>
          <w:tcPr>
            <w:tcW w:w="749" w:type="dxa"/>
          </w:tcPr>
          <w:p w14:paraId="1782C291" w14:textId="77777777" w:rsidR="00740C5F" w:rsidRDefault="00740C5F" w:rsidP="00346B66">
            <w:pPr>
              <w:ind w:firstLine="0"/>
              <w:jc w:val="center"/>
              <w:rPr>
                <w:rFonts w:cs="Times New Roman"/>
              </w:rPr>
            </w:pPr>
            <w:r>
              <w:rPr>
                <w:rFonts w:cs="Times New Roman"/>
              </w:rPr>
              <w:t>4.3</w:t>
            </w:r>
          </w:p>
        </w:tc>
        <w:tc>
          <w:tcPr>
            <w:tcW w:w="1344" w:type="dxa"/>
          </w:tcPr>
          <w:p w14:paraId="0E6EE8D4" w14:textId="77777777" w:rsidR="00740C5F" w:rsidRPr="007C25F6" w:rsidRDefault="00740C5F" w:rsidP="00346B66">
            <w:pPr>
              <w:ind w:firstLine="0"/>
              <w:jc w:val="center"/>
              <w:rPr>
                <w:rFonts w:cs="Times New Roman"/>
              </w:rPr>
            </w:pPr>
            <w:r>
              <w:rPr>
                <w:rFonts w:cs="Times New Roman"/>
              </w:rPr>
              <w:t>Guardando cambio de turno</w:t>
            </w:r>
          </w:p>
        </w:tc>
        <w:tc>
          <w:tcPr>
            <w:tcW w:w="2126" w:type="dxa"/>
          </w:tcPr>
          <w:p w14:paraId="4FE6D0AD"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64E0578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0D8A0E31" w14:textId="77777777" w:rsidR="00740C5F" w:rsidRPr="007C25F6" w:rsidRDefault="00740C5F" w:rsidP="00346B66">
            <w:pPr>
              <w:ind w:firstLine="0"/>
              <w:jc w:val="center"/>
              <w:rPr>
                <w:rFonts w:cs="Times New Roman"/>
              </w:rPr>
            </w:pPr>
            <w:r>
              <w:rPr>
                <w:rFonts w:cs="Times New Roman"/>
              </w:rPr>
              <w:t>Alta</w:t>
            </w:r>
          </w:p>
        </w:tc>
        <w:tc>
          <w:tcPr>
            <w:tcW w:w="1276" w:type="dxa"/>
          </w:tcPr>
          <w:p w14:paraId="044F19DD" w14:textId="77777777" w:rsidR="00740C5F" w:rsidRPr="007C25F6" w:rsidRDefault="00740C5F" w:rsidP="00346B66">
            <w:pPr>
              <w:ind w:firstLine="0"/>
              <w:jc w:val="center"/>
              <w:rPr>
                <w:rFonts w:cs="Times New Roman"/>
              </w:rPr>
            </w:pPr>
            <w:r>
              <w:rPr>
                <w:rFonts w:cs="Times New Roman"/>
              </w:rPr>
              <w:t>6</w:t>
            </w:r>
          </w:p>
        </w:tc>
        <w:tc>
          <w:tcPr>
            <w:tcW w:w="1177" w:type="dxa"/>
          </w:tcPr>
          <w:p w14:paraId="699FDF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7FAEA5A" w14:textId="77777777" w:rsidTr="00740C5F">
        <w:trPr>
          <w:trHeight w:val="905"/>
        </w:trPr>
        <w:tc>
          <w:tcPr>
            <w:tcW w:w="749" w:type="dxa"/>
          </w:tcPr>
          <w:p w14:paraId="38BA55EA" w14:textId="77777777" w:rsidR="00740C5F" w:rsidRDefault="00740C5F" w:rsidP="00346B66">
            <w:pPr>
              <w:ind w:firstLine="0"/>
              <w:jc w:val="center"/>
              <w:rPr>
                <w:rFonts w:cs="Times New Roman"/>
              </w:rPr>
            </w:pPr>
            <w:r>
              <w:rPr>
                <w:rFonts w:cs="Times New Roman"/>
              </w:rPr>
              <w:t>4.4</w:t>
            </w:r>
          </w:p>
        </w:tc>
        <w:tc>
          <w:tcPr>
            <w:tcW w:w="1344" w:type="dxa"/>
          </w:tcPr>
          <w:p w14:paraId="5F7EC121" w14:textId="77777777" w:rsidR="00740C5F" w:rsidRPr="007C25F6" w:rsidRDefault="00740C5F" w:rsidP="00346B66">
            <w:pPr>
              <w:ind w:firstLine="0"/>
              <w:jc w:val="center"/>
              <w:rPr>
                <w:rFonts w:cs="Times New Roman"/>
              </w:rPr>
            </w:pPr>
            <w:r>
              <w:rPr>
                <w:rFonts w:cs="Times New Roman"/>
              </w:rPr>
              <w:t>Eliminando turno deseado</w:t>
            </w:r>
          </w:p>
        </w:tc>
        <w:tc>
          <w:tcPr>
            <w:tcW w:w="2126" w:type="dxa"/>
          </w:tcPr>
          <w:p w14:paraId="1CC40800"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2773A8E4" w14:textId="77777777" w:rsidR="00740C5F" w:rsidRPr="007C25F6" w:rsidRDefault="00740C5F" w:rsidP="00346B66">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1B22F1D8" w14:textId="77777777" w:rsidR="00740C5F" w:rsidRPr="007C25F6" w:rsidRDefault="00740C5F" w:rsidP="00346B66">
            <w:pPr>
              <w:ind w:firstLine="0"/>
              <w:jc w:val="center"/>
              <w:rPr>
                <w:rFonts w:cs="Times New Roman"/>
              </w:rPr>
            </w:pPr>
            <w:r>
              <w:rPr>
                <w:rFonts w:cs="Times New Roman"/>
              </w:rPr>
              <w:t>Alta</w:t>
            </w:r>
          </w:p>
        </w:tc>
        <w:tc>
          <w:tcPr>
            <w:tcW w:w="1276" w:type="dxa"/>
          </w:tcPr>
          <w:p w14:paraId="26A4BC18" w14:textId="77777777" w:rsidR="00740C5F" w:rsidRPr="007C25F6" w:rsidRDefault="00740C5F" w:rsidP="00346B66">
            <w:pPr>
              <w:ind w:firstLine="0"/>
              <w:jc w:val="center"/>
              <w:rPr>
                <w:rFonts w:cs="Times New Roman"/>
              </w:rPr>
            </w:pPr>
            <w:r>
              <w:rPr>
                <w:rFonts w:cs="Times New Roman"/>
              </w:rPr>
              <w:t>7</w:t>
            </w:r>
          </w:p>
        </w:tc>
        <w:tc>
          <w:tcPr>
            <w:tcW w:w="1177" w:type="dxa"/>
          </w:tcPr>
          <w:p w14:paraId="18D0A94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9A1E2FC" w14:textId="77777777" w:rsidTr="00740C5F">
        <w:trPr>
          <w:trHeight w:val="905"/>
        </w:trPr>
        <w:tc>
          <w:tcPr>
            <w:tcW w:w="749" w:type="dxa"/>
          </w:tcPr>
          <w:p w14:paraId="0FFD4535" w14:textId="77777777" w:rsidR="00740C5F" w:rsidRDefault="00740C5F" w:rsidP="00346B66">
            <w:pPr>
              <w:ind w:firstLine="0"/>
              <w:jc w:val="center"/>
              <w:rPr>
                <w:rFonts w:cs="Times New Roman"/>
              </w:rPr>
            </w:pPr>
            <w:r>
              <w:rPr>
                <w:rFonts w:cs="Times New Roman"/>
              </w:rPr>
              <w:t>4.6</w:t>
            </w:r>
          </w:p>
        </w:tc>
        <w:tc>
          <w:tcPr>
            <w:tcW w:w="1344" w:type="dxa"/>
          </w:tcPr>
          <w:p w14:paraId="0254B2D0" w14:textId="77777777" w:rsidR="00740C5F" w:rsidRPr="007C25F6" w:rsidRDefault="00740C5F" w:rsidP="00346B66">
            <w:pPr>
              <w:ind w:firstLine="0"/>
              <w:jc w:val="center"/>
              <w:rPr>
                <w:rFonts w:cs="Times New Roman"/>
              </w:rPr>
            </w:pPr>
            <w:r>
              <w:rPr>
                <w:rFonts w:cs="Times New Roman"/>
              </w:rPr>
              <w:t>Definiendo horario de trabajo</w:t>
            </w:r>
          </w:p>
        </w:tc>
        <w:tc>
          <w:tcPr>
            <w:tcW w:w="2126" w:type="dxa"/>
          </w:tcPr>
          <w:p w14:paraId="065C7DA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w:t>
            </w:r>
            <w:r w:rsidRPr="00816FB8">
              <w:rPr>
                <w:rFonts w:cs="Times New Roman"/>
              </w:rPr>
              <w:lastRenderedPageBreak/>
              <w:t>claramente entradas y salidas.</w:t>
            </w:r>
          </w:p>
        </w:tc>
        <w:tc>
          <w:tcPr>
            <w:tcW w:w="1701" w:type="dxa"/>
          </w:tcPr>
          <w:p w14:paraId="254D29F7"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vista de horarios, formulario de definición, importar </w:t>
            </w:r>
            <w:r w:rsidRPr="00816FB8">
              <w:rPr>
                <w:rFonts w:cs="Times New Roman"/>
              </w:rPr>
              <w:lastRenderedPageBreak/>
              <w:t>información y diseñar lista de horarios registrados.</w:t>
            </w:r>
          </w:p>
        </w:tc>
        <w:tc>
          <w:tcPr>
            <w:tcW w:w="1134" w:type="dxa"/>
          </w:tcPr>
          <w:p w14:paraId="1C4FBF5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A6C364C" w14:textId="77777777" w:rsidR="00740C5F" w:rsidRPr="007C25F6" w:rsidRDefault="00740C5F" w:rsidP="00346B66">
            <w:pPr>
              <w:ind w:firstLine="0"/>
              <w:jc w:val="center"/>
              <w:rPr>
                <w:rFonts w:cs="Times New Roman"/>
              </w:rPr>
            </w:pPr>
            <w:r>
              <w:rPr>
                <w:rFonts w:cs="Times New Roman"/>
              </w:rPr>
              <w:t>8</w:t>
            </w:r>
          </w:p>
        </w:tc>
        <w:tc>
          <w:tcPr>
            <w:tcW w:w="1177" w:type="dxa"/>
          </w:tcPr>
          <w:p w14:paraId="646BE0F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80F6BAB" w14:textId="77777777" w:rsidTr="00740C5F">
        <w:trPr>
          <w:trHeight w:val="905"/>
        </w:trPr>
        <w:tc>
          <w:tcPr>
            <w:tcW w:w="749" w:type="dxa"/>
          </w:tcPr>
          <w:p w14:paraId="728D9810" w14:textId="77777777" w:rsidR="00740C5F" w:rsidRDefault="00740C5F" w:rsidP="00346B66">
            <w:pPr>
              <w:ind w:firstLine="0"/>
              <w:jc w:val="center"/>
              <w:rPr>
                <w:rFonts w:cs="Times New Roman"/>
              </w:rPr>
            </w:pPr>
            <w:r>
              <w:rPr>
                <w:rFonts w:cs="Times New Roman"/>
              </w:rPr>
              <w:t>4.7</w:t>
            </w:r>
          </w:p>
        </w:tc>
        <w:tc>
          <w:tcPr>
            <w:tcW w:w="1344" w:type="dxa"/>
          </w:tcPr>
          <w:p w14:paraId="3D0F98B2" w14:textId="77777777" w:rsidR="00740C5F" w:rsidRPr="007C25F6" w:rsidRDefault="00740C5F" w:rsidP="00346B66">
            <w:pPr>
              <w:ind w:firstLine="0"/>
              <w:jc w:val="center"/>
              <w:rPr>
                <w:rFonts w:cs="Times New Roman"/>
              </w:rPr>
            </w:pPr>
            <w:r>
              <w:rPr>
                <w:rFonts w:cs="Times New Roman"/>
              </w:rPr>
              <w:t>Generando un resumen de registro de horario de jornada</w:t>
            </w:r>
          </w:p>
        </w:tc>
        <w:tc>
          <w:tcPr>
            <w:tcW w:w="2126" w:type="dxa"/>
          </w:tcPr>
          <w:p w14:paraId="1A61BA4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323533C7" w14:textId="77777777" w:rsidR="00740C5F" w:rsidRPr="007C25F6" w:rsidRDefault="00740C5F" w:rsidP="00346B66">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3E103348" w14:textId="77777777" w:rsidR="00740C5F" w:rsidRPr="007C25F6" w:rsidRDefault="00740C5F" w:rsidP="00346B66">
            <w:pPr>
              <w:ind w:firstLine="0"/>
              <w:jc w:val="center"/>
              <w:rPr>
                <w:rFonts w:cs="Times New Roman"/>
              </w:rPr>
            </w:pPr>
            <w:r>
              <w:rPr>
                <w:rFonts w:cs="Times New Roman"/>
              </w:rPr>
              <w:t>Media</w:t>
            </w:r>
          </w:p>
        </w:tc>
        <w:tc>
          <w:tcPr>
            <w:tcW w:w="1276" w:type="dxa"/>
          </w:tcPr>
          <w:p w14:paraId="0E8C30C5" w14:textId="77777777" w:rsidR="00740C5F" w:rsidRPr="007C25F6" w:rsidRDefault="00740C5F" w:rsidP="00346B66">
            <w:pPr>
              <w:ind w:firstLine="0"/>
              <w:jc w:val="center"/>
              <w:rPr>
                <w:rFonts w:cs="Times New Roman"/>
              </w:rPr>
            </w:pPr>
            <w:r>
              <w:rPr>
                <w:rFonts w:cs="Times New Roman"/>
              </w:rPr>
              <w:t>7</w:t>
            </w:r>
          </w:p>
        </w:tc>
        <w:tc>
          <w:tcPr>
            <w:tcW w:w="1177" w:type="dxa"/>
          </w:tcPr>
          <w:p w14:paraId="3337A05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808303A" w14:textId="77777777" w:rsidTr="00740C5F">
        <w:trPr>
          <w:trHeight w:val="905"/>
        </w:trPr>
        <w:tc>
          <w:tcPr>
            <w:tcW w:w="749" w:type="dxa"/>
          </w:tcPr>
          <w:p w14:paraId="02A26A33" w14:textId="77777777" w:rsidR="00740C5F" w:rsidRDefault="00740C5F" w:rsidP="00346B66">
            <w:pPr>
              <w:ind w:firstLine="0"/>
              <w:jc w:val="center"/>
              <w:rPr>
                <w:rFonts w:cs="Times New Roman"/>
              </w:rPr>
            </w:pPr>
            <w:r>
              <w:rPr>
                <w:rFonts w:cs="Times New Roman"/>
              </w:rPr>
              <w:t>5.1</w:t>
            </w:r>
          </w:p>
        </w:tc>
        <w:tc>
          <w:tcPr>
            <w:tcW w:w="1344" w:type="dxa"/>
          </w:tcPr>
          <w:p w14:paraId="2BD0C95F" w14:textId="77777777" w:rsidR="00740C5F" w:rsidRPr="007C25F6" w:rsidRDefault="00740C5F" w:rsidP="00346B66">
            <w:pPr>
              <w:ind w:firstLine="0"/>
              <w:jc w:val="center"/>
              <w:rPr>
                <w:rFonts w:cs="Times New Roman"/>
              </w:rPr>
            </w:pPr>
            <w:r>
              <w:rPr>
                <w:rFonts w:cs="Times New Roman"/>
              </w:rPr>
              <w:t>Revisando informe de asistencia</w:t>
            </w:r>
          </w:p>
        </w:tc>
        <w:tc>
          <w:tcPr>
            <w:tcW w:w="2126" w:type="dxa"/>
          </w:tcPr>
          <w:p w14:paraId="03CA06C0" w14:textId="77777777" w:rsidR="00740C5F" w:rsidRPr="00816FB8" w:rsidRDefault="00740C5F" w:rsidP="00346B66">
            <w:pPr>
              <w:ind w:firstLine="0"/>
              <w:jc w:val="center"/>
              <w:rPr>
                <w:rFonts w:cs="Times New Roman"/>
                <w:lang w:val="es-419"/>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empleados para controlar la asistencia general.</w:t>
            </w:r>
          </w:p>
        </w:tc>
        <w:tc>
          <w:tcPr>
            <w:tcW w:w="1701" w:type="dxa"/>
          </w:tcPr>
          <w:p w14:paraId="7871B7EE" w14:textId="77777777" w:rsidR="00740C5F" w:rsidRPr="00816FB8" w:rsidRDefault="00740C5F" w:rsidP="00346B66">
            <w:pPr>
              <w:ind w:firstLine="0"/>
              <w:jc w:val="center"/>
              <w:rPr>
                <w:rFonts w:cs="Times New Roman"/>
                <w:lang w:val="es-419"/>
              </w:rPr>
            </w:pPr>
            <w:r w:rsidRPr="00816FB8">
              <w:rPr>
                <w:rFonts w:cs="Times New Roman"/>
              </w:rPr>
              <w:t>Diseñar y crear vista de informes, importar datos de asistencia y diseñar listado de informes generados.</w:t>
            </w:r>
          </w:p>
        </w:tc>
        <w:tc>
          <w:tcPr>
            <w:tcW w:w="1134" w:type="dxa"/>
          </w:tcPr>
          <w:p w14:paraId="3DAA30E7" w14:textId="77777777" w:rsidR="00740C5F" w:rsidRPr="007C25F6" w:rsidRDefault="00740C5F" w:rsidP="00346B66">
            <w:pPr>
              <w:ind w:firstLine="0"/>
              <w:jc w:val="center"/>
              <w:rPr>
                <w:rFonts w:cs="Times New Roman"/>
              </w:rPr>
            </w:pPr>
            <w:r>
              <w:rPr>
                <w:rFonts w:cs="Times New Roman"/>
              </w:rPr>
              <w:t>Alta</w:t>
            </w:r>
          </w:p>
        </w:tc>
        <w:tc>
          <w:tcPr>
            <w:tcW w:w="1276" w:type="dxa"/>
          </w:tcPr>
          <w:p w14:paraId="4522E91B" w14:textId="77777777" w:rsidR="00740C5F" w:rsidRPr="007C25F6" w:rsidRDefault="00740C5F" w:rsidP="00346B66">
            <w:pPr>
              <w:ind w:firstLine="0"/>
              <w:jc w:val="center"/>
              <w:rPr>
                <w:rFonts w:cs="Times New Roman"/>
              </w:rPr>
            </w:pPr>
            <w:r>
              <w:rPr>
                <w:rFonts w:cs="Times New Roman"/>
              </w:rPr>
              <w:t>8</w:t>
            </w:r>
          </w:p>
        </w:tc>
        <w:tc>
          <w:tcPr>
            <w:tcW w:w="1177" w:type="dxa"/>
          </w:tcPr>
          <w:p w14:paraId="67558CD2"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14A954D" w14:textId="77777777" w:rsidTr="00740C5F">
        <w:trPr>
          <w:trHeight w:val="905"/>
        </w:trPr>
        <w:tc>
          <w:tcPr>
            <w:tcW w:w="749" w:type="dxa"/>
          </w:tcPr>
          <w:p w14:paraId="4D2EF60A" w14:textId="77777777" w:rsidR="00740C5F" w:rsidRDefault="00740C5F" w:rsidP="00346B66">
            <w:pPr>
              <w:ind w:firstLine="0"/>
              <w:jc w:val="center"/>
              <w:rPr>
                <w:rFonts w:cs="Times New Roman"/>
              </w:rPr>
            </w:pPr>
            <w:r>
              <w:rPr>
                <w:rFonts w:cs="Times New Roman"/>
              </w:rPr>
              <w:t>6.1</w:t>
            </w:r>
          </w:p>
        </w:tc>
        <w:tc>
          <w:tcPr>
            <w:tcW w:w="1344" w:type="dxa"/>
          </w:tcPr>
          <w:p w14:paraId="1DA1B6BA" w14:textId="77777777" w:rsidR="00740C5F" w:rsidRPr="007C25F6" w:rsidRDefault="00740C5F" w:rsidP="00346B66">
            <w:pPr>
              <w:ind w:firstLine="0"/>
              <w:jc w:val="center"/>
              <w:rPr>
                <w:rFonts w:cs="Times New Roman"/>
              </w:rPr>
            </w:pPr>
            <w:r>
              <w:rPr>
                <w:rFonts w:cs="Times New Roman"/>
              </w:rPr>
              <w:t>Ingresando permisos de ausencia</w:t>
            </w:r>
          </w:p>
        </w:tc>
        <w:tc>
          <w:tcPr>
            <w:tcW w:w="2126" w:type="dxa"/>
          </w:tcPr>
          <w:p w14:paraId="5FEBAFEC"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6FC8CCF8" w14:textId="77777777" w:rsidR="00740C5F" w:rsidRPr="007C25F6" w:rsidRDefault="00740C5F" w:rsidP="00346B66">
            <w:pPr>
              <w:ind w:firstLine="0"/>
              <w:jc w:val="center"/>
              <w:rPr>
                <w:rFonts w:cs="Times New Roman"/>
              </w:rPr>
            </w:pPr>
            <w:r w:rsidRPr="00816FB8">
              <w:rPr>
                <w:rFonts w:cs="Times New Roman"/>
              </w:rPr>
              <w:t xml:space="preserve">Diseñar y crear vista de permisos de ausencia, formulario de registro, importar información y diseñar lista de </w:t>
            </w:r>
            <w:r w:rsidRPr="00816FB8">
              <w:rPr>
                <w:rFonts w:cs="Times New Roman"/>
              </w:rPr>
              <w:lastRenderedPageBreak/>
              <w:t>permisos ingresados.</w:t>
            </w:r>
          </w:p>
        </w:tc>
        <w:tc>
          <w:tcPr>
            <w:tcW w:w="1134" w:type="dxa"/>
          </w:tcPr>
          <w:p w14:paraId="056C36F1"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3845DF2" w14:textId="77777777" w:rsidR="00740C5F" w:rsidRPr="007C25F6" w:rsidRDefault="00740C5F" w:rsidP="00346B66">
            <w:pPr>
              <w:ind w:firstLine="0"/>
              <w:jc w:val="center"/>
              <w:rPr>
                <w:rFonts w:cs="Times New Roman"/>
              </w:rPr>
            </w:pPr>
            <w:r>
              <w:rPr>
                <w:rFonts w:cs="Times New Roman"/>
              </w:rPr>
              <w:t>7</w:t>
            </w:r>
          </w:p>
        </w:tc>
        <w:tc>
          <w:tcPr>
            <w:tcW w:w="1177" w:type="dxa"/>
          </w:tcPr>
          <w:p w14:paraId="2814CEB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6C5344F" w14:textId="77777777" w:rsidTr="00740C5F">
        <w:trPr>
          <w:trHeight w:val="905"/>
        </w:trPr>
        <w:tc>
          <w:tcPr>
            <w:tcW w:w="749" w:type="dxa"/>
          </w:tcPr>
          <w:p w14:paraId="654E7081" w14:textId="77777777" w:rsidR="00740C5F" w:rsidRDefault="00740C5F" w:rsidP="00346B66">
            <w:pPr>
              <w:ind w:firstLine="0"/>
              <w:jc w:val="center"/>
              <w:rPr>
                <w:rFonts w:cs="Times New Roman"/>
              </w:rPr>
            </w:pPr>
            <w:r>
              <w:rPr>
                <w:rFonts w:cs="Times New Roman"/>
              </w:rPr>
              <w:t>1.6</w:t>
            </w:r>
          </w:p>
        </w:tc>
        <w:tc>
          <w:tcPr>
            <w:tcW w:w="1344" w:type="dxa"/>
          </w:tcPr>
          <w:p w14:paraId="0D3EF449" w14:textId="77777777" w:rsidR="00740C5F" w:rsidRPr="007C25F6" w:rsidRDefault="00740C5F" w:rsidP="00346B66">
            <w:pPr>
              <w:ind w:firstLine="0"/>
              <w:jc w:val="center"/>
              <w:rPr>
                <w:rFonts w:cs="Times New Roman"/>
              </w:rPr>
            </w:pPr>
            <w:r>
              <w:rPr>
                <w:rFonts w:cs="Times New Roman"/>
              </w:rPr>
              <w:t>Cambio de estado de un departamento</w:t>
            </w:r>
          </w:p>
        </w:tc>
        <w:tc>
          <w:tcPr>
            <w:tcW w:w="2126" w:type="dxa"/>
          </w:tcPr>
          <w:p w14:paraId="432E4BD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621F6CB6" w14:textId="77777777" w:rsidR="00740C5F" w:rsidRPr="007C25F6" w:rsidRDefault="00740C5F" w:rsidP="00346B66">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6A9A6F83" w14:textId="77777777" w:rsidR="00740C5F" w:rsidRPr="007C25F6" w:rsidRDefault="00740C5F" w:rsidP="00346B66">
            <w:pPr>
              <w:ind w:firstLine="0"/>
              <w:jc w:val="center"/>
              <w:rPr>
                <w:rFonts w:cs="Times New Roman"/>
              </w:rPr>
            </w:pPr>
            <w:r>
              <w:rPr>
                <w:rFonts w:cs="Times New Roman"/>
              </w:rPr>
              <w:t>Media</w:t>
            </w:r>
          </w:p>
        </w:tc>
        <w:tc>
          <w:tcPr>
            <w:tcW w:w="1276" w:type="dxa"/>
          </w:tcPr>
          <w:p w14:paraId="41B4D5EC" w14:textId="77777777" w:rsidR="00740C5F" w:rsidRPr="007C25F6" w:rsidRDefault="00740C5F" w:rsidP="00346B66">
            <w:pPr>
              <w:ind w:firstLine="0"/>
              <w:jc w:val="center"/>
              <w:rPr>
                <w:rFonts w:cs="Times New Roman"/>
              </w:rPr>
            </w:pPr>
            <w:r>
              <w:rPr>
                <w:rFonts w:cs="Times New Roman"/>
              </w:rPr>
              <w:t>6</w:t>
            </w:r>
          </w:p>
        </w:tc>
        <w:tc>
          <w:tcPr>
            <w:tcW w:w="1177" w:type="dxa"/>
          </w:tcPr>
          <w:p w14:paraId="517F96B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3B6F8F0" w14:textId="77777777" w:rsidTr="00740C5F">
        <w:trPr>
          <w:trHeight w:val="905"/>
        </w:trPr>
        <w:tc>
          <w:tcPr>
            <w:tcW w:w="749" w:type="dxa"/>
          </w:tcPr>
          <w:p w14:paraId="76748806" w14:textId="77777777" w:rsidR="00740C5F" w:rsidRDefault="00740C5F" w:rsidP="00346B66">
            <w:pPr>
              <w:ind w:firstLine="0"/>
              <w:jc w:val="center"/>
              <w:rPr>
                <w:rFonts w:cs="Times New Roman"/>
              </w:rPr>
            </w:pPr>
            <w:r>
              <w:rPr>
                <w:rFonts w:cs="Times New Roman"/>
              </w:rPr>
              <w:t>2.3</w:t>
            </w:r>
          </w:p>
        </w:tc>
        <w:tc>
          <w:tcPr>
            <w:tcW w:w="1344" w:type="dxa"/>
          </w:tcPr>
          <w:p w14:paraId="6F933966" w14:textId="77777777" w:rsidR="00740C5F" w:rsidRPr="007C25F6" w:rsidRDefault="00740C5F" w:rsidP="00346B66">
            <w:pPr>
              <w:ind w:firstLine="0"/>
              <w:jc w:val="center"/>
              <w:rPr>
                <w:rFonts w:cs="Times New Roman"/>
              </w:rPr>
            </w:pPr>
            <w:r>
              <w:rPr>
                <w:rFonts w:cs="Times New Roman"/>
              </w:rPr>
              <w:t>Visualizando las fichas que están activas actualmente</w:t>
            </w:r>
          </w:p>
        </w:tc>
        <w:tc>
          <w:tcPr>
            <w:tcW w:w="2126" w:type="dxa"/>
          </w:tcPr>
          <w:p w14:paraId="7E0DFB8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9788060" w14:textId="77777777" w:rsidR="00740C5F" w:rsidRPr="007C25F6" w:rsidRDefault="00740C5F" w:rsidP="00346B66">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1EE1E494" w14:textId="77777777" w:rsidR="00740C5F" w:rsidRPr="007C25F6" w:rsidRDefault="00740C5F" w:rsidP="00346B66">
            <w:pPr>
              <w:ind w:firstLine="0"/>
              <w:jc w:val="center"/>
              <w:rPr>
                <w:rFonts w:cs="Times New Roman"/>
              </w:rPr>
            </w:pPr>
            <w:r>
              <w:rPr>
                <w:rFonts w:cs="Times New Roman"/>
              </w:rPr>
              <w:t>Media</w:t>
            </w:r>
          </w:p>
        </w:tc>
        <w:tc>
          <w:tcPr>
            <w:tcW w:w="1276" w:type="dxa"/>
          </w:tcPr>
          <w:p w14:paraId="5B0AC56D" w14:textId="77777777" w:rsidR="00740C5F" w:rsidRPr="007C25F6" w:rsidRDefault="00740C5F" w:rsidP="00346B66">
            <w:pPr>
              <w:ind w:firstLine="0"/>
              <w:jc w:val="center"/>
              <w:rPr>
                <w:rFonts w:cs="Times New Roman"/>
              </w:rPr>
            </w:pPr>
            <w:r>
              <w:rPr>
                <w:rFonts w:cs="Times New Roman"/>
              </w:rPr>
              <w:t>7</w:t>
            </w:r>
          </w:p>
        </w:tc>
        <w:tc>
          <w:tcPr>
            <w:tcW w:w="1177" w:type="dxa"/>
          </w:tcPr>
          <w:p w14:paraId="4744C14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765A55" w14:textId="77777777" w:rsidTr="00740C5F">
        <w:trPr>
          <w:trHeight w:val="905"/>
        </w:trPr>
        <w:tc>
          <w:tcPr>
            <w:tcW w:w="749" w:type="dxa"/>
          </w:tcPr>
          <w:p w14:paraId="0D78E19D" w14:textId="77777777" w:rsidR="00740C5F" w:rsidRDefault="00740C5F" w:rsidP="00346B66">
            <w:pPr>
              <w:ind w:firstLine="0"/>
              <w:jc w:val="center"/>
              <w:rPr>
                <w:rFonts w:cs="Times New Roman"/>
              </w:rPr>
            </w:pPr>
            <w:r>
              <w:rPr>
                <w:rFonts w:cs="Times New Roman"/>
              </w:rPr>
              <w:t>2.6.1</w:t>
            </w:r>
          </w:p>
        </w:tc>
        <w:tc>
          <w:tcPr>
            <w:tcW w:w="1344" w:type="dxa"/>
          </w:tcPr>
          <w:p w14:paraId="7173F004" w14:textId="77777777" w:rsidR="00740C5F" w:rsidRPr="007C25F6" w:rsidRDefault="00740C5F" w:rsidP="00346B66">
            <w:pPr>
              <w:ind w:firstLine="0"/>
              <w:jc w:val="center"/>
              <w:rPr>
                <w:rFonts w:cs="Times New Roman"/>
              </w:rPr>
            </w:pPr>
            <w:r>
              <w:rPr>
                <w:rFonts w:cs="Times New Roman"/>
              </w:rPr>
              <w:t>Imprimiendo solo una ficha de empleado</w:t>
            </w:r>
          </w:p>
        </w:tc>
        <w:tc>
          <w:tcPr>
            <w:tcW w:w="2126" w:type="dxa"/>
          </w:tcPr>
          <w:p w14:paraId="07CBBB3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2DD93CD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01FED4A1" w14:textId="77777777" w:rsidR="00740C5F" w:rsidRPr="007C25F6" w:rsidRDefault="00740C5F" w:rsidP="00346B66">
            <w:pPr>
              <w:ind w:firstLine="0"/>
              <w:jc w:val="center"/>
              <w:rPr>
                <w:rFonts w:cs="Times New Roman"/>
              </w:rPr>
            </w:pPr>
            <w:r>
              <w:rPr>
                <w:rFonts w:cs="Times New Roman"/>
              </w:rPr>
              <w:t>Alta</w:t>
            </w:r>
          </w:p>
        </w:tc>
        <w:tc>
          <w:tcPr>
            <w:tcW w:w="1276" w:type="dxa"/>
          </w:tcPr>
          <w:p w14:paraId="282FC888" w14:textId="77777777" w:rsidR="00740C5F" w:rsidRPr="007C25F6" w:rsidRDefault="00740C5F" w:rsidP="00346B66">
            <w:pPr>
              <w:ind w:firstLine="0"/>
              <w:jc w:val="center"/>
              <w:rPr>
                <w:rFonts w:cs="Times New Roman"/>
              </w:rPr>
            </w:pPr>
            <w:r>
              <w:rPr>
                <w:rFonts w:cs="Times New Roman"/>
              </w:rPr>
              <w:t>8</w:t>
            </w:r>
          </w:p>
        </w:tc>
        <w:tc>
          <w:tcPr>
            <w:tcW w:w="1177" w:type="dxa"/>
          </w:tcPr>
          <w:p w14:paraId="4C2CCB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D7B4BDF" w14:textId="77777777" w:rsidTr="00740C5F">
        <w:trPr>
          <w:trHeight w:val="905"/>
        </w:trPr>
        <w:tc>
          <w:tcPr>
            <w:tcW w:w="749" w:type="dxa"/>
          </w:tcPr>
          <w:p w14:paraId="707459F3" w14:textId="77777777" w:rsidR="00740C5F" w:rsidRDefault="00740C5F" w:rsidP="00346B66">
            <w:pPr>
              <w:ind w:firstLine="0"/>
              <w:jc w:val="center"/>
              <w:rPr>
                <w:rFonts w:cs="Times New Roman"/>
              </w:rPr>
            </w:pPr>
            <w:r>
              <w:rPr>
                <w:rFonts w:cs="Times New Roman"/>
              </w:rPr>
              <w:lastRenderedPageBreak/>
              <w:t>2.6.2</w:t>
            </w:r>
          </w:p>
        </w:tc>
        <w:tc>
          <w:tcPr>
            <w:tcW w:w="1344" w:type="dxa"/>
          </w:tcPr>
          <w:p w14:paraId="3AABAED9" w14:textId="77777777" w:rsidR="00740C5F" w:rsidRPr="007C25F6" w:rsidRDefault="00740C5F" w:rsidP="00346B66">
            <w:pPr>
              <w:ind w:firstLine="0"/>
              <w:jc w:val="center"/>
              <w:rPr>
                <w:rFonts w:cs="Times New Roman"/>
              </w:rPr>
            </w:pPr>
            <w:r>
              <w:rPr>
                <w:rFonts w:cs="Times New Roman"/>
              </w:rPr>
              <w:t>Imprimiendo múltiples fichas de empelados</w:t>
            </w:r>
          </w:p>
        </w:tc>
        <w:tc>
          <w:tcPr>
            <w:tcW w:w="2126" w:type="dxa"/>
          </w:tcPr>
          <w:p w14:paraId="675F802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55C3BF97" w14:textId="77777777" w:rsidR="00740C5F" w:rsidRPr="007C25F6" w:rsidRDefault="00740C5F" w:rsidP="00346B66">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5199EDE1" w14:textId="77777777" w:rsidR="00740C5F" w:rsidRPr="007C25F6" w:rsidRDefault="00740C5F" w:rsidP="00346B66">
            <w:pPr>
              <w:ind w:firstLine="0"/>
              <w:jc w:val="center"/>
              <w:rPr>
                <w:rFonts w:cs="Times New Roman"/>
              </w:rPr>
            </w:pPr>
            <w:r>
              <w:rPr>
                <w:rFonts w:cs="Times New Roman"/>
              </w:rPr>
              <w:t>Alta</w:t>
            </w:r>
          </w:p>
        </w:tc>
        <w:tc>
          <w:tcPr>
            <w:tcW w:w="1276" w:type="dxa"/>
          </w:tcPr>
          <w:p w14:paraId="1947AB67" w14:textId="77777777" w:rsidR="00740C5F" w:rsidRPr="007C25F6" w:rsidRDefault="00740C5F" w:rsidP="00346B66">
            <w:pPr>
              <w:ind w:firstLine="0"/>
              <w:jc w:val="center"/>
              <w:rPr>
                <w:rFonts w:cs="Times New Roman"/>
              </w:rPr>
            </w:pPr>
            <w:r>
              <w:rPr>
                <w:rFonts w:cs="Times New Roman"/>
              </w:rPr>
              <w:t>9</w:t>
            </w:r>
          </w:p>
        </w:tc>
        <w:tc>
          <w:tcPr>
            <w:tcW w:w="1177" w:type="dxa"/>
          </w:tcPr>
          <w:p w14:paraId="6D87600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88293AB" w14:textId="77777777" w:rsidTr="00740C5F">
        <w:trPr>
          <w:trHeight w:val="905"/>
        </w:trPr>
        <w:tc>
          <w:tcPr>
            <w:tcW w:w="749" w:type="dxa"/>
          </w:tcPr>
          <w:p w14:paraId="7E1AA2B8" w14:textId="77777777" w:rsidR="00740C5F" w:rsidRDefault="00740C5F" w:rsidP="00346B66">
            <w:pPr>
              <w:ind w:firstLine="0"/>
              <w:jc w:val="center"/>
              <w:rPr>
                <w:rFonts w:cs="Times New Roman"/>
              </w:rPr>
            </w:pPr>
            <w:r>
              <w:rPr>
                <w:rFonts w:cs="Times New Roman"/>
              </w:rPr>
              <w:t>3.2</w:t>
            </w:r>
          </w:p>
        </w:tc>
        <w:tc>
          <w:tcPr>
            <w:tcW w:w="1344" w:type="dxa"/>
          </w:tcPr>
          <w:p w14:paraId="5EE15EA9" w14:textId="77777777" w:rsidR="00740C5F" w:rsidRPr="007C25F6" w:rsidRDefault="00740C5F" w:rsidP="00346B66">
            <w:pPr>
              <w:ind w:firstLine="0"/>
              <w:jc w:val="center"/>
              <w:rPr>
                <w:rFonts w:cs="Times New Roman"/>
              </w:rPr>
            </w:pPr>
            <w:r>
              <w:rPr>
                <w:rFonts w:cs="Times New Roman"/>
              </w:rPr>
              <w:t>Visualizando lista de empleados con casilla para asignar vacaciones</w:t>
            </w:r>
          </w:p>
        </w:tc>
        <w:tc>
          <w:tcPr>
            <w:tcW w:w="2126" w:type="dxa"/>
          </w:tcPr>
          <w:p w14:paraId="06F94FF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257C7C29" w14:textId="77777777" w:rsidR="00740C5F" w:rsidRPr="007C25F6" w:rsidRDefault="00740C5F" w:rsidP="00346B66">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33B3FFCC" w14:textId="77777777" w:rsidR="00740C5F" w:rsidRPr="007C25F6" w:rsidRDefault="00740C5F" w:rsidP="00346B66">
            <w:pPr>
              <w:ind w:firstLine="0"/>
              <w:jc w:val="center"/>
              <w:rPr>
                <w:rFonts w:cs="Times New Roman"/>
              </w:rPr>
            </w:pPr>
            <w:r>
              <w:rPr>
                <w:rFonts w:cs="Times New Roman"/>
              </w:rPr>
              <w:t>Alta</w:t>
            </w:r>
          </w:p>
        </w:tc>
        <w:tc>
          <w:tcPr>
            <w:tcW w:w="1276" w:type="dxa"/>
          </w:tcPr>
          <w:p w14:paraId="1B68F2DA" w14:textId="77777777" w:rsidR="00740C5F" w:rsidRPr="007C25F6" w:rsidRDefault="00740C5F" w:rsidP="00346B66">
            <w:pPr>
              <w:ind w:firstLine="0"/>
              <w:jc w:val="center"/>
              <w:rPr>
                <w:rFonts w:cs="Times New Roman"/>
              </w:rPr>
            </w:pPr>
            <w:r>
              <w:rPr>
                <w:rFonts w:cs="Times New Roman"/>
              </w:rPr>
              <w:t>7</w:t>
            </w:r>
          </w:p>
        </w:tc>
        <w:tc>
          <w:tcPr>
            <w:tcW w:w="1177" w:type="dxa"/>
          </w:tcPr>
          <w:p w14:paraId="2439627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CFBB433" w14:textId="77777777" w:rsidTr="00740C5F">
        <w:trPr>
          <w:trHeight w:val="905"/>
        </w:trPr>
        <w:tc>
          <w:tcPr>
            <w:tcW w:w="749" w:type="dxa"/>
          </w:tcPr>
          <w:p w14:paraId="5467E24F" w14:textId="77777777" w:rsidR="00740C5F" w:rsidRDefault="00740C5F" w:rsidP="00346B66">
            <w:pPr>
              <w:ind w:firstLine="0"/>
              <w:jc w:val="center"/>
              <w:rPr>
                <w:rFonts w:cs="Times New Roman"/>
              </w:rPr>
            </w:pPr>
            <w:r>
              <w:rPr>
                <w:rFonts w:cs="Times New Roman"/>
              </w:rPr>
              <w:t>3.3</w:t>
            </w:r>
          </w:p>
        </w:tc>
        <w:tc>
          <w:tcPr>
            <w:tcW w:w="1344" w:type="dxa"/>
          </w:tcPr>
          <w:p w14:paraId="3061CCB6" w14:textId="77777777" w:rsidR="00740C5F" w:rsidRPr="007C25F6" w:rsidRDefault="00740C5F" w:rsidP="00346B66">
            <w:pPr>
              <w:ind w:firstLine="0"/>
              <w:jc w:val="center"/>
              <w:rPr>
                <w:rFonts w:cs="Times New Roman"/>
              </w:rPr>
            </w:pPr>
            <w:r>
              <w:rPr>
                <w:rFonts w:cs="Times New Roman"/>
              </w:rPr>
              <w:t>Definiendo días a otorgar para vacaciones</w:t>
            </w:r>
          </w:p>
        </w:tc>
        <w:tc>
          <w:tcPr>
            <w:tcW w:w="2126" w:type="dxa"/>
          </w:tcPr>
          <w:p w14:paraId="32F73E0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5214740E" w14:textId="77777777" w:rsidR="00740C5F" w:rsidRPr="007C25F6" w:rsidRDefault="00740C5F" w:rsidP="00346B66">
            <w:pPr>
              <w:ind w:firstLine="0"/>
              <w:jc w:val="center"/>
              <w:rPr>
                <w:rFonts w:cs="Times New Roman"/>
              </w:rPr>
            </w:pPr>
            <w:r w:rsidRPr="00816FB8">
              <w:rPr>
                <w:rFonts w:cs="Times New Roman"/>
              </w:rPr>
              <w:t xml:space="preserve">Diseñar y crear vista de asignación de días, formulario de configuración, importar información y diseñar lista </w:t>
            </w:r>
            <w:r w:rsidRPr="00816FB8">
              <w:rPr>
                <w:rFonts w:cs="Times New Roman"/>
              </w:rPr>
              <w:lastRenderedPageBreak/>
              <w:t>con registros de vacaciones.</w:t>
            </w:r>
          </w:p>
        </w:tc>
        <w:tc>
          <w:tcPr>
            <w:tcW w:w="1134" w:type="dxa"/>
          </w:tcPr>
          <w:p w14:paraId="75B5162C"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F209510" w14:textId="77777777" w:rsidR="00740C5F" w:rsidRPr="007C25F6" w:rsidRDefault="00740C5F" w:rsidP="00346B66">
            <w:pPr>
              <w:ind w:firstLine="0"/>
              <w:jc w:val="center"/>
              <w:rPr>
                <w:rFonts w:cs="Times New Roman"/>
              </w:rPr>
            </w:pPr>
            <w:r>
              <w:rPr>
                <w:rFonts w:cs="Times New Roman"/>
              </w:rPr>
              <w:t>8</w:t>
            </w:r>
          </w:p>
        </w:tc>
        <w:tc>
          <w:tcPr>
            <w:tcW w:w="1177" w:type="dxa"/>
          </w:tcPr>
          <w:p w14:paraId="600363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25DD75" w14:textId="77777777" w:rsidTr="00740C5F">
        <w:trPr>
          <w:trHeight w:val="905"/>
        </w:trPr>
        <w:tc>
          <w:tcPr>
            <w:tcW w:w="749" w:type="dxa"/>
          </w:tcPr>
          <w:p w14:paraId="5F3CF77F" w14:textId="77777777" w:rsidR="00740C5F" w:rsidRDefault="00740C5F" w:rsidP="00346B66">
            <w:pPr>
              <w:ind w:firstLine="0"/>
              <w:jc w:val="center"/>
              <w:rPr>
                <w:rFonts w:cs="Times New Roman"/>
              </w:rPr>
            </w:pPr>
            <w:r>
              <w:rPr>
                <w:rFonts w:cs="Times New Roman"/>
              </w:rPr>
              <w:t>3.4</w:t>
            </w:r>
          </w:p>
        </w:tc>
        <w:tc>
          <w:tcPr>
            <w:tcW w:w="1344" w:type="dxa"/>
          </w:tcPr>
          <w:p w14:paraId="40EF9D6D" w14:textId="77777777" w:rsidR="00740C5F" w:rsidRPr="007C25F6" w:rsidRDefault="00740C5F" w:rsidP="00346B66">
            <w:pPr>
              <w:ind w:firstLine="0"/>
              <w:jc w:val="center"/>
              <w:rPr>
                <w:rFonts w:cs="Times New Roman"/>
              </w:rPr>
            </w:pPr>
            <w:r>
              <w:rPr>
                <w:rFonts w:cs="Times New Roman"/>
              </w:rPr>
              <w:t>Visualizando listado de empleados de vacaciones</w:t>
            </w:r>
          </w:p>
        </w:tc>
        <w:tc>
          <w:tcPr>
            <w:tcW w:w="2126" w:type="dxa"/>
          </w:tcPr>
          <w:p w14:paraId="437733B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4F07DA82" w14:textId="77777777" w:rsidR="00740C5F" w:rsidRPr="007C25F6" w:rsidRDefault="00740C5F" w:rsidP="00346B66">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7B567DB2" w14:textId="77777777" w:rsidR="00740C5F" w:rsidRPr="007C25F6" w:rsidRDefault="00740C5F" w:rsidP="00346B66">
            <w:pPr>
              <w:ind w:firstLine="0"/>
              <w:jc w:val="center"/>
              <w:rPr>
                <w:rFonts w:cs="Times New Roman"/>
              </w:rPr>
            </w:pPr>
            <w:r>
              <w:rPr>
                <w:rFonts w:cs="Times New Roman"/>
              </w:rPr>
              <w:t>Media</w:t>
            </w:r>
          </w:p>
        </w:tc>
        <w:tc>
          <w:tcPr>
            <w:tcW w:w="1276" w:type="dxa"/>
          </w:tcPr>
          <w:p w14:paraId="40211904" w14:textId="77777777" w:rsidR="00740C5F" w:rsidRPr="007C25F6" w:rsidRDefault="00740C5F" w:rsidP="00346B66">
            <w:pPr>
              <w:ind w:firstLine="0"/>
              <w:jc w:val="center"/>
              <w:rPr>
                <w:rFonts w:cs="Times New Roman"/>
              </w:rPr>
            </w:pPr>
            <w:r>
              <w:rPr>
                <w:rFonts w:cs="Times New Roman"/>
              </w:rPr>
              <w:t>7</w:t>
            </w:r>
          </w:p>
        </w:tc>
        <w:tc>
          <w:tcPr>
            <w:tcW w:w="1177" w:type="dxa"/>
          </w:tcPr>
          <w:p w14:paraId="50C971F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20F63B3" w14:textId="77777777" w:rsidTr="00740C5F">
        <w:trPr>
          <w:trHeight w:val="905"/>
        </w:trPr>
        <w:tc>
          <w:tcPr>
            <w:tcW w:w="749" w:type="dxa"/>
          </w:tcPr>
          <w:p w14:paraId="56ADAB58" w14:textId="77777777" w:rsidR="00740C5F" w:rsidRDefault="00740C5F" w:rsidP="00346B66">
            <w:pPr>
              <w:ind w:firstLine="0"/>
              <w:jc w:val="center"/>
              <w:rPr>
                <w:rFonts w:cs="Times New Roman"/>
              </w:rPr>
            </w:pPr>
            <w:r>
              <w:rPr>
                <w:rFonts w:cs="Times New Roman"/>
              </w:rPr>
              <w:t>3.5</w:t>
            </w:r>
          </w:p>
        </w:tc>
        <w:tc>
          <w:tcPr>
            <w:tcW w:w="1344" w:type="dxa"/>
          </w:tcPr>
          <w:p w14:paraId="5F9320A4" w14:textId="77777777" w:rsidR="00740C5F" w:rsidRPr="007C25F6" w:rsidRDefault="00740C5F" w:rsidP="00346B66">
            <w:pPr>
              <w:ind w:firstLine="0"/>
              <w:jc w:val="center"/>
              <w:rPr>
                <w:rFonts w:cs="Times New Roman"/>
              </w:rPr>
            </w:pPr>
            <w:r>
              <w:rPr>
                <w:rFonts w:cs="Times New Roman"/>
              </w:rPr>
              <w:t>Guardando cambios de vacaciones</w:t>
            </w:r>
          </w:p>
        </w:tc>
        <w:tc>
          <w:tcPr>
            <w:tcW w:w="2126" w:type="dxa"/>
          </w:tcPr>
          <w:p w14:paraId="2A580CF8"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0EF6545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1B0D998B" w14:textId="77777777" w:rsidR="00740C5F" w:rsidRPr="007C25F6" w:rsidRDefault="00740C5F" w:rsidP="00346B66">
            <w:pPr>
              <w:ind w:firstLine="0"/>
              <w:jc w:val="center"/>
              <w:rPr>
                <w:rFonts w:cs="Times New Roman"/>
              </w:rPr>
            </w:pPr>
            <w:r>
              <w:rPr>
                <w:rFonts w:cs="Times New Roman"/>
              </w:rPr>
              <w:t>Alta</w:t>
            </w:r>
          </w:p>
        </w:tc>
        <w:tc>
          <w:tcPr>
            <w:tcW w:w="1276" w:type="dxa"/>
          </w:tcPr>
          <w:p w14:paraId="73C83578" w14:textId="77777777" w:rsidR="00740C5F" w:rsidRPr="007C25F6" w:rsidRDefault="00740C5F" w:rsidP="00346B66">
            <w:pPr>
              <w:ind w:firstLine="0"/>
              <w:jc w:val="center"/>
              <w:rPr>
                <w:rFonts w:cs="Times New Roman"/>
              </w:rPr>
            </w:pPr>
            <w:r>
              <w:rPr>
                <w:rFonts w:cs="Times New Roman"/>
              </w:rPr>
              <w:t>6</w:t>
            </w:r>
          </w:p>
        </w:tc>
        <w:tc>
          <w:tcPr>
            <w:tcW w:w="1177" w:type="dxa"/>
          </w:tcPr>
          <w:p w14:paraId="62B843D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4F6EFA" w14:textId="77777777" w:rsidTr="00740C5F">
        <w:trPr>
          <w:trHeight w:val="905"/>
        </w:trPr>
        <w:tc>
          <w:tcPr>
            <w:tcW w:w="749" w:type="dxa"/>
          </w:tcPr>
          <w:p w14:paraId="3370A6A4" w14:textId="77777777" w:rsidR="00740C5F" w:rsidRDefault="00740C5F" w:rsidP="00346B66">
            <w:pPr>
              <w:ind w:firstLine="0"/>
              <w:jc w:val="center"/>
              <w:rPr>
                <w:rFonts w:cs="Times New Roman"/>
              </w:rPr>
            </w:pPr>
            <w:r>
              <w:rPr>
                <w:rFonts w:cs="Times New Roman"/>
              </w:rPr>
              <w:t>3.6</w:t>
            </w:r>
          </w:p>
        </w:tc>
        <w:tc>
          <w:tcPr>
            <w:tcW w:w="1344" w:type="dxa"/>
          </w:tcPr>
          <w:p w14:paraId="03B5A88A" w14:textId="77777777" w:rsidR="00740C5F" w:rsidRPr="007C25F6" w:rsidRDefault="00740C5F" w:rsidP="00346B66">
            <w:pPr>
              <w:ind w:firstLine="0"/>
              <w:jc w:val="center"/>
              <w:rPr>
                <w:rFonts w:cs="Times New Roman"/>
              </w:rPr>
            </w:pPr>
            <w:r>
              <w:rPr>
                <w:rFonts w:cs="Times New Roman"/>
              </w:rPr>
              <w:t>Imprimiendo vacaciones de empelado</w:t>
            </w:r>
          </w:p>
        </w:tc>
        <w:tc>
          <w:tcPr>
            <w:tcW w:w="2126" w:type="dxa"/>
          </w:tcPr>
          <w:p w14:paraId="6B0F6A21" w14:textId="77777777" w:rsidR="00740C5F" w:rsidRPr="007C25F6" w:rsidRDefault="00740C5F" w:rsidP="00346B66">
            <w:pPr>
              <w:ind w:firstLine="0"/>
              <w:jc w:val="center"/>
              <w:rPr>
                <w:rFonts w:cs="Times New Roman"/>
              </w:rPr>
            </w:pPr>
            <w:r w:rsidRPr="00816FB8">
              <w:rPr>
                <w:rFonts w:cs="Times New Roman"/>
              </w:rPr>
              <w:t>Como administrador necesito poder imprimir reportes de vacaciones de empleados en formato PDF para respaldo oficial.</w:t>
            </w:r>
          </w:p>
        </w:tc>
        <w:tc>
          <w:tcPr>
            <w:tcW w:w="1701" w:type="dxa"/>
          </w:tcPr>
          <w:p w14:paraId="4967767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y generar PDF con datos de vacaciones.</w:t>
            </w:r>
          </w:p>
        </w:tc>
        <w:tc>
          <w:tcPr>
            <w:tcW w:w="1134" w:type="dxa"/>
          </w:tcPr>
          <w:p w14:paraId="213789AC" w14:textId="77777777" w:rsidR="00740C5F" w:rsidRPr="007C25F6" w:rsidRDefault="00740C5F" w:rsidP="00346B66">
            <w:pPr>
              <w:ind w:firstLine="0"/>
              <w:jc w:val="center"/>
              <w:rPr>
                <w:rFonts w:cs="Times New Roman"/>
              </w:rPr>
            </w:pPr>
            <w:r>
              <w:rPr>
                <w:rFonts w:cs="Times New Roman"/>
              </w:rPr>
              <w:t>Alta</w:t>
            </w:r>
          </w:p>
        </w:tc>
        <w:tc>
          <w:tcPr>
            <w:tcW w:w="1276" w:type="dxa"/>
          </w:tcPr>
          <w:p w14:paraId="6AA93CEF" w14:textId="77777777" w:rsidR="00740C5F" w:rsidRPr="007C25F6" w:rsidRDefault="00740C5F" w:rsidP="00346B66">
            <w:pPr>
              <w:ind w:firstLine="0"/>
              <w:jc w:val="center"/>
              <w:rPr>
                <w:rFonts w:cs="Times New Roman"/>
              </w:rPr>
            </w:pPr>
            <w:r>
              <w:rPr>
                <w:rFonts w:cs="Times New Roman"/>
              </w:rPr>
              <w:t>8</w:t>
            </w:r>
          </w:p>
        </w:tc>
        <w:tc>
          <w:tcPr>
            <w:tcW w:w="1177" w:type="dxa"/>
          </w:tcPr>
          <w:p w14:paraId="7993988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61826CF" w14:textId="77777777" w:rsidTr="00740C5F">
        <w:trPr>
          <w:trHeight w:val="905"/>
        </w:trPr>
        <w:tc>
          <w:tcPr>
            <w:tcW w:w="749" w:type="dxa"/>
          </w:tcPr>
          <w:p w14:paraId="38613115" w14:textId="77777777" w:rsidR="00740C5F" w:rsidRDefault="00740C5F" w:rsidP="00346B66">
            <w:pPr>
              <w:ind w:firstLine="0"/>
              <w:jc w:val="center"/>
              <w:rPr>
                <w:rFonts w:cs="Times New Roman"/>
              </w:rPr>
            </w:pPr>
            <w:r>
              <w:rPr>
                <w:rFonts w:cs="Times New Roman"/>
              </w:rPr>
              <w:t>3.7</w:t>
            </w:r>
          </w:p>
          <w:p w14:paraId="03A4B851" w14:textId="77777777" w:rsidR="00740C5F" w:rsidRDefault="00740C5F" w:rsidP="00346B66">
            <w:pPr>
              <w:ind w:firstLine="0"/>
              <w:jc w:val="center"/>
              <w:rPr>
                <w:rFonts w:cs="Times New Roman"/>
              </w:rPr>
            </w:pPr>
          </w:p>
        </w:tc>
        <w:tc>
          <w:tcPr>
            <w:tcW w:w="1344" w:type="dxa"/>
          </w:tcPr>
          <w:p w14:paraId="613FAC0D" w14:textId="77777777" w:rsidR="00740C5F" w:rsidRPr="007C25F6" w:rsidRDefault="00740C5F" w:rsidP="00346B66">
            <w:pPr>
              <w:ind w:firstLine="0"/>
              <w:jc w:val="center"/>
              <w:rPr>
                <w:rFonts w:cs="Times New Roman"/>
              </w:rPr>
            </w:pPr>
            <w:r>
              <w:rPr>
                <w:rFonts w:cs="Times New Roman"/>
              </w:rPr>
              <w:t>Eliminando vacaciones asignadas</w:t>
            </w:r>
          </w:p>
        </w:tc>
        <w:tc>
          <w:tcPr>
            <w:tcW w:w="2126" w:type="dxa"/>
          </w:tcPr>
          <w:p w14:paraId="62B86A8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w:t>
            </w:r>
            <w:r w:rsidRPr="00816FB8">
              <w:rPr>
                <w:rFonts w:cs="Times New Roman"/>
              </w:rPr>
              <w:lastRenderedPageBreak/>
              <w:t>vacaciones asignadas incorrectamente para mantener la información precisa.</w:t>
            </w:r>
          </w:p>
        </w:tc>
        <w:tc>
          <w:tcPr>
            <w:tcW w:w="1701" w:type="dxa"/>
          </w:tcPr>
          <w:p w14:paraId="57DAB366"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opción de eliminación, </w:t>
            </w:r>
            <w:r w:rsidRPr="00816FB8">
              <w:rPr>
                <w:rFonts w:cs="Times New Roman"/>
              </w:rPr>
              <w:lastRenderedPageBreak/>
              <w:t>importar información y actualizar lista de vacaciones.</w:t>
            </w:r>
          </w:p>
        </w:tc>
        <w:tc>
          <w:tcPr>
            <w:tcW w:w="1134" w:type="dxa"/>
          </w:tcPr>
          <w:p w14:paraId="7C21366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1311245" w14:textId="77777777" w:rsidR="00740C5F" w:rsidRPr="007C25F6" w:rsidRDefault="00740C5F" w:rsidP="00346B66">
            <w:pPr>
              <w:ind w:firstLine="0"/>
              <w:jc w:val="center"/>
              <w:rPr>
                <w:rFonts w:cs="Times New Roman"/>
              </w:rPr>
            </w:pPr>
            <w:r>
              <w:rPr>
                <w:rFonts w:cs="Times New Roman"/>
              </w:rPr>
              <w:t>7</w:t>
            </w:r>
          </w:p>
        </w:tc>
        <w:tc>
          <w:tcPr>
            <w:tcW w:w="1177" w:type="dxa"/>
          </w:tcPr>
          <w:p w14:paraId="7296967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040046" w14:textId="77777777" w:rsidTr="00740C5F">
        <w:trPr>
          <w:trHeight w:val="905"/>
        </w:trPr>
        <w:tc>
          <w:tcPr>
            <w:tcW w:w="749" w:type="dxa"/>
          </w:tcPr>
          <w:p w14:paraId="37958E2B" w14:textId="77777777" w:rsidR="00740C5F" w:rsidRDefault="00740C5F" w:rsidP="00346B66">
            <w:pPr>
              <w:ind w:firstLine="0"/>
              <w:jc w:val="center"/>
              <w:rPr>
                <w:rFonts w:cs="Times New Roman"/>
              </w:rPr>
            </w:pPr>
            <w:r>
              <w:rPr>
                <w:rFonts w:cs="Times New Roman"/>
              </w:rPr>
              <w:t>4.1.2</w:t>
            </w:r>
          </w:p>
        </w:tc>
        <w:tc>
          <w:tcPr>
            <w:tcW w:w="1344" w:type="dxa"/>
          </w:tcPr>
          <w:p w14:paraId="7F7BDF95" w14:textId="77777777" w:rsidR="00740C5F" w:rsidRPr="007C25F6" w:rsidRDefault="00740C5F" w:rsidP="00346B66">
            <w:pPr>
              <w:ind w:firstLine="0"/>
              <w:jc w:val="center"/>
              <w:rPr>
                <w:rFonts w:cs="Times New Roman"/>
              </w:rPr>
            </w:pPr>
            <w:r>
              <w:rPr>
                <w:rFonts w:cs="Times New Roman"/>
              </w:rPr>
              <w:t>Editando turnos</w:t>
            </w:r>
          </w:p>
        </w:tc>
        <w:tc>
          <w:tcPr>
            <w:tcW w:w="2126" w:type="dxa"/>
          </w:tcPr>
          <w:p w14:paraId="4E3D60C6"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23B65955" w14:textId="77777777" w:rsidR="00740C5F" w:rsidRPr="007C25F6" w:rsidRDefault="00740C5F" w:rsidP="00346B66">
            <w:pPr>
              <w:ind w:firstLine="0"/>
              <w:jc w:val="center"/>
              <w:rPr>
                <w:rFonts w:cs="Times New Roman"/>
              </w:rPr>
            </w:pPr>
            <w:r w:rsidRPr="00816FB8">
              <w:rPr>
                <w:rFonts w:cs="Times New Roman"/>
              </w:rPr>
              <w:t>Diseñar y crear vista de edición de turnos, importar información y actualizar lista de turnos con validación de campos.</w:t>
            </w:r>
          </w:p>
        </w:tc>
        <w:tc>
          <w:tcPr>
            <w:tcW w:w="1134" w:type="dxa"/>
          </w:tcPr>
          <w:p w14:paraId="258DDDB5" w14:textId="77777777" w:rsidR="00740C5F" w:rsidRPr="007C25F6" w:rsidRDefault="00740C5F" w:rsidP="00346B66">
            <w:pPr>
              <w:ind w:firstLine="0"/>
              <w:jc w:val="center"/>
              <w:rPr>
                <w:rFonts w:cs="Times New Roman"/>
              </w:rPr>
            </w:pPr>
            <w:r>
              <w:rPr>
                <w:rFonts w:cs="Times New Roman"/>
              </w:rPr>
              <w:t>Alta</w:t>
            </w:r>
          </w:p>
        </w:tc>
        <w:tc>
          <w:tcPr>
            <w:tcW w:w="1276" w:type="dxa"/>
          </w:tcPr>
          <w:p w14:paraId="4E7F3BB3" w14:textId="77777777" w:rsidR="00740C5F" w:rsidRPr="007C25F6" w:rsidRDefault="00740C5F" w:rsidP="00346B66">
            <w:pPr>
              <w:ind w:firstLine="0"/>
              <w:jc w:val="center"/>
              <w:rPr>
                <w:rFonts w:cs="Times New Roman"/>
              </w:rPr>
            </w:pPr>
            <w:r>
              <w:rPr>
                <w:rFonts w:cs="Times New Roman"/>
              </w:rPr>
              <w:t>7</w:t>
            </w:r>
          </w:p>
        </w:tc>
        <w:tc>
          <w:tcPr>
            <w:tcW w:w="1177" w:type="dxa"/>
          </w:tcPr>
          <w:p w14:paraId="02221EC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BCF1657" w14:textId="77777777" w:rsidTr="00740C5F">
        <w:trPr>
          <w:trHeight w:val="905"/>
        </w:trPr>
        <w:tc>
          <w:tcPr>
            <w:tcW w:w="749" w:type="dxa"/>
          </w:tcPr>
          <w:p w14:paraId="1E8B75EB" w14:textId="77777777" w:rsidR="00740C5F" w:rsidRDefault="00740C5F" w:rsidP="00346B66">
            <w:pPr>
              <w:ind w:firstLine="0"/>
              <w:jc w:val="center"/>
              <w:rPr>
                <w:rFonts w:cs="Times New Roman"/>
              </w:rPr>
            </w:pPr>
            <w:r>
              <w:rPr>
                <w:rFonts w:cs="Times New Roman"/>
              </w:rPr>
              <w:t>5.5</w:t>
            </w:r>
          </w:p>
        </w:tc>
        <w:tc>
          <w:tcPr>
            <w:tcW w:w="1344" w:type="dxa"/>
          </w:tcPr>
          <w:p w14:paraId="673785EB" w14:textId="77777777" w:rsidR="00740C5F" w:rsidRPr="007C25F6" w:rsidRDefault="00740C5F" w:rsidP="00346B66">
            <w:pPr>
              <w:ind w:firstLine="0"/>
              <w:jc w:val="center"/>
              <w:rPr>
                <w:rFonts w:cs="Times New Roman"/>
              </w:rPr>
            </w:pPr>
            <w:r>
              <w:rPr>
                <w:rFonts w:cs="Times New Roman"/>
              </w:rPr>
              <w:t>Generando nuevo informe de asistencia</w:t>
            </w:r>
          </w:p>
        </w:tc>
        <w:tc>
          <w:tcPr>
            <w:tcW w:w="2126" w:type="dxa"/>
          </w:tcPr>
          <w:p w14:paraId="5819887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66966134" w14:textId="77777777" w:rsidR="00740C5F" w:rsidRPr="007C25F6" w:rsidRDefault="00740C5F" w:rsidP="00346B66">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321BE567" w14:textId="77777777" w:rsidR="00740C5F" w:rsidRPr="007C25F6" w:rsidRDefault="00740C5F" w:rsidP="00346B66">
            <w:pPr>
              <w:ind w:firstLine="0"/>
              <w:jc w:val="center"/>
              <w:rPr>
                <w:rFonts w:cs="Times New Roman"/>
              </w:rPr>
            </w:pPr>
            <w:r>
              <w:rPr>
                <w:rFonts w:cs="Times New Roman"/>
              </w:rPr>
              <w:t>Alta</w:t>
            </w:r>
          </w:p>
        </w:tc>
        <w:tc>
          <w:tcPr>
            <w:tcW w:w="1276" w:type="dxa"/>
          </w:tcPr>
          <w:p w14:paraId="733C6E44" w14:textId="77777777" w:rsidR="00740C5F" w:rsidRPr="007C25F6" w:rsidRDefault="00740C5F" w:rsidP="00346B66">
            <w:pPr>
              <w:ind w:firstLine="0"/>
              <w:jc w:val="center"/>
              <w:rPr>
                <w:rFonts w:cs="Times New Roman"/>
              </w:rPr>
            </w:pPr>
            <w:r>
              <w:rPr>
                <w:rFonts w:cs="Times New Roman"/>
              </w:rPr>
              <w:t>8</w:t>
            </w:r>
          </w:p>
        </w:tc>
        <w:tc>
          <w:tcPr>
            <w:tcW w:w="1177" w:type="dxa"/>
          </w:tcPr>
          <w:p w14:paraId="705F1C5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5FED85" w14:textId="77777777" w:rsidTr="00740C5F">
        <w:trPr>
          <w:trHeight w:val="905"/>
        </w:trPr>
        <w:tc>
          <w:tcPr>
            <w:tcW w:w="749" w:type="dxa"/>
          </w:tcPr>
          <w:p w14:paraId="2298CE44" w14:textId="77777777" w:rsidR="00740C5F" w:rsidRDefault="00740C5F" w:rsidP="00346B66">
            <w:pPr>
              <w:ind w:firstLine="0"/>
              <w:jc w:val="center"/>
              <w:rPr>
                <w:rFonts w:cs="Times New Roman"/>
              </w:rPr>
            </w:pPr>
            <w:r>
              <w:rPr>
                <w:rFonts w:cs="Times New Roman"/>
              </w:rPr>
              <w:t>6.2</w:t>
            </w:r>
          </w:p>
        </w:tc>
        <w:tc>
          <w:tcPr>
            <w:tcW w:w="1344" w:type="dxa"/>
          </w:tcPr>
          <w:p w14:paraId="5B2DC531" w14:textId="77777777" w:rsidR="00740C5F" w:rsidRPr="007C25F6" w:rsidRDefault="00740C5F" w:rsidP="00346B66">
            <w:pPr>
              <w:ind w:firstLine="0"/>
              <w:jc w:val="center"/>
              <w:rPr>
                <w:rFonts w:cs="Times New Roman"/>
              </w:rPr>
            </w:pPr>
            <w:r>
              <w:rPr>
                <w:rFonts w:cs="Times New Roman"/>
              </w:rPr>
              <w:t>Filtrando búsqueda de permisos</w:t>
            </w:r>
          </w:p>
        </w:tc>
        <w:tc>
          <w:tcPr>
            <w:tcW w:w="2126" w:type="dxa"/>
          </w:tcPr>
          <w:p w14:paraId="05F2D560" w14:textId="77777777" w:rsidR="00740C5F" w:rsidRPr="00B07560" w:rsidRDefault="00740C5F" w:rsidP="00346B66">
            <w:pPr>
              <w:ind w:firstLine="0"/>
              <w:jc w:val="center"/>
              <w:rPr>
                <w:rFonts w:cs="Times New Roman"/>
                <w:lang w:val="es-419"/>
              </w:rPr>
            </w:pPr>
            <w:r w:rsidRPr="00B07560">
              <w:rPr>
                <w:rFonts w:cs="Times New Roman"/>
              </w:rPr>
              <w:t xml:space="preserve">Como </w:t>
            </w:r>
            <w:r>
              <w:rPr>
                <w:rFonts w:cs="Times New Roman"/>
              </w:rPr>
              <w:t>usuario</w:t>
            </w:r>
            <w:r w:rsidRPr="00B07560">
              <w:rPr>
                <w:rFonts w:cs="Times New Roman"/>
              </w:rPr>
              <w:t xml:space="preserve"> necesito poder filtrar permisos por criterios </w:t>
            </w:r>
            <w:r w:rsidRPr="00B07560">
              <w:rPr>
                <w:rFonts w:cs="Times New Roman"/>
              </w:rPr>
              <w:lastRenderedPageBreak/>
              <w:t>específicos para encontrar información rápidamente.</w:t>
            </w:r>
          </w:p>
        </w:tc>
        <w:tc>
          <w:tcPr>
            <w:tcW w:w="1701" w:type="dxa"/>
          </w:tcPr>
          <w:p w14:paraId="4FF07EEB" w14:textId="77777777" w:rsidR="00740C5F" w:rsidRPr="00B07560" w:rsidRDefault="00740C5F" w:rsidP="00346B66">
            <w:pPr>
              <w:ind w:firstLine="0"/>
              <w:jc w:val="center"/>
              <w:rPr>
                <w:rFonts w:cs="Times New Roman"/>
                <w:lang w:val="es-419"/>
              </w:rPr>
            </w:pPr>
            <w:r w:rsidRPr="00B07560">
              <w:rPr>
                <w:rFonts w:cs="Times New Roman"/>
              </w:rPr>
              <w:lastRenderedPageBreak/>
              <w:t xml:space="preserve">Diseñar y crear vista de permisos, implementar </w:t>
            </w:r>
            <w:r w:rsidRPr="00B07560">
              <w:rPr>
                <w:rFonts w:cs="Times New Roman"/>
              </w:rPr>
              <w:lastRenderedPageBreak/>
              <w:t>filtros de búsqueda, importar información y mostrar lista filtrada.</w:t>
            </w:r>
          </w:p>
        </w:tc>
        <w:tc>
          <w:tcPr>
            <w:tcW w:w="1134" w:type="dxa"/>
          </w:tcPr>
          <w:p w14:paraId="5841DC4E"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71AD7B7E" w14:textId="77777777" w:rsidR="00740C5F" w:rsidRPr="007C25F6" w:rsidRDefault="00740C5F" w:rsidP="00346B66">
            <w:pPr>
              <w:ind w:firstLine="0"/>
              <w:jc w:val="center"/>
              <w:rPr>
                <w:rFonts w:cs="Times New Roman"/>
              </w:rPr>
            </w:pPr>
            <w:r>
              <w:rPr>
                <w:rFonts w:cs="Times New Roman"/>
              </w:rPr>
              <w:t>7</w:t>
            </w:r>
          </w:p>
        </w:tc>
        <w:tc>
          <w:tcPr>
            <w:tcW w:w="1177" w:type="dxa"/>
          </w:tcPr>
          <w:p w14:paraId="276784D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147495" w14:textId="77777777" w:rsidTr="00740C5F">
        <w:trPr>
          <w:trHeight w:val="905"/>
        </w:trPr>
        <w:tc>
          <w:tcPr>
            <w:tcW w:w="749" w:type="dxa"/>
          </w:tcPr>
          <w:p w14:paraId="0027D0C0" w14:textId="77777777" w:rsidR="00740C5F" w:rsidRDefault="00740C5F" w:rsidP="00346B66">
            <w:pPr>
              <w:ind w:firstLine="0"/>
              <w:jc w:val="center"/>
              <w:rPr>
                <w:rFonts w:cs="Times New Roman"/>
              </w:rPr>
            </w:pPr>
            <w:r>
              <w:rPr>
                <w:rFonts w:cs="Times New Roman"/>
              </w:rPr>
              <w:t>6.3</w:t>
            </w:r>
          </w:p>
        </w:tc>
        <w:tc>
          <w:tcPr>
            <w:tcW w:w="1344" w:type="dxa"/>
          </w:tcPr>
          <w:p w14:paraId="12800987" w14:textId="77777777" w:rsidR="00740C5F" w:rsidRPr="007C25F6" w:rsidRDefault="00740C5F" w:rsidP="00346B66">
            <w:pPr>
              <w:ind w:firstLine="0"/>
              <w:jc w:val="center"/>
              <w:rPr>
                <w:rFonts w:cs="Times New Roman"/>
              </w:rPr>
            </w:pPr>
            <w:r>
              <w:rPr>
                <w:rFonts w:cs="Times New Roman"/>
              </w:rPr>
              <w:t>Visualizando casillas de filtración</w:t>
            </w:r>
          </w:p>
        </w:tc>
        <w:tc>
          <w:tcPr>
            <w:tcW w:w="2126" w:type="dxa"/>
          </w:tcPr>
          <w:p w14:paraId="54FA473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208B5358" w14:textId="77777777" w:rsidR="00740C5F" w:rsidRPr="007C25F6" w:rsidRDefault="00740C5F" w:rsidP="00346B66">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C0929C4" w14:textId="77777777" w:rsidR="00740C5F" w:rsidRPr="007C25F6" w:rsidRDefault="00740C5F" w:rsidP="00346B66">
            <w:pPr>
              <w:ind w:firstLine="0"/>
              <w:jc w:val="center"/>
              <w:rPr>
                <w:rFonts w:cs="Times New Roman"/>
              </w:rPr>
            </w:pPr>
            <w:r>
              <w:rPr>
                <w:rFonts w:cs="Times New Roman"/>
              </w:rPr>
              <w:t>Media</w:t>
            </w:r>
          </w:p>
        </w:tc>
        <w:tc>
          <w:tcPr>
            <w:tcW w:w="1276" w:type="dxa"/>
          </w:tcPr>
          <w:p w14:paraId="26941308" w14:textId="77777777" w:rsidR="00740C5F" w:rsidRPr="007C25F6" w:rsidRDefault="00740C5F" w:rsidP="00346B66">
            <w:pPr>
              <w:ind w:firstLine="0"/>
              <w:jc w:val="center"/>
              <w:rPr>
                <w:rFonts w:cs="Times New Roman"/>
              </w:rPr>
            </w:pPr>
            <w:r>
              <w:rPr>
                <w:rFonts w:cs="Times New Roman"/>
              </w:rPr>
              <w:t>6</w:t>
            </w:r>
          </w:p>
        </w:tc>
        <w:tc>
          <w:tcPr>
            <w:tcW w:w="1177" w:type="dxa"/>
          </w:tcPr>
          <w:p w14:paraId="19AAD0A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D2FCE4" w14:textId="77777777" w:rsidTr="00740C5F">
        <w:trPr>
          <w:trHeight w:val="905"/>
        </w:trPr>
        <w:tc>
          <w:tcPr>
            <w:tcW w:w="749" w:type="dxa"/>
          </w:tcPr>
          <w:p w14:paraId="30C95C02" w14:textId="77777777" w:rsidR="00740C5F" w:rsidRDefault="00740C5F" w:rsidP="00346B66">
            <w:pPr>
              <w:ind w:firstLine="0"/>
              <w:jc w:val="center"/>
              <w:rPr>
                <w:rFonts w:cs="Times New Roman"/>
              </w:rPr>
            </w:pPr>
            <w:r>
              <w:rPr>
                <w:rFonts w:cs="Times New Roman"/>
              </w:rPr>
              <w:t>6.4</w:t>
            </w:r>
          </w:p>
        </w:tc>
        <w:tc>
          <w:tcPr>
            <w:tcW w:w="1344" w:type="dxa"/>
          </w:tcPr>
          <w:p w14:paraId="37DB9770" w14:textId="77777777" w:rsidR="00740C5F" w:rsidRPr="007C25F6" w:rsidRDefault="00740C5F" w:rsidP="00346B66">
            <w:pPr>
              <w:ind w:firstLine="0"/>
              <w:jc w:val="center"/>
              <w:rPr>
                <w:rFonts w:cs="Times New Roman"/>
              </w:rPr>
            </w:pPr>
            <w:r>
              <w:rPr>
                <w:rFonts w:cs="Times New Roman"/>
              </w:rPr>
              <w:t>Registrando motivos de permisos</w:t>
            </w:r>
          </w:p>
        </w:tc>
        <w:tc>
          <w:tcPr>
            <w:tcW w:w="2126" w:type="dxa"/>
          </w:tcPr>
          <w:p w14:paraId="7E4D6DF0"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7B7F909C" w14:textId="77777777" w:rsidR="00740C5F" w:rsidRPr="007C25F6" w:rsidRDefault="00740C5F" w:rsidP="00346B66">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67DBBDC2" w14:textId="77777777" w:rsidR="00740C5F" w:rsidRPr="007C25F6" w:rsidRDefault="00740C5F" w:rsidP="00346B66">
            <w:pPr>
              <w:ind w:firstLine="0"/>
              <w:jc w:val="center"/>
              <w:rPr>
                <w:rFonts w:cs="Times New Roman"/>
              </w:rPr>
            </w:pPr>
            <w:r>
              <w:rPr>
                <w:rFonts w:cs="Times New Roman"/>
              </w:rPr>
              <w:t>Alta</w:t>
            </w:r>
          </w:p>
        </w:tc>
        <w:tc>
          <w:tcPr>
            <w:tcW w:w="1276" w:type="dxa"/>
          </w:tcPr>
          <w:p w14:paraId="740BBCE0" w14:textId="77777777" w:rsidR="00740C5F" w:rsidRPr="007C25F6" w:rsidRDefault="00740C5F" w:rsidP="00346B66">
            <w:pPr>
              <w:ind w:firstLine="0"/>
              <w:jc w:val="center"/>
              <w:rPr>
                <w:rFonts w:cs="Times New Roman"/>
              </w:rPr>
            </w:pPr>
            <w:r>
              <w:rPr>
                <w:rFonts w:cs="Times New Roman"/>
              </w:rPr>
              <w:t>7</w:t>
            </w:r>
          </w:p>
        </w:tc>
        <w:tc>
          <w:tcPr>
            <w:tcW w:w="1177" w:type="dxa"/>
          </w:tcPr>
          <w:p w14:paraId="0159D1D1"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98F15F" w14:textId="77777777" w:rsidTr="00740C5F">
        <w:trPr>
          <w:trHeight w:val="905"/>
        </w:trPr>
        <w:tc>
          <w:tcPr>
            <w:tcW w:w="749" w:type="dxa"/>
          </w:tcPr>
          <w:p w14:paraId="523C98FC" w14:textId="77777777" w:rsidR="00740C5F" w:rsidRDefault="00740C5F" w:rsidP="00346B66">
            <w:pPr>
              <w:ind w:firstLine="0"/>
              <w:jc w:val="center"/>
              <w:rPr>
                <w:rFonts w:cs="Times New Roman"/>
              </w:rPr>
            </w:pPr>
            <w:r>
              <w:rPr>
                <w:rFonts w:cs="Times New Roman"/>
              </w:rPr>
              <w:t>6.6</w:t>
            </w:r>
          </w:p>
        </w:tc>
        <w:tc>
          <w:tcPr>
            <w:tcW w:w="1344" w:type="dxa"/>
          </w:tcPr>
          <w:p w14:paraId="79C5DEF9" w14:textId="77777777" w:rsidR="00740C5F" w:rsidRPr="007C25F6" w:rsidRDefault="00740C5F" w:rsidP="00346B66">
            <w:pPr>
              <w:ind w:firstLine="0"/>
              <w:jc w:val="center"/>
              <w:rPr>
                <w:rFonts w:cs="Times New Roman"/>
              </w:rPr>
            </w:pPr>
            <w:r>
              <w:rPr>
                <w:rFonts w:cs="Times New Roman"/>
              </w:rPr>
              <w:t>Seleccionando permisos aprobados</w:t>
            </w:r>
          </w:p>
        </w:tc>
        <w:tc>
          <w:tcPr>
            <w:tcW w:w="2126" w:type="dxa"/>
          </w:tcPr>
          <w:p w14:paraId="3707F815"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w:t>
            </w:r>
            <w:r w:rsidRPr="00B07560">
              <w:rPr>
                <w:rFonts w:cs="Times New Roman"/>
              </w:rPr>
              <w:lastRenderedPageBreak/>
              <w:t>los pendientes o rechazados.</w:t>
            </w:r>
          </w:p>
        </w:tc>
        <w:tc>
          <w:tcPr>
            <w:tcW w:w="1701" w:type="dxa"/>
          </w:tcPr>
          <w:p w14:paraId="47C520C2" w14:textId="77777777" w:rsidR="00740C5F" w:rsidRPr="007C25F6" w:rsidRDefault="00740C5F" w:rsidP="00346B66">
            <w:pPr>
              <w:ind w:firstLine="0"/>
              <w:jc w:val="center"/>
              <w:rPr>
                <w:rFonts w:cs="Times New Roman"/>
              </w:rPr>
            </w:pPr>
            <w:r w:rsidRPr="00B07560">
              <w:rPr>
                <w:rFonts w:cs="Times New Roman"/>
              </w:rPr>
              <w:lastRenderedPageBreak/>
              <w:t xml:space="preserve">Diseñar y crear vista de permisos, casilla de selección para aprobados, </w:t>
            </w:r>
            <w:r w:rsidRPr="00B07560">
              <w:rPr>
                <w:rFonts w:cs="Times New Roman"/>
              </w:rPr>
              <w:lastRenderedPageBreak/>
              <w:t>importar información y actualizar lista de permisos.</w:t>
            </w:r>
          </w:p>
        </w:tc>
        <w:tc>
          <w:tcPr>
            <w:tcW w:w="1134" w:type="dxa"/>
          </w:tcPr>
          <w:p w14:paraId="7086983A"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768ADC88" w14:textId="77777777" w:rsidR="00740C5F" w:rsidRPr="007C25F6" w:rsidRDefault="00740C5F" w:rsidP="00346B66">
            <w:pPr>
              <w:ind w:firstLine="0"/>
              <w:jc w:val="center"/>
              <w:rPr>
                <w:rFonts w:cs="Times New Roman"/>
              </w:rPr>
            </w:pPr>
            <w:r>
              <w:rPr>
                <w:rFonts w:cs="Times New Roman"/>
              </w:rPr>
              <w:t>7</w:t>
            </w:r>
          </w:p>
        </w:tc>
        <w:tc>
          <w:tcPr>
            <w:tcW w:w="1177" w:type="dxa"/>
          </w:tcPr>
          <w:p w14:paraId="483B4A2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F2044AE" w14:textId="77777777" w:rsidTr="00740C5F">
        <w:trPr>
          <w:trHeight w:val="905"/>
        </w:trPr>
        <w:tc>
          <w:tcPr>
            <w:tcW w:w="749" w:type="dxa"/>
          </w:tcPr>
          <w:p w14:paraId="77708141" w14:textId="77777777" w:rsidR="00740C5F" w:rsidRDefault="00740C5F" w:rsidP="00346B66">
            <w:pPr>
              <w:ind w:firstLine="0"/>
              <w:jc w:val="center"/>
              <w:rPr>
                <w:rFonts w:cs="Times New Roman"/>
              </w:rPr>
            </w:pPr>
            <w:r>
              <w:rPr>
                <w:rFonts w:cs="Times New Roman"/>
              </w:rPr>
              <w:t>1.9</w:t>
            </w:r>
          </w:p>
        </w:tc>
        <w:tc>
          <w:tcPr>
            <w:tcW w:w="1344" w:type="dxa"/>
          </w:tcPr>
          <w:p w14:paraId="321BA036" w14:textId="77777777" w:rsidR="00740C5F" w:rsidRPr="007C25F6" w:rsidRDefault="00740C5F" w:rsidP="00346B66">
            <w:pPr>
              <w:ind w:firstLine="0"/>
              <w:jc w:val="center"/>
              <w:rPr>
                <w:rFonts w:cs="Times New Roman"/>
              </w:rPr>
            </w:pPr>
            <w:r>
              <w:rPr>
                <w:rFonts w:cs="Times New Roman"/>
              </w:rPr>
              <w:t>Activando/Desactivando motivo de permiso</w:t>
            </w:r>
          </w:p>
        </w:tc>
        <w:tc>
          <w:tcPr>
            <w:tcW w:w="2126" w:type="dxa"/>
          </w:tcPr>
          <w:p w14:paraId="68DE0C5C"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298D0FF9" w14:textId="77777777" w:rsidR="00740C5F" w:rsidRPr="007C25F6" w:rsidRDefault="00740C5F" w:rsidP="00346B66">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23AA822D" w14:textId="77777777" w:rsidR="00740C5F" w:rsidRPr="007C25F6" w:rsidRDefault="00740C5F" w:rsidP="00346B66">
            <w:pPr>
              <w:ind w:firstLine="0"/>
              <w:jc w:val="center"/>
              <w:rPr>
                <w:rFonts w:cs="Times New Roman"/>
              </w:rPr>
            </w:pPr>
            <w:r>
              <w:rPr>
                <w:rFonts w:cs="Times New Roman"/>
              </w:rPr>
              <w:t>Media</w:t>
            </w:r>
          </w:p>
        </w:tc>
        <w:tc>
          <w:tcPr>
            <w:tcW w:w="1276" w:type="dxa"/>
          </w:tcPr>
          <w:p w14:paraId="5F50AD18" w14:textId="77777777" w:rsidR="00740C5F" w:rsidRPr="007C25F6" w:rsidRDefault="00740C5F" w:rsidP="00346B66">
            <w:pPr>
              <w:ind w:firstLine="0"/>
              <w:jc w:val="center"/>
              <w:rPr>
                <w:rFonts w:cs="Times New Roman"/>
              </w:rPr>
            </w:pPr>
            <w:r>
              <w:rPr>
                <w:rFonts w:cs="Times New Roman"/>
              </w:rPr>
              <w:t xml:space="preserve">6 </w:t>
            </w:r>
          </w:p>
        </w:tc>
        <w:tc>
          <w:tcPr>
            <w:tcW w:w="1177" w:type="dxa"/>
          </w:tcPr>
          <w:p w14:paraId="350D6D2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65F803" w14:textId="77777777" w:rsidTr="00740C5F">
        <w:trPr>
          <w:trHeight w:val="905"/>
        </w:trPr>
        <w:tc>
          <w:tcPr>
            <w:tcW w:w="749" w:type="dxa"/>
          </w:tcPr>
          <w:p w14:paraId="73F7C22A" w14:textId="77777777" w:rsidR="00740C5F" w:rsidRDefault="00740C5F" w:rsidP="00346B66">
            <w:pPr>
              <w:ind w:firstLine="0"/>
              <w:jc w:val="center"/>
              <w:rPr>
                <w:rFonts w:cs="Times New Roman"/>
              </w:rPr>
            </w:pPr>
            <w:r>
              <w:rPr>
                <w:rFonts w:cs="Times New Roman"/>
              </w:rPr>
              <w:t>1.12</w:t>
            </w:r>
          </w:p>
        </w:tc>
        <w:tc>
          <w:tcPr>
            <w:tcW w:w="1344" w:type="dxa"/>
          </w:tcPr>
          <w:p w14:paraId="02E0C83D" w14:textId="77777777" w:rsidR="00740C5F" w:rsidRPr="007C25F6" w:rsidRDefault="00740C5F" w:rsidP="00346B66">
            <w:pPr>
              <w:ind w:firstLine="0"/>
              <w:jc w:val="center"/>
              <w:rPr>
                <w:rFonts w:cs="Times New Roman"/>
              </w:rPr>
            </w:pPr>
            <w:r>
              <w:rPr>
                <w:rFonts w:cs="Times New Roman"/>
              </w:rPr>
              <w:t>Cambiando el estado de un tipo de contrato</w:t>
            </w:r>
          </w:p>
        </w:tc>
        <w:tc>
          <w:tcPr>
            <w:tcW w:w="2126" w:type="dxa"/>
          </w:tcPr>
          <w:p w14:paraId="046E6CC2"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1B4F027B" w14:textId="77777777" w:rsidR="00740C5F" w:rsidRPr="007C25F6" w:rsidRDefault="00740C5F" w:rsidP="00346B66">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411EF567" w14:textId="77777777" w:rsidR="00740C5F" w:rsidRPr="007C25F6" w:rsidRDefault="00740C5F" w:rsidP="00346B66">
            <w:pPr>
              <w:ind w:firstLine="0"/>
              <w:jc w:val="center"/>
              <w:rPr>
                <w:rFonts w:cs="Times New Roman"/>
              </w:rPr>
            </w:pPr>
            <w:r>
              <w:rPr>
                <w:rFonts w:cs="Times New Roman"/>
              </w:rPr>
              <w:t>Alta</w:t>
            </w:r>
          </w:p>
        </w:tc>
        <w:tc>
          <w:tcPr>
            <w:tcW w:w="1276" w:type="dxa"/>
          </w:tcPr>
          <w:p w14:paraId="5BB93B02" w14:textId="77777777" w:rsidR="00740C5F" w:rsidRPr="007C25F6" w:rsidRDefault="00740C5F" w:rsidP="00346B66">
            <w:pPr>
              <w:ind w:firstLine="0"/>
              <w:jc w:val="center"/>
              <w:rPr>
                <w:rFonts w:cs="Times New Roman"/>
              </w:rPr>
            </w:pPr>
            <w:r>
              <w:rPr>
                <w:rFonts w:cs="Times New Roman"/>
              </w:rPr>
              <w:t>7</w:t>
            </w:r>
          </w:p>
        </w:tc>
        <w:tc>
          <w:tcPr>
            <w:tcW w:w="1177" w:type="dxa"/>
          </w:tcPr>
          <w:p w14:paraId="6C19A1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1FEBD7" w14:textId="77777777" w:rsidTr="00740C5F">
        <w:trPr>
          <w:trHeight w:val="905"/>
        </w:trPr>
        <w:tc>
          <w:tcPr>
            <w:tcW w:w="749" w:type="dxa"/>
          </w:tcPr>
          <w:p w14:paraId="18E848C2" w14:textId="77777777" w:rsidR="00740C5F" w:rsidRDefault="00740C5F" w:rsidP="00346B66">
            <w:pPr>
              <w:ind w:firstLine="0"/>
              <w:jc w:val="center"/>
              <w:rPr>
                <w:rFonts w:cs="Times New Roman"/>
              </w:rPr>
            </w:pPr>
            <w:r>
              <w:rPr>
                <w:rFonts w:cs="Times New Roman"/>
              </w:rPr>
              <w:t>1.15</w:t>
            </w:r>
          </w:p>
        </w:tc>
        <w:tc>
          <w:tcPr>
            <w:tcW w:w="1344" w:type="dxa"/>
          </w:tcPr>
          <w:p w14:paraId="223C00C3" w14:textId="77777777" w:rsidR="00740C5F" w:rsidRPr="007C25F6" w:rsidRDefault="00740C5F" w:rsidP="00346B66">
            <w:pPr>
              <w:ind w:firstLine="0"/>
              <w:jc w:val="center"/>
              <w:rPr>
                <w:rFonts w:cs="Times New Roman"/>
              </w:rPr>
            </w:pPr>
            <w:r>
              <w:rPr>
                <w:rFonts w:cs="Times New Roman"/>
              </w:rPr>
              <w:t>Cambiando el estado de un tipo de vacaciones</w:t>
            </w:r>
          </w:p>
        </w:tc>
        <w:tc>
          <w:tcPr>
            <w:tcW w:w="2126" w:type="dxa"/>
          </w:tcPr>
          <w:p w14:paraId="72F5FAD9"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61A55802" w14:textId="77777777" w:rsidR="00740C5F" w:rsidRPr="007C25F6" w:rsidRDefault="00740C5F" w:rsidP="00346B66">
            <w:pPr>
              <w:ind w:firstLine="0"/>
              <w:jc w:val="center"/>
              <w:rPr>
                <w:rFonts w:cs="Times New Roman"/>
              </w:rPr>
            </w:pPr>
            <w:r w:rsidRPr="00B07560">
              <w:rPr>
                <w:rFonts w:cs="Times New Roman"/>
              </w:rPr>
              <w:t xml:space="preserve">Diseñar y crear vista de vacaciones con opción de activar/desactivar, importar información y </w:t>
            </w:r>
            <w:r w:rsidRPr="00B07560">
              <w:rPr>
                <w:rFonts w:cs="Times New Roman"/>
              </w:rPr>
              <w:lastRenderedPageBreak/>
              <w:t>actualizar lista de tipos de vacaciones.</w:t>
            </w:r>
          </w:p>
        </w:tc>
        <w:tc>
          <w:tcPr>
            <w:tcW w:w="1134" w:type="dxa"/>
          </w:tcPr>
          <w:p w14:paraId="1F2E2443"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831E885" w14:textId="77777777" w:rsidR="00740C5F" w:rsidRPr="007C25F6" w:rsidRDefault="00740C5F" w:rsidP="00346B66">
            <w:pPr>
              <w:ind w:firstLine="0"/>
              <w:jc w:val="center"/>
              <w:rPr>
                <w:rFonts w:cs="Times New Roman"/>
              </w:rPr>
            </w:pPr>
            <w:r>
              <w:rPr>
                <w:rFonts w:cs="Times New Roman"/>
              </w:rPr>
              <w:t>7</w:t>
            </w:r>
          </w:p>
        </w:tc>
        <w:tc>
          <w:tcPr>
            <w:tcW w:w="1177" w:type="dxa"/>
          </w:tcPr>
          <w:p w14:paraId="3DB2096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2ED5BA" w14:textId="77777777" w:rsidTr="00740C5F">
        <w:trPr>
          <w:trHeight w:val="905"/>
        </w:trPr>
        <w:tc>
          <w:tcPr>
            <w:tcW w:w="749" w:type="dxa"/>
          </w:tcPr>
          <w:p w14:paraId="4DA78A1F" w14:textId="77777777" w:rsidR="00740C5F" w:rsidRDefault="00740C5F" w:rsidP="00346B66">
            <w:pPr>
              <w:ind w:firstLine="0"/>
              <w:jc w:val="center"/>
              <w:rPr>
                <w:rFonts w:cs="Times New Roman"/>
              </w:rPr>
            </w:pPr>
            <w:r>
              <w:rPr>
                <w:rFonts w:cs="Times New Roman"/>
              </w:rPr>
              <w:t>1.18</w:t>
            </w:r>
          </w:p>
        </w:tc>
        <w:tc>
          <w:tcPr>
            <w:tcW w:w="1344" w:type="dxa"/>
          </w:tcPr>
          <w:p w14:paraId="2F6A9A35" w14:textId="77777777" w:rsidR="00740C5F" w:rsidRPr="007C25F6" w:rsidRDefault="00740C5F" w:rsidP="00346B66">
            <w:pPr>
              <w:ind w:firstLine="0"/>
              <w:jc w:val="center"/>
              <w:rPr>
                <w:rFonts w:cs="Times New Roman"/>
              </w:rPr>
            </w:pPr>
            <w:r>
              <w:rPr>
                <w:rFonts w:cs="Times New Roman"/>
              </w:rPr>
              <w:t>Cambiando el estado de una sucursal</w:t>
            </w:r>
          </w:p>
        </w:tc>
        <w:tc>
          <w:tcPr>
            <w:tcW w:w="2126" w:type="dxa"/>
          </w:tcPr>
          <w:p w14:paraId="27AAC004"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5C952E58" w14:textId="77777777" w:rsidR="00740C5F" w:rsidRPr="007C25F6" w:rsidRDefault="00740C5F" w:rsidP="00346B66">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621FDE74" w14:textId="77777777" w:rsidR="00740C5F" w:rsidRPr="007C25F6" w:rsidRDefault="00740C5F" w:rsidP="00346B66">
            <w:pPr>
              <w:ind w:firstLine="0"/>
              <w:jc w:val="center"/>
              <w:rPr>
                <w:rFonts w:cs="Times New Roman"/>
              </w:rPr>
            </w:pPr>
            <w:r>
              <w:rPr>
                <w:rFonts w:cs="Times New Roman"/>
              </w:rPr>
              <w:t>Alta</w:t>
            </w:r>
          </w:p>
        </w:tc>
        <w:tc>
          <w:tcPr>
            <w:tcW w:w="1276" w:type="dxa"/>
          </w:tcPr>
          <w:p w14:paraId="7BA5E4F9" w14:textId="77777777" w:rsidR="00740C5F" w:rsidRPr="007C25F6" w:rsidRDefault="00740C5F" w:rsidP="00346B66">
            <w:pPr>
              <w:ind w:firstLine="0"/>
              <w:jc w:val="center"/>
              <w:rPr>
                <w:rFonts w:cs="Times New Roman"/>
              </w:rPr>
            </w:pPr>
            <w:r>
              <w:rPr>
                <w:rFonts w:cs="Times New Roman"/>
              </w:rPr>
              <w:t>7</w:t>
            </w:r>
          </w:p>
        </w:tc>
        <w:tc>
          <w:tcPr>
            <w:tcW w:w="1177" w:type="dxa"/>
          </w:tcPr>
          <w:p w14:paraId="264E26A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3F5EFA0" w14:textId="77777777" w:rsidTr="00740C5F">
        <w:trPr>
          <w:trHeight w:val="905"/>
        </w:trPr>
        <w:tc>
          <w:tcPr>
            <w:tcW w:w="749" w:type="dxa"/>
          </w:tcPr>
          <w:p w14:paraId="62CA055A" w14:textId="77777777" w:rsidR="00740C5F" w:rsidRDefault="00740C5F" w:rsidP="00346B66">
            <w:pPr>
              <w:ind w:firstLine="0"/>
              <w:jc w:val="center"/>
              <w:rPr>
                <w:rFonts w:cs="Times New Roman"/>
              </w:rPr>
            </w:pPr>
            <w:r>
              <w:rPr>
                <w:rFonts w:cs="Times New Roman"/>
              </w:rPr>
              <w:t>1.21</w:t>
            </w:r>
          </w:p>
        </w:tc>
        <w:tc>
          <w:tcPr>
            <w:tcW w:w="1344" w:type="dxa"/>
          </w:tcPr>
          <w:p w14:paraId="7B3C4427" w14:textId="77777777" w:rsidR="00740C5F" w:rsidRPr="007C25F6" w:rsidRDefault="00740C5F" w:rsidP="00346B66">
            <w:pPr>
              <w:ind w:firstLine="0"/>
              <w:jc w:val="center"/>
              <w:rPr>
                <w:rFonts w:cs="Times New Roman"/>
              </w:rPr>
            </w:pPr>
            <w:r>
              <w:rPr>
                <w:rFonts w:cs="Times New Roman"/>
              </w:rPr>
              <w:t>Cambiando el estado de un centro de costo</w:t>
            </w:r>
          </w:p>
        </w:tc>
        <w:tc>
          <w:tcPr>
            <w:tcW w:w="2126" w:type="dxa"/>
          </w:tcPr>
          <w:p w14:paraId="520F930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3A88BEAD" w14:textId="77777777" w:rsidR="00740C5F" w:rsidRPr="007C25F6" w:rsidRDefault="00740C5F" w:rsidP="00346B66">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2B07B6BC" w14:textId="77777777" w:rsidR="00740C5F" w:rsidRPr="007C25F6" w:rsidRDefault="00740C5F" w:rsidP="00346B66">
            <w:pPr>
              <w:ind w:firstLine="0"/>
              <w:jc w:val="center"/>
              <w:rPr>
                <w:rFonts w:cs="Times New Roman"/>
              </w:rPr>
            </w:pPr>
            <w:r>
              <w:rPr>
                <w:rFonts w:cs="Times New Roman"/>
              </w:rPr>
              <w:t>Alta</w:t>
            </w:r>
          </w:p>
        </w:tc>
        <w:tc>
          <w:tcPr>
            <w:tcW w:w="1276" w:type="dxa"/>
          </w:tcPr>
          <w:p w14:paraId="61FA1380" w14:textId="77777777" w:rsidR="00740C5F" w:rsidRPr="007C25F6" w:rsidRDefault="00740C5F" w:rsidP="00346B66">
            <w:pPr>
              <w:ind w:firstLine="0"/>
              <w:jc w:val="center"/>
              <w:rPr>
                <w:rFonts w:cs="Times New Roman"/>
              </w:rPr>
            </w:pPr>
            <w:r>
              <w:rPr>
                <w:rFonts w:cs="Times New Roman"/>
              </w:rPr>
              <w:t>7</w:t>
            </w:r>
          </w:p>
        </w:tc>
        <w:tc>
          <w:tcPr>
            <w:tcW w:w="1177" w:type="dxa"/>
          </w:tcPr>
          <w:p w14:paraId="51CB011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13FF756" w14:textId="77777777" w:rsidTr="00740C5F">
        <w:trPr>
          <w:trHeight w:val="905"/>
        </w:trPr>
        <w:tc>
          <w:tcPr>
            <w:tcW w:w="749" w:type="dxa"/>
          </w:tcPr>
          <w:p w14:paraId="3CF6BB45" w14:textId="77777777" w:rsidR="00740C5F" w:rsidRDefault="00740C5F" w:rsidP="00346B66">
            <w:pPr>
              <w:ind w:firstLine="0"/>
              <w:jc w:val="center"/>
              <w:rPr>
                <w:rFonts w:cs="Times New Roman"/>
              </w:rPr>
            </w:pPr>
            <w:r>
              <w:rPr>
                <w:rFonts w:cs="Times New Roman"/>
              </w:rPr>
              <w:t>5.2</w:t>
            </w:r>
          </w:p>
        </w:tc>
        <w:tc>
          <w:tcPr>
            <w:tcW w:w="1344" w:type="dxa"/>
          </w:tcPr>
          <w:p w14:paraId="607B2081" w14:textId="77777777" w:rsidR="00740C5F" w:rsidRPr="007C25F6" w:rsidRDefault="00740C5F" w:rsidP="00346B66">
            <w:pPr>
              <w:ind w:firstLine="0"/>
              <w:jc w:val="center"/>
              <w:rPr>
                <w:rFonts w:cs="Times New Roman"/>
              </w:rPr>
            </w:pPr>
            <w:r>
              <w:rPr>
                <w:rFonts w:cs="Times New Roman"/>
              </w:rPr>
              <w:t>Filtrando informes de asistencia por fecha</w:t>
            </w:r>
          </w:p>
        </w:tc>
        <w:tc>
          <w:tcPr>
            <w:tcW w:w="2126" w:type="dxa"/>
          </w:tcPr>
          <w:p w14:paraId="6E9AD7E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455A3128" w14:textId="77777777" w:rsidR="00740C5F" w:rsidRPr="007C25F6" w:rsidRDefault="00740C5F" w:rsidP="00346B66">
            <w:pPr>
              <w:ind w:firstLine="0"/>
              <w:jc w:val="center"/>
              <w:rPr>
                <w:rFonts w:cs="Times New Roman"/>
              </w:rPr>
            </w:pPr>
            <w:r w:rsidRPr="00B07560">
              <w:rPr>
                <w:rFonts w:cs="Times New Roman"/>
              </w:rPr>
              <w:t xml:space="preserve">Diseñar y crear vista de informes con filtros de fechas, importar información y </w:t>
            </w:r>
            <w:r w:rsidRPr="00B07560">
              <w:rPr>
                <w:rFonts w:cs="Times New Roman"/>
              </w:rPr>
              <w:lastRenderedPageBreak/>
              <w:t>mostrar lista filtrada de registros de asistencia.</w:t>
            </w:r>
          </w:p>
        </w:tc>
        <w:tc>
          <w:tcPr>
            <w:tcW w:w="1134" w:type="dxa"/>
          </w:tcPr>
          <w:p w14:paraId="301C9CD4"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54B94DED" w14:textId="77777777" w:rsidR="00740C5F" w:rsidRPr="007C25F6" w:rsidRDefault="00740C5F" w:rsidP="00346B66">
            <w:pPr>
              <w:ind w:firstLine="0"/>
              <w:jc w:val="center"/>
              <w:rPr>
                <w:rFonts w:cs="Times New Roman"/>
              </w:rPr>
            </w:pPr>
            <w:r>
              <w:rPr>
                <w:rFonts w:cs="Times New Roman"/>
              </w:rPr>
              <w:t>7</w:t>
            </w:r>
          </w:p>
        </w:tc>
        <w:tc>
          <w:tcPr>
            <w:tcW w:w="1177" w:type="dxa"/>
          </w:tcPr>
          <w:p w14:paraId="63EF5F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3533145" w14:textId="77777777" w:rsidTr="00740C5F">
        <w:trPr>
          <w:trHeight w:val="905"/>
        </w:trPr>
        <w:tc>
          <w:tcPr>
            <w:tcW w:w="749" w:type="dxa"/>
          </w:tcPr>
          <w:p w14:paraId="3E00A231" w14:textId="77777777" w:rsidR="00740C5F" w:rsidRDefault="00740C5F" w:rsidP="00346B66">
            <w:pPr>
              <w:ind w:firstLine="0"/>
              <w:jc w:val="center"/>
              <w:rPr>
                <w:rFonts w:cs="Times New Roman"/>
              </w:rPr>
            </w:pPr>
            <w:r>
              <w:rPr>
                <w:rFonts w:cs="Times New Roman"/>
              </w:rPr>
              <w:t>5.3</w:t>
            </w:r>
          </w:p>
        </w:tc>
        <w:tc>
          <w:tcPr>
            <w:tcW w:w="1344" w:type="dxa"/>
          </w:tcPr>
          <w:p w14:paraId="395B06B2" w14:textId="77777777" w:rsidR="00740C5F" w:rsidRPr="007C25F6" w:rsidRDefault="00740C5F" w:rsidP="00346B66">
            <w:pPr>
              <w:ind w:firstLine="0"/>
              <w:jc w:val="center"/>
              <w:rPr>
                <w:rFonts w:cs="Times New Roman"/>
              </w:rPr>
            </w:pPr>
            <w:r>
              <w:rPr>
                <w:rFonts w:cs="Times New Roman"/>
              </w:rPr>
              <w:t>Creando casilla para filtro de búsqueda</w:t>
            </w:r>
          </w:p>
        </w:tc>
        <w:tc>
          <w:tcPr>
            <w:tcW w:w="2126" w:type="dxa"/>
          </w:tcPr>
          <w:p w14:paraId="741CACC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0B1D77DC" w14:textId="77777777" w:rsidR="00740C5F" w:rsidRPr="007C25F6" w:rsidRDefault="00740C5F" w:rsidP="00346B66">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048BE880" w14:textId="77777777" w:rsidR="00740C5F" w:rsidRPr="007C25F6" w:rsidRDefault="00740C5F" w:rsidP="00346B66">
            <w:pPr>
              <w:ind w:firstLine="0"/>
              <w:jc w:val="center"/>
              <w:rPr>
                <w:rFonts w:cs="Times New Roman"/>
              </w:rPr>
            </w:pPr>
            <w:r>
              <w:rPr>
                <w:rFonts w:cs="Times New Roman"/>
              </w:rPr>
              <w:t>Media</w:t>
            </w:r>
          </w:p>
        </w:tc>
        <w:tc>
          <w:tcPr>
            <w:tcW w:w="1276" w:type="dxa"/>
          </w:tcPr>
          <w:p w14:paraId="0663251C" w14:textId="77777777" w:rsidR="00740C5F" w:rsidRPr="007C25F6" w:rsidRDefault="00740C5F" w:rsidP="00346B66">
            <w:pPr>
              <w:ind w:firstLine="0"/>
              <w:jc w:val="center"/>
              <w:rPr>
                <w:rFonts w:cs="Times New Roman"/>
              </w:rPr>
            </w:pPr>
            <w:r>
              <w:rPr>
                <w:rFonts w:cs="Times New Roman"/>
              </w:rPr>
              <w:t>6</w:t>
            </w:r>
          </w:p>
        </w:tc>
        <w:tc>
          <w:tcPr>
            <w:tcW w:w="1177" w:type="dxa"/>
          </w:tcPr>
          <w:p w14:paraId="249355E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A93F6B8" w14:textId="77777777" w:rsidTr="00740C5F">
        <w:trPr>
          <w:trHeight w:val="905"/>
        </w:trPr>
        <w:tc>
          <w:tcPr>
            <w:tcW w:w="749" w:type="dxa"/>
          </w:tcPr>
          <w:p w14:paraId="6996004D" w14:textId="77777777" w:rsidR="00740C5F" w:rsidRDefault="00740C5F" w:rsidP="00346B66">
            <w:pPr>
              <w:ind w:firstLine="0"/>
              <w:jc w:val="center"/>
              <w:rPr>
                <w:rFonts w:cs="Times New Roman"/>
              </w:rPr>
            </w:pPr>
            <w:r>
              <w:rPr>
                <w:rFonts w:cs="Times New Roman"/>
              </w:rPr>
              <w:t>5.4</w:t>
            </w:r>
          </w:p>
        </w:tc>
        <w:tc>
          <w:tcPr>
            <w:tcW w:w="1344" w:type="dxa"/>
          </w:tcPr>
          <w:p w14:paraId="3A967AD1" w14:textId="77777777" w:rsidR="00740C5F" w:rsidRPr="007C25F6" w:rsidRDefault="00740C5F" w:rsidP="00346B66">
            <w:pPr>
              <w:ind w:firstLine="0"/>
              <w:jc w:val="center"/>
              <w:rPr>
                <w:rFonts w:cs="Times New Roman"/>
              </w:rPr>
            </w:pPr>
            <w:r>
              <w:rPr>
                <w:rFonts w:cs="Times New Roman"/>
              </w:rPr>
              <w:t>Filtrando información de asistencia</w:t>
            </w:r>
          </w:p>
        </w:tc>
        <w:tc>
          <w:tcPr>
            <w:tcW w:w="2126" w:type="dxa"/>
          </w:tcPr>
          <w:p w14:paraId="39F26C8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información específica de manera rápida</w:t>
            </w:r>
          </w:p>
        </w:tc>
        <w:tc>
          <w:tcPr>
            <w:tcW w:w="1701" w:type="dxa"/>
          </w:tcPr>
          <w:p w14:paraId="243A779F" w14:textId="77777777" w:rsidR="00740C5F" w:rsidRPr="007C25F6" w:rsidRDefault="00740C5F" w:rsidP="00346B66">
            <w:pPr>
              <w:ind w:firstLine="0"/>
              <w:jc w:val="center"/>
              <w:rPr>
                <w:rFonts w:cs="Times New Roman"/>
              </w:rPr>
            </w:pPr>
            <w:r w:rsidRPr="00B07560">
              <w:rPr>
                <w:rFonts w:cs="Times New Roman"/>
              </w:rPr>
              <w:t>Diseñar y crear barra de búsqueda, importar información y mostrar lista de informes de asistencia filtrados.</w:t>
            </w:r>
          </w:p>
        </w:tc>
        <w:tc>
          <w:tcPr>
            <w:tcW w:w="1134" w:type="dxa"/>
          </w:tcPr>
          <w:p w14:paraId="720BDCE9" w14:textId="77777777" w:rsidR="00740C5F" w:rsidRPr="007C25F6" w:rsidRDefault="00740C5F" w:rsidP="00346B66">
            <w:pPr>
              <w:ind w:firstLine="0"/>
              <w:jc w:val="center"/>
              <w:rPr>
                <w:rFonts w:cs="Times New Roman"/>
              </w:rPr>
            </w:pPr>
            <w:r>
              <w:rPr>
                <w:rFonts w:cs="Times New Roman"/>
              </w:rPr>
              <w:t>Alta</w:t>
            </w:r>
          </w:p>
        </w:tc>
        <w:tc>
          <w:tcPr>
            <w:tcW w:w="1276" w:type="dxa"/>
          </w:tcPr>
          <w:p w14:paraId="4C26C1CB" w14:textId="77777777" w:rsidR="00740C5F" w:rsidRPr="007C25F6" w:rsidRDefault="00740C5F" w:rsidP="00346B66">
            <w:pPr>
              <w:ind w:firstLine="0"/>
              <w:jc w:val="center"/>
              <w:rPr>
                <w:rFonts w:cs="Times New Roman"/>
              </w:rPr>
            </w:pPr>
            <w:r>
              <w:rPr>
                <w:rFonts w:cs="Times New Roman"/>
              </w:rPr>
              <w:t>7</w:t>
            </w:r>
          </w:p>
        </w:tc>
        <w:tc>
          <w:tcPr>
            <w:tcW w:w="1177" w:type="dxa"/>
          </w:tcPr>
          <w:p w14:paraId="05E5590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6B44B10" w14:textId="77777777" w:rsidTr="00740C5F">
        <w:trPr>
          <w:trHeight w:val="905"/>
        </w:trPr>
        <w:tc>
          <w:tcPr>
            <w:tcW w:w="749" w:type="dxa"/>
          </w:tcPr>
          <w:p w14:paraId="296CC0A5" w14:textId="77777777" w:rsidR="00740C5F" w:rsidRDefault="00740C5F" w:rsidP="00346B66">
            <w:pPr>
              <w:ind w:firstLine="0"/>
              <w:jc w:val="center"/>
              <w:rPr>
                <w:rFonts w:cs="Times New Roman"/>
              </w:rPr>
            </w:pPr>
            <w:r>
              <w:rPr>
                <w:rFonts w:cs="Times New Roman"/>
              </w:rPr>
              <w:t>5.8</w:t>
            </w:r>
          </w:p>
        </w:tc>
        <w:tc>
          <w:tcPr>
            <w:tcW w:w="1344" w:type="dxa"/>
          </w:tcPr>
          <w:p w14:paraId="4C273E93" w14:textId="77777777" w:rsidR="00740C5F" w:rsidRPr="007C25F6" w:rsidRDefault="00740C5F" w:rsidP="00346B66">
            <w:pPr>
              <w:ind w:firstLine="0"/>
              <w:jc w:val="center"/>
              <w:rPr>
                <w:rFonts w:cs="Times New Roman"/>
              </w:rPr>
            </w:pPr>
            <w:r>
              <w:rPr>
                <w:rFonts w:cs="Times New Roman"/>
              </w:rPr>
              <w:t>Exportando informe de asistencia</w:t>
            </w:r>
          </w:p>
        </w:tc>
        <w:tc>
          <w:tcPr>
            <w:tcW w:w="2126" w:type="dxa"/>
          </w:tcPr>
          <w:p w14:paraId="189875EE"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2BF0EDD9" w14:textId="77777777" w:rsidR="00740C5F" w:rsidRPr="007C25F6" w:rsidRDefault="00740C5F" w:rsidP="00346B66">
            <w:pPr>
              <w:ind w:firstLine="0"/>
              <w:jc w:val="center"/>
              <w:rPr>
                <w:rFonts w:cs="Times New Roman"/>
              </w:rPr>
            </w:pPr>
            <w:r w:rsidRPr="00B07560">
              <w:rPr>
                <w:rFonts w:cs="Times New Roman"/>
              </w:rPr>
              <w:t xml:space="preserve">Diseñar y crear opción de exportación, importar información y generar archivo </w:t>
            </w:r>
            <w:r w:rsidRPr="00B07560">
              <w:rPr>
                <w:rFonts w:cs="Times New Roman"/>
              </w:rPr>
              <w:lastRenderedPageBreak/>
              <w:t>descargable de informes.</w:t>
            </w:r>
          </w:p>
        </w:tc>
        <w:tc>
          <w:tcPr>
            <w:tcW w:w="1134" w:type="dxa"/>
          </w:tcPr>
          <w:p w14:paraId="54E1751F"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6857178D" w14:textId="77777777" w:rsidR="00740C5F" w:rsidRPr="007C25F6" w:rsidRDefault="00740C5F" w:rsidP="00346B66">
            <w:pPr>
              <w:ind w:firstLine="0"/>
              <w:jc w:val="center"/>
              <w:rPr>
                <w:rFonts w:cs="Times New Roman"/>
              </w:rPr>
            </w:pPr>
            <w:r>
              <w:rPr>
                <w:rFonts w:cs="Times New Roman"/>
              </w:rPr>
              <w:t>8</w:t>
            </w:r>
          </w:p>
        </w:tc>
        <w:tc>
          <w:tcPr>
            <w:tcW w:w="1177" w:type="dxa"/>
          </w:tcPr>
          <w:p w14:paraId="702F6EA3" w14:textId="77777777" w:rsidR="00740C5F" w:rsidRPr="007C25F6" w:rsidRDefault="00740C5F" w:rsidP="00346B6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70" w:name="_Toc201199581"/>
      <w:bookmarkStart w:id="71" w:name="_Toc201199670"/>
      <w:bookmarkStart w:id="72" w:name="_Toc207209029"/>
      <w:bookmarkStart w:id="73" w:name="_Toc207894721"/>
      <w:bookmarkStart w:id="74" w:name="_Toc208864112"/>
      <w:bookmarkStart w:id="75" w:name="_Toc208864168"/>
      <w:bookmarkStart w:id="76" w:name="_Toc208864272"/>
      <w:bookmarkStart w:id="77" w:name="_Toc209984982"/>
      <w:r>
        <w:lastRenderedPageBreak/>
        <w:t>SPRINT BACKLOG</w:t>
      </w:r>
      <w:r w:rsidR="00FD2BD9">
        <w:t xml:space="preserve"> Y VISTA EXTERNA</w:t>
      </w:r>
      <w:bookmarkEnd w:id="70"/>
      <w:bookmarkEnd w:id="71"/>
      <w:bookmarkEnd w:id="72"/>
      <w:bookmarkEnd w:id="73"/>
      <w:bookmarkEnd w:id="74"/>
      <w:bookmarkEnd w:id="75"/>
      <w:bookmarkEnd w:id="76"/>
      <w:bookmarkEnd w:id="77"/>
    </w:p>
    <w:p w14:paraId="13FA23D5" w14:textId="77777777" w:rsidR="00225003" w:rsidRDefault="00225003" w:rsidP="00225003"/>
    <w:p w14:paraId="3DDEBD22" w14:textId="77777777" w:rsidR="00987A0F" w:rsidRPr="00225003" w:rsidRDefault="00987A0F" w:rsidP="00225003"/>
    <w:p w14:paraId="5B106C05" w14:textId="3258743B" w:rsidR="00B6155F" w:rsidRDefault="00115472" w:rsidP="00974F7F">
      <w:pPr>
        <w:rPr>
          <w:noProof/>
        </w:rPr>
      </w:pPr>
      <w:r>
        <w:t xml:space="preserve">El sprint backlog se enfoca en el </w:t>
      </w:r>
      <w:r w:rsidR="00C20741">
        <w:t>segundo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78" w:name="_Toc208864113"/>
      <w:r>
        <w:rPr>
          <w:noProof/>
        </w:rPr>
        <w:t>Sprint backlog</w:t>
      </w:r>
      <w:bookmarkEnd w:id="78"/>
    </w:p>
    <w:p w14:paraId="02B55D46" w14:textId="77777777" w:rsidR="00FD2BD9" w:rsidRPr="00FD2BD9" w:rsidRDefault="00FD2BD9" w:rsidP="00FD2BD9"/>
    <w:p w14:paraId="0D16A7E8" w14:textId="4815DEC2" w:rsidR="00FD2BD9" w:rsidRDefault="00FD2BD9" w:rsidP="00FD2BD9">
      <w:r w:rsidRPr="00225003">
        <w:t xml:space="preserve">El Sprint Backlog de este </w:t>
      </w:r>
      <w:r w:rsidR="006C0843">
        <w:t>segundo</w:t>
      </w:r>
      <w:r>
        <w:t xml:space="preserve">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4CEA5888" w:rsidR="003E7B2B" w:rsidRDefault="2B78DE59" w:rsidP="003E7B2B">
      <w:pPr>
        <w:pStyle w:val="Descripcin"/>
      </w:pPr>
      <w:bookmarkStart w:id="79" w:name="_Toc200854046"/>
      <w:bookmarkStart w:id="80" w:name="_Toc201172327"/>
      <w:bookmarkStart w:id="81" w:name="_Toc201199582"/>
      <w:bookmarkStart w:id="82" w:name="_Toc201199671"/>
      <w:bookmarkStart w:id="83" w:name="_Toc207209030"/>
      <w:bookmarkStart w:id="84" w:name="_Toc207894722"/>
      <w:bookmarkStart w:id="85" w:name="_Toc208864169"/>
      <w:bookmarkStart w:id="86" w:name="_Toc208864273"/>
      <w:bookmarkStart w:id="87" w:name="_Toc209984983"/>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Sprint backlog</w:t>
      </w:r>
      <w:bookmarkEnd w:id="79"/>
      <w:bookmarkEnd w:id="80"/>
      <w:bookmarkEnd w:id="81"/>
      <w:bookmarkEnd w:id="82"/>
      <w:bookmarkEnd w:id="83"/>
      <w:bookmarkEnd w:id="84"/>
      <w:bookmarkEnd w:id="85"/>
      <w:bookmarkEnd w:id="86"/>
      <w:bookmarkEnd w:id="87"/>
    </w:p>
    <w:p w14:paraId="3BE0E531" w14:textId="05E476F1" w:rsidR="00473D40" w:rsidRDefault="00473D40" w:rsidP="00BA28C4">
      <w:pPr>
        <w:pStyle w:val="Sinespaciado"/>
      </w:pPr>
    </w:p>
    <w:p w14:paraId="57369A83" w14:textId="725463B5" w:rsidR="002F60DB" w:rsidRDefault="00FA3C8D" w:rsidP="00FA3C8D">
      <w:pPr>
        <w:pStyle w:val="Sinespaciado"/>
      </w:pPr>
      <w:r w:rsidRPr="00FA3C8D">
        <w:rPr>
          <w:noProof/>
        </w:rPr>
        <w:drawing>
          <wp:inline distT="0" distB="0" distL="0" distR="0" wp14:anchorId="2A820FB1" wp14:editId="1FCD68AB">
            <wp:extent cx="5971540" cy="2491105"/>
            <wp:effectExtent l="0" t="0" r="0" b="4445"/>
            <wp:docPr id="38737140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409" name="Imagen 1" descr="Aplicación, Tabla&#10;&#10;El contenido generado por IA puede ser incorrecto."/>
                    <pic:cNvPicPr/>
                  </pic:nvPicPr>
                  <pic:blipFill>
                    <a:blip r:embed="rId13"/>
                    <a:stretch>
                      <a:fillRect/>
                    </a:stretch>
                  </pic:blipFill>
                  <pic:spPr>
                    <a:xfrm>
                      <a:off x="0" y="0"/>
                      <a:ext cx="5971540" cy="2491105"/>
                    </a:xfrm>
                    <a:prstGeom prst="rect">
                      <a:avLst/>
                    </a:prstGeom>
                  </pic:spPr>
                </pic:pic>
              </a:graphicData>
            </a:graphic>
          </wp:inline>
        </w:drawing>
      </w:r>
    </w:p>
    <w:p w14:paraId="62F41A43" w14:textId="4236CD1E" w:rsidR="00FA3C8D" w:rsidRDefault="00FA3C8D" w:rsidP="00FA3C8D">
      <w:pPr>
        <w:pStyle w:val="Sinespaciado"/>
      </w:pPr>
      <w:r w:rsidRPr="00FA3C8D">
        <w:rPr>
          <w:noProof/>
        </w:rPr>
        <w:lastRenderedPageBreak/>
        <w:drawing>
          <wp:inline distT="0" distB="0" distL="0" distR="0" wp14:anchorId="4B67DDE0" wp14:editId="21D5874E">
            <wp:extent cx="5971540" cy="2289175"/>
            <wp:effectExtent l="0" t="0" r="0" b="0"/>
            <wp:docPr id="18561404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0423" name="Imagen 1" descr="Tabla&#10;&#10;El contenido generado por IA puede ser incorrecto."/>
                    <pic:cNvPicPr/>
                  </pic:nvPicPr>
                  <pic:blipFill>
                    <a:blip r:embed="rId14"/>
                    <a:stretch>
                      <a:fillRect/>
                    </a:stretch>
                  </pic:blipFill>
                  <pic:spPr>
                    <a:xfrm>
                      <a:off x="0" y="0"/>
                      <a:ext cx="5971540" cy="2289175"/>
                    </a:xfrm>
                    <a:prstGeom prst="rect">
                      <a:avLst/>
                    </a:prstGeom>
                  </pic:spPr>
                </pic:pic>
              </a:graphicData>
            </a:graphic>
          </wp:inline>
        </w:drawing>
      </w:r>
    </w:p>
    <w:p w14:paraId="04FB4A66" w14:textId="53B78629" w:rsidR="00FA3C8D" w:rsidRDefault="00FA3C8D" w:rsidP="00FA3C8D">
      <w:pPr>
        <w:pStyle w:val="Sinespaciado"/>
      </w:pPr>
      <w:r w:rsidRPr="00FA3C8D">
        <w:rPr>
          <w:noProof/>
        </w:rPr>
        <w:drawing>
          <wp:inline distT="0" distB="0" distL="0" distR="0" wp14:anchorId="42A2BC18" wp14:editId="3D183A9F">
            <wp:extent cx="5971540" cy="2720975"/>
            <wp:effectExtent l="0" t="0" r="0" b="3175"/>
            <wp:docPr id="1374120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076" name="Imagen 1" descr="Tabla&#10;&#10;El contenido generado por IA puede ser incorrecto."/>
                    <pic:cNvPicPr/>
                  </pic:nvPicPr>
                  <pic:blipFill>
                    <a:blip r:embed="rId15"/>
                    <a:stretch>
                      <a:fillRect/>
                    </a:stretch>
                  </pic:blipFill>
                  <pic:spPr>
                    <a:xfrm>
                      <a:off x="0" y="0"/>
                      <a:ext cx="5971540" cy="2720975"/>
                    </a:xfrm>
                    <a:prstGeom prst="rect">
                      <a:avLst/>
                    </a:prstGeom>
                  </pic:spPr>
                </pic:pic>
              </a:graphicData>
            </a:graphic>
          </wp:inline>
        </w:drawing>
      </w:r>
    </w:p>
    <w:p w14:paraId="06D76CD5" w14:textId="0D0B9777" w:rsidR="00FA3C8D" w:rsidRDefault="00FA3C8D" w:rsidP="00BA28C4">
      <w:pPr>
        <w:pStyle w:val="Sinespaciado"/>
      </w:pPr>
      <w:r>
        <w:rPr>
          <w:noProof/>
        </w:rPr>
        <w:drawing>
          <wp:inline distT="0" distB="0" distL="0" distR="0" wp14:anchorId="10BE5CD1" wp14:editId="0CCA19CC">
            <wp:extent cx="5971540" cy="2150745"/>
            <wp:effectExtent l="0" t="0" r="0" b="1905"/>
            <wp:docPr id="17277153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344" name="Imagen 1" descr="Tabla&#10;&#10;El contenido generado por IA puede ser incorrecto."/>
                    <pic:cNvPicPr/>
                  </pic:nvPicPr>
                  <pic:blipFill>
                    <a:blip r:embed="rId16"/>
                    <a:stretch>
                      <a:fillRect/>
                    </a:stretch>
                  </pic:blipFill>
                  <pic:spPr>
                    <a:xfrm>
                      <a:off x="0" y="0"/>
                      <a:ext cx="5971540" cy="2150745"/>
                    </a:xfrm>
                    <a:prstGeom prst="rect">
                      <a:avLst/>
                    </a:prstGeom>
                  </pic:spPr>
                </pic:pic>
              </a:graphicData>
            </a:graphic>
          </wp:inline>
        </w:drawing>
      </w:r>
    </w:p>
    <w:p w14:paraId="1C94044A" w14:textId="28B3B15A" w:rsidR="00BA6E02" w:rsidRDefault="00BA6E02" w:rsidP="00BA28C4">
      <w:pPr>
        <w:pStyle w:val="Sinespaciado"/>
      </w:pP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88" w:name="_Toc208864114"/>
      <w:r>
        <w:rPr>
          <w:noProof/>
        </w:rPr>
        <w:lastRenderedPageBreak/>
        <w:t>V</w:t>
      </w:r>
      <w:r w:rsidR="00BA6E02">
        <w:rPr>
          <w:noProof/>
        </w:rPr>
        <w:t>ista externa</w:t>
      </w:r>
      <w:r w:rsidR="00840341">
        <w:rPr>
          <w:noProof/>
        </w:rPr>
        <w:t xml:space="preserve"> </w:t>
      </w:r>
      <w:r w:rsidR="00BA6E02">
        <w:rPr>
          <w:noProof/>
        </w:rPr>
        <w:t>( Casos de uso )</w:t>
      </w:r>
      <w:bookmarkEnd w:id="88"/>
    </w:p>
    <w:p w14:paraId="6F21FA3A" w14:textId="77777777" w:rsidR="00FD2BD9" w:rsidRPr="00FD2BD9" w:rsidRDefault="00FD2BD9" w:rsidP="00FD2BD9"/>
    <w:p w14:paraId="2563BC4D" w14:textId="2AE902BC" w:rsidR="006C0843" w:rsidRDefault="00840341" w:rsidP="00B45140">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r w:rsidR="006C0843">
        <w:t>.</w:t>
      </w:r>
    </w:p>
    <w:p w14:paraId="11FDD52F" w14:textId="77777777" w:rsidR="003437CE" w:rsidRDefault="003437CE" w:rsidP="00B45140"/>
    <w:p w14:paraId="694AB2B6" w14:textId="323FB6B9" w:rsidR="006C0843" w:rsidRDefault="006C0843" w:rsidP="006C0843">
      <w:r>
        <w:t>En la tabla</w:t>
      </w:r>
      <w:r w:rsidR="00B45140">
        <w:t xml:space="preserve"> 4.2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F8CB9C7" w14:textId="77777777" w:rsidR="00B45140" w:rsidRDefault="00B45140" w:rsidP="006C0843"/>
    <w:p w14:paraId="6837FC92" w14:textId="5A360D53" w:rsidR="006C0843" w:rsidRPr="006C0843" w:rsidRDefault="00B45140" w:rsidP="00B45140">
      <w:pPr>
        <w:pStyle w:val="Descripcin"/>
      </w:pPr>
      <w:bookmarkStart w:id="89" w:name="_Toc207209031"/>
      <w:bookmarkStart w:id="90" w:name="_Toc207894723"/>
      <w:bookmarkStart w:id="91" w:name="_Toc208864170"/>
      <w:bookmarkStart w:id="92" w:name="_Toc208864274"/>
      <w:bookmarkStart w:id="93" w:name="_Toc209984984"/>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w:t>
      </w:r>
      <w:r w:rsidR="003917AA">
        <w:rPr>
          <w:noProof/>
        </w:rPr>
        <w:fldChar w:fldCharType="end"/>
      </w:r>
      <w:r>
        <w:t xml:space="preserve"> </w:t>
      </w:r>
      <w:r w:rsidRPr="006C0843">
        <w:t>Caso de uso N°1.2, Asignando el turno a un trabajador</w:t>
      </w:r>
      <w:bookmarkEnd w:id="89"/>
      <w:bookmarkEnd w:id="90"/>
      <w:bookmarkEnd w:id="91"/>
      <w:bookmarkEnd w:id="92"/>
      <w:bookmarkEnd w:id="93"/>
    </w:p>
    <w:p w14:paraId="38B7EACE" w14:textId="4798A233" w:rsidR="006C0843" w:rsidRPr="006C0843" w:rsidRDefault="006C0843" w:rsidP="006C0843">
      <w:pPr>
        <w:pStyle w:val="Sinespaciado"/>
      </w:pPr>
      <w:bookmarkStart w:id="94" w:name="_hlf27vgf738d"/>
      <w:bookmarkEnd w:id="94"/>
      <w:r w:rsidRPr="006C0843">
        <w:rPr>
          <w:noProof/>
        </w:rPr>
        <w:drawing>
          <wp:inline distT="0" distB="0" distL="0" distR="0" wp14:anchorId="192987C8" wp14:editId="4A53F6D2">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02B7BC2D" w14:textId="77777777" w:rsidR="006C0843" w:rsidRPr="006C0843" w:rsidRDefault="006C0843" w:rsidP="006C0843"/>
    <w:p w14:paraId="5DBACDEE" w14:textId="77777777" w:rsidR="006C0843" w:rsidRPr="006C0843" w:rsidRDefault="006C0843" w:rsidP="006C0843">
      <w:r w:rsidRPr="006C0843">
        <w:t>Fuente: Elaborado por el estudiante de acuerdo con el proyecto</w:t>
      </w:r>
    </w:p>
    <w:p w14:paraId="51DB1FEC" w14:textId="11BB361C" w:rsidR="006C0843" w:rsidRPr="006C0843" w:rsidRDefault="006C0843" w:rsidP="00B45140">
      <w:r>
        <w:br w:type="page"/>
      </w:r>
      <w:r>
        <w:lastRenderedPageBreak/>
        <w:t xml:space="preserve">En la tabla </w:t>
      </w:r>
      <w:r w:rsidR="00B45140">
        <w:t xml:space="preserve">4.3 </w:t>
      </w:r>
      <w:r w:rsidRPr="006C0843">
        <w:t>se puede visualizar el Caso de uso N°1.3.1 el cual consiste en que el sistema permite editar o actualizar turnos ya creados.</w:t>
      </w:r>
    </w:p>
    <w:p w14:paraId="5E648835" w14:textId="77777777" w:rsidR="006C0843" w:rsidRPr="006C0843" w:rsidRDefault="006C0843" w:rsidP="006C0843"/>
    <w:p w14:paraId="51CA5389" w14:textId="70CAB97A" w:rsidR="006C0843" w:rsidRPr="006C0843" w:rsidRDefault="006C0843" w:rsidP="00FA3C8D">
      <w:pPr>
        <w:pStyle w:val="Descripcin"/>
      </w:pPr>
      <w:bookmarkStart w:id="95" w:name="_z1si0hnv4jn"/>
      <w:bookmarkStart w:id="96" w:name="_Toc200483215"/>
      <w:bookmarkStart w:id="97" w:name="_Toc200363913"/>
      <w:bookmarkStart w:id="98" w:name="_Toc200336528"/>
      <w:bookmarkStart w:id="99" w:name="_Toc208864275"/>
      <w:bookmarkStart w:id="100" w:name="_Toc209984985"/>
      <w:bookmarkEnd w:id="95"/>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w:t>
      </w:r>
      <w:r w:rsidR="003917AA">
        <w:rPr>
          <w:noProof/>
        </w:rPr>
        <w:fldChar w:fldCharType="end"/>
      </w:r>
      <w:r w:rsidRPr="006C0843">
        <w:t xml:space="preserve"> Caso de uso N°1.3.1, Editando la descripción del turno</w:t>
      </w:r>
      <w:bookmarkEnd w:id="96"/>
      <w:bookmarkEnd w:id="97"/>
      <w:bookmarkEnd w:id="98"/>
      <w:bookmarkEnd w:id="99"/>
      <w:bookmarkEnd w:id="100"/>
    </w:p>
    <w:p w14:paraId="59F39964" w14:textId="27E0EF4D" w:rsidR="006C0843" w:rsidRDefault="006C0843" w:rsidP="00B45140">
      <w:pPr>
        <w:pStyle w:val="Sinespaciado"/>
      </w:pPr>
      <w:r w:rsidRPr="00B45140">
        <w:rPr>
          <w:noProof/>
        </w:rPr>
        <w:drawing>
          <wp:inline distT="0" distB="0" distL="0" distR="0" wp14:anchorId="660B12BF" wp14:editId="61A23BE7">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67FDD2B3" w14:textId="77777777" w:rsidR="006C0843" w:rsidRPr="006C0843" w:rsidRDefault="006C0843" w:rsidP="006C0843">
      <w:pPr>
        <w:pStyle w:val="Sinespaciado"/>
      </w:pPr>
    </w:p>
    <w:p w14:paraId="71507D5F" w14:textId="77777777" w:rsidR="006C0843" w:rsidRPr="006C0843" w:rsidRDefault="006C0843" w:rsidP="00B45140">
      <w:r w:rsidRPr="006C0843">
        <w:t>Fuente: Elaborado por el estudiante de acuerdo con el proyecto</w:t>
      </w:r>
    </w:p>
    <w:p w14:paraId="32437E28" w14:textId="77777777" w:rsidR="006C0843" w:rsidRDefault="006C0843" w:rsidP="006C0843">
      <w:pPr>
        <w:spacing w:line="278" w:lineRule="auto"/>
        <w:ind w:firstLine="0"/>
        <w:jc w:val="left"/>
      </w:pPr>
    </w:p>
    <w:p w14:paraId="3FB7538D" w14:textId="77777777" w:rsidR="006C0843" w:rsidRDefault="006C0843" w:rsidP="006C0843">
      <w:pPr>
        <w:spacing w:line="278" w:lineRule="auto"/>
        <w:ind w:firstLine="0"/>
        <w:jc w:val="left"/>
      </w:pPr>
    </w:p>
    <w:p w14:paraId="4EEEC554" w14:textId="77777777" w:rsidR="006C0843" w:rsidRDefault="006C0843" w:rsidP="006C0843">
      <w:pPr>
        <w:spacing w:line="278" w:lineRule="auto"/>
        <w:ind w:firstLine="0"/>
        <w:jc w:val="left"/>
      </w:pPr>
    </w:p>
    <w:p w14:paraId="7540D8F8" w14:textId="77777777" w:rsidR="006C0843" w:rsidRDefault="006C0843" w:rsidP="006C0843">
      <w:pPr>
        <w:spacing w:line="278" w:lineRule="auto"/>
        <w:ind w:firstLine="0"/>
        <w:jc w:val="left"/>
      </w:pPr>
    </w:p>
    <w:p w14:paraId="1A1E28E0" w14:textId="178581FE" w:rsidR="006C0843" w:rsidRPr="006C0843" w:rsidRDefault="006C0843" w:rsidP="006C0843">
      <w:r w:rsidRPr="006C0843">
        <w:lastRenderedPageBreak/>
        <w:t xml:space="preserve">En la </w:t>
      </w:r>
      <w:r w:rsidRPr="006C0843">
        <w:rPr>
          <w:i/>
        </w:rPr>
        <w:t xml:space="preserve">Tabla </w:t>
      </w:r>
      <w:r w:rsidR="00B45140">
        <w:rPr>
          <w:i/>
        </w:rPr>
        <w:t>4</w:t>
      </w:r>
      <w:r w:rsidRPr="006C0843">
        <w:rPr>
          <w:i/>
        </w:rPr>
        <w:t>.4</w:t>
      </w:r>
      <w:r w:rsidRPr="006C0843">
        <w:t xml:space="preserve"> se puede visualizar el Caso de uso N°1.3.2, el cual consiste en que el sistema permite cambiar el turno a un trabajador que ya presenta un turno.</w:t>
      </w:r>
    </w:p>
    <w:p w14:paraId="1212DACA" w14:textId="77777777" w:rsidR="006C0843" w:rsidRPr="006C0843" w:rsidRDefault="006C0843" w:rsidP="006C0843">
      <w:pPr>
        <w:spacing w:line="278" w:lineRule="auto"/>
        <w:ind w:firstLine="0"/>
        <w:jc w:val="left"/>
        <w:rPr>
          <w:i/>
          <w:iCs/>
        </w:rPr>
      </w:pPr>
    </w:p>
    <w:p w14:paraId="786040CF" w14:textId="7CFC4BFA" w:rsidR="006C0843" w:rsidRPr="006C0843" w:rsidRDefault="006C0843" w:rsidP="00B45140">
      <w:pPr>
        <w:pStyle w:val="Descripcin"/>
      </w:pPr>
      <w:bookmarkStart w:id="101" w:name="_a5m18kyuzyh0"/>
      <w:bookmarkStart w:id="102" w:name="_Toc200483216"/>
      <w:bookmarkStart w:id="103" w:name="_Toc200363914"/>
      <w:bookmarkStart w:id="104" w:name="_Toc200336529"/>
      <w:bookmarkStart w:id="105" w:name="_Toc207209032"/>
      <w:bookmarkStart w:id="106" w:name="_Toc207894724"/>
      <w:bookmarkStart w:id="107" w:name="_Toc208864171"/>
      <w:bookmarkStart w:id="108" w:name="_Toc208864276"/>
      <w:bookmarkStart w:id="109" w:name="_Toc209984986"/>
      <w:bookmarkEnd w:id="101"/>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w:t>
      </w:r>
      <w:r w:rsidR="003917AA">
        <w:rPr>
          <w:noProof/>
        </w:rPr>
        <w:fldChar w:fldCharType="end"/>
      </w:r>
      <w:r w:rsidRPr="006C0843">
        <w:t xml:space="preserve"> Caso de uso N°1.3.2, Cambiando el turno de los trabajadores</w:t>
      </w:r>
      <w:bookmarkEnd w:id="102"/>
      <w:bookmarkEnd w:id="103"/>
      <w:bookmarkEnd w:id="104"/>
      <w:bookmarkEnd w:id="105"/>
      <w:bookmarkEnd w:id="106"/>
      <w:bookmarkEnd w:id="107"/>
      <w:bookmarkEnd w:id="108"/>
      <w:bookmarkEnd w:id="109"/>
    </w:p>
    <w:p w14:paraId="1FA345B4" w14:textId="40645919" w:rsidR="006C0843" w:rsidRPr="006C0843" w:rsidRDefault="006C0843" w:rsidP="00B45140">
      <w:pPr>
        <w:pStyle w:val="Sinespaciado"/>
      </w:pPr>
      <w:r w:rsidRPr="006C0843">
        <w:rPr>
          <w:noProof/>
        </w:rPr>
        <w:drawing>
          <wp:inline distT="0" distB="0" distL="0" distR="0" wp14:anchorId="20272E0B" wp14:editId="4AD74AFB">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55B5D1A5" w14:textId="77777777" w:rsidR="006C0843" w:rsidRPr="006C0843" w:rsidRDefault="006C0843" w:rsidP="006C0843">
      <w:pPr>
        <w:spacing w:line="278" w:lineRule="auto"/>
        <w:ind w:firstLine="0"/>
        <w:jc w:val="left"/>
      </w:pPr>
    </w:p>
    <w:p w14:paraId="3B389D2E" w14:textId="77777777" w:rsidR="006C0843" w:rsidRPr="006C0843" w:rsidRDefault="006C0843" w:rsidP="00B45140">
      <w:r w:rsidRPr="006C0843">
        <w:t>Fuente: Elaborado por el estudiante de acuerdo con el proyecto</w:t>
      </w:r>
    </w:p>
    <w:p w14:paraId="3423CCD5" w14:textId="58068F68" w:rsidR="006C0843" w:rsidRPr="006C0843" w:rsidRDefault="006C0843" w:rsidP="006C0843">
      <w:r>
        <w:br w:type="page"/>
      </w:r>
      <w:r w:rsidRPr="006C0843">
        <w:lastRenderedPageBreak/>
        <w:t>En la</w:t>
      </w:r>
      <w:r w:rsidRPr="006C0843">
        <w:rPr>
          <w:i/>
        </w:rPr>
        <w:t xml:space="preserve"> Tabla </w:t>
      </w:r>
      <w:r w:rsidR="00B45140">
        <w:rPr>
          <w:i/>
        </w:rPr>
        <w:t>4</w:t>
      </w:r>
      <w:r w:rsidRPr="006C0843">
        <w:rPr>
          <w:i/>
        </w:rPr>
        <w:t>.</w:t>
      </w:r>
      <w:r w:rsidR="00B45140">
        <w:rPr>
          <w:i/>
        </w:rPr>
        <w:t>5</w:t>
      </w:r>
      <w:r w:rsidRPr="006C0843">
        <w:rPr>
          <w:i/>
        </w:rPr>
        <w:t xml:space="preserve"> </w:t>
      </w:r>
      <w:r w:rsidRPr="006C0843">
        <w:t>se puede visualizar el Caso de uso N°1.5 cuyo propósito es crear los departamentos de la empresa, el sistema permite agregar los departamentos que pertenecen a la empresa.</w:t>
      </w:r>
    </w:p>
    <w:p w14:paraId="5C75E9AF" w14:textId="77777777" w:rsidR="006C0843" w:rsidRPr="006C0843" w:rsidRDefault="006C0843" w:rsidP="006C0843">
      <w:pPr>
        <w:spacing w:line="278" w:lineRule="auto"/>
        <w:ind w:firstLine="0"/>
        <w:jc w:val="left"/>
      </w:pPr>
      <w:bookmarkStart w:id="110" w:name="_qkd0akp07tjw"/>
      <w:bookmarkEnd w:id="110"/>
    </w:p>
    <w:p w14:paraId="3292C467" w14:textId="1E611F5C" w:rsidR="006C0843" w:rsidRPr="006C0843" w:rsidRDefault="006C0843" w:rsidP="00B45140">
      <w:pPr>
        <w:pStyle w:val="Descripcin"/>
      </w:pPr>
      <w:bookmarkStart w:id="111" w:name="_Toc200336531"/>
      <w:bookmarkStart w:id="112" w:name="_Toc200363916"/>
      <w:bookmarkStart w:id="113" w:name="_Toc200483218"/>
      <w:bookmarkStart w:id="114" w:name="_Toc207209033"/>
      <w:bookmarkStart w:id="115" w:name="_Toc207894725"/>
      <w:bookmarkStart w:id="116" w:name="_Toc208864172"/>
      <w:bookmarkStart w:id="117" w:name="_Toc208864277"/>
      <w:bookmarkStart w:id="118" w:name="_Toc209984987"/>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5</w:t>
      </w:r>
      <w:r w:rsidR="003917AA">
        <w:rPr>
          <w:noProof/>
        </w:rPr>
        <w:fldChar w:fldCharType="end"/>
      </w:r>
      <w:r w:rsidRPr="006C0843">
        <w:t xml:space="preserve"> Caso de uso N°1.5, Creando los departamentos de la empresa</w:t>
      </w:r>
      <w:bookmarkEnd w:id="111"/>
      <w:bookmarkEnd w:id="112"/>
      <w:bookmarkEnd w:id="113"/>
      <w:bookmarkEnd w:id="114"/>
      <w:bookmarkEnd w:id="115"/>
      <w:bookmarkEnd w:id="116"/>
      <w:bookmarkEnd w:id="117"/>
      <w:bookmarkEnd w:id="118"/>
    </w:p>
    <w:p w14:paraId="4385777D" w14:textId="0E3489AF" w:rsidR="006C0843" w:rsidRPr="006C0843" w:rsidRDefault="006C0843" w:rsidP="00B45140">
      <w:pPr>
        <w:pStyle w:val="Sinespaciado"/>
      </w:pPr>
      <w:r w:rsidRPr="00B45140">
        <w:rPr>
          <w:noProof/>
        </w:rPr>
        <w:drawing>
          <wp:inline distT="0" distB="0" distL="0" distR="0" wp14:anchorId="3C58C253" wp14:editId="13C52BF8">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245C89B" w14:textId="77777777" w:rsidR="006C0843" w:rsidRPr="006C0843" w:rsidRDefault="006C0843" w:rsidP="006C0843">
      <w:pPr>
        <w:spacing w:line="278" w:lineRule="auto"/>
        <w:ind w:firstLine="0"/>
        <w:jc w:val="left"/>
      </w:pPr>
    </w:p>
    <w:p w14:paraId="7A2DC61C" w14:textId="77777777" w:rsidR="006C0843" w:rsidRDefault="006C0843" w:rsidP="006C0843">
      <w:r w:rsidRPr="006C0843">
        <w:t>Fuente: Elaborado por el estudiante de acuerdo con el proyecto</w:t>
      </w:r>
    </w:p>
    <w:p w14:paraId="040F06F5" w14:textId="77777777" w:rsidR="00A21AEF" w:rsidRDefault="00A21AEF" w:rsidP="006C0843"/>
    <w:p w14:paraId="151680B1" w14:textId="77777777" w:rsidR="00A21AEF" w:rsidRDefault="00A21AEF" w:rsidP="006C0843"/>
    <w:p w14:paraId="0529BE9A" w14:textId="6A6B775F" w:rsidR="00A21AEF" w:rsidRDefault="00A21AEF" w:rsidP="003E7C7C">
      <w:r w:rsidRPr="00627D3D">
        <w:lastRenderedPageBreak/>
        <w:t xml:space="preserve">En la </w:t>
      </w:r>
      <w:r w:rsidRPr="00627D3D">
        <w:rPr>
          <w:i/>
        </w:rPr>
        <w:t xml:space="preserve">Tabla </w:t>
      </w:r>
      <w:r w:rsidR="003E7C7C">
        <w:rPr>
          <w:i/>
        </w:rPr>
        <w:t>4.6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19" w:name="_1vbk60a8ru3j"/>
      <w:bookmarkEnd w:id="119"/>
    </w:p>
    <w:p w14:paraId="2C8F8065" w14:textId="77777777" w:rsidR="003E7C7C" w:rsidRPr="00627D3D" w:rsidRDefault="003E7C7C" w:rsidP="003E7C7C"/>
    <w:p w14:paraId="2D81C4F5" w14:textId="6C43DDE3" w:rsidR="00A21AEF" w:rsidRPr="00627D3D" w:rsidRDefault="003E7C7C" w:rsidP="003E7C7C">
      <w:pPr>
        <w:pStyle w:val="Descripcin"/>
      </w:pPr>
      <w:bookmarkStart w:id="120" w:name="_Toc208864173"/>
      <w:bookmarkStart w:id="121" w:name="_Toc208864278"/>
      <w:bookmarkStart w:id="122" w:name="_Toc209984988"/>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6</w:t>
      </w:r>
      <w:r w:rsidR="003917AA">
        <w:rPr>
          <w:noProof/>
        </w:rPr>
        <w:fldChar w:fldCharType="end"/>
      </w:r>
      <w:r>
        <w:t xml:space="preserve"> </w:t>
      </w:r>
      <w:r w:rsidRPr="00627D3D">
        <w:t>Caso de uso N°1.6, cambiando el estado de un departamento</w:t>
      </w:r>
      <w:bookmarkEnd w:id="120"/>
      <w:bookmarkEnd w:id="121"/>
      <w:bookmarkEnd w:id="122"/>
    </w:p>
    <w:p w14:paraId="666DA885" w14:textId="77777777" w:rsidR="00A21AEF" w:rsidRPr="00627D3D" w:rsidRDefault="00A21AEF" w:rsidP="00A21AEF">
      <w:pPr>
        <w:pStyle w:val="Sinespaciado"/>
      </w:pPr>
      <w:r>
        <w:rPr>
          <w:noProof/>
        </w:rPr>
        <w:drawing>
          <wp:inline distT="0" distB="0" distL="0" distR="0" wp14:anchorId="1774672D" wp14:editId="67A6E98F">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5791200" cy="5095875"/>
                    </a:xfrm>
                    <a:prstGeom prst="rect">
                      <a:avLst/>
                    </a:prstGeom>
                  </pic:spPr>
                </pic:pic>
              </a:graphicData>
            </a:graphic>
          </wp:inline>
        </w:drawing>
      </w:r>
    </w:p>
    <w:p w14:paraId="17E6D507" w14:textId="77777777" w:rsidR="00A21AEF" w:rsidRPr="00627D3D" w:rsidRDefault="00A21AEF" w:rsidP="00A21AEF">
      <w:pPr>
        <w:spacing w:line="278" w:lineRule="auto"/>
        <w:ind w:firstLine="0"/>
        <w:jc w:val="left"/>
      </w:pPr>
    </w:p>
    <w:p w14:paraId="0D8737CD" w14:textId="77777777" w:rsidR="00A21AEF" w:rsidRDefault="00A21AEF" w:rsidP="00A21AEF">
      <w:r w:rsidRPr="00627D3D">
        <w:t>Fuente: Elaborado por el estudiante de acuerdo con el proyecto</w:t>
      </w:r>
    </w:p>
    <w:p w14:paraId="04745588" w14:textId="77777777" w:rsidR="006C0843" w:rsidRDefault="006C0843" w:rsidP="006C0843">
      <w:pPr>
        <w:spacing w:line="278" w:lineRule="auto"/>
        <w:ind w:firstLine="0"/>
        <w:jc w:val="left"/>
      </w:pPr>
    </w:p>
    <w:p w14:paraId="2E05FC78" w14:textId="77777777" w:rsidR="006C0843" w:rsidRDefault="006C0843" w:rsidP="006C0843">
      <w:pPr>
        <w:spacing w:line="278" w:lineRule="auto"/>
        <w:ind w:firstLine="0"/>
        <w:jc w:val="left"/>
      </w:pPr>
    </w:p>
    <w:p w14:paraId="1B65A8B9" w14:textId="77777777" w:rsidR="006C0843" w:rsidRDefault="006C0843" w:rsidP="006C0843">
      <w:pPr>
        <w:spacing w:line="278" w:lineRule="auto"/>
        <w:ind w:firstLine="0"/>
        <w:jc w:val="left"/>
      </w:pPr>
    </w:p>
    <w:p w14:paraId="4B695EEE" w14:textId="345AA1E2" w:rsidR="006C0843" w:rsidRPr="006C0843" w:rsidRDefault="006C0843" w:rsidP="00B45140">
      <w:r w:rsidRPr="006C0843">
        <w:t xml:space="preserve">En la </w:t>
      </w:r>
      <w:r w:rsidRPr="006C0843">
        <w:rPr>
          <w:i/>
        </w:rPr>
        <w:t xml:space="preserve">Tabla </w:t>
      </w:r>
      <w:r w:rsidR="003E7C7C">
        <w:rPr>
          <w:i/>
        </w:rPr>
        <w:fldChar w:fldCharType="begin"/>
      </w:r>
      <w:r w:rsidR="003E7C7C">
        <w:rPr>
          <w:i/>
        </w:rPr>
        <w:instrText xml:space="preserve"> STYLEREF 1 \s </w:instrText>
      </w:r>
      <w:r w:rsidR="003E7C7C">
        <w:rPr>
          <w:i/>
        </w:rPr>
        <w:fldChar w:fldCharType="separate"/>
      </w:r>
      <w:r w:rsidR="003E7C7C">
        <w:rPr>
          <w:i/>
          <w:noProof/>
        </w:rPr>
        <w:t>4</w:t>
      </w:r>
      <w:r w:rsidR="003E7C7C">
        <w:rPr>
          <w:i/>
        </w:rPr>
        <w:fldChar w:fldCharType="end"/>
      </w:r>
      <w:r w:rsidR="003E7C7C">
        <w:rPr>
          <w:i/>
        </w:rPr>
        <w:t>.7</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246BA0DC" w14:textId="77777777" w:rsidR="006C0843" w:rsidRPr="006C0843" w:rsidRDefault="006C0843" w:rsidP="006C0843">
      <w:pPr>
        <w:spacing w:line="278" w:lineRule="auto"/>
        <w:ind w:firstLine="0"/>
        <w:jc w:val="left"/>
      </w:pPr>
    </w:p>
    <w:p w14:paraId="5006EDF0" w14:textId="1AA16FD7" w:rsidR="006C0843" w:rsidRPr="006C0843" w:rsidRDefault="00B45140" w:rsidP="00B45140">
      <w:pPr>
        <w:pStyle w:val="Descripcin"/>
      </w:pPr>
      <w:bookmarkStart w:id="123" w:name="_Toc207209034"/>
      <w:bookmarkStart w:id="124" w:name="_Toc207894726"/>
      <w:bookmarkStart w:id="125" w:name="_Toc208864174"/>
      <w:bookmarkStart w:id="126" w:name="_Toc208864279"/>
      <w:bookmarkStart w:id="127" w:name="_Toc209984989"/>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7</w:t>
      </w:r>
      <w:r w:rsidR="003917AA">
        <w:rPr>
          <w:noProof/>
        </w:rPr>
        <w:fldChar w:fldCharType="end"/>
      </w:r>
      <w:r>
        <w:t xml:space="preserve"> </w:t>
      </w:r>
      <w:r w:rsidRPr="006C0843">
        <w:t>Caso de uso N °1.8, Creando motivo de permiso</w:t>
      </w:r>
      <w:bookmarkEnd w:id="123"/>
      <w:bookmarkEnd w:id="124"/>
      <w:bookmarkEnd w:id="125"/>
      <w:bookmarkEnd w:id="126"/>
      <w:bookmarkEnd w:id="127"/>
    </w:p>
    <w:p w14:paraId="033B3D8F" w14:textId="6501F667" w:rsidR="006C0843" w:rsidRPr="006C0843" w:rsidRDefault="006C0843" w:rsidP="006C0843">
      <w:pPr>
        <w:pStyle w:val="Sinespaciado"/>
      </w:pPr>
      <w:bookmarkStart w:id="128" w:name="_a2cl6sji6rus"/>
      <w:bookmarkEnd w:id="128"/>
      <w:r w:rsidRPr="006C0843">
        <w:rPr>
          <w:noProof/>
        </w:rPr>
        <w:drawing>
          <wp:inline distT="0" distB="0" distL="0" distR="0" wp14:anchorId="3FDE3A24" wp14:editId="58D10036">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12B55212" w14:textId="77777777" w:rsidR="006C0843" w:rsidRPr="006C0843" w:rsidRDefault="006C0843" w:rsidP="006C0843">
      <w:pPr>
        <w:spacing w:line="278" w:lineRule="auto"/>
        <w:ind w:firstLine="0"/>
        <w:jc w:val="left"/>
      </w:pPr>
    </w:p>
    <w:p w14:paraId="511A3C14" w14:textId="77777777" w:rsidR="006C0843" w:rsidRPr="006C0843" w:rsidRDefault="006C0843" w:rsidP="006C0843">
      <w:pPr>
        <w:spacing w:line="278" w:lineRule="auto"/>
        <w:ind w:firstLine="0"/>
        <w:jc w:val="left"/>
      </w:pPr>
    </w:p>
    <w:p w14:paraId="767FBD4E" w14:textId="77777777" w:rsidR="006C0843" w:rsidRDefault="006C0843" w:rsidP="00B45140">
      <w:r w:rsidRPr="006C0843">
        <w:t>Fuente: Elaborado por el estudiante de acuerdo con el proyecto</w:t>
      </w:r>
    </w:p>
    <w:p w14:paraId="48E1B9A5" w14:textId="77777777" w:rsidR="00A21AEF" w:rsidRDefault="00A21AEF" w:rsidP="00B45140"/>
    <w:p w14:paraId="504183C1" w14:textId="342B4F43" w:rsidR="00A21AEF" w:rsidRPr="00627D3D" w:rsidRDefault="00A21AEF" w:rsidP="00A21AEF">
      <w:r w:rsidRPr="00627D3D">
        <w:lastRenderedPageBreak/>
        <w:t xml:space="preserve">En la </w:t>
      </w:r>
      <w:r w:rsidRPr="00627D3D">
        <w:rPr>
          <w:i/>
        </w:rPr>
        <w:t xml:space="preserve">Tabla </w:t>
      </w:r>
      <w:r>
        <w:rPr>
          <w:i/>
        </w:rPr>
        <w:t xml:space="preserve">4.8 </w:t>
      </w:r>
      <w:r w:rsidRPr="00627D3D">
        <w:t>se puede visualizar el Caso de Uso N°1.9 que consiste en activar o desactivar un motivo de permiso de un trabajador, siempre y cuando se tengan agregados los motivos de permisos.</w:t>
      </w:r>
    </w:p>
    <w:p w14:paraId="7C68693D" w14:textId="77777777" w:rsidR="00A21AEF" w:rsidRPr="00627D3D" w:rsidRDefault="00A21AEF" w:rsidP="00A21AEF">
      <w:pPr>
        <w:spacing w:line="278" w:lineRule="auto"/>
        <w:ind w:firstLine="0"/>
        <w:jc w:val="left"/>
      </w:pPr>
      <w:bookmarkStart w:id="129" w:name="_oa5vhvnafox6"/>
      <w:bookmarkEnd w:id="129"/>
    </w:p>
    <w:p w14:paraId="4C9A391A" w14:textId="1CDA5617" w:rsidR="00A21AEF" w:rsidRPr="00627D3D" w:rsidRDefault="003E7C7C" w:rsidP="003E7C7C">
      <w:pPr>
        <w:pStyle w:val="Descripcin"/>
      </w:pPr>
      <w:bookmarkStart w:id="130" w:name="_Toc208864175"/>
      <w:bookmarkStart w:id="131" w:name="_Toc208864280"/>
      <w:bookmarkStart w:id="132" w:name="_Toc209984990"/>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8</w:t>
      </w:r>
      <w:r w:rsidR="003917AA">
        <w:rPr>
          <w:noProof/>
        </w:rPr>
        <w:fldChar w:fldCharType="end"/>
      </w:r>
      <w:r>
        <w:t xml:space="preserve"> </w:t>
      </w:r>
      <w:r w:rsidRPr="00627D3D">
        <w:t>Caso de uso N°1.9, Activando/Desactivando motivo de permiso</w:t>
      </w:r>
      <w:bookmarkEnd w:id="130"/>
      <w:bookmarkEnd w:id="131"/>
      <w:bookmarkEnd w:id="132"/>
    </w:p>
    <w:p w14:paraId="538D82AB" w14:textId="77777777" w:rsidR="00A21AEF" w:rsidRPr="00627D3D" w:rsidRDefault="00A21AEF" w:rsidP="00A21AEF">
      <w:pPr>
        <w:pStyle w:val="Sinespaciado"/>
      </w:pPr>
      <w:r w:rsidRPr="00627D3D">
        <w:rPr>
          <w:noProof/>
        </w:rPr>
        <w:drawing>
          <wp:inline distT="0" distB="0" distL="0" distR="0" wp14:anchorId="33843004" wp14:editId="7132D68D">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76DACD5C" w14:textId="77777777" w:rsidR="00A21AEF" w:rsidRPr="00627D3D" w:rsidRDefault="00A21AEF" w:rsidP="00A21AEF">
      <w:pPr>
        <w:spacing w:line="278" w:lineRule="auto"/>
        <w:ind w:firstLine="0"/>
        <w:jc w:val="left"/>
      </w:pPr>
    </w:p>
    <w:p w14:paraId="43052A33" w14:textId="77777777" w:rsidR="00A21AEF" w:rsidRPr="00627D3D" w:rsidRDefault="00A21AEF" w:rsidP="00A21AEF">
      <w:pPr>
        <w:spacing w:line="278" w:lineRule="auto"/>
        <w:ind w:firstLine="0"/>
        <w:jc w:val="left"/>
      </w:pPr>
    </w:p>
    <w:p w14:paraId="3830B008" w14:textId="77777777" w:rsidR="00A21AEF" w:rsidRDefault="00A21AEF" w:rsidP="00A21AEF">
      <w:r w:rsidRPr="00627D3D">
        <w:t>Fuente: Elaborado por el estudiante de acuerdo con el proyecto</w:t>
      </w:r>
    </w:p>
    <w:p w14:paraId="0CE152D2" w14:textId="77777777" w:rsidR="00A21AEF" w:rsidRDefault="00A21AEF" w:rsidP="00A21AEF"/>
    <w:p w14:paraId="4803FE09" w14:textId="092B8356" w:rsidR="00A21AEF" w:rsidRPr="006C0843" w:rsidRDefault="00A21AEF" w:rsidP="00A21AEF">
      <w:r w:rsidRPr="006C0843">
        <w:lastRenderedPageBreak/>
        <w:t xml:space="preserve">En la </w:t>
      </w:r>
      <w:r w:rsidRPr="006C0843">
        <w:rPr>
          <w:i/>
        </w:rPr>
        <w:t xml:space="preserve">Tabla </w:t>
      </w:r>
      <w:r>
        <w:rPr>
          <w:i/>
        </w:rPr>
        <w:t>4.</w:t>
      </w:r>
      <w:r w:rsidR="003E7C7C">
        <w:rPr>
          <w:i/>
        </w:rPr>
        <w:t>9</w:t>
      </w:r>
      <w:r w:rsidRPr="006C0843">
        <w:rPr>
          <w:i/>
        </w:rPr>
        <w:t xml:space="preserve"> </w:t>
      </w:r>
      <w:r w:rsidRPr="006C0843">
        <w:t>se puede visualizar el Caso de uso N°1.11 cuyo propósito es crear el tipo de contrato con su correspondiente descripción.</w:t>
      </w:r>
    </w:p>
    <w:p w14:paraId="5C35809A" w14:textId="77777777" w:rsidR="00A21AEF" w:rsidRPr="006C0843" w:rsidRDefault="00A21AEF" w:rsidP="00A21AEF"/>
    <w:p w14:paraId="0B936BEA" w14:textId="7D6C33E1" w:rsidR="00A21AEF" w:rsidRPr="006C0843" w:rsidRDefault="00A21AEF" w:rsidP="00A21AEF">
      <w:pPr>
        <w:pStyle w:val="Descripcin"/>
      </w:pPr>
      <w:bookmarkStart w:id="133" w:name="_3n8ys5ua95rl"/>
      <w:bookmarkStart w:id="134" w:name="_Toc200483223"/>
      <w:bookmarkStart w:id="135" w:name="_Toc200363921"/>
      <w:bookmarkStart w:id="136" w:name="_Toc200336536"/>
      <w:bookmarkStart w:id="137" w:name="_Toc207894727"/>
      <w:bookmarkStart w:id="138" w:name="_Toc208864176"/>
      <w:bookmarkStart w:id="139" w:name="_Toc208864281"/>
      <w:bookmarkStart w:id="140" w:name="_Toc209984991"/>
      <w:bookmarkEnd w:id="133"/>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9</w:t>
      </w:r>
      <w:r w:rsidR="003917AA">
        <w:rPr>
          <w:noProof/>
        </w:rPr>
        <w:fldChar w:fldCharType="end"/>
      </w:r>
      <w:r w:rsidRPr="006C0843">
        <w:t xml:space="preserve"> Caso de uso N °1.11, Creando tipos de contratos con su descripción</w:t>
      </w:r>
      <w:bookmarkEnd w:id="134"/>
      <w:bookmarkEnd w:id="135"/>
      <w:bookmarkEnd w:id="136"/>
      <w:bookmarkEnd w:id="137"/>
      <w:bookmarkEnd w:id="138"/>
      <w:bookmarkEnd w:id="139"/>
      <w:bookmarkEnd w:id="140"/>
    </w:p>
    <w:p w14:paraId="319FACED" w14:textId="77777777" w:rsidR="00A21AEF" w:rsidRPr="006C0843" w:rsidRDefault="00A21AEF" w:rsidP="00A21AEF">
      <w:pPr>
        <w:pStyle w:val="Sinespaciado"/>
      </w:pPr>
      <w:r w:rsidRPr="00B45140">
        <w:rPr>
          <w:noProof/>
        </w:rPr>
        <w:drawing>
          <wp:inline distT="0" distB="0" distL="0" distR="0" wp14:anchorId="34C7C692" wp14:editId="6F19AB6C">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55B9CD6C" w14:textId="77777777" w:rsidR="00A21AEF" w:rsidRPr="006C0843" w:rsidRDefault="00A21AEF" w:rsidP="00A21AEF">
      <w:pPr>
        <w:ind w:firstLine="0"/>
      </w:pPr>
    </w:p>
    <w:p w14:paraId="540A9375" w14:textId="77777777" w:rsidR="00A21AEF" w:rsidRDefault="00A21AEF" w:rsidP="00A21AEF">
      <w:r w:rsidRPr="006C0843">
        <w:t>Fuente: Elaborado por el estudiante de acuerdo con el proyecto</w:t>
      </w:r>
    </w:p>
    <w:p w14:paraId="3EDE0404" w14:textId="77777777" w:rsidR="00A21AEF" w:rsidRDefault="00A21AEF" w:rsidP="00A21AEF">
      <w:pPr>
        <w:spacing w:line="278" w:lineRule="auto"/>
        <w:ind w:firstLine="0"/>
        <w:jc w:val="left"/>
      </w:pPr>
    </w:p>
    <w:p w14:paraId="2D364FF0" w14:textId="77777777" w:rsidR="00A21AEF" w:rsidRDefault="00A21AEF" w:rsidP="00A21AEF">
      <w:pPr>
        <w:spacing w:line="278" w:lineRule="auto"/>
        <w:ind w:firstLine="0"/>
        <w:jc w:val="left"/>
      </w:pPr>
    </w:p>
    <w:p w14:paraId="4031DB78" w14:textId="77777777" w:rsidR="00A21AEF" w:rsidRDefault="00A21AEF" w:rsidP="00A21AEF">
      <w:pPr>
        <w:spacing w:line="278" w:lineRule="auto"/>
        <w:ind w:firstLine="0"/>
        <w:jc w:val="left"/>
      </w:pPr>
    </w:p>
    <w:p w14:paraId="253B570E" w14:textId="77777777" w:rsidR="00A21AEF" w:rsidRPr="00627D3D" w:rsidRDefault="00A21AEF" w:rsidP="00A21AEF">
      <w:pPr>
        <w:spacing w:line="278" w:lineRule="auto"/>
        <w:ind w:firstLine="0"/>
        <w:jc w:val="left"/>
      </w:pPr>
    </w:p>
    <w:p w14:paraId="664CD083" w14:textId="3D8FBAEC" w:rsidR="00A21AEF" w:rsidRPr="003E7C7C" w:rsidRDefault="00A21AEF" w:rsidP="00A21AEF">
      <w:pPr>
        <w:rPr>
          <w:u w:val="single"/>
        </w:rPr>
      </w:pPr>
      <w:r w:rsidRPr="00627D3D">
        <w:lastRenderedPageBreak/>
        <w:t xml:space="preserve">En la </w:t>
      </w:r>
      <w:r w:rsidRPr="00627D3D">
        <w:rPr>
          <w:i/>
        </w:rPr>
        <w:t xml:space="preserve">Tabla </w:t>
      </w:r>
      <w:r>
        <w:rPr>
          <w:i/>
        </w:rPr>
        <w:t>4.</w:t>
      </w:r>
      <w:r w:rsidR="003E7C7C">
        <w:rPr>
          <w:i/>
        </w:rPr>
        <w:t>10</w:t>
      </w:r>
      <w:r w:rsidRPr="00627D3D">
        <w:t xml:space="preserve"> se puede visualizar el Caso de uso N°1.12 que consiste en activar o desactivar un tipo de contrato y el sistema agrega u oculta un tipo de contrato dependiendo de las acciones realizadas.</w:t>
      </w:r>
    </w:p>
    <w:p w14:paraId="2BE8213C" w14:textId="77777777" w:rsidR="00A21AEF" w:rsidRPr="00627D3D" w:rsidRDefault="00A21AEF" w:rsidP="00A21AEF">
      <w:pPr>
        <w:spacing w:line="278" w:lineRule="auto"/>
        <w:ind w:firstLine="0"/>
        <w:jc w:val="left"/>
      </w:pPr>
    </w:p>
    <w:p w14:paraId="034FC701" w14:textId="5039CDA7" w:rsidR="00A21AEF" w:rsidRPr="00627D3D" w:rsidRDefault="00A21AEF" w:rsidP="00A21AEF">
      <w:pPr>
        <w:pStyle w:val="Descripcin"/>
      </w:pPr>
      <w:bookmarkStart w:id="141" w:name="_k5jmiiepn5oj"/>
      <w:bookmarkStart w:id="142" w:name="_Toc200483224"/>
      <w:bookmarkStart w:id="143" w:name="_Toc200363922"/>
      <w:bookmarkStart w:id="144" w:name="_Toc200336537"/>
      <w:bookmarkStart w:id="145" w:name="_Toc207894759"/>
      <w:bookmarkStart w:id="146" w:name="_Toc208864177"/>
      <w:bookmarkStart w:id="147" w:name="_Toc208864282"/>
      <w:bookmarkStart w:id="148" w:name="_Toc209984992"/>
      <w:bookmarkEnd w:id="14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10</w:t>
      </w:r>
      <w:r w:rsidR="003917AA">
        <w:rPr>
          <w:noProof/>
        </w:rPr>
        <w:fldChar w:fldCharType="end"/>
      </w:r>
      <w:r w:rsidRPr="00627D3D">
        <w:t xml:space="preserve"> Caso de uso N °1.12, cambiando el estado de un tipo de contrato</w:t>
      </w:r>
      <w:bookmarkEnd w:id="142"/>
      <w:bookmarkEnd w:id="143"/>
      <w:bookmarkEnd w:id="144"/>
      <w:bookmarkEnd w:id="145"/>
      <w:bookmarkEnd w:id="146"/>
      <w:bookmarkEnd w:id="147"/>
      <w:bookmarkEnd w:id="148"/>
    </w:p>
    <w:p w14:paraId="26921A6D" w14:textId="77777777" w:rsidR="00A21AEF" w:rsidRPr="00627D3D" w:rsidRDefault="00A21AEF" w:rsidP="00A21AEF">
      <w:pPr>
        <w:pStyle w:val="Sinespaciado"/>
      </w:pPr>
      <w:r w:rsidRPr="00627D3D">
        <w:rPr>
          <w:noProof/>
        </w:rPr>
        <w:drawing>
          <wp:inline distT="0" distB="0" distL="0" distR="0" wp14:anchorId="465DDBE7" wp14:editId="19CA105A">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4E0C8FC1" w14:textId="77777777" w:rsidR="00A21AEF" w:rsidRPr="00627D3D" w:rsidRDefault="00A21AEF" w:rsidP="00A21AEF">
      <w:pPr>
        <w:spacing w:line="278" w:lineRule="auto"/>
        <w:ind w:firstLine="0"/>
        <w:jc w:val="left"/>
      </w:pPr>
    </w:p>
    <w:p w14:paraId="52F3CCE2" w14:textId="77777777" w:rsidR="00A21AEF" w:rsidRPr="00627D3D" w:rsidRDefault="00A21AEF" w:rsidP="00A21AEF">
      <w:pPr>
        <w:spacing w:line="278" w:lineRule="auto"/>
        <w:ind w:firstLine="0"/>
        <w:jc w:val="left"/>
      </w:pPr>
    </w:p>
    <w:p w14:paraId="6E07D7E9" w14:textId="77777777" w:rsidR="00A21AEF" w:rsidRPr="00627D3D" w:rsidRDefault="00A21AEF" w:rsidP="00A21AEF">
      <w:r w:rsidRPr="00627D3D">
        <w:t>Fuente: Elaborado por el estudiante de acuerdo con el proyecto</w:t>
      </w:r>
    </w:p>
    <w:p w14:paraId="3DF2EF5E" w14:textId="77777777" w:rsidR="00A21AEF" w:rsidRDefault="00A21AEF" w:rsidP="00A21AEF">
      <w:pPr>
        <w:spacing w:line="278" w:lineRule="auto"/>
        <w:ind w:firstLine="0"/>
        <w:jc w:val="left"/>
      </w:pPr>
    </w:p>
    <w:p w14:paraId="2BD5CE61" w14:textId="77777777" w:rsidR="00A21AEF" w:rsidRDefault="00A21AEF" w:rsidP="00A21AEF">
      <w:pPr>
        <w:spacing w:line="278" w:lineRule="auto"/>
        <w:ind w:firstLine="0"/>
        <w:jc w:val="left"/>
      </w:pPr>
    </w:p>
    <w:p w14:paraId="3C0DA03A" w14:textId="77777777" w:rsidR="00A21AEF" w:rsidRDefault="00A21AEF" w:rsidP="00A21AEF"/>
    <w:p w14:paraId="71C8B147" w14:textId="031F1D24"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11 </w:t>
      </w:r>
      <w:r w:rsidRPr="006C0843">
        <w:t>se puede visualizar el Caso de uso N°1.14 que consiste en crear un tipo de vacaciones para lo cual se mostrará un formulario para completar y crear tipos de vacaciones.</w:t>
      </w:r>
    </w:p>
    <w:p w14:paraId="3B45D353" w14:textId="77777777" w:rsidR="00A21AEF" w:rsidRPr="006C0843" w:rsidRDefault="00A21AEF" w:rsidP="00A21AEF">
      <w:pPr>
        <w:spacing w:line="278" w:lineRule="auto"/>
        <w:ind w:firstLine="0"/>
        <w:jc w:val="left"/>
      </w:pPr>
    </w:p>
    <w:p w14:paraId="00C8EB9A" w14:textId="0DA4FFD6" w:rsidR="00A21AEF" w:rsidRPr="006C0843" w:rsidRDefault="00A21AEF" w:rsidP="00A21AEF">
      <w:pPr>
        <w:pStyle w:val="Descripcin"/>
      </w:pPr>
      <w:bookmarkStart w:id="149" w:name="_6qj2nycit011"/>
      <w:bookmarkStart w:id="150" w:name="_Toc200483226"/>
      <w:bookmarkStart w:id="151" w:name="_Toc200363924"/>
      <w:bookmarkStart w:id="152" w:name="_Toc200336539"/>
      <w:bookmarkStart w:id="153" w:name="_Toc207894728"/>
      <w:bookmarkStart w:id="154" w:name="_Toc208864178"/>
      <w:bookmarkStart w:id="155" w:name="_Toc208864283"/>
      <w:bookmarkStart w:id="156" w:name="_Toc209984993"/>
      <w:bookmarkEnd w:id="149"/>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11</w:t>
      </w:r>
      <w:r w:rsidR="003917AA">
        <w:rPr>
          <w:noProof/>
        </w:rPr>
        <w:fldChar w:fldCharType="end"/>
      </w:r>
      <w:r w:rsidRPr="006C0843">
        <w:t xml:space="preserve"> Caso de uso N °1.14, Creando un tipo de vacaciones</w:t>
      </w:r>
      <w:bookmarkEnd w:id="150"/>
      <w:bookmarkEnd w:id="151"/>
      <w:bookmarkEnd w:id="152"/>
      <w:bookmarkEnd w:id="153"/>
      <w:bookmarkEnd w:id="154"/>
      <w:bookmarkEnd w:id="155"/>
      <w:bookmarkEnd w:id="156"/>
    </w:p>
    <w:p w14:paraId="37031B42" w14:textId="77777777" w:rsidR="00A21AEF" w:rsidRPr="006C0843" w:rsidRDefault="00A21AEF" w:rsidP="00A21AEF">
      <w:pPr>
        <w:pStyle w:val="Sinespaciado"/>
      </w:pPr>
      <w:r w:rsidRPr="00B45140">
        <w:rPr>
          <w:noProof/>
        </w:rPr>
        <w:drawing>
          <wp:inline distT="0" distB="0" distL="0" distR="0" wp14:anchorId="79FCD4F3" wp14:editId="73826962">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0D39822E" w14:textId="77777777" w:rsidR="00A21AEF" w:rsidRPr="006C0843" w:rsidRDefault="00A21AEF" w:rsidP="00A21AEF">
      <w:pPr>
        <w:spacing w:line="278" w:lineRule="auto"/>
        <w:ind w:firstLine="0"/>
        <w:jc w:val="left"/>
      </w:pPr>
    </w:p>
    <w:p w14:paraId="7243DD6C" w14:textId="77777777" w:rsidR="00A21AEF" w:rsidRPr="006C0843" w:rsidRDefault="00A21AEF" w:rsidP="00A21AEF">
      <w:r w:rsidRPr="006C0843">
        <w:t>Fuente: Elaborado por el estudiante de acuerdo con el proyecto</w:t>
      </w:r>
    </w:p>
    <w:p w14:paraId="232C3277" w14:textId="77777777" w:rsidR="00A21AEF" w:rsidRDefault="00A21AEF" w:rsidP="00A21AEF"/>
    <w:p w14:paraId="5CE1D9D4" w14:textId="77777777" w:rsidR="00A21AEF" w:rsidRDefault="00A21AEF" w:rsidP="00A21AEF"/>
    <w:p w14:paraId="1AE0F455" w14:textId="77777777" w:rsidR="00A21AEF" w:rsidRDefault="00A21AEF" w:rsidP="00A21AEF"/>
    <w:p w14:paraId="445B21ED" w14:textId="60C7CFBE" w:rsidR="00A21AEF" w:rsidRPr="00627D3D" w:rsidRDefault="00A21AEF" w:rsidP="00A21AEF">
      <w:r w:rsidRPr="00627D3D">
        <w:lastRenderedPageBreak/>
        <w:t xml:space="preserve">En la </w:t>
      </w:r>
      <w:r w:rsidRPr="00627D3D">
        <w:rPr>
          <w:i/>
        </w:rPr>
        <w:t xml:space="preserve">Tabla </w:t>
      </w:r>
      <w:r>
        <w:rPr>
          <w:i/>
        </w:rPr>
        <w:t>4.</w:t>
      </w:r>
      <w:r w:rsidR="003E7C7C">
        <w:rPr>
          <w:i/>
        </w:rPr>
        <w:t>12</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7314DE5" w14:textId="77777777" w:rsidR="00A21AEF" w:rsidRPr="00627D3D" w:rsidRDefault="00A21AEF" w:rsidP="00A21AEF">
      <w:pPr>
        <w:spacing w:line="278" w:lineRule="auto"/>
        <w:ind w:firstLine="0"/>
        <w:jc w:val="left"/>
      </w:pPr>
    </w:p>
    <w:p w14:paraId="3986515D" w14:textId="3416CE20" w:rsidR="00A21AEF" w:rsidRPr="00627D3D" w:rsidRDefault="00A21AEF" w:rsidP="00A21AEF">
      <w:pPr>
        <w:pStyle w:val="Descripcin"/>
      </w:pPr>
      <w:bookmarkStart w:id="157" w:name="_lixolbyuf4a"/>
      <w:bookmarkStart w:id="158" w:name="_Toc200483227"/>
      <w:bookmarkStart w:id="159" w:name="_Toc200363925"/>
      <w:bookmarkStart w:id="160" w:name="_Toc200336540"/>
      <w:bookmarkStart w:id="161" w:name="_Toc207894760"/>
      <w:bookmarkStart w:id="162" w:name="_Toc208864179"/>
      <w:bookmarkStart w:id="163" w:name="_Toc208864284"/>
      <w:bookmarkStart w:id="164" w:name="_Toc209984994"/>
      <w:bookmarkEnd w:id="157"/>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12</w:t>
      </w:r>
      <w:r w:rsidR="003917AA">
        <w:rPr>
          <w:noProof/>
        </w:rPr>
        <w:fldChar w:fldCharType="end"/>
      </w:r>
      <w:r w:rsidRPr="00627D3D">
        <w:t xml:space="preserve"> Caso de uso N °1.15, cambiando el estado de tipos de vacaciones</w:t>
      </w:r>
      <w:bookmarkEnd w:id="158"/>
      <w:bookmarkEnd w:id="159"/>
      <w:bookmarkEnd w:id="160"/>
      <w:bookmarkEnd w:id="161"/>
      <w:bookmarkEnd w:id="162"/>
      <w:bookmarkEnd w:id="163"/>
      <w:bookmarkEnd w:id="164"/>
    </w:p>
    <w:p w14:paraId="70EC2A55" w14:textId="77777777" w:rsidR="00A21AEF" w:rsidRPr="00627D3D" w:rsidRDefault="00A21AEF" w:rsidP="00A21AEF">
      <w:pPr>
        <w:pStyle w:val="Sinespaciado"/>
      </w:pPr>
      <w:r w:rsidRPr="00627D3D">
        <w:rPr>
          <w:noProof/>
        </w:rPr>
        <w:drawing>
          <wp:inline distT="0" distB="0" distL="0" distR="0" wp14:anchorId="77E20197" wp14:editId="34640733">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2F20FF02" w14:textId="77777777" w:rsidR="00A21AEF" w:rsidRPr="00627D3D" w:rsidRDefault="00A21AEF" w:rsidP="00A21AEF">
      <w:pPr>
        <w:spacing w:line="278" w:lineRule="auto"/>
        <w:ind w:firstLine="0"/>
        <w:jc w:val="left"/>
      </w:pPr>
    </w:p>
    <w:p w14:paraId="1FE3BA95" w14:textId="77777777" w:rsidR="00A21AEF" w:rsidRDefault="00A21AEF" w:rsidP="00A21AEF">
      <w:r w:rsidRPr="00627D3D">
        <w:t>Fuente: Elaborado por el estudiante de acuerdo con el proyecto</w:t>
      </w:r>
      <w:r>
        <w:tab/>
      </w:r>
    </w:p>
    <w:p w14:paraId="7E79AB36" w14:textId="77777777" w:rsidR="00A21AEF" w:rsidRDefault="00A21AEF" w:rsidP="00A21AEF">
      <w:pPr>
        <w:tabs>
          <w:tab w:val="left" w:pos="7125"/>
        </w:tabs>
        <w:spacing w:line="278" w:lineRule="auto"/>
        <w:ind w:firstLine="0"/>
        <w:jc w:val="left"/>
      </w:pPr>
    </w:p>
    <w:p w14:paraId="1CAA2297" w14:textId="77777777" w:rsidR="00A21AEF" w:rsidRDefault="00A21AEF" w:rsidP="00A21AEF">
      <w:pPr>
        <w:tabs>
          <w:tab w:val="left" w:pos="7125"/>
        </w:tabs>
        <w:spacing w:line="278" w:lineRule="auto"/>
        <w:ind w:firstLine="0"/>
        <w:jc w:val="left"/>
      </w:pPr>
    </w:p>
    <w:p w14:paraId="136E2FD1" w14:textId="6288FEA6"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13 </w:t>
      </w:r>
      <w:r w:rsidRPr="006C0843">
        <w:t>se puede visualizar el Caso de uso N°1.17, este caso de uso es simplemente para crear las características de las sucursales, mediante un formulario.</w:t>
      </w:r>
    </w:p>
    <w:p w14:paraId="052D2957" w14:textId="77777777" w:rsidR="00A21AEF" w:rsidRPr="006C0843" w:rsidRDefault="00A21AEF" w:rsidP="00A21AEF">
      <w:pPr>
        <w:spacing w:line="278" w:lineRule="auto"/>
        <w:ind w:firstLine="0"/>
        <w:jc w:val="left"/>
      </w:pPr>
      <w:bookmarkStart w:id="165" w:name="_pno1ug3dowg2"/>
      <w:bookmarkEnd w:id="165"/>
    </w:p>
    <w:p w14:paraId="30979BDD" w14:textId="738B03AB" w:rsidR="00A21AEF" w:rsidRPr="006C0843" w:rsidRDefault="00A21AEF" w:rsidP="00A21AEF">
      <w:pPr>
        <w:pStyle w:val="Descripcin"/>
      </w:pPr>
      <w:bookmarkStart w:id="166" w:name="_Toc200336542"/>
      <w:bookmarkStart w:id="167" w:name="_Toc200363927"/>
      <w:bookmarkStart w:id="168" w:name="_Toc200483229"/>
      <w:bookmarkStart w:id="169" w:name="_Toc207894729"/>
      <w:bookmarkStart w:id="170" w:name="_Toc208864180"/>
      <w:bookmarkStart w:id="171" w:name="_Toc208864285"/>
      <w:bookmarkStart w:id="172" w:name="_Toc209984995"/>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13</w:t>
      </w:r>
      <w:r w:rsidR="003917AA">
        <w:rPr>
          <w:noProof/>
        </w:rPr>
        <w:fldChar w:fldCharType="end"/>
      </w:r>
      <w:r w:rsidRPr="006C0843">
        <w:t xml:space="preserve"> Caso de uso N °1.17, Creando una sucursal</w:t>
      </w:r>
      <w:bookmarkEnd w:id="166"/>
      <w:bookmarkEnd w:id="167"/>
      <w:bookmarkEnd w:id="168"/>
      <w:bookmarkEnd w:id="169"/>
      <w:bookmarkEnd w:id="170"/>
      <w:bookmarkEnd w:id="171"/>
      <w:bookmarkEnd w:id="172"/>
    </w:p>
    <w:p w14:paraId="43433C09" w14:textId="77777777" w:rsidR="00A21AEF" w:rsidRPr="006C0843" w:rsidRDefault="00A21AEF" w:rsidP="00A21AEF">
      <w:pPr>
        <w:pStyle w:val="Sinespaciado"/>
      </w:pPr>
      <w:r w:rsidRPr="006C0843">
        <w:rPr>
          <w:noProof/>
        </w:rPr>
        <w:drawing>
          <wp:inline distT="0" distB="0" distL="0" distR="0" wp14:anchorId="6D504137" wp14:editId="3AE2BD36">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0562FB71" w14:textId="77777777" w:rsidR="00A21AEF" w:rsidRPr="006C0843" w:rsidRDefault="00A21AEF" w:rsidP="00A21AEF">
      <w:pPr>
        <w:spacing w:line="278" w:lineRule="auto"/>
        <w:ind w:firstLine="0"/>
        <w:jc w:val="left"/>
      </w:pPr>
    </w:p>
    <w:p w14:paraId="4154CD2E" w14:textId="77777777" w:rsidR="00A21AEF" w:rsidRDefault="00A21AEF" w:rsidP="00A21AEF">
      <w:r w:rsidRPr="006C0843">
        <w:t>Fuente: Elaborado por el estudiante de acuerdo con el proyecto</w:t>
      </w:r>
    </w:p>
    <w:p w14:paraId="0B1A8508" w14:textId="77777777" w:rsidR="00A21AEF" w:rsidRDefault="00A21AEF" w:rsidP="00A21AEF"/>
    <w:p w14:paraId="32D2C362" w14:textId="77777777" w:rsidR="00A21AEF" w:rsidRDefault="00A21AEF" w:rsidP="00A21AEF"/>
    <w:p w14:paraId="0714F5AD" w14:textId="77777777" w:rsidR="00A21AEF" w:rsidRDefault="00A21AEF" w:rsidP="00A21AEF"/>
    <w:p w14:paraId="0975A4F6" w14:textId="77777777" w:rsidR="00A21AEF" w:rsidRDefault="00A21AEF" w:rsidP="00A21AEF"/>
    <w:p w14:paraId="45FDCAF4" w14:textId="120F4AE0" w:rsidR="00A21AEF" w:rsidRPr="00627D3D" w:rsidRDefault="00A21AEF" w:rsidP="00A21AEF">
      <w:r w:rsidRPr="00627D3D">
        <w:lastRenderedPageBreak/>
        <w:t xml:space="preserve">En la </w:t>
      </w:r>
      <w:r w:rsidRPr="00627D3D">
        <w:rPr>
          <w:i/>
        </w:rPr>
        <w:t xml:space="preserve">Tabla </w:t>
      </w:r>
      <w:r>
        <w:rPr>
          <w:i/>
        </w:rPr>
        <w:t>4.</w:t>
      </w:r>
      <w:r w:rsidR="003E7C7C">
        <w:rPr>
          <w:i/>
        </w:rPr>
        <w:t xml:space="preserve">18 </w:t>
      </w:r>
      <w:r w:rsidRPr="00627D3D">
        <w:t>se puede visualizar el Caso de uso N°1.18, Se crea un botón para activar o desactivar una sucursal en específico, mostrando un cambio de estado de esta.</w:t>
      </w:r>
    </w:p>
    <w:p w14:paraId="345FD326" w14:textId="77777777" w:rsidR="00A21AEF" w:rsidRPr="00627D3D" w:rsidRDefault="00A21AEF" w:rsidP="00A21AEF">
      <w:pPr>
        <w:tabs>
          <w:tab w:val="left" w:pos="7125"/>
        </w:tabs>
        <w:spacing w:line="278" w:lineRule="auto"/>
        <w:ind w:firstLine="0"/>
        <w:jc w:val="left"/>
        <w:rPr>
          <w:i/>
          <w:iCs/>
        </w:rPr>
      </w:pPr>
      <w:bookmarkStart w:id="173" w:name="_qod224tljaov"/>
      <w:bookmarkEnd w:id="173"/>
    </w:p>
    <w:p w14:paraId="5B3430D8" w14:textId="07D7CF5E" w:rsidR="00A21AEF" w:rsidRPr="00627D3D" w:rsidRDefault="00A21AEF" w:rsidP="00A21AEF">
      <w:pPr>
        <w:pStyle w:val="Descripcin"/>
      </w:pPr>
      <w:bookmarkStart w:id="174" w:name="_Toc200336543"/>
      <w:bookmarkStart w:id="175" w:name="_Toc200363928"/>
      <w:bookmarkStart w:id="176" w:name="_Toc200483230"/>
      <w:bookmarkStart w:id="177" w:name="_Toc207894761"/>
      <w:bookmarkStart w:id="178" w:name="_Toc208864181"/>
      <w:bookmarkStart w:id="179" w:name="_Toc208864286"/>
      <w:bookmarkStart w:id="180" w:name="_Toc209984996"/>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14</w:t>
      </w:r>
      <w:r w:rsidR="003917AA">
        <w:rPr>
          <w:noProof/>
        </w:rPr>
        <w:fldChar w:fldCharType="end"/>
      </w:r>
      <w:r w:rsidRPr="00627D3D">
        <w:t xml:space="preserve"> Caso de uso N °1.18, cambiando el estado de una sucursal</w:t>
      </w:r>
      <w:bookmarkEnd w:id="174"/>
      <w:bookmarkEnd w:id="175"/>
      <w:bookmarkEnd w:id="176"/>
      <w:bookmarkEnd w:id="177"/>
      <w:bookmarkEnd w:id="178"/>
      <w:bookmarkEnd w:id="179"/>
      <w:bookmarkEnd w:id="180"/>
    </w:p>
    <w:p w14:paraId="7C42B8B7" w14:textId="77777777" w:rsidR="00A21AEF" w:rsidRPr="00627D3D" w:rsidRDefault="00A21AEF" w:rsidP="00A21AEF">
      <w:pPr>
        <w:pStyle w:val="Sinespaciado"/>
      </w:pPr>
      <w:r w:rsidRPr="00627D3D">
        <w:rPr>
          <w:noProof/>
        </w:rPr>
        <w:drawing>
          <wp:inline distT="0" distB="0" distL="0" distR="0" wp14:anchorId="7C75076A" wp14:editId="30AA702F">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26B5340D" w14:textId="77777777" w:rsidR="00A21AEF" w:rsidRPr="00627D3D" w:rsidRDefault="00A21AEF" w:rsidP="00A21AEF">
      <w:pPr>
        <w:tabs>
          <w:tab w:val="left" w:pos="7125"/>
        </w:tabs>
        <w:spacing w:line="278" w:lineRule="auto"/>
        <w:ind w:firstLine="0"/>
        <w:jc w:val="left"/>
      </w:pPr>
    </w:p>
    <w:p w14:paraId="109A9C09" w14:textId="77777777" w:rsidR="00A21AEF" w:rsidRDefault="00A21AEF" w:rsidP="00A21AEF">
      <w:r w:rsidRPr="00627D3D">
        <w:t>Fuente: Elaborado por el estudiante de acuerdo con el proyecto</w:t>
      </w:r>
    </w:p>
    <w:p w14:paraId="4A1B3477" w14:textId="77777777" w:rsidR="00A21AEF" w:rsidRDefault="00A21AEF" w:rsidP="00A21AEF"/>
    <w:p w14:paraId="11DB3A24" w14:textId="77777777" w:rsidR="00A21AEF" w:rsidRDefault="00A21AEF" w:rsidP="00A21AEF"/>
    <w:p w14:paraId="48CF31E0" w14:textId="77777777" w:rsidR="00A21AEF" w:rsidRPr="00627D3D" w:rsidRDefault="00A21AEF" w:rsidP="00A21AEF"/>
    <w:p w14:paraId="1660B96C" w14:textId="77777777" w:rsidR="00A21AEF" w:rsidRDefault="00A21AEF" w:rsidP="00A21AEF">
      <w:pPr>
        <w:tabs>
          <w:tab w:val="left" w:pos="7125"/>
        </w:tabs>
        <w:spacing w:line="278" w:lineRule="auto"/>
        <w:ind w:firstLine="0"/>
        <w:jc w:val="left"/>
      </w:pPr>
    </w:p>
    <w:p w14:paraId="4DB1713C" w14:textId="58CC155F" w:rsidR="00A21AEF" w:rsidRPr="006C0843" w:rsidRDefault="00A21AEF" w:rsidP="00A21AEF">
      <w:r>
        <w:br w:type="page"/>
      </w:r>
    </w:p>
    <w:p w14:paraId="2B51D6ED" w14:textId="6A2B82C2" w:rsidR="00A21AEF" w:rsidRPr="006C0843" w:rsidRDefault="00A21AEF" w:rsidP="00A21AEF">
      <w:r w:rsidRPr="006C0843">
        <w:lastRenderedPageBreak/>
        <w:t xml:space="preserve">En la </w:t>
      </w:r>
      <w:r w:rsidRPr="006C0843">
        <w:rPr>
          <w:i/>
        </w:rPr>
        <w:t xml:space="preserve">Tabla </w:t>
      </w:r>
      <w:r>
        <w:rPr>
          <w:i/>
        </w:rPr>
        <w:t>4.</w:t>
      </w:r>
      <w:r w:rsidR="003E7C7C">
        <w:rPr>
          <w:i/>
        </w:rPr>
        <w:t>15</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7DAF0A8D" w14:textId="77777777" w:rsidR="00A21AEF" w:rsidRPr="006C0843" w:rsidRDefault="00A21AEF" w:rsidP="00A21AEF">
      <w:pPr>
        <w:spacing w:line="278" w:lineRule="auto"/>
        <w:ind w:firstLine="0"/>
        <w:jc w:val="left"/>
      </w:pPr>
    </w:p>
    <w:p w14:paraId="3F34B5DD" w14:textId="0B2F491F" w:rsidR="00A21AEF" w:rsidRPr="006C0843" w:rsidRDefault="00A21AEF" w:rsidP="00A21AEF">
      <w:pPr>
        <w:pStyle w:val="Descripcin"/>
      </w:pPr>
      <w:bookmarkStart w:id="181" w:name="_nunrieah1iga"/>
      <w:bookmarkStart w:id="182" w:name="_p7auwhei2vmo"/>
      <w:bookmarkStart w:id="183" w:name="_Toc200483232"/>
      <w:bookmarkStart w:id="184" w:name="_Toc200363930"/>
      <w:bookmarkStart w:id="185" w:name="_Toc200336545"/>
      <w:bookmarkStart w:id="186" w:name="_Toc207894730"/>
      <w:bookmarkStart w:id="187" w:name="_Toc208864182"/>
      <w:bookmarkStart w:id="188" w:name="_Toc208864287"/>
      <w:bookmarkStart w:id="189" w:name="_Toc209984997"/>
      <w:bookmarkEnd w:id="181"/>
      <w:bookmarkEnd w:id="182"/>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15</w:t>
      </w:r>
      <w:r w:rsidR="003917AA">
        <w:rPr>
          <w:noProof/>
        </w:rPr>
        <w:fldChar w:fldCharType="end"/>
      </w:r>
      <w:r w:rsidRPr="006C0843">
        <w:t xml:space="preserve"> Caso de uso N °1.20, Creando nuevo centro de costo</w:t>
      </w:r>
      <w:bookmarkEnd w:id="183"/>
      <w:bookmarkEnd w:id="184"/>
      <w:bookmarkEnd w:id="185"/>
      <w:bookmarkEnd w:id="186"/>
      <w:bookmarkEnd w:id="187"/>
      <w:bookmarkEnd w:id="188"/>
      <w:bookmarkEnd w:id="189"/>
    </w:p>
    <w:p w14:paraId="6431B5D3" w14:textId="77777777" w:rsidR="00A21AEF" w:rsidRPr="006C0843" w:rsidRDefault="00A21AEF" w:rsidP="00A21AEF">
      <w:pPr>
        <w:pStyle w:val="Sinespaciado"/>
      </w:pPr>
      <w:r w:rsidRPr="006C0843">
        <w:rPr>
          <w:noProof/>
        </w:rPr>
        <w:drawing>
          <wp:inline distT="0" distB="0" distL="0" distR="0" wp14:anchorId="1E00DFA1" wp14:editId="228FD684">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621957FC" w14:textId="77777777" w:rsidR="00A21AEF" w:rsidRPr="006C0843" w:rsidRDefault="00A21AEF" w:rsidP="00A21AEF">
      <w:pPr>
        <w:spacing w:line="278" w:lineRule="auto"/>
        <w:ind w:firstLine="0"/>
        <w:jc w:val="left"/>
      </w:pPr>
    </w:p>
    <w:p w14:paraId="015153D0" w14:textId="77777777" w:rsidR="00A21AEF" w:rsidRDefault="00A21AEF" w:rsidP="00A21AEF">
      <w:r w:rsidRPr="006C0843">
        <w:t>Fuente: Elaborado por el estudiante de acuerdo con el proyecto</w:t>
      </w:r>
    </w:p>
    <w:p w14:paraId="3194071C" w14:textId="77777777" w:rsidR="00A21AEF" w:rsidRDefault="00A21AEF" w:rsidP="00A21AEF">
      <w:pPr>
        <w:tabs>
          <w:tab w:val="left" w:pos="7125"/>
        </w:tabs>
        <w:spacing w:line="278" w:lineRule="auto"/>
        <w:ind w:firstLine="0"/>
        <w:jc w:val="left"/>
      </w:pPr>
    </w:p>
    <w:p w14:paraId="17B627E6" w14:textId="77777777" w:rsidR="00A21AEF" w:rsidRDefault="00A21AEF" w:rsidP="00A21AEF">
      <w:pPr>
        <w:tabs>
          <w:tab w:val="left" w:pos="7125"/>
        </w:tabs>
        <w:spacing w:line="278" w:lineRule="auto"/>
        <w:ind w:firstLine="0"/>
        <w:jc w:val="left"/>
      </w:pPr>
    </w:p>
    <w:p w14:paraId="422556DB" w14:textId="77777777" w:rsidR="00A21AEF" w:rsidRDefault="00A21AEF" w:rsidP="00A21AEF">
      <w:pPr>
        <w:tabs>
          <w:tab w:val="left" w:pos="7125"/>
        </w:tabs>
        <w:spacing w:line="278" w:lineRule="auto"/>
        <w:ind w:firstLine="0"/>
        <w:jc w:val="left"/>
      </w:pPr>
    </w:p>
    <w:p w14:paraId="2D81E128" w14:textId="77777777" w:rsidR="00A21AEF" w:rsidRDefault="00A21AEF" w:rsidP="00A21AEF">
      <w:pPr>
        <w:tabs>
          <w:tab w:val="left" w:pos="7125"/>
        </w:tabs>
        <w:spacing w:line="278" w:lineRule="auto"/>
        <w:ind w:firstLine="0"/>
        <w:jc w:val="left"/>
      </w:pPr>
    </w:p>
    <w:p w14:paraId="6AA78DF3" w14:textId="77777777" w:rsidR="00A21AEF" w:rsidRDefault="00A21AEF" w:rsidP="00A21AEF">
      <w:pPr>
        <w:tabs>
          <w:tab w:val="left" w:pos="7125"/>
        </w:tabs>
        <w:spacing w:line="278" w:lineRule="auto"/>
        <w:ind w:firstLine="0"/>
        <w:jc w:val="left"/>
      </w:pPr>
    </w:p>
    <w:p w14:paraId="38FD9BFD" w14:textId="1E2EB01B" w:rsidR="00A21AEF" w:rsidRPr="00627D3D" w:rsidRDefault="00A21AEF" w:rsidP="00A21AEF">
      <w:r w:rsidRPr="00627D3D">
        <w:lastRenderedPageBreak/>
        <w:t xml:space="preserve">En la </w:t>
      </w:r>
      <w:r w:rsidRPr="00627D3D">
        <w:rPr>
          <w:i/>
        </w:rPr>
        <w:t xml:space="preserve">Tabla </w:t>
      </w:r>
      <w:r>
        <w:rPr>
          <w:i/>
        </w:rPr>
        <w:t>4.</w:t>
      </w:r>
      <w:r w:rsidR="003E7C7C" w:rsidRPr="003E7C7C">
        <w:rPr>
          <w:i/>
        </w:rPr>
        <w:t xml:space="preserve"> </w:t>
      </w:r>
      <w:r w:rsidR="003E7C7C">
        <w:rPr>
          <w:i/>
        </w:rPr>
        <w:t>16</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4560449" w14:textId="77777777" w:rsidR="00A21AEF" w:rsidRPr="00627D3D" w:rsidRDefault="00A21AEF" w:rsidP="00A21AEF">
      <w:pPr>
        <w:tabs>
          <w:tab w:val="left" w:pos="7125"/>
        </w:tabs>
        <w:spacing w:line="278" w:lineRule="auto"/>
        <w:ind w:firstLine="0"/>
        <w:jc w:val="left"/>
      </w:pPr>
    </w:p>
    <w:p w14:paraId="22EF5A62" w14:textId="2F914B2A" w:rsidR="00A21AEF" w:rsidRPr="00627D3D" w:rsidRDefault="00A21AEF" w:rsidP="00A21AEF">
      <w:pPr>
        <w:pStyle w:val="Descripcin"/>
      </w:pPr>
      <w:bookmarkStart w:id="190" w:name="_qeesuqxapvk8"/>
      <w:bookmarkStart w:id="191" w:name="_Toc200483233"/>
      <w:bookmarkStart w:id="192" w:name="_Toc200363931"/>
      <w:bookmarkStart w:id="193" w:name="_Toc200336546"/>
      <w:bookmarkStart w:id="194" w:name="_Toc207894762"/>
      <w:bookmarkStart w:id="195" w:name="_Toc208864183"/>
      <w:bookmarkStart w:id="196" w:name="_Toc208864288"/>
      <w:bookmarkStart w:id="197" w:name="_Toc209984998"/>
      <w:bookmarkEnd w:id="190"/>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16</w:t>
      </w:r>
      <w:r w:rsidR="003917AA">
        <w:rPr>
          <w:noProof/>
        </w:rPr>
        <w:fldChar w:fldCharType="end"/>
      </w:r>
      <w:r w:rsidRPr="00627D3D">
        <w:t xml:space="preserve"> Caso de uso N °1.21, cambiando estado de un centro de costo</w:t>
      </w:r>
      <w:bookmarkEnd w:id="191"/>
      <w:bookmarkEnd w:id="192"/>
      <w:bookmarkEnd w:id="193"/>
      <w:bookmarkEnd w:id="194"/>
      <w:bookmarkEnd w:id="195"/>
      <w:bookmarkEnd w:id="196"/>
      <w:bookmarkEnd w:id="197"/>
    </w:p>
    <w:p w14:paraId="536B30CD" w14:textId="77777777" w:rsidR="00A21AEF" w:rsidRPr="00627D3D" w:rsidRDefault="00A21AEF" w:rsidP="00A21AEF">
      <w:pPr>
        <w:pStyle w:val="Sinespaciado"/>
      </w:pPr>
      <w:r w:rsidRPr="00627D3D">
        <w:rPr>
          <w:noProof/>
        </w:rPr>
        <w:drawing>
          <wp:inline distT="0" distB="0" distL="0" distR="0" wp14:anchorId="159E8C86" wp14:editId="7E81B529">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523C0216" w14:textId="77777777" w:rsidR="00A21AEF" w:rsidRPr="00627D3D" w:rsidRDefault="00A21AEF" w:rsidP="00A21AEF">
      <w:pPr>
        <w:tabs>
          <w:tab w:val="left" w:pos="7125"/>
        </w:tabs>
        <w:spacing w:line="278" w:lineRule="auto"/>
        <w:ind w:firstLine="0"/>
        <w:jc w:val="left"/>
      </w:pPr>
    </w:p>
    <w:p w14:paraId="6328E91F" w14:textId="77777777" w:rsidR="00A21AEF" w:rsidRPr="00627D3D" w:rsidRDefault="00A21AEF" w:rsidP="00A21AEF">
      <w:r w:rsidRPr="00627D3D">
        <w:t>Fuente: Elaborado por el estudiante de acuerdo con el proyecto</w:t>
      </w:r>
    </w:p>
    <w:p w14:paraId="734F9CDB" w14:textId="77777777" w:rsidR="00A21AEF" w:rsidRDefault="00A21AEF" w:rsidP="00B45140"/>
    <w:p w14:paraId="43E70273" w14:textId="77777777" w:rsidR="00B45140" w:rsidRDefault="00B45140" w:rsidP="006C0843"/>
    <w:p w14:paraId="78057A82" w14:textId="77777777" w:rsidR="00A21AEF" w:rsidRDefault="00A21AEF" w:rsidP="00B45140"/>
    <w:p w14:paraId="104E58FE" w14:textId="77777777" w:rsidR="00A21AEF" w:rsidRDefault="00A21AEF" w:rsidP="00A21AEF">
      <w:pPr>
        <w:ind w:firstLine="0"/>
      </w:pPr>
    </w:p>
    <w:p w14:paraId="021C6A56" w14:textId="7606FEFC" w:rsidR="00A21AEF" w:rsidRPr="00627D3D" w:rsidRDefault="00A21AEF" w:rsidP="00A21AEF">
      <w:bookmarkStart w:id="198" w:name="_Hlk207899726"/>
      <w:r w:rsidRPr="00627D3D">
        <w:lastRenderedPageBreak/>
        <w:t xml:space="preserve">En la </w:t>
      </w:r>
      <w:r w:rsidRPr="00627D3D">
        <w:rPr>
          <w:i/>
        </w:rPr>
        <w:t xml:space="preserve">Tabla </w:t>
      </w:r>
      <w:r>
        <w:rPr>
          <w:i/>
        </w:rPr>
        <w:t>4.</w:t>
      </w:r>
      <w:r w:rsidR="003E7C7C" w:rsidRPr="003E7C7C">
        <w:rPr>
          <w:i/>
        </w:rPr>
        <w:t xml:space="preserve"> </w:t>
      </w:r>
      <w:r w:rsidR="003E7C7C">
        <w:rPr>
          <w:i/>
        </w:rPr>
        <w:t xml:space="preserve">17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198"/>
    <w:p w14:paraId="17281640" w14:textId="77777777" w:rsidR="00A21AEF" w:rsidRPr="00627D3D" w:rsidRDefault="00A21AEF" w:rsidP="00A21AEF"/>
    <w:p w14:paraId="77EA40C8" w14:textId="4BAF3635" w:rsidR="00A21AEF" w:rsidRPr="00627D3D" w:rsidRDefault="00A21AEF" w:rsidP="00A21AEF">
      <w:pPr>
        <w:pStyle w:val="Descripcin"/>
      </w:pPr>
      <w:bookmarkStart w:id="199" w:name="_xfnrxu8zqfrp"/>
      <w:bookmarkStart w:id="200" w:name="_Toc200483236"/>
      <w:bookmarkStart w:id="201" w:name="_Toc200363934"/>
      <w:bookmarkStart w:id="202" w:name="_Toc200336549"/>
      <w:bookmarkStart w:id="203" w:name="_Toc207894743"/>
      <w:bookmarkStart w:id="204" w:name="_Toc208864184"/>
      <w:bookmarkStart w:id="205" w:name="_Toc208864289"/>
      <w:bookmarkStart w:id="206" w:name="_Toc209984999"/>
      <w:bookmarkEnd w:id="19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17</w:t>
      </w:r>
      <w:r w:rsidR="003917AA">
        <w:rPr>
          <w:noProof/>
        </w:rPr>
        <w:fldChar w:fldCharType="end"/>
      </w:r>
      <w:r w:rsidRPr="00627D3D">
        <w:t xml:space="preserve"> Caso de uso N°2.3, Visualizando fichas de empleados activas</w:t>
      </w:r>
      <w:bookmarkEnd w:id="200"/>
      <w:bookmarkEnd w:id="201"/>
      <w:bookmarkEnd w:id="202"/>
      <w:bookmarkEnd w:id="203"/>
      <w:bookmarkEnd w:id="204"/>
      <w:bookmarkEnd w:id="205"/>
      <w:bookmarkEnd w:id="206"/>
    </w:p>
    <w:p w14:paraId="70C43DF3" w14:textId="77777777" w:rsidR="00A21AEF" w:rsidRPr="00627D3D" w:rsidRDefault="00A21AEF" w:rsidP="00A21AEF">
      <w:pPr>
        <w:pStyle w:val="Sinespaciado"/>
      </w:pPr>
      <w:r w:rsidRPr="00627D3D">
        <w:rPr>
          <w:noProof/>
        </w:rPr>
        <w:drawing>
          <wp:inline distT="0" distB="0" distL="0" distR="0" wp14:anchorId="5250CF72" wp14:editId="01332D7F">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338998E0" w14:textId="77777777" w:rsidR="00A21AEF" w:rsidRPr="00627D3D" w:rsidRDefault="00A21AEF" w:rsidP="00A21AEF"/>
    <w:p w14:paraId="40BA9E1F" w14:textId="77777777" w:rsidR="00A21AEF" w:rsidRDefault="00A21AEF" w:rsidP="00A21AEF">
      <w:r w:rsidRPr="00627D3D">
        <w:t>Fuente: Elaborado por el estudiante de acuerdo con el proyecto</w:t>
      </w:r>
    </w:p>
    <w:p w14:paraId="5AD39588" w14:textId="77777777" w:rsidR="00A21AEF" w:rsidRPr="006C0843" w:rsidRDefault="00A21AEF" w:rsidP="00B45140"/>
    <w:p w14:paraId="221034CE" w14:textId="77777777" w:rsidR="006C0843" w:rsidRDefault="006C0843" w:rsidP="006C0843">
      <w:pPr>
        <w:spacing w:line="278" w:lineRule="auto"/>
        <w:ind w:firstLine="0"/>
        <w:jc w:val="left"/>
      </w:pPr>
    </w:p>
    <w:p w14:paraId="3D9E30C5" w14:textId="62C6958E" w:rsidR="006C0843" w:rsidRDefault="006C0843">
      <w:pPr>
        <w:spacing w:line="278" w:lineRule="auto"/>
        <w:ind w:firstLine="0"/>
        <w:jc w:val="left"/>
      </w:pPr>
    </w:p>
    <w:p w14:paraId="31CFE587" w14:textId="5C423FEA" w:rsidR="006C0843" w:rsidRPr="006C0843" w:rsidRDefault="006C0843" w:rsidP="006C0843">
      <w:r w:rsidRPr="006C0843">
        <w:lastRenderedPageBreak/>
        <w:t xml:space="preserve">En la </w:t>
      </w:r>
      <w:r w:rsidRPr="006C0843">
        <w:rPr>
          <w:i/>
        </w:rPr>
        <w:t xml:space="preserve">Tabla </w:t>
      </w:r>
      <w:r w:rsidR="00B45140">
        <w:rPr>
          <w:i/>
        </w:rPr>
        <w:t>4.1</w:t>
      </w:r>
      <w:r w:rsidR="003E7C7C">
        <w:rPr>
          <w:i/>
        </w:rPr>
        <w:t>8</w:t>
      </w:r>
      <w:r w:rsidR="00B45140">
        <w:rPr>
          <w:i/>
        </w:rPr>
        <w:t xml:space="preserve"> </w:t>
      </w:r>
      <w:r w:rsidRPr="006C0843">
        <w:t>se puede visualizar el Caso de uso N°2.5, se crea la opción de guardar la información de los empleados, primeramente, se validan los datos del empleado y luego pasan a guardar los datos en el sistema.</w:t>
      </w:r>
    </w:p>
    <w:p w14:paraId="0FA52AD6" w14:textId="77777777" w:rsidR="006C0843" w:rsidRPr="006C0843" w:rsidRDefault="006C0843" w:rsidP="006C0843"/>
    <w:p w14:paraId="4E690F76" w14:textId="77BB8DA4" w:rsidR="006C0843" w:rsidRPr="006C0843" w:rsidRDefault="006C0843" w:rsidP="00C6292C">
      <w:pPr>
        <w:pStyle w:val="Descripcin"/>
      </w:pPr>
      <w:bookmarkStart w:id="207" w:name="_oaq31oni2vn1"/>
      <w:bookmarkStart w:id="208" w:name="_3rwid784nk8l"/>
      <w:bookmarkStart w:id="209" w:name="_Toc200483238"/>
      <w:bookmarkStart w:id="210" w:name="_Toc200363936"/>
      <w:bookmarkStart w:id="211" w:name="_Toc200336551"/>
      <w:bookmarkStart w:id="212" w:name="_Toc207894731"/>
      <w:bookmarkStart w:id="213" w:name="_Toc208864185"/>
      <w:bookmarkStart w:id="214" w:name="_Toc208864290"/>
      <w:bookmarkStart w:id="215" w:name="_Toc209985000"/>
      <w:bookmarkEnd w:id="207"/>
      <w:bookmarkEnd w:id="208"/>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18</w:t>
      </w:r>
      <w:r w:rsidR="003917AA">
        <w:rPr>
          <w:noProof/>
        </w:rPr>
        <w:fldChar w:fldCharType="end"/>
      </w:r>
      <w:r w:rsidRPr="006C0843">
        <w:t xml:space="preserve"> Caso de uso N °2.5, Guardando datos de empleado</w:t>
      </w:r>
      <w:bookmarkEnd w:id="209"/>
      <w:bookmarkEnd w:id="210"/>
      <w:bookmarkEnd w:id="211"/>
      <w:bookmarkEnd w:id="212"/>
      <w:bookmarkEnd w:id="213"/>
      <w:bookmarkEnd w:id="214"/>
      <w:bookmarkEnd w:id="215"/>
    </w:p>
    <w:p w14:paraId="2F82F2CB" w14:textId="289889F9" w:rsidR="006C0843" w:rsidRPr="006C0843" w:rsidRDefault="006C0843" w:rsidP="00B45140">
      <w:pPr>
        <w:pStyle w:val="Sinespaciado"/>
      </w:pPr>
      <w:r w:rsidRPr="006C0843">
        <w:rPr>
          <w:noProof/>
        </w:rPr>
        <w:drawing>
          <wp:inline distT="0" distB="0" distL="0" distR="0" wp14:anchorId="6227F431" wp14:editId="2C78927D">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DA90FD1" w14:textId="77777777" w:rsidR="006C0843" w:rsidRPr="006C0843" w:rsidRDefault="006C0843" w:rsidP="006C0843"/>
    <w:p w14:paraId="69D095FF" w14:textId="77777777" w:rsidR="006C0843" w:rsidRDefault="006C0843" w:rsidP="00B45140">
      <w:r w:rsidRPr="006C0843">
        <w:t>Fuente: Elaborado por el estudiante de acuerdo con el proyecto</w:t>
      </w:r>
    </w:p>
    <w:p w14:paraId="347A3E6A" w14:textId="77777777" w:rsidR="00A21AEF" w:rsidRDefault="00A21AEF" w:rsidP="00B45140"/>
    <w:p w14:paraId="7133F6DF" w14:textId="77777777" w:rsidR="003E7C7C" w:rsidRDefault="003E7C7C" w:rsidP="00B45140"/>
    <w:p w14:paraId="6E73CD8D" w14:textId="55269732" w:rsidR="00A21AEF" w:rsidRPr="00627D3D" w:rsidRDefault="00A21AEF" w:rsidP="00A21AEF">
      <w:r w:rsidRPr="00627D3D">
        <w:lastRenderedPageBreak/>
        <w:t xml:space="preserve">En la </w:t>
      </w:r>
      <w:r w:rsidRPr="00627D3D">
        <w:rPr>
          <w:i/>
        </w:rPr>
        <w:t xml:space="preserve">Tabla </w:t>
      </w:r>
      <w:r>
        <w:rPr>
          <w:i/>
        </w:rPr>
        <w:t>4.</w:t>
      </w:r>
      <w:r w:rsidR="003E7C7C">
        <w:rPr>
          <w:i/>
        </w:rPr>
        <w:t>19</w:t>
      </w:r>
      <w:r w:rsidRPr="00627D3D">
        <w:t xml:space="preserve"> se puede visualizar el Caso de uso N°2.6.1, el sistema permite imprimir una ficha de empleado en formato PDF para el administrador/RRHH.</w:t>
      </w:r>
    </w:p>
    <w:p w14:paraId="6BA18990" w14:textId="77777777" w:rsidR="00A21AEF" w:rsidRPr="00627D3D" w:rsidRDefault="00A21AEF" w:rsidP="00A21AEF"/>
    <w:p w14:paraId="2F275685" w14:textId="78B6E5BF" w:rsidR="00A21AEF" w:rsidRPr="00627D3D" w:rsidRDefault="00A21AEF" w:rsidP="00A21AEF">
      <w:pPr>
        <w:pStyle w:val="Descripcin"/>
      </w:pPr>
      <w:bookmarkStart w:id="216" w:name="_Toc200336552"/>
      <w:bookmarkStart w:id="217" w:name="_Toc200363937"/>
      <w:bookmarkStart w:id="218" w:name="_Toc200483239"/>
      <w:bookmarkStart w:id="219" w:name="_Toc207894744"/>
      <w:bookmarkStart w:id="220" w:name="_Toc208864186"/>
      <w:bookmarkStart w:id="221" w:name="_Toc208864291"/>
      <w:bookmarkStart w:id="222" w:name="_Toc20998500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19</w:t>
      </w:r>
      <w:r w:rsidR="003917AA">
        <w:rPr>
          <w:noProof/>
        </w:rPr>
        <w:fldChar w:fldCharType="end"/>
      </w:r>
      <w:r w:rsidRPr="00627D3D">
        <w:t xml:space="preserve"> Caso de uso N °2.6.1, Imprimiendo</w:t>
      </w:r>
      <w:bookmarkEnd w:id="216"/>
      <w:bookmarkEnd w:id="217"/>
      <w:bookmarkEnd w:id="218"/>
      <w:r>
        <w:t xml:space="preserve"> ficha de empleado</w:t>
      </w:r>
      <w:bookmarkEnd w:id="219"/>
      <w:bookmarkEnd w:id="220"/>
      <w:bookmarkEnd w:id="221"/>
      <w:bookmarkEnd w:id="222"/>
    </w:p>
    <w:p w14:paraId="132EF3E0" w14:textId="77777777" w:rsidR="00A21AEF" w:rsidRPr="00627D3D" w:rsidRDefault="00A21AEF" w:rsidP="00A21AEF">
      <w:pPr>
        <w:pStyle w:val="Sinespaciado"/>
      </w:pPr>
      <w:r w:rsidRPr="00627D3D">
        <w:rPr>
          <w:noProof/>
        </w:rPr>
        <w:drawing>
          <wp:inline distT="0" distB="0" distL="0" distR="0" wp14:anchorId="292A3B6C" wp14:editId="5436632B">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0B4E9DC3" w14:textId="77777777" w:rsidR="00A21AEF" w:rsidRPr="00627D3D" w:rsidRDefault="00A21AEF" w:rsidP="00A21AEF">
      <w:pPr>
        <w:ind w:firstLine="0"/>
      </w:pPr>
    </w:p>
    <w:p w14:paraId="6206FCF5" w14:textId="77777777" w:rsidR="00A21AEF" w:rsidRDefault="00A21AEF" w:rsidP="00A21AEF">
      <w:r w:rsidRPr="00627D3D">
        <w:t>Fuente: Elaborado por el estudiante de acuerdo con el proyecto</w:t>
      </w:r>
    </w:p>
    <w:p w14:paraId="412328E8" w14:textId="77777777" w:rsidR="00A21AEF" w:rsidRDefault="00A21AEF" w:rsidP="00A21AEF"/>
    <w:p w14:paraId="7CE52751" w14:textId="77777777" w:rsidR="00A21AEF" w:rsidRDefault="00A21AEF" w:rsidP="00A21AEF"/>
    <w:p w14:paraId="7E2242DC" w14:textId="77777777" w:rsidR="00A21AEF" w:rsidRPr="00627D3D" w:rsidRDefault="00A21AEF" w:rsidP="00A21AEF"/>
    <w:p w14:paraId="036BFC9E" w14:textId="797EF111" w:rsidR="00A21AEF" w:rsidRPr="00627D3D" w:rsidRDefault="00A21AEF" w:rsidP="00A21AEF">
      <w:r w:rsidRPr="00627D3D">
        <w:lastRenderedPageBreak/>
        <w:t xml:space="preserve">En la </w:t>
      </w:r>
      <w:r w:rsidRPr="00627D3D">
        <w:rPr>
          <w:i/>
        </w:rPr>
        <w:t xml:space="preserve">Tabla </w:t>
      </w:r>
      <w:r>
        <w:rPr>
          <w:i/>
        </w:rPr>
        <w:t>4.2</w:t>
      </w:r>
      <w:r w:rsidR="003E7C7C">
        <w:rPr>
          <w:i/>
        </w:rPr>
        <w:t>0</w:t>
      </w:r>
      <w:r w:rsidRPr="00627D3D">
        <w:t xml:space="preserve"> se puede visualizar el Caso de uso N°2.6.2, el sistema permite imprimir múltiples tipos de archivo en formato PDF para el administrador/RRHH.</w:t>
      </w:r>
    </w:p>
    <w:p w14:paraId="60C6F544" w14:textId="77777777" w:rsidR="00A21AEF" w:rsidRPr="00627D3D" w:rsidRDefault="00A21AEF" w:rsidP="00A21AEF"/>
    <w:p w14:paraId="4BBC1090" w14:textId="55AEEA7D" w:rsidR="00A21AEF" w:rsidRPr="00627D3D" w:rsidRDefault="00A21AEF" w:rsidP="00A21AEF">
      <w:pPr>
        <w:pStyle w:val="Descripcin"/>
      </w:pPr>
      <w:bookmarkStart w:id="223" w:name="_z982a1nz72mx"/>
      <w:bookmarkStart w:id="224" w:name="_Toc200483240"/>
      <w:bookmarkStart w:id="225" w:name="_Toc200363938"/>
      <w:bookmarkStart w:id="226" w:name="_Toc200336553"/>
      <w:bookmarkStart w:id="227" w:name="_Toc207894745"/>
      <w:bookmarkStart w:id="228" w:name="_Toc208864187"/>
      <w:bookmarkStart w:id="229" w:name="_Toc208864292"/>
      <w:bookmarkStart w:id="230" w:name="_Toc209985002"/>
      <w:bookmarkEnd w:id="22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20</w:t>
      </w:r>
      <w:r w:rsidR="003917AA">
        <w:rPr>
          <w:noProof/>
        </w:rPr>
        <w:fldChar w:fldCharType="end"/>
      </w:r>
      <w:r w:rsidRPr="00627D3D">
        <w:t xml:space="preserve"> Caso de uso N °2.6.2, Imprimiendo múltiples fichas de empleado</w:t>
      </w:r>
      <w:bookmarkEnd w:id="224"/>
      <w:bookmarkEnd w:id="225"/>
      <w:bookmarkEnd w:id="226"/>
      <w:bookmarkEnd w:id="227"/>
      <w:bookmarkEnd w:id="228"/>
      <w:bookmarkEnd w:id="229"/>
      <w:bookmarkEnd w:id="230"/>
    </w:p>
    <w:p w14:paraId="08D43C82" w14:textId="77777777" w:rsidR="00A21AEF" w:rsidRPr="00627D3D" w:rsidRDefault="00A21AEF" w:rsidP="00A21AEF">
      <w:pPr>
        <w:pStyle w:val="Sinespaciado"/>
      </w:pPr>
      <w:r w:rsidRPr="00627D3D">
        <w:rPr>
          <w:noProof/>
        </w:rPr>
        <w:drawing>
          <wp:inline distT="0" distB="0" distL="0" distR="0" wp14:anchorId="458746A8" wp14:editId="71AE734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121F2AF" w14:textId="77777777" w:rsidR="00A21AEF" w:rsidRPr="00627D3D" w:rsidRDefault="00A21AEF" w:rsidP="00A21AEF"/>
    <w:p w14:paraId="1E680AE7" w14:textId="77777777" w:rsidR="00A21AEF" w:rsidRPr="00627D3D" w:rsidRDefault="00A21AEF" w:rsidP="00A21AEF"/>
    <w:p w14:paraId="187705E7" w14:textId="77777777" w:rsidR="00A21AEF" w:rsidRDefault="00A21AEF" w:rsidP="00A21AEF">
      <w:r w:rsidRPr="00627D3D">
        <w:t>Fuente: Elaborado por el estudiante de acuerdo con el proyecto</w:t>
      </w:r>
    </w:p>
    <w:p w14:paraId="4BC20CD9" w14:textId="77777777" w:rsidR="00A21AEF" w:rsidRPr="006C0843" w:rsidRDefault="00A21AEF" w:rsidP="00B45140"/>
    <w:p w14:paraId="57F62DDE" w14:textId="77777777" w:rsidR="006C0843" w:rsidRPr="006C0843" w:rsidRDefault="006C0843" w:rsidP="006C0843"/>
    <w:p w14:paraId="00FA9DA0" w14:textId="12926990" w:rsidR="006C0843" w:rsidRPr="006C0843" w:rsidRDefault="006C0843" w:rsidP="00B45140">
      <w:r w:rsidRPr="006C0843">
        <w:lastRenderedPageBreak/>
        <w:t xml:space="preserve">En la </w:t>
      </w:r>
      <w:r w:rsidRPr="006C0843">
        <w:rPr>
          <w:i/>
        </w:rPr>
        <w:t xml:space="preserve">Tabla </w:t>
      </w:r>
      <w:r w:rsidR="00B45140">
        <w:rPr>
          <w:i/>
        </w:rPr>
        <w:t>4.</w:t>
      </w:r>
      <w:r w:rsidR="003E7C7C">
        <w:rPr>
          <w:i/>
        </w:rPr>
        <w:t xml:space="preserve">21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97DAC0A" w14:textId="77777777" w:rsidR="006C0843" w:rsidRPr="006C0843" w:rsidRDefault="006C0843" w:rsidP="006C0843"/>
    <w:p w14:paraId="553DB5DA" w14:textId="5DE076BA" w:rsidR="006C0843" w:rsidRPr="006C0843" w:rsidRDefault="006C0843" w:rsidP="00C6292C">
      <w:pPr>
        <w:pStyle w:val="Descripcin"/>
      </w:pPr>
      <w:bookmarkStart w:id="231" w:name="_Toc200336554"/>
      <w:bookmarkStart w:id="232" w:name="_Toc200363939"/>
      <w:bookmarkStart w:id="233" w:name="_Toc200483241"/>
      <w:bookmarkStart w:id="234" w:name="_Toc207894732"/>
      <w:bookmarkStart w:id="235" w:name="_Toc208864188"/>
      <w:bookmarkStart w:id="236" w:name="_Toc208864293"/>
      <w:bookmarkStart w:id="237" w:name="_Toc209985003"/>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21</w:t>
      </w:r>
      <w:r w:rsidR="003917AA">
        <w:rPr>
          <w:noProof/>
        </w:rPr>
        <w:fldChar w:fldCharType="end"/>
      </w:r>
      <w:r w:rsidRPr="006C0843">
        <w:t xml:space="preserve"> Caso de uso N °3.1.1, Asignando vacaciones</w:t>
      </w:r>
      <w:bookmarkEnd w:id="231"/>
      <w:bookmarkEnd w:id="232"/>
      <w:bookmarkEnd w:id="233"/>
      <w:bookmarkEnd w:id="234"/>
      <w:bookmarkEnd w:id="235"/>
      <w:bookmarkEnd w:id="236"/>
      <w:bookmarkEnd w:id="237"/>
    </w:p>
    <w:p w14:paraId="3B7656B5" w14:textId="3E0741D1" w:rsidR="006C0843" w:rsidRPr="006C0843" w:rsidRDefault="006C0843" w:rsidP="00B45140">
      <w:pPr>
        <w:pStyle w:val="Sinespaciado"/>
      </w:pPr>
      <w:r w:rsidRPr="006C0843">
        <w:rPr>
          <w:noProof/>
        </w:rPr>
        <w:drawing>
          <wp:inline distT="0" distB="0" distL="0" distR="0" wp14:anchorId="5419E888" wp14:editId="394C4531">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5E92C21" w14:textId="77777777" w:rsidR="006C0843" w:rsidRPr="006C0843" w:rsidRDefault="006C0843" w:rsidP="00B45140"/>
    <w:p w14:paraId="1D4EC7AE" w14:textId="77777777" w:rsidR="006C0843" w:rsidRDefault="006C0843" w:rsidP="006C0843">
      <w:r w:rsidRPr="006C0843">
        <w:t>Fuente: Elaborado por el estudiante de acuerdo con el proyecto</w:t>
      </w:r>
    </w:p>
    <w:p w14:paraId="052116BF" w14:textId="77777777" w:rsidR="00C6292C" w:rsidRPr="006C0843" w:rsidRDefault="00C6292C" w:rsidP="006C0843"/>
    <w:p w14:paraId="192997E7" w14:textId="244816F3"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.22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BB52C64" w14:textId="77777777" w:rsidR="006C0843" w:rsidRPr="006C0843" w:rsidRDefault="006C0843" w:rsidP="006C0843"/>
    <w:p w14:paraId="2074F05E" w14:textId="1F0F04C5" w:rsidR="006C0843" w:rsidRPr="006C0843" w:rsidRDefault="006C0843" w:rsidP="00C6292C">
      <w:pPr>
        <w:pStyle w:val="Descripcin"/>
      </w:pPr>
      <w:bookmarkStart w:id="238" w:name="_gm1o8kxfwmzx"/>
      <w:bookmarkStart w:id="239" w:name="_Toc200483242"/>
      <w:bookmarkStart w:id="240" w:name="_Toc200363940"/>
      <w:bookmarkStart w:id="241" w:name="_Toc200336555"/>
      <w:bookmarkStart w:id="242" w:name="_Toc207894733"/>
      <w:bookmarkStart w:id="243" w:name="_Toc208864189"/>
      <w:bookmarkStart w:id="244" w:name="_Toc208864294"/>
      <w:bookmarkStart w:id="245" w:name="_Toc209985004"/>
      <w:bookmarkEnd w:id="238"/>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22</w:t>
      </w:r>
      <w:r w:rsidR="003917AA">
        <w:rPr>
          <w:noProof/>
        </w:rPr>
        <w:fldChar w:fldCharType="end"/>
      </w:r>
      <w:r w:rsidRPr="006C0843">
        <w:t xml:space="preserve"> Caso de uso N °3.1.2, editando vacaciones</w:t>
      </w:r>
      <w:bookmarkEnd w:id="239"/>
      <w:bookmarkEnd w:id="240"/>
      <w:bookmarkEnd w:id="241"/>
      <w:bookmarkEnd w:id="242"/>
      <w:bookmarkEnd w:id="243"/>
      <w:bookmarkEnd w:id="244"/>
      <w:bookmarkEnd w:id="245"/>
    </w:p>
    <w:p w14:paraId="4135F953" w14:textId="6D4B0BC7" w:rsidR="006C0843" w:rsidRPr="006C0843" w:rsidRDefault="006C0843" w:rsidP="00B45140">
      <w:pPr>
        <w:pStyle w:val="Sinespaciado"/>
      </w:pPr>
      <w:r w:rsidRPr="006C0843">
        <w:rPr>
          <w:noProof/>
        </w:rPr>
        <w:drawing>
          <wp:inline distT="0" distB="0" distL="0" distR="0" wp14:anchorId="629F6D1B" wp14:editId="39076F71">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4EAAC150" w14:textId="77777777" w:rsidR="006C0843" w:rsidRPr="006C0843" w:rsidRDefault="006C0843" w:rsidP="006C0843"/>
    <w:p w14:paraId="07C703F1" w14:textId="77777777" w:rsidR="006C0843" w:rsidRDefault="006C0843" w:rsidP="00B45140">
      <w:r w:rsidRPr="006C0843">
        <w:t>Fuente: Elaborado por el estudiante de acuerdo con el proyecto</w:t>
      </w:r>
    </w:p>
    <w:p w14:paraId="73782D35" w14:textId="77777777" w:rsidR="00A21AEF" w:rsidRDefault="00A21AEF" w:rsidP="00B45140"/>
    <w:p w14:paraId="05C712D1" w14:textId="19F304AD" w:rsidR="00A21AEF" w:rsidRPr="00627D3D" w:rsidRDefault="00A21AEF" w:rsidP="00A21AEF">
      <w:r w:rsidRPr="00627D3D">
        <w:lastRenderedPageBreak/>
        <w:t xml:space="preserve">En la </w:t>
      </w:r>
      <w:r w:rsidRPr="00627D3D">
        <w:rPr>
          <w:i/>
        </w:rPr>
        <w:t xml:space="preserve">Tabla </w:t>
      </w:r>
      <w:r>
        <w:rPr>
          <w:i/>
        </w:rPr>
        <w:t>4.2</w:t>
      </w:r>
      <w:r w:rsidR="003E7C7C">
        <w:rPr>
          <w:i/>
        </w:rPr>
        <w:t>3</w:t>
      </w:r>
      <w:r>
        <w:rPr>
          <w:i/>
        </w:rPr>
        <w:t xml:space="preserve"> </w:t>
      </w:r>
      <w:r w:rsidRPr="00627D3D">
        <w:t>se puede visualizar el Caso de uso N°3.2, Este apartado permite que se cree una casilla de selección para posible asignación o edición.</w:t>
      </w:r>
    </w:p>
    <w:p w14:paraId="4129A07C" w14:textId="77777777" w:rsidR="00A21AEF" w:rsidRPr="00627D3D" w:rsidRDefault="00A21AEF" w:rsidP="00A21AEF"/>
    <w:p w14:paraId="74FE969A" w14:textId="78EF9AAC" w:rsidR="00A21AEF" w:rsidRPr="00627D3D" w:rsidRDefault="00A21AEF" w:rsidP="00A21AEF">
      <w:pPr>
        <w:pStyle w:val="Descripcin"/>
      </w:pPr>
      <w:bookmarkStart w:id="246" w:name="_v3wawfap05n6"/>
      <w:bookmarkStart w:id="247" w:name="_u1at16f9bj89"/>
      <w:bookmarkStart w:id="248" w:name="_Toc200483243"/>
      <w:bookmarkStart w:id="249" w:name="_Toc200363941"/>
      <w:bookmarkStart w:id="250" w:name="_Toc200336556"/>
      <w:bookmarkStart w:id="251" w:name="_Toc207894746"/>
      <w:bookmarkStart w:id="252" w:name="_Toc208864190"/>
      <w:bookmarkStart w:id="253" w:name="_Toc208864295"/>
      <w:bookmarkStart w:id="254" w:name="_Toc209985005"/>
      <w:bookmarkEnd w:id="246"/>
      <w:bookmarkEnd w:id="247"/>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23</w:t>
      </w:r>
      <w:r w:rsidR="003917AA">
        <w:rPr>
          <w:noProof/>
        </w:rPr>
        <w:fldChar w:fldCharType="end"/>
      </w:r>
      <w:r w:rsidRPr="00627D3D">
        <w:t xml:space="preserve"> Caso de uso N °3.2, Visualizando lista de empleados para asignar vacaciones</w:t>
      </w:r>
      <w:bookmarkEnd w:id="248"/>
      <w:bookmarkEnd w:id="249"/>
      <w:bookmarkEnd w:id="250"/>
      <w:bookmarkEnd w:id="251"/>
      <w:bookmarkEnd w:id="252"/>
      <w:bookmarkEnd w:id="253"/>
      <w:bookmarkEnd w:id="254"/>
    </w:p>
    <w:p w14:paraId="65E47ED0" w14:textId="77777777" w:rsidR="00A21AEF" w:rsidRPr="00627D3D" w:rsidRDefault="00A21AEF" w:rsidP="00A21AEF">
      <w:pPr>
        <w:pStyle w:val="Sinespaciado"/>
      </w:pPr>
      <w:r w:rsidRPr="00627D3D">
        <w:rPr>
          <w:noProof/>
        </w:rPr>
        <w:drawing>
          <wp:inline distT="0" distB="0" distL="0" distR="0" wp14:anchorId="270CC868" wp14:editId="3070FFA5">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09E1EEEC" w14:textId="77777777" w:rsidR="00A21AEF" w:rsidRPr="00627D3D" w:rsidRDefault="00A21AEF" w:rsidP="00A21AEF"/>
    <w:p w14:paraId="3B9782CA" w14:textId="77777777" w:rsidR="00A21AEF" w:rsidRDefault="00A21AEF" w:rsidP="00A21AEF">
      <w:r w:rsidRPr="00627D3D">
        <w:t>Fuente: Elaborado por el estudiante de acuerdo con el proyecto</w:t>
      </w:r>
    </w:p>
    <w:p w14:paraId="3E815BEB" w14:textId="77777777" w:rsidR="00A21AEF" w:rsidRDefault="00A21AEF" w:rsidP="00A21AEF"/>
    <w:p w14:paraId="03B02CBA" w14:textId="77777777" w:rsidR="00A21AEF" w:rsidRPr="00627D3D" w:rsidRDefault="00A21AEF" w:rsidP="00A21AEF"/>
    <w:p w14:paraId="18B093B2" w14:textId="77777777" w:rsidR="00A21AEF" w:rsidRPr="00627D3D" w:rsidRDefault="00A21AEF" w:rsidP="00A21AEF"/>
    <w:p w14:paraId="491EC903" w14:textId="7CBCE220" w:rsidR="00A21AEF" w:rsidRPr="00627D3D" w:rsidRDefault="00A21AEF" w:rsidP="00A21AEF">
      <w:r w:rsidRPr="00627D3D">
        <w:lastRenderedPageBreak/>
        <w:t xml:space="preserve">En la </w:t>
      </w:r>
      <w:r w:rsidRPr="00627D3D">
        <w:rPr>
          <w:i/>
        </w:rPr>
        <w:t xml:space="preserve">Tabla </w:t>
      </w:r>
      <w:r>
        <w:rPr>
          <w:i/>
        </w:rPr>
        <w:t>4.2</w:t>
      </w:r>
      <w:r w:rsidR="003E7C7C">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D125E84" w14:textId="77777777" w:rsidR="00A21AEF" w:rsidRPr="00627D3D" w:rsidRDefault="00A21AEF" w:rsidP="00A21AEF"/>
    <w:p w14:paraId="04C0D369" w14:textId="7C452341" w:rsidR="00A21AEF" w:rsidRPr="00627D3D" w:rsidRDefault="00A21AEF" w:rsidP="00A21AEF">
      <w:pPr>
        <w:pStyle w:val="Descripcin"/>
      </w:pPr>
      <w:bookmarkStart w:id="255" w:name="_t6060kjfaie9"/>
      <w:bookmarkStart w:id="256" w:name="_t7i7qkamqegy"/>
      <w:bookmarkStart w:id="257" w:name="_Toc200483244"/>
      <w:bookmarkStart w:id="258" w:name="_Toc200363942"/>
      <w:bookmarkStart w:id="259" w:name="_Toc200336557"/>
      <w:bookmarkStart w:id="260" w:name="_Toc207894747"/>
      <w:bookmarkStart w:id="261" w:name="_Toc208864191"/>
      <w:bookmarkStart w:id="262" w:name="_Toc208864296"/>
      <w:bookmarkStart w:id="263" w:name="_Toc209985006"/>
      <w:bookmarkEnd w:id="255"/>
      <w:bookmarkEnd w:id="256"/>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24</w:t>
      </w:r>
      <w:r w:rsidR="003917AA">
        <w:rPr>
          <w:noProof/>
        </w:rPr>
        <w:fldChar w:fldCharType="end"/>
      </w:r>
      <w:r w:rsidRPr="00627D3D">
        <w:t xml:space="preserve"> Caso de uso N°3.3, Definiendo días a otorgar para vacaciones</w:t>
      </w:r>
      <w:bookmarkEnd w:id="257"/>
      <w:bookmarkEnd w:id="258"/>
      <w:bookmarkEnd w:id="259"/>
      <w:bookmarkEnd w:id="260"/>
      <w:bookmarkEnd w:id="261"/>
      <w:bookmarkEnd w:id="262"/>
      <w:bookmarkEnd w:id="263"/>
    </w:p>
    <w:p w14:paraId="747B145F" w14:textId="77777777" w:rsidR="00A21AEF" w:rsidRPr="00627D3D" w:rsidRDefault="00A21AEF" w:rsidP="00A21AEF">
      <w:pPr>
        <w:pStyle w:val="Sinespaciado"/>
      </w:pPr>
      <w:r w:rsidRPr="00627D3D">
        <w:rPr>
          <w:noProof/>
        </w:rPr>
        <w:drawing>
          <wp:inline distT="0" distB="0" distL="0" distR="0" wp14:anchorId="7A0C29D1" wp14:editId="3FAD1EB4">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30C96751" w14:textId="77777777" w:rsidR="00A21AEF" w:rsidRPr="00627D3D" w:rsidRDefault="00A21AEF" w:rsidP="00A21AEF"/>
    <w:p w14:paraId="398D49FF" w14:textId="77777777" w:rsidR="00A21AEF" w:rsidRPr="00627D3D" w:rsidRDefault="00A21AEF" w:rsidP="00A21AEF">
      <w:r w:rsidRPr="00627D3D">
        <w:t>Fuente: Elaborado por el estudiante de acuerdo con el proyecto</w:t>
      </w:r>
    </w:p>
    <w:p w14:paraId="7C5C7E9F" w14:textId="77777777" w:rsidR="00A21AEF" w:rsidRPr="00627D3D" w:rsidRDefault="00A21AEF" w:rsidP="00A21AEF"/>
    <w:p w14:paraId="03728271" w14:textId="17E0F143" w:rsidR="00A21AEF" w:rsidRPr="00627D3D" w:rsidRDefault="00A21AEF" w:rsidP="00A21AEF">
      <w:r w:rsidRPr="00627D3D">
        <w:lastRenderedPageBreak/>
        <w:t xml:space="preserve">En la </w:t>
      </w:r>
      <w:r w:rsidRPr="00627D3D">
        <w:rPr>
          <w:i/>
        </w:rPr>
        <w:t xml:space="preserve">Tabla </w:t>
      </w:r>
      <w:r>
        <w:rPr>
          <w:i/>
        </w:rPr>
        <w:t>4.2</w:t>
      </w:r>
      <w:r w:rsidR="003E7C7C">
        <w:rPr>
          <w:i/>
        </w:rPr>
        <w:t>5</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5B02D316" w14:textId="77777777" w:rsidR="00A21AEF" w:rsidRPr="00627D3D" w:rsidRDefault="00A21AEF" w:rsidP="00A21AEF">
      <w:pPr>
        <w:spacing w:line="278" w:lineRule="auto"/>
        <w:ind w:firstLine="0"/>
        <w:jc w:val="left"/>
      </w:pPr>
    </w:p>
    <w:p w14:paraId="1668C903" w14:textId="33E5FF6B" w:rsidR="00A21AEF" w:rsidRPr="00627D3D" w:rsidRDefault="00A21AEF" w:rsidP="00A21AEF">
      <w:pPr>
        <w:pStyle w:val="Descripcin"/>
      </w:pPr>
      <w:bookmarkStart w:id="264" w:name="_qbjamy3xwdgg"/>
      <w:bookmarkStart w:id="265" w:name="_hbyluau613gh"/>
      <w:bookmarkStart w:id="266" w:name="_Toc200483245"/>
      <w:bookmarkStart w:id="267" w:name="_Toc200363943"/>
      <w:bookmarkStart w:id="268" w:name="_Toc200336558"/>
      <w:bookmarkStart w:id="269" w:name="_Toc207894748"/>
      <w:bookmarkStart w:id="270" w:name="_Toc208864192"/>
      <w:bookmarkStart w:id="271" w:name="_Toc208864297"/>
      <w:bookmarkStart w:id="272" w:name="_Toc209985007"/>
      <w:bookmarkEnd w:id="264"/>
      <w:bookmarkEnd w:id="265"/>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25</w:t>
      </w:r>
      <w:r w:rsidR="003917AA">
        <w:rPr>
          <w:noProof/>
        </w:rPr>
        <w:fldChar w:fldCharType="end"/>
      </w:r>
      <w:r w:rsidRPr="00627D3D">
        <w:t xml:space="preserve"> Caso de uso N°3.4, Visualizando listado de empleados de vacaciones</w:t>
      </w:r>
      <w:bookmarkEnd w:id="266"/>
      <w:bookmarkEnd w:id="267"/>
      <w:bookmarkEnd w:id="268"/>
      <w:bookmarkEnd w:id="269"/>
      <w:bookmarkEnd w:id="270"/>
      <w:bookmarkEnd w:id="271"/>
      <w:bookmarkEnd w:id="272"/>
    </w:p>
    <w:p w14:paraId="4CF43FA5" w14:textId="77777777" w:rsidR="00A21AEF" w:rsidRPr="00627D3D" w:rsidRDefault="00A21AEF" w:rsidP="00A21AEF">
      <w:pPr>
        <w:pStyle w:val="Sinespaciado"/>
      </w:pPr>
      <w:r w:rsidRPr="00627D3D">
        <w:rPr>
          <w:noProof/>
        </w:rPr>
        <w:drawing>
          <wp:inline distT="0" distB="0" distL="0" distR="0" wp14:anchorId="6F7FA8E5" wp14:editId="0F7F3A4D">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13A88B0" w14:textId="77777777" w:rsidR="00A21AEF" w:rsidRPr="00627D3D" w:rsidRDefault="00A21AEF" w:rsidP="00A21AEF">
      <w:pPr>
        <w:spacing w:line="278" w:lineRule="auto"/>
        <w:ind w:firstLine="0"/>
        <w:jc w:val="left"/>
      </w:pPr>
    </w:p>
    <w:p w14:paraId="4D9AA96B" w14:textId="77777777" w:rsidR="00A21AEF" w:rsidRPr="00627D3D" w:rsidRDefault="00A21AEF" w:rsidP="00A21AEF">
      <w:r w:rsidRPr="00627D3D">
        <w:t>Fuente: Elaborado por el estudiante de acuerdo con el proyecto</w:t>
      </w:r>
    </w:p>
    <w:p w14:paraId="416253C6" w14:textId="77777777" w:rsidR="00A21AEF" w:rsidRDefault="00A21AEF" w:rsidP="00A21AEF">
      <w:pPr>
        <w:spacing w:line="278" w:lineRule="auto"/>
        <w:ind w:firstLine="0"/>
        <w:jc w:val="left"/>
      </w:pPr>
    </w:p>
    <w:p w14:paraId="7434ADF7" w14:textId="77777777" w:rsidR="00A21AEF" w:rsidRDefault="00A21AEF" w:rsidP="00A21AEF">
      <w:pPr>
        <w:spacing w:line="278" w:lineRule="auto"/>
        <w:ind w:firstLine="0"/>
        <w:jc w:val="left"/>
      </w:pPr>
    </w:p>
    <w:p w14:paraId="2402D12C" w14:textId="75CA25C8" w:rsidR="00A21AEF" w:rsidRPr="00627D3D" w:rsidRDefault="00A21AEF" w:rsidP="00A21AEF">
      <w:r w:rsidRPr="00627D3D">
        <w:lastRenderedPageBreak/>
        <w:t xml:space="preserve">En la </w:t>
      </w:r>
      <w:r w:rsidRPr="00627D3D">
        <w:rPr>
          <w:i/>
        </w:rPr>
        <w:t xml:space="preserve">Tabla </w:t>
      </w:r>
      <w:r>
        <w:rPr>
          <w:i/>
        </w:rPr>
        <w:t>4.2</w:t>
      </w:r>
      <w:r w:rsidR="003E7C7C">
        <w:rPr>
          <w:i/>
        </w:rPr>
        <w:t>6</w:t>
      </w:r>
      <w:r w:rsidRPr="00627D3D">
        <w:t xml:space="preserve"> se puede visualizar el Caso de uso N°3.5, por este lado se guardan los registros de las vacaciones de los empleados.</w:t>
      </w:r>
    </w:p>
    <w:p w14:paraId="1B1F42F4" w14:textId="77777777" w:rsidR="00A21AEF" w:rsidRPr="00627D3D" w:rsidRDefault="00A21AEF" w:rsidP="00A21AEF">
      <w:pPr>
        <w:spacing w:line="278" w:lineRule="auto"/>
        <w:ind w:firstLine="0"/>
        <w:jc w:val="left"/>
      </w:pPr>
    </w:p>
    <w:p w14:paraId="19584670" w14:textId="58C899DF" w:rsidR="00A21AEF" w:rsidRPr="00627D3D" w:rsidRDefault="00A21AEF" w:rsidP="00A21AEF">
      <w:pPr>
        <w:pStyle w:val="Descripcin"/>
      </w:pPr>
      <w:bookmarkStart w:id="273" w:name="_g1buf92e8mlx"/>
      <w:bookmarkStart w:id="274" w:name="_Toc200483246"/>
      <w:bookmarkStart w:id="275" w:name="_Toc200363944"/>
      <w:bookmarkStart w:id="276" w:name="_Toc200336559"/>
      <w:bookmarkStart w:id="277" w:name="_Toc207894749"/>
      <w:bookmarkStart w:id="278" w:name="_Toc208864193"/>
      <w:bookmarkStart w:id="279" w:name="_Toc208864298"/>
      <w:bookmarkStart w:id="280" w:name="_Toc209985008"/>
      <w:bookmarkEnd w:id="27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26</w:t>
      </w:r>
      <w:r w:rsidR="003917AA">
        <w:rPr>
          <w:noProof/>
        </w:rPr>
        <w:fldChar w:fldCharType="end"/>
      </w:r>
      <w:r w:rsidRPr="00627D3D">
        <w:t xml:space="preserve"> Caso de uso N°3.5, Guardando cambios de vacaciones</w:t>
      </w:r>
      <w:bookmarkEnd w:id="274"/>
      <w:bookmarkEnd w:id="275"/>
      <w:bookmarkEnd w:id="276"/>
      <w:bookmarkEnd w:id="277"/>
      <w:bookmarkEnd w:id="278"/>
      <w:bookmarkEnd w:id="279"/>
      <w:bookmarkEnd w:id="280"/>
    </w:p>
    <w:p w14:paraId="6A92E836" w14:textId="77777777" w:rsidR="00A21AEF" w:rsidRPr="00627D3D" w:rsidRDefault="00A21AEF" w:rsidP="00A21AEF">
      <w:pPr>
        <w:pStyle w:val="Sinespaciado"/>
      </w:pPr>
      <w:r w:rsidRPr="00627D3D">
        <w:rPr>
          <w:noProof/>
        </w:rPr>
        <w:drawing>
          <wp:inline distT="0" distB="0" distL="0" distR="0" wp14:anchorId="1EEC5F09" wp14:editId="6D06A58C">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0E3624B" w14:textId="77777777" w:rsidR="00A21AEF" w:rsidRPr="00627D3D" w:rsidRDefault="00A21AEF" w:rsidP="00A21AEF">
      <w:pPr>
        <w:spacing w:line="278" w:lineRule="auto"/>
        <w:ind w:firstLine="0"/>
        <w:jc w:val="left"/>
      </w:pPr>
    </w:p>
    <w:p w14:paraId="4E3EA8B1" w14:textId="77777777" w:rsidR="00A21AEF" w:rsidRPr="00627D3D" w:rsidRDefault="00A21AEF" w:rsidP="00A21AEF">
      <w:r w:rsidRPr="00627D3D">
        <w:t>Fuente: Elaborado por el estudiante de acuerdo con el proyecto</w:t>
      </w:r>
    </w:p>
    <w:p w14:paraId="54DA7926" w14:textId="77777777" w:rsidR="00A21AEF" w:rsidRDefault="00A21AEF" w:rsidP="00A21AEF">
      <w:pPr>
        <w:spacing w:line="278" w:lineRule="auto"/>
        <w:ind w:firstLine="0"/>
        <w:jc w:val="left"/>
      </w:pPr>
    </w:p>
    <w:p w14:paraId="5C668164" w14:textId="77777777" w:rsidR="00A21AEF" w:rsidRDefault="00A21AEF" w:rsidP="00A21AEF">
      <w:pPr>
        <w:spacing w:line="278" w:lineRule="auto"/>
        <w:ind w:firstLine="0"/>
        <w:jc w:val="left"/>
      </w:pPr>
    </w:p>
    <w:p w14:paraId="637ECA51" w14:textId="082F695F" w:rsidR="00A21AEF" w:rsidRPr="00627D3D" w:rsidRDefault="00A21AEF" w:rsidP="00A21AEF">
      <w:r w:rsidRPr="00627D3D">
        <w:lastRenderedPageBreak/>
        <w:t xml:space="preserve">En la </w:t>
      </w:r>
      <w:r w:rsidRPr="00627D3D">
        <w:rPr>
          <w:i/>
        </w:rPr>
        <w:t xml:space="preserve">Tabla </w:t>
      </w:r>
      <w:r>
        <w:rPr>
          <w:i/>
        </w:rPr>
        <w:t>4.</w:t>
      </w:r>
      <w:r w:rsidR="003E7C7C">
        <w:rPr>
          <w:i/>
        </w:rPr>
        <w:t>27</w:t>
      </w:r>
      <w:r>
        <w:rPr>
          <w:i/>
        </w:rPr>
        <w:t xml:space="preserve"> </w:t>
      </w:r>
      <w:r w:rsidRPr="00627D3D">
        <w:t>se puede visualizar el Caso de uso N°3.6. Este caso de uso es para imprimir un listado completo con todos los empleados de vacaciones.</w:t>
      </w:r>
    </w:p>
    <w:p w14:paraId="12248256" w14:textId="77777777" w:rsidR="00A21AEF" w:rsidRPr="00627D3D" w:rsidRDefault="00A21AEF" w:rsidP="00A21AEF">
      <w:pPr>
        <w:spacing w:line="278" w:lineRule="auto"/>
        <w:ind w:firstLine="0"/>
        <w:jc w:val="left"/>
      </w:pPr>
    </w:p>
    <w:p w14:paraId="1DA8C8DA" w14:textId="772B985D" w:rsidR="00A21AEF" w:rsidRPr="00627D3D" w:rsidRDefault="00A21AEF" w:rsidP="00A21AEF">
      <w:pPr>
        <w:pStyle w:val="Descripcin"/>
      </w:pPr>
      <w:bookmarkStart w:id="281" w:name="_fvnr7vfwwafp"/>
      <w:bookmarkStart w:id="282" w:name="_Toc200483247"/>
      <w:bookmarkStart w:id="283" w:name="_Toc200363945"/>
      <w:bookmarkStart w:id="284" w:name="_Toc200336560"/>
      <w:bookmarkStart w:id="285" w:name="_Toc207894750"/>
      <w:bookmarkStart w:id="286" w:name="_Toc208864194"/>
      <w:bookmarkStart w:id="287" w:name="_Toc208864299"/>
      <w:bookmarkStart w:id="288" w:name="_Toc209985009"/>
      <w:bookmarkEnd w:id="28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27</w:t>
      </w:r>
      <w:r w:rsidR="003917AA">
        <w:rPr>
          <w:noProof/>
        </w:rPr>
        <w:fldChar w:fldCharType="end"/>
      </w:r>
      <w:r w:rsidRPr="00627D3D">
        <w:t xml:space="preserve"> Caso de uso N°3.6, Imprimiendo vacaciones de empleado</w:t>
      </w:r>
      <w:bookmarkEnd w:id="282"/>
      <w:bookmarkEnd w:id="283"/>
      <w:bookmarkEnd w:id="284"/>
      <w:bookmarkEnd w:id="285"/>
      <w:bookmarkEnd w:id="286"/>
      <w:bookmarkEnd w:id="287"/>
      <w:bookmarkEnd w:id="288"/>
    </w:p>
    <w:p w14:paraId="6F2E2218" w14:textId="77777777" w:rsidR="00A21AEF" w:rsidRPr="00627D3D" w:rsidRDefault="00A21AEF" w:rsidP="00A21AEF">
      <w:pPr>
        <w:pStyle w:val="Sinespaciado"/>
      </w:pPr>
      <w:r w:rsidRPr="00627D3D">
        <w:rPr>
          <w:noProof/>
        </w:rPr>
        <w:drawing>
          <wp:inline distT="0" distB="0" distL="0" distR="0" wp14:anchorId="3309DE6D" wp14:editId="1CA6CB19">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57DED6D2" w14:textId="77777777" w:rsidR="00A21AEF" w:rsidRPr="00627D3D" w:rsidRDefault="00A21AEF" w:rsidP="00A21AEF">
      <w:pPr>
        <w:spacing w:line="278" w:lineRule="auto"/>
        <w:ind w:firstLine="0"/>
        <w:jc w:val="left"/>
      </w:pPr>
    </w:p>
    <w:p w14:paraId="1AE429E8" w14:textId="77777777" w:rsidR="00A21AEF" w:rsidRDefault="00A21AEF" w:rsidP="00A21AEF">
      <w:r w:rsidRPr="00627D3D">
        <w:t>Fuente: Elaborado por el estudiante de acuerdo con el proyecto</w:t>
      </w:r>
    </w:p>
    <w:p w14:paraId="3E28672C" w14:textId="77777777" w:rsidR="00A21AEF" w:rsidRDefault="00A21AEF" w:rsidP="00A21AEF">
      <w:pPr>
        <w:spacing w:line="278" w:lineRule="auto"/>
        <w:ind w:firstLine="0"/>
        <w:jc w:val="left"/>
      </w:pPr>
    </w:p>
    <w:p w14:paraId="2F0ADE2C" w14:textId="77777777" w:rsidR="00A21AEF" w:rsidRDefault="00A21AEF" w:rsidP="00A21AEF">
      <w:pPr>
        <w:spacing w:line="278" w:lineRule="auto"/>
        <w:ind w:firstLine="0"/>
        <w:jc w:val="left"/>
      </w:pPr>
    </w:p>
    <w:p w14:paraId="4EFA19FF" w14:textId="77777777" w:rsidR="00A21AEF" w:rsidRDefault="00A21AEF" w:rsidP="00A21AEF">
      <w:pPr>
        <w:spacing w:line="278" w:lineRule="auto"/>
        <w:ind w:firstLine="0"/>
        <w:jc w:val="left"/>
      </w:pPr>
    </w:p>
    <w:p w14:paraId="6BC42792" w14:textId="77777777" w:rsidR="00A21AEF" w:rsidRDefault="00A21AEF" w:rsidP="00A21AEF">
      <w:pPr>
        <w:spacing w:line="278" w:lineRule="auto"/>
        <w:ind w:firstLine="0"/>
        <w:jc w:val="left"/>
      </w:pPr>
    </w:p>
    <w:p w14:paraId="5F2F075F" w14:textId="77777777" w:rsidR="00A21AEF" w:rsidRPr="00627D3D" w:rsidRDefault="00A21AEF" w:rsidP="00A21AEF">
      <w:pPr>
        <w:spacing w:line="278" w:lineRule="auto"/>
        <w:ind w:firstLine="0"/>
        <w:jc w:val="left"/>
      </w:pPr>
    </w:p>
    <w:p w14:paraId="2A3AA0C1" w14:textId="77777777" w:rsidR="00A21AEF" w:rsidRDefault="00A21AEF" w:rsidP="00A21AEF">
      <w:pPr>
        <w:spacing w:line="278" w:lineRule="auto"/>
        <w:ind w:firstLine="0"/>
        <w:jc w:val="left"/>
      </w:pPr>
    </w:p>
    <w:p w14:paraId="2635CC67" w14:textId="4EF931D5" w:rsidR="00A21AEF" w:rsidRPr="00627D3D" w:rsidRDefault="00A21AEF" w:rsidP="00A21AEF">
      <w:r w:rsidRPr="00627D3D">
        <w:lastRenderedPageBreak/>
        <w:t xml:space="preserve">En la </w:t>
      </w:r>
      <w:r w:rsidRPr="00627D3D">
        <w:rPr>
          <w:i/>
        </w:rPr>
        <w:t xml:space="preserve">Tabla </w:t>
      </w:r>
      <w:r>
        <w:rPr>
          <w:i/>
        </w:rPr>
        <w:t>4.</w:t>
      </w:r>
      <w:r w:rsidR="003E7C7C">
        <w:rPr>
          <w:i/>
        </w:rPr>
        <w:t>28</w:t>
      </w:r>
      <w:r>
        <w:rPr>
          <w:i/>
        </w:rPr>
        <w:t xml:space="preserve"> </w:t>
      </w:r>
      <w:r w:rsidRPr="00627D3D">
        <w:t>se puede visualizar el Caso de uso N°3.7, Para este caso de uso, se agrega la opción de eliminar las vacaciones, en caso de que sea requerido.</w:t>
      </w:r>
    </w:p>
    <w:p w14:paraId="78EF5F69" w14:textId="77777777" w:rsidR="00A21AEF" w:rsidRPr="00627D3D" w:rsidRDefault="00A21AEF" w:rsidP="00A21AEF">
      <w:pPr>
        <w:spacing w:line="278" w:lineRule="auto"/>
        <w:ind w:firstLine="0"/>
        <w:jc w:val="left"/>
      </w:pPr>
    </w:p>
    <w:p w14:paraId="122C30BD" w14:textId="0BA5521A" w:rsidR="00A21AEF" w:rsidRPr="00627D3D" w:rsidRDefault="00A21AEF" w:rsidP="00A21AEF">
      <w:pPr>
        <w:pStyle w:val="Descripcin"/>
      </w:pPr>
      <w:bookmarkStart w:id="289" w:name="_36mjqqpope7x"/>
      <w:bookmarkStart w:id="290" w:name="_Toc200483248"/>
      <w:bookmarkStart w:id="291" w:name="_Toc200363946"/>
      <w:bookmarkStart w:id="292" w:name="_Toc200336561"/>
      <w:bookmarkStart w:id="293" w:name="_Toc207894751"/>
      <w:bookmarkStart w:id="294" w:name="_Toc208864195"/>
      <w:bookmarkStart w:id="295" w:name="_Toc208864300"/>
      <w:bookmarkStart w:id="296" w:name="_Toc209985010"/>
      <w:bookmarkEnd w:id="28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28</w:t>
      </w:r>
      <w:r w:rsidR="003917AA">
        <w:rPr>
          <w:noProof/>
        </w:rPr>
        <w:fldChar w:fldCharType="end"/>
      </w:r>
      <w:r w:rsidRPr="00627D3D">
        <w:t xml:space="preserve"> Caso de uso N°3.7, Eliminando vacaciones asignadas</w:t>
      </w:r>
      <w:bookmarkEnd w:id="290"/>
      <w:bookmarkEnd w:id="291"/>
      <w:bookmarkEnd w:id="292"/>
      <w:bookmarkEnd w:id="293"/>
      <w:bookmarkEnd w:id="294"/>
      <w:bookmarkEnd w:id="295"/>
      <w:bookmarkEnd w:id="296"/>
    </w:p>
    <w:p w14:paraId="44568439" w14:textId="77777777" w:rsidR="00A21AEF" w:rsidRPr="00627D3D" w:rsidRDefault="00A21AEF" w:rsidP="00A21AEF">
      <w:pPr>
        <w:pStyle w:val="Sinespaciado"/>
      </w:pPr>
      <w:r w:rsidRPr="00627D3D">
        <w:rPr>
          <w:noProof/>
        </w:rPr>
        <w:drawing>
          <wp:inline distT="0" distB="0" distL="0" distR="0" wp14:anchorId="45CA4D35" wp14:editId="7D00BCE5">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61B5613" w14:textId="77777777" w:rsidR="00A21AEF" w:rsidRPr="00627D3D" w:rsidRDefault="00A21AEF" w:rsidP="00A21AEF">
      <w:pPr>
        <w:spacing w:line="278" w:lineRule="auto"/>
        <w:ind w:firstLine="0"/>
        <w:jc w:val="left"/>
      </w:pPr>
    </w:p>
    <w:p w14:paraId="21C1E8CD" w14:textId="77777777" w:rsidR="00A21AEF" w:rsidRDefault="00A21AEF" w:rsidP="00A21AEF">
      <w:r w:rsidRPr="00627D3D">
        <w:t>Fuente: Elaborado por el estudiante de acuerdo con el proyecto</w:t>
      </w:r>
    </w:p>
    <w:p w14:paraId="7F76A5E4" w14:textId="77777777" w:rsidR="00A21AEF" w:rsidRDefault="00A21AEF" w:rsidP="00B45140"/>
    <w:p w14:paraId="3D7C4E82" w14:textId="77777777" w:rsidR="00C6292C" w:rsidRDefault="00C6292C" w:rsidP="00B45140"/>
    <w:p w14:paraId="29658047" w14:textId="77777777" w:rsidR="003E7C7C" w:rsidRDefault="003E7C7C" w:rsidP="00B45140"/>
    <w:p w14:paraId="5AD83649" w14:textId="77777777" w:rsidR="003E7C7C" w:rsidRPr="006C0843" w:rsidRDefault="003E7C7C" w:rsidP="00B45140"/>
    <w:p w14:paraId="43644719" w14:textId="217C6112"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 xml:space="preserve">29 </w:t>
      </w:r>
      <w:r w:rsidRPr="006C0843">
        <w:t>se puede visualizar el Caso de uso N°4.1.1 el sistema despliega una pestaña que permite al usuario crear los turnos.</w:t>
      </w:r>
    </w:p>
    <w:p w14:paraId="79085382" w14:textId="77777777" w:rsidR="006C0843" w:rsidRPr="006C0843" w:rsidRDefault="006C0843" w:rsidP="006C0843"/>
    <w:p w14:paraId="4F78A2BA" w14:textId="6092EE1C" w:rsidR="006C0843" w:rsidRPr="006C0843" w:rsidRDefault="006C0843" w:rsidP="00C6292C">
      <w:pPr>
        <w:pStyle w:val="Descripcin"/>
      </w:pPr>
      <w:bookmarkStart w:id="297" w:name="_Toc200336562"/>
      <w:bookmarkStart w:id="298" w:name="_Toc200363947"/>
      <w:bookmarkStart w:id="299" w:name="_Toc200483249"/>
      <w:bookmarkStart w:id="300" w:name="_Toc207894734"/>
      <w:bookmarkStart w:id="301" w:name="_Toc208864196"/>
      <w:bookmarkStart w:id="302" w:name="_Toc208864301"/>
      <w:bookmarkStart w:id="303" w:name="_Toc209985011"/>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29</w:t>
      </w:r>
      <w:r w:rsidR="003917AA">
        <w:rPr>
          <w:noProof/>
        </w:rPr>
        <w:fldChar w:fldCharType="end"/>
      </w:r>
      <w:r w:rsidRPr="006C0843">
        <w:t xml:space="preserve"> Caso de uso N°</w:t>
      </w:r>
      <w:r w:rsidR="001507D1">
        <w:t>4.1.</w:t>
      </w:r>
      <w:r w:rsidR="00564CBC">
        <w:t>1</w:t>
      </w:r>
      <w:r w:rsidRPr="006C0843">
        <w:t xml:space="preserve">, Creando turnos con campos </w:t>
      </w:r>
      <w:r w:rsidRPr="00564CBC">
        <w:t>obligatorios</w:t>
      </w:r>
      <w:bookmarkEnd w:id="297"/>
      <w:bookmarkEnd w:id="298"/>
      <w:bookmarkEnd w:id="299"/>
      <w:bookmarkEnd w:id="300"/>
      <w:bookmarkEnd w:id="301"/>
      <w:bookmarkEnd w:id="302"/>
      <w:bookmarkEnd w:id="303"/>
    </w:p>
    <w:p w14:paraId="6207A730" w14:textId="01BA4FFF" w:rsidR="006C0843" w:rsidRPr="006C0843" w:rsidRDefault="003E7C7C" w:rsidP="00B45140">
      <w:pPr>
        <w:pStyle w:val="Sinespaciado"/>
      </w:pPr>
      <w:r>
        <w:rPr>
          <w:noProof/>
        </w:rPr>
        <w:drawing>
          <wp:inline distT="0" distB="0" distL="0" distR="0" wp14:anchorId="639B9D8F" wp14:editId="7AB37977">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5AA5D2AC" w14:textId="77777777" w:rsidR="006C0843" w:rsidRPr="006C0843" w:rsidRDefault="006C0843" w:rsidP="006C0843"/>
    <w:p w14:paraId="26900274" w14:textId="77777777" w:rsidR="006C0843" w:rsidRDefault="006C0843" w:rsidP="00B45140">
      <w:r w:rsidRPr="006C0843">
        <w:t>Fuente: Elaborado por el estudiante de acuerdo con el proyecto</w:t>
      </w:r>
    </w:p>
    <w:p w14:paraId="261F3A8F" w14:textId="77777777" w:rsidR="006C0843" w:rsidRDefault="006C0843" w:rsidP="006C0843"/>
    <w:p w14:paraId="4DF2BDE7" w14:textId="77777777" w:rsidR="006C0843" w:rsidRDefault="006C0843" w:rsidP="006C0843"/>
    <w:p w14:paraId="4357986E" w14:textId="77777777" w:rsidR="00A21AEF" w:rsidRPr="006C0843" w:rsidRDefault="00A21AEF" w:rsidP="003E7C7C">
      <w:pPr>
        <w:ind w:firstLine="0"/>
      </w:pPr>
    </w:p>
    <w:p w14:paraId="6EEA2503" w14:textId="083AEAE5" w:rsidR="003E7C7C" w:rsidRPr="00627D3D" w:rsidRDefault="003E7C7C" w:rsidP="003E7C7C">
      <w:r w:rsidRPr="00627D3D">
        <w:lastRenderedPageBreak/>
        <w:t xml:space="preserve">En la </w:t>
      </w:r>
      <w:r w:rsidRPr="00627D3D">
        <w:rPr>
          <w:i/>
        </w:rPr>
        <w:t xml:space="preserve">Tabla </w:t>
      </w:r>
      <w:r>
        <w:rPr>
          <w:i/>
        </w:rPr>
        <w:t>4.30</w:t>
      </w:r>
      <w:r w:rsidR="003917AA">
        <w:rPr>
          <w:i/>
        </w:rPr>
        <w:t xml:space="preserve"> </w:t>
      </w:r>
      <w:r w:rsidRPr="00627D3D">
        <w:t>se puede visualizar el Caso de uso N°4.1.2 el sistema despliega una pestaña que permite al usuario seleccionar un turno para luego editarlo.</w:t>
      </w:r>
    </w:p>
    <w:p w14:paraId="279ADCCD" w14:textId="77777777" w:rsidR="003E7C7C" w:rsidRPr="00627D3D" w:rsidRDefault="003E7C7C" w:rsidP="003E7C7C">
      <w:pPr>
        <w:spacing w:line="278" w:lineRule="auto"/>
        <w:ind w:firstLine="0"/>
        <w:jc w:val="left"/>
      </w:pPr>
    </w:p>
    <w:p w14:paraId="7B156FEC" w14:textId="3C656845" w:rsidR="003E7C7C" w:rsidRPr="00627D3D" w:rsidRDefault="003E7C7C" w:rsidP="003E7C7C">
      <w:pPr>
        <w:pStyle w:val="Descripcin"/>
      </w:pPr>
      <w:bookmarkStart w:id="304" w:name="_wmjtjqpmm42h"/>
      <w:bookmarkStart w:id="305" w:name="_Toc208864197"/>
      <w:bookmarkStart w:id="306" w:name="_Toc208864302"/>
      <w:bookmarkStart w:id="307" w:name="_Toc209985012"/>
      <w:bookmarkEnd w:id="304"/>
      <w:r>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30</w:t>
      </w:r>
      <w:r w:rsidR="003917AA">
        <w:rPr>
          <w:noProof/>
        </w:rPr>
        <w:fldChar w:fldCharType="end"/>
      </w:r>
      <w:r>
        <w:t xml:space="preserve"> </w:t>
      </w:r>
      <w:r w:rsidRPr="00627D3D">
        <w:t>Caso de uso N°4.1.2, editando turnos con campos obligatorios</w:t>
      </w:r>
      <w:bookmarkEnd w:id="305"/>
      <w:bookmarkEnd w:id="306"/>
      <w:bookmarkEnd w:id="307"/>
    </w:p>
    <w:p w14:paraId="0073AD92" w14:textId="77777777" w:rsidR="003E7C7C" w:rsidRPr="00627D3D" w:rsidRDefault="003E7C7C" w:rsidP="003E7C7C">
      <w:pPr>
        <w:pStyle w:val="Sinespaciado"/>
      </w:pPr>
      <w:r w:rsidRPr="00627D3D">
        <w:rPr>
          <w:noProof/>
        </w:rPr>
        <w:drawing>
          <wp:inline distT="0" distB="0" distL="0" distR="0" wp14:anchorId="189DF67C" wp14:editId="7F05C397">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0D65ED4" w14:textId="77777777" w:rsidR="003E7C7C" w:rsidRPr="00627D3D" w:rsidRDefault="003E7C7C" w:rsidP="003E7C7C">
      <w:pPr>
        <w:spacing w:line="278" w:lineRule="auto"/>
        <w:ind w:firstLine="0"/>
        <w:jc w:val="left"/>
      </w:pPr>
    </w:p>
    <w:p w14:paraId="6B00CBF9" w14:textId="77777777" w:rsidR="003E7C7C" w:rsidRDefault="003E7C7C" w:rsidP="003E7C7C">
      <w:r w:rsidRPr="00627D3D">
        <w:t>Fuente: Elaborado por el estudiante de acuerdo con el proyecto</w:t>
      </w:r>
    </w:p>
    <w:p w14:paraId="3BE7B7D0" w14:textId="77777777" w:rsidR="003E7C7C" w:rsidRDefault="003E7C7C" w:rsidP="003E7C7C"/>
    <w:p w14:paraId="26046B0D" w14:textId="77777777" w:rsidR="003E7C7C" w:rsidRDefault="003E7C7C" w:rsidP="003E7C7C"/>
    <w:p w14:paraId="0F001601" w14:textId="77777777" w:rsidR="003E7C7C" w:rsidRPr="00627D3D" w:rsidRDefault="003E7C7C" w:rsidP="003E7C7C"/>
    <w:p w14:paraId="15B4A5FE" w14:textId="3348E9CA"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31</w:t>
      </w:r>
      <w:r w:rsidRPr="006C0843">
        <w:t xml:space="preserve"> se puede visualizar el Caso de uso N°4.2, El sistema permite la creación de nuevos turnos, presentando el formulario con sus respectivas características listas para ser definidas.</w:t>
      </w:r>
    </w:p>
    <w:p w14:paraId="4E50C0F6" w14:textId="77777777" w:rsidR="006C0843" w:rsidRPr="006C0843" w:rsidRDefault="006C0843" w:rsidP="006C0843"/>
    <w:p w14:paraId="0B078658" w14:textId="12D62EC9" w:rsidR="006C0843" w:rsidRPr="006C0843" w:rsidRDefault="006C0843" w:rsidP="00C6292C">
      <w:pPr>
        <w:pStyle w:val="Descripcin"/>
      </w:pPr>
      <w:bookmarkStart w:id="308" w:name="_m10431i12uln"/>
      <w:bookmarkStart w:id="309" w:name="_Toc200483251"/>
      <w:bookmarkStart w:id="310" w:name="_Toc200363949"/>
      <w:bookmarkStart w:id="311" w:name="_Toc200336564"/>
      <w:bookmarkStart w:id="312" w:name="_Toc207894735"/>
      <w:bookmarkStart w:id="313" w:name="_Toc208864198"/>
      <w:bookmarkStart w:id="314" w:name="_Toc208864303"/>
      <w:bookmarkStart w:id="315" w:name="_Toc209985013"/>
      <w:bookmarkEnd w:id="308"/>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31</w:t>
      </w:r>
      <w:r w:rsidR="003917AA">
        <w:rPr>
          <w:noProof/>
        </w:rPr>
        <w:fldChar w:fldCharType="end"/>
      </w:r>
      <w:r w:rsidRPr="006C0843">
        <w:t xml:space="preserve"> Caso de uso N°4.2, Generando nuevo turno</w:t>
      </w:r>
      <w:bookmarkEnd w:id="309"/>
      <w:bookmarkEnd w:id="310"/>
      <w:bookmarkEnd w:id="311"/>
      <w:bookmarkEnd w:id="312"/>
      <w:bookmarkEnd w:id="313"/>
      <w:bookmarkEnd w:id="314"/>
      <w:bookmarkEnd w:id="315"/>
    </w:p>
    <w:p w14:paraId="3AB9A3CD" w14:textId="414C2B90" w:rsidR="006C0843" w:rsidRPr="006C0843" w:rsidRDefault="006C0843" w:rsidP="00B45140">
      <w:pPr>
        <w:pStyle w:val="Sinespaciado"/>
      </w:pPr>
      <w:r w:rsidRPr="006C0843">
        <w:rPr>
          <w:noProof/>
        </w:rPr>
        <w:drawing>
          <wp:inline distT="0" distB="0" distL="0" distR="0" wp14:anchorId="59C92C48" wp14:editId="3870251A">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CDD466" w14:textId="77777777" w:rsidR="006C0843" w:rsidRPr="006C0843" w:rsidRDefault="006C0843" w:rsidP="006C0843"/>
    <w:p w14:paraId="1B2889B3" w14:textId="276FF32C" w:rsidR="006C0843" w:rsidRDefault="006C0843" w:rsidP="003E7C7C">
      <w:r w:rsidRPr="006C0843">
        <w:t>Fuente: Elaborado por el estudiante de acuerdo con el proyecto</w:t>
      </w:r>
    </w:p>
    <w:p w14:paraId="3D9FF037" w14:textId="77777777" w:rsidR="003E7C7C" w:rsidRDefault="003E7C7C" w:rsidP="003E7C7C"/>
    <w:p w14:paraId="175F935B" w14:textId="77777777" w:rsidR="003E7C7C" w:rsidRDefault="003E7C7C" w:rsidP="003E7C7C"/>
    <w:p w14:paraId="277868BC" w14:textId="77777777" w:rsidR="00A21AEF" w:rsidRDefault="00A21AEF">
      <w:pPr>
        <w:spacing w:line="278" w:lineRule="auto"/>
        <w:ind w:firstLine="0"/>
        <w:jc w:val="left"/>
      </w:pPr>
    </w:p>
    <w:p w14:paraId="6E628A9E" w14:textId="64A68650"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32</w:t>
      </w:r>
      <w:r w:rsidRPr="006C0843">
        <w:t xml:space="preserve"> se puede visualizar el Caso de uso N°4.3, se agrega la opción de guardar los cambios de los turnos.</w:t>
      </w:r>
    </w:p>
    <w:p w14:paraId="556CC722" w14:textId="77777777" w:rsidR="006C0843" w:rsidRPr="006C0843" w:rsidRDefault="006C0843" w:rsidP="006C0843"/>
    <w:p w14:paraId="49204761" w14:textId="3CBB7E63" w:rsidR="006C0843" w:rsidRPr="006C0843" w:rsidRDefault="006C0843" w:rsidP="00C6292C">
      <w:pPr>
        <w:pStyle w:val="Descripcin"/>
      </w:pPr>
      <w:bookmarkStart w:id="316" w:name="_m6p1tqstxoz0"/>
      <w:bookmarkStart w:id="317" w:name="_Toc200483252"/>
      <w:bookmarkStart w:id="318" w:name="_Toc200363950"/>
      <w:bookmarkStart w:id="319" w:name="_Toc200336565"/>
      <w:bookmarkStart w:id="320" w:name="_Toc207894736"/>
      <w:bookmarkStart w:id="321" w:name="_Toc208864199"/>
      <w:bookmarkStart w:id="322" w:name="_Toc208864304"/>
      <w:bookmarkStart w:id="323" w:name="_Toc209985014"/>
      <w:bookmarkEnd w:id="316"/>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32</w:t>
      </w:r>
      <w:r w:rsidR="003917AA">
        <w:rPr>
          <w:noProof/>
        </w:rPr>
        <w:fldChar w:fldCharType="end"/>
      </w:r>
      <w:r w:rsidRPr="006C0843">
        <w:t xml:space="preserve"> Caso de uso N°4.3, Guardando cambios en los turnos</w:t>
      </w:r>
      <w:bookmarkEnd w:id="317"/>
      <w:bookmarkEnd w:id="318"/>
      <w:bookmarkEnd w:id="319"/>
      <w:bookmarkEnd w:id="320"/>
      <w:bookmarkEnd w:id="321"/>
      <w:bookmarkEnd w:id="322"/>
      <w:bookmarkEnd w:id="323"/>
    </w:p>
    <w:p w14:paraId="765F40E2" w14:textId="1A7CE782" w:rsidR="006C0843" w:rsidRPr="006C0843" w:rsidRDefault="006C0843" w:rsidP="00B45140">
      <w:pPr>
        <w:pStyle w:val="Sinespaciado"/>
      </w:pPr>
      <w:r w:rsidRPr="006C0843">
        <w:rPr>
          <w:noProof/>
        </w:rPr>
        <w:drawing>
          <wp:inline distT="0" distB="0" distL="0" distR="0" wp14:anchorId="65BF13AC" wp14:editId="34862D19">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3F49067A" w14:textId="77777777" w:rsidR="006C0843" w:rsidRPr="006C0843" w:rsidRDefault="006C0843" w:rsidP="006C0843"/>
    <w:p w14:paraId="6F8A5135" w14:textId="77777777" w:rsidR="006C0843" w:rsidRPr="006C0843" w:rsidRDefault="006C0843" w:rsidP="00B45140">
      <w:r w:rsidRPr="006C0843">
        <w:t>Fuente: Elaborado por el estudiante de acuerdo con el proyecto</w:t>
      </w:r>
    </w:p>
    <w:p w14:paraId="7D8442C1" w14:textId="77777777" w:rsidR="006C0843" w:rsidRPr="006C0843" w:rsidRDefault="006C0843" w:rsidP="006C0843"/>
    <w:p w14:paraId="5271FF41" w14:textId="77777777" w:rsidR="006C0843" w:rsidRPr="006C0843" w:rsidRDefault="006C0843" w:rsidP="006C0843">
      <w:pPr>
        <w:spacing w:line="278" w:lineRule="auto"/>
        <w:ind w:firstLine="0"/>
        <w:jc w:val="left"/>
      </w:pPr>
    </w:p>
    <w:p w14:paraId="0E5A2F9A" w14:textId="77757DFB" w:rsidR="006C0843" w:rsidRPr="006C0843" w:rsidRDefault="006C0843" w:rsidP="006C0843">
      <w:r>
        <w:br w:type="page"/>
      </w:r>
      <w:r w:rsidRPr="006C0843">
        <w:lastRenderedPageBreak/>
        <w:t xml:space="preserve">En la </w:t>
      </w:r>
      <w:r w:rsidRPr="006C0843">
        <w:rPr>
          <w:i/>
        </w:rPr>
        <w:t xml:space="preserve">Tabla </w:t>
      </w:r>
      <w:r w:rsidR="00B45140">
        <w:rPr>
          <w:i/>
        </w:rPr>
        <w:t>4.</w:t>
      </w:r>
      <w:r w:rsidR="00FA3C8D">
        <w:rPr>
          <w:i/>
        </w:rPr>
        <w:t xml:space="preserve">33 </w:t>
      </w:r>
      <w:r w:rsidRPr="006C0843">
        <w:t>se puede visualizar el Caso de uso N°4.4, el sistema debe permitir al administrador eliminar cualquier tipo de turno.</w:t>
      </w:r>
    </w:p>
    <w:p w14:paraId="34E0DDDE" w14:textId="77777777" w:rsidR="006C0843" w:rsidRPr="006C0843" w:rsidRDefault="006C0843" w:rsidP="006C0843">
      <w:pPr>
        <w:spacing w:line="278" w:lineRule="auto"/>
        <w:ind w:firstLine="0"/>
        <w:jc w:val="left"/>
      </w:pPr>
    </w:p>
    <w:p w14:paraId="31AC6CF5" w14:textId="1FACA8E2" w:rsidR="006C0843" w:rsidRPr="006C0843" w:rsidRDefault="006C0843" w:rsidP="00C6292C">
      <w:pPr>
        <w:pStyle w:val="Descripcin"/>
      </w:pPr>
      <w:bookmarkStart w:id="324" w:name="_38i7eqd4a7i1"/>
      <w:bookmarkStart w:id="325" w:name="_Toc200483253"/>
      <w:bookmarkStart w:id="326" w:name="_Toc200363951"/>
      <w:bookmarkStart w:id="327" w:name="_Toc200336566"/>
      <w:bookmarkStart w:id="328" w:name="_Toc207894737"/>
      <w:bookmarkStart w:id="329" w:name="_Toc208864200"/>
      <w:bookmarkStart w:id="330" w:name="_Toc208864305"/>
      <w:bookmarkStart w:id="331" w:name="_Toc209985015"/>
      <w:bookmarkEnd w:id="324"/>
      <w:r w:rsidRPr="006C0843">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33</w:t>
      </w:r>
      <w:r w:rsidR="003917AA">
        <w:rPr>
          <w:noProof/>
        </w:rPr>
        <w:fldChar w:fldCharType="end"/>
      </w:r>
      <w:r w:rsidRPr="006C0843">
        <w:t xml:space="preserve"> Caso de uso N°4.4, Eliminando turnos</w:t>
      </w:r>
      <w:bookmarkEnd w:id="325"/>
      <w:bookmarkEnd w:id="326"/>
      <w:bookmarkEnd w:id="327"/>
      <w:bookmarkEnd w:id="328"/>
      <w:bookmarkEnd w:id="329"/>
      <w:bookmarkEnd w:id="330"/>
      <w:bookmarkEnd w:id="331"/>
    </w:p>
    <w:p w14:paraId="3EDCCEA4" w14:textId="4602221E" w:rsidR="006C0843" w:rsidRPr="006C0843" w:rsidRDefault="006C0843" w:rsidP="00B45140">
      <w:pPr>
        <w:pStyle w:val="Sinespaciado"/>
      </w:pPr>
      <w:r w:rsidRPr="006C0843">
        <w:rPr>
          <w:noProof/>
        </w:rPr>
        <w:drawing>
          <wp:inline distT="0" distB="0" distL="0" distR="0" wp14:anchorId="2BF26D5C" wp14:editId="510849C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37F0490A" w14:textId="77777777" w:rsidR="006C0843" w:rsidRPr="006C0843" w:rsidRDefault="006C0843" w:rsidP="006C0843">
      <w:pPr>
        <w:spacing w:line="278" w:lineRule="auto"/>
        <w:ind w:firstLine="0"/>
        <w:jc w:val="left"/>
      </w:pPr>
    </w:p>
    <w:p w14:paraId="182EC7D9" w14:textId="77777777" w:rsidR="006C0843" w:rsidRDefault="006C0843" w:rsidP="00B45140">
      <w:r w:rsidRPr="006C0843">
        <w:t>Fuente: Elaborado por el estudiante de acuerdo con el proyecto</w:t>
      </w:r>
    </w:p>
    <w:p w14:paraId="114F9B81" w14:textId="77777777" w:rsidR="00627D3D" w:rsidRDefault="00627D3D" w:rsidP="00B45140"/>
    <w:p w14:paraId="3B381B1F" w14:textId="77777777" w:rsidR="00627D3D" w:rsidRDefault="00627D3D" w:rsidP="006C0843">
      <w:pPr>
        <w:spacing w:line="278" w:lineRule="auto"/>
        <w:ind w:firstLine="0"/>
        <w:jc w:val="left"/>
      </w:pPr>
    </w:p>
    <w:p w14:paraId="15FAB2E2" w14:textId="77777777" w:rsidR="00627D3D" w:rsidRDefault="00627D3D" w:rsidP="006C0843">
      <w:pPr>
        <w:spacing w:line="278" w:lineRule="auto"/>
        <w:ind w:firstLine="0"/>
        <w:jc w:val="left"/>
      </w:pPr>
    </w:p>
    <w:p w14:paraId="0BE456A5" w14:textId="77777777" w:rsidR="00627D3D" w:rsidRPr="006C0843" w:rsidRDefault="00627D3D" w:rsidP="006C0843">
      <w:pPr>
        <w:spacing w:line="278" w:lineRule="auto"/>
        <w:ind w:firstLine="0"/>
        <w:jc w:val="left"/>
      </w:pPr>
    </w:p>
    <w:p w14:paraId="023221B7" w14:textId="6FB0DD56"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34</w:t>
      </w:r>
      <w:r w:rsidRPr="00627D3D">
        <w:t xml:space="preserve"> se puede visualizar el Caso de uso N°4.6 el sistema permite definir los horarios de trabajo y estimar la hora de salida exacta según su hora de ingreso de los trabajadores.</w:t>
      </w:r>
    </w:p>
    <w:p w14:paraId="58441B3B" w14:textId="77777777" w:rsidR="00627D3D" w:rsidRPr="00627D3D" w:rsidRDefault="00627D3D" w:rsidP="00627D3D">
      <w:pPr>
        <w:spacing w:line="278" w:lineRule="auto"/>
        <w:ind w:firstLine="0"/>
        <w:jc w:val="left"/>
      </w:pPr>
    </w:p>
    <w:p w14:paraId="47D597A7" w14:textId="284C4235" w:rsidR="00627D3D" w:rsidRPr="00627D3D" w:rsidRDefault="00627D3D" w:rsidP="00C6292C">
      <w:pPr>
        <w:pStyle w:val="Descripcin"/>
      </w:pPr>
      <w:bookmarkStart w:id="332" w:name="_kn6ib9luirjx"/>
      <w:bookmarkStart w:id="333" w:name="_Toc200483255"/>
      <w:bookmarkStart w:id="334" w:name="_Toc200363953"/>
      <w:bookmarkStart w:id="335" w:name="_Toc200336568"/>
      <w:bookmarkStart w:id="336" w:name="_Toc207894738"/>
      <w:bookmarkStart w:id="337" w:name="_Toc208864201"/>
      <w:bookmarkStart w:id="338" w:name="_Toc208864306"/>
      <w:bookmarkStart w:id="339" w:name="_Toc209985016"/>
      <w:bookmarkEnd w:id="332"/>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34</w:t>
      </w:r>
      <w:r w:rsidR="003917AA">
        <w:rPr>
          <w:noProof/>
        </w:rPr>
        <w:fldChar w:fldCharType="end"/>
      </w:r>
      <w:r w:rsidRPr="00627D3D">
        <w:t xml:space="preserve"> Caso de uso N°4.6, Definiendo horario de trabajo</w:t>
      </w:r>
      <w:bookmarkEnd w:id="333"/>
      <w:bookmarkEnd w:id="334"/>
      <w:bookmarkEnd w:id="335"/>
      <w:bookmarkEnd w:id="336"/>
      <w:bookmarkEnd w:id="337"/>
      <w:bookmarkEnd w:id="338"/>
      <w:bookmarkEnd w:id="339"/>
    </w:p>
    <w:p w14:paraId="6827BDC1" w14:textId="0E22682A" w:rsidR="00627D3D" w:rsidRPr="00627D3D" w:rsidRDefault="00627D3D" w:rsidP="00B45140">
      <w:pPr>
        <w:pStyle w:val="Sinespaciado"/>
      </w:pPr>
      <w:r w:rsidRPr="00B45140">
        <w:rPr>
          <w:noProof/>
        </w:rPr>
        <w:drawing>
          <wp:inline distT="0" distB="0" distL="0" distR="0" wp14:anchorId="2DCF3BB4" wp14:editId="481FFC64">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57A77804" w14:textId="77777777" w:rsidR="00627D3D" w:rsidRPr="00627D3D" w:rsidRDefault="00627D3D" w:rsidP="00627D3D">
      <w:pPr>
        <w:spacing w:line="278" w:lineRule="auto"/>
        <w:ind w:firstLine="0"/>
        <w:jc w:val="left"/>
      </w:pPr>
    </w:p>
    <w:p w14:paraId="4EB428AA" w14:textId="77777777" w:rsidR="00627D3D" w:rsidRPr="00627D3D" w:rsidRDefault="00627D3D" w:rsidP="00B45140">
      <w:r w:rsidRPr="00627D3D">
        <w:t>Fuente: Elaborado por el estudiante de acuerdo con el proyecto</w:t>
      </w:r>
    </w:p>
    <w:p w14:paraId="505E3DE6" w14:textId="59AB9483"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35</w:t>
      </w:r>
      <w:r w:rsidRPr="00627D3D">
        <w:t xml:space="preserve"> se puede visualizar el Caso de uso N°4.7 para este apartado el sistema muestra una lista de resumen de los turnos con los datos del horario ya ingresados.</w:t>
      </w:r>
    </w:p>
    <w:p w14:paraId="4A797F7D" w14:textId="77777777" w:rsidR="00627D3D" w:rsidRPr="00627D3D" w:rsidRDefault="00627D3D" w:rsidP="00627D3D">
      <w:pPr>
        <w:spacing w:line="278" w:lineRule="auto"/>
        <w:ind w:firstLine="0"/>
        <w:jc w:val="left"/>
      </w:pPr>
    </w:p>
    <w:p w14:paraId="321CBD92" w14:textId="27958754" w:rsidR="00627D3D" w:rsidRPr="00627D3D" w:rsidRDefault="00627D3D" w:rsidP="00C6292C">
      <w:pPr>
        <w:pStyle w:val="Descripcin"/>
      </w:pPr>
      <w:bookmarkStart w:id="340" w:name="_x6z5evijwr7y"/>
      <w:bookmarkStart w:id="341" w:name="_btctii9idizx"/>
      <w:bookmarkStart w:id="342" w:name="_Toc200483256"/>
      <w:bookmarkStart w:id="343" w:name="_Toc200363954"/>
      <w:bookmarkStart w:id="344" w:name="_Toc200336569"/>
      <w:bookmarkStart w:id="345" w:name="_Toc207894739"/>
      <w:bookmarkStart w:id="346" w:name="_Toc208864202"/>
      <w:bookmarkStart w:id="347" w:name="_Toc208864307"/>
      <w:bookmarkStart w:id="348" w:name="_Toc209985017"/>
      <w:bookmarkEnd w:id="340"/>
      <w:bookmarkEnd w:id="34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35</w:t>
      </w:r>
      <w:r w:rsidR="003917AA">
        <w:rPr>
          <w:noProof/>
        </w:rPr>
        <w:fldChar w:fldCharType="end"/>
      </w:r>
      <w:r w:rsidRPr="00627D3D">
        <w:t xml:space="preserve"> Caso de uso N°4.7, generando un resumen de registro de horario</w:t>
      </w:r>
      <w:bookmarkEnd w:id="342"/>
      <w:bookmarkEnd w:id="343"/>
      <w:bookmarkEnd w:id="344"/>
      <w:bookmarkEnd w:id="345"/>
      <w:bookmarkEnd w:id="346"/>
      <w:bookmarkEnd w:id="347"/>
      <w:bookmarkEnd w:id="348"/>
    </w:p>
    <w:p w14:paraId="13A157BE" w14:textId="75DACF22" w:rsidR="00627D3D" w:rsidRPr="00627D3D" w:rsidRDefault="00627D3D" w:rsidP="00B45140">
      <w:pPr>
        <w:pStyle w:val="Sinespaciado"/>
      </w:pPr>
      <w:r w:rsidRPr="00627D3D">
        <w:rPr>
          <w:noProof/>
        </w:rPr>
        <w:drawing>
          <wp:inline distT="0" distB="0" distL="0" distR="0" wp14:anchorId="68744A96" wp14:editId="33484062">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2FAFD55D" w14:textId="77777777" w:rsidR="00627D3D" w:rsidRPr="00627D3D" w:rsidRDefault="00627D3D" w:rsidP="00627D3D">
      <w:pPr>
        <w:spacing w:line="278" w:lineRule="auto"/>
        <w:ind w:firstLine="0"/>
        <w:jc w:val="left"/>
      </w:pPr>
    </w:p>
    <w:p w14:paraId="07991340" w14:textId="77777777" w:rsidR="00627D3D" w:rsidRPr="00627D3D" w:rsidRDefault="00627D3D" w:rsidP="00B45140">
      <w:r w:rsidRPr="00627D3D">
        <w:t>Fuente: Elaborado por el estudiante de acuerdo con el proyecto</w:t>
      </w:r>
    </w:p>
    <w:p w14:paraId="55B580AF" w14:textId="77777777" w:rsidR="006C0843" w:rsidRPr="006C0843" w:rsidRDefault="006C0843" w:rsidP="006C0843">
      <w:pPr>
        <w:spacing w:line="278" w:lineRule="auto"/>
        <w:ind w:firstLine="0"/>
        <w:jc w:val="left"/>
      </w:pPr>
    </w:p>
    <w:p w14:paraId="2A5B80C1" w14:textId="2A972CD8"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36</w:t>
      </w:r>
      <w:r w:rsidRPr="00627D3D">
        <w:t xml:space="preserve"> se puede visualizar el Caso de uso N°5.1, se crea una pestaña que muestre el reporte de asistencia de todos los empleados, esta búsqueda puede ser de asistencia general o filtrada por empleado.</w:t>
      </w:r>
    </w:p>
    <w:p w14:paraId="13673F83" w14:textId="77777777" w:rsidR="00627D3D" w:rsidRPr="00627D3D" w:rsidRDefault="00627D3D" w:rsidP="00627D3D">
      <w:pPr>
        <w:spacing w:line="278" w:lineRule="auto"/>
        <w:ind w:firstLine="0"/>
        <w:jc w:val="left"/>
      </w:pPr>
    </w:p>
    <w:p w14:paraId="7AFC3E6E" w14:textId="133C0F42" w:rsidR="00627D3D" w:rsidRPr="00627D3D" w:rsidRDefault="00627D3D" w:rsidP="00C6292C">
      <w:pPr>
        <w:pStyle w:val="Descripcin"/>
      </w:pPr>
      <w:bookmarkStart w:id="349" w:name="_hqthg8kpxeoi"/>
      <w:bookmarkStart w:id="350" w:name="_kt6ixzqe6ylo"/>
      <w:bookmarkStart w:id="351" w:name="_Toc200483257"/>
      <w:bookmarkStart w:id="352" w:name="_Toc200363955"/>
      <w:bookmarkStart w:id="353" w:name="_Toc200336570"/>
      <w:bookmarkStart w:id="354" w:name="_Toc207894740"/>
      <w:bookmarkStart w:id="355" w:name="_Toc208864203"/>
      <w:bookmarkStart w:id="356" w:name="_Toc208864308"/>
      <w:bookmarkStart w:id="357" w:name="_Toc209985018"/>
      <w:bookmarkEnd w:id="349"/>
      <w:bookmarkEnd w:id="350"/>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36</w:t>
      </w:r>
      <w:r w:rsidR="003917AA">
        <w:rPr>
          <w:noProof/>
        </w:rPr>
        <w:fldChar w:fldCharType="end"/>
      </w:r>
      <w:r w:rsidRPr="00627D3D">
        <w:t xml:space="preserve"> Caso de uso N°5.1, revisando informes de asistencia</w:t>
      </w:r>
      <w:bookmarkEnd w:id="351"/>
      <w:bookmarkEnd w:id="352"/>
      <w:bookmarkEnd w:id="353"/>
      <w:bookmarkEnd w:id="354"/>
      <w:bookmarkEnd w:id="355"/>
      <w:bookmarkEnd w:id="356"/>
      <w:bookmarkEnd w:id="357"/>
    </w:p>
    <w:p w14:paraId="39F40ADB" w14:textId="6D98E63A" w:rsidR="00627D3D" w:rsidRPr="00627D3D" w:rsidRDefault="00627D3D" w:rsidP="00B45140">
      <w:pPr>
        <w:pStyle w:val="Sinespaciado"/>
      </w:pPr>
      <w:r w:rsidRPr="00B45140">
        <w:rPr>
          <w:noProof/>
        </w:rPr>
        <w:drawing>
          <wp:inline distT="0" distB="0" distL="0" distR="0" wp14:anchorId="46CC656A" wp14:editId="779D6E2F">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62514800" w14:textId="77777777" w:rsidR="00627D3D" w:rsidRPr="00627D3D" w:rsidRDefault="00627D3D" w:rsidP="00627D3D">
      <w:pPr>
        <w:spacing w:line="278" w:lineRule="auto"/>
        <w:ind w:firstLine="0"/>
        <w:jc w:val="left"/>
      </w:pPr>
    </w:p>
    <w:p w14:paraId="63441D09" w14:textId="77777777" w:rsidR="00627D3D" w:rsidRDefault="00627D3D" w:rsidP="00B45140">
      <w:r w:rsidRPr="00627D3D">
        <w:t>Fuente: Elaborado por el estudiante de acuerdo con el proyecto</w:t>
      </w:r>
    </w:p>
    <w:p w14:paraId="316B4AAC" w14:textId="77777777" w:rsidR="00A21AEF" w:rsidRDefault="00A21AEF" w:rsidP="00B45140"/>
    <w:p w14:paraId="5CCB57EA" w14:textId="3D5F8FBE" w:rsidR="00A21AEF" w:rsidRPr="00627D3D" w:rsidRDefault="00A21AEF" w:rsidP="00A21AEF">
      <w:r w:rsidRPr="00627D3D">
        <w:lastRenderedPageBreak/>
        <w:t xml:space="preserve">En la </w:t>
      </w:r>
      <w:r w:rsidRPr="00627D3D">
        <w:rPr>
          <w:i/>
        </w:rPr>
        <w:t xml:space="preserve">Tabla </w:t>
      </w:r>
      <w:r>
        <w:rPr>
          <w:i/>
        </w:rPr>
        <w:t>4.</w:t>
      </w:r>
      <w:r w:rsidR="00FA3C8D">
        <w:rPr>
          <w:i/>
        </w:rPr>
        <w:t>37</w:t>
      </w:r>
      <w:r w:rsidRPr="00627D3D">
        <w:t xml:space="preserve"> se puede visualizar el Caso de uso N°5.2, el sistema permite al usuario filtrar informes de asistencia por fecha, para obtener la asistencia total de un mes en específico. </w:t>
      </w:r>
    </w:p>
    <w:p w14:paraId="7FF8A23E" w14:textId="77777777" w:rsidR="00A21AEF" w:rsidRPr="00627D3D" w:rsidRDefault="00A21AEF" w:rsidP="00A21AEF">
      <w:pPr>
        <w:tabs>
          <w:tab w:val="left" w:pos="7125"/>
        </w:tabs>
        <w:spacing w:line="278" w:lineRule="auto"/>
        <w:ind w:firstLine="0"/>
        <w:jc w:val="left"/>
      </w:pPr>
    </w:p>
    <w:p w14:paraId="0075167E" w14:textId="5BDA367B" w:rsidR="00A21AEF" w:rsidRPr="00627D3D" w:rsidRDefault="00A21AEF" w:rsidP="00A21AEF">
      <w:pPr>
        <w:pStyle w:val="Descripcin"/>
      </w:pPr>
      <w:bookmarkStart w:id="358" w:name="_ae1zb5bibpzw"/>
      <w:bookmarkStart w:id="359" w:name="_nzijowvqo7en"/>
      <w:bookmarkStart w:id="360" w:name="_Toc200483258"/>
      <w:bookmarkStart w:id="361" w:name="_Toc200363956"/>
      <w:bookmarkStart w:id="362" w:name="_Toc200336571"/>
      <w:bookmarkStart w:id="363" w:name="_Toc207894763"/>
      <w:bookmarkStart w:id="364" w:name="_Toc208864204"/>
      <w:bookmarkStart w:id="365" w:name="_Toc208864309"/>
      <w:bookmarkStart w:id="366" w:name="_Toc209985019"/>
      <w:bookmarkEnd w:id="358"/>
      <w:bookmarkEnd w:id="35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37</w:t>
      </w:r>
      <w:r w:rsidR="003917AA">
        <w:rPr>
          <w:noProof/>
        </w:rPr>
        <w:fldChar w:fldCharType="end"/>
      </w:r>
      <w:r w:rsidRPr="00627D3D">
        <w:t xml:space="preserve"> Caso de uso N°5.2, Filtrando informes por fechas específica</w:t>
      </w:r>
      <w:bookmarkEnd w:id="360"/>
      <w:bookmarkEnd w:id="361"/>
      <w:bookmarkEnd w:id="362"/>
      <w:bookmarkEnd w:id="363"/>
      <w:bookmarkEnd w:id="364"/>
      <w:bookmarkEnd w:id="365"/>
      <w:bookmarkEnd w:id="366"/>
    </w:p>
    <w:p w14:paraId="26EC9DE4" w14:textId="77777777" w:rsidR="00A21AEF" w:rsidRPr="00627D3D" w:rsidRDefault="00A21AEF" w:rsidP="00A21AEF">
      <w:pPr>
        <w:pStyle w:val="Sinespaciado"/>
      </w:pPr>
      <w:r w:rsidRPr="00627D3D">
        <w:rPr>
          <w:noProof/>
        </w:rPr>
        <w:drawing>
          <wp:inline distT="0" distB="0" distL="0" distR="0" wp14:anchorId="1FA3D4D5" wp14:editId="6B28AA7F">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E71FD8F" w14:textId="77777777" w:rsidR="00A21AEF" w:rsidRPr="00627D3D" w:rsidRDefault="00A21AEF" w:rsidP="00A21AEF">
      <w:pPr>
        <w:tabs>
          <w:tab w:val="left" w:pos="7125"/>
        </w:tabs>
        <w:spacing w:line="278" w:lineRule="auto"/>
        <w:ind w:firstLine="0"/>
        <w:jc w:val="left"/>
      </w:pPr>
    </w:p>
    <w:p w14:paraId="56193219" w14:textId="77777777" w:rsidR="00A21AEF" w:rsidRPr="00627D3D" w:rsidRDefault="00A21AEF" w:rsidP="00A21AEF">
      <w:r w:rsidRPr="00627D3D">
        <w:t>Fuente: Elaborado por el estudiante de acuerdo con el proyecto</w:t>
      </w:r>
    </w:p>
    <w:p w14:paraId="4B40361F" w14:textId="77777777" w:rsidR="00A21AEF" w:rsidRDefault="00A21AEF" w:rsidP="00FA3C8D">
      <w:pPr>
        <w:ind w:firstLine="0"/>
      </w:pPr>
    </w:p>
    <w:p w14:paraId="101D4CC1" w14:textId="12DDD2FF" w:rsidR="00A21AEF" w:rsidRPr="00627D3D" w:rsidRDefault="00A21AEF" w:rsidP="00A21AEF">
      <w:r w:rsidRPr="00627D3D">
        <w:lastRenderedPageBreak/>
        <w:t xml:space="preserve">En la </w:t>
      </w:r>
      <w:r w:rsidRPr="00627D3D">
        <w:rPr>
          <w:i/>
        </w:rPr>
        <w:t xml:space="preserve">Tabla </w:t>
      </w:r>
      <w:r>
        <w:rPr>
          <w:i/>
        </w:rPr>
        <w:t>4.</w:t>
      </w:r>
      <w:r w:rsidR="00FA3C8D">
        <w:rPr>
          <w:i/>
        </w:rPr>
        <w:t xml:space="preserve">38 </w:t>
      </w:r>
      <w:r w:rsidRPr="00627D3D">
        <w:t>se puede visualizar el Caso de uso N°5.3, se crean casillas de filtrado para la búsqueda de la asistencia.</w:t>
      </w:r>
    </w:p>
    <w:p w14:paraId="4F1639B7" w14:textId="77777777" w:rsidR="00A21AEF" w:rsidRPr="00627D3D" w:rsidRDefault="00A21AEF" w:rsidP="00A21AEF">
      <w:pPr>
        <w:spacing w:line="278" w:lineRule="auto"/>
        <w:ind w:firstLine="0"/>
        <w:jc w:val="left"/>
      </w:pPr>
    </w:p>
    <w:p w14:paraId="22B104C3" w14:textId="5118285F" w:rsidR="00A21AEF" w:rsidRPr="00627D3D" w:rsidRDefault="00A21AEF" w:rsidP="00A21AEF">
      <w:pPr>
        <w:pStyle w:val="Descripcin"/>
      </w:pPr>
      <w:bookmarkStart w:id="367" w:name="_crpkr586e6zy"/>
      <w:bookmarkStart w:id="368" w:name="_Toc200483259"/>
      <w:bookmarkStart w:id="369" w:name="_Toc200363957"/>
      <w:bookmarkStart w:id="370" w:name="_Toc200336572"/>
      <w:bookmarkStart w:id="371" w:name="_Toc207894764"/>
      <w:bookmarkStart w:id="372" w:name="_Toc208864205"/>
      <w:bookmarkStart w:id="373" w:name="_Toc208864310"/>
      <w:bookmarkStart w:id="374" w:name="_Toc209985020"/>
      <w:bookmarkEnd w:id="367"/>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38</w:t>
      </w:r>
      <w:r w:rsidR="003917AA">
        <w:rPr>
          <w:noProof/>
        </w:rPr>
        <w:fldChar w:fldCharType="end"/>
      </w:r>
      <w:r w:rsidRPr="00627D3D">
        <w:t xml:space="preserve"> Caso de uso N°5.3, creando casilla para filtro de búsqueda</w:t>
      </w:r>
      <w:bookmarkEnd w:id="368"/>
      <w:bookmarkEnd w:id="369"/>
      <w:bookmarkEnd w:id="370"/>
      <w:bookmarkEnd w:id="371"/>
      <w:bookmarkEnd w:id="372"/>
      <w:bookmarkEnd w:id="373"/>
      <w:bookmarkEnd w:id="374"/>
    </w:p>
    <w:p w14:paraId="7C107A2A" w14:textId="77777777" w:rsidR="00A21AEF" w:rsidRPr="00627D3D" w:rsidRDefault="00A21AEF" w:rsidP="00A21AEF">
      <w:pPr>
        <w:pStyle w:val="Sinespaciado"/>
      </w:pPr>
      <w:r w:rsidRPr="00627D3D">
        <w:rPr>
          <w:noProof/>
        </w:rPr>
        <w:drawing>
          <wp:inline distT="0" distB="0" distL="0" distR="0" wp14:anchorId="75BF2849" wp14:editId="4179713B">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1F2B887C" w14:textId="77777777" w:rsidR="00A21AEF" w:rsidRPr="00627D3D" w:rsidRDefault="00A21AEF" w:rsidP="00A21AEF">
      <w:pPr>
        <w:spacing w:line="278" w:lineRule="auto"/>
        <w:ind w:firstLine="0"/>
        <w:jc w:val="left"/>
      </w:pPr>
    </w:p>
    <w:p w14:paraId="641FADD3" w14:textId="77777777" w:rsidR="00A21AEF" w:rsidRDefault="00A21AEF" w:rsidP="00A21AEF">
      <w:r w:rsidRPr="00627D3D">
        <w:t>Fuente: Elaborado por el estudiante de acuerdo con el proyecto</w:t>
      </w:r>
    </w:p>
    <w:p w14:paraId="2E5C5B02" w14:textId="77777777" w:rsidR="00A21AEF" w:rsidRDefault="00A21AEF" w:rsidP="00A21AEF">
      <w:pPr>
        <w:spacing w:line="278" w:lineRule="auto"/>
        <w:ind w:firstLine="0"/>
        <w:jc w:val="left"/>
      </w:pPr>
    </w:p>
    <w:p w14:paraId="281C3006" w14:textId="77777777" w:rsidR="00A21AEF" w:rsidRDefault="00A21AEF" w:rsidP="00A21AEF">
      <w:pPr>
        <w:spacing w:line="278" w:lineRule="auto"/>
        <w:ind w:firstLine="0"/>
        <w:jc w:val="left"/>
      </w:pPr>
    </w:p>
    <w:p w14:paraId="5C6B16EB" w14:textId="77777777" w:rsidR="00A21AEF" w:rsidRDefault="00A21AEF" w:rsidP="00A21AEF">
      <w:pPr>
        <w:spacing w:line="278" w:lineRule="auto"/>
        <w:ind w:firstLine="0"/>
        <w:jc w:val="left"/>
      </w:pPr>
    </w:p>
    <w:p w14:paraId="135B0CD1" w14:textId="77777777" w:rsidR="00A21AEF" w:rsidRDefault="00A21AEF" w:rsidP="00A21AEF">
      <w:pPr>
        <w:spacing w:line="278" w:lineRule="auto"/>
        <w:ind w:firstLine="0"/>
        <w:jc w:val="left"/>
      </w:pPr>
    </w:p>
    <w:p w14:paraId="2707606E" w14:textId="77777777" w:rsidR="00A21AEF" w:rsidRPr="00627D3D" w:rsidRDefault="00A21AEF" w:rsidP="00A21AEF">
      <w:pPr>
        <w:spacing w:line="278" w:lineRule="auto"/>
        <w:ind w:firstLine="0"/>
        <w:jc w:val="left"/>
      </w:pPr>
    </w:p>
    <w:p w14:paraId="610B1FC5" w14:textId="4719EEA8" w:rsidR="00A21AEF" w:rsidRPr="00627D3D" w:rsidRDefault="00A21AEF" w:rsidP="00A21AEF">
      <w:r w:rsidRPr="00627D3D">
        <w:lastRenderedPageBreak/>
        <w:t xml:space="preserve">En la </w:t>
      </w:r>
      <w:r w:rsidRPr="00627D3D">
        <w:rPr>
          <w:i/>
        </w:rPr>
        <w:t xml:space="preserve">Tabla </w:t>
      </w:r>
      <w:r>
        <w:rPr>
          <w:i/>
        </w:rPr>
        <w:t>4.</w:t>
      </w:r>
      <w:r w:rsidR="00FA3C8D">
        <w:rPr>
          <w:i/>
        </w:rPr>
        <w:t>39</w:t>
      </w:r>
      <w:r w:rsidRPr="00627D3D">
        <w:t xml:space="preserve"> se puede visualizar el Caso de uso N°5.4 Se crea una barra de búsqueda que permite buscar al usuario cualquier tipo de información deseada.</w:t>
      </w:r>
    </w:p>
    <w:p w14:paraId="02CEB12C" w14:textId="77777777" w:rsidR="00A21AEF" w:rsidRPr="00627D3D" w:rsidRDefault="00A21AEF" w:rsidP="00A21AEF">
      <w:pPr>
        <w:spacing w:line="278" w:lineRule="auto"/>
        <w:ind w:firstLine="0"/>
        <w:jc w:val="left"/>
      </w:pPr>
    </w:p>
    <w:p w14:paraId="4E6F87FA" w14:textId="712C4340" w:rsidR="00A21AEF" w:rsidRPr="00627D3D" w:rsidRDefault="00A21AEF" w:rsidP="00A21AEF">
      <w:pPr>
        <w:pStyle w:val="Descripcin"/>
      </w:pPr>
      <w:bookmarkStart w:id="375" w:name="_2x05qvnufrgy"/>
      <w:bookmarkStart w:id="376" w:name="_Toc200483260"/>
      <w:bookmarkStart w:id="377" w:name="_Toc200363958"/>
      <w:bookmarkStart w:id="378" w:name="_Toc200336573"/>
      <w:bookmarkStart w:id="379" w:name="_Toc207894765"/>
      <w:bookmarkStart w:id="380" w:name="_Toc208864206"/>
      <w:bookmarkStart w:id="381" w:name="_Toc208864311"/>
      <w:bookmarkStart w:id="382" w:name="_Toc209985021"/>
      <w:bookmarkEnd w:id="375"/>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39</w:t>
      </w:r>
      <w:r w:rsidR="003917AA">
        <w:rPr>
          <w:noProof/>
        </w:rPr>
        <w:fldChar w:fldCharType="end"/>
      </w:r>
      <w:r w:rsidRPr="00627D3D">
        <w:t xml:space="preserve"> Caso de uso N°5.4, filtrando informe de asistencia</w:t>
      </w:r>
      <w:bookmarkEnd w:id="376"/>
      <w:bookmarkEnd w:id="377"/>
      <w:bookmarkEnd w:id="378"/>
      <w:bookmarkEnd w:id="379"/>
      <w:bookmarkEnd w:id="380"/>
      <w:bookmarkEnd w:id="381"/>
      <w:bookmarkEnd w:id="382"/>
    </w:p>
    <w:p w14:paraId="27C054FF" w14:textId="77777777" w:rsidR="00A21AEF" w:rsidRPr="00627D3D" w:rsidRDefault="00A21AEF" w:rsidP="00A21AEF">
      <w:pPr>
        <w:pStyle w:val="Sinespaciado"/>
      </w:pPr>
      <w:r w:rsidRPr="00627D3D">
        <w:rPr>
          <w:noProof/>
        </w:rPr>
        <w:drawing>
          <wp:inline distT="0" distB="0" distL="0" distR="0" wp14:anchorId="6AF9AFE2" wp14:editId="07DD6DF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8897695" w14:textId="77777777" w:rsidR="00A21AEF" w:rsidRPr="00627D3D" w:rsidRDefault="00A21AEF" w:rsidP="00A21AEF">
      <w:pPr>
        <w:spacing w:line="278" w:lineRule="auto"/>
        <w:ind w:firstLine="0"/>
        <w:jc w:val="left"/>
      </w:pPr>
    </w:p>
    <w:p w14:paraId="6C96F197" w14:textId="77777777" w:rsidR="00A21AEF" w:rsidRDefault="00A21AEF" w:rsidP="00A21AEF">
      <w:r w:rsidRPr="00627D3D">
        <w:t>Fuente: Elaborado por el estudiante de acuerdo con el proyecto</w:t>
      </w:r>
    </w:p>
    <w:p w14:paraId="326B3A15" w14:textId="77777777" w:rsidR="00A21AEF" w:rsidRDefault="00A21AEF" w:rsidP="00A21AEF"/>
    <w:p w14:paraId="5654F40F" w14:textId="77777777" w:rsidR="00A21AEF" w:rsidRDefault="00A21AEF" w:rsidP="00A21AEF"/>
    <w:p w14:paraId="29323B61" w14:textId="69830452" w:rsidR="00A21AEF" w:rsidRPr="00627D3D" w:rsidRDefault="00A21AEF" w:rsidP="00A21AEF">
      <w:r w:rsidRPr="00627D3D">
        <w:lastRenderedPageBreak/>
        <w:t xml:space="preserve">En la </w:t>
      </w:r>
      <w:r w:rsidRPr="00627D3D">
        <w:rPr>
          <w:i/>
        </w:rPr>
        <w:t xml:space="preserve">Tabla </w:t>
      </w:r>
      <w:r>
        <w:rPr>
          <w:i/>
        </w:rPr>
        <w:t>4.</w:t>
      </w:r>
      <w:r w:rsidR="00FA3C8D">
        <w:rPr>
          <w:i/>
        </w:rPr>
        <w:t>40</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71CCC9D" w14:textId="77777777" w:rsidR="00A21AEF" w:rsidRPr="00627D3D" w:rsidRDefault="00A21AEF" w:rsidP="00A21AEF">
      <w:pPr>
        <w:spacing w:line="278" w:lineRule="auto"/>
        <w:ind w:firstLine="0"/>
        <w:jc w:val="left"/>
      </w:pPr>
    </w:p>
    <w:p w14:paraId="76E24460" w14:textId="352ACCE0" w:rsidR="00A21AEF" w:rsidRPr="00627D3D" w:rsidRDefault="00A21AEF" w:rsidP="00A21AEF">
      <w:pPr>
        <w:pStyle w:val="Descripcin"/>
      </w:pPr>
      <w:bookmarkStart w:id="383" w:name="_4dtnfgcjiy5"/>
      <w:bookmarkStart w:id="384" w:name="_Toc200483261"/>
      <w:bookmarkStart w:id="385" w:name="_Toc200363959"/>
      <w:bookmarkStart w:id="386" w:name="_Toc200336574"/>
      <w:bookmarkStart w:id="387" w:name="_Toc207894753"/>
      <w:bookmarkStart w:id="388" w:name="_Toc208864207"/>
      <w:bookmarkStart w:id="389" w:name="_Toc208864312"/>
      <w:bookmarkStart w:id="390" w:name="_Toc209985022"/>
      <w:bookmarkEnd w:id="383"/>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40</w:t>
      </w:r>
      <w:r w:rsidR="003917AA">
        <w:rPr>
          <w:noProof/>
        </w:rPr>
        <w:fldChar w:fldCharType="end"/>
      </w:r>
      <w:r w:rsidRPr="00627D3D">
        <w:t xml:space="preserve"> Caso de uso N°5.5, Generando nuevo informe de asistencia</w:t>
      </w:r>
      <w:bookmarkEnd w:id="384"/>
      <w:bookmarkEnd w:id="385"/>
      <w:bookmarkEnd w:id="386"/>
      <w:bookmarkEnd w:id="387"/>
      <w:bookmarkEnd w:id="388"/>
      <w:bookmarkEnd w:id="389"/>
      <w:bookmarkEnd w:id="390"/>
    </w:p>
    <w:p w14:paraId="6166108F" w14:textId="77777777" w:rsidR="00A21AEF" w:rsidRPr="00627D3D" w:rsidRDefault="00A21AEF" w:rsidP="00A21AEF">
      <w:pPr>
        <w:pStyle w:val="Sinespaciado"/>
      </w:pPr>
      <w:r w:rsidRPr="00627D3D">
        <w:rPr>
          <w:noProof/>
        </w:rPr>
        <w:drawing>
          <wp:inline distT="0" distB="0" distL="0" distR="0" wp14:anchorId="55C00D59" wp14:editId="43CD00EC">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23961731" w14:textId="77777777" w:rsidR="00A21AEF" w:rsidRPr="00627D3D" w:rsidRDefault="00A21AEF" w:rsidP="00A21AEF">
      <w:pPr>
        <w:spacing w:line="278" w:lineRule="auto"/>
        <w:ind w:firstLine="0"/>
        <w:jc w:val="left"/>
      </w:pPr>
    </w:p>
    <w:p w14:paraId="50047317" w14:textId="77777777" w:rsidR="00A21AEF" w:rsidRDefault="00A21AEF" w:rsidP="00A21AEF">
      <w:r w:rsidRPr="00627D3D">
        <w:t>Fuente: Elaborado por el estudiante de acuerdo con el proyecto</w:t>
      </w:r>
    </w:p>
    <w:p w14:paraId="392A5CAD" w14:textId="77777777" w:rsidR="00A21AEF" w:rsidRDefault="00A21AEF" w:rsidP="00A21AEF"/>
    <w:p w14:paraId="4F7D2C67" w14:textId="77777777" w:rsidR="00A21AEF" w:rsidRDefault="00A21AEF" w:rsidP="00B45140"/>
    <w:p w14:paraId="3AE23BC3" w14:textId="77777777" w:rsidR="00A21AEF" w:rsidRDefault="00A21AEF" w:rsidP="00B45140"/>
    <w:p w14:paraId="3C015686" w14:textId="77777777" w:rsidR="00627D3D" w:rsidRDefault="00627D3D" w:rsidP="00627D3D">
      <w:pPr>
        <w:spacing w:line="278" w:lineRule="auto"/>
        <w:ind w:firstLine="0"/>
        <w:jc w:val="left"/>
      </w:pPr>
    </w:p>
    <w:p w14:paraId="2F87A9A4" w14:textId="0F3EDCB3" w:rsidR="00A21AEF" w:rsidRPr="00627D3D" w:rsidRDefault="00A21AEF" w:rsidP="00A21AEF">
      <w:r w:rsidRPr="00627D3D">
        <w:lastRenderedPageBreak/>
        <w:t xml:space="preserve">En la </w:t>
      </w:r>
      <w:r w:rsidRPr="00627D3D">
        <w:rPr>
          <w:i/>
        </w:rPr>
        <w:t xml:space="preserve">Tabla </w:t>
      </w:r>
      <w:r>
        <w:rPr>
          <w:i/>
        </w:rPr>
        <w:t>4.4</w:t>
      </w:r>
      <w:r w:rsidR="00FA3C8D">
        <w:rPr>
          <w:i/>
        </w:rPr>
        <w:t xml:space="preserve">1 </w:t>
      </w:r>
      <w:r w:rsidRPr="00627D3D">
        <w:t>se puede visualizar el Caso de uso N°5.8, el sistema permite cambiar el nombre de los archivos que serán exportados.</w:t>
      </w:r>
    </w:p>
    <w:p w14:paraId="0283D259" w14:textId="77777777" w:rsidR="00A21AEF" w:rsidRPr="00627D3D" w:rsidRDefault="00A21AEF" w:rsidP="00A21AEF">
      <w:pPr>
        <w:spacing w:line="278" w:lineRule="auto"/>
        <w:ind w:firstLine="0"/>
        <w:jc w:val="left"/>
      </w:pPr>
    </w:p>
    <w:p w14:paraId="162944AD" w14:textId="6426218D" w:rsidR="00A21AEF" w:rsidRPr="00627D3D" w:rsidRDefault="00A21AEF" w:rsidP="00A21AEF">
      <w:pPr>
        <w:pStyle w:val="Descripcin"/>
      </w:pPr>
      <w:bookmarkStart w:id="391" w:name="_ofsseklksppj"/>
      <w:bookmarkStart w:id="392" w:name="_Toc200483264"/>
      <w:bookmarkStart w:id="393" w:name="_Toc200363962"/>
      <w:bookmarkStart w:id="394" w:name="_Toc200336577"/>
      <w:bookmarkStart w:id="395" w:name="_Toc207894766"/>
      <w:bookmarkStart w:id="396" w:name="_Toc208864208"/>
      <w:bookmarkStart w:id="397" w:name="_Toc208864313"/>
      <w:bookmarkStart w:id="398" w:name="_Toc209985023"/>
      <w:bookmarkEnd w:id="391"/>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41</w:t>
      </w:r>
      <w:r w:rsidR="003917AA">
        <w:rPr>
          <w:noProof/>
        </w:rPr>
        <w:fldChar w:fldCharType="end"/>
      </w:r>
      <w:r w:rsidRPr="00627D3D">
        <w:t xml:space="preserve"> Caso de uso N°5.8, exportando informe de asistencia</w:t>
      </w:r>
      <w:bookmarkEnd w:id="392"/>
      <w:bookmarkEnd w:id="393"/>
      <w:bookmarkEnd w:id="394"/>
      <w:bookmarkEnd w:id="395"/>
      <w:bookmarkEnd w:id="396"/>
      <w:bookmarkEnd w:id="397"/>
      <w:bookmarkEnd w:id="398"/>
    </w:p>
    <w:p w14:paraId="483C57FF" w14:textId="77777777" w:rsidR="00A21AEF" w:rsidRPr="00627D3D" w:rsidRDefault="00A21AEF" w:rsidP="00A21AEF">
      <w:pPr>
        <w:pStyle w:val="Sinespaciado"/>
      </w:pPr>
      <w:r w:rsidRPr="00627D3D">
        <w:rPr>
          <w:noProof/>
        </w:rPr>
        <w:drawing>
          <wp:inline distT="0" distB="0" distL="0" distR="0" wp14:anchorId="25B10F98" wp14:editId="14AFF2CB">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4E08B67D" w14:textId="77777777" w:rsidR="00A21AEF" w:rsidRPr="00627D3D" w:rsidRDefault="00A21AEF" w:rsidP="00A21AEF">
      <w:pPr>
        <w:spacing w:line="278" w:lineRule="auto"/>
        <w:ind w:firstLine="0"/>
        <w:jc w:val="left"/>
      </w:pPr>
    </w:p>
    <w:p w14:paraId="3F4DC5FB" w14:textId="77777777" w:rsidR="00A21AEF" w:rsidRPr="00627D3D" w:rsidRDefault="00A21AEF" w:rsidP="00A21AEF">
      <w:r w:rsidRPr="00627D3D">
        <w:t>Fuente: Elaborado por el estudiante de acuerdo con el proyecto</w:t>
      </w:r>
    </w:p>
    <w:p w14:paraId="0ECB7D04" w14:textId="77777777" w:rsidR="00A21AEF" w:rsidRDefault="00A21AEF" w:rsidP="00627D3D">
      <w:pPr>
        <w:spacing w:line="278" w:lineRule="auto"/>
        <w:ind w:firstLine="0"/>
        <w:jc w:val="left"/>
      </w:pPr>
    </w:p>
    <w:p w14:paraId="12F4B833" w14:textId="77777777" w:rsidR="00A21AEF" w:rsidRDefault="00A21AEF" w:rsidP="00627D3D">
      <w:pPr>
        <w:spacing w:line="278" w:lineRule="auto"/>
        <w:ind w:firstLine="0"/>
        <w:jc w:val="left"/>
      </w:pPr>
    </w:p>
    <w:p w14:paraId="4E91301C" w14:textId="77777777" w:rsidR="00A21AEF" w:rsidRDefault="00A21AEF" w:rsidP="00627D3D">
      <w:pPr>
        <w:spacing w:line="278" w:lineRule="auto"/>
        <w:ind w:firstLine="0"/>
        <w:jc w:val="left"/>
      </w:pPr>
    </w:p>
    <w:p w14:paraId="291EE922" w14:textId="77777777" w:rsidR="00A21AEF" w:rsidRPr="00627D3D" w:rsidRDefault="00A21AEF" w:rsidP="00627D3D">
      <w:pPr>
        <w:spacing w:line="278" w:lineRule="auto"/>
        <w:ind w:firstLine="0"/>
        <w:jc w:val="left"/>
      </w:pPr>
    </w:p>
    <w:p w14:paraId="0EA4591D" w14:textId="31351FC2"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42</w:t>
      </w:r>
      <w:r w:rsidRPr="00627D3D">
        <w:t xml:space="preserve"> se puede visualizar el Caso de uso N°6.1, este caso permite al administrador revisar el sistema para otorgar permisos de ausencia a un empleado.</w:t>
      </w:r>
    </w:p>
    <w:p w14:paraId="51FB650E" w14:textId="77777777" w:rsidR="00627D3D" w:rsidRPr="00627D3D" w:rsidRDefault="00627D3D" w:rsidP="00627D3D">
      <w:pPr>
        <w:spacing w:line="278" w:lineRule="auto"/>
        <w:ind w:firstLine="0"/>
        <w:jc w:val="left"/>
      </w:pPr>
    </w:p>
    <w:p w14:paraId="3460BAC7" w14:textId="1AE43913" w:rsidR="00627D3D" w:rsidRPr="00627D3D" w:rsidRDefault="00627D3D" w:rsidP="00C6292C">
      <w:pPr>
        <w:pStyle w:val="Descripcin"/>
      </w:pPr>
      <w:bookmarkStart w:id="399" w:name="_6am9konsy6y"/>
      <w:bookmarkStart w:id="400" w:name="_Toc200483265"/>
      <w:bookmarkStart w:id="401" w:name="_Toc200363963"/>
      <w:bookmarkStart w:id="402" w:name="_Toc200336578"/>
      <w:bookmarkStart w:id="403" w:name="_Toc207894741"/>
      <w:bookmarkStart w:id="404" w:name="_Toc208864209"/>
      <w:bookmarkStart w:id="405" w:name="_Toc208864314"/>
      <w:bookmarkStart w:id="406" w:name="_Toc209985024"/>
      <w:bookmarkEnd w:id="399"/>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42</w:t>
      </w:r>
      <w:r w:rsidR="003917AA">
        <w:rPr>
          <w:noProof/>
        </w:rPr>
        <w:fldChar w:fldCharType="end"/>
      </w:r>
      <w:r w:rsidRPr="00627D3D">
        <w:t xml:space="preserve"> Caso de uso N°6.1, ingresando permisos de ausencia</w:t>
      </w:r>
      <w:bookmarkEnd w:id="400"/>
      <w:bookmarkEnd w:id="401"/>
      <w:bookmarkEnd w:id="402"/>
      <w:bookmarkEnd w:id="403"/>
      <w:bookmarkEnd w:id="404"/>
      <w:bookmarkEnd w:id="405"/>
      <w:bookmarkEnd w:id="406"/>
    </w:p>
    <w:p w14:paraId="7DEA4552" w14:textId="4A45B502" w:rsidR="00627D3D" w:rsidRPr="00627D3D" w:rsidRDefault="000C1008" w:rsidP="00B45140">
      <w:pPr>
        <w:pStyle w:val="Sinespaciado"/>
      </w:pPr>
      <w:r>
        <w:rPr>
          <w:noProof/>
        </w:rPr>
        <w:drawing>
          <wp:inline distT="0" distB="0" distL="0" distR="0" wp14:anchorId="6F3DDDF9" wp14:editId="598C474F">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1F72639C" w14:textId="77777777" w:rsidR="00627D3D" w:rsidRPr="00627D3D" w:rsidRDefault="00627D3D" w:rsidP="00627D3D">
      <w:pPr>
        <w:spacing w:line="278" w:lineRule="auto"/>
        <w:ind w:firstLine="0"/>
        <w:jc w:val="left"/>
      </w:pPr>
    </w:p>
    <w:p w14:paraId="0264253A" w14:textId="77777777" w:rsidR="00627D3D" w:rsidRDefault="00627D3D" w:rsidP="00B45140">
      <w:r w:rsidRPr="00627D3D">
        <w:t>Fuente: Elaborado por el estudiante de acuerdo con el proyecto</w:t>
      </w:r>
    </w:p>
    <w:p w14:paraId="5D32671B" w14:textId="77777777" w:rsidR="00627D3D" w:rsidRDefault="00627D3D" w:rsidP="00627D3D">
      <w:pPr>
        <w:spacing w:line="278" w:lineRule="auto"/>
        <w:ind w:firstLine="0"/>
        <w:jc w:val="left"/>
      </w:pPr>
    </w:p>
    <w:p w14:paraId="2E381E3A" w14:textId="77777777" w:rsidR="00627D3D" w:rsidRDefault="00627D3D" w:rsidP="00627D3D">
      <w:pPr>
        <w:spacing w:line="278" w:lineRule="auto"/>
        <w:ind w:firstLine="0"/>
        <w:jc w:val="left"/>
      </w:pPr>
    </w:p>
    <w:p w14:paraId="3DFC7498" w14:textId="77777777" w:rsidR="00627D3D" w:rsidRDefault="00627D3D" w:rsidP="00627D3D">
      <w:pPr>
        <w:spacing w:line="278" w:lineRule="auto"/>
        <w:ind w:firstLine="0"/>
        <w:jc w:val="left"/>
      </w:pPr>
    </w:p>
    <w:p w14:paraId="58F86B2C" w14:textId="77777777" w:rsidR="00627D3D" w:rsidRDefault="00627D3D" w:rsidP="00627D3D">
      <w:pPr>
        <w:spacing w:line="278" w:lineRule="auto"/>
        <w:ind w:firstLine="0"/>
        <w:jc w:val="left"/>
      </w:pPr>
    </w:p>
    <w:p w14:paraId="6DF8DEB2" w14:textId="77777777" w:rsidR="00627D3D" w:rsidRPr="00627D3D" w:rsidRDefault="00627D3D" w:rsidP="00627D3D">
      <w:pPr>
        <w:spacing w:line="278" w:lineRule="auto"/>
        <w:ind w:firstLine="0"/>
        <w:jc w:val="left"/>
      </w:pPr>
    </w:p>
    <w:p w14:paraId="5F8FCFD7" w14:textId="7B4DA3C4" w:rsidR="00627D3D" w:rsidRDefault="00627D3D" w:rsidP="006C0843">
      <w:pPr>
        <w:spacing w:line="278" w:lineRule="auto"/>
        <w:ind w:firstLine="0"/>
        <w:jc w:val="left"/>
      </w:pPr>
      <w:r>
        <w:br w:type="page"/>
      </w:r>
    </w:p>
    <w:p w14:paraId="4CB4E00D" w14:textId="4AC49B1D"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43</w:t>
      </w:r>
      <w:r w:rsidRPr="00627D3D">
        <w:t xml:space="preserve"> se puede visualizar el Caso de uso N°6.2 El sistema permite filtrar por datos específicos de los empleados, para buscar con mayor facilidad los archivos de este. </w:t>
      </w:r>
    </w:p>
    <w:p w14:paraId="5204200C" w14:textId="77777777" w:rsidR="00627D3D" w:rsidRPr="00627D3D" w:rsidRDefault="00627D3D" w:rsidP="00627D3D">
      <w:pPr>
        <w:spacing w:line="278" w:lineRule="auto"/>
        <w:ind w:firstLine="0"/>
        <w:jc w:val="left"/>
      </w:pPr>
    </w:p>
    <w:p w14:paraId="034E5796" w14:textId="579F303D" w:rsidR="00627D3D" w:rsidRPr="00627D3D" w:rsidRDefault="00627D3D" w:rsidP="00C6292C">
      <w:pPr>
        <w:pStyle w:val="Descripcin"/>
      </w:pPr>
      <w:bookmarkStart w:id="407" w:name="_qgho3eqli249"/>
      <w:bookmarkStart w:id="408" w:name="_Toc200483266"/>
      <w:bookmarkStart w:id="409" w:name="_Toc200363964"/>
      <w:bookmarkStart w:id="410" w:name="_Toc200336579"/>
      <w:bookmarkStart w:id="411" w:name="_Toc207894754"/>
      <w:bookmarkStart w:id="412" w:name="_Toc208864210"/>
      <w:bookmarkStart w:id="413" w:name="_Toc208864315"/>
      <w:bookmarkStart w:id="414" w:name="_Toc209985025"/>
      <w:bookmarkEnd w:id="407"/>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43</w:t>
      </w:r>
      <w:r w:rsidR="003917AA">
        <w:rPr>
          <w:noProof/>
        </w:rPr>
        <w:fldChar w:fldCharType="end"/>
      </w:r>
      <w:r w:rsidRPr="00627D3D">
        <w:t xml:space="preserve"> Caso de uso N°6.2, Filtrando búsqueda de permiso</w:t>
      </w:r>
      <w:bookmarkEnd w:id="408"/>
      <w:bookmarkEnd w:id="409"/>
      <w:bookmarkEnd w:id="410"/>
      <w:bookmarkEnd w:id="411"/>
      <w:bookmarkEnd w:id="412"/>
      <w:bookmarkEnd w:id="413"/>
      <w:bookmarkEnd w:id="414"/>
    </w:p>
    <w:p w14:paraId="6F82C631" w14:textId="7B86E704" w:rsidR="00627D3D" w:rsidRPr="00627D3D" w:rsidRDefault="00627D3D" w:rsidP="00C20741">
      <w:pPr>
        <w:pStyle w:val="Sinespaciado"/>
      </w:pPr>
      <w:r w:rsidRPr="00627D3D">
        <w:rPr>
          <w:noProof/>
        </w:rPr>
        <w:drawing>
          <wp:inline distT="0" distB="0" distL="0" distR="0" wp14:anchorId="131FF98A" wp14:editId="67387254">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6FA488F" w14:textId="77777777" w:rsidR="00627D3D" w:rsidRPr="00627D3D" w:rsidRDefault="00627D3D" w:rsidP="00627D3D">
      <w:pPr>
        <w:spacing w:line="278" w:lineRule="auto"/>
        <w:ind w:firstLine="0"/>
        <w:jc w:val="left"/>
      </w:pPr>
    </w:p>
    <w:p w14:paraId="4ABE38A4" w14:textId="77777777" w:rsidR="00627D3D" w:rsidRPr="00627D3D" w:rsidRDefault="00627D3D" w:rsidP="00C20741">
      <w:r w:rsidRPr="00627D3D">
        <w:t>Fuente: Elaborado por el estudiante de acuerdo con el proyecto</w:t>
      </w:r>
    </w:p>
    <w:p w14:paraId="670F4DC9" w14:textId="77777777" w:rsidR="00627D3D" w:rsidRDefault="00627D3D" w:rsidP="006C0843">
      <w:pPr>
        <w:spacing w:line="278" w:lineRule="auto"/>
        <w:ind w:firstLine="0"/>
        <w:jc w:val="left"/>
      </w:pPr>
    </w:p>
    <w:p w14:paraId="0744F644" w14:textId="77777777" w:rsidR="00627D3D" w:rsidRDefault="00627D3D" w:rsidP="006C0843">
      <w:pPr>
        <w:spacing w:line="278" w:lineRule="auto"/>
        <w:ind w:firstLine="0"/>
        <w:jc w:val="left"/>
      </w:pPr>
    </w:p>
    <w:p w14:paraId="01C32798" w14:textId="77777777" w:rsidR="00627D3D" w:rsidRDefault="00627D3D" w:rsidP="006C0843">
      <w:pPr>
        <w:spacing w:line="278" w:lineRule="auto"/>
        <w:ind w:firstLine="0"/>
        <w:jc w:val="left"/>
      </w:pPr>
    </w:p>
    <w:p w14:paraId="5733DFEE" w14:textId="77777777" w:rsidR="00627D3D" w:rsidRDefault="00627D3D" w:rsidP="006C0843">
      <w:pPr>
        <w:spacing w:line="278" w:lineRule="auto"/>
        <w:ind w:firstLine="0"/>
        <w:jc w:val="left"/>
      </w:pPr>
    </w:p>
    <w:p w14:paraId="4440659B" w14:textId="5CD90AE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44</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586CF56" w14:textId="77777777" w:rsidR="00627D3D" w:rsidRPr="00627D3D" w:rsidRDefault="00627D3D" w:rsidP="00627D3D">
      <w:pPr>
        <w:spacing w:line="278" w:lineRule="auto"/>
        <w:ind w:firstLine="0"/>
        <w:jc w:val="left"/>
      </w:pPr>
    </w:p>
    <w:p w14:paraId="4FCD02E3" w14:textId="18467DDD" w:rsidR="00627D3D" w:rsidRPr="00627D3D" w:rsidRDefault="00627D3D" w:rsidP="00C6292C">
      <w:pPr>
        <w:pStyle w:val="Descripcin"/>
      </w:pPr>
      <w:bookmarkStart w:id="415" w:name="_dly9jolx05e7"/>
      <w:bookmarkStart w:id="416" w:name="_uu2rk8abbcs2"/>
      <w:bookmarkStart w:id="417" w:name="_Toc200483267"/>
      <w:bookmarkStart w:id="418" w:name="_Toc200363965"/>
      <w:bookmarkStart w:id="419" w:name="_Toc200336580"/>
      <w:bookmarkStart w:id="420" w:name="_Toc207894755"/>
      <w:bookmarkStart w:id="421" w:name="_Toc208864211"/>
      <w:bookmarkStart w:id="422" w:name="_Toc208864316"/>
      <w:bookmarkStart w:id="423" w:name="_Toc209985026"/>
      <w:bookmarkEnd w:id="415"/>
      <w:bookmarkEnd w:id="416"/>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44</w:t>
      </w:r>
      <w:r w:rsidR="003917AA">
        <w:rPr>
          <w:noProof/>
        </w:rPr>
        <w:fldChar w:fldCharType="end"/>
      </w:r>
      <w:r w:rsidRPr="00627D3D">
        <w:t xml:space="preserve"> Caso de uso N°6.3, </w:t>
      </w:r>
      <w:bookmarkEnd w:id="417"/>
      <w:bookmarkEnd w:id="418"/>
      <w:bookmarkEnd w:id="419"/>
      <w:r w:rsidRPr="00627D3D">
        <w:t>Visualizando casillas de filtración</w:t>
      </w:r>
      <w:bookmarkEnd w:id="420"/>
      <w:bookmarkEnd w:id="421"/>
      <w:bookmarkEnd w:id="422"/>
      <w:bookmarkEnd w:id="423"/>
    </w:p>
    <w:p w14:paraId="06F4A6FE" w14:textId="781B9228" w:rsidR="00627D3D" w:rsidRPr="00627D3D" w:rsidRDefault="00627D3D" w:rsidP="00C20741">
      <w:pPr>
        <w:pStyle w:val="Sinespaciado"/>
      </w:pPr>
      <w:r w:rsidRPr="00627D3D">
        <w:rPr>
          <w:noProof/>
        </w:rPr>
        <w:drawing>
          <wp:inline distT="0" distB="0" distL="0" distR="0" wp14:anchorId="78648B49" wp14:editId="65C2AAB3">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0037B8EE" w14:textId="77777777" w:rsidR="00A21AEF" w:rsidRPr="00627D3D" w:rsidRDefault="00A21AEF" w:rsidP="00627D3D">
      <w:pPr>
        <w:spacing w:line="278" w:lineRule="auto"/>
        <w:ind w:firstLine="0"/>
        <w:jc w:val="left"/>
      </w:pPr>
    </w:p>
    <w:p w14:paraId="6C53CC32" w14:textId="7D1A0F97" w:rsidR="00627D3D" w:rsidRDefault="00627D3D" w:rsidP="00A21AEF">
      <w:r w:rsidRPr="00627D3D">
        <w:t>Fuente: Elaborado por el estudiante de acuerdo con el proyecto</w:t>
      </w:r>
    </w:p>
    <w:p w14:paraId="41CBB6FB" w14:textId="77777777" w:rsidR="00A21AEF" w:rsidRDefault="00A21AEF" w:rsidP="00A21AEF"/>
    <w:p w14:paraId="50856E0F" w14:textId="77777777" w:rsidR="00A21AEF" w:rsidRDefault="00A21AEF" w:rsidP="00A21AEF"/>
    <w:p w14:paraId="7DBE7376" w14:textId="77777777" w:rsidR="00A21AEF" w:rsidRDefault="00A21AEF" w:rsidP="00A21AEF"/>
    <w:p w14:paraId="43B12217" w14:textId="03320C7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45</w:t>
      </w:r>
      <w:r w:rsidR="00C20741">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7D75A717" w14:textId="77777777" w:rsidR="00627D3D" w:rsidRPr="00627D3D" w:rsidRDefault="00627D3D" w:rsidP="00627D3D">
      <w:pPr>
        <w:spacing w:line="278" w:lineRule="auto"/>
        <w:ind w:firstLine="0"/>
        <w:jc w:val="left"/>
      </w:pPr>
    </w:p>
    <w:p w14:paraId="25981C49" w14:textId="77777777" w:rsidR="00627D3D" w:rsidRPr="00627D3D" w:rsidRDefault="00627D3D" w:rsidP="00627D3D">
      <w:pPr>
        <w:spacing w:line="278" w:lineRule="auto"/>
        <w:ind w:firstLine="0"/>
        <w:jc w:val="left"/>
        <w:rPr>
          <w:i/>
        </w:rPr>
      </w:pPr>
      <w:bookmarkStart w:id="424" w:name="_szwsllvkt1hi"/>
      <w:bookmarkEnd w:id="424"/>
    </w:p>
    <w:p w14:paraId="5781EAF8" w14:textId="0587DE2B" w:rsidR="00627D3D" w:rsidRPr="00627D3D" w:rsidRDefault="00627D3D" w:rsidP="00C6292C">
      <w:pPr>
        <w:pStyle w:val="Descripcin"/>
      </w:pPr>
      <w:bookmarkStart w:id="425" w:name="_Toc200336581"/>
      <w:bookmarkStart w:id="426" w:name="_Toc200363966"/>
      <w:bookmarkStart w:id="427" w:name="_Toc200483268"/>
      <w:bookmarkStart w:id="428" w:name="_Toc207894756"/>
      <w:bookmarkStart w:id="429" w:name="_Toc208864212"/>
      <w:bookmarkStart w:id="430" w:name="_Toc208864317"/>
      <w:bookmarkStart w:id="431" w:name="_Toc209985027"/>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45</w:t>
      </w:r>
      <w:r w:rsidR="003917AA">
        <w:rPr>
          <w:noProof/>
        </w:rPr>
        <w:fldChar w:fldCharType="end"/>
      </w:r>
      <w:r w:rsidRPr="00627D3D">
        <w:t xml:space="preserve"> Caso de uso N°6.4, registrando motivo de permisos</w:t>
      </w:r>
      <w:bookmarkEnd w:id="425"/>
      <w:bookmarkEnd w:id="426"/>
      <w:bookmarkEnd w:id="427"/>
      <w:bookmarkEnd w:id="428"/>
      <w:bookmarkEnd w:id="429"/>
      <w:bookmarkEnd w:id="430"/>
      <w:bookmarkEnd w:id="431"/>
    </w:p>
    <w:p w14:paraId="2E200CC1" w14:textId="71E0976F" w:rsidR="00627D3D" w:rsidRPr="00627D3D" w:rsidRDefault="00FA3C8D" w:rsidP="00C20741">
      <w:pPr>
        <w:pStyle w:val="Sinespaciado"/>
      </w:pPr>
      <w:r>
        <w:rPr>
          <w:noProof/>
        </w:rPr>
        <w:drawing>
          <wp:inline distT="0" distB="0" distL="0" distR="0" wp14:anchorId="501E61F4" wp14:editId="38A0A562">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5103495" cy="5540375"/>
                    </a:xfrm>
                    <a:prstGeom prst="rect">
                      <a:avLst/>
                    </a:prstGeom>
                  </pic:spPr>
                </pic:pic>
              </a:graphicData>
            </a:graphic>
          </wp:inline>
        </w:drawing>
      </w:r>
    </w:p>
    <w:p w14:paraId="1E9607BB" w14:textId="77777777" w:rsidR="00627D3D" w:rsidRPr="00627D3D" w:rsidRDefault="00627D3D" w:rsidP="00627D3D">
      <w:pPr>
        <w:spacing w:line="278" w:lineRule="auto"/>
        <w:ind w:firstLine="0"/>
        <w:jc w:val="left"/>
      </w:pPr>
    </w:p>
    <w:p w14:paraId="0E965010" w14:textId="6BA02F90" w:rsidR="00A21AEF" w:rsidRPr="00A21AEF" w:rsidRDefault="00627D3D" w:rsidP="00A21AEF">
      <w:r w:rsidRPr="00627D3D">
        <w:t>Fuente: Elaborado por el estudiante de acuerdo con el proyecto</w:t>
      </w:r>
    </w:p>
    <w:p w14:paraId="78717F57" w14:textId="7130A926"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46</w:t>
      </w:r>
      <w:r w:rsidRPr="00627D3D">
        <w:t xml:space="preserve"> se puede visualizar el Caso de uso N°6.6, consiste en que al usuario le permite seleccionar los permisos aprobados de los empleados.</w:t>
      </w:r>
    </w:p>
    <w:p w14:paraId="352F3294" w14:textId="77777777" w:rsidR="00627D3D" w:rsidRPr="00627D3D" w:rsidRDefault="00627D3D" w:rsidP="00627D3D">
      <w:pPr>
        <w:spacing w:line="278" w:lineRule="auto"/>
        <w:ind w:firstLine="0"/>
        <w:jc w:val="left"/>
      </w:pPr>
    </w:p>
    <w:p w14:paraId="6EB428E9" w14:textId="34E7E53F" w:rsidR="00627D3D" w:rsidRPr="00627D3D" w:rsidRDefault="00627D3D" w:rsidP="00C6292C">
      <w:pPr>
        <w:pStyle w:val="Descripcin"/>
      </w:pPr>
      <w:bookmarkStart w:id="432" w:name="_t0npxr9htt3m"/>
      <w:bookmarkStart w:id="433" w:name="_Toc200483270"/>
      <w:bookmarkStart w:id="434" w:name="_Toc200363968"/>
      <w:bookmarkStart w:id="435" w:name="_Toc200336583"/>
      <w:bookmarkStart w:id="436" w:name="_Toc207894757"/>
      <w:bookmarkStart w:id="437" w:name="_Toc208864213"/>
      <w:bookmarkStart w:id="438" w:name="_Toc208864318"/>
      <w:bookmarkStart w:id="439" w:name="_Toc209985028"/>
      <w:bookmarkEnd w:id="432"/>
      <w:r w:rsidRPr="00627D3D">
        <w:t xml:space="preserve">Tabla </w:t>
      </w:r>
      <w:r w:rsidR="003917AA">
        <w:fldChar w:fldCharType="begin"/>
      </w:r>
      <w:r w:rsidR="003917AA">
        <w:instrText xml:space="preserve"> STYLEREF 1 \s </w:instrText>
      </w:r>
      <w:r w:rsidR="003917AA">
        <w:fldChar w:fldCharType="separate"/>
      </w:r>
      <w:r w:rsidR="003917AA">
        <w:rPr>
          <w:noProof/>
        </w:rPr>
        <w:t>4</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46</w:t>
      </w:r>
      <w:r w:rsidR="003917AA">
        <w:rPr>
          <w:noProof/>
        </w:rPr>
        <w:fldChar w:fldCharType="end"/>
      </w:r>
      <w:r w:rsidRPr="00627D3D">
        <w:t xml:space="preserve"> Caso de uso N°6.6 Seleccionando permisos aprobados</w:t>
      </w:r>
      <w:bookmarkEnd w:id="433"/>
      <w:bookmarkEnd w:id="434"/>
      <w:bookmarkEnd w:id="435"/>
      <w:bookmarkEnd w:id="436"/>
      <w:bookmarkEnd w:id="437"/>
      <w:bookmarkEnd w:id="438"/>
      <w:bookmarkEnd w:id="439"/>
    </w:p>
    <w:p w14:paraId="109267FC" w14:textId="6969E5D4" w:rsidR="00627D3D" w:rsidRPr="00627D3D" w:rsidRDefault="00627D3D" w:rsidP="00C20741">
      <w:pPr>
        <w:pStyle w:val="Sinespaciado"/>
      </w:pPr>
      <w:r w:rsidRPr="00627D3D">
        <w:rPr>
          <w:noProof/>
        </w:rPr>
        <w:drawing>
          <wp:inline distT="0" distB="0" distL="0" distR="0" wp14:anchorId="1A0CCF18" wp14:editId="17D1DF22">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BABF368" w14:textId="77777777" w:rsidR="00627D3D" w:rsidRPr="00627D3D" w:rsidRDefault="00627D3D" w:rsidP="00627D3D">
      <w:pPr>
        <w:spacing w:line="278" w:lineRule="auto"/>
        <w:ind w:firstLine="0"/>
        <w:jc w:val="left"/>
      </w:pPr>
    </w:p>
    <w:p w14:paraId="6EA5B3D8" w14:textId="77777777" w:rsidR="00627D3D" w:rsidRPr="00627D3D" w:rsidRDefault="00627D3D" w:rsidP="00C20741">
      <w:r w:rsidRPr="00627D3D">
        <w:t>Fuente: Elaborado por el estudiante de acuerdo con el proyecto</w:t>
      </w:r>
    </w:p>
    <w:p w14:paraId="64D85C7E" w14:textId="77777777" w:rsidR="00627D3D" w:rsidRDefault="00627D3D" w:rsidP="006C0843">
      <w:pPr>
        <w:spacing w:line="278" w:lineRule="auto"/>
        <w:ind w:firstLine="0"/>
        <w:jc w:val="left"/>
      </w:pPr>
    </w:p>
    <w:p w14:paraId="63E30860" w14:textId="77777777" w:rsidR="00627D3D" w:rsidRDefault="00627D3D" w:rsidP="006C0843">
      <w:pPr>
        <w:spacing w:line="278" w:lineRule="auto"/>
        <w:ind w:firstLine="0"/>
        <w:jc w:val="left"/>
      </w:pPr>
    </w:p>
    <w:p w14:paraId="0DABC4C9" w14:textId="7D7A498D" w:rsidR="00627D3D" w:rsidRDefault="00627D3D" w:rsidP="006C0843">
      <w:pPr>
        <w:spacing w:line="278" w:lineRule="auto"/>
        <w:ind w:firstLine="0"/>
        <w:jc w:val="left"/>
      </w:pPr>
    </w:p>
    <w:p w14:paraId="65131D2B" w14:textId="5889B131" w:rsidR="00F35736" w:rsidRDefault="00F35736" w:rsidP="00F35736">
      <w:pPr>
        <w:pStyle w:val="Ttulo1"/>
      </w:pPr>
      <w:bookmarkStart w:id="440" w:name="_Toc201199598"/>
      <w:bookmarkStart w:id="441" w:name="_Toc201199687"/>
      <w:bookmarkStart w:id="442" w:name="_Toc207209035"/>
      <w:bookmarkStart w:id="443" w:name="_Toc207894767"/>
      <w:bookmarkStart w:id="444" w:name="_Toc208864115"/>
      <w:bookmarkStart w:id="445" w:name="_Toc208864214"/>
      <w:bookmarkStart w:id="446" w:name="_Toc208864319"/>
      <w:bookmarkStart w:id="447" w:name="_Toc209985029"/>
      <w:r>
        <w:lastRenderedPageBreak/>
        <w:t>SPRINT</w:t>
      </w:r>
      <w:r w:rsidR="002A5F3F">
        <w:t xml:space="preserve"> VISTAS</w:t>
      </w:r>
      <w:bookmarkEnd w:id="440"/>
      <w:bookmarkEnd w:id="441"/>
      <w:bookmarkEnd w:id="442"/>
      <w:bookmarkEnd w:id="443"/>
      <w:bookmarkEnd w:id="444"/>
      <w:bookmarkEnd w:id="445"/>
      <w:bookmarkEnd w:id="446"/>
      <w:bookmarkEnd w:id="44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448" w:name="_Toc208864116"/>
      <w:r>
        <w:t xml:space="preserve">Vista </w:t>
      </w:r>
      <w:r w:rsidR="00DC71E1">
        <w:t>lógica</w:t>
      </w:r>
      <w:bookmarkEnd w:id="44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449" w:name="_Toc208864117"/>
      <w:r>
        <w:t>Diagrama de clases</w:t>
      </w:r>
      <w:bookmarkEnd w:id="44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4998AC27" w:rsidR="004712D1" w:rsidRDefault="004712D1" w:rsidP="004712D1">
      <w:pPr>
        <w:pStyle w:val="Descripcin"/>
      </w:pPr>
      <w:bookmarkStart w:id="450" w:name="_Toc200854201"/>
      <w:bookmarkStart w:id="451" w:name="_Toc201172418"/>
      <w:bookmarkStart w:id="452" w:name="_Toc201199599"/>
      <w:bookmarkStart w:id="453" w:name="_Toc201199688"/>
      <w:bookmarkStart w:id="454" w:name="_Toc207209036"/>
      <w:bookmarkStart w:id="455" w:name="_Toc207894768"/>
      <w:bookmarkStart w:id="456" w:name="_Toc208864215"/>
      <w:bookmarkStart w:id="457" w:name="_Toc208864320"/>
      <w:bookmarkStart w:id="458" w:name="_Toc209985030"/>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fldChar w:fldCharType="end"/>
      </w:r>
      <w:r>
        <w:t xml:space="preserve"> Diagrama de clases UML del sistema Biométrico web</w:t>
      </w:r>
      <w:bookmarkEnd w:id="450"/>
      <w:bookmarkEnd w:id="451"/>
      <w:bookmarkEnd w:id="452"/>
      <w:bookmarkEnd w:id="453"/>
      <w:bookmarkEnd w:id="454"/>
      <w:bookmarkEnd w:id="455"/>
      <w:bookmarkEnd w:id="456"/>
      <w:bookmarkEnd w:id="457"/>
      <w:bookmarkEnd w:id="458"/>
    </w:p>
    <w:p w14:paraId="0E1C8613" w14:textId="77777777" w:rsidR="0009031E" w:rsidRPr="0009031E" w:rsidRDefault="0009031E" w:rsidP="0009031E"/>
    <w:p w14:paraId="7449EB91" w14:textId="4CFA9915" w:rsidR="005F65E6" w:rsidRDefault="005F65E6" w:rsidP="001E4711">
      <w:pPr>
        <w:pStyle w:val="Sinespaciado"/>
      </w:pPr>
    </w:p>
    <w:p w14:paraId="182965F7" w14:textId="7C48F908" w:rsidR="001E4711" w:rsidRDefault="00F24E1B" w:rsidP="00A63590">
      <w:pPr>
        <w:pStyle w:val="Sinespaciado"/>
      </w:pPr>
      <w:r>
        <w:rPr>
          <w:noProof/>
        </w:rPr>
        <w:drawing>
          <wp:inline distT="0" distB="0" distL="0" distR="0" wp14:anchorId="1686A903" wp14:editId="4ECEC470">
            <wp:extent cx="5971540" cy="4193540"/>
            <wp:effectExtent l="0" t="0" r="0" b="0"/>
            <wp:docPr id="134742015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0155" name="Imagen 1" descr="Diagrama, Esquemático&#10;&#10;El contenido generado por IA puede ser incorrecto."/>
                    <pic:cNvPicPr/>
                  </pic:nvPicPr>
                  <pic:blipFill>
                    <a:blip r:embed="rId62"/>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459" w:name="_Toc208864118"/>
      <w:r>
        <w:lastRenderedPageBreak/>
        <w:t>Modelado de datos</w:t>
      </w:r>
      <w:bookmarkEnd w:id="459"/>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6770B781" w:rsidR="0082794F" w:rsidRDefault="0082794F" w:rsidP="0082794F">
      <w:pPr>
        <w:pStyle w:val="Descripcin"/>
      </w:pPr>
      <w:bookmarkStart w:id="460" w:name="_Toc200854202"/>
      <w:bookmarkStart w:id="461" w:name="_Toc201172419"/>
      <w:bookmarkStart w:id="462" w:name="_Toc201199600"/>
      <w:bookmarkStart w:id="463" w:name="_Toc201199689"/>
      <w:bookmarkStart w:id="464" w:name="_Toc207209037"/>
      <w:bookmarkStart w:id="465" w:name="_Toc207894769"/>
      <w:bookmarkStart w:id="466" w:name="_Toc208864216"/>
      <w:bookmarkStart w:id="467" w:name="_Toc208864321"/>
      <w:bookmarkStart w:id="468" w:name="_Toc209985031"/>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fldChar w:fldCharType="end"/>
      </w:r>
      <w:r>
        <w:t xml:space="preserve"> Diagrama modelo de datos de sistema web EUGCOM</w:t>
      </w:r>
      <w:bookmarkEnd w:id="460"/>
      <w:bookmarkEnd w:id="461"/>
      <w:bookmarkEnd w:id="462"/>
      <w:bookmarkEnd w:id="463"/>
      <w:bookmarkEnd w:id="464"/>
      <w:bookmarkEnd w:id="465"/>
      <w:bookmarkEnd w:id="466"/>
      <w:bookmarkEnd w:id="467"/>
      <w:bookmarkEnd w:id="468"/>
    </w:p>
    <w:p w14:paraId="732A9F73" w14:textId="77777777" w:rsidR="00915C04" w:rsidRPr="00915C04" w:rsidRDefault="00915C04" w:rsidP="00915C04"/>
    <w:p w14:paraId="4347CA8B" w14:textId="449FC5EF" w:rsidR="008626D6" w:rsidRDefault="003D7A56" w:rsidP="0082794F">
      <w:pPr>
        <w:pStyle w:val="Sinespaciado"/>
      </w:pPr>
      <w:r>
        <w:rPr>
          <w:noProof/>
        </w:rPr>
        <w:drawing>
          <wp:inline distT="0" distB="0" distL="0" distR="0" wp14:anchorId="407930F3" wp14:editId="43F866CB">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63"/>
                    <a:stretch>
                      <a:fillRect/>
                    </a:stretch>
                  </pic:blipFill>
                  <pic:spPr>
                    <a:xfrm>
                      <a:off x="0" y="0"/>
                      <a:ext cx="5971540" cy="3816985"/>
                    </a:xfrm>
                    <a:prstGeom prst="rect">
                      <a:avLst/>
                    </a:prstGeom>
                  </pic:spPr>
                </pic:pic>
              </a:graphicData>
            </a:graphic>
          </wp:inline>
        </w:drawing>
      </w:r>
    </w:p>
    <w:p w14:paraId="0223922D" w14:textId="382C412D" w:rsidR="003D7A56" w:rsidRDefault="003D7A56" w:rsidP="0082794F">
      <w:pPr>
        <w:pStyle w:val="Sinespaciado"/>
      </w:pPr>
    </w:p>
    <w:p w14:paraId="35D169F4" w14:textId="0939A0F6" w:rsidR="003D7A56" w:rsidRDefault="003D7A56" w:rsidP="0082794F">
      <w:pPr>
        <w:pStyle w:val="Sinespaciado"/>
      </w:pP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469" w:name="_Toc208864119"/>
      <w:r>
        <w:lastRenderedPageBreak/>
        <w:t>Vista de proceso:</w:t>
      </w:r>
      <w:bookmarkEnd w:id="46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 xml:space="preserve">l diseño del sistema web </w:t>
      </w:r>
      <w:proofErr w:type="spellStart"/>
      <w:r w:rsidR="00D62829">
        <w:t>EugCom</w:t>
      </w:r>
      <w:proofErr w:type="spellEnd"/>
      <w:r w:rsidR="00D62829">
        <w:t>.</w:t>
      </w:r>
    </w:p>
    <w:p w14:paraId="599AA9B5" w14:textId="77777777" w:rsidR="00D62829" w:rsidRPr="00DC71E1" w:rsidRDefault="00D62829" w:rsidP="00D62829"/>
    <w:p w14:paraId="2746E317" w14:textId="51AF1D80" w:rsidR="00F35736" w:rsidRDefault="2748AD84" w:rsidP="002D6B74">
      <w:pPr>
        <w:pStyle w:val="Ttulo3"/>
      </w:pPr>
      <w:bookmarkStart w:id="470" w:name="_Toc208864120"/>
      <w:r>
        <w:t>Diagrama</w:t>
      </w:r>
      <w:r w:rsidR="00876D85">
        <w:t>s</w:t>
      </w:r>
      <w:r>
        <w:t xml:space="preserve"> de secuencia</w:t>
      </w:r>
      <w:r w:rsidR="00876D85">
        <w:t>s</w:t>
      </w:r>
      <w:bookmarkEnd w:id="470"/>
    </w:p>
    <w:p w14:paraId="4EE27270" w14:textId="77777777" w:rsidR="00CB290C" w:rsidRPr="00CB290C" w:rsidRDefault="00CB290C" w:rsidP="00CB290C"/>
    <w:p w14:paraId="277DA626" w14:textId="6732E116" w:rsidR="00511D85" w:rsidRDefault="00511D85" w:rsidP="00511D85">
      <w:r w:rsidRPr="00511D85">
        <w:rPr>
          <w:lang w:val="es-MX"/>
        </w:rPr>
        <w:t xml:space="preserve">La figura </w:t>
      </w:r>
      <w:r w:rsidR="004E3868">
        <w:rPr>
          <w:lang w:val="es-MX"/>
        </w:rPr>
        <w:t xml:space="preserve">5.3 </w:t>
      </w:r>
      <w:r w:rsidRPr="00511D85">
        <w:t>describe el flujo</w:t>
      </w:r>
      <w:r w:rsidR="00645341" w:rsidRPr="00645341">
        <w:t xml:space="preserve"> </w:t>
      </w:r>
      <w:r w:rsidR="00645341" w:rsidRPr="00511D85">
        <w:t xml:space="preserve">para </w:t>
      </w:r>
      <w:r w:rsidR="00645341">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2265E0FF" w14:textId="77777777" w:rsidR="00983CDF" w:rsidRPr="00511D85" w:rsidRDefault="00983CDF" w:rsidP="00511D85"/>
    <w:p w14:paraId="63DFA9BF" w14:textId="7B924269" w:rsidR="00983CDF" w:rsidRPr="00983CDF" w:rsidRDefault="004E3868" w:rsidP="00983CDF">
      <w:pPr>
        <w:pStyle w:val="Descripcin"/>
      </w:pPr>
      <w:bookmarkStart w:id="471" w:name="_Toc209985032"/>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fldChar w:fldCharType="end"/>
      </w:r>
      <w:r w:rsidRPr="004E3868">
        <w:t xml:space="preserve"> </w:t>
      </w:r>
      <w:r>
        <w:t>Caso de uso N°1.2, “</w:t>
      </w:r>
      <w:r w:rsidRPr="004E3868">
        <w:t xml:space="preserve">Asignando el turno a un </w:t>
      </w:r>
      <w:r w:rsidRPr="00983CDF">
        <w:t>trabajador</w:t>
      </w:r>
      <w:r>
        <w:t>”</w:t>
      </w:r>
      <w:bookmarkEnd w:id="471"/>
    </w:p>
    <w:p w14:paraId="7836E9CB" w14:textId="5C7FEA9F" w:rsidR="00FE5630" w:rsidRDefault="00FE5630" w:rsidP="00FE5630">
      <w:pPr>
        <w:pStyle w:val="Sinespaciado"/>
      </w:pPr>
      <w:r>
        <w:rPr>
          <w:noProof/>
        </w:rPr>
        <w:drawing>
          <wp:inline distT="0" distB="0" distL="0" distR="0" wp14:anchorId="3258CED9" wp14:editId="41C80092">
            <wp:extent cx="5618562" cy="2190307"/>
            <wp:effectExtent l="0" t="0" r="1270" b="635"/>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64"/>
                    <a:stretch>
                      <a:fillRect/>
                    </a:stretch>
                  </pic:blipFill>
                  <pic:spPr>
                    <a:xfrm>
                      <a:off x="0" y="0"/>
                      <a:ext cx="5624357" cy="2192566"/>
                    </a:xfrm>
                    <a:prstGeom prst="rect">
                      <a:avLst/>
                    </a:prstGeom>
                  </pic:spPr>
                </pic:pic>
              </a:graphicData>
            </a:graphic>
          </wp:inline>
        </w:drawing>
      </w:r>
    </w:p>
    <w:p w14:paraId="6BB6AABB" w14:textId="77777777" w:rsidR="003437CE" w:rsidRDefault="003437CE" w:rsidP="00FE5630">
      <w:pPr>
        <w:pStyle w:val="Sinespaciado"/>
      </w:pPr>
    </w:p>
    <w:p w14:paraId="47E7FB2B" w14:textId="6B0BAB72" w:rsidR="00FE5630" w:rsidRPr="00511D85" w:rsidRDefault="003437CE" w:rsidP="00511D85">
      <w:r>
        <w:t>Fuente: Elaborado por el estudiante de acuerdo con el proyecto</w:t>
      </w:r>
    </w:p>
    <w:p w14:paraId="6423855E" w14:textId="2B165ACB" w:rsidR="00511D85" w:rsidRPr="00511D85" w:rsidRDefault="00511D85" w:rsidP="00511D85">
      <w:r w:rsidRPr="00511D85">
        <w:lastRenderedPageBreak/>
        <w:t xml:space="preserve">La figura </w:t>
      </w:r>
      <w:r w:rsidR="004E3868">
        <w:t>5.4</w:t>
      </w:r>
      <w:r w:rsidRPr="00511D85">
        <w:t xml:space="preserve"> presenta el proceso </w:t>
      </w:r>
      <w:r w:rsidR="00645341" w:rsidRPr="00511D85">
        <w:t xml:space="preserve">para </w:t>
      </w:r>
      <w:r w:rsidR="00645341">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0ED44FFC" w14:textId="77777777" w:rsidR="00FE5630" w:rsidRDefault="00FE5630" w:rsidP="00FE5630">
      <w:pPr>
        <w:pStyle w:val="Sinespaciado"/>
      </w:pPr>
    </w:p>
    <w:p w14:paraId="4FAFE73A" w14:textId="6EE8C08C" w:rsidR="00FE5630" w:rsidRDefault="004E3868" w:rsidP="00983CDF">
      <w:pPr>
        <w:pStyle w:val="Descripcin"/>
      </w:pPr>
      <w:bookmarkStart w:id="472" w:name="_Toc209985033"/>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w:t>
      </w:r>
      <w:r w:rsidR="00267181">
        <w:fldChar w:fldCharType="end"/>
      </w:r>
      <w:r>
        <w:t xml:space="preserve"> Caso de uso N°1.3.1, “</w:t>
      </w:r>
      <w:r w:rsidRPr="00983CDF">
        <w:t>Editando</w:t>
      </w:r>
      <w:r w:rsidRPr="004E3868">
        <w:t xml:space="preserve"> la descripción del turno</w:t>
      </w:r>
      <w:r>
        <w:t>2</w:t>
      </w:r>
      <w:bookmarkEnd w:id="472"/>
    </w:p>
    <w:p w14:paraId="77C89F9B" w14:textId="77777777" w:rsidR="00983CDF" w:rsidRPr="00983CDF" w:rsidRDefault="00983CDF" w:rsidP="00983CDF"/>
    <w:p w14:paraId="4D144C86" w14:textId="1A950A45" w:rsidR="00FE5630" w:rsidRDefault="00FE5630" w:rsidP="00FE5630">
      <w:pPr>
        <w:pStyle w:val="Sinespaciado"/>
      </w:pPr>
      <w:r>
        <w:rPr>
          <w:noProof/>
        </w:rPr>
        <w:drawing>
          <wp:inline distT="0" distB="0" distL="0" distR="0" wp14:anchorId="62B7C0EC" wp14:editId="3603891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65"/>
                    <a:stretch>
                      <a:fillRect/>
                    </a:stretch>
                  </pic:blipFill>
                  <pic:spPr>
                    <a:xfrm>
                      <a:off x="0" y="0"/>
                      <a:ext cx="5971540" cy="2581275"/>
                    </a:xfrm>
                    <a:prstGeom prst="rect">
                      <a:avLst/>
                    </a:prstGeom>
                  </pic:spPr>
                </pic:pic>
              </a:graphicData>
            </a:graphic>
          </wp:inline>
        </w:drawing>
      </w:r>
    </w:p>
    <w:p w14:paraId="7615D122" w14:textId="77777777" w:rsidR="003437CE" w:rsidRDefault="003437CE" w:rsidP="00FE5630">
      <w:pPr>
        <w:pStyle w:val="Sinespaciado"/>
      </w:pPr>
    </w:p>
    <w:p w14:paraId="6982BFE8" w14:textId="77777777" w:rsidR="003437CE" w:rsidRPr="00DC71E1" w:rsidRDefault="003437CE" w:rsidP="003437CE">
      <w:r>
        <w:t>Fuente: Elaborado por el estudiante de acuerdo con el proyecto</w:t>
      </w:r>
    </w:p>
    <w:p w14:paraId="5D859A71" w14:textId="77777777" w:rsidR="003437CE" w:rsidRDefault="003437CE" w:rsidP="00FE5630">
      <w:pPr>
        <w:pStyle w:val="Sinespaciado"/>
      </w:pPr>
    </w:p>
    <w:p w14:paraId="1CB5F027" w14:textId="0ACAD293" w:rsidR="00FE5630" w:rsidRDefault="00FE5630">
      <w:pPr>
        <w:spacing w:line="278" w:lineRule="auto"/>
        <w:ind w:firstLine="0"/>
        <w:jc w:val="left"/>
        <w:rPr>
          <w:rFonts w:ascii="Aptos" w:hAnsi="Aptos"/>
        </w:rPr>
      </w:pPr>
      <w:r>
        <w:br w:type="page"/>
      </w:r>
    </w:p>
    <w:p w14:paraId="568C4910" w14:textId="0EB5BD46" w:rsidR="00511D85" w:rsidRDefault="00511D85" w:rsidP="00511D85">
      <w:r w:rsidRPr="00511D85">
        <w:lastRenderedPageBreak/>
        <w:t xml:space="preserve">La figura </w:t>
      </w:r>
      <w:r w:rsidR="004E3868">
        <w:t>5.5</w:t>
      </w:r>
      <w:r w:rsidRPr="00511D85">
        <w:t xml:space="preserve"> ilustra el proceso</w:t>
      </w:r>
      <w:r w:rsidR="00645341" w:rsidRPr="00645341">
        <w:t xml:space="preserve"> </w:t>
      </w:r>
      <w:r w:rsidR="00645341" w:rsidRPr="00511D85">
        <w:t xml:space="preserve">para </w:t>
      </w:r>
      <w:r w:rsidR="00645341">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56A8286C" w14:textId="77777777" w:rsidR="004E3868" w:rsidRDefault="004E3868" w:rsidP="00511D85"/>
    <w:p w14:paraId="4A074ACB" w14:textId="34210828" w:rsidR="004E3868" w:rsidRDefault="004E3868" w:rsidP="00983CDF">
      <w:pPr>
        <w:pStyle w:val="Descripcin"/>
      </w:pPr>
      <w:bookmarkStart w:id="473" w:name="_Toc209985034"/>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5</w:t>
      </w:r>
      <w:r w:rsidR="00267181">
        <w:fldChar w:fldCharType="end"/>
      </w:r>
      <w:r w:rsidRPr="004E3868">
        <w:t xml:space="preserve"> </w:t>
      </w:r>
      <w:r>
        <w:t>caso de uso N°1.3.2 , ”</w:t>
      </w:r>
      <w:r w:rsidRPr="004E3868">
        <w:t>Cambiando el turno de los trabajadores</w:t>
      </w:r>
      <w:r>
        <w:t>”</w:t>
      </w:r>
      <w:bookmarkEnd w:id="473"/>
    </w:p>
    <w:p w14:paraId="3D982695" w14:textId="77777777" w:rsidR="00983CDF" w:rsidRPr="00983CDF" w:rsidRDefault="00983CDF" w:rsidP="00983CDF"/>
    <w:p w14:paraId="71FD5490" w14:textId="1C467892" w:rsidR="003437CE" w:rsidRDefault="00FE5630" w:rsidP="00511D85">
      <w:pPr>
        <w:pStyle w:val="Sinespaciado"/>
      </w:pPr>
      <w:r>
        <w:rPr>
          <w:noProof/>
        </w:rPr>
        <w:drawing>
          <wp:inline distT="0" distB="0" distL="0" distR="0" wp14:anchorId="2973E5BC" wp14:editId="07C78FE0">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66"/>
                    <a:stretch>
                      <a:fillRect/>
                    </a:stretch>
                  </pic:blipFill>
                  <pic:spPr>
                    <a:xfrm>
                      <a:off x="0" y="0"/>
                      <a:ext cx="5971540" cy="2693035"/>
                    </a:xfrm>
                    <a:prstGeom prst="rect">
                      <a:avLst/>
                    </a:prstGeom>
                  </pic:spPr>
                </pic:pic>
              </a:graphicData>
            </a:graphic>
          </wp:inline>
        </w:drawing>
      </w:r>
    </w:p>
    <w:p w14:paraId="0F532589" w14:textId="77777777" w:rsidR="00511D85" w:rsidRDefault="00511D85" w:rsidP="00511D85">
      <w:pPr>
        <w:pStyle w:val="Sinespaciado"/>
      </w:pPr>
    </w:p>
    <w:p w14:paraId="1EA1FFA4" w14:textId="77777777" w:rsidR="003437CE" w:rsidRPr="00DC71E1" w:rsidRDefault="003437CE" w:rsidP="003437CE">
      <w:r>
        <w:t>Fuente: Elaborado por el estudiante de acuerdo con el proyecto</w:t>
      </w:r>
    </w:p>
    <w:p w14:paraId="21FD130B" w14:textId="580925D6" w:rsidR="00FE5630" w:rsidRDefault="00FE5630">
      <w:pPr>
        <w:spacing w:line="278" w:lineRule="auto"/>
        <w:ind w:firstLine="0"/>
        <w:jc w:val="left"/>
        <w:rPr>
          <w:rFonts w:ascii="Aptos" w:hAnsi="Aptos"/>
        </w:rPr>
      </w:pPr>
      <w:r>
        <w:br w:type="page"/>
      </w:r>
    </w:p>
    <w:p w14:paraId="78071798" w14:textId="41E717D6" w:rsidR="00FE5630" w:rsidRDefault="00511D85" w:rsidP="00511D85">
      <w:r>
        <w:lastRenderedPageBreak/>
        <w:t>En la figura</w:t>
      </w:r>
      <w:r w:rsidR="004E3868">
        <w:t xml:space="preserve"> 5.6</w:t>
      </w:r>
      <w:r w:rsidR="004E3868" w:rsidRPr="00511D85">
        <w:t xml:space="preserve"> </w:t>
      </w:r>
      <w:r w:rsidR="004E3868">
        <w:t>explica el</w:t>
      </w:r>
      <w:r>
        <w:t xml:space="preserve"> diagrama del caso de uso </w:t>
      </w:r>
      <w:r w:rsidR="00645341">
        <w:t>N°</w:t>
      </w:r>
      <w:r>
        <w:t>1.5 “creando los departamentos de la empresa” muestra el paso a paso para poder registrar un departamento de la empresa en la cual se inició sesión en el Portal web.</w:t>
      </w:r>
    </w:p>
    <w:p w14:paraId="53F699F0" w14:textId="77777777" w:rsidR="004E3868" w:rsidRDefault="004E3868" w:rsidP="00511D85"/>
    <w:p w14:paraId="19D4269B" w14:textId="7D7B972F" w:rsidR="004E3868" w:rsidRDefault="004E3868" w:rsidP="00983CDF">
      <w:pPr>
        <w:pStyle w:val="Descripcin"/>
      </w:pPr>
      <w:bookmarkStart w:id="474" w:name="_Toc209985035"/>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6</w:t>
      </w:r>
      <w:r w:rsidR="00267181">
        <w:fldChar w:fldCharType="end"/>
      </w:r>
      <w:r w:rsidRPr="004E3868">
        <w:rPr>
          <w:i w:val="0"/>
          <w:iCs w:val="0"/>
          <w:color w:val="000000"/>
          <w:sz w:val="24"/>
          <w:szCs w:val="24"/>
        </w:rPr>
        <w:t xml:space="preserve"> </w:t>
      </w:r>
      <w:r>
        <w:t>caso de uso N°1.5 , “</w:t>
      </w:r>
      <w:r w:rsidRPr="00983CDF">
        <w:t>Creando</w:t>
      </w:r>
      <w:r w:rsidRPr="004E3868">
        <w:t xml:space="preserve"> los departamentos de la empresa</w:t>
      </w:r>
      <w:r>
        <w:t>”</w:t>
      </w:r>
      <w:bookmarkEnd w:id="474"/>
    </w:p>
    <w:p w14:paraId="0A8DA574" w14:textId="77777777" w:rsidR="00983CDF" w:rsidRPr="00983CDF" w:rsidRDefault="00983CDF" w:rsidP="00983CDF"/>
    <w:p w14:paraId="6A60CCAF" w14:textId="77777777" w:rsidR="003437CE" w:rsidRDefault="00FE5630">
      <w:pPr>
        <w:spacing w:line="278" w:lineRule="auto"/>
        <w:ind w:firstLine="0"/>
        <w:jc w:val="left"/>
      </w:pPr>
      <w:r>
        <w:rPr>
          <w:noProof/>
        </w:rPr>
        <w:drawing>
          <wp:inline distT="0" distB="0" distL="0" distR="0" wp14:anchorId="475F14EE" wp14:editId="325CB5F0">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67"/>
                    <a:stretch>
                      <a:fillRect/>
                    </a:stretch>
                  </pic:blipFill>
                  <pic:spPr>
                    <a:xfrm>
                      <a:off x="0" y="0"/>
                      <a:ext cx="5971540" cy="2827020"/>
                    </a:xfrm>
                    <a:prstGeom prst="rect">
                      <a:avLst/>
                    </a:prstGeom>
                  </pic:spPr>
                </pic:pic>
              </a:graphicData>
            </a:graphic>
          </wp:inline>
        </w:drawing>
      </w:r>
    </w:p>
    <w:p w14:paraId="1E993CC1" w14:textId="77777777" w:rsidR="003437CE" w:rsidRPr="00DC71E1" w:rsidRDefault="003437CE" w:rsidP="003437CE">
      <w:r>
        <w:t>Fuente: Elaborado por el estudiante de acuerdo con el proyecto</w:t>
      </w:r>
    </w:p>
    <w:p w14:paraId="44F2ABDF" w14:textId="47D8FCA3" w:rsidR="00FE5630" w:rsidRDefault="00FE5630">
      <w:pPr>
        <w:spacing w:line="278" w:lineRule="auto"/>
        <w:ind w:firstLine="0"/>
        <w:jc w:val="left"/>
        <w:rPr>
          <w:rFonts w:ascii="Aptos" w:hAnsi="Aptos"/>
        </w:rPr>
      </w:pPr>
      <w:r>
        <w:br w:type="page"/>
      </w:r>
    </w:p>
    <w:p w14:paraId="30B0237C" w14:textId="790EBB49" w:rsidR="00645341" w:rsidRDefault="00645341" w:rsidP="00645341">
      <w:r w:rsidRPr="00511D85">
        <w:lastRenderedPageBreak/>
        <w:t xml:space="preserve">La figura </w:t>
      </w:r>
      <w:r w:rsidR="004E3868">
        <w:t>5.7</w:t>
      </w:r>
      <w:r w:rsidRPr="00511D85">
        <w:t xml:space="preserve">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53B15B85" w14:textId="77777777" w:rsidR="004E3868" w:rsidRDefault="004E3868" w:rsidP="00645341"/>
    <w:p w14:paraId="363AD221" w14:textId="370C1042" w:rsidR="00FE5630" w:rsidRDefault="004E3868" w:rsidP="00983CDF">
      <w:pPr>
        <w:pStyle w:val="Descripcin"/>
      </w:pPr>
      <w:bookmarkStart w:id="475" w:name="_Toc209985036"/>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7</w:t>
      </w:r>
      <w:r w:rsidR="00267181">
        <w:fldChar w:fldCharType="end"/>
      </w:r>
      <w:r w:rsidRPr="004E3868">
        <w:t xml:space="preserve"> </w:t>
      </w:r>
      <w:r>
        <w:t>caso de uso N°1.6, “</w:t>
      </w:r>
      <w:r w:rsidRPr="004E3868">
        <w:t>Cambiando el estado de un departamento</w:t>
      </w:r>
      <w:r>
        <w:t>”</w:t>
      </w:r>
      <w:bookmarkEnd w:id="475"/>
    </w:p>
    <w:p w14:paraId="610792F0" w14:textId="77777777" w:rsidR="00983CDF" w:rsidRPr="00983CDF" w:rsidRDefault="00983CDF" w:rsidP="00983CDF"/>
    <w:p w14:paraId="7EE67BC4" w14:textId="1046E8C3" w:rsidR="00FE5630" w:rsidRDefault="00FE5630">
      <w:pPr>
        <w:spacing w:line="278" w:lineRule="auto"/>
        <w:ind w:firstLine="0"/>
        <w:jc w:val="left"/>
        <w:rPr>
          <w:rFonts w:ascii="Aptos" w:hAnsi="Aptos"/>
        </w:rPr>
      </w:pPr>
      <w:r>
        <w:rPr>
          <w:noProof/>
        </w:rPr>
        <w:drawing>
          <wp:inline distT="0" distB="0" distL="0" distR="0" wp14:anchorId="0B5C2E8D" wp14:editId="2876A158">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68"/>
                    <a:stretch>
                      <a:fillRect/>
                    </a:stretch>
                  </pic:blipFill>
                  <pic:spPr>
                    <a:xfrm>
                      <a:off x="0" y="0"/>
                      <a:ext cx="5971540" cy="3095625"/>
                    </a:xfrm>
                    <a:prstGeom prst="rect">
                      <a:avLst/>
                    </a:prstGeom>
                  </pic:spPr>
                </pic:pic>
              </a:graphicData>
            </a:graphic>
          </wp:inline>
        </w:drawing>
      </w:r>
    </w:p>
    <w:p w14:paraId="73A3BCD6" w14:textId="77777777" w:rsidR="003437CE" w:rsidRPr="00DC71E1" w:rsidRDefault="003437CE" w:rsidP="003437CE">
      <w:r>
        <w:t>Fuente: Elaborado por el estudiante de acuerdo con el proyecto</w:t>
      </w:r>
    </w:p>
    <w:p w14:paraId="1327A9A4" w14:textId="77777777" w:rsidR="003437CE" w:rsidRDefault="003437CE">
      <w:pPr>
        <w:spacing w:line="278" w:lineRule="auto"/>
        <w:ind w:firstLine="0"/>
        <w:jc w:val="left"/>
        <w:rPr>
          <w:rFonts w:ascii="Aptos" w:hAnsi="Aptos"/>
        </w:rPr>
      </w:pPr>
    </w:p>
    <w:p w14:paraId="44B62F69" w14:textId="1C45AD55" w:rsidR="00FE5630" w:rsidRDefault="00FE5630">
      <w:pPr>
        <w:spacing w:line="278" w:lineRule="auto"/>
        <w:ind w:firstLine="0"/>
        <w:jc w:val="left"/>
        <w:rPr>
          <w:rFonts w:ascii="Aptos" w:hAnsi="Aptos"/>
        </w:rPr>
      </w:pPr>
      <w:r>
        <w:br w:type="page"/>
      </w:r>
    </w:p>
    <w:p w14:paraId="381755B8" w14:textId="4E6924A0" w:rsidR="00FE5630" w:rsidRDefault="004A3C63" w:rsidP="004A3C63">
      <w:r>
        <w:lastRenderedPageBreak/>
        <w:t>En la figura</w:t>
      </w:r>
      <w:r w:rsidR="004E3868">
        <w:t xml:space="preserve"> 5.8 el</w:t>
      </w:r>
      <w:r w:rsidRPr="004A3C63">
        <w:t xml:space="preserve"> diagrama corresponde al caso de uso </w:t>
      </w:r>
      <w:r w:rsidR="00645341">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1E8AA684" w14:textId="77777777" w:rsidR="004E3868" w:rsidRDefault="004E3868" w:rsidP="004A3C63"/>
    <w:p w14:paraId="0BC5187E" w14:textId="69A53A6F" w:rsidR="004E3868" w:rsidRDefault="004E3868" w:rsidP="00983CDF">
      <w:pPr>
        <w:pStyle w:val="Descripcin"/>
      </w:pPr>
      <w:bookmarkStart w:id="476" w:name="_Toc209985037"/>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8</w:t>
      </w:r>
      <w:r w:rsidR="00267181">
        <w:fldChar w:fldCharType="end"/>
      </w:r>
      <w:r w:rsidRPr="004E3868">
        <w:t xml:space="preserve"> </w:t>
      </w:r>
      <w:r w:rsidRPr="004A3C63">
        <w:t xml:space="preserve">caso de uso </w:t>
      </w:r>
      <w:r>
        <w:t>N°</w:t>
      </w:r>
      <w:r w:rsidRPr="004A3C63">
        <w:t>1.8</w:t>
      </w:r>
      <w:r>
        <w:t xml:space="preserve">, </w:t>
      </w:r>
      <w:r w:rsidRPr="004A3C63">
        <w:t>“</w:t>
      </w:r>
      <w:r w:rsidRPr="00983CDF">
        <w:t>Creando</w:t>
      </w:r>
      <w:r w:rsidRPr="004A3C63">
        <w:t xml:space="preserve"> un motivo de permiso”</w:t>
      </w:r>
      <w:bookmarkEnd w:id="476"/>
    </w:p>
    <w:p w14:paraId="182C9687" w14:textId="77777777" w:rsidR="004A3C63" w:rsidRDefault="004A3C63" w:rsidP="004A3C63"/>
    <w:p w14:paraId="5014F569" w14:textId="141F0C6C" w:rsidR="00FE5630" w:rsidRDefault="00FE5630">
      <w:pPr>
        <w:spacing w:line="278" w:lineRule="auto"/>
        <w:ind w:firstLine="0"/>
        <w:jc w:val="left"/>
        <w:rPr>
          <w:rFonts w:ascii="Aptos" w:hAnsi="Aptos"/>
        </w:rPr>
      </w:pPr>
      <w:r>
        <w:rPr>
          <w:noProof/>
        </w:rPr>
        <w:drawing>
          <wp:inline distT="0" distB="0" distL="0" distR="0" wp14:anchorId="062C50B2" wp14:editId="7F734FEC">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69"/>
                    <a:stretch>
                      <a:fillRect/>
                    </a:stretch>
                  </pic:blipFill>
                  <pic:spPr>
                    <a:xfrm>
                      <a:off x="0" y="0"/>
                      <a:ext cx="5971540" cy="2642235"/>
                    </a:xfrm>
                    <a:prstGeom prst="rect">
                      <a:avLst/>
                    </a:prstGeom>
                  </pic:spPr>
                </pic:pic>
              </a:graphicData>
            </a:graphic>
          </wp:inline>
        </w:drawing>
      </w:r>
    </w:p>
    <w:p w14:paraId="2861C50B" w14:textId="77777777" w:rsidR="004A3C63" w:rsidRDefault="004A3C63">
      <w:pPr>
        <w:spacing w:line="278" w:lineRule="auto"/>
        <w:ind w:firstLine="0"/>
        <w:jc w:val="left"/>
        <w:rPr>
          <w:rFonts w:ascii="Aptos" w:hAnsi="Aptos"/>
        </w:rPr>
      </w:pPr>
    </w:p>
    <w:p w14:paraId="5120751C" w14:textId="77777777" w:rsidR="003437CE" w:rsidRPr="00DC71E1" w:rsidRDefault="003437CE" w:rsidP="003437CE">
      <w:r>
        <w:t>Fuente: Elaborado por el estudiante de acuerdo con el proyecto</w:t>
      </w:r>
    </w:p>
    <w:p w14:paraId="196BA187" w14:textId="77777777" w:rsidR="003437CE" w:rsidRDefault="003437CE">
      <w:pPr>
        <w:spacing w:line="278" w:lineRule="auto"/>
        <w:ind w:firstLine="0"/>
        <w:jc w:val="left"/>
        <w:rPr>
          <w:rFonts w:ascii="Aptos" w:hAnsi="Aptos"/>
        </w:rPr>
      </w:pPr>
    </w:p>
    <w:p w14:paraId="268C9449" w14:textId="7A2173FB" w:rsidR="00FE5630" w:rsidRDefault="00FE5630">
      <w:pPr>
        <w:spacing w:line="278" w:lineRule="auto"/>
        <w:ind w:firstLine="0"/>
        <w:jc w:val="left"/>
        <w:rPr>
          <w:rFonts w:ascii="Aptos" w:hAnsi="Aptos"/>
        </w:rPr>
      </w:pPr>
      <w:r>
        <w:br w:type="page"/>
      </w:r>
    </w:p>
    <w:p w14:paraId="7507E15A" w14:textId="35598439" w:rsidR="00511D85" w:rsidRDefault="00511D85" w:rsidP="00511D85">
      <w:r w:rsidRPr="00511D85">
        <w:lastRenderedPageBreak/>
        <w:t xml:space="preserve">La figura </w:t>
      </w:r>
      <w:r w:rsidR="004E3868">
        <w:t xml:space="preserve">5.9 </w:t>
      </w:r>
      <w:r w:rsidRPr="00511D85">
        <w:t xml:space="preserve">detalla el proceso </w:t>
      </w:r>
      <w:r w:rsidR="00645341" w:rsidRPr="00511D85">
        <w:t xml:space="preserve">para </w:t>
      </w:r>
      <w:r w:rsidR="00645341">
        <w:t xml:space="preserve">el caso de uso N°1.9 en donde </w:t>
      </w:r>
      <w:r w:rsidRPr="00511D85">
        <w:t>un usuario cambi</w:t>
      </w:r>
      <w:r w:rsidR="00645341">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3E3C65D4" w14:textId="77777777" w:rsidR="00983CDF" w:rsidRDefault="00983CDF" w:rsidP="00511D85"/>
    <w:p w14:paraId="23496288" w14:textId="5553CFC2" w:rsidR="004E3868" w:rsidRDefault="004E3868" w:rsidP="00983CDF">
      <w:pPr>
        <w:pStyle w:val="Descripcin"/>
      </w:pPr>
      <w:bookmarkStart w:id="477" w:name="_Toc209985038"/>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9</w:t>
      </w:r>
      <w:r w:rsidR="00267181">
        <w:fldChar w:fldCharType="end"/>
      </w:r>
      <w:r w:rsidRPr="004E3868">
        <w:t xml:space="preserve"> </w:t>
      </w:r>
      <w:r>
        <w:t>caso de uso N°1.9, “</w:t>
      </w:r>
      <w:r w:rsidRPr="004E3868">
        <w:t>Activando/Desactivando un motivo de permiso</w:t>
      </w:r>
      <w:r>
        <w:t>”</w:t>
      </w:r>
      <w:bookmarkEnd w:id="477"/>
    </w:p>
    <w:p w14:paraId="70A37642" w14:textId="77777777" w:rsidR="00511D85" w:rsidRPr="00511D85" w:rsidRDefault="00511D85" w:rsidP="00511D85">
      <w:pPr>
        <w:spacing w:line="278" w:lineRule="auto"/>
        <w:ind w:firstLine="0"/>
        <w:jc w:val="left"/>
      </w:pPr>
    </w:p>
    <w:p w14:paraId="59D84997" w14:textId="5D6786D5" w:rsidR="00FE5630" w:rsidRDefault="00FE5630" w:rsidP="00511D85">
      <w:pPr>
        <w:pStyle w:val="Sinespaciado"/>
      </w:pPr>
      <w:r>
        <w:rPr>
          <w:noProof/>
        </w:rPr>
        <w:drawing>
          <wp:inline distT="0" distB="0" distL="0" distR="0" wp14:anchorId="67AC7889" wp14:editId="0C521307">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70"/>
                    <a:stretch>
                      <a:fillRect/>
                    </a:stretch>
                  </pic:blipFill>
                  <pic:spPr>
                    <a:xfrm>
                      <a:off x="0" y="0"/>
                      <a:ext cx="5971540" cy="2534920"/>
                    </a:xfrm>
                    <a:prstGeom prst="rect">
                      <a:avLst/>
                    </a:prstGeom>
                  </pic:spPr>
                </pic:pic>
              </a:graphicData>
            </a:graphic>
          </wp:inline>
        </w:drawing>
      </w:r>
    </w:p>
    <w:p w14:paraId="40965727" w14:textId="77777777" w:rsidR="003437CE" w:rsidRPr="00DC71E1" w:rsidRDefault="003437CE" w:rsidP="003437CE">
      <w:r>
        <w:t>Fuente: Elaborado por el estudiante de acuerdo con el proyecto</w:t>
      </w:r>
    </w:p>
    <w:p w14:paraId="6C1A1B4D" w14:textId="77777777" w:rsidR="003437CE" w:rsidRDefault="003437CE">
      <w:pPr>
        <w:spacing w:line="278" w:lineRule="auto"/>
        <w:ind w:firstLine="0"/>
        <w:jc w:val="left"/>
        <w:rPr>
          <w:rFonts w:ascii="Aptos" w:hAnsi="Aptos"/>
        </w:rPr>
      </w:pPr>
    </w:p>
    <w:p w14:paraId="0CF85BD8" w14:textId="2EE81D93" w:rsidR="00FE5630" w:rsidRDefault="00FE5630">
      <w:pPr>
        <w:spacing w:line="278" w:lineRule="auto"/>
        <w:ind w:firstLine="0"/>
        <w:jc w:val="left"/>
        <w:rPr>
          <w:rFonts w:ascii="Aptos" w:hAnsi="Aptos"/>
        </w:rPr>
      </w:pPr>
      <w:r>
        <w:br w:type="page"/>
      </w:r>
    </w:p>
    <w:p w14:paraId="7507A9BB" w14:textId="74E0CD3C" w:rsidR="00FE5630" w:rsidRDefault="00511D85" w:rsidP="00511D85">
      <w:r>
        <w:lastRenderedPageBreak/>
        <w:t>En la figura</w:t>
      </w:r>
      <w:r w:rsidR="004E3868">
        <w:t xml:space="preserve"> 5.1 </w:t>
      </w:r>
      <w:r w:rsidRPr="00511D85">
        <w:t>el presente diagrama el cual pertenece al caso de uso N</w:t>
      </w:r>
      <w:r w:rsidR="00645341">
        <w:t>°</w:t>
      </w:r>
      <w:r w:rsidRPr="00511D85">
        <w:t>1.11 se aprecia el paso a paso de acciones que se llevan a cabo para poder registrar un nuevo tipo de contrato con su correspondiente descripción</w:t>
      </w:r>
    </w:p>
    <w:p w14:paraId="0FFBDAC6" w14:textId="77777777" w:rsidR="004E3868" w:rsidRDefault="004E3868" w:rsidP="00511D85"/>
    <w:p w14:paraId="6147ED12" w14:textId="70FD7120" w:rsidR="004E3868" w:rsidRDefault="004E3868" w:rsidP="00983CDF">
      <w:pPr>
        <w:pStyle w:val="Descripcin"/>
      </w:pPr>
      <w:bookmarkStart w:id="478" w:name="_Toc209985039"/>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10</w:t>
      </w:r>
      <w:r w:rsidR="00267181">
        <w:fldChar w:fldCharType="end"/>
      </w:r>
      <w:r w:rsidRPr="004E3868">
        <w:t xml:space="preserve"> </w:t>
      </w:r>
      <w:r w:rsidRPr="00511D85">
        <w:t>caso de uso N</w:t>
      </w:r>
      <w:r>
        <w:t>°</w:t>
      </w:r>
      <w:r w:rsidRPr="00511D85">
        <w:t>1.11</w:t>
      </w:r>
      <w:r>
        <w:t>, “</w:t>
      </w:r>
      <w:r w:rsidRPr="00983CDF">
        <w:t>Creando</w:t>
      </w:r>
      <w:r w:rsidRPr="004E3868">
        <w:t xml:space="preserve"> tipos de contratos</w:t>
      </w:r>
      <w:r>
        <w:t>”</w:t>
      </w:r>
      <w:bookmarkEnd w:id="478"/>
    </w:p>
    <w:p w14:paraId="14AEA689" w14:textId="77777777" w:rsidR="00FE5630" w:rsidRDefault="00FE5630">
      <w:pPr>
        <w:spacing w:line="278" w:lineRule="auto"/>
        <w:ind w:firstLine="0"/>
        <w:jc w:val="left"/>
      </w:pPr>
      <w:r>
        <w:rPr>
          <w:noProof/>
        </w:rPr>
        <w:drawing>
          <wp:inline distT="0" distB="0" distL="0" distR="0" wp14:anchorId="3BBA2A4A" wp14:editId="0712F513">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71"/>
                    <a:stretch>
                      <a:fillRect/>
                    </a:stretch>
                  </pic:blipFill>
                  <pic:spPr>
                    <a:xfrm>
                      <a:off x="0" y="0"/>
                      <a:ext cx="5971540" cy="2667000"/>
                    </a:xfrm>
                    <a:prstGeom prst="rect">
                      <a:avLst/>
                    </a:prstGeom>
                  </pic:spPr>
                </pic:pic>
              </a:graphicData>
            </a:graphic>
          </wp:inline>
        </w:drawing>
      </w:r>
    </w:p>
    <w:p w14:paraId="51D2AC01" w14:textId="77777777" w:rsidR="003437CE" w:rsidRPr="00DC71E1" w:rsidRDefault="003437CE" w:rsidP="003437CE">
      <w:r>
        <w:t>Fuente: Elaborado por el estudiante de acuerdo con el proyecto</w:t>
      </w:r>
    </w:p>
    <w:p w14:paraId="53DC9F28" w14:textId="77777777" w:rsidR="003437CE" w:rsidRDefault="003437CE">
      <w:pPr>
        <w:spacing w:line="278" w:lineRule="auto"/>
        <w:ind w:firstLine="0"/>
        <w:jc w:val="left"/>
      </w:pPr>
    </w:p>
    <w:p w14:paraId="6F3F6909" w14:textId="77777777" w:rsidR="00FE5630" w:rsidRDefault="00FE5630">
      <w:pPr>
        <w:spacing w:line="278" w:lineRule="auto"/>
        <w:ind w:firstLine="0"/>
        <w:jc w:val="left"/>
      </w:pPr>
      <w:r>
        <w:br w:type="page"/>
      </w:r>
    </w:p>
    <w:p w14:paraId="56D07D43" w14:textId="16650FD8" w:rsidR="00511D85" w:rsidRDefault="00511D85" w:rsidP="00511D85">
      <w:r w:rsidRPr="00511D85">
        <w:lastRenderedPageBreak/>
        <w:t xml:space="preserve">La figura </w:t>
      </w:r>
      <w:r w:rsidR="004E3868">
        <w:t>5.11</w:t>
      </w:r>
      <w:r w:rsidRPr="00511D85">
        <w:t xml:space="preserve"> describe el flujo </w:t>
      </w:r>
      <w:r w:rsidR="00645341" w:rsidRPr="00511D85">
        <w:t xml:space="preserve">para </w:t>
      </w:r>
      <w:r w:rsidR="00645341">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3F878B30" w14:textId="77777777" w:rsidR="004E3868" w:rsidRDefault="004E3868" w:rsidP="00511D85"/>
    <w:p w14:paraId="5A04BF5C" w14:textId="43069EE0" w:rsidR="004E3868" w:rsidRPr="004E3868" w:rsidRDefault="004E3868" w:rsidP="00983CDF">
      <w:pPr>
        <w:pStyle w:val="Descripcin"/>
        <w:rPr>
          <w:rFonts w:eastAsia="Times New Roman"/>
        </w:rPr>
      </w:pPr>
      <w:bookmarkStart w:id="479" w:name="_Toc209985040"/>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11</w:t>
      </w:r>
      <w:r w:rsidR="00267181">
        <w:fldChar w:fldCharType="end"/>
      </w:r>
      <w:r w:rsidRPr="004E3868">
        <w:t xml:space="preserve"> </w:t>
      </w:r>
      <w:r>
        <w:t>caso de uso N°1.12, “</w:t>
      </w:r>
      <w:r w:rsidRPr="004E3868">
        <w:rPr>
          <w:rFonts w:eastAsia="Times New Roman"/>
          <w:color w:val="000000"/>
        </w:rPr>
        <w:t>Cambiando el estado de un tipo de contrato</w:t>
      </w:r>
      <w:r>
        <w:rPr>
          <w:rFonts w:eastAsia="Times New Roman"/>
          <w:color w:val="000000"/>
        </w:rPr>
        <w:t>”</w:t>
      </w:r>
      <w:bookmarkEnd w:id="479"/>
    </w:p>
    <w:p w14:paraId="0FC27889" w14:textId="77777777" w:rsidR="001507D1" w:rsidRDefault="001507D1">
      <w:pPr>
        <w:spacing w:line="278" w:lineRule="auto"/>
        <w:ind w:firstLine="0"/>
        <w:jc w:val="left"/>
      </w:pPr>
    </w:p>
    <w:p w14:paraId="1E4DEBE5" w14:textId="39664955" w:rsidR="001507D1" w:rsidRDefault="001507D1" w:rsidP="00511D85">
      <w:pPr>
        <w:pStyle w:val="Sinespaciado"/>
      </w:pPr>
      <w:r>
        <w:rPr>
          <w:noProof/>
        </w:rPr>
        <w:drawing>
          <wp:inline distT="0" distB="0" distL="0" distR="0" wp14:anchorId="24181C18" wp14:editId="776CDFE7">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72"/>
                    <a:stretch>
                      <a:fillRect/>
                    </a:stretch>
                  </pic:blipFill>
                  <pic:spPr>
                    <a:xfrm>
                      <a:off x="0" y="0"/>
                      <a:ext cx="5971540" cy="2458720"/>
                    </a:xfrm>
                    <a:prstGeom prst="rect">
                      <a:avLst/>
                    </a:prstGeom>
                  </pic:spPr>
                </pic:pic>
              </a:graphicData>
            </a:graphic>
          </wp:inline>
        </w:drawing>
      </w:r>
    </w:p>
    <w:p w14:paraId="58270978" w14:textId="77777777" w:rsidR="003437CE" w:rsidRPr="00DC71E1" w:rsidRDefault="003437CE" w:rsidP="003437CE">
      <w:r>
        <w:t>Fuente: Elaborado por el estudiante de acuerdo con el proyecto</w:t>
      </w:r>
    </w:p>
    <w:p w14:paraId="78D68130" w14:textId="77777777" w:rsidR="003437CE" w:rsidRDefault="003437CE">
      <w:pPr>
        <w:spacing w:line="278" w:lineRule="auto"/>
        <w:ind w:firstLine="0"/>
        <w:jc w:val="left"/>
      </w:pPr>
    </w:p>
    <w:p w14:paraId="3797357B" w14:textId="77777777" w:rsidR="00FE5630" w:rsidRDefault="00FE5630">
      <w:pPr>
        <w:spacing w:line="278" w:lineRule="auto"/>
        <w:ind w:firstLine="0"/>
        <w:jc w:val="left"/>
      </w:pPr>
    </w:p>
    <w:p w14:paraId="7CF14002" w14:textId="77777777" w:rsidR="00FE5630" w:rsidRDefault="00FE5630">
      <w:pPr>
        <w:spacing w:line="278" w:lineRule="auto"/>
        <w:ind w:firstLine="0"/>
        <w:jc w:val="left"/>
      </w:pPr>
      <w:r>
        <w:br w:type="page"/>
      </w:r>
    </w:p>
    <w:p w14:paraId="1060BBCD" w14:textId="4F948B41" w:rsidR="00FE5630" w:rsidRDefault="00511D85" w:rsidP="00511D85">
      <w:r>
        <w:lastRenderedPageBreak/>
        <w:t>En la figura</w:t>
      </w:r>
      <w:r w:rsidR="004E3868">
        <w:t xml:space="preserve"> 5.12</w:t>
      </w:r>
      <w:r>
        <w:t xml:space="preserve"> </w:t>
      </w:r>
      <w:r w:rsidR="004E3868">
        <w:t>el d</w:t>
      </w:r>
      <w:r w:rsidRPr="00511D85">
        <w:t>iagrama correspondiente al caso de uso N</w:t>
      </w:r>
      <w:r w:rsidR="00645341">
        <w:t>°</w:t>
      </w:r>
      <w:r w:rsidRPr="00511D85">
        <w:t>1.14, este diagrama tiene como finalidad explicar el proceso para poder crear un nuevo tipo de vacaciones el cual quedara almacenado en la base de datos</w:t>
      </w:r>
    </w:p>
    <w:p w14:paraId="3E48BF50" w14:textId="77777777" w:rsidR="004E3868" w:rsidRDefault="004E3868" w:rsidP="00511D85"/>
    <w:p w14:paraId="26A44DD6" w14:textId="5AAD2CC6" w:rsidR="004E3868" w:rsidRPr="004E3868" w:rsidRDefault="004E3868" w:rsidP="00983CDF">
      <w:pPr>
        <w:pStyle w:val="Descripcin"/>
        <w:rPr>
          <w:rFonts w:eastAsia="Times New Roman"/>
        </w:rPr>
      </w:pPr>
      <w:bookmarkStart w:id="480" w:name="_Toc209985041"/>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12</w:t>
      </w:r>
      <w:r w:rsidR="00267181">
        <w:fldChar w:fldCharType="end"/>
      </w:r>
      <w:r w:rsidRPr="004E3868">
        <w:t xml:space="preserve"> </w:t>
      </w:r>
      <w:r w:rsidRPr="00511D85">
        <w:t>caso de uso N</w:t>
      </w:r>
      <w:r>
        <w:t>°</w:t>
      </w:r>
      <w:r w:rsidRPr="00511D85">
        <w:t>1.14</w:t>
      </w:r>
      <w:r>
        <w:t>, “</w:t>
      </w:r>
      <w:r w:rsidRPr="004E3868">
        <w:rPr>
          <w:rFonts w:eastAsia="Times New Roman"/>
          <w:color w:val="000000"/>
        </w:rPr>
        <w:t>Creando un tipo de vacaciones</w:t>
      </w:r>
      <w:r>
        <w:rPr>
          <w:rFonts w:eastAsia="Times New Roman"/>
          <w:color w:val="000000"/>
        </w:rPr>
        <w:t>”</w:t>
      </w:r>
      <w:bookmarkEnd w:id="480"/>
    </w:p>
    <w:p w14:paraId="6456AC89" w14:textId="77777777" w:rsidR="00511D85" w:rsidRDefault="00511D85" w:rsidP="00511D85"/>
    <w:p w14:paraId="49B554ED" w14:textId="77777777" w:rsidR="003437CE" w:rsidRDefault="001507D1">
      <w:pPr>
        <w:spacing w:line="278" w:lineRule="auto"/>
        <w:ind w:firstLine="0"/>
        <w:jc w:val="left"/>
      </w:pPr>
      <w:r>
        <w:rPr>
          <w:noProof/>
        </w:rPr>
        <w:drawing>
          <wp:inline distT="0" distB="0" distL="0" distR="0" wp14:anchorId="216817F4" wp14:editId="43FB6D01">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73"/>
                    <a:stretch>
                      <a:fillRect/>
                    </a:stretch>
                  </pic:blipFill>
                  <pic:spPr>
                    <a:xfrm>
                      <a:off x="0" y="0"/>
                      <a:ext cx="5971540" cy="2698115"/>
                    </a:xfrm>
                    <a:prstGeom prst="rect">
                      <a:avLst/>
                    </a:prstGeom>
                  </pic:spPr>
                </pic:pic>
              </a:graphicData>
            </a:graphic>
          </wp:inline>
        </w:drawing>
      </w:r>
    </w:p>
    <w:p w14:paraId="4C87DABE" w14:textId="77777777" w:rsidR="003437CE" w:rsidRPr="00DC71E1" w:rsidRDefault="003437CE" w:rsidP="003437CE">
      <w:r>
        <w:t>Fuente: Elaborado por el estudiante de acuerdo con el proyecto</w:t>
      </w:r>
    </w:p>
    <w:p w14:paraId="5BB97212" w14:textId="6CA32452" w:rsidR="00FE5630" w:rsidRDefault="00FE5630">
      <w:pPr>
        <w:spacing w:line="278" w:lineRule="auto"/>
        <w:ind w:firstLine="0"/>
        <w:jc w:val="left"/>
      </w:pPr>
      <w:r>
        <w:br w:type="page"/>
      </w:r>
    </w:p>
    <w:p w14:paraId="116C634D" w14:textId="7773748B" w:rsidR="00511D85" w:rsidRDefault="00511D85" w:rsidP="00511D85">
      <w:r w:rsidRPr="00511D85">
        <w:lastRenderedPageBreak/>
        <w:t xml:space="preserve">La figura </w:t>
      </w:r>
      <w:r w:rsidR="004E3868">
        <w:t>5.13</w:t>
      </w:r>
      <w:r w:rsidRPr="00511D85">
        <w:t xml:space="preserve"> muestra el proceso </w:t>
      </w:r>
      <w:r w:rsidR="00645341" w:rsidRPr="00511D85">
        <w:t xml:space="preserve">para </w:t>
      </w:r>
      <w:r w:rsidR="00645341">
        <w:t xml:space="preserve">el caso de uso N°1.15 en donde </w:t>
      </w:r>
      <w:r w:rsidRPr="00511D85">
        <w:t>un usuario cambi</w:t>
      </w:r>
      <w:r w:rsidR="00645341">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72129E09" w14:textId="77777777" w:rsidR="004E3868" w:rsidRDefault="004E3868" w:rsidP="00511D85"/>
    <w:p w14:paraId="37346AF4" w14:textId="1BF46948" w:rsidR="004E3868" w:rsidRDefault="004E3868" w:rsidP="00983CDF">
      <w:pPr>
        <w:pStyle w:val="Descripcin"/>
      </w:pPr>
      <w:bookmarkStart w:id="481" w:name="_Toc209985042"/>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13</w:t>
      </w:r>
      <w:r w:rsidR="00267181">
        <w:fldChar w:fldCharType="end"/>
      </w:r>
      <w:r w:rsidRPr="004E3868">
        <w:t xml:space="preserve"> </w:t>
      </w:r>
      <w:r>
        <w:t>caso de uso N°1.15, “</w:t>
      </w:r>
      <w:r w:rsidRPr="004E3868">
        <w:t xml:space="preserve">Cambiando el estado de un tipo de </w:t>
      </w:r>
      <w:r w:rsidRPr="00983CDF">
        <w:t>vacaciones</w:t>
      </w:r>
      <w:r>
        <w:t>”</w:t>
      </w:r>
      <w:bookmarkEnd w:id="481"/>
    </w:p>
    <w:p w14:paraId="4BFC4EFE" w14:textId="77777777" w:rsidR="00511D85" w:rsidRPr="00511D85" w:rsidRDefault="00511D85" w:rsidP="004E3868">
      <w:pPr>
        <w:ind w:firstLine="0"/>
      </w:pPr>
    </w:p>
    <w:p w14:paraId="3E10AD96" w14:textId="4812B9BD" w:rsidR="00FE5630" w:rsidRDefault="001507D1" w:rsidP="00511D85">
      <w:pPr>
        <w:pStyle w:val="Sinespaciado"/>
      </w:pPr>
      <w:r>
        <w:rPr>
          <w:noProof/>
        </w:rPr>
        <w:drawing>
          <wp:inline distT="0" distB="0" distL="0" distR="0" wp14:anchorId="27744B20" wp14:editId="05232044">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74"/>
                    <a:stretch>
                      <a:fillRect/>
                    </a:stretch>
                  </pic:blipFill>
                  <pic:spPr>
                    <a:xfrm>
                      <a:off x="0" y="0"/>
                      <a:ext cx="5971540" cy="2557145"/>
                    </a:xfrm>
                    <a:prstGeom prst="rect">
                      <a:avLst/>
                    </a:prstGeom>
                  </pic:spPr>
                </pic:pic>
              </a:graphicData>
            </a:graphic>
          </wp:inline>
        </w:drawing>
      </w:r>
    </w:p>
    <w:p w14:paraId="02786C41" w14:textId="77777777" w:rsidR="00511D85" w:rsidRDefault="00511D85" w:rsidP="00511D85">
      <w:pPr>
        <w:pStyle w:val="Sinespaciado"/>
      </w:pPr>
    </w:p>
    <w:p w14:paraId="398A11D3" w14:textId="77777777" w:rsidR="003437CE" w:rsidRPr="00DC71E1" w:rsidRDefault="003437CE" w:rsidP="003437CE">
      <w:r>
        <w:t>Fuente: Elaborado por el estudiante de acuerdo con el proyecto</w:t>
      </w:r>
    </w:p>
    <w:p w14:paraId="25FB6CCF" w14:textId="77777777" w:rsidR="003437CE" w:rsidRDefault="003437CE">
      <w:pPr>
        <w:spacing w:line="278" w:lineRule="auto"/>
        <w:ind w:firstLine="0"/>
        <w:jc w:val="left"/>
      </w:pPr>
    </w:p>
    <w:p w14:paraId="533DA74B" w14:textId="77777777" w:rsidR="00FE5630" w:rsidRDefault="00FE5630">
      <w:pPr>
        <w:spacing w:line="278" w:lineRule="auto"/>
        <w:ind w:firstLine="0"/>
        <w:jc w:val="left"/>
      </w:pPr>
      <w:r>
        <w:br w:type="page"/>
      </w:r>
    </w:p>
    <w:p w14:paraId="77D78517" w14:textId="79D2B3AD" w:rsidR="00511D85" w:rsidRDefault="00511D85" w:rsidP="00511D85">
      <w:r>
        <w:lastRenderedPageBreak/>
        <w:t xml:space="preserve">En la figura </w:t>
      </w:r>
      <w:r w:rsidR="004E3868">
        <w:t>5.14 se presenta el</w:t>
      </w:r>
      <w:r w:rsidRPr="00511D85">
        <w:t xml:space="preserve"> diagrama correspondiente a</w:t>
      </w:r>
      <w:r>
        <w:t>l</w:t>
      </w:r>
      <w:r w:rsidRPr="00511D85">
        <w:t xml:space="preserve"> caso de uso N</w:t>
      </w:r>
      <w:r w:rsidR="00645341">
        <w:t>°</w:t>
      </w:r>
      <w:r w:rsidRPr="00511D85">
        <w:t>1.17 se puede apreciar el proceso para poder registrar una nueva sucursal de una empresa en la base de datos</w:t>
      </w:r>
      <w:r>
        <w:t>.</w:t>
      </w:r>
    </w:p>
    <w:p w14:paraId="43A517ED" w14:textId="77777777" w:rsidR="004E3868" w:rsidRDefault="004E3868" w:rsidP="00511D85"/>
    <w:p w14:paraId="02ECF6EA" w14:textId="6A89310A" w:rsidR="00511D85" w:rsidRDefault="004E3868" w:rsidP="00983CDF">
      <w:pPr>
        <w:pStyle w:val="Descripcin"/>
      </w:pPr>
      <w:bookmarkStart w:id="482" w:name="_Toc209985043"/>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14</w:t>
      </w:r>
      <w:r w:rsidR="00267181">
        <w:fldChar w:fldCharType="end"/>
      </w:r>
      <w:r w:rsidRPr="004E3868">
        <w:t xml:space="preserve"> </w:t>
      </w:r>
      <w:r w:rsidRPr="00511D85">
        <w:t>caso de uso N</w:t>
      </w:r>
      <w:r>
        <w:t>°</w:t>
      </w:r>
      <w:r w:rsidRPr="00511D85">
        <w:t>1.17</w:t>
      </w:r>
      <w:r>
        <w:t>, “</w:t>
      </w:r>
      <w:r w:rsidRPr="004E3868">
        <w:t>Creando una sucursal</w:t>
      </w:r>
      <w:r>
        <w:t>”</w:t>
      </w:r>
      <w:bookmarkEnd w:id="482"/>
    </w:p>
    <w:p w14:paraId="7DA026AA" w14:textId="2552E2E7" w:rsidR="00FE5630" w:rsidRDefault="001507D1" w:rsidP="00511D85">
      <w:pPr>
        <w:pStyle w:val="Sinespaciado"/>
      </w:pPr>
      <w:r>
        <w:rPr>
          <w:noProof/>
        </w:rPr>
        <w:drawing>
          <wp:inline distT="0" distB="0" distL="0" distR="0" wp14:anchorId="3EEFB4B5" wp14:editId="1DFAA45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75"/>
                    <a:stretch>
                      <a:fillRect/>
                    </a:stretch>
                  </pic:blipFill>
                  <pic:spPr>
                    <a:xfrm>
                      <a:off x="0" y="0"/>
                      <a:ext cx="5971540" cy="2860040"/>
                    </a:xfrm>
                    <a:prstGeom prst="rect">
                      <a:avLst/>
                    </a:prstGeom>
                  </pic:spPr>
                </pic:pic>
              </a:graphicData>
            </a:graphic>
          </wp:inline>
        </w:drawing>
      </w:r>
    </w:p>
    <w:p w14:paraId="7843B083" w14:textId="77777777" w:rsidR="00511D85" w:rsidRDefault="00511D85" w:rsidP="00511D85">
      <w:pPr>
        <w:pStyle w:val="Sinespaciado"/>
      </w:pPr>
    </w:p>
    <w:p w14:paraId="069309DC" w14:textId="77777777" w:rsidR="003437CE" w:rsidRPr="00DC71E1" w:rsidRDefault="003437CE" w:rsidP="003437CE">
      <w:r>
        <w:t>Fuente: Elaborado por el estudiante de acuerdo con el proyecto</w:t>
      </w:r>
    </w:p>
    <w:p w14:paraId="5BDB492C" w14:textId="77777777" w:rsidR="003437CE" w:rsidRDefault="003437CE">
      <w:pPr>
        <w:spacing w:line="278" w:lineRule="auto"/>
        <w:ind w:firstLine="0"/>
        <w:jc w:val="left"/>
      </w:pPr>
    </w:p>
    <w:p w14:paraId="28F49EA5" w14:textId="422EE8FD" w:rsidR="00511D85" w:rsidRDefault="00FE5630" w:rsidP="00511D85">
      <w:r>
        <w:br w:type="page"/>
      </w:r>
      <w:r w:rsidR="00511D85" w:rsidRPr="00511D85">
        <w:lastRenderedPageBreak/>
        <w:t xml:space="preserve">La figura </w:t>
      </w:r>
      <w:r w:rsidR="004E3868">
        <w:t>5.15</w:t>
      </w:r>
      <w:r w:rsidR="00511D85" w:rsidRPr="00511D85">
        <w:t xml:space="preserve"> ilustra el proceso </w:t>
      </w:r>
      <w:r w:rsidR="00645341" w:rsidRPr="00511D85">
        <w:t xml:space="preserve">para </w:t>
      </w:r>
      <w:r w:rsidR="00645341">
        <w:t xml:space="preserve">el caso de uso N°1.18 en donde </w:t>
      </w:r>
      <w:r w:rsidR="00511D85" w:rsidRPr="00511D85">
        <w:t>usuario cambi</w:t>
      </w:r>
      <w:r w:rsidR="00645341">
        <w:t>a</w:t>
      </w:r>
      <w:r w:rsidR="00511D85"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rsidR="00511D85">
        <w:t>.</w:t>
      </w:r>
    </w:p>
    <w:p w14:paraId="0F2E7C49" w14:textId="77777777" w:rsidR="004E3868" w:rsidRDefault="004E3868" w:rsidP="00511D85"/>
    <w:p w14:paraId="7B807375" w14:textId="652BF813" w:rsidR="004E3868" w:rsidRDefault="004E3868" w:rsidP="00983CDF">
      <w:pPr>
        <w:pStyle w:val="Descripcin"/>
      </w:pPr>
      <w:bookmarkStart w:id="483" w:name="_Toc209985044"/>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15</w:t>
      </w:r>
      <w:r w:rsidR="00267181">
        <w:fldChar w:fldCharType="end"/>
      </w:r>
      <w:r w:rsidRPr="004E3868">
        <w:t xml:space="preserve"> </w:t>
      </w:r>
      <w:r>
        <w:t>caso de uso N°1.18.</w:t>
      </w:r>
      <w:r w:rsidRPr="004E3868">
        <w:rPr>
          <w:i w:val="0"/>
          <w:iCs w:val="0"/>
          <w:color w:val="000000"/>
          <w:sz w:val="24"/>
          <w:szCs w:val="24"/>
        </w:rPr>
        <w:t xml:space="preserve"> </w:t>
      </w:r>
      <w:r>
        <w:rPr>
          <w:i w:val="0"/>
          <w:iCs w:val="0"/>
          <w:color w:val="000000"/>
          <w:sz w:val="24"/>
          <w:szCs w:val="24"/>
        </w:rPr>
        <w:t>“</w:t>
      </w:r>
      <w:r w:rsidRPr="004E3868">
        <w:t>Cambiando el estado de una sucursal</w:t>
      </w:r>
      <w:r>
        <w:t>”</w:t>
      </w:r>
      <w:bookmarkEnd w:id="483"/>
    </w:p>
    <w:p w14:paraId="4B76F7E8" w14:textId="77777777" w:rsidR="00511D85" w:rsidRPr="00511D85" w:rsidRDefault="00511D85" w:rsidP="00511D85">
      <w:pPr>
        <w:spacing w:line="278" w:lineRule="auto"/>
        <w:ind w:firstLine="0"/>
        <w:jc w:val="left"/>
      </w:pPr>
    </w:p>
    <w:p w14:paraId="4D7FBE1B" w14:textId="2E116290" w:rsidR="00FE5630" w:rsidRDefault="001507D1" w:rsidP="00511D85">
      <w:pPr>
        <w:pStyle w:val="Sinespaciado"/>
      </w:pPr>
      <w:r>
        <w:rPr>
          <w:noProof/>
        </w:rPr>
        <w:drawing>
          <wp:inline distT="0" distB="0" distL="0" distR="0" wp14:anchorId="7E40ED12" wp14:editId="074CCBA9">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76"/>
                    <a:stretch>
                      <a:fillRect/>
                    </a:stretch>
                  </pic:blipFill>
                  <pic:spPr>
                    <a:xfrm>
                      <a:off x="0" y="0"/>
                      <a:ext cx="5971540" cy="2687320"/>
                    </a:xfrm>
                    <a:prstGeom prst="rect">
                      <a:avLst/>
                    </a:prstGeom>
                  </pic:spPr>
                </pic:pic>
              </a:graphicData>
            </a:graphic>
          </wp:inline>
        </w:drawing>
      </w:r>
    </w:p>
    <w:p w14:paraId="0E2CCB4B" w14:textId="77777777" w:rsidR="00511D85" w:rsidRDefault="00511D85" w:rsidP="00511D85">
      <w:pPr>
        <w:pStyle w:val="Sinespaciado"/>
      </w:pPr>
    </w:p>
    <w:p w14:paraId="4996C27F" w14:textId="77777777" w:rsidR="003437CE" w:rsidRPr="00DC71E1" w:rsidRDefault="003437CE" w:rsidP="003437CE">
      <w:r>
        <w:t>Fuente: Elaborado por el estudiante de acuerdo con el proyecto</w:t>
      </w:r>
    </w:p>
    <w:p w14:paraId="3173FBFC" w14:textId="77777777" w:rsidR="003437CE" w:rsidRDefault="003437CE">
      <w:pPr>
        <w:spacing w:line="278" w:lineRule="auto"/>
        <w:ind w:firstLine="0"/>
        <w:jc w:val="left"/>
      </w:pPr>
    </w:p>
    <w:p w14:paraId="5FEF8D69" w14:textId="77777777" w:rsidR="00FE5630" w:rsidRDefault="00FE5630">
      <w:pPr>
        <w:spacing w:line="278" w:lineRule="auto"/>
        <w:ind w:firstLine="0"/>
        <w:jc w:val="left"/>
      </w:pPr>
      <w:r>
        <w:br w:type="page"/>
      </w:r>
    </w:p>
    <w:p w14:paraId="13D20F63" w14:textId="18E028FC" w:rsidR="00511D85" w:rsidRDefault="00511D85" w:rsidP="00511D85">
      <w:r>
        <w:lastRenderedPageBreak/>
        <w:t xml:space="preserve">En la figura </w:t>
      </w:r>
      <w:r w:rsidR="004E3868">
        <w:t>5.16 presenta el</w:t>
      </w:r>
      <w:r w:rsidRPr="00511D85">
        <w:t xml:space="preserve"> diagrama pertenece al caso de uso N</w:t>
      </w:r>
      <w:r w:rsidR="00645341">
        <w:t>°</w:t>
      </w:r>
      <w:r w:rsidRPr="00511D85">
        <w:t>1.20 “Creando un nuevo centro de costos”. Este diagrama muestra el paso a paso para poder registrar en la base de datos un nuevo centro de costos asociado a la empresa en la cual se inició sesión en el sitio web</w:t>
      </w:r>
      <w:r w:rsidR="004E3868">
        <w:t>.</w:t>
      </w:r>
    </w:p>
    <w:p w14:paraId="614FB3D2" w14:textId="77777777" w:rsidR="004E3868" w:rsidRDefault="004E3868" w:rsidP="00511D85"/>
    <w:p w14:paraId="1AB2BAE5" w14:textId="1427399A" w:rsidR="00511D85" w:rsidRDefault="004E3868" w:rsidP="00983CDF">
      <w:pPr>
        <w:pStyle w:val="Descripcin"/>
      </w:pPr>
      <w:bookmarkStart w:id="484" w:name="_Toc209985045"/>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16</w:t>
      </w:r>
      <w:r w:rsidR="00267181">
        <w:fldChar w:fldCharType="end"/>
      </w:r>
      <w:r w:rsidRPr="004E3868">
        <w:t xml:space="preserve"> </w:t>
      </w:r>
      <w:r w:rsidRPr="00511D85">
        <w:t>caso de uso N</w:t>
      </w:r>
      <w:r>
        <w:t>°</w:t>
      </w:r>
      <w:r w:rsidRPr="00511D85">
        <w:t>1.20</w:t>
      </w:r>
      <w:r>
        <w:t>,</w:t>
      </w:r>
      <w:r w:rsidRPr="00511D85">
        <w:t xml:space="preserve"> “Creando un nuevo centro de costos”</w:t>
      </w:r>
      <w:bookmarkEnd w:id="484"/>
    </w:p>
    <w:p w14:paraId="1673AD9B" w14:textId="54EFEFDF" w:rsidR="00FE5630" w:rsidRDefault="001507D1" w:rsidP="00511D85">
      <w:pPr>
        <w:pStyle w:val="Sinespaciado"/>
      </w:pPr>
      <w:r>
        <w:rPr>
          <w:noProof/>
        </w:rPr>
        <w:drawing>
          <wp:inline distT="0" distB="0" distL="0" distR="0" wp14:anchorId="1C5D0E11" wp14:editId="624960D7">
            <wp:extent cx="6599672" cy="2966484"/>
            <wp:effectExtent l="0" t="0" r="0" b="571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77"/>
                    <a:stretch>
                      <a:fillRect/>
                    </a:stretch>
                  </pic:blipFill>
                  <pic:spPr>
                    <a:xfrm>
                      <a:off x="0" y="0"/>
                      <a:ext cx="6605310" cy="2969018"/>
                    </a:xfrm>
                    <a:prstGeom prst="rect">
                      <a:avLst/>
                    </a:prstGeom>
                  </pic:spPr>
                </pic:pic>
              </a:graphicData>
            </a:graphic>
          </wp:inline>
        </w:drawing>
      </w:r>
    </w:p>
    <w:p w14:paraId="2A2BE5AE" w14:textId="77777777" w:rsidR="00511D85" w:rsidRDefault="00511D85" w:rsidP="00511D85">
      <w:pPr>
        <w:pStyle w:val="Sinespaciado"/>
      </w:pPr>
    </w:p>
    <w:p w14:paraId="7C0C36C4" w14:textId="77777777" w:rsidR="003437CE" w:rsidRPr="00DC71E1" w:rsidRDefault="003437CE" w:rsidP="003437CE">
      <w:r>
        <w:t>Fuente: Elaborado por el estudiante de acuerdo con el proyecto</w:t>
      </w:r>
    </w:p>
    <w:p w14:paraId="02AE840A" w14:textId="77777777" w:rsidR="003437CE" w:rsidRDefault="003437CE">
      <w:pPr>
        <w:spacing w:line="278" w:lineRule="auto"/>
        <w:ind w:firstLine="0"/>
        <w:jc w:val="left"/>
      </w:pPr>
    </w:p>
    <w:p w14:paraId="254EEFA9" w14:textId="77777777" w:rsidR="00FE5630" w:rsidRDefault="00FE5630">
      <w:pPr>
        <w:spacing w:line="278" w:lineRule="auto"/>
        <w:ind w:firstLine="0"/>
        <w:jc w:val="left"/>
      </w:pPr>
    </w:p>
    <w:p w14:paraId="692DE4F4" w14:textId="77777777" w:rsidR="00FE5630" w:rsidRDefault="00FE5630">
      <w:pPr>
        <w:spacing w:line="278" w:lineRule="auto"/>
        <w:ind w:firstLine="0"/>
        <w:jc w:val="left"/>
      </w:pPr>
      <w:r>
        <w:br w:type="page"/>
      </w:r>
    </w:p>
    <w:p w14:paraId="67FE723B" w14:textId="673A5D5F" w:rsidR="00511D85" w:rsidRDefault="00511D85" w:rsidP="00511D85">
      <w:r>
        <w:lastRenderedPageBreak/>
        <w:t xml:space="preserve">En la figura </w:t>
      </w:r>
      <w:r w:rsidR="004E3868">
        <w:t>5.17 presenta el d</w:t>
      </w:r>
      <w:r w:rsidRPr="00511D85">
        <w:t xml:space="preserve">iagrama correspondiente al caso de uso </w:t>
      </w:r>
      <w:r w:rsidR="00645341" w:rsidRPr="00511D85">
        <w:t>N</w:t>
      </w:r>
      <w:r w:rsidR="00645341">
        <w:t>°</w:t>
      </w:r>
      <w:r w:rsidRPr="00511D85">
        <w:t>1.21 “cambiando el estado de un centro de costo” en este diagrama se nos muestran las acciones para poder cambiar el estado entre activo o inactivo de un centro de costos de la empresa asociada a la sesión actual</w:t>
      </w:r>
      <w:r>
        <w:t>.</w:t>
      </w:r>
    </w:p>
    <w:p w14:paraId="3F2097DD" w14:textId="77777777" w:rsidR="004E3868" w:rsidRDefault="004E3868" w:rsidP="00511D85"/>
    <w:p w14:paraId="16642746" w14:textId="464299DB" w:rsidR="004E3868" w:rsidRDefault="004E3868" w:rsidP="00983CDF">
      <w:pPr>
        <w:pStyle w:val="Descripcin"/>
      </w:pPr>
      <w:bookmarkStart w:id="485" w:name="_Toc209985046"/>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17</w:t>
      </w:r>
      <w:r w:rsidR="00267181">
        <w:fldChar w:fldCharType="end"/>
      </w:r>
      <w:r w:rsidRPr="004E3868">
        <w:t xml:space="preserve"> </w:t>
      </w:r>
      <w:r w:rsidRPr="00511D85">
        <w:t>caso de uso N</w:t>
      </w:r>
      <w:r>
        <w:t>°</w:t>
      </w:r>
      <w:r w:rsidRPr="00511D85">
        <w:t>1.21</w:t>
      </w:r>
      <w:r w:rsidR="001A0A1F">
        <w:t>, “</w:t>
      </w:r>
      <w:r w:rsidR="001A0A1F" w:rsidRPr="001A0A1F">
        <w:t xml:space="preserve">Visualizando la ficha de </w:t>
      </w:r>
      <w:r w:rsidR="001A0A1F" w:rsidRPr="00983CDF">
        <w:t>empleados</w:t>
      </w:r>
      <w:r w:rsidR="001A0A1F">
        <w:t>”</w:t>
      </w:r>
      <w:bookmarkEnd w:id="485"/>
    </w:p>
    <w:p w14:paraId="3A7D8F1A" w14:textId="77777777" w:rsidR="00511D85" w:rsidRDefault="00511D85" w:rsidP="00511D85"/>
    <w:p w14:paraId="759F7802" w14:textId="7785EDBD" w:rsidR="003437CE" w:rsidRDefault="001507D1" w:rsidP="00511D85">
      <w:pPr>
        <w:pStyle w:val="Sinespaciado"/>
      </w:pPr>
      <w:r>
        <w:rPr>
          <w:noProof/>
        </w:rPr>
        <w:drawing>
          <wp:inline distT="0" distB="0" distL="0" distR="0" wp14:anchorId="3EE687C2" wp14:editId="5BF58630">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78"/>
                    <a:stretch>
                      <a:fillRect/>
                    </a:stretch>
                  </pic:blipFill>
                  <pic:spPr>
                    <a:xfrm>
                      <a:off x="0" y="0"/>
                      <a:ext cx="5971540" cy="2441575"/>
                    </a:xfrm>
                    <a:prstGeom prst="rect">
                      <a:avLst/>
                    </a:prstGeom>
                  </pic:spPr>
                </pic:pic>
              </a:graphicData>
            </a:graphic>
          </wp:inline>
        </w:drawing>
      </w:r>
    </w:p>
    <w:p w14:paraId="36408840" w14:textId="77777777" w:rsidR="00511D85" w:rsidRDefault="00511D85" w:rsidP="00511D85">
      <w:pPr>
        <w:pStyle w:val="Sinespaciado"/>
      </w:pPr>
    </w:p>
    <w:p w14:paraId="01CBD1E7" w14:textId="77777777" w:rsidR="003437CE" w:rsidRPr="00DC71E1" w:rsidRDefault="003437CE" w:rsidP="003437CE">
      <w:r>
        <w:t>Fuente: Elaborado por el estudiante de acuerdo con el proyecto</w:t>
      </w:r>
    </w:p>
    <w:p w14:paraId="67B15DBF" w14:textId="7B9DF3D0" w:rsidR="00FE5630" w:rsidRDefault="00FE5630">
      <w:pPr>
        <w:spacing w:line="278" w:lineRule="auto"/>
        <w:ind w:firstLine="0"/>
        <w:jc w:val="left"/>
      </w:pPr>
      <w:r>
        <w:br w:type="page"/>
      </w:r>
    </w:p>
    <w:p w14:paraId="11E6C7D7" w14:textId="1163BF53" w:rsidR="00EF30E3" w:rsidRDefault="00EF30E3" w:rsidP="00EF30E3">
      <w:r>
        <w:lastRenderedPageBreak/>
        <w:t xml:space="preserve">En la figura </w:t>
      </w:r>
      <w:r w:rsidR="004E3868">
        <w:t xml:space="preserve">5.18 </w:t>
      </w:r>
      <w:r>
        <w:t>este diagrama representa el CU N°2</w:t>
      </w:r>
      <w:r w:rsidR="001A0A1F">
        <w:t>.3</w:t>
      </w:r>
      <w:r>
        <w:t xml:space="preserve">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3743F6F5" w14:textId="77777777" w:rsidR="001A0A1F" w:rsidRDefault="001A0A1F" w:rsidP="00EF30E3"/>
    <w:p w14:paraId="1E80D1D1" w14:textId="175FB322" w:rsidR="00EF30E3" w:rsidRDefault="004E3868" w:rsidP="00983CDF">
      <w:pPr>
        <w:pStyle w:val="Descripcin"/>
      </w:pPr>
      <w:bookmarkStart w:id="486" w:name="_Toc209985047"/>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18</w:t>
      </w:r>
      <w:r w:rsidR="00267181">
        <w:fldChar w:fldCharType="end"/>
      </w:r>
      <w:r w:rsidRPr="004E3868">
        <w:t xml:space="preserve"> </w:t>
      </w:r>
      <w:r w:rsidRPr="00511D85">
        <w:t>caso de uso N</w:t>
      </w:r>
      <w:r>
        <w:t>°</w:t>
      </w:r>
      <w:r w:rsidR="001A0A1F">
        <w:t>2.3, “</w:t>
      </w:r>
      <w:r w:rsidR="001A0A1F" w:rsidRPr="00983CDF">
        <w:t>Visualizando</w:t>
      </w:r>
      <w:r w:rsidR="001A0A1F" w:rsidRPr="001A0A1F">
        <w:t xml:space="preserve"> las fichas que están activas</w:t>
      </w:r>
      <w:r w:rsidR="001A0A1F">
        <w:t>”</w:t>
      </w:r>
      <w:bookmarkEnd w:id="486"/>
    </w:p>
    <w:p w14:paraId="73A81935" w14:textId="77777777" w:rsidR="001A0A1F" w:rsidRPr="001A0A1F" w:rsidRDefault="001A0A1F" w:rsidP="001A0A1F"/>
    <w:p w14:paraId="50A6D163" w14:textId="45FCE4EA" w:rsidR="003437CE" w:rsidRDefault="001507D1" w:rsidP="00EF30E3">
      <w:pPr>
        <w:pStyle w:val="Sinespaciado"/>
      </w:pPr>
      <w:r>
        <w:rPr>
          <w:noProof/>
        </w:rPr>
        <w:drawing>
          <wp:inline distT="0" distB="0" distL="0" distR="0" wp14:anchorId="6514581B" wp14:editId="06EA550D">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79"/>
                    <a:stretch>
                      <a:fillRect/>
                    </a:stretch>
                  </pic:blipFill>
                  <pic:spPr>
                    <a:xfrm>
                      <a:off x="0" y="0"/>
                      <a:ext cx="5971540" cy="2482215"/>
                    </a:xfrm>
                    <a:prstGeom prst="rect">
                      <a:avLst/>
                    </a:prstGeom>
                  </pic:spPr>
                </pic:pic>
              </a:graphicData>
            </a:graphic>
          </wp:inline>
        </w:drawing>
      </w:r>
    </w:p>
    <w:p w14:paraId="2ABB91A3" w14:textId="77777777" w:rsidR="003437CE" w:rsidRPr="00DC71E1" w:rsidRDefault="003437CE" w:rsidP="003437CE">
      <w:r>
        <w:t>Fuente: Elaborado por el estudiante de acuerdo con el proyecto</w:t>
      </w:r>
    </w:p>
    <w:p w14:paraId="6182EBAB" w14:textId="0340310F" w:rsidR="00FE5630" w:rsidRDefault="00FE5630">
      <w:pPr>
        <w:spacing w:line="278" w:lineRule="auto"/>
        <w:ind w:firstLine="0"/>
        <w:jc w:val="left"/>
      </w:pPr>
      <w:r>
        <w:br w:type="page"/>
      </w:r>
    </w:p>
    <w:p w14:paraId="254AE602" w14:textId="406C05B2" w:rsidR="00400523" w:rsidRDefault="00400523" w:rsidP="00400523">
      <w:r>
        <w:lastRenderedPageBreak/>
        <w:t>En la figura</w:t>
      </w:r>
      <w:r w:rsidR="001A0A1F">
        <w:t xml:space="preserve"> 5.19</w:t>
      </w:r>
      <w:r>
        <w:t xml:space="preserve"> se aprecia el diagrama del CU N°2.5 </w:t>
      </w:r>
      <w:r w:rsidRPr="00400523">
        <w:t xml:space="preserve">describe el flujo completo para registrar un nuevo empleado en el sistema. El usuario inicia sesión, navega a través del </w:t>
      </w:r>
      <w:proofErr w:type="spellStart"/>
      <w:r>
        <w:t>D</w:t>
      </w:r>
      <w:r w:rsidRPr="00400523">
        <w:t>ashboard</w:t>
      </w:r>
      <w:proofErr w:type="spellEnd"/>
      <w:r w:rsidRPr="00400523">
        <w:t xml:space="preserve">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31200CF7" w14:textId="77777777" w:rsidR="001A0A1F" w:rsidRDefault="001A0A1F" w:rsidP="00400523"/>
    <w:p w14:paraId="52B6FDA6" w14:textId="4855EDA7" w:rsidR="00400523" w:rsidRDefault="001A0A1F" w:rsidP="00983CDF">
      <w:pPr>
        <w:pStyle w:val="Descripcin"/>
      </w:pPr>
      <w:bookmarkStart w:id="487" w:name="_Toc209985048"/>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19</w:t>
      </w:r>
      <w:r w:rsidR="00267181">
        <w:fldChar w:fldCharType="end"/>
      </w:r>
      <w:r>
        <w:t xml:space="preserve"> </w:t>
      </w:r>
      <w:r w:rsidRPr="004E3868">
        <w:t xml:space="preserve"> </w:t>
      </w:r>
      <w:r w:rsidRPr="00511D85">
        <w:t>caso de uso N</w:t>
      </w:r>
      <w:r>
        <w:t>°2.5, “</w:t>
      </w:r>
      <w:r w:rsidRPr="001A0A1F">
        <w:t xml:space="preserve">Guardando datos de </w:t>
      </w:r>
      <w:r w:rsidRPr="00983CDF">
        <w:t>empleado</w:t>
      </w:r>
      <w:r>
        <w:t>”</w:t>
      </w:r>
      <w:bookmarkEnd w:id="487"/>
    </w:p>
    <w:p w14:paraId="3F113180" w14:textId="66494E3A" w:rsidR="00FE5630" w:rsidRDefault="00EF30E3" w:rsidP="00400523">
      <w:pPr>
        <w:pStyle w:val="Sinespaciado"/>
      </w:pPr>
      <w:r>
        <w:rPr>
          <w:noProof/>
        </w:rPr>
        <w:drawing>
          <wp:inline distT="0" distB="0" distL="0" distR="0" wp14:anchorId="77F9932F" wp14:editId="0880B53E">
            <wp:extent cx="5971540" cy="2924810"/>
            <wp:effectExtent l="0" t="0" r="0" b="889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80"/>
                    <a:stretch>
                      <a:fillRect/>
                    </a:stretch>
                  </pic:blipFill>
                  <pic:spPr>
                    <a:xfrm>
                      <a:off x="0" y="0"/>
                      <a:ext cx="5971540" cy="2924810"/>
                    </a:xfrm>
                    <a:prstGeom prst="rect">
                      <a:avLst/>
                    </a:prstGeom>
                  </pic:spPr>
                </pic:pic>
              </a:graphicData>
            </a:graphic>
          </wp:inline>
        </w:drawing>
      </w:r>
    </w:p>
    <w:p w14:paraId="0D3C220C" w14:textId="77777777" w:rsidR="00400523" w:rsidRDefault="00400523" w:rsidP="00400523">
      <w:pPr>
        <w:pStyle w:val="Sinespaciado"/>
      </w:pPr>
    </w:p>
    <w:p w14:paraId="2236307C" w14:textId="77777777" w:rsidR="00400523" w:rsidRDefault="00400523" w:rsidP="00400523">
      <w:pPr>
        <w:pStyle w:val="Sinespaciado"/>
      </w:pPr>
    </w:p>
    <w:p w14:paraId="3BD594B2" w14:textId="77777777" w:rsidR="003437CE" w:rsidRPr="00DC71E1" w:rsidRDefault="003437CE" w:rsidP="003437CE">
      <w:r>
        <w:t>Fuente: Elaborado por el estudiante de acuerdo con el proyecto</w:t>
      </w:r>
    </w:p>
    <w:p w14:paraId="33B82E50" w14:textId="77777777" w:rsidR="003437CE" w:rsidRDefault="003437CE">
      <w:pPr>
        <w:spacing w:line="278" w:lineRule="auto"/>
        <w:ind w:firstLine="0"/>
        <w:jc w:val="left"/>
      </w:pPr>
    </w:p>
    <w:p w14:paraId="78D05C59" w14:textId="77777777" w:rsidR="00FE5630" w:rsidRDefault="00FE5630">
      <w:pPr>
        <w:spacing w:line="278" w:lineRule="auto"/>
        <w:ind w:firstLine="0"/>
        <w:jc w:val="left"/>
      </w:pPr>
      <w:r>
        <w:br w:type="page"/>
      </w:r>
    </w:p>
    <w:p w14:paraId="1EB8203A" w14:textId="7F6C17AE" w:rsidR="00400523" w:rsidRDefault="00400523" w:rsidP="00400523">
      <w:r>
        <w:lastRenderedPageBreak/>
        <w:t>En la figura</w:t>
      </w:r>
      <w:r w:rsidR="001A0A1F">
        <w:t xml:space="preserve"> 5.20</w:t>
      </w:r>
      <w:r>
        <w:t xml:space="preserve"> se aprecia el diagrama del CU N°</w:t>
      </w:r>
      <w:r w:rsidR="00FE5630">
        <w:t>2.6.1</w:t>
      </w:r>
      <w:r>
        <w:t xml:space="preserve">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6A9CDCE3" w14:textId="77777777" w:rsidR="00400523" w:rsidRDefault="00400523" w:rsidP="00400523"/>
    <w:p w14:paraId="6B0280B3" w14:textId="403933C9" w:rsidR="001A0A1F" w:rsidRDefault="001A0A1F" w:rsidP="00983CDF">
      <w:pPr>
        <w:pStyle w:val="Descripcin"/>
      </w:pPr>
      <w:bookmarkStart w:id="488" w:name="_Toc209985049"/>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20</w:t>
      </w:r>
      <w:r w:rsidR="00267181">
        <w:fldChar w:fldCharType="end"/>
      </w:r>
      <w:r w:rsidRPr="004E3868">
        <w:t xml:space="preserve"> </w:t>
      </w:r>
      <w:r w:rsidRPr="00511D85">
        <w:t>caso de uso N</w:t>
      </w:r>
      <w:r>
        <w:t>°2.6.1, “</w:t>
      </w:r>
      <w:r w:rsidRPr="00983CDF">
        <w:t>Imprimiendo</w:t>
      </w:r>
      <w:r w:rsidRPr="001A0A1F">
        <w:t xml:space="preserve"> solo una ficha de empleado</w:t>
      </w:r>
      <w:r>
        <w:t>”</w:t>
      </w:r>
      <w:bookmarkEnd w:id="488"/>
    </w:p>
    <w:p w14:paraId="2DD8AC17" w14:textId="2EE83EA6" w:rsidR="00FE5630" w:rsidRDefault="001507D1" w:rsidP="00400523">
      <w:pPr>
        <w:pStyle w:val="Sinespaciado"/>
      </w:pPr>
      <w:r>
        <w:rPr>
          <w:noProof/>
        </w:rPr>
        <w:drawing>
          <wp:inline distT="0" distB="0" distL="0" distR="0" wp14:anchorId="25389C03" wp14:editId="301B72C7">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81"/>
                    <a:stretch>
                      <a:fillRect/>
                    </a:stretch>
                  </pic:blipFill>
                  <pic:spPr>
                    <a:xfrm>
                      <a:off x="0" y="0"/>
                      <a:ext cx="5971540" cy="2807335"/>
                    </a:xfrm>
                    <a:prstGeom prst="rect">
                      <a:avLst/>
                    </a:prstGeom>
                  </pic:spPr>
                </pic:pic>
              </a:graphicData>
            </a:graphic>
          </wp:inline>
        </w:drawing>
      </w:r>
    </w:p>
    <w:p w14:paraId="1B0EDCD3" w14:textId="77777777" w:rsidR="00400523" w:rsidRDefault="00400523" w:rsidP="00400523">
      <w:pPr>
        <w:pStyle w:val="Sinespaciado"/>
      </w:pPr>
    </w:p>
    <w:p w14:paraId="24D30934" w14:textId="77777777" w:rsidR="003437CE" w:rsidRPr="00DC71E1" w:rsidRDefault="003437CE" w:rsidP="003437CE">
      <w:r>
        <w:t>Fuente: Elaborado por el estudiante de acuerdo con el proyecto</w:t>
      </w:r>
    </w:p>
    <w:p w14:paraId="697ABDDF" w14:textId="77777777" w:rsidR="003437CE" w:rsidRDefault="003437CE">
      <w:pPr>
        <w:spacing w:line="278" w:lineRule="auto"/>
        <w:ind w:firstLine="0"/>
        <w:jc w:val="left"/>
      </w:pPr>
    </w:p>
    <w:p w14:paraId="22FBD384" w14:textId="77777777" w:rsidR="00FE5630" w:rsidRDefault="00FE5630">
      <w:pPr>
        <w:spacing w:line="278" w:lineRule="auto"/>
        <w:ind w:firstLine="0"/>
        <w:jc w:val="left"/>
      </w:pPr>
      <w:r>
        <w:br w:type="page"/>
      </w:r>
    </w:p>
    <w:p w14:paraId="65668CCE" w14:textId="2F22829D" w:rsidR="001507D1" w:rsidRDefault="00400523" w:rsidP="00400523">
      <w:r w:rsidRPr="00400523">
        <w:lastRenderedPageBreak/>
        <w:t>En la figura</w:t>
      </w:r>
      <w:r w:rsidR="001A0A1F">
        <w:t xml:space="preserve"> 5.21</w:t>
      </w:r>
      <w:r w:rsidRPr="00400523">
        <w:t xml:space="preserve"> se aprecia el diagrama del CU N°</w:t>
      </w:r>
      <w:r w:rsidR="00FE5630" w:rsidRPr="00400523">
        <w:t>2.6.2</w:t>
      </w:r>
      <w:r w:rsidRPr="00400523">
        <w:t xml:space="preserve">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0C0643C5" w14:textId="77777777" w:rsidR="001A0A1F" w:rsidRDefault="001A0A1F" w:rsidP="00400523"/>
    <w:p w14:paraId="4E53441A" w14:textId="49006489" w:rsidR="001A0A1F" w:rsidRDefault="001A0A1F" w:rsidP="00983CDF">
      <w:pPr>
        <w:pStyle w:val="Descripcin"/>
        <w:rPr>
          <w:rFonts w:eastAsia="Times New Roman"/>
          <w:color w:val="000000"/>
        </w:rPr>
      </w:pPr>
      <w:bookmarkStart w:id="489" w:name="_Toc209985050"/>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21</w:t>
      </w:r>
      <w:r w:rsidR="00267181">
        <w:fldChar w:fldCharType="end"/>
      </w:r>
      <w:r>
        <w:t xml:space="preserve"> </w:t>
      </w:r>
      <w:r w:rsidRPr="00511D85">
        <w:t>caso de uso N</w:t>
      </w:r>
      <w:r>
        <w:t>°2.6.2, “</w:t>
      </w:r>
      <w:r w:rsidRPr="001A0A1F">
        <w:rPr>
          <w:rFonts w:eastAsia="Times New Roman"/>
          <w:color w:val="000000"/>
        </w:rPr>
        <w:t>Imprimiendo múltiples fichas de empleado</w:t>
      </w:r>
      <w:r>
        <w:rPr>
          <w:rFonts w:eastAsia="Times New Roman"/>
          <w:color w:val="000000"/>
        </w:rPr>
        <w:t>”</w:t>
      </w:r>
      <w:bookmarkEnd w:id="489"/>
    </w:p>
    <w:p w14:paraId="50FC36E7" w14:textId="77777777" w:rsidR="001A0A1F" w:rsidRPr="001A0A1F" w:rsidRDefault="001A0A1F" w:rsidP="001A0A1F">
      <w:pPr>
        <w:pStyle w:val="NormalWeb"/>
        <w:spacing w:after="0"/>
        <w:jc w:val="center"/>
        <w:rPr>
          <w:rFonts w:eastAsia="Times New Roman"/>
        </w:rPr>
      </w:pPr>
    </w:p>
    <w:p w14:paraId="6B163921" w14:textId="77777777" w:rsidR="003437CE" w:rsidRDefault="001507D1">
      <w:pPr>
        <w:spacing w:line="278" w:lineRule="auto"/>
        <w:ind w:firstLine="0"/>
        <w:jc w:val="left"/>
      </w:pPr>
      <w:r>
        <w:rPr>
          <w:noProof/>
        </w:rPr>
        <w:drawing>
          <wp:inline distT="0" distB="0" distL="0" distR="0" wp14:anchorId="31361853" wp14:editId="63E71639">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82"/>
                    <a:stretch>
                      <a:fillRect/>
                    </a:stretch>
                  </pic:blipFill>
                  <pic:spPr>
                    <a:xfrm>
                      <a:off x="0" y="0"/>
                      <a:ext cx="5971540" cy="2855595"/>
                    </a:xfrm>
                    <a:prstGeom prst="rect">
                      <a:avLst/>
                    </a:prstGeom>
                  </pic:spPr>
                </pic:pic>
              </a:graphicData>
            </a:graphic>
          </wp:inline>
        </w:drawing>
      </w:r>
    </w:p>
    <w:p w14:paraId="4E9A8ADE" w14:textId="77777777" w:rsidR="003437CE" w:rsidRPr="00DC71E1" w:rsidRDefault="003437CE" w:rsidP="003437CE">
      <w:r>
        <w:t>Fuente: Elaborado por el estudiante de acuerdo con el proyecto</w:t>
      </w:r>
    </w:p>
    <w:p w14:paraId="17892930" w14:textId="4F14C6AA" w:rsidR="00FE5630" w:rsidRDefault="00FE5630">
      <w:pPr>
        <w:spacing w:line="278" w:lineRule="auto"/>
        <w:ind w:firstLine="0"/>
        <w:jc w:val="left"/>
      </w:pPr>
      <w:r>
        <w:br w:type="page"/>
      </w:r>
    </w:p>
    <w:p w14:paraId="58EFCC1B" w14:textId="5B18CDF7" w:rsidR="00400523" w:rsidRDefault="00400523" w:rsidP="00400523">
      <w:r w:rsidRPr="00400523">
        <w:lastRenderedPageBreak/>
        <w:t xml:space="preserve">En la figura </w:t>
      </w:r>
      <w:r w:rsidR="001A0A1F">
        <w:t xml:space="preserve">5.22 </w:t>
      </w:r>
      <w:r w:rsidRPr="00400523">
        <w:t>se aprecia el diagrama del CU N°</w:t>
      </w:r>
      <w:r w:rsidR="00FE5630" w:rsidRPr="00400523">
        <w:t>3.1.1</w:t>
      </w:r>
      <w:r w:rsidRPr="00400523">
        <w:t xml:space="preserve">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6CF4E152" w14:textId="77777777" w:rsidR="001A0A1F" w:rsidRDefault="001A0A1F" w:rsidP="00400523"/>
    <w:p w14:paraId="658C5EC8" w14:textId="250D45E1" w:rsidR="001A0A1F" w:rsidRDefault="001A0A1F" w:rsidP="00983CDF">
      <w:pPr>
        <w:pStyle w:val="Descripcin"/>
      </w:pPr>
      <w:bookmarkStart w:id="490" w:name="_Toc209985051"/>
      <w:r w:rsidRPr="00983CDF">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22</w:t>
      </w:r>
      <w:r w:rsidR="00267181">
        <w:fldChar w:fldCharType="end"/>
      </w:r>
      <w:r w:rsidRPr="00983CDF">
        <w:t xml:space="preserve"> caso de uso N°3.1.1, “Asignando vacaciones a empleados</w:t>
      </w:r>
      <w:r>
        <w:t>”</w:t>
      </w:r>
      <w:bookmarkEnd w:id="490"/>
    </w:p>
    <w:p w14:paraId="3A93A059" w14:textId="77777777" w:rsidR="00400523" w:rsidRPr="00400523" w:rsidRDefault="00400523" w:rsidP="00400523"/>
    <w:p w14:paraId="3BD01551" w14:textId="38B027B3" w:rsidR="00FE5630" w:rsidRDefault="001507D1" w:rsidP="00400523">
      <w:pPr>
        <w:pStyle w:val="Sinespaciado"/>
      </w:pPr>
      <w:r w:rsidRPr="00400523">
        <w:rPr>
          <w:noProof/>
        </w:rPr>
        <w:drawing>
          <wp:inline distT="0" distB="0" distL="0" distR="0" wp14:anchorId="17D6214D" wp14:editId="3897CE9F">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83"/>
                    <a:stretch>
                      <a:fillRect/>
                    </a:stretch>
                  </pic:blipFill>
                  <pic:spPr>
                    <a:xfrm>
                      <a:off x="0" y="0"/>
                      <a:ext cx="5971540" cy="3157220"/>
                    </a:xfrm>
                    <a:prstGeom prst="rect">
                      <a:avLst/>
                    </a:prstGeom>
                  </pic:spPr>
                </pic:pic>
              </a:graphicData>
            </a:graphic>
          </wp:inline>
        </w:drawing>
      </w:r>
    </w:p>
    <w:p w14:paraId="2B79D051" w14:textId="77777777" w:rsidR="00400523" w:rsidRDefault="00400523" w:rsidP="00400523">
      <w:pPr>
        <w:pStyle w:val="Sinespaciado"/>
      </w:pPr>
    </w:p>
    <w:p w14:paraId="5ACBC4CD" w14:textId="77777777" w:rsidR="003437CE" w:rsidRPr="00DC71E1" w:rsidRDefault="003437CE" w:rsidP="003437CE">
      <w:r>
        <w:t>Fuente: Elaborado por el estudiante de acuerdo con el proyecto</w:t>
      </w:r>
    </w:p>
    <w:p w14:paraId="194A848D" w14:textId="77777777" w:rsidR="003437CE" w:rsidRDefault="003437CE">
      <w:pPr>
        <w:spacing w:line="278" w:lineRule="auto"/>
        <w:ind w:firstLine="0"/>
        <w:jc w:val="left"/>
      </w:pPr>
    </w:p>
    <w:p w14:paraId="681379F6" w14:textId="77777777" w:rsidR="00FE5630" w:rsidRDefault="00FE5630">
      <w:pPr>
        <w:spacing w:line="278" w:lineRule="auto"/>
        <w:ind w:firstLine="0"/>
        <w:jc w:val="left"/>
      </w:pPr>
      <w:r>
        <w:br w:type="page"/>
      </w:r>
    </w:p>
    <w:p w14:paraId="5A05A7C6" w14:textId="0E58CDAE" w:rsidR="00400523" w:rsidRDefault="00400523" w:rsidP="00400523">
      <w:r w:rsidRPr="00400523">
        <w:lastRenderedPageBreak/>
        <w:t xml:space="preserve">En la figura </w:t>
      </w:r>
      <w:r w:rsidR="001A0A1F">
        <w:t xml:space="preserve">5.23 </w:t>
      </w:r>
      <w:r w:rsidRPr="00400523">
        <w:t>se aprecia el diagrama del CU N°</w:t>
      </w:r>
      <w:r w:rsidR="00FE5630" w:rsidRPr="00400523">
        <w:t>3</w:t>
      </w:r>
      <w:r w:rsidR="001A0A1F">
        <w:t>.1.</w:t>
      </w:r>
      <w:r w:rsidR="00FE5630" w:rsidRPr="00400523">
        <w:t>2</w:t>
      </w:r>
      <w:r w:rsidRPr="00400523">
        <w:t xml:space="preserve">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38600699" w14:textId="77777777" w:rsidR="001A0A1F" w:rsidRDefault="001A0A1F" w:rsidP="00400523"/>
    <w:p w14:paraId="64711055" w14:textId="6BBFC02E" w:rsidR="001A0A1F" w:rsidRDefault="001A0A1F" w:rsidP="00983CDF">
      <w:pPr>
        <w:pStyle w:val="Descripcin"/>
      </w:pPr>
      <w:bookmarkStart w:id="491" w:name="_Toc209985052"/>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23</w:t>
      </w:r>
      <w:r w:rsidR="00267181">
        <w:fldChar w:fldCharType="end"/>
      </w:r>
      <w:r w:rsidRPr="001A0A1F">
        <w:t xml:space="preserve"> </w:t>
      </w:r>
      <w:r w:rsidRPr="00511D85">
        <w:t>caso de uso N</w:t>
      </w:r>
      <w:r>
        <w:t>°3.1.2, “</w:t>
      </w:r>
      <w:r w:rsidRPr="001A0A1F">
        <w:t xml:space="preserve">Editando vacaciones de </w:t>
      </w:r>
      <w:r w:rsidRPr="00983CDF">
        <w:t>empleados</w:t>
      </w:r>
      <w:r>
        <w:t>”</w:t>
      </w:r>
      <w:bookmarkEnd w:id="491"/>
    </w:p>
    <w:p w14:paraId="47492237" w14:textId="77777777" w:rsidR="00400523" w:rsidRPr="00400523" w:rsidRDefault="00400523" w:rsidP="00400523"/>
    <w:p w14:paraId="6940C61A" w14:textId="03CC91E5" w:rsidR="003437CE" w:rsidRDefault="001507D1" w:rsidP="00400523">
      <w:pPr>
        <w:pStyle w:val="Sinespaciado"/>
      </w:pPr>
      <w:r>
        <w:rPr>
          <w:noProof/>
        </w:rPr>
        <w:drawing>
          <wp:inline distT="0" distB="0" distL="0" distR="0" wp14:anchorId="7D25510B" wp14:editId="46D10515">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84"/>
                    <a:stretch>
                      <a:fillRect/>
                    </a:stretch>
                  </pic:blipFill>
                  <pic:spPr>
                    <a:xfrm>
                      <a:off x="0" y="0"/>
                      <a:ext cx="5971540" cy="2742565"/>
                    </a:xfrm>
                    <a:prstGeom prst="rect">
                      <a:avLst/>
                    </a:prstGeom>
                  </pic:spPr>
                </pic:pic>
              </a:graphicData>
            </a:graphic>
          </wp:inline>
        </w:drawing>
      </w:r>
    </w:p>
    <w:p w14:paraId="6988A2A8" w14:textId="77777777" w:rsidR="00400523" w:rsidRDefault="00400523" w:rsidP="00400523">
      <w:pPr>
        <w:pStyle w:val="Sinespaciado"/>
      </w:pPr>
    </w:p>
    <w:p w14:paraId="74FCB48D" w14:textId="77777777" w:rsidR="003437CE" w:rsidRPr="00DC71E1" w:rsidRDefault="003437CE" w:rsidP="003437CE">
      <w:r>
        <w:t>Fuente: Elaborado por el estudiante de acuerdo con el proyecto</w:t>
      </w:r>
    </w:p>
    <w:p w14:paraId="3F5CD75A" w14:textId="5649D36C" w:rsidR="00FE5630" w:rsidRDefault="00FE5630">
      <w:pPr>
        <w:spacing w:line="278" w:lineRule="auto"/>
        <w:ind w:firstLine="0"/>
        <w:jc w:val="left"/>
      </w:pPr>
      <w:r>
        <w:br w:type="page"/>
      </w:r>
    </w:p>
    <w:p w14:paraId="2CB2CE14" w14:textId="57F3EE7D" w:rsidR="00400523" w:rsidRDefault="00400523" w:rsidP="00400523">
      <w:r w:rsidRPr="003F7F77">
        <w:lastRenderedPageBreak/>
        <w:t xml:space="preserve">En la figura </w:t>
      </w:r>
      <w:r w:rsidR="001A0A1F">
        <w:t>5.24</w:t>
      </w:r>
      <w:r w:rsidRPr="003F7F77">
        <w:t xml:space="preserve"> se muestra el </w:t>
      </w:r>
      <w:r w:rsidR="00F95F74" w:rsidRPr="003F7F77">
        <w:t xml:space="preserve">proceso </w:t>
      </w:r>
      <w:r w:rsidR="00F95F74">
        <w:t>del</w:t>
      </w:r>
      <w:r>
        <w:t xml:space="preserve"> CU N°3.2 </w:t>
      </w:r>
      <w:r w:rsidR="00F95F74">
        <w:t>e</w:t>
      </w:r>
      <w:r w:rsidR="00F95F74"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6F867BCF" w14:textId="77777777" w:rsidR="001A0A1F" w:rsidRDefault="001A0A1F" w:rsidP="00400523"/>
    <w:p w14:paraId="20B96B1E" w14:textId="47992158" w:rsidR="001A0A1F" w:rsidRPr="003F7F77" w:rsidRDefault="001A0A1F" w:rsidP="00983CDF">
      <w:pPr>
        <w:pStyle w:val="Descripcin"/>
      </w:pPr>
      <w:bookmarkStart w:id="492" w:name="_Toc209985053"/>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24</w:t>
      </w:r>
      <w:r w:rsidR="00267181">
        <w:fldChar w:fldCharType="end"/>
      </w:r>
      <w:r w:rsidRPr="001A0A1F">
        <w:t xml:space="preserve"> </w:t>
      </w:r>
      <w:r w:rsidRPr="00511D85">
        <w:t>caso de uso N</w:t>
      </w:r>
      <w:r>
        <w:t>°3.2, “</w:t>
      </w:r>
      <w:r w:rsidRPr="001A0A1F">
        <w:t xml:space="preserve">Visualizando </w:t>
      </w:r>
      <w:r w:rsidRPr="00983CDF">
        <w:t>lista</w:t>
      </w:r>
      <w:r w:rsidRPr="001A0A1F">
        <w:t xml:space="preserve"> de empleados con casilla para asignar vacaciones</w:t>
      </w:r>
      <w:r>
        <w:t>”</w:t>
      </w:r>
      <w:bookmarkEnd w:id="492"/>
    </w:p>
    <w:p w14:paraId="12E0882C" w14:textId="629894BA" w:rsidR="00FE5630" w:rsidRDefault="00FE5630">
      <w:pPr>
        <w:spacing w:line="278" w:lineRule="auto"/>
        <w:ind w:firstLine="0"/>
        <w:jc w:val="left"/>
      </w:pPr>
    </w:p>
    <w:p w14:paraId="74E57A57" w14:textId="495637F7" w:rsidR="00CB290C" w:rsidRDefault="00CB290C" w:rsidP="00400523">
      <w:pPr>
        <w:pStyle w:val="Sinespaciado"/>
      </w:pPr>
      <w:r>
        <w:rPr>
          <w:noProof/>
        </w:rPr>
        <w:drawing>
          <wp:inline distT="0" distB="0" distL="0" distR="0" wp14:anchorId="0BADEDDA" wp14:editId="3951E7EF">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85"/>
                    <a:stretch>
                      <a:fillRect/>
                    </a:stretch>
                  </pic:blipFill>
                  <pic:spPr>
                    <a:xfrm>
                      <a:off x="0" y="0"/>
                      <a:ext cx="5971540" cy="2134235"/>
                    </a:xfrm>
                    <a:prstGeom prst="rect">
                      <a:avLst/>
                    </a:prstGeom>
                  </pic:spPr>
                </pic:pic>
              </a:graphicData>
            </a:graphic>
          </wp:inline>
        </w:drawing>
      </w:r>
    </w:p>
    <w:p w14:paraId="70F3F137" w14:textId="77777777" w:rsidR="00400523" w:rsidRDefault="00400523" w:rsidP="00400523">
      <w:pPr>
        <w:pStyle w:val="Sinespaciado"/>
      </w:pPr>
    </w:p>
    <w:p w14:paraId="0595E992" w14:textId="77777777" w:rsidR="003437CE" w:rsidRPr="00DC71E1" w:rsidRDefault="003437CE" w:rsidP="003437CE">
      <w:r>
        <w:t>Fuente: Elaborado por el estudiante de acuerdo con el proyecto</w:t>
      </w:r>
    </w:p>
    <w:p w14:paraId="3B4C9FA9" w14:textId="77777777" w:rsidR="003437CE" w:rsidRDefault="003437CE">
      <w:pPr>
        <w:spacing w:line="278" w:lineRule="auto"/>
        <w:ind w:firstLine="0"/>
        <w:jc w:val="left"/>
      </w:pPr>
    </w:p>
    <w:p w14:paraId="5BF892EB" w14:textId="77777777" w:rsidR="00FE5630" w:rsidRDefault="00FE5630">
      <w:pPr>
        <w:spacing w:line="278" w:lineRule="auto"/>
        <w:ind w:firstLine="0"/>
        <w:jc w:val="left"/>
      </w:pPr>
      <w:r>
        <w:br w:type="page"/>
      </w:r>
    </w:p>
    <w:p w14:paraId="20CC53AD" w14:textId="78E5B11E" w:rsidR="00400523" w:rsidRDefault="00400523" w:rsidP="00F95F74">
      <w:r w:rsidRPr="00F95F74">
        <w:lastRenderedPageBreak/>
        <w:t xml:space="preserve">En la figura </w:t>
      </w:r>
      <w:r w:rsidR="001A0A1F">
        <w:t>5.25</w:t>
      </w:r>
      <w:r w:rsidRPr="00F95F74">
        <w:t xml:space="preserve"> se muestra el proceso del CU N°</w:t>
      </w:r>
      <w:r w:rsidR="00FE5630" w:rsidRPr="00F95F74">
        <w:t>3.3</w:t>
      </w:r>
      <w:r w:rsidRPr="00F95F74">
        <w:t xml:space="preserve"> </w:t>
      </w:r>
      <w:r w:rsidR="00F95F74" w:rsidRPr="00F95F74">
        <w:t xml:space="preserve">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w:t>
      </w:r>
      <w:proofErr w:type="spellStart"/>
      <w:r w:rsidR="00F95F74" w:rsidRPr="00F95F74">
        <w:t>combobox</w:t>
      </w:r>
      <w:proofErr w:type="spellEnd"/>
      <w:r w:rsidR="00F95F74" w:rsidRPr="00F95F74">
        <w:t xml:space="preserve">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0AF6936A" w14:textId="77777777" w:rsidR="001A0A1F" w:rsidRDefault="001A0A1F" w:rsidP="00F95F74"/>
    <w:p w14:paraId="06D8B574" w14:textId="473745A6" w:rsidR="001A0A1F" w:rsidRPr="00F95F74" w:rsidRDefault="001A0A1F" w:rsidP="00983CDF">
      <w:pPr>
        <w:pStyle w:val="Descripcin"/>
      </w:pPr>
      <w:bookmarkStart w:id="493" w:name="_Toc209985054"/>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25</w:t>
      </w:r>
      <w:r w:rsidR="00267181">
        <w:fldChar w:fldCharType="end"/>
      </w:r>
      <w:r w:rsidRPr="001A0A1F">
        <w:t xml:space="preserve"> </w:t>
      </w:r>
      <w:r w:rsidRPr="00511D85">
        <w:t>caso de uso N</w:t>
      </w:r>
      <w:r>
        <w:t>°3.3, “</w:t>
      </w:r>
      <w:r w:rsidRPr="001A0A1F">
        <w:t>Definiendo días a otorgar para vacaciones</w:t>
      </w:r>
      <w:r>
        <w:t>”</w:t>
      </w:r>
      <w:bookmarkEnd w:id="493"/>
    </w:p>
    <w:p w14:paraId="5ABC839D" w14:textId="77777777" w:rsidR="00400523" w:rsidRPr="003F7F77" w:rsidRDefault="00400523" w:rsidP="00400523"/>
    <w:p w14:paraId="488F5B10" w14:textId="59B2DD20" w:rsidR="00FE5630" w:rsidRDefault="00CB290C" w:rsidP="00400523">
      <w:pPr>
        <w:pStyle w:val="Sinespaciado"/>
      </w:pPr>
      <w:r>
        <w:rPr>
          <w:noProof/>
        </w:rPr>
        <w:drawing>
          <wp:inline distT="0" distB="0" distL="0" distR="0" wp14:anchorId="75F0D195" wp14:editId="4D5959AE">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86"/>
                    <a:stretch>
                      <a:fillRect/>
                    </a:stretch>
                  </pic:blipFill>
                  <pic:spPr>
                    <a:xfrm>
                      <a:off x="0" y="0"/>
                      <a:ext cx="5971540" cy="2719705"/>
                    </a:xfrm>
                    <a:prstGeom prst="rect">
                      <a:avLst/>
                    </a:prstGeom>
                  </pic:spPr>
                </pic:pic>
              </a:graphicData>
            </a:graphic>
          </wp:inline>
        </w:drawing>
      </w:r>
    </w:p>
    <w:p w14:paraId="34AC3C91" w14:textId="77777777" w:rsidR="00400523" w:rsidRDefault="00400523" w:rsidP="00400523">
      <w:pPr>
        <w:pStyle w:val="Sinespaciado"/>
      </w:pPr>
    </w:p>
    <w:p w14:paraId="41B5EABA" w14:textId="77777777" w:rsidR="003437CE" w:rsidRPr="00DC71E1" w:rsidRDefault="003437CE" w:rsidP="003437CE">
      <w:r>
        <w:t>Fuente: Elaborado por el estudiante de acuerdo con el proyecto</w:t>
      </w:r>
    </w:p>
    <w:p w14:paraId="7D33A7B6" w14:textId="77777777" w:rsidR="003437CE" w:rsidRDefault="003437CE">
      <w:pPr>
        <w:spacing w:line="278" w:lineRule="auto"/>
        <w:ind w:firstLine="0"/>
        <w:jc w:val="left"/>
      </w:pPr>
    </w:p>
    <w:p w14:paraId="651DC17A" w14:textId="77777777" w:rsidR="00FE5630" w:rsidRDefault="00FE5630">
      <w:pPr>
        <w:spacing w:line="278" w:lineRule="auto"/>
        <w:ind w:firstLine="0"/>
        <w:jc w:val="left"/>
      </w:pPr>
      <w:r>
        <w:br w:type="page"/>
      </w:r>
    </w:p>
    <w:p w14:paraId="4E9C4AC9" w14:textId="62B63FBA" w:rsidR="00400523" w:rsidRDefault="00400523" w:rsidP="00400523">
      <w:pPr>
        <w:pStyle w:val="NormalWeb"/>
      </w:pPr>
      <w:r w:rsidRPr="003F7F77">
        <w:lastRenderedPageBreak/>
        <w:t xml:space="preserve">En la figura </w:t>
      </w:r>
      <w:r w:rsidR="001A0A1F">
        <w:t>5.26</w:t>
      </w:r>
      <w:r w:rsidRPr="003F7F77">
        <w:t xml:space="preserve"> se muestra el proceso </w:t>
      </w:r>
      <w:r>
        <w:t>del CU N°</w:t>
      </w:r>
      <w:r w:rsidR="00FE5630">
        <w:t>3.4</w:t>
      </w:r>
      <w:r w:rsidRPr="00400523">
        <w:t xml:space="preserve"> </w:t>
      </w:r>
      <w:r w:rsidR="00F95F74">
        <w:t>e</w:t>
      </w:r>
      <w:r w:rsidR="00F95F74"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3931A3CE" w14:textId="77777777" w:rsidR="001A0A1F" w:rsidRDefault="001A0A1F" w:rsidP="00400523">
      <w:pPr>
        <w:pStyle w:val="NormalWeb"/>
      </w:pPr>
    </w:p>
    <w:p w14:paraId="228BA74E" w14:textId="71A1EA4C" w:rsidR="001A0A1F" w:rsidRDefault="001A0A1F" w:rsidP="00983CDF">
      <w:pPr>
        <w:pStyle w:val="Descripcin"/>
      </w:pPr>
      <w:bookmarkStart w:id="494" w:name="_Toc209985055"/>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26</w:t>
      </w:r>
      <w:r w:rsidR="00267181">
        <w:fldChar w:fldCharType="end"/>
      </w:r>
      <w:r w:rsidRPr="001A0A1F">
        <w:t xml:space="preserve"> </w:t>
      </w:r>
      <w:r w:rsidRPr="00511D85">
        <w:t>caso de uso N</w:t>
      </w:r>
      <w:r>
        <w:t>°3.4, “</w:t>
      </w:r>
      <w:r w:rsidRPr="001A0A1F">
        <w:t xml:space="preserve">Visualizando </w:t>
      </w:r>
      <w:r w:rsidRPr="00983CDF">
        <w:t>listado</w:t>
      </w:r>
      <w:r w:rsidRPr="001A0A1F">
        <w:t xml:space="preserve"> de empleados de vacaciones</w:t>
      </w:r>
      <w:r>
        <w:t>”</w:t>
      </w:r>
      <w:bookmarkEnd w:id="494"/>
    </w:p>
    <w:p w14:paraId="0162598C" w14:textId="77777777" w:rsidR="00400523" w:rsidRPr="003F7F77" w:rsidRDefault="00400523" w:rsidP="00400523">
      <w:pPr>
        <w:pStyle w:val="NormalWeb"/>
      </w:pPr>
    </w:p>
    <w:p w14:paraId="7ED509BF" w14:textId="5CEDDF21" w:rsidR="003437CE" w:rsidRDefault="00CB290C" w:rsidP="00400523">
      <w:pPr>
        <w:pStyle w:val="Sinespaciado"/>
      </w:pPr>
      <w:r>
        <w:rPr>
          <w:noProof/>
        </w:rPr>
        <w:drawing>
          <wp:inline distT="0" distB="0" distL="0" distR="0" wp14:anchorId="539C4B35" wp14:editId="33940C08">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87"/>
                    <a:stretch>
                      <a:fillRect/>
                    </a:stretch>
                  </pic:blipFill>
                  <pic:spPr>
                    <a:xfrm>
                      <a:off x="0" y="0"/>
                      <a:ext cx="5971540" cy="2157095"/>
                    </a:xfrm>
                    <a:prstGeom prst="rect">
                      <a:avLst/>
                    </a:prstGeom>
                  </pic:spPr>
                </pic:pic>
              </a:graphicData>
            </a:graphic>
          </wp:inline>
        </w:drawing>
      </w:r>
    </w:p>
    <w:p w14:paraId="484D7AED" w14:textId="77777777" w:rsidR="00400523" w:rsidRDefault="00400523" w:rsidP="00400523">
      <w:pPr>
        <w:pStyle w:val="Sinespaciado"/>
      </w:pPr>
    </w:p>
    <w:p w14:paraId="4DE3DA66" w14:textId="77777777" w:rsidR="003437CE" w:rsidRPr="00DC71E1" w:rsidRDefault="003437CE" w:rsidP="003437CE">
      <w:r>
        <w:t>Fuente: Elaborado por el estudiante de acuerdo con el proyecto</w:t>
      </w:r>
    </w:p>
    <w:p w14:paraId="7460DED9" w14:textId="7AFAB3EA" w:rsidR="00FE5630" w:rsidRDefault="00FE5630">
      <w:pPr>
        <w:spacing w:line="278" w:lineRule="auto"/>
        <w:ind w:firstLine="0"/>
        <w:jc w:val="left"/>
      </w:pPr>
      <w:r>
        <w:br w:type="page"/>
      </w:r>
    </w:p>
    <w:p w14:paraId="731E7E0A" w14:textId="4668E7A9" w:rsidR="00F95F74" w:rsidRPr="00F95F74" w:rsidRDefault="00F95F74" w:rsidP="00F95F74">
      <w:r w:rsidRPr="00F95F74">
        <w:lastRenderedPageBreak/>
        <w:t xml:space="preserve">En la figura </w:t>
      </w:r>
      <w:r w:rsidR="001A0A1F">
        <w:t>5.27</w:t>
      </w:r>
      <w:r w:rsidRPr="00F95F74">
        <w:t xml:space="preserve"> se muestra el proceso del CU N°</w:t>
      </w:r>
      <w:r w:rsidR="00FE5630" w:rsidRPr="00F95F74">
        <w:t>3.5</w:t>
      </w:r>
      <w:r w:rsidRPr="00F95F74">
        <w:t xml:space="preserve">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1D3CEF5A" w14:textId="77777777" w:rsidR="00F95F74" w:rsidRDefault="00F95F74" w:rsidP="00F95F74"/>
    <w:p w14:paraId="1E0092F2" w14:textId="55515F68" w:rsidR="001A0A1F" w:rsidRDefault="001A0A1F" w:rsidP="00983CDF">
      <w:pPr>
        <w:pStyle w:val="Descripcin"/>
      </w:pPr>
      <w:bookmarkStart w:id="495" w:name="_Toc209985056"/>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27</w:t>
      </w:r>
      <w:r w:rsidR="00267181">
        <w:fldChar w:fldCharType="end"/>
      </w:r>
      <w:r w:rsidRPr="001A0A1F">
        <w:t xml:space="preserve"> </w:t>
      </w:r>
      <w:r w:rsidRPr="00511D85">
        <w:t>caso de uso N</w:t>
      </w:r>
      <w:r>
        <w:t>°3.5, “</w:t>
      </w:r>
      <w:r w:rsidRPr="001A0A1F">
        <w:t>Guardando cambios de vacaciones</w:t>
      </w:r>
      <w:r>
        <w:t>”</w:t>
      </w:r>
      <w:bookmarkEnd w:id="495"/>
    </w:p>
    <w:p w14:paraId="1FE78D60" w14:textId="77777777" w:rsidR="00F95F74" w:rsidRDefault="00F95F74" w:rsidP="00F95F74"/>
    <w:p w14:paraId="27CA212D" w14:textId="448F2128" w:rsidR="003437CE" w:rsidRDefault="000125B3" w:rsidP="00F95F74">
      <w:pPr>
        <w:pStyle w:val="Sinespaciado"/>
      </w:pPr>
      <w:r>
        <w:rPr>
          <w:noProof/>
        </w:rPr>
        <w:drawing>
          <wp:inline distT="0" distB="0" distL="0" distR="0" wp14:anchorId="41F7DD8A" wp14:editId="7841BEA6">
            <wp:extent cx="5971540" cy="3475990"/>
            <wp:effectExtent l="0" t="0" r="0" b="0"/>
            <wp:docPr id="10478084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8459" name="Imagen 1" descr="Calendario&#10;&#10;El contenido generado por IA puede ser incorrecto."/>
                    <pic:cNvPicPr/>
                  </pic:nvPicPr>
                  <pic:blipFill>
                    <a:blip r:embed="rId88"/>
                    <a:stretch>
                      <a:fillRect/>
                    </a:stretch>
                  </pic:blipFill>
                  <pic:spPr>
                    <a:xfrm>
                      <a:off x="0" y="0"/>
                      <a:ext cx="5971540" cy="3475990"/>
                    </a:xfrm>
                    <a:prstGeom prst="rect">
                      <a:avLst/>
                    </a:prstGeom>
                  </pic:spPr>
                </pic:pic>
              </a:graphicData>
            </a:graphic>
          </wp:inline>
        </w:drawing>
      </w:r>
    </w:p>
    <w:p w14:paraId="300EC0C5" w14:textId="77777777" w:rsidR="00F95F74" w:rsidRDefault="00F95F74" w:rsidP="00F95F74">
      <w:pPr>
        <w:pStyle w:val="Sinespaciado"/>
      </w:pPr>
    </w:p>
    <w:p w14:paraId="106778DE" w14:textId="77777777" w:rsidR="003437CE" w:rsidRPr="00DC71E1" w:rsidRDefault="003437CE" w:rsidP="003437CE">
      <w:r>
        <w:t>Fuente: Elaborado por el estudiante de acuerdo con el proyecto</w:t>
      </w:r>
    </w:p>
    <w:p w14:paraId="438BBB88" w14:textId="393E5831" w:rsidR="00FE5630" w:rsidRDefault="00FE5630">
      <w:pPr>
        <w:spacing w:line="278" w:lineRule="auto"/>
        <w:ind w:firstLine="0"/>
        <w:jc w:val="left"/>
      </w:pPr>
      <w:r>
        <w:br w:type="page"/>
      </w:r>
    </w:p>
    <w:p w14:paraId="4E6F3944" w14:textId="21E4F28E" w:rsidR="00F95F74" w:rsidRDefault="00F95F74" w:rsidP="00F95F74">
      <w:r w:rsidRPr="00F95F74">
        <w:lastRenderedPageBreak/>
        <w:t xml:space="preserve">En la figura </w:t>
      </w:r>
      <w:r w:rsidR="001A0A1F">
        <w:t>5.28</w:t>
      </w:r>
      <w:r w:rsidRPr="00F95F74">
        <w:t xml:space="preserve"> se muestra el proceso del CU N°</w:t>
      </w:r>
      <w:r w:rsidR="00FE5630" w:rsidRPr="00F95F74">
        <w:t>3.6</w:t>
      </w:r>
      <w:r w:rsidRPr="00F95F74">
        <w:t xml:space="preserve">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5CBF620F" w14:textId="77777777" w:rsidR="001A0A1F" w:rsidRDefault="001A0A1F" w:rsidP="00F95F74"/>
    <w:p w14:paraId="6D827A87" w14:textId="4F59731C" w:rsidR="001A0A1F" w:rsidRPr="001A0A1F" w:rsidRDefault="001A0A1F" w:rsidP="00983CDF">
      <w:pPr>
        <w:pStyle w:val="Descripcin"/>
        <w:rPr>
          <w:rFonts w:eastAsia="Times New Roman"/>
        </w:rPr>
      </w:pPr>
      <w:bookmarkStart w:id="496" w:name="_Toc209985057"/>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28</w:t>
      </w:r>
      <w:r w:rsidR="00267181">
        <w:fldChar w:fldCharType="end"/>
      </w:r>
      <w:r w:rsidRPr="001A0A1F">
        <w:t xml:space="preserve"> </w:t>
      </w:r>
      <w:r w:rsidRPr="00511D85">
        <w:t>caso de uso N</w:t>
      </w:r>
      <w:r>
        <w:t>°3.6, “</w:t>
      </w:r>
      <w:r w:rsidRPr="001A0A1F">
        <w:rPr>
          <w:rFonts w:eastAsia="Times New Roman"/>
          <w:color w:val="000000"/>
        </w:rPr>
        <w:t>Imprimiendo vacaciones de empleado</w:t>
      </w:r>
      <w:r>
        <w:rPr>
          <w:rFonts w:eastAsia="Times New Roman"/>
          <w:color w:val="000000"/>
        </w:rPr>
        <w:t>”</w:t>
      </w:r>
      <w:bookmarkEnd w:id="496"/>
    </w:p>
    <w:p w14:paraId="49EEED01" w14:textId="77777777" w:rsidR="00F95F74" w:rsidRPr="00F95F74" w:rsidRDefault="00F95F74" w:rsidP="00F95F74"/>
    <w:p w14:paraId="1C7B9B61" w14:textId="509710E0" w:rsidR="00FE5630" w:rsidRDefault="00CB290C" w:rsidP="00F95F74">
      <w:pPr>
        <w:pStyle w:val="Sinespaciado"/>
      </w:pPr>
      <w:r>
        <w:rPr>
          <w:noProof/>
        </w:rPr>
        <w:drawing>
          <wp:inline distT="0" distB="0" distL="0" distR="0" wp14:anchorId="4AEB9793" wp14:editId="041ED729">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89"/>
                    <a:stretch>
                      <a:fillRect/>
                    </a:stretch>
                  </pic:blipFill>
                  <pic:spPr>
                    <a:xfrm>
                      <a:off x="0" y="0"/>
                      <a:ext cx="5971540" cy="2334895"/>
                    </a:xfrm>
                    <a:prstGeom prst="rect">
                      <a:avLst/>
                    </a:prstGeom>
                  </pic:spPr>
                </pic:pic>
              </a:graphicData>
            </a:graphic>
          </wp:inline>
        </w:drawing>
      </w:r>
    </w:p>
    <w:p w14:paraId="20E31720" w14:textId="77777777" w:rsidR="00F95F74" w:rsidRDefault="00F95F74" w:rsidP="00F95F74">
      <w:pPr>
        <w:pStyle w:val="Sinespaciado"/>
      </w:pPr>
    </w:p>
    <w:p w14:paraId="6CA238F7" w14:textId="77777777" w:rsidR="003437CE" w:rsidRPr="00DC71E1" w:rsidRDefault="003437CE" w:rsidP="003437CE">
      <w:r>
        <w:t>Fuente: Elaborado por el estudiante de acuerdo con el proyecto</w:t>
      </w:r>
    </w:p>
    <w:p w14:paraId="1B24C4E5" w14:textId="77777777" w:rsidR="003437CE" w:rsidRDefault="003437CE">
      <w:pPr>
        <w:spacing w:line="278" w:lineRule="auto"/>
        <w:ind w:firstLine="0"/>
        <w:jc w:val="left"/>
      </w:pPr>
    </w:p>
    <w:p w14:paraId="4484853A" w14:textId="77777777" w:rsidR="00FE5630" w:rsidRDefault="00FE5630">
      <w:pPr>
        <w:spacing w:line="278" w:lineRule="auto"/>
        <w:ind w:firstLine="0"/>
        <w:jc w:val="left"/>
      </w:pPr>
      <w:r>
        <w:br w:type="page"/>
      </w:r>
    </w:p>
    <w:p w14:paraId="08735D0E" w14:textId="321B67B0" w:rsidR="00F95F74" w:rsidRDefault="00F95F74" w:rsidP="00F95F74">
      <w:r w:rsidRPr="00F95F74">
        <w:lastRenderedPageBreak/>
        <w:t xml:space="preserve">En la figura </w:t>
      </w:r>
      <w:r w:rsidR="001A0A1F">
        <w:t>5.29</w:t>
      </w:r>
      <w:r w:rsidRPr="00F95F74">
        <w:t xml:space="preserve"> se muestra el proceso del CU N°</w:t>
      </w:r>
      <w:r w:rsidR="00FE5630" w:rsidRPr="00F95F74">
        <w:t>3.7</w:t>
      </w:r>
      <w:r w:rsidRPr="00F95F74">
        <w:t xml:space="preserve">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32C7CBFA" w14:textId="77777777" w:rsidR="001A0A1F" w:rsidRDefault="001A0A1F" w:rsidP="00F95F74"/>
    <w:p w14:paraId="4866BF70" w14:textId="7E6323B6" w:rsidR="001A0A1F" w:rsidRDefault="001A0A1F" w:rsidP="00983CDF">
      <w:pPr>
        <w:pStyle w:val="Descripcin"/>
      </w:pPr>
      <w:bookmarkStart w:id="497" w:name="_Toc209985058"/>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29</w:t>
      </w:r>
      <w:r w:rsidR="00267181">
        <w:fldChar w:fldCharType="end"/>
      </w:r>
      <w:r w:rsidRPr="001A0A1F">
        <w:t xml:space="preserve"> </w:t>
      </w:r>
      <w:r w:rsidRPr="00511D85">
        <w:t>caso de uso N</w:t>
      </w:r>
      <w:r>
        <w:t>°3.7, “</w:t>
      </w:r>
      <w:r w:rsidRPr="001A0A1F">
        <w:t xml:space="preserve">Eliminando </w:t>
      </w:r>
      <w:r w:rsidRPr="00983CDF">
        <w:t>vacaciones</w:t>
      </w:r>
      <w:r w:rsidRPr="001A0A1F">
        <w:t xml:space="preserve"> </w:t>
      </w:r>
      <w:r w:rsidRPr="00983CDF">
        <w:t>asignadas</w:t>
      </w:r>
      <w:r>
        <w:t>”</w:t>
      </w:r>
      <w:bookmarkEnd w:id="497"/>
    </w:p>
    <w:p w14:paraId="04381E2B" w14:textId="77777777" w:rsidR="00F95F74" w:rsidRPr="00F95F74" w:rsidRDefault="00F95F74" w:rsidP="00F95F74"/>
    <w:p w14:paraId="0265E3B1" w14:textId="1FC94BF3" w:rsidR="00FE5630" w:rsidRDefault="00CB290C" w:rsidP="00F95F74">
      <w:pPr>
        <w:pStyle w:val="Sinespaciado"/>
      </w:pPr>
      <w:r>
        <w:rPr>
          <w:noProof/>
        </w:rPr>
        <w:drawing>
          <wp:inline distT="0" distB="0" distL="0" distR="0" wp14:anchorId="1ED0D425" wp14:editId="4EC181D1">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90"/>
                    <a:stretch>
                      <a:fillRect/>
                    </a:stretch>
                  </pic:blipFill>
                  <pic:spPr>
                    <a:xfrm>
                      <a:off x="0" y="0"/>
                      <a:ext cx="5971540" cy="2982595"/>
                    </a:xfrm>
                    <a:prstGeom prst="rect">
                      <a:avLst/>
                    </a:prstGeom>
                  </pic:spPr>
                </pic:pic>
              </a:graphicData>
            </a:graphic>
          </wp:inline>
        </w:drawing>
      </w:r>
    </w:p>
    <w:p w14:paraId="77C5EF7D" w14:textId="77777777" w:rsidR="003437CE" w:rsidRPr="00DC71E1" w:rsidRDefault="003437CE" w:rsidP="003437CE">
      <w:r>
        <w:t>Fuente: Elaborado por el estudiante de acuerdo con el proyecto</w:t>
      </w:r>
    </w:p>
    <w:p w14:paraId="3CB7F1D9" w14:textId="77777777" w:rsidR="003437CE" w:rsidRDefault="003437CE">
      <w:pPr>
        <w:spacing w:line="278" w:lineRule="auto"/>
        <w:ind w:firstLine="0"/>
        <w:jc w:val="left"/>
      </w:pPr>
    </w:p>
    <w:p w14:paraId="40740B1E" w14:textId="77777777" w:rsidR="00FE5630" w:rsidRDefault="00FE5630">
      <w:pPr>
        <w:spacing w:line="278" w:lineRule="auto"/>
        <w:ind w:firstLine="0"/>
        <w:jc w:val="left"/>
      </w:pPr>
      <w:r>
        <w:br w:type="page"/>
      </w:r>
    </w:p>
    <w:p w14:paraId="4F255D04" w14:textId="4133E0D6" w:rsidR="00CB290C" w:rsidRDefault="00F95F74" w:rsidP="00F95F74">
      <w:r w:rsidRPr="00F95F74">
        <w:lastRenderedPageBreak/>
        <w:t xml:space="preserve">En la figura </w:t>
      </w:r>
      <w:r w:rsidR="001A0A1F">
        <w:t>5.30</w:t>
      </w:r>
      <w:r w:rsidRPr="00F95F74">
        <w:t xml:space="preserve"> se muestra el proceso del CU N°</w:t>
      </w:r>
      <w:r w:rsidR="001507D1">
        <w:t>4.1.1</w:t>
      </w:r>
      <w:r>
        <w:t xml:space="preserve">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22522A67" w14:textId="77777777" w:rsidR="001A0A1F" w:rsidRDefault="001A0A1F" w:rsidP="00F95F74"/>
    <w:p w14:paraId="154B7C19" w14:textId="0E95EE7E" w:rsidR="001A0A1F" w:rsidRDefault="001A0A1F" w:rsidP="00983CDF">
      <w:pPr>
        <w:pStyle w:val="Descripcin"/>
      </w:pPr>
      <w:bookmarkStart w:id="498" w:name="_Toc209985059"/>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30</w:t>
      </w:r>
      <w:r w:rsidR="00267181">
        <w:fldChar w:fldCharType="end"/>
      </w:r>
      <w:r w:rsidRPr="001A0A1F">
        <w:t xml:space="preserve"> </w:t>
      </w:r>
      <w:r w:rsidRPr="00511D85">
        <w:t>caso de uso N</w:t>
      </w:r>
      <w:r>
        <w:t>°4.1.1, “</w:t>
      </w:r>
      <w:r w:rsidRPr="001A0A1F">
        <w:t>Creando turnos con campos obligatorios</w:t>
      </w:r>
      <w:r>
        <w:t>”</w:t>
      </w:r>
      <w:bookmarkEnd w:id="498"/>
    </w:p>
    <w:p w14:paraId="7EB38B7C" w14:textId="5D92431B" w:rsidR="00FE5630" w:rsidRDefault="00CB290C" w:rsidP="00F95F74">
      <w:pPr>
        <w:pStyle w:val="Sinespaciado"/>
      </w:pPr>
      <w:r>
        <w:rPr>
          <w:noProof/>
        </w:rPr>
        <w:drawing>
          <wp:inline distT="0" distB="0" distL="0" distR="0" wp14:anchorId="525CE5FB" wp14:editId="676E461B">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91"/>
                    <a:stretch>
                      <a:fillRect/>
                    </a:stretch>
                  </pic:blipFill>
                  <pic:spPr>
                    <a:xfrm>
                      <a:off x="0" y="0"/>
                      <a:ext cx="5971540" cy="2021205"/>
                    </a:xfrm>
                    <a:prstGeom prst="rect">
                      <a:avLst/>
                    </a:prstGeom>
                  </pic:spPr>
                </pic:pic>
              </a:graphicData>
            </a:graphic>
          </wp:inline>
        </w:drawing>
      </w:r>
    </w:p>
    <w:p w14:paraId="2A272125" w14:textId="77777777" w:rsidR="00F95F74" w:rsidRDefault="00F95F74" w:rsidP="00F95F74">
      <w:pPr>
        <w:pStyle w:val="Sinespaciado"/>
      </w:pPr>
    </w:p>
    <w:p w14:paraId="4424103F" w14:textId="77777777" w:rsidR="003437CE" w:rsidRPr="00DC71E1" w:rsidRDefault="003437CE" w:rsidP="003437CE">
      <w:r>
        <w:t>Fuente: Elaborado por el estudiante de acuerdo con el proyecto</w:t>
      </w:r>
    </w:p>
    <w:p w14:paraId="2893AB6C" w14:textId="77777777" w:rsidR="003437CE" w:rsidRDefault="003437CE">
      <w:pPr>
        <w:spacing w:line="278" w:lineRule="auto"/>
        <w:ind w:firstLine="0"/>
        <w:jc w:val="left"/>
      </w:pPr>
    </w:p>
    <w:p w14:paraId="63C3274E" w14:textId="77777777" w:rsidR="00FE5630" w:rsidRDefault="00FE5630">
      <w:pPr>
        <w:spacing w:line="278" w:lineRule="auto"/>
        <w:ind w:firstLine="0"/>
        <w:jc w:val="left"/>
      </w:pPr>
      <w:r>
        <w:br w:type="page"/>
      </w:r>
    </w:p>
    <w:p w14:paraId="1B07532C" w14:textId="3768D5E3" w:rsidR="00F95F74" w:rsidRDefault="00F95F74" w:rsidP="00F95F74">
      <w:r w:rsidRPr="00F95F74">
        <w:lastRenderedPageBreak/>
        <w:t xml:space="preserve">En la figura </w:t>
      </w:r>
      <w:r w:rsidR="001A0A1F">
        <w:t>5.31</w:t>
      </w:r>
      <w:r w:rsidRPr="00F95F74">
        <w:t xml:space="preserve"> se muestra el proceso del CU N°</w:t>
      </w:r>
      <w:r w:rsidR="001507D1" w:rsidRPr="00F95F74">
        <w:t>4.1.2</w:t>
      </w:r>
      <w:r w:rsidRPr="00F95F74">
        <w:t xml:space="preserve">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4E2B26F4" w14:textId="77777777" w:rsidR="001A0A1F" w:rsidRDefault="001A0A1F" w:rsidP="00F95F74"/>
    <w:p w14:paraId="6783EF6E" w14:textId="473B1818" w:rsidR="001A0A1F" w:rsidRDefault="001A0A1F" w:rsidP="00983CDF">
      <w:pPr>
        <w:pStyle w:val="Descripcin"/>
      </w:pPr>
      <w:bookmarkStart w:id="499" w:name="_Toc209985060"/>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31</w:t>
      </w:r>
      <w:r w:rsidR="00267181">
        <w:fldChar w:fldCharType="end"/>
      </w:r>
      <w:r w:rsidRPr="001A0A1F">
        <w:t xml:space="preserve"> </w:t>
      </w:r>
      <w:r w:rsidRPr="00511D85">
        <w:t>caso de uso N</w:t>
      </w:r>
      <w:r>
        <w:t>°4.1.2, “</w:t>
      </w:r>
      <w:r w:rsidRPr="00983CDF">
        <w:t>Editando</w:t>
      </w:r>
      <w:r w:rsidRPr="001A0A1F">
        <w:t xml:space="preserve"> turnos</w:t>
      </w:r>
      <w:r>
        <w:t>”</w:t>
      </w:r>
      <w:bookmarkEnd w:id="499"/>
    </w:p>
    <w:p w14:paraId="5E659BF3" w14:textId="77777777" w:rsidR="00F95F74" w:rsidRPr="00F95F74" w:rsidRDefault="00F95F74" w:rsidP="00F95F74"/>
    <w:p w14:paraId="1B0AD3AA" w14:textId="030E91DC" w:rsidR="00FE5630" w:rsidRDefault="00CB290C">
      <w:pPr>
        <w:spacing w:line="278" w:lineRule="auto"/>
        <w:ind w:firstLine="0"/>
        <w:jc w:val="left"/>
      </w:pPr>
      <w:r>
        <w:rPr>
          <w:noProof/>
        </w:rPr>
        <w:drawing>
          <wp:inline distT="0" distB="0" distL="0" distR="0" wp14:anchorId="4C37C889" wp14:editId="5AD39514">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92"/>
                    <a:stretch>
                      <a:fillRect/>
                    </a:stretch>
                  </pic:blipFill>
                  <pic:spPr>
                    <a:xfrm>
                      <a:off x="0" y="0"/>
                      <a:ext cx="5971540" cy="2689225"/>
                    </a:xfrm>
                    <a:prstGeom prst="rect">
                      <a:avLst/>
                    </a:prstGeom>
                  </pic:spPr>
                </pic:pic>
              </a:graphicData>
            </a:graphic>
          </wp:inline>
        </w:drawing>
      </w:r>
    </w:p>
    <w:p w14:paraId="3D0E3B7E" w14:textId="77777777" w:rsidR="003437CE" w:rsidRPr="00DC71E1" w:rsidRDefault="003437CE" w:rsidP="003437CE">
      <w:r>
        <w:t>Fuente: Elaborado por el estudiante de acuerdo con el proyecto</w:t>
      </w:r>
    </w:p>
    <w:p w14:paraId="5183818F" w14:textId="77777777" w:rsidR="003437CE" w:rsidRDefault="003437CE">
      <w:pPr>
        <w:spacing w:line="278" w:lineRule="auto"/>
        <w:ind w:firstLine="0"/>
        <w:jc w:val="left"/>
      </w:pPr>
    </w:p>
    <w:p w14:paraId="4C610B82" w14:textId="77777777" w:rsidR="00FE5630" w:rsidRDefault="00FE5630">
      <w:pPr>
        <w:spacing w:line="278" w:lineRule="auto"/>
        <w:ind w:firstLine="0"/>
        <w:jc w:val="left"/>
      </w:pPr>
      <w:r>
        <w:br w:type="page"/>
      </w:r>
    </w:p>
    <w:p w14:paraId="138F0F6E" w14:textId="003E7257" w:rsidR="00FE5630" w:rsidRDefault="00F95F74" w:rsidP="007A4D83">
      <w:r w:rsidRPr="007A4D83">
        <w:lastRenderedPageBreak/>
        <w:t xml:space="preserve">En la figura </w:t>
      </w:r>
      <w:r w:rsidR="001A0A1F">
        <w:t>5.32</w:t>
      </w:r>
      <w:r w:rsidRPr="007A4D83">
        <w:t xml:space="preserve"> se muestra el proceso del CU N°</w:t>
      </w:r>
      <w:r w:rsidR="001507D1" w:rsidRPr="007A4D83">
        <w:t>4.2</w:t>
      </w:r>
      <w:r w:rsidR="007A4D83" w:rsidRPr="007A4D83">
        <w:t xml:space="preserve">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61A20074" w14:textId="77777777" w:rsidR="001A0A1F" w:rsidRDefault="001A0A1F" w:rsidP="007A4D83"/>
    <w:p w14:paraId="37A59561" w14:textId="4618AB6D" w:rsidR="001A0A1F" w:rsidRDefault="001A0A1F" w:rsidP="00983CDF">
      <w:pPr>
        <w:pStyle w:val="Descripcin"/>
      </w:pPr>
      <w:bookmarkStart w:id="500" w:name="_Toc209985061"/>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32</w:t>
      </w:r>
      <w:r w:rsidR="00267181">
        <w:fldChar w:fldCharType="end"/>
      </w:r>
      <w:r w:rsidRPr="001A0A1F">
        <w:t xml:space="preserve"> </w:t>
      </w:r>
      <w:r w:rsidRPr="00511D85">
        <w:t>caso de uso N</w:t>
      </w:r>
      <w:r>
        <w:t>°4.2, “</w:t>
      </w:r>
      <w:r w:rsidRPr="00983CDF">
        <w:t>Generando</w:t>
      </w:r>
      <w:r w:rsidRPr="001A0A1F">
        <w:t xml:space="preserve"> un nuevo turno</w:t>
      </w:r>
      <w:r>
        <w:t>”</w:t>
      </w:r>
      <w:bookmarkEnd w:id="500"/>
    </w:p>
    <w:p w14:paraId="7AC10367" w14:textId="77777777" w:rsidR="007A4D83" w:rsidRPr="007A4D83" w:rsidRDefault="007A4D83" w:rsidP="007A4D83"/>
    <w:p w14:paraId="40CC98CE" w14:textId="6F8BA8AB" w:rsidR="00CB290C" w:rsidRDefault="00CB290C">
      <w:pPr>
        <w:spacing w:line="278" w:lineRule="auto"/>
        <w:ind w:firstLine="0"/>
        <w:jc w:val="left"/>
      </w:pPr>
      <w:r>
        <w:rPr>
          <w:noProof/>
        </w:rPr>
        <w:drawing>
          <wp:inline distT="0" distB="0" distL="0" distR="0" wp14:anchorId="5BD29F08" wp14:editId="1209ECBD">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93"/>
                    <a:stretch>
                      <a:fillRect/>
                    </a:stretch>
                  </pic:blipFill>
                  <pic:spPr>
                    <a:xfrm>
                      <a:off x="0" y="0"/>
                      <a:ext cx="5971540" cy="2248535"/>
                    </a:xfrm>
                    <a:prstGeom prst="rect">
                      <a:avLst/>
                    </a:prstGeom>
                  </pic:spPr>
                </pic:pic>
              </a:graphicData>
            </a:graphic>
          </wp:inline>
        </w:drawing>
      </w:r>
    </w:p>
    <w:p w14:paraId="4602B0FC" w14:textId="77777777" w:rsidR="003437CE" w:rsidRPr="00DC71E1" w:rsidRDefault="003437CE" w:rsidP="003437CE">
      <w:r>
        <w:t>Fuente: Elaborado por el estudiante de acuerdo con el proyecto</w:t>
      </w:r>
    </w:p>
    <w:p w14:paraId="2125E659" w14:textId="77777777" w:rsidR="003437CE" w:rsidRDefault="003437CE">
      <w:pPr>
        <w:spacing w:line="278" w:lineRule="auto"/>
        <w:ind w:firstLine="0"/>
        <w:jc w:val="left"/>
      </w:pPr>
    </w:p>
    <w:p w14:paraId="2ECCB383" w14:textId="5BEF5A25" w:rsidR="00FE5630" w:rsidRDefault="00FE5630" w:rsidP="007A4D83">
      <w:r>
        <w:br w:type="page"/>
      </w:r>
      <w:r w:rsidR="00F95F74" w:rsidRPr="007A4D83">
        <w:lastRenderedPageBreak/>
        <w:t xml:space="preserve">En la figura </w:t>
      </w:r>
      <w:r w:rsidR="001A0A1F">
        <w:t>5.33</w:t>
      </w:r>
      <w:r w:rsidR="00F95F74" w:rsidRPr="007A4D83">
        <w:t xml:space="preserve"> se muestra el proceso del CU N°</w:t>
      </w:r>
      <w:r w:rsidR="001507D1" w:rsidRPr="007A4D83">
        <w:t>4.3</w:t>
      </w:r>
      <w:r w:rsidR="007A4D83" w:rsidRPr="007A4D83">
        <w:t xml:space="preserve">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01704006" w14:textId="77777777" w:rsidR="001A0A1F" w:rsidRDefault="001A0A1F" w:rsidP="007A4D83"/>
    <w:p w14:paraId="36371C4C" w14:textId="7EEFD558" w:rsidR="001A0A1F" w:rsidRPr="001A0A1F" w:rsidRDefault="001A0A1F" w:rsidP="00983CDF">
      <w:pPr>
        <w:pStyle w:val="Descripcin"/>
        <w:rPr>
          <w:rFonts w:eastAsia="Times New Roman"/>
        </w:rPr>
      </w:pPr>
      <w:bookmarkStart w:id="501" w:name="_Toc209985062"/>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33</w:t>
      </w:r>
      <w:r w:rsidR="00267181">
        <w:fldChar w:fldCharType="end"/>
      </w:r>
      <w:r w:rsidRPr="001A0A1F">
        <w:t xml:space="preserve"> </w:t>
      </w:r>
      <w:r w:rsidRPr="00511D85">
        <w:t>caso de uso N</w:t>
      </w:r>
      <w:r>
        <w:t>°4.3, “</w:t>
      </w:r>
      <w:r w:rsidRPr="001A0A1F">
        <w:rPr>
          <w:rFonts w:eastAsia="Times New Roman"/>
          <w:color w:val="000000"/>
        </w:rPr>
        <w:t>Guardando cambios de turno</w:t>
      </w:r>
      <w:r>
        <w:rPr>
          <w:rFonts w:eastAsia="Times New Roman"/>
          <w:color w:val="000000"/>
        </w:rPr>
        <w:t>”</w:t>
      </w:r>
      <w:bookmarkEnd w:id="501"/>
    </w:p>
    <w:p w14:paraId="1A20A36C" w14:textId="77777777" w:rsidR="007A4D83" w:rsidRPr="007A4D83" w:rsidRDefault="007A4D83" w:rsidP="007A4D83"/>
    <w:p w14:paraId="747CB2EA" w14:textId="564FB88C" w:rsidR="00CB290C" w:rsidRDefault="00CB290C" w:rsidP="007A4D83">
      <w:pPr>
        <w:pStyle w:val="Sinespaciado"/>
      </w:pPr>
      <w:r>
        <w:rPr>
          <w:noProof/>
        </w:rPr>
        <w:drawing>
          <wp:inline distT="0" distB="0" distL="0" distR="0" wp14:anchorId="4B67B949" wp14:editId="534CD68B">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94"/>
                    <a:stretch>
                      <a:fillRect/>
                    </a:stretch>
                  </pic:blipFill>
                  <pic:spPr>
                    <a:xfrm>
                      <a:off x="0" y="0"/>
                      <a:ext cx="5971540" cy="2560320"/>
                    </a:xfrm>
                    <a:prstGeom prst="rect">
                      <a:avLst/>
                    </a:prstGeom>
                  </pic:spPr>
                </pic:pic>
              </a:graphicData>
            </a:graphic>
          </wp:inline>
        </w:drawing>
      </w:r>
    </w:p>
    <w:p w14:paraId="629A2ED9" w14:textId="77777777" w:rsidR="003437CE" w:rsidRPr="00DC71E1" w:rsidRDefault="003437CE" w:rsidP="003437CE">
      <w:r>
        <w:t>Fuente: Elaborado por el estudiante de acuerdo con el proyecto</w:t>
      </w:r>
    </w:p>
    <w:p w14:paraId="42CD8CAA" w14:textId="77777777" w:rsidR="003437CE" w:rsidRDefault="003437CE">
      <w:pPr>
        <w:spacing w:line="278" w:lineRule="auto"/>
        <w:ind w:firstLine="0"/>
        <w:jc w:val="left"/>
      </w:pPr>
    </w:p>
    <w:p w14:paraId="5FB2A119" w14:textId="62DB183E" w:rsidR="001507D1" w:rsidRDefault="001507D1">
      <w:pPr>
        <w:spacing w:line="278" w:lineRule="auto"/>
        <w:ind w:firstLine="0"/>
        <w:jc w:val="left"/>
      </w:pPr>
      <w:r>
        <w:br w:type="page"/>
      </w:r>
    </w:p>
    <w:p w14:paraId="0A3DEC67" w14:textId="641B894A" w:rsidR="001507D1" w:rsidRDefault="00F95F74" w:rsidP="007A4D83">
      <w:r w:rsidRPr="007A4D83">
        <w:lastRenderedPageBreak/>
        <w:t xml:space="preserve">En la figura </w:t>
      </w:r>
      <w:r w:rsidR="001A0A1F">
        <w:t>5.34</w:t>
      </w:r>
      <w:r w:rsidRPr="007A4D83">
        <w:t xml:space="preserve"> se muestra el proceso del CU N°</w:t>
      </w:r>
      <w:r w:rsidR="001507D1" w:rsidRPr="007A4D83">
        <w:t>4.4</w:t>
      </w:r>
      <w:r w:rsidR="007A4D83" w:rsidRPr="007A4D83">
        <w:t xml:space="preserve">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20C569A9" w14:textId="77777777" w:rsidR="001A0A1F" w:rsidRDefault="001A0A1F" w:rsidP="007A4D83"/>
    <w:p w14:paraId="6F46E615" w14:textId="1495D78D" w:rsidR="001A0A1F" w:rsidRDefault="001A0A1F" w:rsidP="00983CDF">
      <w:pPr>
        <w:pStyle w:val="Descripcin"/>
      </w:pPr>
      <w:bookmarkStart w:id="502" w:name="_Toc209985063"/>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34</w:t>
      </w:r>
      <w:r w:rsidR="00267181">
        <w:fldChar w:fldCharType="end"/>
      </w:r>
      <w:r w:rsidRPr="001A0A1F">
        <w:t xml:space="preserve"> </w:t>
      </w:r>
      <w:r w:rsidRPr="00511D85">
        <w:t>caso de uso N</w:t>
      </w:r>
      <w:r>
        <w:t>°4.4, “</w:t>
      </w:r>
      <w:r w:rsidRPr="001A0A1F">
        <w:t>Eliminando un turno deseado</w:t>
      </w:r>
      <w:r>
        <w:t>”</w:t>
      </w:r>
      <w:bookmarkEnd w:id="502"/>
    </w:p>
    <w:p w14:paraId="4C720743" w14:textId="77777777" w:rsidR="007A4D83" w:rsidRPr="007A4D83" w:rsidRDefault="007A4D83" w:rsidP="007A4D83"/>
    <w:p w14:paraId="55209D90" w14:textId="668797B9" w:rsidR="00CB290C" w:rsidRDefault="00CB290C" w:rsidP="007A4D83">
      <w:pPr>
        <w:pStyle w:val="Sinespaciado"/>
      </w:pPr>
      <w:r>
        <w:rPr>
          <w:noProof/>
        </w:rPr>
        <w:drawing>
          <wp:inline distT="0" distB="0" distL="0" distR="0" wp14:anchorId="7AD48F76" wp14:editId="3C0CDF5D">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95"/>
                    <a:stretch>
                      <a:fillRect/>
                    </a:stretch>
                  </pic:blipFill>
                  <pic:spPr>
                    <a:xfrm>
                      <a:off x="0" y="0"/>
                      <a:ext cx="5971540" cy="2366010"/>
                    </a:xfrm>
                    <a:prstGeom prst="rect">
                      <a:avLst/>
                    </a:prstGeom>
                  </pic:spPr>
                </pic:pic>
              </a:graphicData>
            </a:graphic>
          </wp:inline>
        </w:drawing>
      </w:r>
    </w:p>
    <w:p w14:paraId="7E7F8F8F" w14:textId="77777777" w:rsidR="003437CE" w:rsidRPr="00DC71E1" w:rsidRDefault="003437CE" w:rsidP="003437CE">
      <w:r>
        <w:t>Fuente: Elaborado por el estudiante de acuerdo con el proyecto</w:t>
      </w:r>
    </w:p>
    <w:p w14:paraId="476EBE19" w14:textId="77777777" w:rsidR="003437CE" w:rsidRDefault="003437CE">
      <w:pPr>
        <w:spacing w:line="278" w:lineRule="auto"/>
        <w:ind w:firstLine="0"/>
        <w:jc w:val="left"/>
      </w:pPr>
    </w:p>
    <w:p w14:paraId="213721FD" w14:textId="77777777" w:rsidR="001507D1" w:rsidRDefault="001507D1">
      <w:pPr>
        <w:spacing w:line="278" w:lineRule="auto"/>
        <w:ind w:firstLine="0"/>
        <w:jc w:val="left"/>
      </w:pPr>
      <w:r>
        <w:br w:type="page"/>
      </w:r>
    </w:p>
    <w:p w14:paraId="302CF0D3" w14:textId="6F5F09D5" w:rsidR="001507D1" w:rsidRDefault="00F95F74" w:rsidP="007A4D83">
      <w:r w:rsidRPr="007A4D83">
        <w:lastRenderedPageBreak/>
        <w:t xml:space="preserve">En la figura </w:t>
      </w:r>
      <w:r w:rsidR="001A0A1F">
        <w:t>5.35</w:t>
      </w:r>
      <w:r w:rsidRPr="007A4D83">
        <w:t xml:space="preserve"> se muestra el proceso del CU N°</w:t>
      </w:r>
      <w:r w:rsidR="001507D1" w:rsidRPr="007A4D83">
        <w:t>4.6</w:t>
      </w:r>
      <w:r w:rsidR="007A4D83" w:rsidRPr="007A4D83">
        <w:t xml:space="preserve"> este diagrama de secuencia muestra el flujo que sigue un usuario para llegar a la interfaz de creación de turnos. El proceso comienza cuando el usuario inicia sesión en el </w:t>
      </w:r>
      <w:proofErr w:type="spellStart"/>
      <w:r w:rsidR="007A4D83" w:rsidRPr="007A4D83">
        <w:t>dashboard</w:t>
      </w:r>
      <w:proofErr w:type="spellEnd"/>
      <w:r w:rsidR="007A4D83" w:rsidRPr="007A4D83">
        <w:t xml:space="preserve">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3BF51596" w14:textId="77777777" w:rsidR="001A0A1F" w:rsidRDefault="001A0A1F" w:rsidP="007A4D83"/>
    <w:p w14:paraId="65F09D0E" w14:textId="0868DD26" w:rsidR="001A0A1F" w:rsidRPr="001A0A1F" w:rsidRDefault="001A0A1F" w:rsidP="00983CDF">
      <w:pPr>
        <w:pStyle w:val="Descripcin"/>
        <w:rPr>
          <w:rFonts w:eastAsia="Times New Roman"/>
        </w:rPr>
      </w:pPr>
      <w:bookmarkStart w:id="503" w:name="_Toc209985064"/>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35</w:t>
      </w:r>
      <w:r w:rsidR="00267181">
        <w:fldChar w:fldCharType="end"/>
      </w:r>
      <w:r w:rsidRPr="001A0A1F">
        <w:t xml:space="preserve"> </w:t>
      </w:r>
      <w:r w:rsidRPr="00511D85">
        <w:t>caso de uso N</w:t>
      </w:r>
      <w:r>
        <w:t>°4.6, “</w:t>
      </w:r>
      <w:r w:rsidRPr="001A0A1F">
        <w:rPr>
          <w:rFonts w:eastAsia="Times New Roman"/>
          <w:color w:val="000000"/>
        </w:rPr>
        <w:t>Definiendo horario de trabajo</w:t>
      </w:r>
      <w:r>
        <w:rPr>
          <w:rFonts w:eastAsia="Times New Roman"/>
          <w:color w:val="000000"/>
        </w:rPr>
        <w:t>”</w:t>
      </w:r>
      <w:bookmarkEnd w:id="503"/>
    </w:p>
    <w:p w14:paraId="477F590B" w14:textId="77777777" w:rsidR="007A4D83" w:rsidRPr="007A4D83" w:rsidRDefault="007A4D83" w:rsidP="007A4D83"/>
    <w:p w14:paraId="298BB9C7" w14:textId="3716D405" w:rsidR="00CB290C" w:rsidRDefault="00CB290C" w:rsidP="007A4D83">
      <w:pPr>
        <w:pStyle w:val="Sinespaciado"/>
      </w:pPr>
      <w:r>
        <w:rPr>
          <w:noProof/>
        </w:rPr>
        <w:drawing>
          <wp:inline distT="0" distB="0" distL="0" distR="0" wp14:anchorId="01D088AE" wp14:editId="0A43F264">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96"/>
                    <a:stretch>
                      <a:fillRect/>
                    </a:stretch>
                  </pic:blipFill>
                  <pic:spPr>
                    <a:xfrm>
                      <a:off x="0" y="0"/>
                      <a:ext cx="5971540" cy="1644650"/>
                    </a:xfrm>
                    <a:prstGeom prst="rect">
                      <a:avLst/>
                    </a:prstGeom>
                  </pic:spPr>
                </pic:pic>
              </a:graphicData>
            </a:graphic>
          </wp:inline>
        </w:drawing>
      </w:r>
    </w:p>
    <w:p w14:paraId="12FB25FC" w14:textId="77777777" w:rsidR="007A4D83" w:rsidRDefault="007A4D83" w:rsidP="007A4D83">
      <w:pPr>
        <w:pStyle w:val="Sinespaciado"/>
      </w:pPr>
    </w:p>
    <w:p w14:paraId="6B3E5C96" w14:textId="77777777" w:rsidR="003437CE" w:rsidRPr="00DC71E1" w:rsidRDefault="003437CE" w:rsidP="003437CE">
      <w:r>
        <w:t>Fuente: Elaborado por el estudiante de acuerdo con el proyecto</w:t>
      </w:r>
    </w:p>
    <w:p w14:paraId="400DC4A9" w14:textId="77777777" w:rsidR="003437CE" w:rsidRDefault="003437CE">
      <w:pPr>
        <w:spacing w:line="278" w:lineRule="auto"/>
        <w:ind w:firstLine="0"/>
        <w:jc w:val="left"/>
      </w:pPr>
    </w:p>
    <w:p w14:paraId="58C88BEA" w14:textId="77777777" w:rsidR="001507D1" w:rsidRDefault="001507D1">
      <w:pPr>
        <w:spacing w:line="278" w:lineRule="auto"/>
        <w:ind w:firstLine="0"/>
        <w:jc w:val="left"/>
      </w:pPr>
      <w:r>
        <w:br w:type="page"/>
      </w:r>
    </w:p>
    <w:p w14:paraId="021F2E87" w14:textId="0EAD90CA" w:rsidR="001507D1" w:rsidRDefault="00F95F74" w:rsidP="007A4D83">
      <w:r w:rsidRPr="007A4D83">
        <w:lastRenderedPageBreak/>
        <w:t xml:space="preserve">En la figura </w:t>
      </w:r>
      <w:r w:rsidR="001A0A1F">
        <w:t>5.36</w:t>
      </w:r>
      <w:r w:rsidRPr="007A4D83">
        <w:t xml:space="preserve"> se muestra el proceso del CU N°</w:t>
      </w:r>
      <w:r w:rsidR="001507D1" w:rsidRPr="007A4D83">
        <w:t>4.7</w:t>
      </w:r>
      <w:r w:rsidR="007A4D83" w:rsidRPr="007A4D83">
        <w:t xml:space="preserve"> este diagrama de secuencia describe el proceso mediante el cual un usuario accede para visualizar el </w:t>
      </w:r>
      <w:r w:rsidR="007A4D83">
        <w:t xml:space="preserve">resumen de jornada </w:t>
      </w:r>
      <w:r w:rsidR="007A4D83"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007A4D83" w:rsidRPr="007A4D83">
        <w:tab/>
        <w:t xml:space="preserve"> </w:t>
      </w:r>
    </w:p>
    <w:p w14:paraId="3841D19F" w14:textId="77777777" w:rsidR="001A0A1F" w:rsidRDefault="001A0A1F" w:rsidP="007A4D83"/>
    <w:p w14:paraId="1B8652F7" w14:textId="33219DEA" w:rsidR="001A0A1F" w:rsidRDefault="001A0A1F" w:rsidP="00983CDF">
      <w:pPr>
        <w:pStyle w:val="Descripcin"/>
        <w:rPr>
          <w:rFonts w:eastAsia="Times New Roman"/>
          <w:color w:val="000000"/>
        </w:rPr>
      </w:pPr>
      <w:bookmarkStart w:id="504" w:name="_Toc209985065"/>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36</w:t>
      </w:r>
      <w:r w:rsidR="00267181">
        <w:fldChar w:fldCharType="end"/>
      </w:r>
      <w:r w:rsidRPr="001A0A1F">
        <w:t xml:space="preserve"> </w:t>
      </w:r>
      <w:r w:rsidRPr="00511D85">
        <w:t>caso de uso N</w:t>
      </w:r>
      <w:r>
        <w:t>°4.7, “</w:t>
      </w:r>
      <w:r w:rsidRPr="001A0A1F">
        <w:rPr>
          <w:rFonts w:eastAsia="Times New Roman"/>
          <w:color w:val="000000"/>
        </w:rPr>
        <w:t>Generando un resumen de registro de horario de una jornada</w:t>
      </w:r>
      <w:r>
        <w:rPr>
          <w:rFonts w:eastAsia="Times New Roman"/>
          <w:color w:val="000000"/>
        </w:rPr>
        <w:t>”</w:t>
      </w:r>
      <w:bookmarkEnd w:id="504"/>
    </w:p>
    <w:p w14:paraId="132F6770" w14:textId="77777777" w:rsidR="001A0A1F" w:rsidRPr="001A0A1F" w:rsidRDefault="001A0A1F" w:rsidP="001A0A1F">
      <w:pPr>
        <w:pStyle w:val="NormalWeb"/>
        <w:spacing w:after="0"/>
        <w:jc w:val="center"/>
        <w:rPr>
          <w:rFonts w:eastAsia="Times New Roman"/>
        </w:rPr>
      </w:pPr>
    </w:p>
    <w:p w14:paraId="12E274CB" w14:textId="77777777" w:rsidR="007A4D83" w:rsidRPr="007A4D83" w:rsidRDefault="007A4D83" w:rsidP="007A4D83"/>
    <w:p w14:paraId="1A4E8BC4" w14:textId="77777777" w:rsidR="003437CE" w:rsidRDefault="00CB290C" w:rsidP="007A4D83">
      <w:pPr>
        <w:pStyle w:val="Sinespaciado"/>
      </w:pPr>
      <w:r>
        <w:rPr>
          <w:noProof/>
        </w:rPr>
        <w:drawing>
          <wp:inline distT="0" distB="0" distL="0" distR="0" wp14:anchorId="25A932CE" wp14:editId="27284FDA">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97"/>
                    <a:stretch>
                      <a:fillRect/>
                    </a:stretch>
                  </pic:blipFill>
                  <pic:spPr>
                    <a:xfrm>
                      <a:off x="0" y="0"/>
                      <a:ext cx="5971540" cy="1498600"/>
                    </a:xfrm>
                    <a:prstGeom prst="rect">
                      <a:avLst/>
                    </a:prstGeom>
                  </pic:spPr>
                </pic:pic>
              </a:graphicData>
            </a:graphic>
          </wp:inline>
        </w:drawing>
      </w:r>
    </w:p>
    <w:p w14:paraId="678FB944" w14:textId="77777777" w:rsidR="007A4D83" w:rsidRDefault="007A4D83" w:rsidP="007A4D83">
      <w:pPr>
        <w:pStyle w:val="Sinespaciado"/>
      </w:pPr>
    </w:p>
    <w:p w14:paraId="52549533" w14:textId="77777777" w:rsidR="003437CE" w:rsidRPr="00DC71E1" w:rsidRDefault="003437CE" w:rsidP="003437CE">
      <w:r>
        <w:t>Fuente: Elaborado por el estudiante de acuerdo con el proyecto</w:t>
      </w:r>
    </w:p>
    <w:p w14:paraId="69255DA6" w14:textId="5272D47C" w:rsidR="001507D1" w:rsidRDefault="001507D1">
      <w:pPr>
        <w:spacing w:line="278" w:lineRule="auto"/>
        <w:ind w:firstLine="0"/>
        <w:jc w:val="left"/>
      </w:pPr>
      <w:r>
        <w:br w:type="page"/>
      </w:r>
    </w:p>
    <w:p w14:paraId="6A933339" w14:textId="38104B38" w:rsidR="00CB290C" w:rsidRDefault="00F95F74" w:rsidP="007A4D83">
      <w:r w:rsidRPr="007A4D83">
        <w:lastRenderedPageBreak/>
        <w:t xml:space="preserve">En la figura </w:t>
      </w:r>
      <w:r w:rsidR="001A0A1F">
        <w:t>5.37</w:t>
      </w:r>
      <w:r w:rsidRPr="007A4D83">
        <w:t xml:space="preserve"> se muestra el proceso del CU N°</w:t>
      </w:r>
      <w:r w:rsidR="001507D1" w:rsidRPr="007A4D83">
        <w:t>5.1</w:t>
      </w:r>
      <w:r w:rsidR="007A4D83" w:rsidRPr="007A4D83">
        <w:t xml:space="preserve">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3B1F9170" w14:textId="77777777" w:rsidR="001A0A1F" w:rsidRDefault="001A0A1F" w:rsidP="007A4D83"/>
    <w:p w14:paraId="419ED88C" w14:textId="459483B3" w:rsidR="001A0A1F" w:rsidRPr="00983CDF" w:rsidRDefault="001A0A1F" w:rsidP="00983CDF">
      <w:pPr>
        <w:pStyle w:val="Descripcin"/>
        <w:rPr>
          <w:rFonts w:eastAsia="Times New Roman"/>
        </w:rPr>
      </w:pPr>
      <w:bookmarkStart w:id="505" w:name="_Toc209985066"/>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37</w:t>
      </w:r>
      <w:r w:rsidR="00267181">
        <w:fldChar w:fldCharType="end"/>
      </w:r>
      <w:r w:rsidRPr="001A0A1F">
        <w:t xml:space="preserve"> </w:t>
      </w:r>
      <w:r w:rsidRPr="00511D85">
        <w:t>caso de uso N</w:t>
      </w:r>
      <w:r>
        <w:t xml:space="preserve">°5.1, </w:t>
      </w:r>
      <w:r w:rsidR="00983CDF">
        <w:t>“</w:t>
      </w:r>
      <w:r w:rsidR="00983CDF" w:rsidRPr="00983CDF">
        <w:rPr>
          <w:rFonts w:eastAsia="Times New Roman"/>
          <w:color w:val="000000"/>
        </w:rPr>
        <w:t xml:space="preserve">Revisando </w:t>
      </w:r>
      <w:r w:rsidR="00983CDF" w:rsidRPr="00983CDF">
        <w:t>informes</w:t>
      </w:r>
      <w:r w:rsidR="00983CDF" w:rsidRPr="00983CDF">
        <w:rPr>
          <w:rFonts w:eastAsia="Times New Roman"/>
          <w:color w:val="000000"/>
        </w:rPr>
        <w:t xml:space="preserve"> de asistencia</w:t>
      </w:r>
      <w:r w:rsidR="00983CDF">
        <w:rPr>
          <w:rFonts w:eastAsia="Times New Roman"/>
          <w:color w:val="000000"/>
        </w:rPr>
        <w:t>”</w:t>
      </w:r>
      <w:bookmarkEnd w:id="505"/>
    </w:p>
    <w:p w14:paraId="7B951B79" w14:textId="77777777" w:rsidR="007A4D83" w:rsidRPr="007A4D83" w:rsidRDefault="007A4D83" w:rsidP="007A4D83"/>
    <w:p w14:paraId="65EF476B" w14:textId="2C7EB4E2" w:rsidR="001507D1" w:rsidRDefault="00CB290C" w:rsidP="007A4D83">
      <w:pPr>
        <w:pStyle w:val="Sinespaciado"/>
      </w:pPr>
      <w:r>
        <w:rPr>
          <w:noProof/>
        </w:rPr>
        <w:drawing>
          <wp:inline distT="0" distB="0" distL="0" distR="0" wp14:anchorId="13EE04A4" wp14:editId="0183D5DB">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98"/>
                    <a:stretch>
                      <a:fillRect/>
                    </a:stretch>
                  </pic:blipFill>
                  <pic:spPr>
                    <a:xfrm>
                      <a:off x="0" y="0"/>
                      <a:ext cx="5971540" cy="1681480"/>
                    </a:xfrm>
                    <a:prstGeom prst="rect">
                      <a:avLst/>
                    </a:prstGeom>
                  </pic:spPr>
                </pic:pic>
              </a:graphicData>
            </a:graphic>
          </wp:inline>
        </w:drawing>
      </w:r>
    </w:p>
    <w:p w14:paraId="7CFB21F0" w14:textId="77777777" w:rsidR="007A4D83" w:rsidRDefault="007A4D83" w:rsidP="007A4D83">
      <w:pPr>
        <w:pStyle w:val="Sinespaciado"/>
      </w:pPr>
    </w:p>
    <w:p w14:paraId="5910BD87" w14:textId="77777777" w:rsidR="003437CE" w:rsidRDefault="003437CE" w:rsidP="003437CE">
      <w:r>
        <w:t>Fuente: Elaborado por el estudiante de acuerdo con el proyecto</w:t>
      </w:r>
    </w:p>
    <w:p w14:paraId="50EF9745" w14:textId="77777777" w:rsidR="007A4D83" w:rsidRPr="00DC71E1" w:rsidRDefault="007A4D83" w:rsidP="003437CE"/>
    <w:p w14:paraId="3F87D55A" w14:textId="77777777" w:rsidR="003437CE" w:rsidRDefault="003437CE">
      <w:pPr>
        <w:spacing w:line="278" w:lineRule="auto"/>
        <w:ind w:firstLine="0"/>
        <w:jc w:val="left"/>
      </w:pPr>
    </w:p>
    <w:p w14:paraId="3DD6C1ED" w14:textId="77777777" w:rsidR="00C75FCD" w:rsidRDefault="00C75FCD" w:rsidP="00C75FCD">
      <w:pPr>
        <w:spacing w:line="278" w:lineRule="auto"/>
        <w:ind w:firstLine="0"/>
        <w:jc w:val="left"/>
      </w:pPr>
    </w:p>
    <w:p w14:paraId="44BEE2EF" w14:textId="77777777" w:rsidR="00C75FCD" w:rsidRDefault="00C75FCD" w:rsidP="00C75FCD">
      <w:pPr>
        <w:spacing w:line="278" w:lineRule="auto"/>
        <w:ind w:firstLine="0"/>
        <w:jc w:val="left"/>
      </w:pPr>
    </w:p>
    <w:p w14:paraId="3A75F7AC" w14:textId="77777777" w:rsidR="00C75FCD" w:rsidRDefault="00C75FCD" w:rsidP="00C75FCD">
      <w:pPr>
        <w:spacing w:line="278" w:lineRule="auto"/>
        <w:ind w:firstLine="0"/>
        <w:jc w:val="left"/>
      </w:pPr>
    </w:p>
    <w:p w14:paraId="783AAF15" w14:textId="77777777" w:rsidR="00C75FCD" w:rsidRDefault="00C75FCD" w:rsidP="00C75FCD">
      <w:pPr>
        <w:spacing w:line="278" w:lineRule="auto"/>
        <w:ind w:firstLine="0"/>
        <w:jc w:val="left"/>
      </w:pPr>
    </w:p>
    <w:p w14:paraId="20868CDA" w14:textId="77777777" w:rsidR="00C75FCD" w:rsidRDefault="00C75FCD" w:rsidP="00C75FCD">
      <w:pPr>
        <w:spacing w:line="278" w:lineRule="auto"/>
        <w:ind w:firstLine="0"/>
        <w:jc w:val="left"/>
      </w:pPr>
    </w:p>
    <w:p w14:paraId="0B4A9681" w14:textId="77777777" w:rsidR="00C75FCD" w:rsidRDefault="00C75FCD" w:rsidP="00C75FCD">
      <w:pPr>
        <w:spacing w:line="278" w:lineRule="auto"/>
        <w:ind w:firstLine="0"/>
        <w:jc w:val="left"/>
      </w:pPr>
    </w:p>
    <w:p w14:paraId="0D465FC9" w14:textId="77777777" w:rsidR="00C75FCD" w:rsidRDefault="00C75FCD" w:rsidP="00C75FCD">
      <w:pPr>
        <w:spacing w:line="278" w:lineRule="auto"/>
        <w:ind w:firstLine="0"/>
        <w:jc w:val="left"/>
      </w:pPr>
    </w:p>
    <w:p w14:paraId="14665005" w14:textId="77777777" w:rsidR="00C75FCD" w:rsidRDefault="00C75FCD" w:rsidP="00C75FCD">
      <w:pPr>
        <w:spacing w:line="278" w:lineRule="auto"/>
        <w:ind w:firstLine="0"/>
        <w:jc w:val="left"/>
      </w:pPr>
    </w:p>
    <w:p w14:paraId="08072CD3" w14:textId="77777777" w:rsidR="00C75FCD" w:rsidRDefault="00C75FCD" w:rsidP="00C75FCD">
      <w:pPr>
        <w:spacing w:line="278" w:lineRule="auto"/>
        <w:ind w:firstLine="0"/>
        <w:jc w:val="left"/>
      </w:pPr>
    </w:p>
    <w:p w14:paraId="5B01C3D0" w14:textId="10AC9B99" w:rsidR="00C75FCD" w:rsidRDefault="00C75FCD" w:rsidP="00C75FCD">
      <w:r>
        <w:t>En la Figura</w:t>
      </w:r>
      <w:r w:rsidR="00983CDF">
        <w:t xml:space="preserve"> </w:t>
      </w:r>
      <w:r w:rsidR="001A0A1F">
        <w:t>5.</w:t>
      </w:r>
      <w:r w:rsidR="00983CDF">
        <w:t>38 se</w:t>
      </w:r>
      <w:r>
        <w:t xml:space="preserve"> muestra el proceso </w:t>
      </w:r>
      <w:r w:rsidR="00645341">
        <w:t xml:space="preserve">del caso de uso </w:t>
      </w:r>
      <w:r w:rsidR="00645341" w:rsidRPr="00511D85">
        <w:t>N</w:t>
      </w:r>
      <w:r w:rsidR="00645341">
        <w:t xml:space="preserve">°5.2 </w:t>
      </w:r>
      <w:r>
        <w:t xml:space="preserve">mediante el cual el usuario puede filtrar los informes de asistencia por fecha. Este proceso comienza una vez que el usuario ha iniciado sesión y navega hasta la opción Informe de Asistencia desde el </w:t>
      </w:r>
      <w:r w:rsidR="00983CDF">
        <w:t>menú desplegable</w:t>
      </w:r>
      <w:r>
        <w:t>.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7A04C107" w14:textId="77777777" w:rsidR="001A0A1F" w:rsidRDefault="001A0A1F" w:rsidP="00C75FCD"/>
    <w:p w14:paraId="542A775F" w14:textId="5BA1548B" w:rsidR="001A0A1F" w:rsidRPr="00983CDF" w:rsidRDefault="001A0A1F" w:rsidP="00983CDF">
      <w:pPr>
        <w:pStyle w:val="Descripcin"/>
        <w:rPr>
          <w:rFonts w:eastAsia="Times New Roman"/>
        </w:rPr>
      </w:pPr>
      <w:bookmarkStart w:id="506" w:name="_Toc209985067"/>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38</w:t>
      </w:r>
      <w:r w:rsidR="00267181">
        <w:fldChar w:fldCharType="end"/>
      </w:r>
      <w:r w:rsidRPr="001A0A1F">
        <w:t xml:space="preserve"> </w:t>
      </w:r>
      <w:r w:rsidRPr="00511D85">
        <w:t>caso de uso N</w:t>
      </w:r>
      <w:r>
        <w:t>°5.2</w:t>
      </w:r>
      <w:r w:rsidR="00983CDF">
        <w:t>, “</w:t>
      </w:r>
      <w:r w:rsidR="00983CDF" w:rsidRPr="00983CDF">
        <w:rPr>
          <w:rFonts w:eastAsia="Times New Roman"/>
          <w:color w:val="000000"/>
        </w:rPr>
        <w:t>Filtrando informes de asistencia por fecha</w:t>
      </w:r>
      <w:r w:rsidR="00983CDF">
        <w:rPr>
          <w:rFonts w:eastAsia="Times New Roman"/>
          <w:color w:val="000000"/>
        </w:rPr>
        <w:t>”</w:t>
      </w:r>
      <w:bookmarkEnd w:id="506"/>
    </w:p>
    <w:p w14:paraId="3FBF09CA" w14:textId="77777777" w:rsidR="00C75FCD" w:rsidRDefault="00C75FCD" w:rsidP="00C75FCD"/>
    <w:p w14:paraId="75EFF5E0" w14:textId="3B70372E" w:rsidR="001507D1" w:rsidRDefault="00CB290C" w:rsidP="00C75FCD">
      <w:pPr>
        <w:spacing w:line="278" w:lineRule="auto"/>
        <w:ind w:firstLine="0"/>
        <w:jc w:val="left"/>
      </w:pPr>
      <w:r>
        <w:rPr>
          <w:noProof/>
        </w:rPr>
        <w:drawing>
          <wp:inline distT="0" distB="0" distL="0" distR="0" wp14:anchorId="511F1ED4" wp14:editId="2C5C740E">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99"/>
                    <a:stretch>
                      <a:fillRect/>
                    </a:stretch>
                  </pic:blipFill>
                  <pic:spPr>
                    <a:xfrm>
                      <a:off x="0" y="0"/>
                      <a:ext cx="5971540" cy="2746375"/>
                    </a:xfrm>
                    <a:prstGeom prst="rect">
                      <a:avLst/>
                    </a:prstGeom>
                  </pic:spPr>
                </pic:pic>
              </a:graphicData>
            </a:graphic>
          </wp:inline>
        </w:drawing>
      </w:r>
    </w:p>
    <w:p w14:paraId="5CA7E992" w14:textId="77777777" w:rsidR="003437CE" w:rsidRPr="00DC71E1" w:rsidRDefault="003437CE" w:rsidP="003437CE">
      <w:r>
        <w:t>Fuente: Elaborado por el estudiante de acuerdo con el proyecto</w:t>
      </w:r>
    </w:p>
    <w:p w14:paraId="2DACE3B2" w14:textId="77777777" w:rsidR="003437CE" w:rsidRDefault="003437CE">
      <w:pPr>
        <w:spacing w:line="278" w:lineRule="auto"/>
        <w:ind w:firstLine="0"/>
        <w:jc w:val="left"/>
      </w:pPr>
    </w:p>
    <w:p w14:paraId="48E80D6C" w14:textId="77777777" w:rsidR="00CB0FA9" w:rsidRDefault="00CB0FA9">
      <w:pPr>
        <w:spacing w:line="278" w:lineRule="auto"/>
        <w:ind w:firstLine="0"/>
        <w:jc w:val="left"/>
      </w:pPr>
    </w:p>
    <w:p w14:paraId="0444C108" w14:textId="77777777" w:rsidR="00CB0FA9" w:rsidRDefault="00CB0FA9">
      <w:pPr>
        <w:spacing w:line="278" w:lineRule="auto"/>
        <w:ind w:firstLine="0"/>
        <w:jc w:val="left"/>
      </w:pPr>
    </w:p>
    <w:p w14:paraId="1896F15E" w14:textId="77777777" w:rsidR="00CB0FA9" w:rsidRDefault="00CB0FA9">
      <w:pPr>
        <w:spacing w:line="278" w:lineRule="auto"/>
        <w:ind w:firstLine="0"/>
        <w:jc w:val="left"/>
      </w:pPr>
    </w:p>
    <w:p w14:paraId="7A29152D" w14:textId="77777777" w:rsidR="00CB0FA9" w:rsidRDefault="00CB0FA9">
      <w:pPr>
        <w:spacing w:line="278" w:lineRule="auto"/>
        <w:ind w:firstLine="0"/>
        <w:jc w:val="left"/>
      </w:pPr>
    </w:p>
    <w:p w14:paraId="46141AB3" w14:textId="77777777" w:rsidR="00CB0FA9" w:rsidRDefault="00CB0FA9">
      <w:pPr>
        <w:spacing w:line="278" w:lineRule="auto"/>
        <w:ind w:firstLine="0"/>
        <w:jc w:val="left"/>
      </w:pPr>
    </w:p>
    <w:p w14:paraId="1D3FB1A9" w14:textId="77777777" w:rsidR="00CB0FA9" w:rsidRDefault="00CB0FA9">
      <w:pPr>
        <w:spacing w:line="278" w:lineRule="auto"/>
        <w:ind w:firstLine="0"/>
        <w:jc w:val="left"/>
      </w:pPr>
    </w:p>
    <w:p w14:paraId="5AA23827" w14:textId="6365B588" w:rsidR="001507D1" w:rsidRDefault="001507D1">
      <w:pPr>
        <w:spacing w:line="278" w:lineRule="auto"/>
        <w:ind w:firstLine="0"/>
        <w:jc w:val="left"/>
      </w:pPr>
    </w:p>
    <w:p w14:paraId="2797F3C6" w14:textId="4474E9DC" w:rsidR="001507D1" w:rsidRDefault="00F95F74" w:rsidP="007A4D83">
      <w:r w:rsidRPr="007A4D83">
        <w:t xml:space="preserve">En la figura </w:t>
      </w:r>
      <w:r w:rsidR="00983CDF">
        <w:t>5.39</w:t>
      </w:r>
      <w:r w:rsidRPr="007A4D83">
        <w:t xml:space="preserve"> se muestra el proceso del CU N°</w:t>
      </w:r>
      <w:r w:rsidR="001507D1" w:rsidRPr="007A4D83">
        <w:t>5.3</w:t>
      </w:r>
      <w:r w:rsidR="007A4D83" w:rsidRPr="007A4D83">
        <w:t xml:space="preserve">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13E634BD" w14:textId="77777777" w:rsidR="001A0A1F" w:rsidRDefault="001A0A1F" w:rsidP="007A4D83"/>
    <w:p w14:paraId="0C86443C" w14:textId="54D498F4" w:rsidR="001A0A1F" w:rsidRPr="00983CDF" w:rsidRDefault="001A0A1F" w:rsidP="00983CDF">
      <w:pPr>
        <w:pStyle w:val="Descripcin"/>
        <w:rPr>
          <w:rFonts w:eastAsia="Times New Roman"/>
        </w:rPr>
      </w:pPr>
      <w:bookmarkStart w:id="507" w:name="_Toc209985068"/>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39</w:t>
      </w:r>
      <w:r w:rsidR="00267181">
        <w:fldChar w:fldCharType="end"/>
      </w:r>
      <w:r w:rsidRPr="001A0A1F">
        <w:t xml:space="preserve"> </w:t>
      </w:r>
      <w:r w:rsidRPr="00511D85">
        <w:t>caso de uso N</w:t>
      </w:r>
      <w:r>
        <w:t>°</w:t>
      </w:r>
      <w:r w:rsidR="00983CDF">
        <w:t>5.3, “</w:t>
      </w:r>
      <w:r w:rsidR="00983CDF" w:rsidRPr="00983CDF">
        <w:rPr>
          <w:rFonts w:eastAsia="Times New Roman"/>
          <w:color w:val="000000"/>
        </w:rPr>
        <w:t>Creando casilla para filtro de búsqued</w:t>
      </w:r>
      <w:r w:rsidR="00983CDF">
        <w:rPr>
          <w:rFonts w:eastAsia="Times New Roman"/>
          <w:color w:val="000000"/>
        </w:rPr>
        <w:t>a“</w:t>
      </w:r>
      <w:bookmarkEnd w:id="507"/>
    </w:p>
    <w:p w14:paraId="64331033" w14:textId="77777777" w:rsidR="007A4D83" w:rsidRPr="007A4D83" w:rsidRDefault="007A4D83" w:rsidP="007A4D83"/>
    <w:p w14:paraId="116BF4E8" w14:textId="096139B4" w:rsidR="00CB290C" w:rsidRDefault="00CB290C" w:rsidP="007A4D83">
      <w:pPr>
        <w:pStyle w:val="Sinespaciado"/>
      </w:pPr>
      <w:r>
        <w:rPr>
          <w:noProof/>
        </w:rPr>
        <w:drawing>
          <wp:inline distT="0" distB="0" distL="0" distR="0" wp14:anchorId="71EF647C" wp14:editId="42A56ED3">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00"/>
                    <a:stretch>
                      <a:fillRect/>
                    </a:stretch>
                  </pic:blipFill>
                  <pic:spPr>
                    <a:xfrm>
                      <a:off x="0" y="0"/>
                      <a:ext cx="5971540" cy="1660525"/>
                    </a:xfrm>
                    <a:prstGeom prst="rect">
                      <a:avLst/>
                    </a:prstGeom>
                  </pic:spPr>
                </pic:pic>
              </a:graphicData>
            </a:graphic>
          </wp:inline>
        </w:drawing>
      </w:r>
    </w:p>
    <w:p w14:paraId="2F510F37" w14:textId="77777777" w:rsidR="007A4D83" w:rsidRDefault="007A4D83" w:rsidP="007A4D83">
      <w:pPr>
        <w:pStyle w:val="Sinespaciado"/>
      </w:pPr>
    </w:p>
    <w:p w14:paraId="7389A12E" w14:textId="77777777" w:rsidR="003437CE" w:rsidRPr="00DC71E1" w:rsidRDefault="003437CE" w:rsidP="003437CE">
      <w:r>
        <w:t>Fuente: Elaborado por el estudiante de acuerdo con el proyecto</w:t>
      </w:r>
    </w:p>
    <w:p w14:paraId="2EF7CD3E" w14:textId="77777777" w:rsidR="003437CE" w:rsidRDefault="003437CE">
      <w:pPr>
        <w:spacing w:line="278" w:lineRule="auto"/>
        <w:ind w:firstLine="0"/>
        <w:jc w:val="left"/>
      </w:pPr>
    </w:p>
    <w:p w14:paraId="65200F35" w14:textId="77777777" w:rsidR="001507D1" w:rsidRDefault="001507D1">
      <w:pPr>
        <w:spacing w:line="278" w:lineRule="auto"/>
        <w:ind w:firstLine="0"/>
        <w:jc w:val="left"/>
      </w:pPr>
      <w:r>
        <w:br w:type="page"/>
      </w:r>
    </w:p>
    <w:p w14:paraId="1CC0AF1D" w14:textId="0D32749B" w:rsidR="00C75FCD" w:rsidRDefault="00C75FCD" w:rsidP="00C75FCD">
      <w:r>
        <w:lastRenderedPageBreak/>
        <w:t xml:space="preserve">En la figura </w:t>
      </w:r>
      <w:r w:rsidR="00983CDF">
        <w:t xml:space="preserve">5.40 </w:t>
      </w:r>
      <w:r w:rsidR="00645341">
        <w:t xml:space="preserve">se muestra el proceso del caso de uso </w:t>
      </w:r>
      <w:r w:rsidR="00645341" w:rsidRPr="00511D85">
        <w:t>N</w:t>
      </w:r>
      <w:r w:rsidR="00645341">
        <w:t xml:space="preserve">°5.4 </w:t>
      </w:r>
      <w:r>
        <w:t>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6F259C37" w14:textId="77777777" w:rsidR="001A0A1F" w:rsidRDefault="001A0A1F" w:rsidP="00C75FCD"/>
    <w:p w14:paraId="00D3627E" w14:textId="3F0811A2" w:rsidR="001A0A1F" w:rsidRPr="00983CDF" w:rsidRDefault="001A0A1F" w:rsidP="00983CDF">
      <w:pPr>
        <w:pStyle w:val="Descripcin"/>
        <w:rPr>
          <w:rFonts w:eastAsia="Times New Roman"/>
        </w:rPr>
      </w:pPr>
      <w:bookmarkStart w:id="508" w:name="_Toc209985069"/>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40</w:t>
      </w:r>
      <w:r w:rsidR="00267181">
        <w:fldChar w:fldCharType="end"/>
      </w:r>
      <w:r w:rsidRPr="001A0A1F">
        <w:t xml:space="preserve"> </w:t>
      </w:r>
      <w:r w:rsidRPr="00511D85">
        <w:t>caso de uso N</w:t>
      </w:r>
      <w:r>
        <w:t>°</w:t>
      </w:r>
      <w:r w:rsidR="00983CDF">
        <w:t>5.4, “</w:t>
      </w:r>
      <w:r w:rsidR="00983CDF" w:rsidRPr="00983CDF">
        <w:rPr>
          <w:rFonts w:eastAsia="Times New Roman"/>
          <w:color w:val="000000"/>
        </w:rPr>
        <w:t>Filtrando informe de asistenci</w:t>
      </w:r>
      <w:r w:rsidR="00983CDF">
        <w:rPr>
          <w:rFonts w:eastAsia="Times New Roman"/>
          <w:color w:val="000000"/>
        </w:rPr>
        <w:t>a“</w:t>
      </w:r>
      <w:bookmarkEnd w:id="508"/>
    </w:p>
    <w:p w14:paraId="3965717C" w14:textId="309CF7EF" w:rsidR="001507D1" w:rsidRDefault="006D0D57" w:rsidP="00C75FCD">
      <w:pPr>
        <w:spacing w:line="278" w:lineRule="auto"/>
        <w:ind w:firstLine="0"/>
        <w:jc w:val="left"/>
      </w:pPr>
      <w:r>
        <w:rPr>
          <w:noProof/>
        </w:rPr>
        <w:drawing>
          <wp:inline distT="0" distB="0" distL="0" distR="0" wp14:anchorId="10E06451" wp14:editId="3293381A">
            <wp:extent cx="5971540" cy="2809240"/>
            <wp:effectExtent l="0" t="0" r="0" b="0"/>
            <wp:docPr id="17120536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617" name="Imagen 1" descr="Diagrama&#10;&#10;El contenido generado por IA puede ser incorrecto."/>
                    <pic:cNvPicPr/>
                  </pic:nvPicPr>
                  <pic:blipFill>
                    <a:blip r:embed="rId101"/>
                    <a:stretch>
                      <a:fillRect/>
                    </a:stretch>
                  </pic:blipFill>
                  <pic:spPr>
                    <a:xfrm>
                      <a:off x="0" y="0"/>
                      <a:ext cx="5971540" cy="2809240"/>
                    </a:xfrm>
                    <a:prstGeom prst="rect">
                      <a:avLst/>
                    </a:prstGeom>
                  </pic:spPr>
                </pic:pic>
              </a:graphicData>
            </a:graphic>
          </wp:inline>
        </w:drawing>
      </w:r>
    </w:p>
    <w:p w14:paraId="52ABD0A1" w14:textId="77777777" w:rsidR="003437CE" w:rsidRPr="00DC71E1" w:rsidRDefault="003437CE" w:rsidP="003437CE">
      <w:r>
        <w:t>Fuente: Elaborado por el estudiante de acuerdo con el proyecto</w:t>
      </w:r>
    </w:p>
    <w:p w14:paraId="5778DC64" w14:textId="77777777" w:rsidR="003437CE" w:rsidRDefault="003437CE">
      <w:pPr>
        <w:spacing w:line="278" w:lineRule="auto"/>
        <w:ind w:firstLine="0"/>
        <w:jc w:val="left"/>
      </w:pPr>
    </w:p>
    <w:p w14:paraId="5F46C340" w14:textId="77777777" w:rsidR="001507D1" w:rsidRDefault="001507D1">
      <w:pPr>
        <w:spacing w:line="278" w:lineRule="auto"/>
        <w:ind w:firstLine="0"/>
        <w:jc w:val="left"/>
      </w:pPr>
      <w:r>
        <w:br w:type="page"/>
      </w:r>
    </w:p>
    <w:p w14:paraId="58805A53" w14:textId="07D8C849" w:rsidR="007A4D83" w:rsidRDefault="007A4D83" w:rsidP="007A4D83">
      <w:r w:rsidRPr="007A4D83">
        <w:lastRenderedPageBreak/>
        <w:t xml:space="preserve">En la figura </w:t>
      </w:r>
      <w:r w:rsidR="00983CDF">
        <w:t>5.41</w:t>
      </w:r>
      <w:r w:rsidRPr="007A4D83">
        <w:t xml:space="preserve"> se muestra el proceso del CU N°</w:t>
      </w:r>
      <w:r w:rsidR="001507D1" w:rsidRPr="007A4D83">
        <w:t>5.5</w:t>
      </w:r>
      <w:r w:rsidRPr="007A4D83">
        <w:t xml:space="preserve">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2F350167" w14:textId="77777777" w:rsidR="001A0A1F" w:rsidRDefault="001A0A1F" w:rsidP="007A4D83"/>
    <w:p w14:paraId="1471F2FC" w14:textId="5A1D1660" w:rsidR="001A0A1F" w:rsidRPr="00983CDF" w:rsidRDefault="001A0A1F" w:rsidP="00983CDF">
      <w:pPr>
        <w:pStyle w:val="Descripcin"/>
        <w:rPr>
          <w:rFonts w:eastAsia="Times New Roman"/>
        </w:rPr>
      </w:pPr>
      <w:bookmarkStart w:id="509" w:name="_Toc209985070"/>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41</w:t>
      </w:r>
      <w:r w:rsidR="00267181">
        <w:fldChar w:fldCharType="end"/>
      </w:r>
      <w:r w:rsidRPr="001A0A1F">
        <w:t xml:space="preserve"> </w:t>
      </w:r>
      <w:r w:rsidRPr="00511D85">
        <w:t>caso de uso N</w:t>
      </w:r>
      <w:r>
        <w:t>°</w:t>
      </w:r>
      <w:r w:rsidR="00983CDF">
        <w:t>5.5, “</w:t>
      </w:r>
      <w:r w:rsidR="00983CDF" w:rsidRPr="00983CDF">
        <w:rPr>
          <w:rFonts w:eastAsia="Times New Roman"/>
          <w:color w:val="000000"/>
        </w:rPr>
        <w:t>Generando nuevo informe de asistencia</w:t>
      </w:r>
      <w:r w:rsidR="00983CDF">
        <w:rPr>
          <w:rFonts w:eastAsia="Times New Roman"/>
          <w:color w:val="000000"/>
        </w:rPr>
        <w:t>”</w:t>
      </w:r>
      <w:bookmarkEnd w:id="509"/>
    </w:p>
    <w:p w14:paraId="7F442B34" w14:textId="77777777" w:rsidR="007A4D83" w:rsidRPr="007A4D83" w:rsidRDefault="007A4D83" w:rsidP="007A4D83"/>
    <w:p w14:paraId="45DADD36" w14:textId="6F7AE3C1" w:rsidR="001507D1" w:rsidRDefault="00CB290C" w:rsidP="007A4D83">
      <w:pPr>
        <w:pStyle w:val="Sinespaciado"/>
      </w:pPr>
      <w:r>
        <w:rPr>
          <w:noProof/>
        </w:rPr>
        <w:drawing>
          <wp:inline distT="0" distB="0" distL="0" distR="0" wp14:anchorId="617F6FC0" wp14:editId="1532B511">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02"/>
                    <a:stretch>
                      <a:fillRect/>
                    </a:stretch>
                  </pic:blipFill>
                  <pic:spPr>
                    <a:xfrm>
                      <a:off x="0" y="0"/>
                      <a:ext cx="5971540" cy="2213610"/>
                    </a:xfrm>
                    <a:prstGeom prst="rect">
                      <a:avLst/>
                    </a:prstGeom>
                  </pic:spPr>
                </pic:pic>
              </a:graphicData>
            </a:graphic>
          </wp:inline>
        </w:drawing>
      </w:r>
    </w:p>
    <w:p w14:paraId="5A10F9F1" w14:textId="77777777" w:rsidR="007A4D83" w:rsidRDefault="007A4D83" w:rsidP="007A4D83">
      <w:pPr>
        <w:pStyle w:val="Sinespaciado"/>
      </w:pPr>
    </w:p>
    <w:p w14:paraId="6BA41201" w14:textId="77777777" w:rsidR="003437CE" w:rsidRPr="00DC71E1" w:rsidRDefault="003437CE" w:rsidP="003437CE">
      <w:r>
        <w:t>Fuente: Elaborado por el estudiante de acuerdo con el proyecto</w:t>
      </w:r>
    </w:p>
    <w:p w14:paraId="68A70CD4" w14:textId="77777777" w:rsidR="003437CE" w:rsidRDefault="003437CE">
      <w:pPr>
        <w:spacing w:line="278" w:lineRule="auto"/>
        <w:ind w:firstLine="0"/>
        <w:jc w:val="left"/>
      </w:pPr>
    </w:p>
    <w:p w14:paraId="18D2F05D" w14:textId="77777777" w:rsidR="001507D1" w:rsidRDefault="001507D1">
      <w:pPr>
        <w:spacing w:line="278" w:lineRule="auto"/>
        <w:ind w:firstLine="0"/>
        <w:jc w:val="left"/>
      </w:pPr>
      <w:r>
        <w:br w:type="page"/>
      </w:r>
    </w:p>
    <w:p w14:paraId="0FAC341F" w14:textId="6C59BA0C" w:rsidR="00C75FCD" w:rsidRDefault="00C75FCD" w:rsidP="00C75FCD">
      <w:r>
        <w:lastRenderedPageBreak/>
        <w:t xml:space="preserve">En la figura </w:t>
      </w:r>
      <w:r w:rsidR="00983CDF">
        <w:t xml:space="preserve">5.42 </w:t>
      </w:r>
      <w:r w:rsidR="00645341">
        <w:t xml:space="preserve">se muestra el proceso del caso de uso </w:t>
      </w:r>
      <w:r w:rsidR="00645341" w:rsidRPr="00511D85">
        <w:t>N</w:t>
      </w:r>
      <w:r w:rsidR="00645341">
        <w:t>°5.8</w:t>
      </w:r>
      <w:r>
        <w:t xml:space="preserve">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05CE6AA1" w14:textId="77777777" w:rsidR="001A0A1F" w:rsidRDefault="001A0A1F" w:rsidP="00C75FCD"/>
    <w:p w14:paraId="58EC5FAF" w14:textId="0D0FF621" w:rsidR="00983CDF" w:rsidRPr="00983CDF" w:rsidRDefault="001A0A1F" w:rsidP="00983CDF">
      <w:pPr>
        <w:pStyle w:val="Descripcin"/>
        <w:rPr>
          <w:rFonts w:eastAsia="Times New Roman"/>
        </w:rPr>
      </w:pPr>
      <w:bookmarkStart w:id="510" w:name="_Toc209985071"/>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42</w:t>
      </w:r>
      <w:r w:rsidR="00267181">
        <w:fldChar w:fldCharType="end"/>
      </w:r>
      <w:r w:rsidRPr="001A0A1F">
        <w:t xml:space="preserve"> </w:t>
      </w:r>
      <w:r w:rsidRPr="00511D85">
        <w:t>caso de uso N</w:t>
      </w:r>
      <w:r>
        <w:t>°</w:t>
      </w:r>
      <w:r w:rsidR="00983CDF">
        <w:t>5.8,</w:t>
      </w:r>
      <w:r w:rsidR="00983CDF" w:rsidRPr="00983CDF">
        <w:rPr>
          <w:color w:val="000000"/>
        </w:rPr>
        <w:t xml:space="preserve"> </w:t>
      </w:r>
      <w:r w:rsidR="00983CDF">
        <w:rPr>
          <w:color w:val="000000"/>
        </w:rPr>
        <w:t>“</w:t>
      </w:r>
      <w:r w:rsidR="00983CDF" w:rsidRPr="00983CDF">
        <w:rPr>
          <w:rFonts w:eastAsia="Times New Roman"/>
          <w:color w:val="000000"/>
        </w:rPr>
        <w:t>Exportando informe de asistencia</w:t>
      </w:r>
      <w:r w:rsidR="00983CDF">
        <w:rPr>
          <w:rFonts w:eastAsia="Times New Roman"/>
          <w:color w:val="000000"/>
        </w:rPr>
        <w:t>”</w:t>
      </w:r>
      <w:bookmarkEnd w:id="510"/>
    </w:p>
    <w:p w14:paraId="796B4890" w14:textId="471B8CB7" w:rsidR="001A0A1F" w:rsidRDefault="001A0A1F" w:rsidP="001A0A1F">
      <w:pPr>
        <w:pStyle w:val="Descripcin"/>
      </w:pPr>
    </w:p>
    <w:p w14:paraId="68FBA7DF" w14:textId="77777777" w:rsidR="00C75FCD" w:rsidRDefault="00C75FCD" w:rsidP="00C75FCD"/>
    <w:p w14:paraId="7B366FB2" w14:textId="65DDF927" w:rsidR="001507D1" w:rsidRDefault="00CB290C" w:rsidP="00C75FCD">
      <w:pPr>
        <w:pStyle w:val="Sinespaciado"/>
      </w:pPr>
      <w:r>
        <w:rPr>
          <w:noProof/>
        </w:rPr>
        <w:drawing>
          <wp:inline distT="0" distB="0" distL="0" distR="0" wp14:anchorId="0DD81BB7" wp14:editId="08876800">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03"/>
                    <a:stretch>
                      <a:fillRect/>
                    </a:stretch>
                  </pic:blipFill>
                  <pic:spPr>
                    <a:xfrm>
                      <a:off x="0" y="0"/>
                      <a:ext cx="5971540" cy="2740660"/>
                    </a:xfrm>
                    <a:prstGeom prst="rect">
                      <a:avLst/>
                    </a:prstGeom>
                  </pic:spPr>
                </pic:pic>
              </a:graphicData>
            </a:graphic>
          </wp:inline>
        </w:drawing>
      </w:r>
    </w:p>
    <w:p w14:paraId="2B905D60" w14:textId="77777777" w:rsidR="00C75FCD" w:rsidRDefault="00C75FCD" w:rsidP="00C75FCD">
      <w:pPr>
        <w:pStyle w:val="Sinespaciado"/>
      </w:pPr>
    </w:p>
    <w:p w14:paraId="0DFCE868" w14:textId="77777777" w:rsidR="003437CE" w:rsidRPr="00DC71E1" w:rsidRDefault="003437CE" w:rsidP="003437CE">
      <w:r>
        <w:t>Fuente: Elaborado por el estudiante de acuerdo con el proyecto</w:t>
      </w:r>
    </w:p>
    <w:p w14:paraId="752B021C" w14:textId="77777777" w:rsidR="003437CE" w:rsidRDefault="003437CE">
      <w:pPr>
        <w:spacing w:line="278" w:lineRule="auto"/>
        <w:ind w:firstLine="0"/>
        <w:jc w:val="left"/>
      </w:pPr>
    </w:p>
    <w:p w14:paraId="1A4E9938" w14:textId="77777777" w:rsidR="001507D1" w:rsidRDefault="001507D1">
      <w:pPr>
        <w:spacing w:line="278" w:lineRule="auto"/>
        <w:ind w:firstLine="0"/>
        <w:jc w:val="left"/>
      </w:pPr>
      <w:r>
        <w:br w:type="page"/>
      </w:r>
    </w:p>
    <w:p w14:paraId="10C513B3" w14:textId="05A5E416" w:rsidR="007A4D83" w:rsidRDefault="007A4D83" w:rsidP="007A4D83">
      <w:r w:rsidRPr="007A4D83">
        <w:lastRenderedPageBreak/>
        <w:t xml:space="preserve">En la figura </w:t>
      </w:r>
      <w:r w:rsidR="00983CDF">
        <w:t xml:space="preserve">5.43 </w:t>
      </w:r>
      <w:r w:rsidRPr="007A4D83">
        <w:t>se muestra el proceso del caso de uso N°</w:t>
      </w:r>
      <w:r w:rsidR="001507D1" w:rsidRPr="007A4D83">
        <w:t>6.1</w:t>
      </w:r>
      <w:r w:rsidRPr="007A4D83">
        <w:t xml:space="preserve">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65EF1465" w14:textId="77777777" w:rsidR="00983CDF" w:rsidRDefault="00983CDF" w:rsidP="007A4D83"/>
    <w:p w14:paraId="13F49EA6" w14:textId="76F8D4F1" w:rsidR="00983CDF" w:rsidRDefault="00983CDF" w:rsidP="00983CDF">
      <w:pPr>
        <w:pStyle w:val="Descripcin"/>
      </w:pPr>
      <w:bookmarkStart w:id="511" w:name="_Toc209985072"/>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43</w:t>
      </w:r>
      <w:r w:rsidR="00267181">
        <w:fldChar w:fldCharType="end"/>
      </w:r>
      <w:r w:rsidRPr="00983CDF">
        <w:t xml:space="preserve"> </w:t>
      </w:r>
      <w:r w:rsidRPr="00511D85">
        <w:t>caso de uso N</w:t>
      </w:r>
      <w:r>
        <w:t>°6.1, “</w:t>
      </w:r>
      <w:r w:rsidRPr="00983CDF">
        <w:t>Ingresando permisos de ausencia</w:t>
      </w:r>
      <w:r>
        <w:t>”</w:t>
      </w:r>
      <w:bookmarkEnd w:id="511"/>
    </w:p>
    <w:p w14:paraId="4C9D7332" w14:textId="77777777" w:rsidR="007A4D83" w:rsidRPr="007A4D83" w:rsidRDefault="007A4D83" w:rsidP="007A4D83"/>
    <w:p w14:paraId="08D6BAB4" w14:textId="3EBA6BC4" w:rsidR="001507D1" w:rsidRDefault="001507D1">
      <w:pPr>
        <w:spacing w:line="278" w:lineRule="auto"/>
        <w:ind w:firstLine="0"/>
        <w:jc w:val="left"/>
      </w:pPr>
      <w:r>
        <w:rPr>
          <w:noProof/>
        </w:rPr>
        <w:drawing>
          <wp:inline distT="0" distB="0" distL="0" distR="0" wp14:anchorId="23D94549" wp14:editId="2B20D5ED">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04"/>
                    <a:stretch>
                      <a:fillRect/>
                    </a:stretch>
                  </pic:blipFill>
                  <pic:spPr>
                    <a:xfrm>
                      <a:off x="0" y="0"/>
                      <a:ext cx="5971540" cy="2797175"/>
                    </a:xfrm>
                    <a:prstGeom prst="rect">
                      <a:avLst/>
                    </a:prstGeom>
                  </pic:spPr>
                </pic:pic>
              </a:graphicData>
            </a:graphic>
          </wp:inline>
        </w:drawing>
      </w:r>
    </w:p>
    <w:p w14:paraId="27E4E819" w14:textId="77777777" w:rsidR="007A4D83" w:rsidRDefault="007A4D83">
      <w:pPr>
        <w:spacing w:line="278" w:lineRule="auto"/>
        <w:ind w:firstLine="0"/>
        <w:jc w:val="left"/>
      </w:pPr>
    </w:p>
    <w:p w14:paraId="35A91283" w14:textId="77777777" w:rsidR="003437CE" w:rsidRPr="00DC71E1" w:rsidRDefault="003437CE" w:rsidP="003437CE">
      <w:r>
        <w:t>Fuente: Elaborado por el estudiante de acuerdo con el proyecto</w:t>
      </w:r>
    </w:p>
    <w:p w14:paraId="72FED7C8" w14:textId="77777777" w:rsidR="003437CE" w:rsidRDefault="003437CE">
      <w:pPr>
        <w:spacing w:line="278" w:lineRule="auto"/>
        <w:ind w:firstLine="0"/>
        <w:jc w:val="left"/>
      </w:pPr>
    </w:p>
    <w:p w14:paraId="10527965" w14:textId="77777777" w:rsidR="001507D1" w:rsidRDefault="001507D1">
      <w:pPr>
        <w:spacing w:line="278" w:lineRule="auto"/>
        <w:ind w:firstLine="0"/>
        <w:jc w:val="left"/>
      </w:pPr>
      <w:r>
        <w:br w:type="page"/>
      </w:r>
    </w:p>
    <w:p w14:paraId="34579A61" w14:textId="0F183AF3" w:rsidR="00C75FCD" w:rsidRDefault="00C75FCD" w:rsidP="00C75FCD">
      <w:r>
        <w:lastRenderedPageBreak/>
        <w:t xml:space="preserve">En la Figura </w:t>
      </w:r>
      <w:r w:rsidR="00983CDF">
        <w:t xml:space="preserve">5.44 </w:t>
      </w:r>
      <w:r w:rsidR="00645341">
        <w:t xml:space="preserve">se muestra el proceso del caso de uso </w:t>
      </w:r>
      <w:r w:rsidR="00645341" w:rsidRPr="00511D85">
        <w:t>N</w:t>
      </w:r>
      <w:r w:rsidR="00645341">
        <w:t xml:space="preserve">°6.2 </w:t>
      </w:r>
      <w:r>
        <w:t xml:space="preserve">mediante el cual el usuario puede filtrar a los trabajadores mediante una casilla de búsqueda por nombre, apellido paterno y </w:t>
      </w:r>
      <w:r w:rsidR="00983CDF">
        <w:t>Rut</w:t>
      </w:r>
      <w:r>
        <w: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4F14F0BA" w14:textId="77777777" w:rsidR="00983CDF" w:rsidRDefault="00983CDF" w:rsidP="00C75FCD"/>
    <w:p w14:paraId="2020DCC7" w14:textId="01BA44BB" w:rsidR="00983CDF" w:rsidRDefault="00983CDF" w:rsidP="00983CDF">
      <w:pPr>
        <w:pStyle w:val="Descripcin"/>
      </w:pPr>
      <w:bookmarkStart w:id="512" w:name="_Toc209985073"/>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44</w:t>
      </w:r>
      <w:r w:rsidR="00267181">
        <w:fldChar w:fldCharType="end"/>
      </w:r>
      <w:r w:rsidRPr="00983CDF">
        <w:t xml:space="preserve"> </w:t>
      </w:r>
      <w:r w:rsidRPr="00511D85">
        <w:t>caso de uso N</w:t>
      </w:r>
      <w:r>
        <w:t>°6.2, “</w:t>
      </w:r>
      <w:r w:rsidRPr="00983CDF">
        <w:t>Filtrando búsqueda de permisos</w:t>
      </w:r>
      <w:r>
        <w:t>”</w:t>
      </w:r>
      <w:bookmarkEnd w:id="512"/>
    </w:p>
    <w:p w14:paraId="42F666C5" w14:textId="77777777" w:rsidR="00C75FCD" w:rsidRDefault="00C75FCD" w:rsidP="00C75FCD"/>
    <w:p w14:paraId="4D756F81" w14:textId="496149C3" w:rsidR="001507D1" w:rsidRDefault="00CB290C" w:rsidP="00C75FCD">
      <w:pPr>
        <w:pStyle w:val="Sinespaciado"/>
      </w:pPr>
      <w:r>
        <w:rPr>
          <w:noProof/>
        </w:rPr>
        <w:drawing>
          <wp:inline distT="0" distB="0" distL="0" distR="0" wp14:anchorId="6C162DD2" wp14:editId="1C3CC6CF">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05"/>
                    <a:stretch>
                      <a:fillRect/>
                    </a:stretch>
                  </pic:blipFill>
                  <pic:spPr>
                    <a:xfrm>
                      <a:off x="0" y="0"/>
                      <a:ext cx="5971540" cy="3067685"/>
                    </a:xfrm>
                    <a:prstGeom prst="rect">
                      <a:avLst/>
                    </a:prstGeom>
                  </pic:spPr>
                </pic:pic>
              </a:graphicData>
            </a:graphic>
          </wp:inline>
        </w:drawing>
      </w:r>
    </w:p>
    <w:p w14:paraId="4FDAFA24" w14:textId="77777777" w:rsidR="007A4D83" w:rsidRDefault="007A4D83" w:rsidP="00C75FCD">
      <w:pPr>
        <w:pStyle w:val="Sinespaciado"/>
      </w:pPr>
    </w:p>
    <w:p w14:paraId="5B3B4523" w14:textId="77777777" w:rsidR="003437CE" w:rsidRPr="00DC71E1" w:rsidRDefault="003437CE" w:rsidP="003437CE">
      <w:r>
        <w:t>Fuente: Elaborado por el estudiante de acuerdo con el proyecto</w:t>
      </w:r>
    </w:p>
    <w:p w14:paraId="2771FE73" w14:textId="77777777" w:rsidR="003437CE" w:rsidRDefault="003437CE">
      <w:pPr>
        <w:spacing w:line="278" w:lineRule="auto"/>
        <w:ind w:firstLine="0"/>
        <w:jc w:val="left"/>
      </w:pPr>
    </w:p>
    <w:p w14:paraId="7DE2EDB7" w14:textId="77777777" w:rsidR="001507D1" w:rsidRDefault="001507D1">
      <w:pPr>
        <w:spacing w:line="278" w:lineRule="auto"/>
        <w:ind w:firstLine="0"/>
        <w:jc w:val="left"/>
      </w:pPr>
      <w:r>
        <w:br w:type="page"/>
      </w:r>
    </w:p>
    <w:p w14:paraId="6695E894" w14:textId="754A8290" w:rsidR="00C75FCD" w:rsidRDefault="00C75FCD" w:rsidP="00C75FCD">
      <w:r>
        <w:lastRenderedPageBreak/>
        <w:t xml:space="preserve">En </w:t>
      </w:r>
      <w:r w:rsidR="00983CDF">
        <w:t>la Figura 5.45</w:t>
      </w:r>
      <w:r>
        <w:t xml:space="preserve"> </w:t>
      </w:r>
      <w:r w:rsidR="00645341">
        <w:t xml:space="preserve">se muestra el proceso del caso de uso </w:t>
      </w:r>
      <w:r w:rsidR="00645341" w:rsidRPr="00511D85">
        <w:t>N</w:t>
      </w:r>
      <w:r w:rsidR="00645341">
        <w:t xml:space="preserve">°6.3 </w:t>
      </w:r>
      <w:r>
        <w:t>proceso mediante el cual el sistema le mostrará al usuario una lista con los trabajadores que coincidan con los filtros. El proceso comienza una vez que el usuario ha iniciado sesión y se encuentra en la interfaz correspondiente. Desde esta interfaz aplica el filtro deseado ,el sistema consulta la información y actualiza la interfaz mostrando únicamente los trabajadores que cumplan con los criterios aplicados, mostrando además casillas para seleccionarlos.</w:t>
      </w:r>
    </w:p>
    <w:p w14:paraId="6F755CE4" w14:textId="77777777" w:rsidR="00983CDF" w:rsidRDefault="00983CDF" w:rsidP="00C75FCD"/>
    <w:p w14:paraId="42DE36B1" w14:textId="51DC765D" w:rsidR="00983CDF" w:rsidRDefault="00983CDF" w:rsidP="00983CDF">
      <w:pPr>
        <w:pStyle w:val="Descripcin"/>
      </w:pPr>
      <w:bookmarkStart w:id="513" w:name="_Toc209985074"/>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45</w:t>
      </w:r>
      <w:r w:rsidR="00267181">
        <w:fldChar w:fldCharType="end"/>
      </w:r>
      <w:r w:rsidRPr="00983CDF">
        <w:t xml:space="preserve"> </w:t>
      </w:r>
      <w:r w:rsidRPr="00511D85">
        <w:t>caso de uso N</w:t>
      </w:r>
      <w:r>
        <w:t>°6.3, “</w:t>
      </w:r>
      <w:r w:rsidRPr="00983CDF">
        <w:t>Visualizando casillas de filtración</w:t>
      </w:r>
      <w:r>
        <w:t>”</w:t>
      </w:r>
      <w:bookmarkEnd w:id="513"/>
    </w:p>
    <w:p w14:paraId="26B56E13" w14:textId="77777777" w:rsidR="00C75FCD" w:rsidRDefault="00C75FCD" w:rsidP="00C75FCD">
      <w:pPr>
        <w:spacing w:line="278" w:lineRule="auto"/>
        <w:ind w:firstLine="0"/>
        <w:jc w:val="left"/>
      </w:pPr>
    </w:p>
    <w:p w14:paraId="56745E20" w14:textId="32632FB8" w:rsidR="001507D1" w:rsidRDefault="006D0D57" w:rsidP="00C75FCD">
      <w:pPr>
        <w:pStyle w:val="Sinespaciado"/>
      </w:pPr>
      <w:r>
        <w:rPr>
          <w:noProof/>
        </w:rPr>
        <w:drawing>
          <wp:inline distT="0" distB="0" distL="0" distR="0" wp14:anchorId="222A6F20" wp14:editId="3FAE1632">
            <wp:extent cx="5971540" cy="2803525"/>
            <wp:effectExtent l="0" t="0" r="0" b="0"/>
            <wp:docPr id="1644016455"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6455" name="Imagen 1" descr="Diagrama, Escala de tiempo&#10;&#10;El contenido generado por IA puede ser incorrecto."/>
                    <pic:cNvPicPr/>
                  </pic:nvPicPr>
                  <pic:blipFill>
                    <a:blip r:embed="rId106"/>
                    <a:stretch>
                      <a:fillRect/>
                    </a:stretch>
                  </pic:blipFill>
                  <pic:spPr>
                    <a:xfrm>
                      <a:off x="0" y="0"/>
                      <a:ext cx="5971540" cy="2803525"/>
                    </a:xfrm>
                    <a:prstGeom prst="rect">
                      <a:avLst/>
                    </a:prstGeom>
                  </pic:spPr>
                </pic:pic>
              </a:graphicData>
            </a:graphic>
          </wp:inline>
        </w:drawing>
      </w:r>
    </w:p>
    <w:p w14:paraId="0BB578DC" w14:textId="77777777" w:rsidR="003437CE" w:rsidRPr="00DC71E1" w:rsidRDefault="003437CE" w:rsidP="003437CE">
      <w:r>
        <w:t>Fuente: Elaborado por el estudiante de acuerdo con el proyecto</w:t>
      </w:r>
    </w:p>
    <w:p w14:paraId="00710ABC" w14:textId="77777777" w:rsidR="003437CE" w:rsidRDefault="003437CE">
      <w:pPr>
        <w:spacing w:line="278" w:lineRule="auto"/>
        <w:ind w:firstLine="0"/>
        <w:jc w:val="left"/>
      </w:pPr>
    </w:p>
    <w:p w14:paraId="6B9CFE75" w14:textId="77777777" w:rsidR="001507D1" w:rsidRDefault="001507D1">
      <w:pPr>
        <w:spacing w:line="278" w:lineRule="auto"/>
        <w:ind w:firstLine="0"/>
        <w:jc w:val="left"/>
      </w:pPr>
      <w:r>
        <w:br w:type="page"/>
      </w:r>
    </w:p>
    <w:p w14:paraId="4A70D6A6" w14:textId="1F4C0EDA" w:rsidR="00511D85" w:rsidRDefault="00511D85" w:rsidP="00511D85">
      <w:r w:rsidRPr="007A4D83">
        <w:lastRenderedPageBreak/>
        <w:t xml:space="preserve">En la figura </w:t>
      </w:r>
      <w:r w:rsidR="00983CDF">
        <w:t>5.46 el d</w:t>
      </w:r>
      <w:r w:rsidRPr="007A4D83">
        <w:t xml:space="preserve">iagrama correspondiente al caso de uso N°6.4 “registrando motivos de permiso” </w:t>
      </w:r>
      <w:r w:rsidR="007A4D83" w:rsidRPr="007A4D83">
        <w:t>este diagrama de secuencia detalla el proceso mediante el cual un administrador crea un nuevo permiso para un usuario. El flujo comienza cuando el administrador inicia sesión y navega hasta la opción de "Ingreso de Permisos". A continuación, llena el formulario correspondiente y, tras visualizar una vista previa, presiona el botón para agregarlo. Los datos del nuevo permiso se envían al controlador, que solicita su guardado en la base de datos. Una vez que la base de datos confirma la inserción, el sistema valida la información y notifica al administrador que el permiso ha sido ingresado correctamente.</w:t>
      </w:r>
    </w:p>
    <w:p w14:paraId="204E72A0" w14:textId="77777777" w:rsidR="00983CDF" w:rsidRDefault="00983CDF" w:rsidP="00511D85"/>
    <w:p w14:paraId="4184027C" w14:textId="10C660AD" w:rsidR="00983CDF" w:rsidRPr="007A4D83" w:rsidRDefault="00983CDF" w:rsidP="00983CDF">
      <w:pPr>
        <w:pStyle w:val="Descripcin"/>
      </w:pPr>
      <w:bookmarkStart w:id="514" w:name="_Toc209985075"/>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46</w:t>
      </w:r>
      <w:r w:rsidR="00267181">
        <w:fldChar w:fldCharType="end"/>
      </w:r>
      <w:r w:rsidRPr="00983CDF">
        <w:t xml:space="preserve"> </w:t>
      </w:r>
      <w:r w:rsidRPr="00511D85">
        <w:t>caso de uso N</w:t>
      </w:r>
      <w:r>
        <w:t>°6.4, “</w:t>
      </w:r>
      <w:r w:rsidRPr="00983CDF">
        <w:t>Registrando motivos de permisos</w:t>
      </w:r>
      <w:r>
        <w:t>”</w:t>
      </w:r>
      <w:bookmarkEnd w:id="514"/>
    </w:p>
    <w:p w14:paraId="44CDDDF8" w14:textId="77777777" w:rsidR="00511D85" w:rsidRDefault="00511D85" w:rsidP="00511D85"/>
    <w:p w14:paraId="5A85F3C0" w14:textId="4514CFB3" w:rsidR="001507D1" w:rsidRDefault="001507D1" w:rsidP="00511D85">
      <w:pPr>
        <w:pStyle w:val="Sinespaciado"/>
      </w:pPr>
      <w:r>
        <w:rPr>
          <w:noProof/>
        </w:rPr>
        <w:drawing>
          <wp:inline distT="0" distB="0" distL="0" distR="0" wp14:anchorId="2BCAC60D" wp14:editId="3FF896D7">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07"/>
                    <a:stretch>
                      <a:fillRect/>
                    </a:stretch>
                  </pic:blipFill>
                  <pic:spPr>
                    <a:xfrm>
                      <a:off x="0" y="0"/>
                      <a:ext cx="5971540" cy="2630805"/>
                    </a:xfrm>
                    <a:prstGeom prst="rect">
                      <a:avLst/>
                    </a:prstGeom>
                  </pic:spPr>
                </pic:pic>
              </a:graphicData>
            </a:graphic>
          </wp:inline>
        </w:drawing>
      </w:r>
    </w:p>
    <w:p w14:paraId="78EA5393" w14:textId="77777777" w:rsidR="00511D85" w:rsidRDefault="00511D85" w:rsidP="00511D85">
      <w:pPr>
        <w:pStyle w:val="Sinespaciado"/>
      </w:pPr>
    </w:p>
    <w:p w14:paraId="158D6874" w14:textId="77777777" w:rsidR="003437CE" w:rsidRDefault="003437CE" w:rsidP="003437CE">
      <w:r>
        <w:t>Fuente: Elaborado por el estudiante de acuerdo con el proyecto</w:t>
      </w:r>
    </w:p>
    <w:p w14:paraId="4F87BF41" w14:textId="77777777" w:rsidR="00511D85" w:rsidRPr="00DC71E1" w:rsidRDefault="00511D85" w:rsidP="003437CE"/>
    <w:p w14:paraId="762571D8" w14:textId="77777777" w:rsidR="003437CE" w:rsidRDefault="003437CE">
      <w:pPr>
        <w:spacing w:line="278" w:lineRule="auto"/>
        <w:ind w:firstLine="0"/>
        <w:jc w:val="left"/>
      </w:pPr>
    </w:p>
    <w:p w14:paraId="56754D59" w14:textId="77777777" w:rsidR="001507D1" w:rsidRDefault="001507D1">
      <w:pPr>
        <w:spacing w:line="278" w:lineRule="auto"/>
        <w:ind w:firstLine="0"/>
        <w:jc w:val="left"/>
      </w:pPr>
      <w:r>
        <w:br w:type="page"/>
      </w:r>
    </w:p>
    <w:p w14:paraId="17D1ACD6" w14:textId="7DD95DE5" w:rsidR="00511D85" w:rsidRDefault="00511D85" w:rsidP="00511D85">
      <w:r w:rsidRPr="00511D85">
        <w:lastRenderedPageBreak/>
        <w:t xml:space="preserve">La figura </w:t>
      </w:r>
      <w:r w:rsidR="00983CDF">
        <w:t>5.47</w:t>
      </w:r>
      <w:r w:rsidRPr="00511D85">
        <w:t xml:space="preserve"> describe el flujo</w:t>
      </w:r>
      <w:r w:rsidR="00645341" w:rsidRPr="00645341">
        <w:t xml:space="preserve"> </w:t>
      </w:r>
      <w:r w:rsidR="00645341">
        <w:t xml:space="preserve">del caso de uso </w:t>
      </w:r>
      <w:r w:rsidR="00645341" w:rsidRPr="00511D85">
        <w:t>N</w:t>
      </w:r>
      <w:r w:rsidR="00645341">
        <w:t>°6.</w:t>
      </w:r>
      <w:r w:rsidR="00983CDF">
        <w:t xml:space="preserve">6 </w:t>
      </w:r>
      <w:r w:rsidR="00983CDF" w:rsidRPr="00511D85">
        <w:t>de</w:t>
      </w:r>
      <w:r w:rsidRPr="00511D85">
        <w:t xml:space="preserve"> un usuario que selecciona uno o múltiples permisos aprobados con casillas. El proceso se inicia cuando el usuario accede al sistema, lo que desencadena la carga de las opciones de menú y de la interfaz de la cabecera del sistema. Luego, el usuario selecciona la pestaña de "permisos aprobados", lo cual solicita la interfaz y los datos de los permisos desde la base de datos. Una vez que se muestra la interfaz, el usuario puede ver los permisos con casillas de selección a los lados. El usuario presiona una o varias casillas de selección en cada permiso y finalmente confirma las selecciones para completar el proceso</w:t>
      </w:r>
      <w:r>
        <w:t>.</w:t>
      </w:r>
    </w:p>
    <w:p w14:paraId="6A567A04" w14:textId="77777777" w:rsidR="00983CDF" w:rsidRDefault="00983CDF" w:rsidP="00511D85"/>
    <w:p w14:paraId="4F3D43C8" w14:textId="02821C50" w:rsidR="00983CDF" w:rsidRDefault="00983CDF" w:rsidP="00983CDF">
      <w:pPr>
        <w:pStyle w:val="Descripcin"/>
      </w:pPr>
      <w:bookmarkStart w:id="515" w:name="_Toc209985076"/>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47</w:t>
      </w:r>
      <w:r w:rsidR="00267181">
        <w:fldChar w:fldCharType="end"/>
      </w:r>
      <w:r w:rsidRPr="00983CDF">
        <w:t xml:space="preserve"> </w:t>
      </w:r>
      <w:r w:rsidRPr="00511D85">
        <w:t>caso de uso N</w:t>
      </w:r>
      <w:r>
        <w:t>°6.6, “</w:t>
      </w:r>
      <w:r w:rsidRPr="00983CDF">
        <w:t>Seleccionando permisos aprobados</w:t>
      </w:r>
      <w:r>
        <w:t>”</w:t>
      </w:r>
      <w:bookmarkEnd w:id="515"/>
    </w:p>
    <w:p w14:paraId="7289A871" w14:textId="77777777" w:rsidR="00511D85" w:rsidRPr="00511D85" w:rsidRDefault="00511D85" w:rsidP="00511D85"/>
    <w:p w14:paraId="19DEC016" w14:textId="3E066EB3" w:rsidR="001507D1" w:rsidRDefault="001507D1" w:rsidP="00511D85">
      <w:pPr>
        <w:pStyle w:val="Sinespaciado"/>
      </w:pPr>
      <w:r>
        <w:rPr>
          <w:noProof/>
        </w:rPr>
        <w:drawing>
          <wp:inline distT="0" distB="0" distL="0" distR="0" wp14:anchorId="3A1362A4" wp14:editId="257E735D">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08"/>
                    <a:stretch>
                      <a:fillRect/>
                    </a:stretch>
                  </pic:blipFill>
                  <pic:spPr>
                    <a:xfrm>
                      <a:off x="0" y="0"/>
                      <a:ext cx="5971540" cy="2934970"/>
                    </a:xfrm>
                    <a:prstGeom prst="rect">
                      <a:avLst/>
                    </a:prstGeom>
                  </pic:spPr>
                </pic:pic>
              </a:graphicData>
            </a:graphic>
          </wp:inline>
        </w:drawing>
      </w:r>
    </w:p>
    <w:p w14:paraId="4BB8BF5D" w14:textId="77777777" w:rsidR="00511D85" w:rsidRDefault="00511D85" w:rsidP="00511D85">
      <w:pPr>
        <w:pStyle w:val="Sinespaciado"/>
      </w:pPr>
    </w:p>
    <w:p w14:paraId="7F013D63" w14:textId="77777777" w:rsidR="003437CE" w:rsidRPr="00DC71E1" w:rsidRDefault="003437CE" w:rsidP="003437CE">
      <w:r>
        <w:t>Fuente: Elaborado por el estudiante de acuerdo con el proyecto</w:t>
      </w:r>
    </w:p>
    <w:p w14:paraId="55DC499F" w14:textId="77777777" w:rsidR="003437CE" w:rsidRDefault="003437CE">
      <w:pPr>
        <w:spacing w:line="278" w:lineRule="auto"/>
        <w:ind w:firstLine="0"/>
        <w:jc w:val="left"/>
      </w:pPr>
    </w:p>
    <w:p w14:paraId="5592E0B1" w14:textId="64F8A794" w:rsidR="009878DE" w:rsidRDefault="00FE5630" w:rsidP="00FB61A6">
      <w:pPr>
        <w:spacing w:line="278" w:lineRule="auto"/>
        <w:ind w:firstLine="0"/>
        <w:jc w:val="left"/>
      </w:pPr>
      <w:r>
        <w:br w:type="page"/>
      </w:r>
    </w:p>
    <w:p w14:paraId="40005577" w14:textId="26BE24DB" w:rsidR="009878DE" w:rsidRDefault="009878DE" w:rsidP="009878DE">
      <w:pPr>
        <w:pStyle w:val="Ttulo2"/>
      </w:pPr>
      <w:bookmarkStart w:id="516" w:name="_Toc208864121"/>
      <w:r>
        <w:lastRenderedPageBreak/>
        <w:t>Vista desarrollo</w:t>
      </w:r>
      <w:bookmarkEnd w:id="516"/>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517" w:name="_Toc208864122"/>
      <w:r>
        <w:t>Diagrama de componentes</w:t>
      </w:r>
      <w:bookmarkEnd w:id="517"/>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w:t>
      </w:r>
      <w:proofErr w:type="spellStart"/>
      <w:r w:rsidRPr="03E18E77">
        <w:rPr>
          <w:rFonts w:eastAsia="Times New Roman" w:cs="Times New Roman"/>
        </w:rPr>
        <w:t>end</w:t>
      </w:r>
      <w:proofErr w:type="spellEnd"/>
      <w:r w:rsidRPr="03E18E77">
        <w:rPr>
          <w:rFonts w:eastAsia="Times New Roman" w:cs="Times New Roman"/>
        </w:rPr>
        <w:t xml:space="preserve"> y el Back-</w:t>
      </w:r>
      <w:proofErr w:type="spellStart"/>
      <w:r w:rsidRPr="03E18E77">
        <w:rPr>
          <w:rFonts w:eastAsia="Times New Roman" w:cs="Times New Roman"/>
        </w:rPr>
        <w:t>end</w:t>
      </w:r>
      <w:proofErr w:type="spellEnd"/>
      <w:r w:rsidRPr="03E18E77">
        <w:rPr>
          <w:rFonts w:eastAsia="Times New Roman" w:cs="Times New Roman"/>
        </w:rPr>
        <w:t>.</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w:t>
      </w:r>
      <w:proofErr w:type="spellStart"/>
      <w:r w:rsidRPr="03E18E77">
        <w:rPr>
          <w:rFonts w:eastAsia="Times New Roman" w:cs="Times New Roman"/>
        </w:rPr>
        <w:t>end</w:t>
      </w:r>
      <w:proofErr w:type="spellEnd"/>
      <w:r w:rsidRPr="03E18E77">
        <w:rPr>
          <w:rFonts w:eastAsia="Times New Roman" w:cs="Times New Roman"/>
        </w:rPr>
        <w:t xml:space="preserve">, que es la vista del usuario y la interfaz gráfica, construidos principalmente por CSS y JavaScript, apoyados por librerías como Bootstrap, jQuery, Chart.js y </w:t>
      </w:r>
      <w:proofErr w:type="spellStart"/>
      <w:r w:rsidRPr="03E18E77">
        <w:rPr>
          <w:rFonts w:eastAsia="Times New Roman" w:cs="Times New Roman"/>
        </w:rPr>
        <w:t>DataTables</w:t>
      </w:r>
      <w:proofErr w:type="spellEnd"/>
      <w:r w:rsidRPr="03E18E77">
        <w:rPr>
          <w:rFonts w:eastAsia="Times New Roman" w:cs="Times New Roman"/>
        </w:rPr>
        <w:t xml:space="preserve">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w:t>
      </w:r>
      <w:proofErr w:type="spellStart"/>
      <w:r w:rsidRPr="03E18E77">
        <w:rPr>
          <w:rFonts w:eastAsia="Times New Roman" w:cs="Times New Roman"/>
        </w:rPr>
        <w:t>end</w:t>
      </w:r>
      <w:proofErr w:type="spellEnd"/>
      <w:r w:rsidRPr="03E18E77">
        <w:rPr>
          <w:rFonts w:eastAsia="Times New Roman" w:cs="Times New Roman"/>
        </w:rPr>
        <w:t>, desarrollado en PHP, se encarga de gestionar la lógica del sistema, procesar los formularios, conectarse a la base de datos MySQL/</w:t>
      </w:r>
      <w:proofErr w:type="spellStart"/>
      <w:r w:rsidRPr="03E18E77">
        <w:rPr>
          <w:rFonts w:eastAsia="Times New Roman" w:cs="Times New Roman"/>
        </w:rPr>
        <w:t>MariaDB</w:t>
      </w:r>
      <w:proofErr w:type="spellEnd"/>
      <w:r w:rsidRPr="03E18E77">
        <w:rPr>
          <w:rFonts w:eastAsia="Times New Roman" w:cs="Times New Roman"/>
        </w:rPr>
        <w:t xml:space="preserve">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proofErr w:type="spellStart"/>
      <w:r w:rsidRPr="0090145C">
        <w:rPr>
          <w:rFonts w:eastAsia="Consolas" w:cs="Times New Roman"/>
        </w:rPr>
        <w:t>src</w:t>
      </w:r>
      <w:proofErr w:type="spellEnd"/>
      <w:r w:rsidRPr="03E18E77">
        <w:rPr>
          <w:rFonts w:eastAsia="Times New Roman" w:cs="Times New Roman"/>
        </w:rPr>
        <w:t>, donde se encuentran módulos como el panel de control (</w:t>
      </w:r>
      <w:proofErr w:type="spellStart"/>
      <w:r w:rsidRPr="03E18E77">
        <w:rPr>
          <w:rFonts w:ascii="Consolas" w:eastAsia="Consolas" w:hAnsi="Consolas" w:cs="Consolas"/>
        </w:rPr>
        <w:t>dashboard.php</w:t>
      </w:r>
      <w:proofErr w:type="spellEnd"/>
      <w:r w:rsidRPr="03E18E77">
        <w:rPr>
          <w:rFonts w:eastAsia="Times New Roman" w:cs="Times New Roman"/>
        </w:rPr>
        <w:t>), el manejo de tipos de contrato, y scripts para registrar o modificar información. Además, un archivo central de conexión (</w:t>
      </w:r>
      <w:proofErr w:type="spellStart"/>
      <w:r w:rsidRPr="03E18E77">
        <w:rPr>
          <w:rFonts w:ascii="Consolas" w:eastAsia="Consolas" w:hAnsi="Consolas" w:cs="Consolas"/>
        </w:rPr>
        <w:t>conexion.php</w:t>
      </w:r>
      <w:proofErr w:type="spellEnd"/>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proofErr w:type="spellStart"/>
      <w:r w:rsidRPr="000E73D6">
        <w:rPr>
          <w:rFonts w:eastAsia="Consolas" w:cs="Times New Roman"/>
        </w:rPr>
        <w:t>biometrico.sql</w:t>
      </w:r>
      <w:proofErr w:type="spellEnd"/>
      <w:r w:rsidRPr="03E18E77">
        <w:rPr>
          <w:rFonts w:eastAsia="Times New Roman" w:cs="Times New Roman"/>
        </w:rPr>
        <w:t xml:space="preserve"> que contiene la estructura de la base de datos necesaria para la operación del sistema, junto con un instalador de </w:t>
      </w:r>
      <w:proofErr w:type="spellStart"/>
      <w:r w:rsidRPr="03E18E77">
        <w:rPr>
          <w:rFonts w:eastAsia="Times New Roman" w:cs="Times New Roman"/>
        </w:rPr>
        <w:t>MariaDB</w:t>
      </w:r>
      <w:proofErr w:type="spellEnd"/>
      <w:r w:rsidRPr="03E18E77">
        <w:rPr>
          <w:rFonts w:eastAsia="Times New Roman" w:cs="Times New Roman"/>
        </w:rPr>
        <w:t xml:space="preserve">.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7DF882E4" w:rsidR="00CF4456" w:rsidRDefault="00CF4456" w:rsidP="00DA6618">
      <w:pPr>
        <w:pStyle w:val="Descripcin"/>
        <w:keepNext/>
      </w:pPr>
      <w:bookmarkStart w:id="518" w:name="_Toc200854218"/>
      <w:bookmarkStart w:id="519" w:name="_Toc201172435"/>
      <w:bookmarkStart w:id="520" w:name="_Toc201199616"/>
      <w:bookmarkStart w:id="521" w:name="_Toc201199705"/>
      <w:bookmarkStart w:id="522" w:name="_Toc207209053"/>
      <w:bookmarkStart w:id="523" w:name="_Toc207894785"/>
      <w:bookmarkStart w:id="524" w:name="_Toc208864217"/>
      <w:bookmarkStart w:id="525" w:name="_Toc208864322"/>
      <w:bookmarkStart w:id="526" w:name="_Toc209985077"/>
      <w:r>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48</w:t>
      </w:r>
      <w:r w:rsidR="00267181">
        <w:fldChar w:fldCharType="end"/>
      </w:r>
      <w:r>
        <w:t xml:space="preserve"> </w:t>
      </w:r>
      <w:r w:rsidR="009F0243">
        <w:t xml:space="preserve">Diagrama de componentes </w:t>
      </w:r>
      <w:r w:rsidR="00DA6618">
        <w:t xml:space="preserve">de </w:t>
      </w:r>
      <w:proofErr w:type="spellStart"/>
      <w:r w:rsidR="00DA6618">
        <w:t>EugCom</w:t>
      </w:r>
      <w:bookmarkEnd w:id="518"/>
      <w:bookmarkEnd w:id="519"/>
      <w:bookmarkEnd w:id="520"/>
      <w:bookmarkEnd w:id="521"/>
      <w:bookmarkEnd w:id="522"/>
      <w:bookmarkEnd w:id="523"/>
      <w:bookmarkEnd w:id="524"/>
      <w:bookmarkEnd w:id="525"/>
      <w:bookmarkEnd w:id="526"/>
      <w:proofErr w:type="spellEnd"/>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527" w:name="_Toc208864123"/>
      <w:r>
        <w:lastRenderedPageBreak/>
        <w:t xml:space="preserve">Vista </w:t>
      </w:r>
      <w:r w:rsidR="00DC71E1">
        <w:t>física</w:t>
      </w:r>
      <w:bookmarkEnd w:id="52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528" w:name="_Toc208864124"/>
      <w:r>
        <w:t>Diagrama de despliegue</w:t>
      </w:r>
      <w:bookmarkEnd w:id="528"/>
    </w:p>
    <w:p w14:paraId="25124007" w14:textId="77777777" w:rsidR="004A3C63" w:rsidRPr="004A3C63" w:rsidRDefault="004A3C63" w:rsidP="004A3C63"/>
    <w:p w14:paraId="0DB0659D" w14:textId="0104EDE3" w:rsidR="0008605B" w:rsidRPr="004A3C63" w:rsidRDefault="004A3C63" w:rsidP="004A3C63">
      <w:r>
        <w:t>En la figura 5.19 este diagrama</w:t>
      </w:r>
      <w:r w:rsidRPr="004A3C63">
        <w:t xml:space="preserve"> de despliegue ilustra una arquitectura cliente-servidor donde un PC de Usuario (cliente) se comunica con un Servidor a través de una conexión segura (HTTPS) utilizando el formato JSSON (probablemente un error tipográfico por JSON). El PC del usuario requiere un navegador web para ejecutar las funciones de la aplicación, como agregar y modificar datos (empleados, comunas, turnos, etc.) y generar vistas como listas y gráficos. Por su parte, el servidor, que opera con Windows Server 2012, aloja la lógica principal de la aplicación utilizando una pila tecnológica que incluye un servidor web Apache, el lenguaje de programación PHP y un sistema de gestión de bases de datos MySQL para procesar las solicitudes y almacenar la información de manera persistente.</w:t>
      </w:r>
    </w:p>
    <w:p w14:paraId="656A84CD" w14:textId="77777777" w:rsidR="00F35736" w:rsidRDefault="00F35736" w:rsidP="005A03DF">
      <w:pPr>
        <w:ind w:firstLine="0"/>
      </w:pPr>
    </w:p>
    <w:p w14:paraId="4755CFA2" w14:textId="35D60288" w:rsidR="11E1438D" w:rsidRDefault="07AA0FBC" w:rsidP="07AA0FBC">
      <w:pPr>
        <w:pStyle w:val="Descripcin"/>
        <w:keepNext/>
      </w:pPr>
      <w:bookmarkStart w:id="529" w:name="_Toc200854219"/>
      <w:bookmarkStart w:id="530" w:name="_Toc201172436"/>
      <w:bookmarkStart w:id="531" w:name="_Toc201199617"/>
      <w:bookmarkStart w:id="532" w:name="_Toc201199706"/>
      <w:bookmarkStart w:id="533" w:name="_Toc207209054"/>
      <w:bookmarkStart w:id="534" w:name="_Toc207894786"/>
      <w:bookmarkStart w:id="535" w:name="_Toc208864218"/>
      <w:bookmarkStart w:id="536" w:name="_Toc208864323"/>
      <w:bookmarkStart w:id="537" w:name="_Toc209985078"/>
      <w:r>
        <w:lastRenderedPageBreak/>
        <w:t xml:space="preserve">Figura </w:t>
      </w:r>
      <w:r w:rsidR="00267181">
        <w:fldChar w:fldCharType="begin"/>
      </w:r>
      <w:r w:rsidR="00267181">
        <w:instrText xml:space="preserve"> STYLEREF 1 \s </w:instrText>
      </w:r>
      <w:r w:rsidR="00267181">
        <w:fldChar w:fldCharType="separate"/>
      </w:r>
      <w:r w:rsidR="00267181">
        <w:rPr>
          <w:noProof/>
        </w:rPr>
        <w:t>5</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49</w:t>
      </w:r>
      <w:r w:rsidR="00267181">
        <w:fldChar w:fldCharType="end"/>
      </w:r>
      <w:r>
        <w:t xml:space="preserve"> Diagrama de despliegue de </w:t>
      </w:r>
      <w:proofErr w:type="spellStart"/>
      <w:r>
        <w:t>EugCOM</w:t>
      </w:r>
      <w:bookmarkEnd w:id="529"/>
      <w:bookmarkEnd w:id="530"/>
      <w:bookmarkEnd w:id="531"/>
      <w:bookmarkEnd w:id="532"/>
      <w:bookmarkEnd w:id="533"/>
      <w:bookmarkEnd w:id="534"/>
      <w:bookmarkEnd w:id="535"/>
      <w:bookmarkEnd w:id="536"/>
      <w:bookmarkEnd w:id="537"/>
      <w:proofErr w:type="spellEnd"/>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538" w:name="_Toc201199618"/>
      <w:bookmarkStart w:id="539" w:name="_Toc201199707"/>
      <w:bookmarkStart w:id="540" w:name="_Toc207209055"/>
      <w:bookmarkStart w:id="541" w:name="_Toc207894787"/>
      <w:bookmarkStart w:id="542" w:name="_Toc208864125"/>
      <w:bookmarkStart w:id="543" w:name="_Toc208864219"/>
      <w:bookmarkStart w:id="544" w:name="_Toc208864324"/>
      <w:bookmarkStart w:id="545" w:name="_Toc209985079"/>
      <w:r w:rsidR="0095297C">
        <w:lastRenderedPageBreak/>
        <w:t>MANUAL DE INSTALACI</w:t>
      </w:r>
      <w:r w:rsidR="000C1D01">
        <w:t>Ó</w:t>
      </w:r>
      <w:r w:rsidR="0095297C">
        <w:t>N</w:t>
      </w:r>
      <w:r w:rsidR="00CF4BA4">
        <w:t xml:space="preserve"> Y NAVEGACIÓN</w:t>
      </w:r>
      <w:bookmarkEnd w:id="538"/>
      <w:bookmarkEnd w:id="539"/>
      <w:bookmarkEnd w:id="540"/>
      <w:bookmarkEnd w:id="541"/>
      <w:bookmarkEnd w:id="542"/>
      <w:bookmarkEnd w:id="543"/>
      <w:bookmarkEnd w:id="544"/>
      <w:bookmarkEnd w:id="54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w:t>
      </w:r>
      <w:proofErr w:type="spellStart"/>
      <w:r w:rsidR="00303EEA">
        <w:t>EugCOM</w:t>
      </w:r>
      <w:proofErr w:type="spellEnd"/>
      <w:r>
        <w:t>.</w:t>
      </w:r>
    </w:p>
    <w:p w14:paraId="6C24F641" w14:textId="7706AF25" w:rsidR="00D820EB" w:rsidRPr="00D820EB" w:rsidRDefault="00D820EB" w:rsidP="00D820EB"/>
    <w:p w14:paraId="689A83F5" w14:textId="086B48B0" w:rsidR="00D820EB" w:rsidRDefault="00D820EB" w:rsidP="00D820EB">
      <w:pPr>
        <w:pStyle w:val="Ttulo2"/>
      </w:pPr>
      <w:bookmarkStart w:id="546" w:name="_Toc208864126"/>
      <w:r>
        <w:t>Requisitos de hardware</w:t>
      </w:r>
      <w:bookmarkEnd w:id="54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547" w:name="_Toc208864127"/>
      <w:r>
        <w:t>Requisitos de Software</w:t>
      </w:r>
      <w:bookmarkEnd w:id="54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xml:space="preserve">/ </w:t>
      </w:r>
      <w:proofErr w:type="spellStart"/>
      <w:r w:rsidR="008F0A47">
        <w:t>Mari</w:t>
      </w:r>
      <w:r w:rsidR="00813240">
        <w:t>a</w:t>
      </w:r>
      <w:r w:rsidR="008F0A47">
        <w:t>DB</w:t>
      </w:r>
      <w:proofErr w:type="spellEnd"/>
    </w:p>
    <w:p w14:paraId="3B052EE5" w14:textId="77777777" w:rsidR="00B9046B" w:rsidRDefault="00B9046B" w:rsidP="00B9046B">
      <w:pPr>
        <w:pStyle w:val="Prrafodelista"/>
        <w:ind w:left="1440" w:firstLine="0"/>
        <w:rPr>
          <w:ins w:id="54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549" w:name="_Toc208864128"/>
      <w:r>
        <w:t>Instalación de dependencias</w:t>
      </w:r>
      <w:bookmarkEnd w:id="54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proofErr w:type="spellStart"/>
      <w:r>
        <w:t>phpMyAdmin</w:t>
      </w:r>
      <w:proofErr w:type="spellEnd"/>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w:t>
      </w:r>
      <w:proofErr w:type="spellStart"/>
      <w:r>
        <w:t>Start</w:t>
      </w:r>
      <w:proofErr w:type="spellEnd"/>
      <w:r>
        <w: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550" w:name="_Toc208864129"/>
      <w:r>
        <w:t>Pasos para la instalación</w:t>
      </w:r>
      <w:bookmarkEnd w:id="55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w:t>
      </w:r>
      <w:proofErr w:type="spellStart"/>
      <w:r w:rsidR="007834B9" w:rsidRPr="007834B9">
        <w:t>xampp</w:t>
      </w:r>
      <w:proofErr w:type="spellEnd"/>
      <w:r w:rsidR="007834B9" w:rsidRPr="007834B9">
        <w:t>\</w:t>
      </w:r>
      <w:proofErr w:type="spellStart"/>
      <w:r w:rsidR="007834B9" w:rsidRPr="007834B9">
        <w:t>htdocs</w:t>
      </w:r>
      <w:proofErr w:type="spellEnd"/>
      <w:r w:rsidR="007834B9" w:rsidRPr="007834B9">
        <w:t>\</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111"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w:t>
      </w:r>
      <w:proofErr w:type="spellStart"/>
      <w:r w:rsidRPr="00EF77EB">
        <w:t>config.php</w:t>
      </w:r>
      <w:proofErr w:type="spellEnd"/>
      <w:r>
        <w:t>)</w:t>
      </w:r>
    </w:p>
    <w:p w14:paraId="0B4D8872" w14:textId="7FFCC4E1" w:rsidR="0015276D" w:rsidRPr="0015276D" w:rsidRDefault="0015276D" w:rsidP="0015276D"/>
    <w:p w14:paraId="16EBB940" w14:textId="77777777" w:rsidR="001B2E4F" w:rsidRDefault="0015276D" w:rsidP="00D820EB">
      <w:pPr>
        <w:pStyle w:val="Ttulo2"/>
      </w:pPr>
      <w:bookmarkStart w:id="551" w:name="_Toc208864130"/>
      <w:r>
        <w:t>Ejecución del sistema</w:t>
      </w:r>
      <w:bookmarkEnd w:id="55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112"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552" w:name="_Toc208864131"/>
      <w:r>
        <w:t>Solución de errores comunes</w:t>
      </w:r>
      <w:bookmarkEnd w:id="55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DAFD088" w:rsidR="00786713" w:rsidRPr="00786713" w:rsidRDefault="00786713" w:rsidP="00786713">
      <w:pPr>
        <w:pStyle w:val="Descripcin"/>
      </w:pPr>
      <w:bookmarkStart w:id="553" w:name="_Toc200854083"/>
      <w:bookmarkStart w:id="554" w:name="_Toc201172364"/>
      <w:bookmarkStart w:id="555" w:name="_Toc201199619"/>
      <w:bookmarkStart w:id="556" w:name="_Toc201199708"/>
      <w:bookmarkStart w:id="557" w:name="_Toc207209056"/>
      <w:bookmarkStart w:id="558" w:name="_Toc207894788"/>
      <w:bookmarkStart w:id="559" w:name="_Toc208864220"/>
      <w:bookmarkStart w:id="560" w:name="_Toc208864325"/>
      <w:bookmarkStart w:id="561" w:name="_Toc209985080"/>
      <w:r>
        <w:t xml:space="preserve">Tabla </w:t>
      </w:r>
      <w:r w:rsidR="003917AA">
        <w:fldChar w:fldCharType="begin"/>
      </w:r>
      <w:r w:rsidR="003917AA">
        <w:instrText xml:space="preserve"> STYLEREF 1 \s </w:instrText>
      </w:r>
      <w:r w:rsidR="003917AA">
        <w:fldChar w:fldCharType="separate"/>
      </w:r>
      <w:r w:rsidR="003917AA">
        <w:rPr>
          <w:noProof/>
        </w:rPr>
        <w:t>6</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solución de errores comunes</w:t>
      </w:r>
      <w:bookmarkEnd w:id="553"/>
      <w:bookmarkEnd w:id="554"/>
      <w:bookmarkEnd w:id="555"/>
      <w:bookmarkEnd w:id="556"/>
      <w:bookmarkEnd w:id="557"/>
      <w:bookmarkEnd w:id="558"/>
      <w:bookmarkEnd w:id="559"/>
      <w:bookmarkEnd w:id="560"/>
      <w:bookmarkEnd w:id="561"/>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proofErr w:type="spellStart"/>
            <w:r w:rsidRPr="00B32AB5">
              <w:t>config.php</w:t>
            </w:r>
            <w:proofErr w:type="spellEnd"/>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 xml:space="preserve">Verificar que estén dentro de </w:t>
            </w:r>
            <w:proofErr w:type="spellStart"/>
            <w:r w:rsidRPr="008C2203">
              <w:t>htdocs</w:t>
            </w:r>
            <w:proofErr w:type="spellEnd"/>
            <w:r w:rsidRPr="008C2203">
              <w:t>/</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562" w:name="_Toc208864132"/>
      <w:r>
        <w:lastRenderedPageBreak/>
        <w:t>Árbol de navegación</w:t>
      </w:r>
      <w:bookmarkEnd w:id="562"/>
    </w:p>
    <w:p w14:paraId="4CD4326E" w14:textId="77777777" w:rsidR="00FB1202" w:rsidRDefault="00FB1202" w:rsidP="00FB1202"/>
    <w:p w14:paraId="16EE648E" w14:textId="78EC48C7" w:rsidR="00FB1202" w:rsidRDefault="00FB1202" w:rsidP="00FB1202">
      <w:r>
        <w:t xml:space="preserve">La figura </w:t>
      </w:r>
      <w:r w:rsidR="00C938C9">
        <w:t>6.1</w:t>
      </w:r>
      <w:r>
        <w:t xml:space="preserve"> </w:t>
      </w:r>
      <w:r w:rsidR="004A3C63" w:rsidRPr="004A3C63">
        <w:t>El diagrama describe la arquitectura de un sistema de gestión de personal, mostrando cómo un usuario, tras iniciar sesión, accede a un panel principal para navegar por distintos módulos. Este sistema centraliza funcionalidades clave como la creación y asignación de turnos, la solicitud de vacaciones y permisos, y la generación de informes de asistencia y faltas. Además, cuenta con una sección de "Tablas Maestras" para configurar la información fundamental de la empresa (departamentos, sucursales, etc.), estructurando de manera clara la interacción entre las interfaces de usuario y las acciones específicas que se pueden realizar en la plataforma</w:t>
      </w:r>
      <w:r w:rsidR="00CB046F">
        <w:t>. Para detalle de árbol de navegación revisar anexo 9.7</w:t>
      </w:r>
    </w:p>
    <w:p w14:paraId="7D3DFE39" w14:textId="77777777" w:rsidR="00C938C9" w:rsidRPr="00FB1202" w:rsidRDefault="00C938C9" w:rsidP="00FB1202"/>
    <w:p w14:paraId="27B239DA" w14:textId="5653E86C" w:rsidR="00C938C9" w:rsidRPr="00B1488A" w:rsidRDefault="00C938C9" w:rsidP="00C938C9">
      <w:pPr>
        <w:pStyle w:val="Descripcin"/>
        <w:keepNext/>
        <w:rPr>
          <w:u w:val="single"/>
        </w:rPr>
      </w:pPr>
      <w:bookmarkStart w:id="563" w:name="_Toc201172439"/>
      <w:bookmarkStart w:id="564" w:name="_Toc201199620"/>
      <w:bookmarkStart w:id="565" w:name="_Toc201199709"/>
      <w:bookmarkStart w:id="566" w:name="_Toc207209057"/>
      <w:bookmarkStart w:id="567" w:name="_Toc207894789"/>
      <w:bookmarkStart w:id="568" w:name="_Toc208864221"/>
      <w:bookmarkStart w:id="569" w:name="_Toc208864326"/>
      <w:bookmarkStart w:id="570" w:name="_Toc209985081"/>
      <w:r>
        <w:t xml:space="preserve">Figura </w:t>
      </w:r>
      <w:r w:rsidR="00267181">
        <w:fldChar w:fldCharType="begin"/>
      </w:r>
      <w:r w:rsidR="00267181">
        <w:instrText xml:space="preserve"> STYLEREF 1 \s </w:instrText>
      </w:r>
      <w:r w:rsidR="00267181">
        <w:fldChar w:fldCharType="separate"/>
      </w:r>
      <w:r w:rsidR="00267181">
        <w:rPr>
          <w:noProof/>
        </w:rPr>
        <w:t>6</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fldChar w:fldCharType="end"/>
      </w:r>
      <w:r>
        <w:t xml:space="preserve"> </w:t>
      </w:r>
      <w:r w:rsidRPr="00BE64BC">
        <w:t xml:space="preserve">“Árbol de navegación </w:t>
      </w:r>
      <w:proofErr w:type="spellStart"/>
      <w:r w:rsidRPr="00BE64BC">
        <w:t>EugCOM</w:t>
      </w:r>
      <w:proofErr w:type="spellEnd"/>
      <w:r w:rsidRPr="00BE64BC">
        <w:t>”</w:t>
      </w:r>
      <w:bookmarkEnd w:id="563"/>
      <w:bookmarkEnd w:id="564"/>
      <w:bookmarkEnd w:id="565"/>
      <w:bookmarkEnd w:id="566"/>
      <w:bookmarkEnd w:id="567"/>
      <w:bookmarkEnd w:id="568"/>
      <w:bookmarkEnd w:id="569"/>
      <w:bookmarkEnd w:id="570"/>
    </w:p>
    <w:p w14:paraId="47A1BADC" w14:textId="7687D81F" w:rsidR="00160670" w:rsidRDefault="004A3C63" w:rsidP="006A6068">
      <w:pPr>
        <w:pStyle w:val="Sinespaciado"/>
      </w:pPr>
      <w:r>
        <w:rPr>
          <w:noProof/>
        </w:rPr>
        <w:drawing>
          <wp:inline distT="0" distB="0" distL="0" distR="0" wp14:anchorId="547B10CD" wp14:editId="08A90689">
            <wp:extent cx="5971540" cy="211709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113"/>
                    <a:stretch>
                      <a:fillRect/>
                    </a:stretch>
                  </pic:blipFill>
                  <pic:spPr>
                    <a:xfrm>
                      <a:off x="0" y="0"/>
                      <a:ext cx="5971540" cy="211709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143BA652" w:rsidR="00FB1202" w:rsidRDefault="00FB1202" w:rsidP="00FB1202">
      <w:pPr>
        <w:pStyle w:val="Descripcin"/>
      </w:pPr>
      <w:bookmarkStart w:id="571" w:name="_Toc201172440"/>
      <w:bookmarkStart w:id="572" w:name="_Toc201199621"/>
      <w:bookmarkStart w:id="573" w:name="_Toc201199710"/>
      <w:bookmarkStart w:id="574" w:name="_Toc207209058"/>
      <w:bookmarkStart w:id="575" w:name="_Toc207894790"/>
      <w:bookmarkStart w:id="576" w:name="_Toc208864222"/>
      <w:bookmarkStart w:id="577" w:name="_Toc208864327"/>
      <w:bookmarkStart w:id="578" w:name="_Toc209985082"/>
      <w:r>
        <w:lastRenderedPageBreak/>
        <w:t xml:space="preserve">Figura </w:t>
      </w:r>
      <w:r w:rsidR="00267181">
        <w:fldChar w:fldCharType="begin"/>
      </w:r>
      <w:r w:rsidR="00267181">
        <w:instrText xml:space="preserve"> STYLEREF 1 \s </w:instrText>
      </w:r>
      <w:r w:rsidR="00267181">
        <w:fldChar w:fldCharType="separate"/>
      </w:r>
      <w:r w:rsidR="00267181">
        <w:rPr>
          <w:noProof/>
        </w:rPr>
        <w:t>6</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fldChar w:fldCharType="end"/>
      </w:r>
      <w:r>
        <w:t xml:space="preserve"> “Vista navegación menú desplegable externa”</w:t>
      </w:r>
      <w:bookmarkEnd w:id="571"/>
      <w:bookmarkEnd w:id="572"/>
      <w:bookmarkEnd w:id="573"/>
      <w:bookmarkEnd w:id="574"/>
      <w:bookmarkEnd w:id="575"/>
      <w:bookmarkEnd w:id="576"/>
      <w:bookmarkEnd w:id="577"/>
      <w:bookmarkEnd w:id="578"/>
    </w:p>
    <w:p w14:paraId="2A32B526" w14:textId="4A8EDE24" w:rsidR="00FB1202" w:rsidRDefault="00FB1202" w:rsidP="000F3322">
      <w:pPr>
        <w:spacing w:line="278" w:lineRule="auto"/>
        <w:ind w:firstLine="0"/>
        <w:jc w:val="left"/>
      </w:pPr>
    </w:p>
    <w:p w14:paraId="70795618" w14:textId="314431FE" w:rsidR="00FB1202" w:rsidRDefault="004A3C63" w:rsidP="000F3322">
      <w:pPr>
        <w:spacing w:line="278" w:lineRule="auto"/>
        <w:ind w:firstLine="0"/>
        <w:jc w:val="left"/>
      </w:pPr>
      <w:r>
        <w:rPr>
          <w:noProof/>
        </w:rPr>
        <w:drawing>
          <wp:inline distT="0" distB="0" distL="0" distR="0" wp14:anchorId="203EAC2D" wp14:editId="00A0A917">
            <wp:extent cx="1435762" cy="6624084"/>
            <wp:effectExtent l="0" t="0" r="0" b="571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114"/>
                    <a:stretch>
                      <a:fillRect/>
                    </a:stretch>
                  </pic:blipFill>
                  <pic:spPr>
                    <a:xfrm>
                      <a:off x="0" y="0"/>
                      <a:ext cx="1438247" cy="6635548"/>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2E8390D4" w:rsidR="00FB1202" w:rsidRDefault="00C938C9" w:rsidP="00CB0FA9">
      <w:r>
        <w:t>Fuente: Elaborado por el estudiante de acuerdo con el proyecto</w:t>
      </w:r>
      <w:r w:rsidR="00691C95">
        <w:br w:type="page"/>
      </w:r>
    </w:p>
    <w:p w14:paraId="51947794" w14:textId="51B91714" w:rsidR="00A41E72" w:rsidRDefault="1445CB98" w:rsidP="003E56C8">
      <w:pPr>
        <w:pStyle w:val="Ttulo1"/>
      </w:pPr>
      <w:bookmarkStart w:id="579" w:name="_Toc201199622"/>
      <w:bookmarkStart w:id="580" w:name="_Toc201199711"/>
      <w:bookmarkStart w:id="581" w:name="_Toc207209059"/>
      <w:bookmarkStart w:id="582" w:name="_Toc207894791"/>
      <w:bookmarkStart w:id="583" w:name="_Toc208864133"/>
      <w:bookmarkStart w:id="584" w:name="_Toc208864223"/>
      <w:bookmarkStart w:id="585" w:name="_Toc208864328"/>
      <w:bookmarkStart w:id="586" w:name="_Toc209985083"/>
      <w:r w:rsidRPr="003E56C8">
        <w:lastRenderedPageBreak/>
        <w:t>PRUEBAS</w:t>
      </w:r>
      <w:r w:rsidR="00A41E72">
        <w:t xml:space="preserve"> </w:t>
      </w:r>
      <w:r w:rsidR="00A41E72" w:rsidRPr="003E56C8">
        <w:t>UNITARIAS</w:t>
      </w:r>
      <w:bookmarkEnd w:id="579"/>
      <w:bookmarkEnd w:id="580"/>
      <w:bookmarkEnd w:id="581"/>
      <w:bookmarkEnd w:id="582"/>
      <w:bookmarkEnd w:id="583"/>
      <w:bookmarkEnd w:id="584"/>
      <w:bookmarkEnd w:id="585"/>
      <w:bookmarkEnd w:id="586"/>
      <w:r w:rsidR="00987A0F">
        <w:t xml:space="preserve"> </w:t>
      </w:r>
    </w:p>
    <w:p w14:paraId="06DD6489" w14:textId="559813F2" w:rsidR="00D80C7D" w:rsidRDefault="00D80C7D" w:rsidP="00D80C7D"/>
    <w:p w14:paraId="45D9EC77" w14:textId="44B36EB0" w:rsidR="00CB0FA9" w:rsidRDefault="00CB0FA9" w:rsidP="00CB0FA9">
      <w:pPr>
        <w:pStyle w:val="Ttulo2"/>
      </w:pPr>
      <w:r>
        <w:t xml:space="preserve">Prueba Unitaria CU </w:t>
      </w:r>
      <w:r w:rsidR="004B79BA">
        <w:t>N°</w:t>
      </w:r>
      <w:r w:rsidR="001110A0">
        <w:t>1.2</w:t>
      </w:r>
    </w:p>
    <w:p w14:paraId="3B02F1C1" w14:textId="77777777" w:rsidR="001110A0" w:rsidRDefault="001110A0" w:rsidP="001110A0"/>
    <w:p w14:paraId="7B015186" w14:textId="081395DD" w:rsidR="001110A0" w:rsidRDefault="001110A0" w:rsidP="001110A0">
      <w:r>
        <w:t xml:space="preserve">En la tabla 7.1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60F749EC" w14:textId="77777777" w:rsidR="00796A6B" w:rsidRDefault="00796A6B" w:rsidP="00796A6B">
      <w:bookmarkStart w:id="587" w:name="_Toc201199654"/>
      <w:bookmarkStart w:id="588" w:name="_Toc201199743"/>
      <w:bookmarkStart w:id="589" w:name="_Toc207209060"/>
      <w:bookmarkStart w:id="590" w:name="_Toc207894792"/>
      <w:bookmarkStart w:id="591" w:name="_Toc208864134"/>
      <w:bookmarkStart w:id="592" w:name="_Toc208864224"/>
      <w:bookmarkStart w:id="593" w:name="_Toc208864329"/>
      <w:bookmarkStart w:id="594" w:name="_Toc209985129"/>
    </w:p>
    <w:p w14:paraId="09DBBFF3" w14:textId="77777777" w:rsidR="00796A6B" w:rsidRDefault="00796A6B" w:rsidP="00796A6B">
      <w:pPr>
        <w:pStyle w:val="Descripcin"/>
      </w:pPr>
      <w:bookmarkStart w:id="595" w:name="_Toc209985084"/>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w:t>
      </w:r>
      <w:r w:rsidRPr="006C0843">
        <w:t>Caso de uso N°1.2, Asignando el turno a un trabajador</w:t>
      </w:r>
      <w:bookmarkEnd w:id="595"/>
    </w:p>
    <w:p w14:paraId="4E5F7F41" w14:textId="77777777" w:rsidR="00796A6B" w:rsidRPr="006C0843" w:rsidRDefault="00796A6B" w:rsidP="00796A6B">
      <w:pPr>
        <w:pStyle w:val="Sinespaciado"/>
      </w:pPr>
      <w:r w:rsidRPr="006C0843">
        <w:rPr>
          <w:noProof/>
        </w:rPr>
        <w:drawing>
          <wp:inline distT="0" distB="0" distL="0" distR="0" wp14:anchorId="595858BF" wp14:editId="4B625BC8">
            <wp:extent cx="3923861" cy="3016333"/>
            <wp:effectExtent l="0" t="0" r="635"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5314" cy="3025137"/>
                    </a:xfrm>
                    <a:prstGeom prst="rect">
                      <a:avLst/>
                    </a:prstGeom>
                    <a:noFill/>
                    <a:ln>
                      <a:noFill/>
                    </a:ln>
                  </pic:spPr>
                </pic:pic>
              </a:graphicData>
            </a:graphic>
          </wp:inline>
        </w:drawing>
      </w:r>
    </w:p>
    <w:p w14:paraId="40A1C05F" w14:textId="77777777" w:rsidR="00796A6B" w:rsidRPr="006C0843" w:rsidRDefault="00796A6B" w:rsidP="00796A6B"/>
    <w:p w14:paraId="185DDB99" w14:textId="77777777" w:rsidR="00796A6B" w:rsidRDefault="00796A6B" w:rsidP="00796A6B">
      <w:r w:rsidRPr="006C0843">
        <w:t>Fuente: Elaborado por el estudiante de acuerdo con el proyecto</w:t>
      </w:r>
    </w:p>
    <w:p w14:paraId="63BE4350" w14:textId="77777777" w:rsidR="00796A6B" w:rsidRDefault="00796A6B" w:rsidP="00796A6B"/>
    <w:p w14:paraId="15293FE3" w14:textId="77777777" w:rsidR="00796A6B" w:rsidRDefault="00796A6B" w:rsidP="00796A6B">
      <w:r w:rsidRPr="008C5944">
        <w:t>Casos de prueba:</w:t>
      </w:r>
    </w:p>
    <w:p w14:paraId="6A84A98D" w14:textId="77777777" w:rsidR="00796A6B" w:rsidRDefault="00796A6B" w:rsidP="00796A6B">
      <w:pPr>
        <w:pStyle w:val="Prrafodelista"/>
        <w:numPr>
          <w:ilvl w:val="0"/>
          <w:numId w:val="61"/>
        </w:numPr>
      </w:pPr>
      <w:r>
        <w:t>Permitir que el usuario asigne turnos a los trabajadores.</w:t>
      </w:r>
    </w:p>
    <w:p w14:paraId="7E696800" w14:textId="77777777" w:rsidR="00796A6B" w:rsidRDefault="00796A6B" w:rsidP="00796A6B">
      <w:pPr>
        <w:pStyle w:val="Prrafodelista"/>
        <w:numPr>
          <w:ilvl w:val="0"/>
          <w:numId w:val="61"/>
        </w:numPr>
      </w:pPr>
      <w:r>
        <w:lastRenderedPageBreak/>
        <w:t>Verificar la correcta carga de la interfaz de asignación de turnos.</w:t>
      </w:r>
    </w:p>
    <w:p w14:paraId="2CC7C9C7" w14:textId="77777777" w:rsidR="00796A6B" w:rsidRPr="008C5944" w:rsidRDefault="00796A6B" w:rsidP="00796A6B">
      <w:pPr>
        <w:pStyle w:val="Prrafodelista"/>
        <w:numPr>
          <w:ilvl w:val="0"/>
          <w:numId w:val="61"/>
        </w:numPr>
      </w:pPr>
      <w:r>
        <w:t>Verificar que el sistema permita seleccionar un trabajador y asignarle un turno.</w:t>
      </w:r>
    </w:p>
    <w:p w14:paraId="0794A1DA" w14:textId="77777777" w:rsidR="00796A6B" w:rsidRDefault="00796A6B" w:rsidP="00796A6B">
      <w:pPr>
        <w:ind w:left="720" w:firstLine="0"/>
      </w:pPr>
      <w:r w:rsidRPr="008C5944">
        <w:t>Resultados Esperados:</w:t>
      </w:r>
      <w:r>
        <w:t xml:space="preserve"> </w:t>
      </w:r>
    </w:p>
    <w:p w14:paraId="6C11D167" w14:textId="77777777" w:rsidR="00796A6B" w:rsidRDefault="00796A6B" w:rsidP="00796A6B">
      <w:pPr>
        <w:pStyle w:val="Prrafodelista"/>
        <w:numPr>
          <w:ilvl w:val="0"/>
          <w:numId w:val="62"/>
        </w:numPr>
      </w:pPr>
      <w:r>
        <w:t>El sistema registre la asignación de turno.</w:t>
      </w:r>
    </w:p>
    <w:p w14:paraId="029B58E1" w14:textId="77777777" w:rsidR="00796A6B" w:rsidRDefault="00796A6B" w:rsidP="00796A6B">
      <w:pPr>
        <w:pStyle w:val="Prrafodelista"/>
        <w:numPr>
          <w:ilvl w:val="0"/>
          <w:numId w:val="62"/>
        </w:numPr>
      </w:pPr>
      <w:r>
        <w:t>La interfaz carga correctamente mostrando la lista de trabajadores y turnos disponibles.</w:t>
      </w:r>
    </w:p>
    <w:p w14:paraId="1CAD57FA" w14:textId="77777777" w:rsidR="00796A6B" w:rsidRPr="008C5944" w:rsidRDefault="00796A6B" w:rsidP="00796A6B">
      <w:pPr>
        <w:pStyle w:val="Prrafodelista"/>
        <w:numPr>
          <w:ilvl w:val="0"/>
          <w:numId w:val="62"/>
        </w:numPr>
      </w:pPr>
      <w:r>
        <w:t>El sistema registra y muestra el turno asignado correctamente en la lista.</w:t>
      </w:r>
    </w:p>
    <w:p w14:paraId="4114DA0E" w14:textId="77777777" w:rsidR="00796A6B" w:rsidRDefault="00796A6B" w:rsidP="00796A6B">
      <w:pPr>
        <w:ind w:left="720" w:firstLine="0"/>
      </w:pPr>
      <w:r w:rsidRPr="008C5944">
        <w:t>Resultados obtenidos</w:t>
      </w:r>
      <w:r>
        <w:t>:</w:t>
      </w:r>
    </w:p>
    <w:p w14:paraId="57FE1976" w14:textId="77777777" w:rsidR="00796A6B" w:rsidRDefault="00796A6B" w:rsidP="00796A6B">
      <w:pPr>
        <w:pStyle w:val="Prrafodelista"/>
        <w:numPr>
          <w:ilvl w:val="0"/>
          <w:numId w:val="63"/>
        </w:numPr>
      </w:pPr>
      <w:r>
        <w:t xml:space="preserve">El sistema responde correctamente asignando al empleado </w:t>
      </w:r>
    </w:p>
    <w:p w14:paraId="4A239D8E" w14:textId="77777777" w:rsidR="00796A6B" w:rsidRDefault="00796A6B" w:rsidP="00796A6B">
      <w:pPr>
        <w:pStyle w:val="Prrafodelista"/>
        <w:numPr>
          <w:ilvl w:val="0"/>
          <w:numId w:val="63"/>
        </w:numPr>
      </w:pPr>
      <w:r>
        <w:t>El sistema permite visualizar el turno asignado.</w:t>
      </w:r>
    </w:p>
    <w:p w14:paraId="53603AAF" w14:textId="77777777" w:rsidR="00796A6B" w:rsidRDefault="00796A6B" w:rsidP="00796A6B">
      <w:pPr>
        <w:pStyle w:val="Prrafodelista"/>
        <w:numPr>
          <w:ilvl w:val="0"/>
          <w:numId w:val="63"/>
        </w:numPr>
      </w:pPr>
      <w:r>
        <w:t>El sistema permitió asignar el turno y lo refleja en la lista de asignaciones.</w:t>
      </w:r>
    </w:p>
    <w:p w14:paraId="537077F0" w14:textId="77777777" w:rsidR="00BF20EC" w:rsidRDefault="00BF20EC" w:rsidP="00796A6B">
      <w:pPr>
        <w:pStyle w:val="Prrafodelista"/>
        <w:ind w:left="1800" w:firstLine="0"/>
      </w:pPr>
    </w:p>
    <w:p w14:paraId="5EB5F924" w14:textId="0A456A4D" w:rsidR="00BF20EC"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w:t>
      </w:r>
      <w:r>
        <w:fldChar w:fldCharType="end"/>
      </w:r>
      <w:r w:rsidR="00BF20EC">
        <w:t xml:space="preserve"> “Captura de pantalla de prueba 1-2-3 caso de uso N°1.</w:t>
      </w:r>
      <w:r w:rsidR="00BF20EC">
        <w:t>2</w:t>
      </w:r>
      <w:r w:rsidR="00BF20EC">
        <w:t>”</w:t>
      </w:r>
    </w:p>
    <w:p w14:paraId="0FCA4B43" w14:textId="77777777" w:rsidR="00BF20EC" w:rsidRDefault="00BF20EC" w:rsidP="00796A6B">
      <w:pPr>
        <w:pStyle w:val="Prrafodelista"/>
        <w:ind w:left="1800" w:firstLine="0"/>
      </w:pPr>
    </w:p>
    <w:p w14:paraId="0DAB17BC" w14:textId="77777777" w:rsidR="00796A6B" w:rsidRPr="008C5944" w:rsidRDefault="00796A6B" w:rsidP="00796A6B">
      <w:pPr>
        <w:ind w:left="720" w:firstLine="0"/>
      </w:pPr>
      <w:r>
        <w:t>IMAGEN RESULTADOS CON CUADROS RESALTANDOS RESULTADOS</w:t>
      </w:r>
    </w:p>
    <w:p w14:paraId="77BA33BA" w14:textId="77777777" w:rsidR="00796A6B" w:rsidRDefault="00796A6B" w:rsidP="00796A6B">
      <w:r>
        <w:t xml:space="preserve">Fuente: Captura realizada al sistema web </w:t>
      </w:r>
      <w:proofErr w:type="spellStart"/>
      <w:r>
        <w:t>EugCOM</w:t>
      </w:r>
      <w:proofErr w:type="spellEnd"/>
    </w:p>
    <w:p w14:paraId="3D5F5BC2" w14:textId="77777777" w:rsidR="00796A6B" w:rsidRPr="004B79BA" w:rsidRDefault="00796A6B" w:rsidP="00796A6B"/>
    <w:p w14:paraId="0E4FFE9E" w14:textId="77777777" w:rsidR="00796A6B" w:rsidRPr="004B79BA" w:rsidRDefault="00796A6B" w:rsidP="00796A6B">
      <w:pPr>
        <w:spacing w:line="278" w:lineRule="auto"/>
        <w:ind w:firstLine="0"/>
        <w:jc w:val="left"/>
        <w:rPr>
          <w:rFonts w:eastAsiaTheme="majorEastAsia" w:cstheme="majorBidi"/>
          <w:szCs w:val="32"/>
        </w:rPr>
      </w:pPr>
      <w:r>
        <w:br w:type="page"/>
      </w:r>
    </w:p>
    <w:p w14:paraId="2DE79E69" w14:textId="77777777" w:rsidR="00796A6B" w:rsidRDefault="00796A6B" w:rsidP="00796A6B">
      <w:pPr>
        <w:pStyle w:val="Ttulo2"/>
      </w:pPr>
      <w:r>
        <w:lastRenderedPageBreak/>
        <w:t>Prueba Unitaria CU N°1.3.1</w:t>
      </w:r>
    </w:p>
    <w:p w14:paraId="29B4DFAA" w14:textId="77777777" w:rsidR="00796A6B" w:rsidRDefault="00796A6B" w:rsidP="00796A6B">
      <w:pPr>
        <w:spacing w:line="278" w:lineRule="auto"/>
        <w:ind w:firstLine="0"/>
        <w:jc w:val="left"/>
      </w:pPr>
    </w:p>
    <w:p w14:paraId="1AF5351B" w14:textId="77777777" w:rsidR="00796A6B" w:rsidRPr="006C0843" w:rsidRDefault="00796A6B" w:rsidP="00796A6B">
      <w:r>
        <w:t xml:space="preserve">En la tabla 7.2 </w:t>
      </w:r>
      <w:r w:rsidRPr="006C0843">
        <w:t>se puede visualizar el Caso de uso N°1.3.1 el cual consiste en que el sistema permite editar o actualizar turnos ya creados.</w:t>
      </w:r>
    </w:p>
    <w:p w14:paraId="4C031710" w14:textId="77777777" w:rsidR="00796A6B" w:rsidRPr="006C0843" w:rsidRDefault="00796A6B" w:rsidP="00796A6B"/>
    <w:p w14:paraId="2D989AE1" w14:textId="77777777" w:rsidR="00796A6B" w:rsidRPr="006C0843" w:rsidRDefault="00796A6B" w:rsidP="00796A6B">
      <w:pPr>
        <w:pStyle w:val="Descripcin"/>
      </w:pPr>
      <w:bookmarkStart w:id="596" w:name="_Toc20998508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w:t>
      </w:r>
      <w:r>
        <w:rPr>
          <w:noProof/>
        </w:rPr>
        <w:fldChar w:fldCharType="end"/>
      </w:r>
      <w:r w:rsidRPr="006C0843">
        <w:t xml:space="preserve"> Caso de uso N°1.3.1, Editando la descripción del turno</w:t>
      </w:r>
      <w:bookmarkEnd w:id="596"/>
    </w:p>
    <w:p w14:paraId="527A69F3" w14:textId="77777777" w:rsidR="00796A6B" w:rsidRDefault="00796A6B" w:rsidP="00796A6B">
      <w:pPr>
        <w:pStyle w:val="Sinespaciado"/>
      </w:pPr>
      <w:r w:rsidRPr="00B45140">
        <w:rPr>
          <w:noProof/>
        </w:rPr>
        <w:drawing>
          <wp:inline distT="0" distB="0" distL="0" distR="0" wp14:anchorId="2BB8E9FB" wp14:editId="6FF50D7C">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3D3F82AB" w14:textId="77777777" w:rsidR="00796A6B" w:rsidRPr="006C0843" w:rsidRDefault="00796A6B" w:rsidP="00796A6B">
      <w:pPr>
        <w:pStyle w:val="Sinespaciado"/>
      </w:pPr>
    </w:p>
    <w:p w14:paraId="4884A978" w14:textId="77777777" w:rsidR="00796A6B" w:rsidRPr="006C0843" w:rsidRDefault="00796A6B" w:rsidP="00796A6B">
      <w:r w:rsidRPr="006C0843">
        <w:t>Fuente: Elaborado por el estudiante de acuerdo con el proyecto</w:t>
      </w:r>
    </w:p>
    <w:p w14:paraId="24664826" w14:textId="77777777" w:rsidR="00796A6B" w:rsidRDefault="00796A6B" w:rsidP="00796A6B">
      <w:r w:rsidRPr="008C5944">
        <w:t>Casos de prueba:</w:t>
      </w:r>
    </w:p>
    <w:p w14:paraId="02EA8E55" w14:textId="77777777" w:rsidR="00796A6B" w:rsidRDefault="00796A6B" w:rsidP="00796A6B">
      <w:pPr>
        <w:pStyle w:val="Prrafodelista"/>
        <w:numPr>
          <w:ilvl w:val="0"/>
          <w:numId w:val="65"/>
        </w:numPr>
      </w:pPr>
      <w:r>
        <w:t>Comprobar que el sistema permita editar la descripción de un turno existente.</w:t>
      </w:r>
    </w:p>
    <w:p w14:paraId="7B631304" w14:textId="77777777" w:rsidR="00796A6B" w:rsidRDefault="00796A6B" w:rsidP="00796A6B">
      <w:pPr>
        <w:pStyle w:val="Prrafodelista"/>
        <w:numPr>
          <w:ilvl w:val="0"/>
          <w:numId w:val="65"/>
        </w:numPr>
      </w:pPr>
      <w:r>
        <w:t>Verificar la correcta carga del formulario de edición.</w:t>
      </w:r>
    </w:p>
    <w:p w14:paraId="22DD6CE1" w14:textId="77777777" w:rsidR="00796A6B" w:rsidRPr="008C5944" w:rsidRDefault="00796A6B" w:rsidP="00796A6B">
      <w:pPr>
        <w:pStyle w:val="Prrafodelista"/>
        <w:numPr>
          <w:ilvl w:val="0"/>
          <w:numId w:val="65"/>
        </w:numPr>
      </w:pPr>
      <w:r>
        <w:t>Verificar que el sistema actualice correctamente la descripción del turno.</w:t>
      </w:r>
    </w:p>
    <w:p w14:paraId="23A6B7DA" w14:textId="77777777" w:rsidR="00796A6B" w:rsidRDefault="00796A6B" w:rsidP="00796A6B">
      <w:pPr>
        <w:ind w:left="720" w:firstLine="0"/>
      </w:pPr>
      <w:r w:rsidRPr="008C5944">
        <w:t>Resultados Esperados:</w:t>
      </w:r>
    </w:p>
    <w:p w14:paraId="4DE7DDF1" w14:textId="77777777" w:rsidR="00796A6B" w:rsidRDefault="00796A6B" w:rsidP="00796A6B">
      <w:pPr>
        <w:pStyle w:val="Prrafodelista"/>
        <w:numPr>
          <w:ilvl w:val="0"/>
          <w:numId w:val="66"/>
        </w:numPr>
      </w:pPr>
      <w:r>
        <w:t>El sistema actualiza y guarda la nueva descripción del turno.</w:t>
      </w:r>
    </w:p>
    <w:p w14:paraId="533A45C9" w14:textId="77777777" w:rsidR="00796A6B" w:rsidRDefault="00796A6B" w:rsidP="00796A6B">
      <w:pPr>
        <w:pStyle w:val="Prrafodelista"/>
        <w:numPr>
          <w:ilvl w:val="0"/>
          <w:numId w:val="66"/>
        </w:numPr>
      </w:pPr>
      <w:r>
        <w:lastRenderedPageBreak/>
        <w:t>El formulario se muestra con los datos actuales del turno seleccionado.</w:t>
      </w:r>
    </w:p>
    <w:p w14:paraId="7D9404AF" w14:textId="77777777" w:rsidR="00796A6B" w:rsidRPr="008C5944" w:rsidRDefault="00796A6B" w:rsidP="00796A6B">
      <w:pPr>
        <w:pStyle w:val="Prrafodelista"/>
        <w:numPr>
          <w:ilvl w:val="0"/>
          <w:numId w:val="66"/>
        </w:numPr>
      </w:pPr>
      <w:r>
        <w:t>Al guardar, la nueva descripción se refleja correctamente en la lista</w:t>
      </w:r>
    </w:p>
    <w:p w14:paraId="3284B785" w14:textId="77777777" w:rsidR="00796A6B" w:rsidRDefault="00796A6B" w:rsidP="00796A6B">
      <w:pPr>
        <w:ind w:left="720" w:firstLine="0"/>
      </w:pPr>
      <w:r w:rsidRPr="008C5944">
        <w:t>Resultados obtenidos</w:t>
      </w:r>
      <w:r>
        <w:t>:</w:t>
      </w:r>
    </w:p>
    <w:p w14:paraId="28812C3B" w14:textId="77777777" w:rsidR="00796A6B" w:rsidRDefault="00796A6B" w:rsidP="00796A6B">
      <w:pPr>
        <w:pStyle w:val="Prrafodelista"/>
        <w:numPr>
          <w:ilvl w:val="0"/>
          <w:numId w:val="67"/>
        </w:numPr>
      </w:pPr>
      <w:r>
        <w:t>La descripción fue modificada y mostrada correctamente en la tabla.</w:t>
      </w:r>
    </w:p>
    <w:p w14:paraId="7E8A8EC6" w14:textId="77777777" w:rsidR="00796A6B" w:rsidRDefault="00796A6B" w:rsidP="00796A6B">
      <w:pPr>
        <w:pStyle w:val="Prrafodelista"/>
        <w:numPr>
          <w:ilvl w:val="0"/>
          <w:numId w:val="67"/>
        </w:numPr>
      </w:pPr>
      <w:r>
        <w:t>El formulario cargo correctamente los datos del turno.</w:t>
      </w:r>
    </w:p>
    <w:p w14:paraId="24943CBD" w14:textId="77777777" w:rsidR="00796A6B" w:rsidRDefault="00796A6B" w:rsidP="00796A6B">
      <w:pPr>
        <w:pStyle w:val="Prrafodelista"/>
        <w:numPr>
          <w:ilvl w:val="0"/>
          <w:numId w:val="67"/>
        </w:numPr>
      </w:pPr>
      <w:r>
        <w:t>El sistema actualizo y mostro la nueva descripción sin errores.</w:t>
      </w:r>
    </w:p>
    <w:p w14:paraId="21636142" w14:textId="77777777" w:rsidR="00BF20EC" w:rsidRDefault="00BF20EC" w:rsidP="00BF20EC"/>
    <w:p w14:paraId="38C81699" w14:textId="17F00400" w:rsidR="00BF20EC" w:rsidRPr="008C5944" w:rsidRDefault="00BF20EC" w:rsidP="00BF20EC">
      <w:pPr>
        <w:pStyle w:val="Descripcin"/>
      </w:pPr>
      <w:r>
        <w:t xml:space="preserve">Figura </w:t>
      </w:r>
      <w:r w:rsidR="00267181">
        <w:fldChar w:fldCharType="begin"/>
      </w:r>
      <w:r w:rsidR="00267181">
        <w:instrText xml:space="preserve"> STYLEREF 1 \s </w:instrText>
      </w:r>
      <w:r w:rsidR="00267181">
        <w:fldChar w:fldCharType="separate"/>
      </w:r>
      <w:r w:rsidR="00267181">
        <w:rPr>
          <w:noProof/>
        </w:rPr>
        <w:t>7</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fldChar w:fldCharType="end"/>
      </w:r>
      <w:r>
        <w:t xml:space="preserve"> “Captura de pantalla de prueba 1-2-3 caso de uso N°1.</w:t>
      </w:r>
      <w:r>
        <w:t>3.1</w:t>
      </w:r>
      <w:r>
        <w:t>”</w:t>
      </w:r>
    </w:p>
    <w:p w14:paraId="32F9EB63" w14:textId="77777777" w:rsidR="00BF20EC" w:rsidRDefault="00BF20EC" w:rsidP="00BF20EC"/>
    <w:p w14:paraId="65EAED68" w14:textId="77777777" w:rsidR="00796A6B" w:rsidRPr="008C5944" w:rsidRDefault="00796A6B" w:rsidP="00796A6B">
      <w:pPr>
        <w:ind w:left="720" w:firstLine="0"/>
      </w:pPr>
      <w:r>
        <w:t>IMAGEN RESULTADOS CON CUADROS RESALTANDOS RESULTADOS</w:t>
      </w:r>
    </w:p>
    <w:p w14:paraId="00A2AB51" w14:textId="77777777" w:rsidR="00796A6B" w:rsidRDefault="00796A6B" w:rsidP="00796A6B">
      <w:r>
        <w:t xml:space="preserve">Fuente: Captura realizada al sistema web </w:t>
      </w:r>
      <w:proofErr w:type="spellStart"/>
      <w:r>
        <w:t>EugCOM</w:t>
      </w:r>
      <w:proofErr w:type="spellEnd"/>
    </w:p>
    <w:p w14:paraId="7B92F18D" w14:textId="77777777" w:rsidR="00796A6B" w:rsidRPr="004B79BA" w:rsidRDefault="00796A6B" w:rsidP="00796A6B">
      <w:pPr>
        <w:spacing w:line="278" w:lineRule="auto"/>
        <w:ind w:firstLine="0"/>
        <w:jc w:val="left"/>
      </w:pPr>
      <w:r>
        <w:br w:type="page"/>
      </w:r>
    </w:p>
    <w:p w14:paraId="4F49B817" w14:textId="77777777" w:rsidR="00796A6B" w:rsidRDefault="00796A6B" w:rsidP="00796A6B">
      <w:pPr>
        <w:pStyle w:val="Ttulo2"/>
      </w:pPr>
      <w:r>
        <w:lastRenderedPageBreak/>
        <w:t>Prueba Unitaria CU N°1.3.2</w:t>
      </w:r>
    </w:p>
    <w:p w14:paraId="5A283820" w14:textId="77777777" w:rsidR="00796A6B" w:rsidRPr="004B79BA" w:rsidRDefault="00796A6B" w:rsidP="00796A6B"/>
    <w:p w14:paraId="53FE016F" w14:textId="77777777" w:rsidR="00796A6B" w:rsidRPr="006C0843" w:rsidRDefault="00796A6B" w:rsidP="00796A6B">
      <w:r w:rsidRPr="006C0843">
        <w:t xml:space="preserve">En la </w:t>
      </w:r>
      <w:r w:rsidRPr="006C0843">
        <w:rPr>
          <w:i/>
        </w:rPr>
        <w:t xml:space="preserve">Tabla </w:t>
      </w:r>
      <w:r>
        <w:rPr>
          <w:i/>
        </w:rPr>
        <w:t>7.3</w:t>
      </w:r>
      <w:r w:rsidRPr="006C0843">
        <w:t xml:space="preserve"> se puede visualizar el Caso de uso N°1.3.2, el cual consiste en que el sistema permite cambiar el turno a un trabajador que ya presenta un turno.</w:t>
      </w:r>
    </w:p>
    <w:p w14:paraId="5289E90C" w14:textId="77777777" w:rsidR="00796A6B" w:rsidRPr="006C0843" w:rsidRDefault="00796A6B" w:rsidP="00796A6B">
      <w:pPr>
        <w:spacing w:line="278" w:lineRule="auto"/>
        <w:ind w:firstLine="0"/>
        <w:jc w:val="left"/>
        <w:rPr>
          <w:i/>
          <w:iCs/>
        </w:rPr>
      </w:pPr>
    </w:p>
    <w:p w14:paraId="0FBE5684" w14:textId="77777777" w:rsidR="00796A6B" w:rsidRDefault="00796A6B" w:rsidP="00796A6B">
      <w:pPr>
        <w:pStyle w:val="Descripcin"/>
      </w:pPr>
    </w:p>
    <w:p w14:paraId="1409C1AD" w14:textId="77777777" w:rsidR="00796A6B" w:rsidRPr="006C0843" w:rsidRDefault="00796A6B" w:rsidP="00796A6B">
      <w:pPr>
        <w:pStyle w:val="Descripcin"/>
      </w:pPr>
      <w:bookmarkStart w:id="597" w:name="_Toc209985086"/>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w:t>
      </w:r>
      <w:r>
        <w:rPr>
          <w:noProof/>
        </w:rPr>
        <w:fldChar w:fldCharType="end"/>
      </w:r>
      <w:r w:rsidRPr="006C0843">
        <w:t xml:space="preserve"> Caso de uso N°1.3.2, Cambiando el turno de los trabajadores</w:t>
      </w:r>
      <w:bookmarkEnd w:id="597"/>
    </w:p>
    <w:p w14:paraId="5557B468" w14:textId="77777777" w:rsidR="00796A6B" w:rsidRPr="006C0843" w:rsidRDefault="00796A6B" w:rsidP="00796A6B">
      <w:pPr>
        <w:pStyle w:val="Sinespaciado"/>
      </w:pPr>
      <w:r w:rsidRPr="006C0843">
        <w:rPr>
          <w:noProof/>
        </w:rPr>
        <w:drawing>
          <wp:inline distT="0" distB="0" distL="0" distR="0" wp14:anchorId="27133CF1" wp14:editId="2815BCCC">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20B0DA37" w14:textId="77777777" w:rsidR="00796A6B" w:rsidRPr="006C0843" w:rsidRDefault="00796A6B" w:rsidP="00796A6B">
      <w:pPr>
        <w:spacing w:line="278" w:lineRule="auto"/>
        <w:ind w:firstLine="0"/>
        <w:jc w:val="left"/>
      </w:pPr>
    </w:p>
    <w:p w14:paraId="3BB0410E" w14:textId="77777777" w:rsidR="00796A6B" w:rsidRPr="006C0843" w:rsidRDefault="00796A6B" w:rsidP="00796A6B">
      <w:r w:rsidRPr="006C0843">
        <w:t>Fuente: Elaborado por el estudiante de acuerdo con el proyecto</w:t>
      </w:r>
    </w:p>
    <w:p w14:paraId="73BC7E17" w14:textId="77777777" w:rsidR="00796A6B" w:rsidRDefault="00796A6B" w:rsidP="00796A6B">
      <w:r w:rsidRPr="008C5944">
        <w:t>Casos de prueba:</w:t>
      </w:r>
      <w:r>
        <w:t xml:space="preserve"> </w:t>
      </w:r>
    </w:p>
    <w:p w14:paraId="213E278D" w14:textId="77777777" w:rsidR="00796A6B" w:rsidRDefault="00796A6B" w:rsidP="00796A6B">
      <w:pPr>
        <w:pStyle w:val="Prrafodelista"/>
        <w:numPr>
          <w:ilvl w:val="0"/>
          <w:numId w:val="68"/>
        </w:numPr>
      </w:pPr>
      <w:r>
        <w:t>Validar que se pueda cambiar el turno de un trabajador ya asignado.</w:t>
      </w:r>
    </w:p>
    <w:p w14:paraId="688014FA" w14:textId="77777777" w:rsidR="00796A6B" w:rsidRDefault="00796A6B" w:rsidP="00796A6B">
      <w:pPr>
        <w:pStyle w:val="Prrafodelista"/>
        <w:numPr>
          <w:ilvl w:val="0"/>
          <w:numId w:val="68"/>
        </w:numPr>
      </w:pPr>
      <w:r>
        <w:t>Verificar la carga de la lista de turnos disponibles.</w:t>
      </w:r>
    </w:p>
    <w:p w14:paraId="14B1A2F9" w14:textId="77777777" w:rsidR="00796A6B" w:rsidRPr="008C5944" w:rsidRDefault="00796A6B" w:rsidP="00796A6B">
      <w:pPr>
        <w:pStyle w:val="Prrafodelista"/>
        <w:numPr>
          <w:ilvl w:val="0"/>
          <w:numId w:val="68"/>
        </w:numPr>
      </w:pPr>
      <w:r>
        <w:t>Verificar que el sistema actualice el turno asignado al trabajador.</w:t>
      </w:r>
    </w:p>
    <w:p w14:paraId="7DC5F05D" w14:textId="77777777" w:rsidR="00796A6B" w:rsidRDefault="00796A6B" w:rsidP="00796A6B">
      <w:pPr>
        <w:ind w:left="720" w:firstLine="0"/>
      </w:pPr>
      <w:r w:rsidRPr="008C5944">
        <w:lastRenderedPageBreak/>
        <w:t>Resultados Esperados:</w:t>
      </w:r>
    </w:p>
    <w:p w14:paraId="2DA30BAF" w14:textId="77777777" w:rsidR="00796A6B" w:rsidRDefault="00796A6B" w:rsidP="00796A6B">
      <w:pPr>
        <w:pStyle w:val="Prrafodelista"/>
        <w:numPr>
          <w:ilvl w:val="0"/>
          <w:numId w:val="69"/>
        </w:numPr>
      </w:pPr>
      <w:r>
        <w:t xml:space="preserve">El sistema </w:t>
      </w:r>
      <w:proofErr w:type="spellStart"/>
      <w:r>
        <w:t>acutaliza</w:t>
      </w:r>
      <w:proofErr w:type="spellEnd"/>
      <w:r>
        <w:t xml:space="preserve"> el turno y refleja el cambio en la lista.</w:t>
      </w:r>
    </w:p>
    <w:p w14:paraId="630401A1" w14:textId="77777777" w:rsidR="00796A6B" w:rsidRDefault="00796A6B" w:rsidP="00796A6B">
      <w:pPr>
        <w:pStyle w:val="Prrafodelista"/>
        <w:numPr>
          <w:ilvl w:val="0"/>
          <w:numId w:val="69"/>
        </w:numPr>
      </w:pPr>
      <w:r>
        <w:t>El sistema muestra los turnos disponibles para seleccionar.</w:t>
      </w:r>
    </w:p>
    <w:p w14:paraId="2BBF5B26" w14:textId="77777777" w:rsidR="00796A6B" w:rsidRPr="008C5944" w:rsidRDefault="00796A6B" w:rsidP="00796A6B">
      <w:pPr>
        <w:pStyle w:val="Prrafodelista"/>
        <w:numPr>
          <w:ilvl w:val="0"/>
          <w:numId w:val="69"/>
        </w:numPr>
      </w:pPr>
      <w:r>
        <w:t>El nuevo turno se asigna y refleja correctamente en la lista</w:t>
      </w:r>
    </w:p>
    <w:p w14:paraId="67189C97" w14:textId="77777777" w:rsidR="00796A6B" w:rsidRDefault="00796A6B" w:rsidP="00796A6B">
      <w:pPr>
        <w:ind w:left="720" w:firstLine="0"/>
      </w:pPr>
      <w:r w:rsidRPr="008C5944">
        <w:t>Resultados obtenidos</w:t>
      </w:r>
      <w:r>
        <w:t>:</w:t>
      </w:r>
    </w:p>
    <w:p w14:paraId="363C3A40" w14:textId="77777777" w:rsidR="00796A6B" w:rsidRDefault="00796A6B" w:rsidP="00796A6B">
      <w:pPr>
        <w:pStyle w:val="Prrafodelista"/>
        <w:numPr>
          <w:ilvl w:val="0"/>
          <w:numId w:val="70"/>
        </w:numPr>
      </w:pPr>
      <w:r>
        <w:t>El turno fue cambiado correctamente y se visualizó la actualización.</w:t>
      </w:r>
    </w:p>
    <w:p w14:paraId="3F938A95" w14:textId="77777777" w:rsidR="00796A6B" w:rsidRDefault="00796A6B" w:rsidP="00796A6B">
      <w:pPr>
        <w:pStyle w:val="Prrafodelista"/>
        <w:numPr>
          <w:ilvl w:val="0"/>
          <w:numId w:val="70"/>
        </w:numPr>
      </w:pPr>
      <w:r>
        <w:t>Los turnos disponibles se cargaron correctamente.</w:t>
      </w:r>
    </w:p>
    <w:p w14:paraId="1A384E19" w14:textId="77777777" w:rsidR="00796A6B" w:rsidRDefault="00796A6B" w:rsidP="00796A6B">
      <w:pPr>
        <w:pStyle w:val="Prrafodelista"/>
        <w:numPr>
          <w:ilvl w:val="0"/>
          <w:numId w:val="70"/>
        </w:numPr>
      </w:pPr>
      <w:r>
        <w:t>El nuevo turno se registra exitosamente y se mostró actualizado</w:t>
      </w:r>
    </w:p>
    <w:p w14:paraId="03496F7C" w14:textId="77777777" w:rsidR="00BF20EC" w:rsidRDefault="00BF20EC" w:rsidP="00BF20EC"/>
    <w:p w14:paraId="43803FD2" w14:textId="0948D727" w:rsidR="00BF20EC" w:rsidRPr="008C5944" w:rsidRDefault="00BF20EC" w:rsidP="00BF20EC">
      <w:pPr>
        <w:pStyle w:val="Descripcin"/>
      </w:pPr>
      <w:r>
        <w:t xml:space="preserve">Figura </w:t>
      </w:r>
      <w:r w:rsidR="00267181">
        <w:fldChar w:fldCharType="begin"/>
      </w:r>
      <w:r w:rsidR="00267181">
        <w:instrText xml:space="preserve"> STYLEREF 1 \s </w:instrText>
      </w:r>
      <w:r w:rsidR="00267181">
        <w:fldChar w:fldCharType="separate"/>
      </w:r>
      <w:r w:rsidR="00267181">
        <w:rPr>
          <w:noProof/>
        </w:rPr>
        <w:t>7</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fldChar w:fldCharType="end"/>
      </w:r>
      <w:r>
        <w:t xml:space="preserve"> “Captura de pantalla de prueba 1-2-3 caso de uso N°1.</w:t>
      </w:r>
      <w:r>
        <w:t>3.2</w:t>
      </w:r>
      <w:r>
        <w:t>”</w:t>
      </w:r>
    </w:p>
    <w:p w14:paraId="0DB06786" w14:textId="77777777" w:rsidR="00BF20EC" w:rsidRDefault="00BF20EC" w:rsidP="00BF20EC"/>
    <w:p w14:paraId="7D18D1FF" w14:textId="77777777" w:rsidR="00796A6B" w:rsidRPr="008C5944" w:rsidRDefault="00796A6B" w:rsidP="00796A6B">
      <w:pPr>
        <w:ind w:left="720" w:firstLine="0"/>
      </w:pPr>
      <w:r>
        <w:t>IMAGEN RESULTADOS CON CUADROS RESALTANDOS RESULTADOS</w:t>
      </w:r>
    </w:p>
    <w:p w14:paraId="3C3D1754" w14:textId="77777777" w:rsidR="00796A6B" w:rsidRDefault="00796A6B" w:rsidP="00796A6B">
      <w:r>
        <w:t xml:space="preserve">Fuente: Captura realizada al sistema web </w:t>
      </w:r>
      <w:proofErr w:type="spellStart"/>
      <w:r>
        <w:t>EugCOM</w:t>
      </w:r>
      <w:proofErr w:type="spellEnd"/>
    </w:p>
    <w:p w14:paraId="0EB4B661" w14:textId="77777777" w:rsidR="00796A6B" w:rsidRPr="00CB0FA9" w:rsidRDefault="00796A6B" w:rsidP="00796A6B">
      <w:pPr>
        <w:spacing w:line="278" w:lineRule="auto"/>
        <w:ind w:firstLine="0"/>
        <w:jc w:val="left"/>
        <w:rPr>
          <w:rFonts w:eastAsiaTheme="majorEastAsia" w:cstheme="majorBidi"/>
          <w:szCs w:val="32"/>
        </w:rPr>
      </w:pPr>
      <w:r>
        <w:br w:type="page"/>
      </w:r>
    </w:p>
    <w:p w14:paraId="45C557F1" w14:textId="77777777" w:rsidR="00796A6B" w:rsidRPr="00CB0FA9" w:rsidRDefault="00796A6B" w:rsidP="00796A6B"/>
    <w:p w14:paraId="3ECB94F0" w14:textId="77777777" w:rsidR="00796A6B" w:rsidRDefault="00796A6B" w:rsidP="00796A6B">
      <w:pPr>
        <w:pStyle w:val="Ttulo2"/>
      </w:pPr>
      <w:r>
        <w:t>Prueba Unitaria CU N°1.5</w:t>
      </w:r>
    </w:p>
    <w:p w14:paraId="231D939B" w14:textId="77777777" w:rsidR="00796A6B" w:rsidRDefault="00796A6B" w:rsidP="00796A6B"/>
    <w:p w14:paraId="40B461AC" w14:textId="77777777" w:rsidR="00796A6B" w:rsidRPr="006C0843" w:rsidRDefault="00796A6B" w:rsidP="00796A6B">
      <w:r w:rsidRPr="006C0843">
        <w:t>En la</w:t>
      </w:r>
      <w:r w:rsidRPr="006C0843">
        <w:rPr>
          <w:i/>
        </w:rPr>
        <w:t xml:space="preserve"> Tabla </w:t>
      </w:r>
      <w:r>
        <w:rPr>
          <w:i/>
        </w:rPr>
        <w:t>7.4</w:t>
      </w:r>
      <w:r w:rsidRPr="006C0843">
        <w:rPr>
          <w:i/>
        </w:rPr>
        <w:t xml:space="preserve"> </w:t>
      </w:r>
      <w:r w:rsidRPr="006C0843">
        <w:t>se puede visualizar el Caso de uso N°1.5 cuyo propósito es crear los departamentos de la empresa, el sistema permite agregar los departamentos que pertenecen a la empresa.</w:t>
      </w:r>
    </w:p>
    <w:p w14:paraId="6313DE72" w14:textId="77777777" w:rsidR="00796A6B" w:rsidRPr="006C0843" w:rsidRDefault="00796A6B" w:rsidP="00796A6B">
      <w:pPr>
        <w:spacing w:line="278" w:lineRule="auto"/>
        <w:ind w:firstLine="0"/>
        <w:jc w:val="left"/>
      </w:pPr>
    </w:p>
    <w:p w14:paraId="0C49A8E3" w14:textId="77777777" w:rsidR="00796A6B" w:rsidRPr="006C0843" w:rsidRDefault="00796A6B" w:rsidP="00796A6B">
      <w:pPr>
        <w:pStyle w:val="Descripcin"/>
      </w:pPr>
      <w:bookmarkStart w:id="598" w:name="_Toc20998508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w:t>
      </w:r>
      <w:r>
        <w:rPr>
          <w:noProof/>
        </w:rPr>
        <w:fldChar w:fldCharType="end"/>
      </w:r>
      <w:r w:rsidRPr="006C0843">
        <w:t xml:space="preserve"> Caso de uso N°1.5, Creando los departamentos de la empresa</w:t>
      </w:r>
      <w:bookmarkEnd w:id="598"/>
    </w:p>
    <w:p w14:paraId="00E0CE68" w14:textId="77777777" w:rsidR="00796A6B" w:rsidRPr="006C0843" w:rsidRDefault="00796A6B" w:rsidP="00796A6B">
      <w:pPr>
        <w:pStyle w:val="Sinespaciado"/>
      </w:pPr>
      <w:r w:rsidRPr="00B45140">
        <w:rPr>
          <w:noProof/>
        </w:rPr>
        <w:drawing>
          <wp:inline distT="0" distB="0" distL="0" distR="0" wp14:anchorId="64F8B061" wp14:editId="33936403">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4B5B1943" w14:textId="77777777" w:rsidR="00796A6B" w:rsidRPr="006C0843" w:rsidRDefault="00796A6B" w:rsidP="00796A6B">
      <w:pPr>
        <w:spacing w:line="278" w:lineRule="auto"/>
        <w:ind w:firstLine="0"/>
        <w:jc w:val="left"/>
      </w:pPr>
    </w:p>
    <w:p w14:paraId="00E50300" w14:textId="77777777" w:rsidR="00796A6B" w:rsidRDefault="00796A6B" w:rsidP="00796A6B">
      <w:r w:rsidRPr="006C0843">
        <w:t>Fuente: Elaborado por el estudiante de acuerdo con el proyecto</w:t>
      </w:r>
    </w:p>
    <w:p w14:paraId="6CB0C5E7" w14:textId="77777777" w:rsidR="00796A6B" w:rsidRDefault="00796A6B" w:rsidP="00796A6B">
      <w:r w:rsidRPr="008C5944">
        <w:t>Casos de prueba:</w:t>
      </w:r>
    </w:p>
    <w:p w14:paraId="54A523E2" w14:textId="77777777" w:rsidR="00796A6B" w:rsidRDefault="00796A6B" w:rsidP="00796A6B">
      <w:pPr>
        <w:pStyle w:val="Prrafodelista"/>
        <w:numPr>
          <w:ilvl w:val="0"/>
          <w:numId w:val="71"/>
        </w:numPr>
      </w:pPr>
      <w:r>
        <w:t>Verificar que se pueda crear nuevos departamentos en el sistema.</w:t>
      </w:r>
    </w:p>
    <w:p w14:paraId="5E5E68F2" w14:textId="77777777" w:rsidR="00796A6B" w:rsidRDefault="00796A6B" w:rsidP="00796A6B">
      <w:pPr>
        <w:pStyle w:val="Prrafodelista"/>
        <w:numPr>
          <w:ilvl w:val="0"/>
          <w:numId w:val="71"/>
        </w:numPr>
      </w:pPr>
      <w:r>
        <w:t>Verificar que el sistema valide los campos obligatorios.</w:t>
      </w:r>
    </w:p>
    <w:p w14:paraId="66ECEF91" w14:textId="77777777" w:rsidR="00796A6B" w:rsidRPr="008C5944" w:rsidRDefault="00796A6B" w:rsidP="00796A6B">
      <w:pPr>
        <w:pStyle w:val="Prrafodelista"/>
        <w:numPr>
          <w:ilvl w:val="0"/>
          <w:numId w:val="71"/>
        </w:numPr>
      </w:pPr>
      <w:r>
        <w:lastRenderedPageBreak/>
        <w:t>Verificar que el departamento creado aparezca en el listado</w:t>
      </w:r>
    </w:p>
    <w:p w14:paraId="2AAF7DD8" w14:textId="77777777" w:rsidR="00796A6B" w:rsidRDefault="00796A6B" w:rsidP="00796A6B">
      <w:pPr>
        <w:ind w:left="720" w:firstLine="0"/>
      </w:pPr>
      <w:r w:rsidRPr="008C5944">
        <w:t>Resultados Esperados:</w:t>
      </w:r>
    </w:p>
    <w:p w14:paraId="297B9E16" w14:textId="77777777" w:rsidR="00796A6B" w:rsidRDefault="00796A6B" w:rsidP="00796A6B">
      <w:pPr>
        <w:pStyle w:val="Prrafodelista"/>
        <w:numPr>
          <w:ilvl w:val="0"/>
          <w:numId w:val="72"/>
        </w:numPr>
      </w:pPr>
      <w:r>
        <w:t>El departamento se registra y aparece en la lista de departamentos.</w:t>
      </w:r>
    </w:p>
    <w:p w14:paraId="066C8AF0" w14:textId="77777777" w:rsidR="00796A6B" w:rsidRDefault="00796A6B" w:rsidP="00796A6B">
      <w:pPr>
        <w:pStyle w:val="Prrafodelista"/>
        <w:numPr>
          <w:ilvl w:val="0"/>
          <w:numId w:val="72"/>
        </w:numPr>
      </w:pPr>
      <w:r>
        <w:t>El sistema exige completar los campos requeridos.</w:t>
      </w:r>
    </w:p>
    <w:p w14:paraId="0D1ABD9B" w14:textId="77777777" w:rsidR="00796A6B" w:rsidRPr="008C5944" w:rsidRDefault="00796A6B" w:rsidP="00796A6B">
      <w:pPr>
        <w:pStyle w:val="Prrafodelista"/>
        <w:numPr>
          <w:ilvl w:val="0"/>
          <w:numId w:val="72"/>
        </w:numPr>
      </w:pPr>
      <w:r>
        <w:t>El nuevo departamento se registra y visualiza correctamente.</w:t>
      </w:r>
    </w:p>
    <w:p w14:paraId="55E8A16C" w14:textId="77777777" w:rsidR="00796A6B" w:rsidRDefault="00796A6B" w:rsidP="00796A6B">
      <w:pPr>
        <w:ind w:left="720" w:firstLine="0"/>
      </w:pPr>
      <w:r w:rsidRPr="008C5944">
        <w:t>Resultados obtenidos</w:t>
      </w:r>
      <w:r>
        <w:t>:</w:t>
      </w:r>
    </w:p>
    <w:p w14:paraId="58859C53" w14:textId="77777777" w:rsidR="00796A6B" w:rsidRDefault="00796A6B" w:rsidP="00796A6B">
      <w:pPr>
        <w:pStyle w:val="Prrafodelista"/>
        <w:numPr>
          <w:ilvl w:val="0"/>
          <w:numId w:val="73"/>
        </w:numPr>
      </w:pPr>
      <w:r>
        <w:t>El sistema creó y mostró correctamente el nuevo departamento.</w:t>
      </w:r>
    </w:p>
    <w:p w14:paraId="18CB122B" w14:textId="77777777" w:rsidR="00796A6B" w:rsidRDefault="00796A6B" w:rsidP="00796A6B">
      <w:pPr>
        <w:pStyle w:val="Prrafodelista"/>
        <w:numPr>
          <w:ilvl w:val="0"/>
          <w:numId w:val="73"/>
        </w:numPr>
      </w:pPr>
      <w:r>
        <w:t>El sistema validó los campos antes de guardar.</w:t>
      </w:r>
    </w:p>
    <w:p w14:paraId="4184B252" w14:textId="77777777" w:rsidR="00796A6B" w:rsidRDefault="00796A6B" w:rsidP="00796A6B">
      <w:pPr>
        <w:pStyle w:val="Prrafodelista"/>
        <w:numPr>
          <w:ilvl w:val="0"/>
          <w:numId w:val="73"/>
        </w:numPr>
      </w:pPr>
      <w:r>
        <w:t>El departamento se creó correctamente y aparece en la lista.</w:t>
      </w:r>
    </w:p>
    <w:p w14:paraId="1AB9BE32" w14:textId="77777777" w:rsidR="00796A6B" w:rsidRDefault="00796A6B" w:rsidP="00796A6B">
      <w:pPr>
        <w:ind w:left="720" w:firstLine="0"/>
      </w:pPr>
      <w:r>
        <w:t>IMAGEN RESULTADOS CON CUADROS RESALTANDOS RESULTADOS</w:t>
      </w:r>
    </w:p>
    <w:p w14:paraId="7D30364F" w14:textId="411356B7" w:rsidR="00BF20EC" w:rsidRPr="008C5944" w:rsidRDefault="00BF20EC" w:rsidP="00BF20EC">
      <w:pPr>
        <w:pStyle w:val="Descripcin"/>
      </w:pPr>
      <w:r>
        <w:t xml:space="preserve">Figura </w:t>
      </w:r>
      <w:r w:rsidR="00267181">
        <w:fldChar w:fldCharType="begin"/>
      </w:r>
      <w:r w:rsidR="00267181">
        <w:instrText xml:space="preserve"> STYLEREF 1 \s </w:instrText>
      </w:r>
      <w:r w:rsidR="00267181">
        <w:fldChar w:fldCharType="separate"/>
      </w:r>
      <w:r w:rsidR="00267181">
        <w:rPr>
          <w:noProof/>
        </w:rPr>
        <w:t>7</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4</w:t>
      </w:r>
      <w:r w:rsidR="00267181">
        <w:fldChar w:fldCharType="end"/>
      </w:r>
      <w:r>
        <w:t xml:space="preserve"> </w:t>
      </w:r>
      <w:r>
        <w:t>“Captura de pantalla de prueba 1-2-3 caso de uso N°</w:t>
      </w:r>
      <w:r>
        <w:t>1.5”</w:t>
      </w:r>
    </w:p>
    <w:p w14:paraId="62C245CD" w14:textId="77777777" w:rsidR="00796A6B" w:rsidRDefault="00796A6B" w:rsidP="00796A6B">
      <w:r>
        <w:t xml:space="preserve">Fuente: Captura realizada al sistema web </w:t>
      </w:r>
      <w:proofErr w:type="spellStart"/>
      <w:r>
        <w:t>EugCOM</w:t>
      </w:r>
      <w:proofErr w:type="spellEnd"/>
    </w:p>
    <w:p w14:paraId="51FCA7CE" w14:textId="77777777" w:rsidR="00796A6B" w:rsidRPr="004B79BA" w:rsidRDefault="00796A6B" w:rsidP="00796A6B"/>
    <w:p w14:paraId="64BE7DF9" w14:textId="77777777" w:rsidR="00796A6B" w:rsidRPr="00CB0FA9" w:rsidRDefault="00796A6B" w:rsidP="00796A6B">
      <w:pPr>
        <w:spacing w:line="278" w:lineRule="auto"/>
        <w:ind w:firstLine="0"/>
        <w:jc w:val="left"/>
        <w:rPr>
          <w:rFonts w:eastAsiaTheme="majorEastAsia" w:cstheme="majorBidi"/>
          <w:szCs w:val="32"/>
        </w:rPr>
      </w:pPr>
      <w:r>
        <w:br w:type="page"/>
      </w:r>
    </w:p>
    <w:p w14:paraId="7AF3A81F" w14:textId="77777777" w:rsidR="00796A6B" w:rsidRDefault="00796A6B" w:rsidP="00796A6B">
      <w:pPr>
        <w:pStyle w:val="Ttulo2"/>
      </w:pPr>
      <w:r>
        <w:lastRenderedPageBreak/>
        <w:t>Prueba Unitaria CU N°1.6</w:t>
      </w:r>
    </w:p>
    <w:p w14:paraId="7085B853" w14:textId="77777777" w:rsidR="00796A6B" w:rsidRPr="004B79BA" w:rsidRDefault="00796A6B" w:rsidP="00796A6B"/>
    <w:p w14:paraId="54FD4D26" w14:textId="77777777" w:rsidR="00796A6B" w:rsidRDefault="00796A6B" w:rsidP="00796A6B">
      <w:r w:rsidRPr="00627D3D">
        <w:t xml:space="preserve">En la </w:t>
      </w:r>
      <w:r w:rsidRPr="00627D3D">
        <w:rPr>
          <w:i/>
        </w:rPr>
        <w:t xml:space="preserve">Tabla </w:t>
      </w:r>
      <w:r>
        <w:rPr>
          <w:i/>
        </w:rPr>
        <w:t>7.5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14859488" w14:textId="77777777" w:rsidR="00796A6B" w:rsidRPr="00627D3D" w:rsidRDefault="00796A6B" w:rsidP="00796A6B"/>
    <w:p w14:paraId="639FE432" w14:textId="77777777" w:rsidR="00796A6B" w:rsidRPr="00627D3D" w:rsidRDefault="00796A6B" w:rsidP="00796A6B">
      <w:pPr>
        <w:pStyle w:val="Descripcin"/>
      </w:pPr>
      <w:bookmarkStart w:id="599" w:name="_Toc209985088"/>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5</w:t>
      </w:r>
      <w:r>
        <w:rPr>
          <w:noProof/>
        </w:rPr>
        <w:fldChar w:fldCharType="end"/>
      </w:r>
      <w:r>
        <w:t xml:space="preserve"> </w:t>
      </w:r>
      <w:r w:rsidRPr="00627D3D">
        <w:t>Caso de uso N°1.6, cambiando el estado de un departamento</w:t>
      </w:r>
      <w:bookmarkEnd w:id="599"/>
    </w:p>
    <w:p w14:paraId="08023440" w14:textId="77777777" w:rsidR="00796A6B" w:rsidRPr="00627D3D" w:rsidRDefault="00796A6B" w:rsidP="00796A6B">
      <w:pPr>
        <w:pStyle w:val="Sinespaciado"/>
      </w:pPr>
      <w:r>
        <w:rPr>
          <w:noProof/>
        </w:rPr>
        <w:drawing>
          <wp:inline distT="0" distB="0" distL="0" distR="0" wp14:anchorId="38709AB6" wp14:editId="52EC06DE">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4357422" cy="3834244"/>
                    </a:xfrm>
                    <a:prstGeom prst="rect">
                      <a:avLst/>
                    </a:prstGeom>
                  </pic:spPr>
                </pic:pic>
              </a:graphicData>
            </a:graphic>
          </wp:inline>
        </w:drawing>
      </w:r>
    </w:p>
    <w:p w14:paraId="579B25CF" w14:textId="77777777" w:rsidR="00796A6B" w:rsidRPr="00627D3D" w:rsidRDefault="00796A6B" w:rsidP="00796A6B">
      <w:pPr>
        <w:spacing w:line="278" w:lineRule="auto"/>
        <w:ind w:firstLine="0"/>
        <w:jc w:val="left"/>
      </w:pPr>
    </w:p>
    <w:p w14:paraId="760656A1" w14:textId="77777777" w:rsidR="00796A6B" w:rsidRDefault="00796A6B" w:rsidP="00796A6B">
      <w:r w:rsidRPr="00627D3D">
        <w:t>Fuente: Elaborado por el estudiante de acuerdo con el proyecto</w:t>
      </w:r>
    </w:p>
    <w:p w14:paraId="6C3655EC" w14:textId="77777777" w:rsidR="00796A6B" w:rsidRDefault="00796A6B" w:rsidP="00796A6B">
      <w:r w:rsidRPr="008C5944">
        <w:t>Casos de prueba:</w:t>
      </w:r>
    </w:p>
    <w:p w14:paraId="7B8B2D40" w14:textId="77777777" w:rsidR="00796A6B" w:rsidRDefault="00796A6B" w:rsidP="00796A6B">
      <w:pPr>
        <w:pStyle w:val="Prrafodelista"/>
        <w:numPr>
          <w:ilvl w:val="0"/>
          <w:numId w:val="75"/>
        </w:numPr>
      </w:pPr>
      <w:r>
        <w:t>Comprobar que se pueda activar o desactivar un departamento.</w:t>
      </w:r>
    </w:p>
    <w:p w14:paraId="2553ED75" w14:textId="77777777" w:rsidR="00796A6B" w:rsidRDefault="00796A6B" w:rsidP="00796A6B">
      <w:pPr>
        <w:pStyle w:val="Prrafodelista"/>
        <w:numPr>
          <w:ilvl w:val="0"/>
          <w:numId w:val="75"/>
        </w:numPr>
      </w:pPr>
      <w:r>
        <w:t>Verificar la existencia de la opción para cambiar estado.</w:t>
      </w:r>
    </w:p>
    <w:p w14:paraId="1FC96910" w14:textId="77777777" w:rsidR="00796A6B" w:rsidRPr="008C5944" w:rsidRDefault="00796A6B" w:rsidP="00796A6B">
      <w:pPr>
        <w:pStyle w:val="Prrafodelista"/>
        <w:numPr>
          <w:ilvl w:val="0"/>
          <w:numId w:val="75"/>
        </w:numPr>
      </w:pPr>
      <w:r>
        <w:t>Verificar que el cambio se refleje en la lista.</w:t>
      </w:r>
    </w:p>
    <w:p w14:paraId="0CD05033" w14:textId="77777777" w:rsidR="00796A6B" w:rsidRDefault="00796A6B" w:rsidP="00796A6B">
      <w:pPr>
        <w:ind w:left="720" w:firstLine="0"/>
      </w:pPr>
      <w:r w:rsidRPr="008C5944">
        <w:lastRenderedPageBreak/>
        <w:t>Resultados Esperados:</w:t>
      </w:r>
    </w:p>
    <w:p w14:paraId="2EA16FA6" w14:textId="77777777" w:rsidR="00796A6B" w:rsidRDefault="00796A6B" w:rsidP="00796A6B">
      <w:pPr>
        <w:pStyle w:val="Prrafodelista"/>
        <w:numPr>
          <w:ilvl w:val="0"/>
          <w:numId w:val="76"/>
        </w:numPr>
      </w:pPr>
      <w:r>
        <w:t>El estado del departamento cambia correctamente según la acción.</w:t>
      </w:r>
    </w:p>
    <w:p w14:paraId="0244F2D9" w14:textId="77777777" w:rsidR="00796A6B" w:rsidRDefault="00796A6B" w:rsidP="00796A6B">
      <w:pPr>
        <w:pStyle w:val="Prrafodelista"/>
        <w:numPr>
          <w:ilvl w:val="0"/>
          <w:numId w:val="76"/>
        </w:numPr>
      </w:pPr>
      <w:r>
        <w:t>El sistema modifica correctamente el estado seleccionado.</w:t>
      </w:r>
    </w:p>
    <w:p w14:paraId="2A252382" w14:textId="77777777" w:rsidR="00796A6B" w:rsidRPr="008C5944" w:rsidRDefault="00796A6B" w:rsidP="00796A6B">
      <w:pPr>
        <w:pStyle w:val="Prrafodelista"/>
        <w:numPr>
          <w:ilvl w:val="0"/>
          <w:numId w:val="76"/>
        </w:numPr>
      </w:pPr>
      <w:r>
        <w:t>La lista actualiza el estado visualmente.</w:t>
      </w:r>
    </w:p>
    <w:p w14:paraId="6DD0004D" w14:textId="77777777" w:rsidR="00796A6B" w:rsidRDefault="00796A6B" w:rsidP="00796A6B">
      <w:pPr>
        <w:ind w:left="720" w:firstLine="0"/>
      </w:pPr>
      <w:r w:rsidRPr="008C5944">
        <w:t>Resultados obtenidos</w:t>
      </w:r>
      <w:r>
        <w:t>:</w:t>
      </w:r>
    </w:p>
    <w:p w14:paraId="5FA88527" w14:textId="77777777" w:rsidR="00796A6B" w:rsidRDefault="00796A6B" w:rsidP="00796A6B">
      <w:pPr>
        <w:pStyle w:val="Prrafodelista"/>
        <w:numPr>
          <w:ilvl w:val="0"/>
          <w:numId w:val="77"/>
        </w:numPr>
      </w:pPr>
      <w:r>
        <w:t>El estado fue modificado con éxito y reflejado en la interfaz.</w:t>
      </w:r>
    </w:p>
    <w:p w14:paraId="5F091AAF" w14:textId="77777777" w:rsidR="00796A6B" w:rsidRDefault="00796A6B" w:rsidP="00796A6B">
      <w:pPr>
        <w:pStyle w:val="Prrafodelista"/>
        <w:numPr>
          <w:ilvl w:val="0"/>
          <w:numId w:val="77"/>
        </w:numPr>
      </w:pPr>
      <w:r>
        <w:t>La opción fue visible en cada registro.</w:t>
      </w:r>
    </w:p>
    <w:p w14:paraId="00769923" w14:textId="3161F9E5" w:rsidR="00267181" w:rsidRDefault="00796A6B" w:rsidP="00267181">
      <w:pPr>
        <w:pStyle w:val="Prrafodelista"/>
        <w:numPr>
          <w:ilvl w:val="0"/>
          <w:numId w:val="77"/>
        </w:numPr>
      </w:pPr>
      <w:r>
        <w:t>La lista mostró correctamente el nuevo estado.</w:t>
      </w:r>
    </w:p>
    <w:p w14:paraId="5C1512EF" w14:textId="77777777" w:rsidR="00267181" w:rsidRDefault="00267181" w:rsidP="00267181"/>
    <w:p w14:paraId="1BE4D809" w14:textId="7BE428C0"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5</w:t>
      </w:r>
      <w:r>
        <w:fldChar w:fldCharType="end"/>
      </w:r>
      <w:r>
        <w:t xml:space="preserve"> “Captura de pantalla de prueba 1-2-3 caso de uso N°1.</w:t>
      </w:r>
      <w:r>
        <w:t>6</w:t>
      </w:r>
      <w:r>
        <w:t>”</w:t>
      </w:r>
    </w:p>
    <w:p w14:paraId="38151574" w14:textId="77777777" w:rsidR="00267181" w:rsidRDefault="00267181" w:rsidP="00267181"/>
    <w:p w14:paraId="028918E6" w14:textId="77777777" w:rsidR="00796A6B" w:rsidRPr="008C5944" w:rsidRDefault="00796A6B" w:rsidP="00796A6B">
      <w:pPr>
        <w:ind w:left="720" w:firstLine="0"/>
      </w:pPr>
      <w:r>
        <w:t>IMAGEN RESULTADOS CON CUADROS RESALTANDOS RESULTADOS</w:t>
      </w:r>
    </w:p>
    <w:p w14:paraId="608CDAC9" w14:textId="77777777" w:rsidR="00796A6B" w:rsidRDefault="00796A6B" w:rsidP="00796A6B">
      <w:r>
        <w:t xml:space="preserve">Fuente: Captura realizada al sistema web </w:t>
      </w:r>
      <w:proofErr w:type="spellStart"/>
      <w:r>
        <w:t>EugCOM</w:t>
      </w:r>
      <w:proofErr w:type="spellEnd"/>
    </w:p>
    <w:p w14:paraId="16B249CF" w14:textId="77777777" w:rsidR="00796A6B" w:rsidRPr="004B79BA" w:rsidRDefault="00796A6B" w:rsidP="00796A6B"/>
    <w:p w14:paraId="50C64D2F" w14:textId="77777777" w:rsidR="00796A6B" w:rsidRPr="00CB0FA9" w:rsidRDefault="00796A6B" w:rsidP="00796A6B">
      <w:pPr>
        <w:spacing w:line="278" w:lineRule="auto"/>
        <w:ind w:firstLine="0"/>
        <w:jc w:val="left"/>
        <w:rPr>
          <w:rFonts w:eastAsiaTheme="majorEastAsia" w:cstheme="majorBidi"/>
          <w:szCs w:val="32"/>
        </w:rPr>
      </w:pPr>
      <w:r>
        <w:br w:type="page"/>
      </w:r>
    </w:p>
    <w:p w14:paraId="628BECBF" w14:textId="77777777" w:rsidR="00796A6B" w:rsidRDefault="00796A6B" w:rsidP="00796A6B">
      <w:pPr>
        <w:pStyle w:val="Ttulo2"/>
      </w:pPr>
      <w:r>
        <w:lastRenderedPageBreak/>
        <w:t>Prueba Unitaria CU N°1.8</w:t>
      </w:r>
    </w:p>
    <w:p w14:paraId="2D065213" w14:textId="77777777" w:rsidR="00796A6B" w:rsidRDefault="00796A6B" w:rsidP="00796A6B"/>
    <w:p w14:paraId="668771F3" w14:textId="77777777" w:rsidR="00796A6B" w:rsidRPr="006C0843" w:rsidRDefault="00796A6B" w:rsidP="00796A6B">
      <w:r w:rsidRPr="006C0843">
        <w:t xml:space="preserve">En la </w:t>
      </w:r>
      <w:r w:rsidRPr="006C0843">
        <w:rPr>
          <w:i/>
        </w:rPr>
        <w:t>Tabla</w:t>
      </w:r>
      <w:r>
        <w:rPr>
          <w:i/>
        </w:rPr>
        <w:t xml:space="preserve"> 7.6</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752B6951" w14:textId="77777777" w:rsidR="00796A6B" w:rsidRPr="006C0843" w:rsidRDefault="00796A6B" w:rsidP="00796A6B">
      <w:pPr>
        <w:spacing w:line="278" w:lineRule="auto"/>
        <w:ind w:firstLine="0"/>
        <w:jc w:val="left"/>
      </w:pPr>
    </w:p>
    <w:p w14:paraId="1D7433CD" w14:textId="77777777" w:rsidR="00796A6B" w:rsidRPr="006C0843" w:rsidRDefault="00796A6B" w:rsidP="00796A6B">
      <w:pPr>
        <w:pStyle w:val="Descripcin"/>
      </w:pPr>
      <w:bookmarkStart w:id="600" w:name="_Toc20998508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6</w:t>
      </w:r>
      <w:r>
        <w:rPr>
          <w:noProof/>
        </w:rPr>
        <w:fldChar w:fldCharType="end"/>
      </w:r>
      <w:r>
        <w:t xml:space="preserve"> </w:t>
      </w:r>
      <w:r w:rsidRPr="006C0843">
        <w:t>Caso de uso N °1.8, Creando motivo de permiso</w:t>
      </w:r>
      <w:bookmarkEnd w:id="600"/>
    </w:p>
    <w:p w14:paraId="0DF3FE31" w14:textId="77777777" w:rsidR="00796A6B" w:rsidRPr="006C0843" w:rsidRDefault="00796A6B" w:rsidP="00796A6B">
      <w:pPr>
        <w:pStyle w:val="Sinespaciado"/>
      </w:pPr>
      <w:r w:rsidRPr="006C0843">
        <w:rPr>
          <w:noProof/>
        </w:rPr>
        <w:drawing>
          <wp:inline distT="0" distB="0" distL="0" distR="0" wp14:anchorId="43D048D1" wp14:editId="28864F6C">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646B528C" w14:textId="77777777" w:rsidR="00796A6B" w:rsidRPr="006C0843" w:rsidRDefault="00796A6B" w:rsidP="00796A6B">
      <w:pPr>
        <w:spacing w:line="278" w:lineRule="auto"/>
        <w:ind w:firstLine="0"/>
        <w:jc w:val="left"/>
      </w:pPr>
    </w:p>
    <w:p w14:paraId="044AC045" w14:textId="77777777" w:rsidR="00796A6B" w:rsidRPr="006C0843" w:rsidRDefault="00796A6B" w:rsidP="00796A6B">
      <w:pPr>
        <w:spacing w:line="278" w:lineRule="auto"/>
        <w:ind w:firstLine="0"/>
        <w:jc w:val="left"/>
      </w:pPr>
    </w:p>
    <w:p w14:paraId="42BED0C3" w14:textId="77777777" w:rsidR="00796A6B" w:rsidRDefault="00796A6B" w:rsidP="00796A6B">
      <w:r w:rsidRPr="006C0843">
        <w:t>Fuente: Elaborado por el estudiante de acuerdo con el proyecto</w:t>
      </w:r>
    </w:p>
    <w:p w14:paraId="2D5B9D6F" w14:textId="77777777" w:rsidR="00796A6B" w:rsidRDefault="00796A6B" w:rsidP="00796A6B">
      <w:r w:rsidRPr="008C5944">
        <w:lastRenderedPageBreak/>
        <w:t>Casos de prueba:</w:t>
      </w:r>
    </w:p>
    <w:p w14:paraId="2EB387F0" w14:textId="77777777" w:rsidR="00796A6B" w:rsidRDefault="00796A6B" w:rsidP="00796A6B">
      <w:pPr>
        <w:pStyle w:val="Prrafodelista"/>
        <w:numPr>
          <w:ilvl w:val="0"/>
          <w:numId w:val="78"/>
        </w:numPr>
      </w:pPr>
      <w:r>
        <w:t>Validar que se pueda registrar un nuevo motivo de permiso.</w:t>
      </w:r>
    </w:p>
    <w:p w14:paraId="3872C925" w14:textId="77777777" w:rsidR="00796A6B" w:rsidRDefault="00796A6B" w:rsidP="00796A6B">
      <w:pPr>
        <w:pStyle w:val="Prrafodelista"/>
        <w:numPr>
          <w:ilvl w:val="0"/>
          <w:numId w:val="78"/>
        </w:numPr>
      </w:pPr>
      <w:r>
        <w:t>Verificar que el motivo creado aparezca en la lista.</w:t>
      </w:r>
    </w:p>
    <w:p w14:paraId="269B6ACF" w14:textId="77777777" w:rsidR="00796A6B" w:rsidRDefault="00796A6B" w:rsidP="00796A6B">
      <w:pPr>
        <w:ind w:left="720" w:firstLine="0"/>
      </w:pPr>
      <w:r w:rsidRPr="008C5944">
        <w:t>Resultados Esperados:</w:t>
      </w:r>
    </w:p>
    <w:p w14:paraId="335D3CED" w14:textId="77777777" w:rsidR="00796A6B" w:rsidRDefault="00796A6B" w:rsidP="00796A6B">
      <w:pPr>
        <w:pStyle w:val="Prrafodelista"/>
        <w:numPr>
          <w:ilvl w:val="0"/>
          <w:numId w:val="79"/>
        </w:numPr>
      </w:pPr>
      <w:r>
        <w:t>El motivo se guarda y aparece en el listado correspondiente.</w:t>
      </w:r>
    </w:p>
    <w:p w14:paraId="1AF70CA4" w14:textId="77777777" w:rsidR="00796A6B" w:rsidRDefault="00796A6B" w:rsidP="00796A6B">
      <w:pPr>
        <w:pStyle w:val="Prrafodelista"/>
        <w:numPr>
          <w:ilvl w:val="0"/>
          <w:numId w:val="79"/>
        </w:numPr>
      </w:pPr>
      <w:r>
        <w:t>El motivo aparece correctamente en el listado.</w:t>
      </w:r>
    </w:p>
    <w:p w14:paraId="12ACC06E" w14:textId="77777777" w:rsidR="00796A6B" w:rsidRDefault="00796A6B" w:rsidP="00796A6B">
      <w:r w:rsidRPr="008C5944">
        <w:t>Resultados obtenidos</w:t>
      </w:r>
      <w:r>
        <w:t>:</w:t>
      </w:r>
    </w:p>
    <w:p w14:paraId="085EEF11" w14:textId="77777777" w:rsidR="00796A6B" w:rsidRDefault="00796A6B" w:rsidP="00796A6B">
      <w:pPr>
        <w:pStyle w:val="Prrafodelista"/>
        <w:numPr>
          <w:ilvl w:val="0"/>
          <w:numId w:val="80"/>
        </w:numPr>
      </w:pPr>
      <w:r>
        <w:t>El motivo fue creado y visualizado correctamente en el sistema.</w:t>
      </w:r>
    </w:p>
    <w:p w14:paraId="3D060E02" w14:textId="77777777" w:rsidR="00796A6B" w:rsidRDefault="00796A6B" w:rsidP="00796A6B">
      <w:pPr>
        <w:pStyle w:val="Prrafodelista"/>
        <w:numPr>
          <w:ilvl w:val="0"/>
          <w:numId w:val="80"/>
        </w:numPr>
      </w:pPr>
      <w:r>
        <w:t>El nuevo motivo se visualiza en la lista.</w:t>
      </w:r>
    </w:p>
    <w:p w14:paraId="6A7E2E43" w14:textId="77777777" w:rsidR="00267181" w:rsidRDefault="00267181" w:rsidP="00267181"/>
    <w:p w14:paraId="283F0CD1" w14:textId="7830B409"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6</w:t>
      </w:r>
      <w:r>
        <w:fldChar w:fldCharType="end"/>
      </w:r>
      <w:r>
        <w:t xml:space="preserve"> “Captura de pantalla de prueba 1-2-3 caso de uso N°1.</w:t>
      </w:r>
      <w:r>
        <w:t>8</w:t>
      </w:r>
      <w:r>
        <w:t>”</w:t>
      </w:r>
    </w:p>
    <w:p w14:paraId="54219ADE" w14:textId="77777777" w:rsidR="00267181" w:rsidRDefault="00267181" w:rsidP="00267181"/>
    <w:p w14:paraId="2C542A5C" w14:textId="77777777" w:rsidR="00796A6B" w:rsidRPr="008C5944" w:rsidRDefault="00796A6B" w:rsidP="00796A6B">
      <w:pPr>
        <w:ind w:left="720" w:firstLine="0"/>
      </w:pPr>
      <w:r>
        <w:t>IMAGEN RESULTADOS CON CUADROS RESALTANDOS RESULTADOS</w:t>
      </w:r>
    </w:p>
    <w:p w14:paraId="33E9D7C6" w14:textId="77777777" w:rsidR="00796A6B" w:rsidRDefault="00796A6B" w:rsidP="00796A6B">
      <w:r>
        <w:t xml:space="preserve">Fuente: Captura realizada al sistema web </w:t>
      </w:r>
      <w:proofErr w:type="spellStart"/>
      <w:r>
        <w:t>EugCOM</w:t>
      </w:r>
      <w:proofErr w:type="spellEnd"/>
    </w:p>
    <w:p w14:paraId="2D07A44B" w14:textId="77777777" w:rsidR="00796A6B" w:rsidRPr="004B79BA" w:rsidRDefault="00796A6B" w:rsidP="00796A6B"/>
    <w:p w14:paraId="1936912A" w14:textId="77777777" w:rsidR="00796A6B" w:rsidRPr="00CB0FA9" w:rsidRDefault="00796A6B" w:rsidP="00796A6B">
      <w:pPr>
        <w:spacing w:line="278" w:lineRule="auto"/>
        <w:ind w:firstLine="0"/>
        <w:jc w:val="left"/>
        <w:rPr>
          <w:rFonts w:eastAsiaTheme="majorEastAsia" w:cstheme="majorBidi"/>
          <w:szCs w:val="32"/>
        </w:rPr>
      </w:pPr>
      <w:r>
        <w:br w:type="page"/>
      </w:r>
    </w:p>
    <w:p w14:paraId="5D6BA969" w14:textId="77777777" w:rsidR="00796A6B" w:rsidRDefault="00796A6B" w:rsidP="00796A6B">
      <w:pPr>
        <w:pStyle w:val="Ttulo2"/>
      </w:pPr>
      <w:r>
        <w:lastRenderedPageBreak/>
        <w:t>Prueba Unitaria CU N°1.9</w:t>
      </w:r>
    </w:p>
    <w:p w14:paraId="064F00FB" w14:textId="77777777" w:rsidR="00796A6B" w:rsidRDefault="00796A6B" w:rsidP="00796A6B"/>
    <w:p w14:paraId="1FE55CE0" w14:textId="77777777" w:rsidR="00796A6B" w:rsidRPr="00627D3D" w:rsidRDefault="00796A6B" w:rsidP="00796A6B">
      <w:r w:rsidRPr="00627D3D">
        <w:t xml:space="preserve">En la </w:t>
      </w:r>
      <w:r w:rsidRPr="00627D3D">
        <w:rPr>
          <w:i/>
        </w:rPr>
        <w:t xml:space="preserve">Tabla </w:t>
      </w:r>
      <w:r>
        <w:rPr>
          <w:i/>
        </w:rPr>
        <w:t xml:space="preserve">7.7 </w:t>
      </w:r>
      <w:r w:rsidRPr="00627D3D">
        <w:t>se puede visualizar el Caso de Uso N°1.9 que consiste en activar o desactivar un motivo de permiso de un trabajador, siempre y cuando se tengan agregados los motivos de permisos.</w:t>
      </w:r>
    </w:p>
    <w:p w14:paraId="3D28BFFD" w14:textId="77777777" w:rsidR="00796A6B" w:rsidRPr="00627D3D" w:rsidRDefault="00796A6B" w:rsidP="00796A6B">
      <w:pPr>
        <w:spacing w:line="278" w:lineRule="auto"/>
        <w:ind w:firstLine="0"/>
        <w:jc w:val="left"/>
      </w:pPr>
    </w:p>
    <w:p w14:paraId="5F5A12BE" w14:textId="77777777" w:rsidR="00796A6B" w:rsidRPr="00627D3D" w:rsidRDefault="00796A6B" w:rsidP="00796A6B">
      <w:pPr>
        <w:pStyle w:val="Descripcin"/>
      </w:pPr>
      <w:bookmarkStart w:id="601" w:name="_Toc209985090"/>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7</w:t>
      </w:r>
      <w:r>
        <w:rPr>
          <w:noProof/>
        </w:rPr>
        <w:fldChar w:fldCharType="end"/>
      </w:r>
      <w:r>
        <w:t xml:space="preserve"> </w:t>
      </w:r>
      <w:r w:rsidRPr="00627D3D">
        <w:t>Caso de uso N°1.9, Activando/Desactivando motivo de permiso</w:t>
      </w:r>
      <w:bookmarkEnd w:id="601"/>
    </w:p>
    <w:p w14:paraId="1D8DE7F4" w14:textId="77777777" w:rsidR="00796A6B" w:rsidRPr="00627D3D" w:rsidRDefault="00796A6B" w:rsidP="00796A6B">
      <w:pPr>
        <w:pStyle w:val="Sinespaciado"/>
      </w:pPr>
      <w:r w:rsidRPr="00627D3D">
        <w:rPr>
          <w:noProof/>
        </w:rPr>
        <w:drawing>
          <wp:inline distT="0" distB="0" distL="0" distR="0" wp14:anchorId="43A19F60" wp14:editId="2A6C081C">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680848D1" w14:textId="77777777" w:rsidR="00796A6B" w:rsidRPr="00627D3D" w:rsidRDefault="00796A6B" w:rsidP="00796A6B">
      <w:pPr>
        <w:spacing w:line="278" w:lineRule="auto"/>
        <w:ind w:firstLine="0"/>
        <w:jc w:val="left"/>
      </w:pPr>
    </w:p>
    <w:p w14:paraId="20DE5737" w14:textId="77777777" w:rsidR="00796A6B" w:rsidRDefault="00796A6B" w:rsidP="00796A6B">
      <w:r w:rsidRPr="00627D3D">
        <w:t>Fuente: Elaborado por el estudiante de acuerdo con el proyecto</w:t>
      </w:r>
    </w:p>
    <w:p w14:paraId="0CC491EE" w14:textId="77777777" w:rsidR="00796A6B" w:rsidRDefault="00796A6B" w:rsidP="00796A6B"/>
    <w:p w14:paraId="6C1F0CBC" w14:textId="77777777" w:rsidR="00796A6B" w:rsidRDefault="00796A6B" w:rsidP="00796A6B">
      <w:r w:rsidRPr="008C5944">
        <w:t>Casos de prueba:</w:t>
      </w:r>
    </w:p>
    <w:p w14:paraId="7E3867C1" w14:textId="77777777" w:rsidR="00796A6B" w:rsidRDefault="00796A6B" w:rsidP="00796A6B">
      <w:pPr>
        <w:pStyle w:val="Prrafodelista"/>
        <w:numPr>
          <w:ilvl w:val="0"/>
          <w:numId w:val="81"/>
        </w:numPr>
      </w:pPr>
      <w:r>
        <w:t>Verificar que el sistema permita activar o desactivar motivos de permiso.</w:t>
      </w:r>
    </w:p>
    <w:p w14:paraId="54F140D6" w14:textId="77777777" w:rsidR="00796A6B" w:rsidRDefault="00796A6B" w:rsidP="00796A6B">
      <w:pPr>
        <w:pStyle w:val="Prrafodelista"/>
        <w:numPr>
          <w:ilvl w:val="0"/>
          <w:numId w:val="81"/>
        </w:numPr>
      </w:pPr>
      <w:r>
        <w:t>Verificar que exista la opción para cambiar estado.</w:t>
      </w:r>
    </w:p>
    <w:p w14:paraId="465136F8" w14:textId="77777777" w:rsidR="00796A6B" w:rsidRPr="008C5944" w:rsidRDefault="00796A6B" w:rsidP="00796A6B">
      <w:pPr>
        <w:pStyle w:val="Prrafodelista"/>
        <w:numPr>
          <w:ilvl w:val="0"/>
          <w:numId w:val="81"/>
        </w:numPr>
      </w:pPr>
      <w:r>
        <w:t>Verificar que el cambio se refleje en la página.</w:t>
      </w:r>
    </w:p>
    <w:p w14:paraId="34B6B125" w14:textId="77777777" w:rsidR="00796A6B" w:rsidRDefault="00796A6B" w:rsidP="00796A6B">
      <w:pPr>
        <w:ind w:left="720" w:firstLine="0"/>
      </w:pPr>
      <w:r w:rsidRPr="008C5944">
        <w:t>Resultados Esperados:</w:t>
      </w:r>
    </w:p>
    <w:p w14:paraId="5FB6A53E" w14:textId="77777777" w:rsidR="00796A6B" w:rsidRDefault="00796A6B" w:rsidP="00796A6B">
      <w:pPr>
        <w:pStyle w:val="Prrafodelista"/>
        <w:numPr>
          <w:ilvl w:val="0"/>
          <w:numId w:val="82"/>
        </w:numPr>
      </w:pPr>
      <w:r>
        <w:lastRenderedPageBreak/>
        <w:t>El estado cambia correctamente y se actualiza en la lista.</w:t>
      </w:r>
    </w:p>
    <w:p w14:paraId="7CEE1C54" w14:textId="77777777" w:rsidR="00796A6B" w:rsidRDefault="00796A6B" w:rsidP="00796A6B">
      <w:pPr>
        <w:pStyle w:val="Prrafodelista"/>
        <w:numPr>
          <w:ilvl w:val="0"/>
          <w:numId w:val="82"/>
        </w:numPr>
      </w:pPr>
      <w:r>
        <w:t xml:space="preserve">La opción </w:t>
      </w:r>
      <w:proofErr w:type="spellStart"/>
      <w:r>
        <w:t>esta</w:t>
      </w:r>
      <w:proofErr w:type="spellEnd"/>
      <w:r>
        <w:t xml:space="preserve"> disponible al momento de cambiar el estado.</w:t>
      </w:r>
    </w:p>
    <w:p w14:paraId="55C1B66E" w14:textId="77777777" w:rsidR="00796A6B" w:rsidRPr="008C5944" w:rsidRDefault="00796A6B" w:rsidP="00796A6B">
      <w:pPr>
        <w:pStyle w:val="Prrafodelista"/>
        <w:numPr>
          <w:ilvl w:val="0"/>
          <w:numId w:val="82"/>
        </w:numPr>
      </w:pPr>
      <w:r>
        <w:t>El listado actualiza la visualización del estado.</w:t>
      </w:r>
    </w:p>
    <w:p w14:paraId="038073CE" w14:textId="77777777" w:rsidR="00796A6B" w:rsidRDefault="00796A6B" w:rsidP="00796A6B">
      <w:pPr>
        <w:ind w:left="720" w:firstLine="0"/>
      </w:pPr>
      <w:r w:rsidRPr="008C5944">
        <w:t>Resultados obtenidos</w:t>
      </w:r>
      <w:r>
        <w:t>:</w:t>
      </w:r>
    </w:p>
    <w:p w14:paraId="71E75124" w14:textId="77777777" w:rsidR="00796A6B" w:rsidRDefault="00796A6B" w:rsidP="00796A6B">
      <w:pPr>
        <w:pStyle w:val="Prrafodelista"/>
        <w:numPr>
          <w:ilvl w:val="0"/>
          <w:numId w:val="83"/>
        </w:numPr>
      </w:pPr>
      <w:r>
        <w:t>El motivo cambió de estado y fue mostrado correctamente.</w:t>
      </w:r>
    </w:p>
    <w:p w14:paraId="5220D1D5" w14:textId="77777777" w:rsidR="00796A6B" w:rsidRDefault="00796A6B" w:rsidP="00796A6B">
      <w:pPr>
        <w:pStyle w:val="Prrafodelista"/>
        <w:numPr>
          <w:ilvl w:val="0"/>
          <w:numId w:val="83"/>
        </w:numPr>
      </w:pPr>
      <w:r>
        <w:t>La opción de cambio de estado es visible.</w:t>
      </w:r>
    </w:p>
    <w:p w14:paraId="501EA6AE" w14:textId="77777777" w:rsidR="00796A6B" w:rsidRDefault="00796A6B" w:rsidP="00796A6B">
      <w:pPr>
        <w:pStyle w:val="Prrafodelista"/>
        <w:numPr>
          <w:ilvl w:val="0"/>
          <w:numId w:val="83"/>
        </w:numPr>
      </w:pPr>
      <w:r>
        <w:t>La lista mostró correctamente el nuevo estado.</w:t>
      </w:r>
    </w:p>
    <w:p w14:paraId="1CC9D6AC" w14:textId="77777777" w:rsidR="00267181" w:rsidRDefault="00267181" w:rsidP="00267181">
      <w:pPr>
        <w:pStyle w:val="Prrafodelista"/>
        <w:ind w:left="1800" w:firstLine="0"/>
      </w:pPr>
    </w:p>
    <w:p w14:paraId="02B3016F" w14:textId="5904C948"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7</w:t>
      </w:r>
      <w:r>
        <w:fldChar w:fldCharType="end"/>
      </w:r>
      <w:r>
        <w:t xml:space="preserve"> “Captura de pantalla de prueba 1-2-3 caso de uso N°1.</w:t>
      </w:r>
      <w:r>
        <w:t>9</w:t>
      </w:r>
      <w:r>
        <w:t>”</w:t>
      </w:r>
    </w:p>
    <w:p w14:paraId="75596CE2" w14:textId="77777777" w:rsidR="00267181" w:rsidRDefault="00267181" w:rsidP="00267181">
      <w:pPr>
        <w:pStyle w:val="Prrafodelista"/>
        <w:ind w:left="1800" w:firstLine="0"/>
      </w:pPr>
    </w:p>
    <w:p w14:paraId="42ED33EF" w14:textId="77777777" w:rsidR="00796A6B" w:rsidRPr="008C5944" w:rsidRDefault="00796A6B" w:rsidP="00796A6B">
      <w:pPr>
        <w:ind w:left="720" w:firstLine="0"/>
      </w:pPr>
      <w:r>
        <w:t>IMAGEN RESULTADOS CON CUADROS RESALTANDOS RESULTADOS</w:t>
      </w:r>
    </w:p>
    <w:p w14:paraId="20EE1FAF" w14:textId="77777777" w:rsidR="00796A6B" w:rsidRDefault="00796A6B" w:rsidP="00796A6B">
      <w:r>
        <w:t xml:space="preserve">Fuente: Captura realizada al sistema web </w:t>
      </w:r>
      <w:proofErr w:type="spellStart"/>
      <w:r>
        <w:t>EugCOM</w:t>
      </w:r>
      <w:proofErr w:type="spellEnd"/>
    </w:p>
    <w:p w14:paraId="6A423777" w14:textId="77777777" w:rsidR="00796A6B" w:rsidRPr="004B79BA" w:rsidRDefault="00796A6B" w:rsidP="00796A6B"/>
    <w:p w14:paraId="0956C798" w14:textId="77777777" w:rsidR="00796A6B" w:rsidRPr="00CB0FA9" w:rsidRDefault="00796A6B" w:rsidP="00796A6B">
      <w:pPr>
        <w:spacing w:line="278" w:lineRule="auto"/>
        <w:ind w:firstLine="0"/>
        <w:jc w:val="left"/>
        <w:rPr>
          <w:rFonts w:eastAsiaTheme="majorEastAsia" w:cstheme="majorBidi"/>
          <w:szCs w:val="32"/>
        </w:rPr>
      </w:pPr>
      <w:r>
        <w:br w:type="page"/>
      </w:r>
    </w:p>
    <w:p w14:paraId="6133D341" w14:textId="77777777" w:rsidR="00796A6B" w:rsidRDefault="00796A6B" w:rsidP="00796A6B">
      <w:pPr>
        <w:pStyle w:val="Ttulo2"/>
      </w:pPr>
      <w:r>
        <w:lastRenderedPageBreak/>
        <w:t>Prueba Unitaria CU N°1.11</w:t>
      </w:r>
    </w:p>
    <w:p w14:paraId="1C3C57EE" w14:textId="77777777" w:rsidR="00796A6B" w:rsidRDefault="00796A6B" w:rsidP="00796A6B"/>
    <w:p w14:paraId="52060DD7" w14:textId="77777777" w:rsidR="00796A6B" w:rsidRPr="006C0843" w:rsidRDefault="00796A6B" w:rsidP="00796A6B">
      <w:r w:rsidRPr="006C0843">
        <w:t xml:space="preserve">En la </w:t>
      </w:r>
      <w:r w:rsidRPr="006C0843">
        <w:rPr>
          <w:i/>
        </w:rPr>
        <w:t xml:space="preserve">Tabla </w:t>
      </w:r>
      <w:r>
        <w:rPr>
          <w:i/>
        </w:rPr>
        <w:t>7.8</w:t>
      </w:r>
      <w:r w:rsidRPr="006C0843">
        <w:rPr>
          <w:i/>
        </w:rPr>
        <w:t xml:space="preserve"> </w:t>
      </w:r>
      <w:r w:rsidRPr="006C0843">
        <w:t>se puede visualizar el Caso de uso N°1.11 cuyo propósito es crear el tipo de contrato con su correspondiente descripción.</w:t>
      </w:r>
    </w:p>
    <w:p w14:paraId="4D4DDCC7" w14:textId="77777777" w:rsidR="00796A6B" w:rsidRPr="006C0843" w:rsidRDefault="00796A6B" w:rsidP="00796A6B"/>
    <w:p w14:paraId="3F1B98CF" w14:textId="77777777" w:rsidR="00796A6B" w:rsidRPr="006C0843" w:rsidRDefault="00796A6B" w:rsidP="00796A6B">
      <w:pPr>
        <w:pStyle w:val="Descripcin"/>
      </w:pPr>
      <w:bookmarkStart w:id="602" w:name="_Toc20998509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8</w:t>
      </w:r>
      <w:r>
        <w:rPr>
          <w:noProof/>
        </w:rPr>
        <w:fldChar w:fldCharType="end"/>
      </w:r>
      <w:r>
        <w:t xml:space="preserve"> </w:t>
      </w:r>
      <w:r w:rsidRPr="006C0843">
        <w:t>Caso de uso N °1.11, Creando tipos de contratos con su descripción</w:t>
      </w:r>
      <w:bookmarkEnd w:id="602"/>
    </w:p>
    <w:p w14:paraId="20C200DD" w14:textId="77777777" w:rsidR="00796A6B" w:rsidRPr="006C0843" w:rsidRDefault="00796A6B" w:rsidP="00796A6B">
      <w:pPr>
        <w:pStyle w:val="Sinespaciado"/>
      </w:pPr>
      <w:r w:rsidRPr="00B45140">
        <w:rPr>
          <w:noProof/>
        </w:rPr>
        <w:drawing>
          <wp:inline distT="0" distB="0" distL="0" distR="0" wp14:anchorId="0D7FD2AC" wp14:editId="7BC1C24F">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4DA7D296" w14:textId="77777777" w:rsidR="00796A6B" w:rsidRPr="006C0843" w:rsidRDefault="00796A6B" w:rsidP="00796A6B">
      <w:pPr>
        <w:ind w:firstLine="0"/>
      </w:pPr>
    </w:p>
    <w:p w14:paraId="3A469617" w14:textId="77777777" w:rsidR="00796A6B" w:rsidRDefault="00796A6B" w:rsidP="00796A6B">
      <w:r w:rsidRPr="006C0843">
        <w:t>Fuente: Elaborado por el estudiante de acuerdo con el proyecto</w:t>
      </w:r>
    </w:p>
    <w:p w14:paraId="40F8C2C7" w14:textId="77777777" w:rsidR="00796A6B" w:rsidRDefault="00796A6B" w:rsidP="00796A6B">
      <w:r w:rsidRPr="008C5944">
        <w:t>Casos de prueba:</w:t>
      </w:r>
    </w:p>
    <w:p w14:paraId="22551EA4" w14:textId="77777777" w:rsidR="00796A6B" w:rsidRDefault="00796A6B" w:rsidP="00796A6B">
      <w:pPr>
        <w:pStyle w:val="Prrafodelista"/>
        <w:numPr>
          <w:ilvl w:val="0"/>
          <w:numId w:val="84"/>
        </w:numPr>
      </w:pPr>
      <w:r>
        <w:t>Comprobar que se pueda crear nuevos tipos de contratos.</w:t>
      </w:r>
    </w:p>
    <w:p w14:paraId="368544F5" w14:textId="77777777" w:rsidR="00796A6B" w:rsidRPr="008C5944" w:rsidRDefault="00796A6B" w:rsidP="00796A6B">
      <w:pPr>
        <w:pStyle w:val="Prrafodelista"/>
        <w:numPr>
          <w:ilvl w:val="0"/>
          <w:numId w:val="84"/>
        </w:numPr>
      </w:pPr>
      <w:r>
        <w:t>Verificar que el contrato creado aparezca en la lista.</w:t>
      </w:r>
    </w:p>
    <w:p w14:paraId="31B33A81" w14:textId="77777777" w:rsidR="00796A6B" w:rsidRDefault="00796A6B" w:rsidP="00796A6B">
      <w:pPr>
        <w:ind w:left="720" w:firstLine="0"/>
      </w:pPr>
      <w:r w:rsidRPr="008C5944">
        <w:t>Resultados Esperados:</w:t>
      </w:r>
    </w:p>
    <w:p w14:paraId="43D835FD" w14:textId="77777777" w:rsidR="00796A6B" w:rsidRDefault="00796A6B" w:rsidP="00796A6B">
      <w:pPr>
        <w:pStyle w:val="Prrafodelista"/>
        <w:numPr>
          <w:ilvl w:val="0"/>
          <w:numId w:val="85"/>
        </w:numPr>
      </w:pPr>
      <w:r>
        <w:t>El tipo de contrato se guarda y se muestra en el listado.</w:t>
      </w:r>
    </w:p>
    <w:p w14:paraId="589BFD8E" w14:textId="77777777" w:rsidR="00796A6B" w:rsidRPr="008C5944" w:rsidRDefault="00796A6B" w:rsidP="00796A6B">
      <w:pPr>
        <w:pStyle w:val="Prrafodelista"/>
        <w:numPr>
          <w:ilvl w:val="0"/>
          <w:numId w:val="85"/>
        </w:numPr>
      </w:pPr>
      <w:r>
        <w:t>El contrato se registra correctamente y se visualiza.</w:t>
      </w:r>
    </w:p>
    <w:p w14:paraId="735B17D6" w14:textId="77777777" w:rsidR="00796A6B" w:rsidRDefault="00796A6B" w:rsidP="00796A6B">
      <w:pPr>
        <w:ind w:left="720" w:firstLine="0"/>
      </w:pPr>
      <w:r w:rsidRPr="008C5944">
        <w:lastRenderedPageBreak/>
        <w:t>Resultados obtenidos</w:t>
      </w:r>
      <w:r>
        <w:t>:</w:t>
      </w:r>
    </w:p>
    <w:p w14:paraId="08AE5220" w14:textId="77777777" w:rsidR="00796A6B" w:rsidRDefault="00796A6B" w:rsidP="00796A6B">
      <w:pPr>
        <w:pStyle w:val="Prrafodelista"/>
        <w:numPr>
          <w:ilvl w:val="0"/>
          <w:numId w:val="86"/>
        </w:numPr>
      </w:pPr>
      <w:r>
        <w:t>El contrato fue registrado correctamente en el sistema.</w:t>
      </w:r>
    </w:p>
    <w:p w14:paraId="22913FF6" w14:textId="77777777" w:rsidR="00796A6B" w:rsidRDefault="00796A6B" w:rsidP="00796A6B">
      <w:pPr>
        <w:pStyle w:val="Prrafodelista"/>
        <w:numPr>
          <w:ilvl w:val="0"/>
          <w:numId w:val="86"/>
        </w:numPr>
      </w:pPr>
      <w:r>
        <w:t>El contrato fue creado y aparece en la lista.</w:t>
      </w:r>
    </w:p>
    <w:p w14:paraId="1309A460" w14:textId="77777777" w:rsidR="00267181" w:rsidRDefault="00267181" w:rsidP="00267181"/>
    <w:p w14:paraId="61CBF1BF" w14:textId="580AD4F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8</w:t>
      </w:r>
      <w:r>
        <w:fldChar w:fldCharType="end"/>
      </w:r>
      <w:r>
        <w:t xml:space="preserve"> “Captura de pantalla de prueba 1-2 caso de uso N°1.</w:t>
      </w:r>
      <w:r>
        <w:t>11</w:t>
      </w:r>
      <w:r>
        <w:t>”</w:t>
      </w:r>
    </w:p>
    <w:p w14:paraId="0FA5AC34" w14:textId="77777777" w:rsidR="00267181" w:rsidRDefault="00267181" w:rsidP="00267181"/>
    <w:p w14:paraId="394F8BE5" w14:textId="77777777" w:rsidR="00796A6B" w:rsidRPr="008C5944" w:rsidRDefault="00796A6B" w:rsidP="00796A6B">
      <w:pPr>
        <w:ind w:left="720" w:firstLine="0"/>
      </w:pPr>
      <w:r>
        <w:t>IMAGEN RESULTADOS CON CUADROS RESALTANDOS RESULTADOS</w:t>
      </w:r>
    </w:p>
    <w:p w14:paraId="3BB6ADA1" w14:textId="77777777" w:rsidR="00796A6B" w:rsidRDefault="00796A6B" w:rsidP="00796A6B">
      <w:r>
        <w:t xml:space="preserve">Fuente: Captura realizada al sistema web </w:t>
      </w:r>
      <w:proofErr w:type="spellStart"/>
      <w:r>
        <w:t>EugCOM</w:t>
      </w:r>
      <w:proofErr w:type="spellEnd"/>
    </w:p>
    <w:p w14:paraId="6A2FC05E" w14:textId="77777777" w:rsidR="00796A6B" w:rsidRPr="004B79BA" w:rsidRDefault="00796A6B" w:rsidP="00796A6B"/>
    <w:p w14:paraId="44F3CFE8" w14:textId="77777777" w:rsidR="00796A6B" w:rsidRPr="00CB0FA9" w:rsidRDefault="00796A6B" w:rsidP="00796A6B">
      <w:pPr>
        <w:spacing w:line="278" w:lineRule="auto"/>
        <w:ind w:firstLine="0"/>
        <w:jc w:val="left"/>
        <w:rPr>
          <w:rFonts w:eastAsiaTheme="majorEastAsia" w:cstheme="majorBidi"/>
          <w:szCs w:val="32"/>
        </w:rPr>
      </w:pPr>
      <w:r>
        <w:br w:type="page"/>
      </w:r>
    </w:p>
    <w:p w14:paraId="587BD77D" w14:textId="77777777" w:rsidR="00796A6B" w:rsidRDefault="00796A6B" w:rsidP="00796A6B">
      <w:pPr>
        <w:pStyle w:val="Ttulo2"/>
      </w:pPr>
      <w:r>
        <w:lastRenderedPageBreak/>
        <w:t>Prueba Unitaria CU N°1.12</w:t>
      </w:r>
    </w:p>
    <w:p w14:paraId="2206B8F1" w14:textId="77777777" w:rsidR="00796A6B" w:rsidRDefault="00796A6B" w:rsidP="00796A6B"/>
    <w:p w14:paraId="76F1C9EB" w14:textId="77777777" w:rsidR="00796A6B" w:rsidRPr="003E7C7C" w:rsidRDefault="00796A6B" w:rsidP="00796A6B">
      <w:pPr>
        <w:rPr>
          <w:u w:val="single"/>
        </w:rPr>
      </w:pPr>
      <w:r w:rsidRPr="00627D3D">
        <w:t xml:space="preserve">En la </w:t>
      </w:r>
      <w:r w:rsidRPr="00627D3D">
        <w:rPr>
          <w:i/>
        </w:rPr>
        <w:t xml:space="preserve">Tabla </w:t>
      </w:r>
      <w:r>
        <w:rPr>
          <w:i/>
        </w:rPr>
        <w:t>7.9</w:t>
      </w:r>
      <w:r w:rsidRPr="00627D3D">
        <w:t xml:space="preserve"> se puede visualizar el Caso de uso N°1.12 que consiste en activar o desactivar un tipo de contrato y el sistema agrega u oculta un tipo de contrato dependiendo de las acciones realizadas.</w:t>
      </w:r>
    </w:p>
    <w:p w14:paraId="34DC2A71" w14:textId="77777777" w:rsidR="00796A6B" w:rsidRPr="00627D3D" w:rsidRDefault="00796A6B" w:rsidP="00796A6B">
      <w:pPr>
        <w:spacing w:line="278" w:lineRule="auto"/>
        <w:ind w:firstLine="0"/>
        <w:jc w:val="left"/>
      </w:pPr>
    </w:p>
    <w:p w14:paraId="7D550471" w14:textId="77777777" w:rsidR="00796A6B" w:rsidRPr="00627D3D" w:rsidRDefault="00796A6B" w:rsidP="00796A6B">
      <w:pPr>
        <w:pStyle w:val="Descripcin"/>
      </w:pPr>
      <w:bookmarkStart w:id="603" w:name="_Toc209985092"/>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9</w:t>
      </w:r>
      <w:r>
        <w:rPr>
          <w:noProof/>
        </w:rPr>
        <w:fldChar w:fldCharType="end"/>
      </w:r>
      <w:r>
        <w:t xml:space="preserve"> </w:t>
      </w:r>
      <w:r w:rsidRPr="00627D3D">
        <w:t>Caso de uso N °1.12, cambiando el estado de un tipo de contrato</w:t>
      </w:r>
      <w:bookmarkEnd w:id="603"/>
    </w:p>
    <w:p w14:paraId="4198699F" w14:textId="77777777" w:rsidR="00796A6B" w:rsidRPr="00627D3D" w:rsidRDefault="00796A6B" w:rsidP="00796A6B">
      <w:pPr>
        <w:pStyle w:val="Sinespaciado"/>
      </w:pPr>
      <w:r w:rsidRPr="00627D3D">
        <w:rPr>
          <w:noProof/>
        </w:rPr>
        <w:drawing>
          <wp:inline distT="0" distB="0" distL="0" distR="0" wp14:anchorId="534848E2" wp14:editId="1720ED6E">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0F18DB4C" w14:textId="77777777" w:rsidR="00796A6B" w:rsidRPr="00627D3D" w:rsidRDefault="00796A6B" w:rsidP="00796A6B">
      <w:pPr>
        <w:spacing w:line="278" w:lineRule="auto"/>
        <w:ind w:firstLine="0"/>
        <w:jc w:val="left"/>
      </w:pPr>
    </w:p>
    <w:p w14:paraId="47A1A09D" w14:textId="77777777" w:rsidR="00796A6B" w:rsidRDefault="00796A6B" w:rsidP="00796A6B">
      <w:r w:rsidRPr="00627D3D">
        <w:t>Fuente: Elaborado por el estudiante de acuerdo con el proyecto</w:t>
      </w:r>
    </w:p>
    <w:p w14:paraId="1E9B951B" w14:textId="77777777" w:rsidR="00796A6B" w:rsidRPr="00627D3D" w:rsidRDefault="00796A6B" w:rsidP="00796A6B"/>
    <w:p w14:paraId="51B40021" w14:textId="77777777" w:rsidR="00796A6B" w:rsidRDefault="00796A6B" w:rsidP="00796A6B">
      <w:r w:rsidRPr="008C5944">
        <w:t>Casos de prueba:</w:t>
      </w:r>
    </w:p>
    <w:p w14:paraId="0175CB3B" w14:textId="77777777" w:rsidR="00796A6B" w:rsidRDefault="00796A6B" w:rsidP="00796A6B">
      <w:pPr>
        <w:pStyle w:val="Prrafodelista"/>
        <w:numPr>
          <w:ilvl w:val="0"/>
          <w:numId w:val="87"/>
        </w:numPr>
      </w:pPr>
      <w:r>
        <w:t>Validar que se pueda activar o desactivar un tipo de contrato existente.</w:t>
      </w:r>
    </w:p>
    <w:p w14:paraId="1F0256B9" w14:textId="77777777" w:rsidR="00796A6B" w:rsidRDefault="00796A6B" w:rsidP="00796A6B">
      <w:pPr>
        <w:pStyle w:val="Prrafodelista"/>
        <w:numPr>
          <w:ilvl w:val="0"/>
          <w:numId w:val="87"/>
        </w:numPr>
      </w:pPr>
      <w:r>
        <w:t>Verificar que exista la opción de “Cambiar Estado”.</w:t>
      </w:r>
    </w:p>
    <w:p w14:paraId="37C5CB34" w14:textId="77777777" w:rsidR="00796A6B" w:rsidRPr="008C5944" w:rsidRDefault="00796A6B" w:rsidP="00796A6B">
      <w:pPr>
        <w:pStyle w:val="Prrafodelista"/>
        <w:numPr>
          <w:ilvl w:val="0"/>
          <w:numId w:val="87"/>
        </w:numPr>
      </w:pPr>
      <w:r>
        <w:t>Verificar que el cambio se refleje visualmente.</w:t>
      </w:r>
    </w:p>
    <w:p w14:paraId="3A11609F" w14:textId="77777777" w:rsidR="00796A6B" w:rsidRDefault="00796A6B" w:rsidP="00796A6B">
      <w:pPr>
        <w:ind w:left="720" w:firstLine="0"/>
      </w:pPr>
      <w:r w:rsidRPr="008C5944">
        <w:lastRenderedPageBreak/>
        <w:t>Resultados Esperados:</w:t>
      </w:r>
    </w:p>
    <w:p w14:paraId="47B483EF" w14:textId="77777777" w:rsidR="00796A6B" w:rsidRDefault="00796A6B" w:rsidP="00796A6B">
      <w:pPr>
        <w:pStyle w:val="Prrafodelista"/>
        <w:numPr>
          <w:ilvl w:val="0"/>
          <w:numId w:val="88"/>
        </w:numPr>
      </w:pPr>
      <w:r>
        <w:t>El estado cambia correctamente y se refleja en la vista.</w:t>
      </w:r>
    </w:p>
    <w:p w14:paraId="73364F4C" w14:textId="77777777" w:rsidR="00796A6B" w:rsidRDefault="00796A6B" w:rsidP="00796A6B">
      <w:pPr>
        <w:pStyle w:val="Prrafodelista"/>
        <w:numPr>
          <w:ilvl w:val="0"/>
          <w:numId w:val="88"/>
        </w:numPr>
      </w:pPr>
      <w:r>
        <w:t>La opción “Cambiar Estado” es visible junto al tipo de contrato.</w:t>
      </w:r>
    </w:p>
    <w:p w14:paraId="058D10E5" w14:textId="77777777" w:rsidR="00796A6B" w:rsidRPr="008C5944" w:rsidRDefault="00796A6B" w:rsidP="00796A6B">
      <w:pPr>
        <w:pStyle w:val="Prrafodelista"/>
        <w:numPr>
          <w:ilvl w:val="0"/>
          <w:numId w:val="88"/>
        </w:numPr>
      </w:pPr>
      <w:r>
        <w:t>El nuevo estado se muestra en la lista.</w:t>
      </w:r>
    </w:p>
    <w:p w14:paraId="0FCDE574" w14:textId="77777777" w:rsidR="00796A6B" w:rsidRDefault="00796A6B" w:rsidP="00796A6B">
      <w:pPr>
        <w:ind w:left="720" w:firstLine="0"/>
      </w:pPr>
      <w:r w:rsidRPr="008C5944">
        <w:t>Resultados obtenidos</w:t>
      </w:r>
      <w:r>
        <w:t>:</w:t>
      </w:r>
    </w:p>
    <w:p w14:paraId="68E858D2" w14:textId="77777777" w:rsidR="00796A6B" w:rsidRDefault="00796A6B" w:rsidP="00796A6B">
      <w:pPr>
        <w:pStyle w:val="Prrafodelista"/>
        <w:numPr>
          <w:ilvl w:val="0"/>
          <w:numId w:val="89"/>
        </w:numPr>
      </w:pPr>
      <w:r>
        <w:t>El tipo de contrato fue modificado correctamente.</w:t>
      </w:r>
    </w:p>
    <w:p w14:paraId="34A46DA5" w14:textId="77777777" w:rsidR="00796A6B" w:rsidRDefault="00796A6B" w:rsidP="00796A6B">
      <w:pPr>
        <w:pStyle w:val="Prrafodelista"/>
        <w:numPr>
          <w:ilvl w:val="0"/>
          <w:numId w:val="89"/>
        </w:numPr>
      </w:pPr>
      <w:r>
        <w:t>La opción fue visible en la lista.</w:t>
      </w:r>
    </w:p>
    <w:p w14:paraId="230F285D" w14:textId="77777777" w:rsidR="00796A6B" w:rsidRDefault="00796A6B" w:rsidP="00796A6B">
      <w:pPr>
        <w:pStyle w:val="Prrafodelista"/>
        <w:numPr>
          <w:ilvl w:val="0"/>
          <w:numId w:val="89"/>
        </w:numPr>
      </w:pPr>
      <w:r>
        <w:t>El estado se actualizó en la vista sin errores.</w:t>
      </w:r>
    </w:p>
    <w:p w14:paraId="56E40AF5" w14:textId="77777777" w:rsidR="00267181" w:rsidRDefault="00267181" w:rsidP="00267181">
      <w:pPr>
        <w:ind w:firstLine="0"/>
      </w:pPr>
    </w:p>
    <w:p w14:paraId="14586FEA" w14:textId="44C86ED9"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9</w:t>
      </w:r>
      <w:r>
        <w:fldChar w:fldCharType="end"/>
      </w:r>
      <w:r>
        <w:t xml:space="preserve"> “Captura de pantalla de prueba 1-2-3 caso de uso N°1.</w:t>
      </w:r>
      <w:r>
        <w:t>12</w:t>
      </w:r>
      <w:r>
        <w:t>”</w:t>
      </w:r>
    </w:p>
    <w:p w14:paraId="4598DCB9" w14:textId="77777777" w:rsidR="00267181" w:rsidRDefault="00267181" w:rsidP="00267181">
      <w:pPr>
        <w:ind w:firstLine="0"/>
      </w:pPr>
    </w:p>
    <w:p w14:paraId="178C2DF6" w14:textId="77777777" w:rsidR="00796A6B" w:rsidRPr="008C5944" w:rsidRDefault="00796A6B" w:rsidP="00796A6B">
      <w:pPr>
        <w:ind w:left="720" w:firstLine="0"/>
      </w:pPr>
      <w:r>
        <w:t>IMAGEN RESULTADOS CON CUADROS RESALTANDOS RESULTADOS</w:t>
      </w:r>
    </w:p>
    <w:p w14:paraId="77CBF65A" w14:textId="77777777" w:rsidR="00796A6B" w:rsidRDefault="00796A6B" w:rsidP="00796A6B">
      <w:r>
        <w:t xml:space="preserve">Fuente: Captura realizada al sistema web </w:t>
      </w:r>
      <w:proofErr w:type="spellStart"/>
      <w:r>
        <w:t>EugCOM</w:t>
      </w:r>
      <w:proofErr w:type="spellEnd"/>
    </w:p>
    <w:p w14:paraId="66B6DF8B" w14:textId="77777777" w:rsidR="00796A6B" w:rsidRPr="004B79BA" w:rsidRDefault="00796A6B" w:rsidP="00796A6B"/>
    <w:p w14:paraId="10AAB349" w14:textId="77777777" w:rsidR="00796A6B" w:rsidRPr="00CB0FA9" w:rsidRDefault="00796A6B" w:rsidP="00796A6B">
      <w:pPr>
        <w:spacing w:line="278" w:lineRule="auto"/>
        <w:ind w:firstLine="0"/>
        <w:jc w:val="left"/>
        <w:rPr>
          <w:rFonts w:eastAsiaTheme="majorEastAsia" w:cstheme="majorBidi"/>
          <w:szCs w:val="32"/>
        </w:rPr>
      </w:pPr>
      <w:r>
        <w:br w:type="page"/>
      </w:r>
    </w:p>
    <w:p w14:paraId="7FACBE8C" w14:textId="77777777" w:rsidR="00796A6B" w:rsidRDefault="00796A6B" w:rsidP="00796A6B">
      <w:pPr>
        <w:pStyle w:val="Ttulo2"/>
      </w:pPr>
      <w:r>
        <w:lastRenderedPageBreak/>
        <w:t>Prueba Unitaria CU N°1.14</w:t>
      </w:r>
    </w:p>
    <w:p w14:paraId="2117088F" w14:textId="77777777" w:rsidR="00796A6B" w:rsidRDefault="00796A6B" w:rsidP="00796A6B"/>
    <w:p w14:paraId="0BB007A1" w14:textId="77777777" w:rsidR="00796A6B" w:rsidRPr="006C0843" w:rsidRDefault="00796A6B" w:rsidP="00796A6B">
      <w:r w:rsidRPr="006C0843">
        <w:t xml:space="preserve">En la </w:t>
      </w:r>
      <w:r w:rsidRPr="006C0843">
        <w:rPr>
          <w:i/>
        </w:rPr>
        <w:t xml:space="preserve">Tabla </w:t>
      </w:r>
      <w:r>
        <w:rPr>
          <w:i/>
        </w:rPr>
        <w:t xml:space="preserve">7.10 </w:t>
      </w:r>
      <w:r w:rsidRPr="006C0843">
        <w:t>se puede visualizar el Caso de uso N°1.14 que consiste en crear un tipo de vacaciones para lo cual se mostrará un formulario para completar y crear tipos de vacaciones.</w:t>
      </w:r>
    </w:p>
    <w:p w14:paraId="7B216F5F" w14:textId="77777777" w:rsidR="00796A6B" w:rsidRPr="006C0843" w:rsidRDefault="00796A6B" w:rsidP="00796A6B">
      <w:pPr>
        <w:spacing w:line="278" w:lineRule="auto"/>
        <w:ind w:firstLine="0"/>
        <w:jc w:val="left"/>
      </w:pPr>
    </w:p>
    <w:p w14:paraId="4CBA7F14" w14:textId="77777777" w:rsidR="00796A6B" w:rsidRPr="006C0843" w:rsidRDefault="00796A6B" w:rsidP="00796A6B">
      <w:pPr>
        <w:pStyle w:val="Descripcin"/>
      </w:pPr>
      <w:bookmarkStart w:id="604" w:name="_Toc20998509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10</w:t>
      </w:r>
      <w:r>
        <w:rPr>
          <w:noProof/>
        </w:rPr>
        <w:fldChar w:fldCharType="end"/>
      </w:r>
      <w:r>
        <w:t xml:space="preserve"> </w:t>
      </w:r>
      <w:r w:rsidRPr="006C0843">
        <w:t xml:space="preserve"> Caso de uso N °1.14, Creando un tipo de vacaciones</w:t>
      </w:r>
      <w:bookmarkEnd w:id="604"/>
    </w:p>
    <w:p w14:paraId="29AA0DF0" w14:textId="77777777" w:rsidR="00796A6B" w:rsidRPr="006C0843" w:rsidRDefault="00796A6B" w:rsidP="00796A6B">
      <w:pPr>
        <w:pStyle w:val="Sinespaciado"/>
      </w:pPr>
      <w:r w:rsidRPr="00B45140">
        <w:rPr>
          <w:noProof/>
        </w:rPr>
        <w:drawing>
          <wp:inline distT="0" distB="0" distL="0" distR="0" wp14:anchorId="65415AF1" wp14:editId="174AC26B">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7BE58AB3" w14:textId="77777777" w:rsidR="00796A6B" w:rsidRPr="006C0843" w:rsidRDefault="00796A6B" w:rsidP="00796A6B">
      <w:pPr>
        <w:spacing w:line="278" w:lineRule="auto"/>
        <w:ind w:firstLine="0"/>
        <w:jc w:val="left"/>
      </w:pPr>
    </w:p>
    <w:p w14:paraId="3006DF0D" w14:textId="77777777" w:rsidR="00796A6B" w:rsidRPr="006C0843" w:rsidRDefault="00796A6B" w:rsidP="00796A6B">
      <w:r w:rsidRPr="006C0843">
        <w:t>Fuente: Elaborado por el estudiante de acuerdo con el proyecto</w:t>
      </w:r>
    </w:p>
    <w:p w14:paraId="12A7D077" w14:textId="77777777" w:rsidR="00796A6B" w:rsidRDefault="00796A6B" w:rsidP="00796A6B">
      <w:r w:rsidRPr="008C5944">
        <w:t>Casos de prueba:</w:t>
      </w:r>
    </w:p>
    <w:p w14:paraId="4AF5176F" w14:textId="77777777" w:rsidR="00796A6B" w:rsidRDefault="00796A6B" w:rsidP="00796A6B">
      <w:pPr>
        <w:pStyle w:val="Prrafodelista"/>
        <w:numPr>
          <w:ilvl w:val="0"/>
          <w:numId w:val="90"/>
        </w:numPr>
      </w:pPr>
      <w:r>
        <w:t>Verificar que el sistema permita crear nuevos tipos de vacaciones.</w:t>
      </w:r>
    </w:p>
    <w:p w14:paraId="3790CBA0" w14:textId="77777777" w:rsidR="00796A6B" w:rsidRDefault="00796A6B" w:rsidP="00796A6B">
      <w:pPr>
        <w:pStyle w:val="Prrafodelista"/>
        <w:numPr>
          <w:ilvl w:val="0"/>
          <w:numId w:val="90"/>
        </w:numPr>
      </w:pPr>
      <w:r>
        <w:t>Verificar que el sistema valide los campos.</w:t>
      </w:r>
    </w:p>
    <w:p w14:paraId="48E08BD8" w14:textId="77777777" w:rsidR="00796A6B" w:rsidRPr="008C5944" w:rsidRDefault="00796A6B" w:rsidP="00796A6B">
      <w:pPr>
        <w:pStyle w:val="Prrafodelista"/>
        <w:numPr>
          <w:ilvl w:val="0"/>
          <w:numId w:val="90"/>
        </w:numPr>
      </w:pPr>
      <w:r>
        <w:t>Verificar que el tipo creado se muestre en la lista.</w:t>
      </w:r>
    </w:p>
    <w:p w14:paraId="6961CBB0" w14:textId="77777777" w:rsidR="00796A6B" w:rsidRDefault="00796A6B" w:rsidP="00796A6B">
      <w:pPr>
        <w:ind w:left="720" w:firstLine="0"/>
      </w:pPr>
      <w:r w:rsidRPr="008C5944">
        <w:t>Resultados Esperados:</w:t>
      </w:r>
    </w:p>
    <w:p w14:paraId="67D00031" w14:textId="77777777" w:rsidR="00796A6B" w:rsidRDefault="00796A6B" w:rsidP="00796A6B">
      <w:pPr>
        <w:pStyle w:val="Prrafodelista"/>
        <w:numPr>
          <w:ilvl w:val="0"/>
          <w:numId w:val="91"/>
        </w:numPr>
      </w:pPr>
      <w:r>
        <w:lastRenderedPageBreak/>
        <w:t>El tipo de vacaciones se registra y aparece en el listado.</w:t>
      </w:r>
    </w:p>
    <w:p w14:paraId="31A44F2A" w14:textId="77777777" w:rsidR="00796A6B" w:rsidRDefault="00796A6B" w:rsidP="00796A6B">
      <w:pPr>
        <w:pStyle w:val="Prrafodelista"/>
        <w:numPr>
          <w:ilvl w:val="0"/>
          <w:numId w:val="91"/>
        </w:numPr>
      </w:pPr>
      <w:r>
        <w:t>El sistema requiere completar los campos.</w:t>
      </w:r>
    </w:p>
    <w:p w14:paraId="077DBF4D" w14:textId="77777777" w:rsidR="00796A6B" w:rsidRPr="008C5944" w:rsidRDefault="00796A6B" w:rsidP="00796A6B">
      <w:pPr>
        <w:pStyle w:val="Prrafodelista"/>
        <w:numPr>
          <w:ilvl w:val="0"/>
          <w:numId w:val="91"/>
        </w:numPr>
      </w:pPr>
      <w:r>
        <w:t>El nuevo tipo aparece correctamente en el listado.</w:t>
      </w:r>
    </w:p>
    <w:p w14:paraId="7E20938F" w14:textId="77777777" w:rsidR="00796A6B" w:rsidRDefault="00796A6B" w:rsidP="00796A6B">
      <w:pPr>
        <w:ind w:left="720" w:firstLine="0"/>
      </w:pPr>
      <w:r w:rsidRPr="008C5944">
        <w:t>Resultados obtenidos</w:t>
      </w:r>
      <w:r>
        <w:t>:</w:t>
      </w:r>
    </w:p>
    <w:p w14:paraId="42C9C3B2" w14:textId="77777777" w:rsidR="00796A6B" w:rsidRDefault="00796A6B" w:rsidP="00796A6B">
      <w:pPr>
        <w:pStyle w:val="Prrafodelista"/>
        <w:numPr>
          <w:ilvl w:val="0"/>
          <w:numId w:val="92"/>
        </w:numPr>
      </w:pPr>
      <w:r>
        <w:t>El tipo de vacaciones fue creado con éxito y se visualiza correctamente.</w:t>
      </w:r>
    </w:p>
    <w:p w14:paraId="5165491F" w14:textId="77777777" w:rsidR="00796A6B" w:rsidRDefault="00796A6B" w:rsidP="00796A6B">
      <w:pPr>
        <w:pStyle w:val="Prrafodelista"/>
        <w:numPr>
          <w:ilvl w:val="0"/>
          <w:numId w:val="92"/>
        </w:numPr>
      </w:pPr>
      <w:r>
        <w:t>Los campos fueron validados correctamente.</w:t>
      </w:r>
    </w:p>
    <w:p w14:paraId="35B312B6" w14:textId="77777777" w:rsidR="00796A6B" w:rsidRDefault="00796A6B" w:rsidP="00796A6B">
      <w:pPr>
        <w:pStyle w:val="Prrafodelista"/>
        <w:numPr>
          <w:ilvl w:val="0"/>
          <w:numId w:val="92"/>
        </w:numPr>
      </w:pPr>
      <w:r>
        <w:t>El tipo de vacaciones fue creado y mostrado en la lista.</w:t>
      </w:r>
    </w:p>
    <w:p w14:paraId="760D9803" w14:textId="77777777" w:rsidR="00267181" w:rsidRDefault="00267181" w:rsidP="00267181"/>
    <w:p w14:paraId="18C6D373" w14:textId="780F1026"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10</w:t>
      </w:r>
      <w:r>
        <w:fldChar w:fldCharType="end"/>
      </w:r>
      <w:r>
        <w:t xml:space="preserve"> “Captura de pantalla de prueba 1-2-3 caso de uso N°1.</w:t>
      </w:r>
      <w:r>
        <w:t>14</w:t>
      </w:r>
      <w:r>
        <w:t>”</w:t>
      </w:r>
    </w:p>
    <w:p w14:paraId="2A3044A9" w14:textId="77777777" w:rsidR="00267181" w:rsidRDefault="00267181" w:rsidP="00267181"/>
    <w:p w14:paraId="31E1B1E6" w14:textId="77777777" w:rsidR="00796A6B" w:rsidRPr="008C5944" w:rsidRDefault="00796A6B" w:rsidP="00796A6B">
      <w:pPr>
        <w:ind w:left="720" w:firstLine="0"/>
      </w:pPr>
      <w:r>
        <w:t>IMAGEN RESULTADOS CON CUADROS RESALTANDOS RESULTADOS</w:t>
      </w:r>
    </w:p>
    <w:p w14:paraId="3A729FF8" w14:textId="77777777" w:rsidR="00796A6B" w:rsidRDefault="00796A6B" w:rsidP="00796A6B">
      <w:r>
        <w:t xml:space="preserve">Fuente: Captura realizada al sistema web </w:t>
      </w:r>
      <w:proofErr w:type="spellStart"/>
      <w:r>
        <w:t>EugCOM</w:t>
      </w:r>
      <w:proofErr w:type="spellEnd"/>
    </w:p>
    <w:p w14:paraId="5A6FB7A5" w14:textId="77777777" w:rsidR="00796A6B" w:rsidRPr="004B79BA" w:rsidRDefault="00796A6B" w:rsidP="00796A6B"/>
    <w:p w14:paraId="0AE52AE2" w14:textId="77777777" w:rsidR="00796A6B" w:rsidRPr="00CB0FA9" w:rsidRDefault="00796A6B" w:rsidP="00796A6B">
      <w:pPr>
        <w:spacing w:line="278" w:lineRule="auto"/>
        <w:ind w:firstLine="0"/>
        <w:jc w:val="left"/>
        <w:rPr>
          <w:rFonts w:eastAsiaTheme="majorEastAsia" w:cstheme="majorBidi"/>
          <w:szCs w:val="32"/>
        </w:rPr>
      </w:pPr>
      <w:r>
        <w:br w:type="page"/>
      </w:r>
    </w:p>
    <w:p w14:paraId="14AACFD5" w14:textId="77777777" w:rsidR="00796A6B" w:rsidRDefault="00796A6B" w:rsidP="00796A6B">
      <w:pPr>
        <w:pStyle w:val="Ttulo2"/>
      </w:pPr>
      <w:r>
        <w:lastRenderedPageBreak/>
        <w:t>Prueba Unitaria CU N°1.15</w:t>
      </w:r>
    </w:p>
    <w:p w14:paraId="77F3ECE7" w14:textId="77777777" w:rsidR="00796A6B" w:rsidRDefault="00796A6B" w:rsidP="00796A6B"/>
    <w:p w14:paraId="63D4418B" w14:textId="77777777" w:rsidR="00796A6B" w:rsidRPr="00627D3D" w:rsidRDefault="00796A6B" w:rsidP="00796A6B">
      <w:r w:rsidRPr="00627D3D">
        <w:t xml:space="preserve">En la </w:t>
      </w:r>
      <w:r w:rsidRPr="00627D3D">
        <w:rPr>
          <w:i/>
        </w:rPr>
        <w:t xml:space="preserve">Tabla </w:t>
      </w:r>
      <w:r>
        <w:rPr>
          <w:i/>
        </w:rPr>
        <w:t xml:space="preserve">7.11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60E3536D" w14:textId="77777777" w:rsidR="00796A6B" w:rsidRPr="00627D3D" w:rsidRDefault="00796A6B" w:rsidP="00796A6B">
      <w:pPr>
        <w:spacing w:line="278" w:lineRule="auto"/>
        <w:ind w:firstLine="0"/>
        <w:jc w:val="left"/>
      </w:pPr>
    </w:p>
    <w:p w14:paraId="0C0465F3" w14:textId="77777777" w:rsidR="00796A6B" w:rsidRPr="00627D3D" w:rsidRDefault="00796A6B" w:rsidP="00796A6B">
      <w:pPr>
        <w:pStyle w:val="Descripcin"/>
      </w:pPr>
      <w:bookmarkStart w:id="605" w:name="_Toc209985094"/>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11</w:t>
      </w:r>
      <w:r>
        <w:rPr>
          <w:noProof/>
        </w:rPr>
        <w:fldChar w:fldCharType="end"/>
      </w:r>
      <w:r>
        <w:t xml:space="preserve"> </w:t>
      </w:r>
      <w:r w:rsidRPr="00627D3D">
        <w:t>Caso de uso N °1.15, cambiando el estado de tipos de vacaciones</w:t>
      </w:r>
      <w:bookmarkEnd w:id="605"/>
    </w:p>
    <w:p w14:paraId="1FC7DD97" w14:textId="77777777" w:rsidR="00796A6B" w:rsidRPr="00627D3D" w:rsidRDefault="00796A6B" w:rsidP="00796A6B">
      <w:pPr>
        <w:pStyle w:val="Sinespaciado"/>
      </w:pPr>
      <w:r w:rsidRPr="00627D3D">
        <w:rPr>
          <w:noProof/>
        </w:rPr>
        <w:drawing>
          <wp:inline distT="0" distB="0" distL="0" distR="0" wp14:anchorId="2A1147CF" wp14:editId="73FC87DE">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518CBA2E" w14:textId="77777777" w:rsidR="00796A6B" w:rsidRPr="00627D3D" w:rsidRDefault="00796A6B" w:rsidP="00796A6B">
      <w:pPr>
        <w:spacing w:line="278" w:lineRule="auto"/>
        <w:ind w:firstLine="0"/>
        <w:jc w:val="left"/>
      </w:pPr>
    </w:p>
    <w:p w14:paraId="1ECF45C3" w14:textId="77777777" w:rsidR="00796A6B" w:rsidRDefault="00796A6B" w:rsidP="00796A6B">
      <w:r w:rsidRPr="00627D3D">
        <w:t>Fuente: Elaborado por el estudiante de acuerdo con el proyecto</w:t>
      </w:r>
      <w:r>
        <w:tab/>
      </w:r>
    </w:p>
    <w:p w14:paraId="10B41585" w14:textId="77777777" w:rsidR="00796A6B" w:rsidRDefault="00796A6B" w:rsidP="00796A6B">
      <w:r w:rsidRPr="008C5944">
        <w:t>Casos de prueba:</w:t>
      </w:r>
      <w:r>
        <w:t xml:space="preserve"> </w:t>
      </w:r>
    </w:p>
    <w:p w14:paraId="67AA5453" w14:textId="77777777" w:rsidR="00796A6B" w:rsidRDefault="00796A6B" w:rsidP="00796A6B">
      <w:pPr>
        <w:pStyle w:val="Prrafodelista"/>
        <w:numPr>
          <w:ilvl w:val="0"/>
          <w:numId w:val="93"/>
        </w:numPr>
      </w:pPr>
      <w:r>
        <w:t>Verificar la existencia de la opción para cambiar el estado de un tipo de vacaciones.</w:t>
      </w:r>
    </w:p>
    <w:p w14:paraId="0C71D929" w14:textId="77777777" w:rsidR="00796A6B" w:rsidRDefault="00796A6B" w:rsidP="00796A6B">
      <w:pPr>
        <w:pStyle w:val="Prrafodelista"/>
        <w:numPr>
          <w:ilvl w:val="0"/>
          <w:numId w:val="93"/>
        </w:numPr>
      </w:pPr>
      <w:r>
        <w:t>Verificar que el sistema permita activar o desactivar un tipo de vacaciones.</w:t>
      </w:r>
    </w:p>
    <w:p w14:paraId="06A4A7AE" w14:textId="77777777" w:rsidR="00796A6B" w:rsidRPr="008C5944" w:rsidRDefault="00796A6B" w:rsidP="00796A6B">
      <w:pPr>
        <w:pStyle w:val="Prrafodelista"/>
        <w:numPr>
          <w:ilvl w:val="0"/>
          <w:numId w:val="93"/>
        </w:numPr>
      </w:pPr>
      <w:r>
        <w:t>Verificar que el cambio se refleje correctamente en el listado.</w:t>
      </w:r>
    </w:p>
    <w:p w14:paraId="75C17102" w14:textId="77777777" w:rsidR="00796A6B" w:rsidRDefault="00796A6B" w:rsidP="00796A6B">
      <w:pPr>
        <w:ind w:left="720" w:firstLine="0"/>
      </w:pPr>
      <w:r w:rsidRPr="008C5944">
        <w:lastRenderedPageBreak/>
        <w:t>Resultados Esperados:</w:t>
      </w:r>
    </w:p>
    <w:p w14:paraId="19195FC7" w14:textId="77777777" w:rsidR="00796A6B" w:rsidRDefault="00796A6B" w:rsidP="00796A6B">
      <w:pPr>
        <w:pStyle w:val="Prrafodelista"/>
        <w:numPr>
          <w:ilvl w:val="0"/>
          <w:numId w:val="94"/>
        </w:numPr>
      </w:pPr>
      <w:r>
        <w:t>La opción “Cambio Estado” es visible en la lista.</w:t>
      </w:r>
    </w:p>
    <w:p w14:paraId="7D7C071E" w14:textId="77777777" w:rsidR="00796A6B" w:rsidRDefault="00796A6B" w:rsidP="00796A6B">
      <w:pPr>
        <w:pStyle w:val="Prrafodelista"/>
        <w:numPr>
          <w:ilvl w:val="0"/>
          <w:numId w:val="94"/>
        </w:numPr>
      </w:pPr>
      <w:r>
        <w:t>El sistema actualiza correctamente el estado del tipo seleccionado.</w:t>
      </w:r>
    </w:p>
    <w:p w14:paraId="1A2A0216" w14:textId="77777777" w:rsidR="00796A6B" w:rsidRPr="008C5944" w:rsidRDefault="00796A6B" w:rsidP="00796A6B">
      <w:pPr>
        <w:pStyle w:val="Prrafodelista"/>
        <w:numPr>
          <w:ilvl w:val="0"/>
          <w:numId w:val="94"/>
        </w:numPr>
      </w:pPr>
      <w:r>
        <w:t>El nuevo estado se refleja inmediatamente en la vista.</w:t>
      </w:r>
    </w:p>
    <w:p w14:paraId="589EC6F4" w14:textId="77777777" w:rsidR="00796A6B" w:rsidRDefault="00796A6B" w:rsidP="00796A6B">
      <w:pPr>
        <w:ind w:left="720" w:firstLine="0"/>
      </w:pPr>
      <w:r w:rsidRPr="008C5944">
        <w:t>Resultados obtenidos</w:t>
      </w:r>
      <w:r>
        <w:t>:</w:t>
      </w:r>
    </w:p>
    <w:p w14:paraId="5E436AFC" w14:textId="77777777" w:rsidR="00796A6B" w:rsidRDefault="00796A6B" w:rsidP="00796A6B">
      <w:pPr>
        <w:pStyle w:val="Prrafodelista"/>
        <w:numPr>
          <w:ilvl w:val="0"/>
          <w:numId w:val="95"/>
        </w:numPr>
      </w:pPr>
      <w:r>
        <w:t>La opción fue visible junto a cada registro.</w:t>
      </w:r>
    </w:p>
    <w:p w14:paraId="5B6C3869" w14:textId="77777777" w:rsidR="00796A6B" w:rsidRDefault="00796A6B" w:rsidP="00796A6B">
      <w:pPr>
        <w:pStyle w:val="Prrafodelista"/>
        <w:numPr>
          <w:ilvl w:val="0"/>
          <w:numId w:val="95"/>
        </w:numPr>
      </w:pPr>
      <w:r>
        <w:t>El cambio de estado se realizó exitosamente.</w:t>
      </w:r>
    </w:p>
    <w:p w14:paraId="61BCFF71" w14:textId="77777777" w:rsidR="00796A6B" w:rsidRDefault="00796A6B" w:rsidP="00796A6B">
      <w:pPr>
        <w:pStyle w:val="Prrafodelista"/>
        <w:numPr>
          <w:ilvl w:val="0"/>
          <w:numId w:val="95"/>
        </w:numPr>
      </w:pPr>
      <w:r>
        <w:t>El sistema mostró el nuevo estado correctamente.</w:t>
      </w:r>
    </w:p>
    <w:p w14:paraId="2CC775B7" w14:textId="77777777" w:rsidR="00267181" w:rsidRDefault="00267181" w:rsidP="00267181"/>
    <w:p w14:paraId="7BAE7853" w14:textId="13E073F2"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11</w:t>
      </w:r>
      <w:r>
        <w:fldChar w:fldCharType="end"/>
      </w:r>
      <w:r>
        <w:t xml:space="preserve"> “Captura de pantalla de prueba 1-2-3 caso de uso N°1.</w:t>
      </w:r>
      <w:r>
        <w:t>15</w:t>
      </w:r>
      <w:r>
        <w:t>”</w:t>
      </w:r>
    </w:p>
    <w:p w14:paraId="7ED63B50" w14:textId="77777777" w:rsidR="00267181" w:rsidRDefault="00267181" w:rsidP="00267181"/>
    <w:p w14:paraId="2AA07016" w14:textId="77777777" w:rsidR="00796A6B" w:rsidRPr="008C5944" w:rsidRDefault="00796A6B" w:rsidP="00796A6B">
      <w:pPr>
        <w:ind w:left="720" w:firstLine="0"/>
      </w:pPr>
      <w:r>
        <w:t>IMAGEN RESULTADOS CON CUADROS RESALTANDOS RESULTADOS</w:t>
      </w:r>
    </w:p>
    <w:p w14:paraId="67F8D441" w14:textId="77777777" w:rsidR="00796A6B" w:rsidRDefault="00796A6B" w:rsidP="00796A6B">
      <w:r>
        <w:t xml:space="preserve">Fuente: Captura realizada al sistema web </w:t>
      </w:r>
      <w:proofErr w:type="spellStart"/>
      <w:r>
        <w:t>EugCOM</w:t>
      </w:r>
      <w:proofErr w:type="spellEnd"/>
    </w:p>
    <w:p w14:paraId="4FF3C0C4" w14:textId="77777777" w:rsidR="00796A6B" w:rsidRPr="004B79BA" w:rsidRDefault="00796A6B" w:rsidP="00796A6B"/>
    <w:p w14:paraId="55370268" w14:textId="77777777" w:rsidR="00796A6B" w:rsidRPr="00CB0FA9" w:rsidRDefault="00796A6B" w:rsidP="00796A6B">
      <w:pPr>
        <w:spacing w:line="278" w:lineRule="auto"/>
        <w:ind w:firstLine="0"/>
        <w:jc w:val="left"/>
        <w:rPr>
          <w:rFonts w:eastAsiaTheme="majorEastAsia" w:cstheme="majorBidi"/>
          <w:szCs w:val="32"/>
        </w:rPr>
      </w:pPr>
      <w:r>
        <w:br w:type="page"/>
      </w:r>
    </w:p>
    <w:p w14:paraId="3A643C81" w14:textId="77777777" w:rsidR="00796A6B" w:rsidRDefault="00796A6B" w:rsidP="00796A6B">
      <w:pPr>
        <w:pStyle w:val="Ttulo2"/>
      </w:pPr>
      <w:r>
        <w:lastRenderedPageBreak/>
        <w:t>Prueba Unitaria CU N°1.17</w:t>
      </w:r>
    </w:p>
    <w:p w14:paraId="3271E9D8" w14:textId="77777777" w:rsidR="00796A6B" w:rsidRDefault="00796A6B" w:rsidP="00796A6B"/>
    <w:p w14:paraId="5724DA29" w14:textId="77777777" w:rsidR="00796A6B" w:rsidRPr="006C0843" w:rsidRDefault="00796A6B" w:rsidP="00796A6B">
      <w:r w:rsidRPr="006C0843">
        <w:t xml:space="preserve">En la </w:t>
      </w:r>
      <w:r w:rsidRPr="006C0843">
        <w:rPr>
          <w:i/>
        </w:rPr>
        <w:t xml:space="preserve">Tabla </w:t>
      </w:r>
      <w:r>
        <w:rPr>
          <w:i/>
        </w:rPr>
        <w:t>7.12 se</w:t>
      </w:r>
      <w:r w:rsidRPr="006C0843">
        <w:t xml:space="preserve"> puede visualizar el Caso de uso N°1.17, este caso de uso es simplemente para crear las características de las sucursales, mediante un formulario.</w:t>
      </w:r>
    </w:p>
    <w:p w14:paraId="3BD236CE" w14:textId="77777777" w:rsidR="00796A6B" w:rsidRPr="006C0843" w:rsidRDefault="00796A6B" w:rsidP="00796A6B">
      <w:pPr>
        <w:spacing w:line="278" w:lineRule="auto"/>
        <w:ind w:firstLine="0"/>
        <w:jc w:val="left"/>
      </w:pPr>
    </w:p>
    <w:p w14:paraId="0A8D437F" w14:textId="77777777" w:rsidR="00796A6B" w:rsidRPr="006C0843" w:rsidRDefault="00796A6B" w:rsidP="00796A6B">
      <w:pPr>
        <w:pStyle w:val="Descripcin"/>
      </w:pPr>
      <w:bookmarkStart w:id="606" w:name="_Toc20998509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12</w:t>
      </w:r>
      <w:r>
        <w:rPr>
          <w:noProof/>
        </w:rPr>
        <w:fldChar w:fldCharType="end"/>
      </w:r>
      <w:r>
        <w:t xml:space="preserve"> </w:t>
      </w:r>
      <w:r w:rsidRPr="006C0843">
        <w:t>Caso de uso N °1.17, Creando una sucursal</w:t>
      </w:r>
      <w:bookmarkEnd w:id="606"/>
    </w:p>
    <w:p w14:paraId="68631DA0" w14:textId="77777777" w:rsidR="00796A6B" w:rsidRPr="006C0843" w:rsidRDefault="00796A6B" w:rsidP="00796A6B">
      <w:pPr>
        <w:pStyle w:val="Sinespaciado"/>
      </w:pPr>
      <w:r w:rsidRPr="006C0843">
        <w:rPr>
          <w:noProof/>
        </w:rPr>
        <w:drawing>
          <wp:inline distT="0" distB="0" distL="0" distR="0" wp14:anchorId="39F54E47" wp14:editId="12C8D2BC">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3D746FB2" w14:textId="77777777" w:rsidR="00796A6B" w:rsidRPr="006C0843" w:rsidRDefault="00796A6B" w:rsidP="00796A6B">
      <w:pPr>
        <w:spacing w:line="278" w:lineRule="auto"/>
        <w:ind w:firstLine="0"/>
        <w:jc w:val="left"/>
      </w:pPr>
    </w:p>
    <w:p w14:paraId="36EDE112" w14:textId="77777777" w:rsidR="00796A6B" w:rsidRDefault="00796A6B" w:rsidP="00796A6B">
      <w:r w:rsidRPr="006C0843">
        <w:t>Fuente: Elaborado por el estudiante de acuerdo con el proyecto</w:t>
      </w:r>
    </w:p>
    <w:p w14:paraId="5EE04E79" w14:textId="77777777" w:rsidR="00796A6B" w:rsidRDefault="00796A6B" w:rsidP="00796A6B">
      <w:r w:rsidRPr="008C5944">
        <w:t>Casos de prueba:</w:t>
      </w:r>
    </w:p>
    <w:p w14:paraId="5E2F571D" w14:textId="77777777" w:rsidR="00796A6B" w:rsidRDefault="00796A6B" w:rsidP="00796A6B">
      <w:pPr>
        <w:pStyle w:val="Prrafodelista"/>
        <w:numPr>
          <w:ilvl w:val="0"/>
          <w:numId w:val="96"/>
        </w:numPr>
      </w:pPr>
      <w:r>
        <w:t>Verificar la disponibilidad de la opción para crear sucursales.</w:t>
      </w:r>
    </w:p>
    <w:p w14:paraId="592DE799" w14:textId="77777777" w:rsidR="00796A6B" w:rsidRDefault="00796A6B" w:rsidP="00796A6B">
      <w:pPr>
        <w:pStyle w:val="Prrafodelista"/>
        <w:numPr>
          <w:ilvl w:val="0"/>
          <w:numId w:val="96"/>
        </w:numPr>
      </w:pPr>
      <w:r>
        <w:t>Verificar que el sistema valide los campos obligatorios.</w:t>
      </w:r>
    </w:p>
    <w:p w14:paraId="511AC048" w14:textId="77777777" w:rsidR="00796A6B" w:rsidRPr="008C5944" w:rsidRDefault="00796A6B" w:rsidP="00796A6B">
      <w:pPr>
        <w:pStyle w:val="Prrafodelista"/>
        <w:numPr>
          <w:ilvl w:val="0"/>
          <w:numId w:val="96"/>
        </w:numPr>
      </w:pPr>
      <w:r>
        <w:t>Verificar que la nueva sucursal aparezca en la lista.</w:t>
      </w:r>
    </w:p>
    <w:p w14:paraId="0A4F72FC" w14:textId="77777777" w:rsidR="00796A6B" w:rsidRDefault="00796A6B" w:rsidP="00796A6B">
      <w:pPr>
        <w:ind w:left="720" w:firstLine="0"/>
      </w:pPr>
      <w:r w:rsidRPr="008C5944">
        <w:t>Resultados Esperados:</w:t>
      </w:r>
    </w:p>
    <w:p w14:paraId="24FAE572" w14:textId="77777777" w:rsidR="00796A6B" w:rsidRDefault="00796A6B" w:rsidP="00796A6B">
      <w:pPr>
        <w:pStyle w:val="Prrafodelista"/>
        <w:numPr>
          <w:ilvl w:val="0"/>
          <w:numId w:val="97"/>
        </w:numPr>
      </w:pPr>
      <w:r>
        <w:lastRenderedPageBreak/>
        <w:t>La opción “Registrar” está visible en el módulo correspondiente.</w:t>
      </w:r>
    </w:p>
    <w:p w14:paraId="48410D39" w14:textId="77777777" w:rsidR="00796A6B" w:rsidRDefault="00796A6B" w:rsidP="00796A6B">
      <w:pPr>
        <w:pStyle w:val="Prrafodelista"/>
        <w:numPr>
          <w:ilvl w:val="0"/>
          <w:numId w:val="97"/>
        </w:numPr>
      </w:pPr>
      <w:r>
        <w:t>El sistema solicita completar los campos requeridos.</w:t>
      </w:r>
    </w:p>
    <w:p w14:paraId="02A51023" w14:textId="77777777" w:rsidR="00796A6B" w:rsidRPr="008C5944" w:rsidRDefault="00796A6B" w:rsidP="00796A6B">
      <w:pPr>
        <w:pStyle w:val="Prrafodelista"/>
        <w:numPr>
          <w:ilvl w:val="0"/>
          <w:numId w:val="97"/>
        </w:numPr>
      </w:pPr>
      <w:r>
        <w:t>La sucursal se registra y se visualiza correctamente en la tabla.</w:t>
      </w:r>
    </w:p>
    <w:p w14:paraId="1168CCAF" w14:textId="77777777" w:rsidR="00796A6B" w:rsidRDefault="00796A6B" w:rsidP="00796A6B">
      <w:pPr>
        <w:ind w:left="720" w:firstLine="0"/>
      </w:pPr>
      <w:r w:rsidRPr="008C5944">
        <w:t>Resultados obtenidos</w:t>
      </w:r>
      <w:r>
        <w:t>:</w:t>
      </w:r>
    </w:p>
    <w:p w14:paraId="7C81115E" w14:textId="77777777" w:rsidR="00796A6B" w:rsidRDefault="00796A6B" w:rsidP="00796A6B">
      <w:pPr>
        <w:pStyle w:val="Prrafodelista"/>
        <w:numPr>
          <w:ilvl w:val="0"/>
          <w:numId w:val="98"/>
        </w:numPr>
      </w:pPr>
      <w:r>
        <w:t>La opción fue visible y funcional.</w:t>
      </w:r>
    </w:p>
    <w:p w14:paraId="7E84320A" w14:textId="77777777" w:rsidR="00796A6B" w:rsidRDefault="00796A6B" w:rsidP="00796A6B">
      <w:pPr>
        <w:pStyle w:val="Prrafodelista"/>
        <w:numPr>
          <w:ilvl w:val="0"/>
          <w:numId w:val="98"/>
        </w:numPr>
      </w:pPr>
      <w:r>
        <w:t>El sistema validó los campos correctamente.</w:t>
      </w:r>
    </w:p>
    <w:p w14:paraId="3080A33E" w14:textId="77777777" w:rsidR="00796A6B" w:rsidRDefault="00796A6B" w:rsidP="00796A6B">
      <w:pPr>
        <w:pStyle w:val="Prrafodelista"/>
        <w:numPr>
          <w:ilvl w:val="0"/>
          <w:numId w:val="98"/>
        </w:numPr>
      </w:pPr>
      <w:r>
        <w:t>La sucursal fue creada y aparece en la lista.</w:t>
      </w:r>
    </w:p>
    <w:p w14:paraId="4972EDFD" w14:textId="77777777" w:rsidR="00267181" w:rsidRDefault="00267181" w:rsidP="00267181"/>
    <w:p w14:paraId="34D18F0B" w14:textId="3D1189D5"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12</w:t>
      </w:r>
      <w:r>
        <w:fldChar w:fldCharType="end"/>
      </w:r>
      <w:r>
        <w:t xml:space="preserve"> “Captura de pantalla de prueba 1-2-3 caso de uso N°1</w:t>
      </w:r>
      <w:r>
        <w:t>.17</w:t>
      </w:r>
      <w:r>
        <w:t>”</w:t>
      </w:r>
    </w:p>
    <w:p w14:paraId="75721661" w14:textId="77777777" w:rsidR="00267181" w:rsidRDefault="00267181" w:rsidP="00267181"/>
    <w:p w14:paraId="520353DE" w14:textId="77777777" w:rsidR="00796A6B" w:rsidRPr="008C5944" w:rsidRDefault="00796A6B" w:rsidP="00796A6B">
      <w:pPr>
        <w:ind w:left="720" w:firstLine="0"/>
      </w:pPr>
      <w:r>
        <w:t>IMAGEN RESULTADOS CON CUADROS RESALTANDOS RESULTADOS</w:t>
      </w:r>
    </w:p>
    <w:p w14:paraId="64B55D63" w14:textId="77777777" w:rsidR="00796A6B" w:rsidRDefault="00796A6B" w:rsidP="00796A6B">
      <w:r>
        <w:t xml:space="preserve">Fuente: Captura realizada al sistema web </w:t>
      </w:r>
      <w:proofErr w:type="spellStart"/>
      <w:r>
        <w:t>EugCOM</w:t>
      </w:r>
      <w:proofErr w:type="spellEnd"/>
    </w:p>
    <w:p w14:paraId="1CCC94D4" w14:textId="77777777" w:rsidR="00796A6B" w:rsidRPr="004B79BA" w:rsidRDefault="00796A6B" w:rsidP="00796A6B"/>
    <w:p w14:paraId="6F765823" w14:textId="77777777" w:rsidR="00796A6B" w:rsidRPr="00CB0FA9" w:rsidRDefault="00796A6B" w:rsidP="00796A6B">
      <w:pPr>
        <w:spacing w:line="278" w:lineRule="auto"/>
        <w:ind w:firstLine="0"/>
        <w:jc w:val="left"/>
        <w:rPr>
          <w:rFonts w:eastAsiaTheme="majorEastAsia" w:cstheme="majorBidi"/>
          <w:szCs w:val="32"/>
        </w:rPr>
      </w:pPr>
      <w:r>
        <w:br w:type="page"/>
      </w:r>
    </w:p>
    <w:p w14:paraId="2A202FBA" w14:textId="77777777" w:rsidR="00796A6B" w:rsidRDefault="00796A6B" w:rsidP="00796A6B">
      <w:pPr>
        <w:pStyle w:val="Ttulo2"/>
      </w:pPr>
      <w:r>
        <w:lastRenderedPageBreak/>
        <w:t>Prueba Unitaria CU N°1.18</w:t>
      </w:r>
    </w:p>
    <w:p w14:paraId="2FD3B389" w14:textId="77777777" w:rsidR="00796A6B" w:rsidRDefault="00796A6B" w:rsidP="00796A6B">
      <w:r>
        <w:t xml:space="preserve"> </w:t>
      </w:r>
    </w:p>
    <w:p w14:paraId="679B54C0" w14:textId="77777777" w:rsidR="00796A6B" w:rsidRPr="00627D3D" w:rsidRDefault="00796A6B" w:rsidP="00796A6B">
      <w:r w:rsidRPr="00627D3D">
        <w:t xml:space="preserve">En la </w:t>
      </w:r>
      <w:r w:rsidRPr="00627D3D">
        <w:rPr>
          <w:i/>
        </w:rPr>
        <w:t xml:space="preserve">Tabla </w:t>
      </w:r>
      <w:r>
        <w:rPr>
          <w:i/>
        </w:rPr>
        <w:t>7.13</w:t>
      </w:r>
      <w:r>
        <w:t xml:space="preserve"> </w:t>
      </w:r>
      <w:r w:rsidRPr="00627D3D">
        <w:t>se puede visualizar el Caso de uso N°1.18, Se crea un botón para activar o desactivar una sucursal en específico, mostrando un cambio de estado de esta.</w:t>
      </w:r>
    </w:p>
    <w:p w14:paraId="4D0F3C9D" w14:textId="77777777" w:rsidR="00796A6B" w:rsidRPr="00627D3D" w:rsidRDefault="00796A6B" w:rsidP="00796A6B">
      <w:pPr>
        <w:pStyle w:val="Descripcin"/>
      </w:pPr>
      <w:bookmarkStart w:id="607" w:name="_Toc209985096"/>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13</w:t>
      </w:r>
      <w:r>
        <w:rPr>
          <w:noProof/>
        </w:rPr>
        <w:fldChar w:fldCharType="end"/>
      </w:r>
      <w:r>
        <w:t xml:space="preserve"> </w:t>
      </w:r>
      <w:r w:rsidRPr="00627D3D">
        <w:t>Caso de uso N °1.18, cambiando el estado de una sucursal</w:t>
      </w:r>
      <w:bookmarkEnd w:id="607"/>
    </w:p>
    <w:p w14:paraId="5C953E55" w14:textId="77777777" w:rsidR="00796A6B" w:rsidRPr="00627D3D" w:rsidRDefault="00796A6B" w:rsidP="00796A6B">
      <w:pPr>
        <w:pStyle w:val="Sinespaciado"/>
      </w:pPr>
      <w:r w:rsidRPr="00627D3D">
        <w:rPr>
          <w:noProof/>
        </w:rPr>
        <w:drawing>
          <wp:inline distT="0" distB="0" distL="0" distR="0" wp14:anchorId="3D494113" wp14:editId="3E525A62">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648520E9" w14:textId="77777777" w:rsidR="00796A6B" w:rsidRPr="00627D3D" w:rsidRDefault="00796A6B" w:rsidP="00796A6B">
      <w:pPr>
        <w:tabs>
          <w:tab w:val="left" w:pos="7125"/>
        </w:tabs>
        <w:spacing w:line="278" w:lineRule="auto"/>
        <w:ind w:firstLine="0"/>
        <w:jc w:val="left"/>
      </w:pPr>
    </w:p>
    <w:p w14:paraId="624C8946" w14:textId="77777777" w:rsidR="00796A6B" w:rsidRDefault="00796A6B" w:rsidP="00796A6B">
      <w:r w:rsidRPr="00627D3D">
        <w:t>Fuente: Elaborado por el estudiante de acuerdo con el proyecto</w:t>
      </w:r>
    </w:p>
    <w:p w14:paraId="2D3B1B39" w14:textId="77777777" w:rsidR="00796A6B" w:rsidRDefault="00796A6B" w:rsidP="00796A6B">
      <w:r w:rsidRPr="008C5944">
        <w:t>Casos de prueba:</w:t>
      </w:r>
    </w:p>
    <w:p w14:paraId="4F90168C" w14:textId="77777777" w:rsidR="00796A6B" w:rsidRDefault="00796A6B" w:rsidP="00796A6B">
      <w:pPr>
        <w:pStyle w:val="Prrafodelista"/>
        <w:numPr>
          <w:ilvl w:val="0"/>
          <w:numId w:val="99"/>
        </w:numPr>
      </w:pPr>
      <w:r>
        <w:t>Verificar la opción para cambiar estado de una sucursal.</w:t>
      </w:r>
    </w:p>
    <w:p w14:paraId="65BDE594" w14:textId="77777777" w:rsidR="00796A6B" w:rsidRDefault="00796A6B" w:rsidP="00796A6B">
      <w:pPr>
        <w:pStyle w:val="Prrafodelista"/>
        <w:numPr>
          <w:ilvl w:val="0"/>
          <w:numId w:val="99"/>
        </w:numPr>
      </w:pPr>
      <w:r>
        <w:t>Verificar que el cambio de estado ya fue realizado.</w:t>
      </w:r>
    </w:p>
    <w:p w14:paraId="411D4E1C" w14:textId="77777777" w:rsidR="00796A6B" w:rsidRPr="008C5944" w:rsidRDefault="00796A6B" w:rsidP="00796A6B">
      <w:pPr>
        <w:pStyle w:val="Prrafodelista"/>
        <w:numPr>
          <w:ilvl w:val="0"/>
          <w:numId w:val="99"/>
        </w:numPr>
      </w:pPr>
      <w:r>
        <w:t>Verificar que el estado actualizado se muestre correctamente.</w:t>
      </w:r>
    </w:p>
    <w:p w14:paraId="1C4A5EDE" w14:textId="77777777" w:rsidR="00796A6B" w:rsidRDefault="00796A6B" w:rsidP="00796A6B">
      <w:pPr>
        <w:ind w:left="720" w:firstLine="0"/>
      </w:pPr>
      <w:r w:rsidRPr="008C5944">
        <w:t>Resultados Esperados:</w:t>
      </w:r>
    </w:p>
    <w:p w14:paraId="6C262431" w14:textId="77777777" w:rsidR="00796A6B" w:rsidRDefault="00796A6B" w:rsidP="00796A6B">
      <w:pPr>
        <w:pStyle w:val="Prrafodelista"/>
        <w:numPr>
          <w:ilvl w:val="0"/>
          <w:numId w:val="100"/>
        </w:numPr>
      </w:pPr>
      <w:r>
        <w:t>La opción está disponible junto a cada sucursal.</w:t>
      </w:r>
    </w:p>
    <w:p w14:paraId="0E4758D3" w14:textId="77777777" w:rsidR="00796A6B" w:rsidRDefault="00796A6B" w:rsidP="00796A6B">
      <w:pPr>
        <w:pStyle w:val="Prrafodelista"/>
        <w:numPr>
          <w:ilvl w:val="0"/>
          <w:numId w:val="100"/>
        </w:numPr>
      </w:pPr>
      <w:r>
        <w:t>El sistema aplica correctamente el cambio solicitado.</w:t>
      </w:r>
    </w:p>
    <w:p w14:paraId="62275537" w14:textId="77777777" w:rsidR="00796A6B" w:rsidRPr="008C5944" w:rsidRDefault="00796A6B" w:rsidP="00796A6B">
      <w:pPr>
        <w:pStyle w:val="Prrafodelista"/>
        <w:numPr>
          <w:ilvl w:val="0"/>
          <w:numId w:val="100"/>
        </w:numPr>
      </w:pPr>
      <w:r>
        <w:t>El nuevo estado se refleja de inmediato en la interfaz.</w:t>
      </w:r>
    </w:p>
    <w:p w14:paraId="19FD1286" w14:textId="77777777" w:rsidR="00796A6B" w:rsidRDefault="00796A6B" w:rsidP="00796A6B">
      <w:pPr>
        <w:ind w:left="720" w:firstLine="0"/>
      </w:pPr>
      <w:r w:rsidRPr="008C5944">
        <w:lastRenderedPageBreak/>
        <w:t>Resultados obtenidos</w:t>
      </w:r>
      <w:r>
        <w:t>:</w:t>
      </w:r>
    </w:p>
    <w:p w14:paraId="1CBC559B" w14:textId="77777777" w:rsidR="00796A6B" w:rsidRDefault="00796A6B" w:rsidP="00796A6B">
      <w:pPr>
        <w:pStyle w:val="Prrafodelista"/>
        <w:numPr>
          <w:ilvl w:val="0"/>
          <w:numId w:val="101"/>
        </w:numPr>
      </w:pPr>
      <w:r>
        <w:t>La opción fue visible en la lista.</w:t>
      </w:r>
    </w:p>
    <w:p w14:paraId="002CD442" w14:textId="77777777" w:rsidR="00796A6B" w:rsidRDefault="00796A6B" w:rsidP="00796A6B">
      <w:pPr>
        <w:pStyle w:val="Prrafodelista"/>
        <w:numPr>
          <w:ilvl w:val="0"/>
          <w:numId w:val="101"/>
        </w:numPr>
      </w:pPr>
      <w:r>
        <w:t>El cambio se aplicó sin errores.</w:t>
      </w:r>
    </w:p>
    <w:p w14:paraId="52D79D40" w14:textId="77777777" w:rsidR="00796A6B" w:rsidRDefault="00796A6B" w:rsidP="00796A6B">
      <w:pPr>
        <w:pStyle w:val="Prrafodelista"/>
        <w:numPr>
          <w:ilvl w:val="0"/>
          <w:numId w:val="101"/>
        </w:numPr>
      </w:pPr>
      <w:r>
        <w:t>La vista reflejó correctamente el nuevo estado.</w:t>
      </w:r>
    </w:p>
    <w:p w14:paraId="3449C9F8" w14:textId="77777777" w:rsidR="00267181" w:rsidRDefault="00267181" w:rsidP="00267181"/>
    <w:p w14:paraId="03E2DEB3" w14:textId="0AC0343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13</w:t>
      </w:r>
      <w:r>
        <w:fldChar w:fldCharType="end"/>
      </w:r>
      <w:r>
        <w:t xml:space="preserve"> “Captura de pantalla de prueba 1-2-3 caso de uso N°1.</w:t>
      </w:r>
      <w:r>
        <w:t>18</w:t>
      </w:r>
      <w:r>
        <w:t>”</w:t>
      </w:r>
    </w:p>
    <w:p w14:paraId="2B520051" w14:textId="77777777" w:rsidR="00267181" w:rsidRDefault="00267181" w:rsidP="00267181"/>
    <w:p w14:paraId="34B87FB6" w14:textId="77777777" w:rsidR="00796A6B" w:rsidRPr="008C5944" w:rsidRDefault="00796A6B" w:rsidP="00796A6B">
      <w:pPr>
        <w:ind w:left="720" w:firstLine="0"/>
      </w:pPr>
      <w:r>
        <w:t>IMAGEN RESULTADOS CON CUADROS RESALTANDOS RESULTADOS</w:t>
      </w:r>
    </w:p>
    <w:p w14:paraId="25083AB7" w14:textId="77777777" w:rsidR="00796A6B" w:rsidRDefault="00796A6B" w:rsidP="00796A6B">
      <w:r>
        <w:t xml:space="preserve">Fuente: Captura realizada al sistema web </w:t>
      </w:r>
      <w:proofErr w:type="spellStart"/>
      <w:r>
        <w:t>EugCOM</w:t>
      </w:r>
      <w:proofErr w:type="spellEnd"/>
    </w:p>
    <w:p w14:paraId="47C150E7" w14:textId="77777777" w:rsidR="00796A6B" w:rsidRPr="004B79BA" w:rsidRDefault="00796A6B" w:rsidP="00796A6B"/>
    <w:p w14:paraId="5E498043" w14:textId="77777777" w:rsidR="00796A6B" w:rsidRPr="004B79BA" w:rsidRDefault="00796A6B" w:rsidP="00796A6B">
      <w:pPr>
        <w:spacing w:line="278" w:lineRule="auto"/>
        <w:ind w:firstLine="0"/>
        <w:jc w:val="left"/>
        <w:rPr>
          <w:rFonts w:eastAsiaTheme="majorEastAsia" w:cstheme="majorBidi"/>
          <w:szCs w:val="32"/>
        </w:rPr>
      </w:pPr>
      <w:r>
        <w:br w:type="page"/>
      </w:r>
    </w:p>
    <w:p w14:paraId="44CA7C15" w14:textId="77777777" w:rsidR="00796A6B" w:rsidRDefault="00796A6B" w:rsidP="00796A6B">
      <w:pPr>
        <w:pStyle w:val="Ttulo2"/>
      </w:pPr>
      <w:r>
        <w:lastRenderedPageBreak/>
        <w:t>Prueba Unitaria CU N°1.20</w:t>
      </w:r>
    </w:p>
    <w:p w14:paraId="27070121" w14:textId="77777777" w:rsidR="00796A6B" w:rsidRDefault="00796A6B" w:rsidP="00796A6B"/>
    <w:p w14:paraId="52C31E1D" w14:textId="77777777" w:rsidR="00796A6B" w:rsidRPr="006C0843" w:rsidRDefault="00796A6B" w:rsidP="00796A6B">
      <w:r w:rsidRPr="006C0843">
        <w:t xml:space="preserve">En la </w:t>
      </w:r>
      <w:r w:rsidRPr="006C0843">
        <w:rPr>
          <w:i/>
        </w:rPr>
        <w:t xml:space="preserve">Tabla </w:t>
      </w:r>
      <w:r>
        <w:rPr>
          <w:i/>
        </w:rPr>
        <w:t xml:space="preserve">7.14 </w:t>
      </w:r>
      <w:r w:rsidRPr="006C0843">
        <w:t>se puede visualizar el Caso de uso N°1.20, este apartado es para la creación de nuevos centros de costos, en caso de necesitar agregar un costo más se utiliza este caso de uso priorizar en un futuro los nuevos centros de los costos.</w:t>
      </w:r>
    </w:p>
    <w:p w14:paraId="2267112F" w14:textId="77777777" w:rsidR="00796A6B" w:rsidRPr="006C0843" w:rsidRDefault="00796A6B" w:rsidP="00796A6B">
      <w:pPr>
        <w:spacing w:line="278" w:lineRule="auto"/>
        <w:ind w:firstLine="0"/>
        <w:jc w:val="left"/>
      </w:pPr>
    </w:p>
    <w:p w14:paraId="670AF8F6" w14:textId="77777777" w:rsidR="00796A6B" w:rsidRPr="006C0843" w:rsidRDefault="00796A6B" w:rsidP="00796A6B">
      <w:pPr>
        <w:pStyle w:val="Descripcin"/>
      </w:pPr>
      <w:bookmarkStart w:id="608" w:name="_Toc20998509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14</w:t>
      </w:r>
      <w:r>
        <w:rPr>
          <w:noProof/>
        </w:rPr>
        <w:fldChar w:fldCharType="end"/>
      </w:r>
      <w:r>
        <w:t xml:space="preserve"> </w:t>
      </w:r>
      <w:r w:rsidRPr="006C0843">
        <w:t>Caso de uso N °1.20, Creando nuevo centro de costo</w:t>
      </w:r>
      <w:bookmarkEnd w:id="608"/>
    </w:p>
    <w:p w14:paraId="2AFDDABF" w14:textId="77777777" w:rsidR="00796A6B" w:rsidRPr="006C0843" w:rsidRDefault="00796A6B" w:rsidP="00796A6B">
      <w:pPr>
        <w:pStyle w:val="Sinespaciado"/>
      </w:pPr>
      <w:r w:rsidRPr="006C0843">
        <w:rPr>
          <w:noProof/>
        </w:rPr>
        <w:drawing>
          <wp:inline distT="0" distB="0" distL="0" distR="0" wp14:anchorId="78622B54" wp14:editId="69252B87">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67BDA202" w14:textId="77777777" w:rsidR="00796A6B" w:rsidRPr="006C0843" w:rsidRDefault="00796A6B" w:rsidP="00796A6B">
      <w:pPr>
        <w:spacing w:line="278" w:lineRule="auto"/>
        <w:ind w:firstLine="0"/>
        <w:jc w:val="left"/>
      </w:pPr>
    </w:p>
    <w:p w14:paraId="70FD11A6" w14:textId="77777777" w:rsidR="00796A6B" w:rsidRDefault="00796A6B" w:rsidP="00796A6B">
      <w:r w:rsidRPr="006C0843">
        <w:t>Fuente: Elaborado por el estudiante de acuerdo con el proyecto</w:t>
      </w:r>
    </w:p>
    <w:p w14:paraId="379AEEDD" w14:textId="77777777" w:rsidR="00796A6B" w:rsidRDefault="00796A6B" w:rsidP="00796A6B">
      <w:r w:rsidRPr="008C5944">
        <w:t>Casos de prueba:</w:t>
      </w:r>
    </w:p>
    <w:p w14:paraId="4DCA5AF1" w14:textId="77777777" w:rsidR="00796A6B" w:rsidRPr="001559C4" w:rsidRDefault="00796A6B" w:rsidP="00796A6B">
      <w:pPr>
        <w:pStyle w:val="Prrafodelista"/>
        <w:numPr>
          <w:ilvl w:val="0"/>
          <w:numId w:val="103"/>
        </w:numPr>
        <w:rPr>
          <w:lang w:val="es-419"/>
        </w:rPr>
      </w:pPr>
      <w:r w:rsidRPr="001559C4">
        <w:rPr>
          <w:lang w:val="es-419"/>
        </w:rPr>
        <w:t>Verificar la existencia de la opción para crear centros de costo.</w:t>
      </w:r>
    </w:p>
    <w:p w14:paraId="670FB467" w14:textId="77777777" w:rsidR="00796A6B" w:rsidRPr="001559C4" w:rsidRDefault="00796A6B" w:rsidP="00796A6B">
      <w:pPr>
        <w:pStyle w:val="Prrafodelista"/>
        <w:numPr>
          <w:ilvl w:val="0"/>
          <w:numId w:val="103"/>
        </w:numPr>
        <w:rPr>
          <w:lang w:val="es-419"/>
        </w:rPr>
      </w:pPr>
      <w:r w:rsidRPr="001559C4">
        <w:rPr>
          <w:lang w:val="es-419"/>
        </w:rPr>
        <w:t>Verificar la validación de campos obligatorios.</w:t>
      </w:r>
    </w:p>
    <w:p w14:paraId="6088BFFD" w14:textId="77777777" w:rsidR="00796A6B" w:rsidRPr="001559C4" w:rsidRDefault="00796A6B" w:rsidP="00796A6B">
      <w:pPr>
        <w:pStyle w:val="Prrafodelista"/>
        <w:numPr>
          <w:ilvl w:val="0"/>
          <w:numId w:val="103"/>
        </w:numPr>
        <w:rPr>
          <w:lang w:val="es-419"/>
        </w:rPr>
      </w:pPr>
      <w:r w:rsidRPr="001559C4">
        <w:rPr>
          <w:lang w:val="es-419"/>
        </w:rPr>
        <w:t>Verificar que el centro creado se muestre en el listado.</w:t>
      </w:r>
    </w:p>
    <w:p w14:paraId="793A2E50" w14:textId="77777777" w:rsidR="00796A6B" w:rsidRDefault="00796A6B" w:rsidP="00796A6B">
      <w:pPr>
        <w:ind w:left="720" w:firstLine="0"/>
      </w:pPr>
      <w:r w:rsidRPr="008C5944">
        <w:t>Resultados Esperados:</w:t>
      </w:r>
    </w:p>
    <w:p w14:paraId="480FB85C" w14:textId="77777777" w:rsidR="00796A6B" w:rsidRPr="001559C4" w:rsidRDefault="00796A6B" w:rsidP="00796A6B">
      <w:pPr>
        <w:pStyle w:val="Prrafodelista"/>
        <w:numPr>
          <w:ilvl w:val="0"/>
          <w:numId w:val="105"/>
        </w:numPr>
        <w:rPr>
          <w:lang w:val="es-419"/>
        </w:rPr>
      </w:pPr>
      <w:r w:rsidRPr="001559C4">
        <w:rPr>
          <w:lang w:val="es-419"/>
        </w:rPr>
        <w:t>La opción “Crear centro de costo” está habilitada en el módulo.</w:t>
      </w:r>
    </w:p>
    <w:p w14:paraId="1E2080A8" w14:textId="77777777" w:rsidR="00796A6B" w:rsidRPr="001559C4" w:rsidRDefault="00796A6B" w:rsidP="00796A6B">
      <w:pPr>
        <w:pStyle w:val="Prrafodelista"/>
        <w:numPr>
          <w:ilvl w:val="0"/>
          <w:numId w:val="105"/>
        </w:numPr>
        <w:rPr>
          <w:lang w:val="es-419"/>
        </w:rPr>
      </w:pPr>
      <w:r w:rsidRPr="001559C4">
        <w:rPr>
          <w:lang w:val="es-419"/>
        </w:rPr>
        <w:lastRenderedPageBreak/>
        <w:t>El sistema exige completar campos antes de guardar.</w:t>
      </w:r>
    </w:p>
    <w:p w14:paraId="5FF481B3" w14:textId="77777777" w:rsidR="00796A6B" w:rsidRPr="001559C4" w:rsidRDefault="00796A6B" w:rsidP="00796A6B">
      <w:pPr>
        <w:pStyle w:val="Prrafodelista"/>
        <w:numPr>
          <w:ilvl w:val="0"/>
          <w:numId w:val="105"/>
        </w:numPr>
        <w:rPr>
          <w:lang w:val="es-419"/>
        </w:rPr>
      </w:pPr>
      <w:r w:rsidRPr="001559C4">
        <w:rPr>
          <w:lang w:val="es-419"/>
        </w:rPr>
        <w:t>El nuevo centro se registra correctamente y aparece en la lista.</w:t>
      </w:r>
    </w:p>
    <w:p w14:paraId="4220939B" w14:textId="77777777" w:rsidR="00796A6B" w:rsidRPr="001559C4" w:rsidRDefault="00796A6B" w:rsidP="00796A6B">
      <w:pPr>
        <w:ind w:left="720" w:firstLine="0"/>
      </w:pPr>
    </w:p>
    <w:p w14:paraId="76CB8A81" w14:textId="77777777" w:rsidR="00796A6B" w:rsidRDefault="00796A6B" w:rsidP="00796A6B">
      <w:pPr>
        <w:ind w:left="720" w:firstLine="0"/>
      </w:pPr>
      <w:r w:rsidRPr="008C5944">
        <w:t>Resultados obtenidos</w:t>
      </w:r>
      <w:r>
        <w:t>:</w:t>
      </w:r>
    </w:p>
    <w:p w14:paraId="798D77F6" w14:textId="77777777" w:rsidR="00796A6B" w:rsidRPr="001559C4" w:rsidRDefault="00796A6B" w:rsidP="00796A6B">
      <w:pPr>
        <w:pStyle w:val="Prrafodelista"/>
        <w:numPr>
          <w:ilvl w:val="0"/>
          <w:numId w:val="106"/>
        </w:numPr>
        <w:rPr>
          <w:lang w:val="es-419"/>
        </w:rPr>
      </w:pPr>
      <w:r w:rsidRPr="001559C4">
        <w:rPr>
          <w:lang w:val="es-419"/>
        </w:rPr>
        <w:t>La opción fue visible y funcional.</w:t>
      </w:r>
    </w:p>
    <w:p w14:paraId="4340175F" w14:textId="77777777" w:rsidR="00796A6B" w:rsidRPr="001559C4" w:rsidRDefault="00796A6B" w:rsidP="00796A6B">
      <w:pPr>
        <w:pStyle w:val="Prrafodelista"/>
        <w:numPr>
          <w:ilvl w:val="0"/>
          <w:numId w:val="106"/>
        </w:numPr>
        <w:rPr>
          <w:lang w:val="es-419"/>
        </w:rPr>
      </w:pPr>
      <w:r w:rsidRPr="001559C4">
        <w:rPr>
          <w:lang w:val="es-419"/>
        </w:rPr>
        <w:t>El sistema validó correctamente los campos.</w:t>
      </w:r>
    </w:p>
    <w:p w14:paraId="0CCD6CDC" w14:textId="77777777" w:rsidR="00796A6B" w:rsidRDefault="00796A6B" w:rsidP="00796A6B">
      <w:pPr>
        <w:pStyle w:val="Prrafodelista"/>
        <w:numPr>
          <w:ilvl w:val="0"/>
          <w:numId w:val="106"/>
        </w:numPr>
        <w:rPr>
          <w:lang w:val="es-419"/>
        </w:rPr>
      </w:pPr>
      <w:r w:rsidRPr="001559C4">
        <w:rPr>
          <w:lang w:val="es-419"/>
        </w:rPr>
        <w:t>El centro se creó y se visualizó exitosamente.</w:t>
      </w:r>
    </w:p>
    <w:p w14:paraId="2DBBC6BF" w14:textId="77777777" w:rsidR="00267181" w:rsidRDefault="00267181" w:rsidP="00267181">
      <w:pPr>
        <w:rPr>
          <w:lang w:val="es-419"/>
        </w:rPr>
      </w:pPr>
    </w:p>
    <w:p w14:paraId="3FD5E321" w14:textId="7DC89CE3" w:rsidR="00796A6B"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14</w:t>
      </w:r>
      <w:r>
        <w:fldChar w:fldCharType="end"/>
      </w:r>
      <w:r>
        <w:t xml:space="preserve"> “Captura de pantalla de prueba 1-2-3 caso de uso N°1.</w:t>
      </w:r>
      <w:r>
        <w:t>20</w:t>
      </w:r>
      <w:r>
        <w:t>”</w:t>
      </w:r>
    </w:p>
    <w:p w14:paraId="0B772D1A" w14:textId="77777777" w:rsidR="00796A6B" w:rsidRPr="008C5944" w:rsidRDefault="00796A6B" w:rsidP="00796A6B">
      <w:pPr>
        <w:ind w:left="720" w:firstLine="0"/>
      </w:pPr>
      <w:r>
        <w:t>IMAGEN RESULTADOS CON CUADROS RESALTANDOS RESULTADOS</w:t>
      </w:r>
    </w:p>
    <w:p w14:paraId="7609F630" w14:textId="77777777" w:rsidR="00796A6B" w:rsidRDefault="00796A6B" w:rsidP="00796A6B">
      <w:r>
        <w:t xml:space="preserve">Fuente: Captura realizada al sistema web </w:t>
      </w:r>
      <w:proofErr w:type="spellStart"/>
      <w:r>
        <w:t>EugCOM</w:t>
      </w:r>
      <w:proofErr w:type="spellEnd"/>
    </w:p>
    <w:p w14:paraId="77369508" w14:textId="77777777" w:rsidR="00796A6B" w:rsidRPr="004B79BA" w:rsidRDefault="00796A6B" w:rsidP="00796A6B"/>
    <w:p w14:paraId="04004F04" w14:textId="77777777" w:rsidR="00796A6B" w:rsidRPr="004B79BA" w:rsidRDefault="00796A6B" w:rsidP="00796A6B">
      <w:pPr>
        <w:spacing w:line="278" w:lineRule="auto"/>
        <w:ind w:firstLine="0"/>
        <w:jc w:val="left"/>
        <w:rPr>
          <w:rFonts w:eastAsiaTheme="majorEastAsia" w:cstheme="majorBidi"/>
          <w:szCs w:val="32"/>
        </w:rPr>
      </w:pPr>
      <w:r>
        <w:br w:type="page"/>
      </w:r>
    </w:p>
    <w:p w14:paraId="1AE410B7" w14:textId="77777777" w:rsidR="00796A6B" w:rsidRDefault="00796A6B" w:rsidP="00796A6B">
      <w:pPr>
        <w:pStyle w:val="Ttulo2"/>
      </w:pPr>
      <w:r>
        <w:lastRenderedPageBreak/>
        <w:t>Prueba Unitaria CU</w:t>
      </w:r>
      <w:r w:rsidRPr="0060115B">
        <w:t xml:space="preserve"> </w:t>
      </w:r>
      <w:r>
        <w:t>N°1.21</w:t>
      </w:r>
    </w:p>
    <w:p w14:paraId="3A62022A" w14:textId="77777777" w:rsidR="00796A6B" w:rsidRDefault="00796A6B" w:rsidP="00796A6B"/>
    <w:p w14:paraId="5CF9DC40" w14:textId="77777777" w:rsidR="00796A6B" w:rsidRPr="00627D3D" w:rsidRDefault="00796A6B" w:rsidP="00796A6B">
      <w:r w:rsidRPr="00627D3D">
        <w:t xml:space="preserve">En la </w:t>
      </w:r>
      <w:r w:rsidRPr="00627D3D">
        <w:rPr>
          <w:i/>
        </w:rPr>
        <w:t xml:space="preserve">Tabla </w:t>
      </w:r>
      <w:r>
        <w:rPr>
          <w:i/>
        </w:rPr>
        <w:t xml:space="preserve">7.15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788358AA" w14:textId="77777777" w:rsidR="00796A6B" w:rsidRPr="00627D3D" w:rsidRDefault="00796A6B" w:rsidP="00796A6B">
      <w:pPr>
        <w:tabs>
          <w:tab w:val="left" w:pos="7125"/>
        </w:tabs>
        <w:spacing w:line="278" w:lineRule="auto"/>
        <w:ind w:firstLine="0"/>
        <w:jc w:val="left"/>
      </w:pPr>
    </w:p>
    <w:p w14:paraId="61ED74A8" w14:textId="77777777" w:rsidR="00796A6B" w:rsidRPr="00627D3D" w:rsidRDefault="00796A6B" w:rsidP="00796A6B">
      <w:pPr>
        <w:pStyle w:val="Descripcin"/>
      </w:pPr>
      <w:bookmarkStart w:id="609" w:name="_Toc209985098"/>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15</w:t>
      </w:r>
      <w:r>
        <w:rPr>
          <w:noProof/>
        </w:rPr>
        <w:fldChar w:fldCharType="end"/>
      </w:r>
      <w:r>
        <w:t xml:space="preserve"> </w:t>
      </w:r>
      <w:r w:rsidRPr="00627D3D">
        <w:t xml:space="preserve"> Caso de uso N °1.21, cambiando estado de un centro de costo</w:t>
      </w:r>
      <w:bookmarkEnd w:id="609"/>
    </w:p>
    <w:p w14:paraId="6DA13775" w14:textId="77777777" w:rsidR="00796A6B" w:rsidRPr="00627D3D" w:rsidRDefault="00796A6B" w:rsidP="00796A6B">
      <w:pPr>
        <w:pStyle w:val="Sinespaciado"/>
      </w:pPr>
      <w:r w:rsidRPr="00627D3D">
        <w:rPr>
          <w:noProof/>
        </w:rPr>
        <w:drawing>
          <wp:inline distT="0" distB="0" distL="0" distR="0" wp14:anchorId="5203B72E" wp14:editId="73973115">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5CD968F5" w14:textId="77777777" w:rsidR="00796A6B" w:rsidRPr="00627D3D" w:rsidRDefault="00796A6B" w:rsidP="00796A6B">
      <w:pPr>
        <w:tabs>
          <w:tab w:val="left" w:pos="7125"/>
        </w:tabs>
        <w:spacing w:line="278" w:lineRule="auto"/>
        <w:ind w:firstLine="0"/>
        <w:jc w:val="left"/>
      </w:pPr>
    </w:p>
    <w:p w14:paraId="1B9C56BF" w14:textId="77777777" w:rsidR="00796A6B" w:rsidRDefault="00796A6B" w:rsidP="00796A6B">
      <w:r w:rsidRPr="00627D3D">
        <w:t>Fuente: Elaborado por el estudiante de acuerdo con el proyecto</w:t>
      </w:r>
    </w:p>
    <w:p w14:paraId="7333B751" w14:textId="77777777" w:rsidR="00564CBC" w:rsidRPr="00627D3D" w:rsidRDefault="00564CBC" w:rsidP="00796A6B"/>
    <w:p w14:paraId="57B8ABC3" w14:textId="77777777" w:rsidR="00796A6B" w:rsidRDefault="00796A6B" w:rsidP="00796A6B">
      <w:r w:rsidRPr="008C5944">
        <w:t>Casos de prueba:</w:t>
      </w:r>
    </w:p>
    <w:p w14:paraId="42005CA0" w14:textId="4CF0CD80" w:rsidR="00796A6B" w:rsidRDefault="00796A6B" w:rsidP="00796A6B">
      <w:pPr>
        <w:pStyle w:val="Prrafodelista"/>
        <w:numPr>
          <w:ilvl w:val="0"/>
          <w:numId w:val="107"/>
        </w:numPr>
        <w:rPr>
          <w:lang w:val="es-419"/>
        </w:rPr>
      </w:pPr>
      <w:r w:rsidRPr="001559C4">
        <w:rPr>
          <w:lang w:val="es-419"/>
        </w:rPr>
        <w:t>Verificar que exista la opción para cambiar estado.</w:t>
      </w:r>
    </w:p>
    <w:p w14:paraId="0D7D3364" w14:textId="77777777" w:rsidR="00796A6B" w:rsidRPr="00796A6B" w:rsidRDefault="00796A6B" w:rsidP="00796A6B">
      <w:pPr>
        <w:rPr>
          <w:lang w:val="es-419"/>
        </w:rPr>
      </w:pPr>
    </w:p>
    <w:p w14:paraId="0352F225" w14:textId="77777777" w:rsidR="00796A6B" w:rsidRDefault="00796A6B" w:rsidP="00796A6B">
      <w:pPr>
        <w:pStyle w:val="Prrafodelista"/>
        <w:numPr>
          <w:ilvl w:val="0"/>
          <w:numId w:val="107"/>
        </w:numPr>
        <w:rPr>
          <w:lang w:val="es-419"/>
        </w:rPr>
      </w:pPr>
      <w:r w:rsidRPr="001559C4">
        <w:rPr>
          <w:lang w:val="es-419"/>
        </w:rPr>
        <w:lastRenderedPageBreak/>
        <w:t>Verificar que el sistema procese el cambio correctamente.</w:t>
      </w:r>
    </w:p>
    <w:p w14:paraId="4DB27EB1" w14:textId="77777777" w:rsidR="00796A6B" w:rsidRPr="00796A6B" w:rsidRDefault="00796A6B" w:rsidP="00796A6B">
      <w:pPr>
        <w:pStyle w:val="Prrafodelista"/>
        <w:rPr>
          <w:lang w:val="es-419"/>
        </w:rPr>
      </w:pPr>
    </w:p>
    <w:p w14:paraId="18A0037D" w14:textId="77777777" w:rsidR="00796A6B" w:rsidRPr="001559C4" w:rsidRDefault="00796A6B" w:rsidP="00796A6B">
      <w:pPr>
        <w:rPr>
          <w:lang w:val="es-419"/>
        </w:rPr>
      </w:pPr>
    </w:p>
    <w:p w14:paraId="202030B6" w14:textId="77777777" w:rsidR="00796A6B" w:rsidRPr="001559C4" w:rsidRDefault="00796A6B" w:rsidP="00796A6B">
      <w:pPr>
        <w:pStyle w:val="Prrafodelista"/>
        <w:numPr>
          <w:ilvl w:val="0"/>
          <w:numId w:val="107"/>
        </w:numPr>
        <w:rPr>
          <w:lang w:val="es-419"/>
        </w:rPr>
      </w:pPr>
      <w:r w:rsidRPr="001559C4">
        <w:rPr>
          <w:lang w:val="es-419"/>
        </w:rPr>
        <w:t>Verificar que la vista se actualice con el nuevo estado.</w:t>
      </w:r>
    </w:p>
    <w:p w14:paraId="0DF98399" w14:textId="77777777" w:rsidR="00796A6B" w:rsidRPr="008C5944" w:rsidRDefault="00796A6B" w:rsidP="00796A6B"/>
    <w:p w14:paraId="383A4805" w14:textId="77777777" w:rsidR="00796A6B" w:rsidRDefault="00796A6B" w:rsidP="00796A6B">
      <w:pPr>
        <w:ind w:left="720" w:firstLine="0"/>
      </w:pPr>
      <w:r w:rsidRPr="008C5944">
        <w:t>Resultados Esperados:</w:t>
      </w:r>
    </w:p>
    <w:p w14:paraId="2EE9AD93" w14:textId="77777777" w:rsidR="00796A6B" w:rsidRDefault="00796A6B" w:rsidP="00796A6B">
      <w:pPr>
        <w:pStyle w:val="Prrafodelista"/>
        <w:numPr>
          <w:ilvl w:val="0"/>
          <w:numId w:val="108"/>
        </w:numPr>
        <w:rPr>
          <w:lang w:val="es-419"/>
        </w:rPr>
      </w:pPr>
      <w:r w:rsidRPr="001559C4">
        <w:rPr>
          <w:lang w:val="es-419"/>
        </w:rPr>
        <w:t>La opción “Cambiar estado” está disponible en la tabla.</w:t>
      </w:r>
    </w:p>
    <w:p w14:paraId="1357081C" w14:textId="77777777" w:rsidR="00796A6B" w:rsidRPr="001559C4" w:rsidRDefault="00796A6B" w:rsidP="00796A6B">
      <w:pPr>
        <w:rPr>
          <w:lang w:val="es-419"/>
        </w:rPr>
      </w:pPr>
    </w:p>
    <w:p w14:paraId="55B4BE5D" w14:textId="77777777" w:rsidR="00796A6B" w:rsidRDefault="00796A6B" w:rsidP="00796A6B">
      <w:pPr>
        <w:pStyle w:val="Prrafodelista"/>
        <w:numPr>
          <w:ilvl w:val="0"/>
          <w:numId w:val="108"/>
        </w:numPr>
        <w:rPr>
          <w:lang w:val="es-419"/>
        </w:rPr>
      </w:pPr>
      <w:r w:rsidRPr="001559C4">
        <w:rPr>
          <w:lang w:val="es-419"/>
        </w:rPr>
        <w:t>El sistema modifica correctamente el estado del centro.</w:t>
      </w:r>
    </w:p>
    <w:p w14:paraId="255BBC76" w14:textId="77777777" w:rsidR="00796A6B" w:rsidRPr="001559C4" w:rsidRDefault="00796A6B" w:rsidP="00796A6B">
      <w:pPr>
        <w:ind w:firstLine="0"/>
        <w:rPr>
          <w:lang w:val="es-419"/>
        </w:rPr>
      </w:pPr>
    </w:p>
    <w:p w14:paraId="11F7C716" w14:textId="77777777" w:rsidR="00796A6B" w:rsidRDefault="00796A6B" w:rsidP="00796A6B">
      <w:pPr>
        <w:pStyle w:val="Prrafodelista"/>
        <w:numPr>
          <w:ilvl w:val="0"/>
          <w:numId w:val="108"/>
        </w:numPr>
        <w:rPr>
          <w:lang w:val="es-419"/>
        </w:rPr>
      </w:pPr>
      <w:r w:rsidRPr="001559C4">
        <w:rPr>
          <w:lang w:val="es-419"/>
        </w:rPr>
        <w:t>El nuevo estado se muestra sin errores.</w:t>
      </w:r>
    </w:p>
    <w:p w14:paraId="699D4D8A" w14:textId="77777777" w:rsidR="00796A6B" w:rsidRPr="008C5944" w:rsidRDefault="00796A6B" w:rsidP="00796A6B"/>
    <w:p w14:paraId="52B489F6" w14:textId="77777777" w:rsidR="00796A6B" w:rsidRDefault="00796A6B" w:rsidP="00796A6B">
      <w:pPr>
        <w:ind w:left="720" w:firstLine="0"/>
      </w:pPr>
      <w:r w:rsidRPr="008C5944">
        <w:t>Resultados obtenidos</w:t>
      </w:r>
      <w:r>
        <w:t>:</w:t>
      </w:r>
    </w:p>
    <w:p w14:paraId="7430C474" w14:textId="77777777" w:rsidR="00796A6B" w:rsidRDefault="00796A6B" w:rsidP="00796A6B"/>
    <w:p w14:paraId="731D929B" w14:textId="77777777" w:rsidR="00796A6B" w:rsidRPr="001559C4" w:rsidRDefault="00796A6B" w:rsidP="00796A6B">
      <w:pPr>
        <w:pStyle w:val="Prrafodelista"/>
        <w:numPr>
          <w:ilvl w:val="0"/>
          <w:numId w:val="109"/>
        </w:numPr>
        <w:rPr>
          <w:lang w:val="es-419"/>
        </w:rPr>
      </w:pPr>
      <w:r w:rsidRPr="001559C4">
        <w:rPr>
          <w:lang w:val="es-419"/>
        </w:rPr>
        <w:t>La opción fue accesible.</w:t>
      </w:r>
    </w:p>
    <w:p w14:paraId="508E4842" w14:textId="77777777" w:rsidR="00796A6B" w:rsidRPr="001559C4" w:rsidRDefault="00796A6B" w:rsidP="00796A6B">
      <w:pPr>
        <w:pStyle w:val="Prrafodelista"/>
        <w:numPr>
          <w:ilvl w:val="0"/>
          <w:numId w:val="109"/>
        </w:numPr>
        <w:rPr>
          <w:lang w:val="es-419"/>
        </w:rPr>
      </w:pPr>
      <w:r w:rsidRPr="001559C4">
        <w:rPr>
          <w:lang w:val="es-419"/>
        </w:rPr>
        <w:t>El cambio fue procesado correctamente.</w:t>
      </w:r>
    </w:p>
    <w:p w14:paraId="7D76E0DE" w14:textId="77777777" w:rsidR="00796A6B" w:rsidRPr="001559C4" w:rsidRDefault="00796A6B" w:rsidP="00796A6B">
      <w:pPr>
        <w:pStyle w:val="Prrafodelista"/>
        <w:numPr>
          <w:ilvl w:val="0"/>
          <w:numId w:val="109"/>
        </w:numPr>
        <w:rPr>
          <w:lang w:val="es-419"/>
        </w:rPr>
      </w:pPr>
      <w:r w:rsidRPr="001559C4">
        <w:rPr>
          <w:lang w:val="es-419"/>
        </w:rPr>
        <w:t>La lista reflejó el estado actualizado.</w:t>
      </w:r>
    </w:p>
    <w:p w14:paraId="549D9D22" w14:textId="77777777" w:rsidR="00796A6B" w:rsidRDefault="00796A6B" w:rsidP="00796A6B">
      <w:pPr>
        <w:ind w:left="720" w:firstLine="0"/>
      </w:pPr>
    </w:p>
    <w:p w14:paraId="7D394D05" w14:textId="7F638182"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15</w:t>
      </w:r>
      <w:r>
        <w:fldChar w:fldCharType="end"/>
      </w:r>
      <w:r>
        <w:t xml:space="preserve"> “Captura de pantalla de prueba 1-2-3 caso de uso N°1.</w:t>
      </w:r>
      <w:r>
        <w:t>21</w:t>
      </w:r>
      <w:r>
        <w:t>”</w:t>
      </w:r>
    </w:p>
    <w:p w14:paraId="5B1CDC39" w14:textId="77777777" w:rsidR="00267181" w:rsidRDefault="00267181" w:rsidP="00796A6B">
      <w:pPr>
        <w:ind w:left="720" w:firstLine="0"/>
      </w:pPr>
    </w:p>
    <w:p w14:paraId="3DA1FE30" w14:textId="77777777" w:rsidR="00796A6B" w:rsidRPr="008C5944" w:rsidRDefault="00796A6B" w:rsidP="00796A6B">
      <w:pPr>
        <w:ind w:left="720" w:firstLine="0"/>
      </w:pPr>
      <w:r>
        <w:t>IMAGEN RESULTADOS CON CUADROS RESALTANDOS RESULTADOS</w:t>
      </w:r>
    </w:p>
    <w:p w14:paraId="0AA1534E" w14:textId="77777777" w:rsidR="00796A6B" w:rsidRDefault="00796A6B" w:rsidP="00796A6B">
      <w:r>
        <w:t xml:space="preserve">Fuente: Captura realizada al sistema web </w:t>
      </w:r>
      <w:proofErr w:type="spellStart"/>
      <w:r>
        <w:t>EugCOM</w:t>
      </w:r>
      <w:proofErr w:type="spellEnd"/>
    </w:p>
    <w:p w14:paraId="3D64BF76" w14:textId="66405E36" w:rsidR="00796A6B" w:rsidRPr="00CB0FA9" w:rsidRDefault="00796A6B" w:rsidP="00796A6B">
      <w:pPr>
        <w:spacing w:line="278" w:lineRule="auto"/>
        <w:ind w:firstLine="0"/>
        <w:jc w:val="left"/>
      </w:pPr>
    </w:p>
    <w:p w14:paraId="5D11F1B3" w14:textId="77777777" w:rsidR="00796A6B" w:rsidRDefault="00796A6B" w:rsidP="00796A6B">
      <w:pPr>
        <w:pStyle w:val="Ttulo2"/>
      </w:pPr>
      <w:r>
        <w:lastRenderedPageBreak/>
        <w:t>Prueba Unitaria CU N°2.3</w:t>
      </w:r>
    </w:p>
    <w:p w14:paraId="14724615" w14:textId="77777777" w:rsidR="00796A6B" w:rsidRPr="0060115B" w:rsidRDefault="00796A6B" w:rsidP="00796A6B"/>
    <w:p w14:paraId="7EF7563D" w14:textId="77777777" w:rsidR="00796A6B" w:rsidRPr="00627D3D" w:rsidRDefault="00796A6B" w:rsidP="00796A6B">
      <w:r w:rsidRPr="00627D3D">
        <w:t xml:space="preserve">En la </w:t>
      </w:r>
      <w:r w:rsidRPr="00627D3D">
        <w:rPr>
          <w:i/>
        </w:rPr>
        <w:t xml:space="preserve">Tabla </w:t>
      </w:r>
      <w:r>
        <w:rPr>
          <w:i/>
        </w:rPr>
        <w:t xml:space="preserve">7.16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71B44E5B" w14:textId="77777777" w:rsidR="00796A6B" w:rsidRPr="00627D3D" w:rsidRDefault="00796A6B" w:rsidP="00796A6B"/>
    <w:p w14:paraId="2D2EDDFD" w14:textId="77777777" w:rsidR="00796A6B" w:rsidRPr="00627D3D" w:rsidRDefault="00796A6B" w:rsidP="00796A6B">
      <w:pPr>
        <w:pStyle w:val="Descripcin"/>
      </w:pPr>
      <w:bookmarkStart w:id="610" w:name="_Toc20998509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16</w:t>
      </w:r>
      <w:r>
        <w:rPr>
          <w:noProof/>
        </w:rPr>
        <w:fldChar w:fldCharType="end"/>
      </w:r>
      <w:r>
        <w:t xml:space="preserve"> </w:t>
      </w:r>
      <w:r w:rsidRPr="00627D3D">
        <w:t xml:space="preserve"> Caso de uso N°2.3, Visualizando fichas de empleados activas</w:t>
      </w:r>
      <w:bookmarkEnd w:id="610"/>
    </w:p>
    <w:p w14:paraId="7A070028" w14:textId="77777777" w:rsidR="00796A6B" w:rsidRPr="00627D3D" w:rsidRDefault="00796A6B" w:rsidP="00796A6B">
      <w:pPr>
        <w:pStyle w:val="Sinespaciado"/>
      </w:pPr>
      <w:r w:rsidRPr="00627D3D">
        <w:rPr>
          <w:noProof/>
        </w:rPr>
        <w:drawing>
          <wp:inline distT="0" distB="0" distL="0" distR="0" wp14:anchorId="0A42D683" wp14:editId="412C1803">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799E0925" w14:textId="77777777" w:rsidR="00796A6B" w:rsidRPr="00627D3D" w:rsidRDefault="00796A6B" w:rsidP="00796A6B"/>
    <w:p w14:paraId="3ED1D225" w14:textId="77777777" w:rsidR="00796A6B" w:rsidRDefault="00796A6B" w:rsidP="00796A6B">
      <w:r w:rsidRPr="00627D3D">
        <w:t>Fuente: Elaborado por el estudiante de acuerdo con el proyecto</w:t>
      </w:r>
    </w:p>
    <w:p w14:paraId="1277991B" w14:textId="77777777" w:rsidR="00796A6B" w:rsidRDefault="00796A6B" w:rsidP="00796A6B"/>
    <w:p w14:paraId="1139551D" w14:textId="77777777" w:rsidR="00796A6B" w:rsidRDefault="00796A6B" w:rsidP="00796A6B">
      <w:r w:rsidRPr="008C5944">
        <w:t>Casos de prueba:</w:t>
      </w:r>
    </w:p>
    <w:p w14:paraId="5F82E4C4" w14:textId="77777777" w:rsidR="00796A6B" w:rsidRPr="00B2188B" w:rsidRDefault="00796A6B" w:rsidP="00796A6B">
      <w:pPr>
        <w:pStyle w:val="Prrafodelista"/>
        <w:numPr>
          <w:ilvl w:val="0"/>
          <w:numId w:val="112"/>
        </w:numPr>
      </w:pPr>
      <w:r w:rsidRPr="00B2188B">
        <w:rPr>
          <w:lang w:val="es-419"/>
        </w:rPr>
        <w:t>Verificar la carga del listado de fichas activas.</w:t>
      </w:r>
    </w:p>
    <w:p w14:paraId="3B8F2BFD" w14:textId="77777777" w:rsidR="00796A6B" w:rsidRPr="00B2188B" w:rsidRDefault="00796A6B" w:rsidP="00796A6B">
      <w:pPr>
        <w:pStyle w:val="Prrafodelista"/>
        <w:numPr>
          <w:ilvl w:val="0"/>
          <w:numId w:val="112"/>
        </w:numPr>
        <w:rPr>
          <w:lang w:val="es-419"/>
        </w:rPr>
      </w:pPr>
      <w:r w:rsidRPr="00B2188B">
        <w:rPr>
          <w:lang w:val="es-419"/>
        </w:rPr>
        <w:t>Verificar la visualización correcta de datos de cada ficha.</w:t>
      </w:r>
    </w:p>
    <w:p w14:paraId="7E975B41" w14:textId="77777777" w:rsidR="00796A6B" w:rsidRPr="00B2188B" w:rsidRDefault="00796A6B" w:rsidP="00796A6B">
      <w:pPr>
        <w:pStyle w:val="Prrafodelista"/>
        <w:numPr>
          <w:ilvl w:val="0"/>
          <w:numId w:val="112"/>
        </w:numPr>
        <w:rPr>
          <w:lang w:val="es-419"/>
        </w:rPr>
      </w:pPr>
      <w:r w:rsidRPr="00B2188B">
        <w:rPr>
          <w:lang w:val="es-419"/>
        </w:rPr>
        <w:t>Verificar que solo se muestren fichas activas.</w:t>
      </w:r>
    </w:p>
    <w:p w14:paraId="0F94BE5C" w14:textId="77777777" w:rsidR="00796A6B" w:rsidRPr="008C5944" w:rsidRDefault="00796A6B" w:rsidP="00796A6B"/>
    <w:p w14:paraId="585778B5" w14:textId="77777777" w:rsidR="00796A6B" w:rsidRDefault="00796A6B" w:rsidP="00796A6B">
      <w:pPr>
        <w:ind w:left="720" w:firstLine="0"/>
      </w:pPr>
      <w:r w:rsidRPr="008C5944">
        <w:t>Resultados Esperados:</w:t>
      </w:r>
    </w:p>
    <w:p w14:paraId="2EBE94D1" w14:textId="77777777" w:rsidR="00796A6B" w:rsidRPr="001559C4" w:rsidRDefault="00796A6B" w:rsidP="00796A6B">
      <w:pPr>
        <w:pStyle w:val="Prrafodelista"/>
        <w:numPr>
          <w:ilvl w:val="0"/>
          <w:numId w:val="111"/>
        </w:numPr>
        <w:rPr>
          <w:lang w:val="es-419"/>
        </w:rPr>
      </w:pPr>
      <w:r w:rsidRPr="001559C4">
        <w:rPr>
          <w:lang w:val="es-419"/>
        </w:rPr>
        <w:t>El sistema carga la tabla con las fichas activas.</w:t>
      </w:r>
    </w:p>
    <w:p w14:paraId="605FE054" w14:textId="77777777" w:rsidR="00796A6B" w:rsidRPr="001559C4" w:rsidRDefault="00796A6B" w:rsidP="00796A6B">
      <w:pPr>
        <w:pStyle w:val="Prrafodelista"/>
        <w:numPr>
          <w:ilvl w:val="0"/>
          <w:numId w:val="111"/>
        </w:numPr>
        <w:rPr>
          <w:lang w:val="es-419"/>
        </w:rPr>
      </w:pPr>
      <w:r w:rsidRPr="001559C4">
        <w:rPr>
          <w:lang w:val="es-419"/>
        </w:rPr>
        <w:t>Los datos de las fichas se muestran completos.</w:t>
      </w:r>
    </w:p>
    <w:p w14:paraId="592DDE84" w14:textId="77777777" w:rsidR="00796A6B" w:rsidRPr="001559C4" w:rsidRDefault="00796A6B" w:rsidP="00796A6B">
      <w:pPr>
        <w:pStyle w:val="Prrafodelista"/>
        <w:numPr>
          <w:ilvl w:val="0"/>
          <w:numId w:val="111"/>
        </w:numPr>
        <w:rPr>
          <w:lang w:val="es-419"/>
        </w:rPr>
      </w:pPr>
      <w:r w:rsidRPr="001559C4">
        <w:rPr>
          <w:lang w:val="es-419"/>
        </w:rPr>
        <w:t>No se incluyen fichas inactivas en el listado.</w:t>
      </w:r>
    </w:p>
    <w:p w14:paraId="4FBE4C4A" w14:textId="77777777" w:rsidR="00796A6B" w:rsidRPr="001559C4" w:rsidRDefault="00796A6B" w:rsidP="00796A6B">
      <w:pPr>
        <w:ind w:left="720" w:firstLine="0"/>
        <w:rPr>
          <w:lang w:val="es-419"/>
        </w:rPr>
      </w:pPr>
    </w:p>
    <w:p w14:paraId="528180A8" w14:textId="77777777" w:rsidR="00796A6B" w:rsidRDefault="00796A6B" w:rsidP="00796A6B">
      <w:pPr>
        <w:ind w:left="720" w:firstLine="0"/>
      </w:pPr>
      <w:r w:rsidRPr="008C5944">
        <w:t>Resultados obtenidos</w:t>
      </w:r>
      <w:r>
        <w:t>:</w:t>
      </w:r>
    </w:p>
    <w:p w14:paraId="4D319BB3" w14:textId="77777777" w:rsidR="00796A6B" w:rsidRPr="00B2188B" w:rsidRDefault="00796A6B" w:rsidP="00796A6B">
      <w:pPr>
        <w:pStyle w:val="Prrafodelista"/>
        <w:numPr>
          <w:ilvl w:val="0"/>
          <w:numId w:val="113"/>
        </w:numPr>
        <w:rPr>
          <w:lang w:val="es-419"/>
        </w:rPr>
      </w:pPr>
      <w:r w:rsidRPr="00B2188B">
        <w:rPr>
          <w:lang w:val="es-419"/>
        </w:rPr>
        <w:t>La tabla se cargó correctamente.</w:t>
      </w:r>
    </w:p>
    <w:p w14:paraId="032F06BC" w14:textId="77777777" w:rsidR="00796A6B" w:rsidRPr="00B2188B" w:rsidRDefault="00796A6B" w:rsidP="00796A6B">
      <w:pPr>
        <w:pStyle w:val="Prrafodelista"/>
        <w:numPr>
          <w:ilvl w:val="0"/>
          <w:numId w:val="113"/>
        </w:numPr>
        <w:rPr>
          <w:lang w:val="es-419"/>
        </w:rPr>
      </w:pPr>
      <w:r w:rsidRPr="00B2188B">
        <w:rPr>
          <w:lang w:val="es-419"/>
        </w:rPr>
        <w:t>Los datos fueron visibles y correctos.</w:t>
      </w:r>
    </w:p>
    <w:p w14:paraId="3E221292" w14:textId="77777777" w:rsidR="00796A6B" w:rsidRPr="00B2188B" w:rsidRDefault="00796A6B" w:rsidP="00796A6B">
      <w:pPr>
        <w:pStyle w:val="Prrafodelista"/>
        <w:numPr>
          <w:ilvl w:val="0"/>
          <w:numId w:val="113"/>
        </w:numPr>
        <w:rPr>
          <w:lang w:val="es-419"/>
        </w:rPr>
      </w:pPr>
      <w:r w:rsidRPr="00B2188B">
        <w:rPr>
          <w:lang w:val="es-419"/>
        </w:rPr>
        <w:t>Solo se visualizaron fichas activas.</w:t>
      </w:r>
    </w:p>
    <w:p w14:paraId="3C2F2E54" w14:textId="77777777" w:rsidR="00796A6B" w:rsidRDefault="00796A6B" w:rsidP="00796A6B">
      <w:pPr>
        <w:ind w:left="720" w:firstLine="0"/>
      </w:pPr>
    </w:p>
    <w:p w14:paraId="01BF1C22" w14:textId="49F64A80"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16</w:t>
      </w:r>
      <w:r>
        <w:fldChar w:fldCharType="end"/>
      </w:r>
      <w:r>
        <w:t xml:space="preserve"> “Captura de pantalla de prueba 1-2-3 caso de uso N°</w:t>
      </w:r>
      <w:r>
        <w:t>2.3</w:t>
      </w:r>
      <w:r>
        <w:t>”</w:t>
      </w:r>
    </w:p>
    <w:p w14:paraId="0204806A" w14:textId="77777777" w:rsidR="00267181" w:rsidRDefault="00267181" w:rsidP="00796A6B">
      <w:pPr>
        <w:ind w:left="720" w:firstLine="0"/>
      </w:pPr>
    </w:p>
    <w:p w14:paraId="79111B56" w14:textId="77777777" w:rsidR="00796A6B" w:rsidRPr="008C5944" w:rsidRDefault="00796A6B" w:rsidP="00796A6B">
      <w:pPr>
        <w:ind w:left="720" w:firstLine="0"/>
      </w:pPr>
      <w:r>
        <w:t>IMAGEN RESULTADOS CON CUADROS RESALTANDOS RESULTADOS</w:t>
      </w:r>
    </w:p>
    <w:p w14:paraId="2052B5BE" w14:textId="77777777" w:rsidR="00796A6B" w:rsidRDefault="00796A6B" w:rsidP="00796A6B">
      <w:r>
        <w:t xml:space="preserve">Fuente: Captura realizada al sistema web </w:t>
      </w:r>
      <w:proofErr w:type="spellStart"/>
      <w:r>
        <w:t>EugCOM</w:t>
      </w:r>
      <w:proofErr w:type="spellEnd"/>
    </w:p>
    <w:p w14:paraId="20130B79" w14:textId="77777777" w:rsidR="00796A6B" w:rsidRPr="004B79BA" w:rsidRDefault="00796A6B" w:rsidP="00796A6B"/>
    <w:p w14:paraId="15ABE572" w14:textId="77777777" w:rsidR="00796A6B" w:rsidRPr="00CB0FA9" w:rsidRDefault="00796A6B" w:rsidP="00796A6B">
      <w:pPr>
        <w:spacing w:line="278" w:lineRule="auto"/>
        <w:ind w:firstLine="0"/>
        <w:jc w:val="left"/>
        <w:rPr>
          <w:rFonts w:eastAsiaTheme="majorEastAsia" w:cstheme="majorBidi"/>
          <w:szCs w:val="32"/>
        </w:rPr>
      </w:pPr>
      <w:r>
        <w:br w:type="page"/>
      </w:r>
    </w:p>
    <w:p w14:paraId="7E8DFAA3" w14:textId="77777777" w:rsidR="00796A6B" w:rsidRDefault="00796A6B" w:rsidP="00796A6B">
      <w:pPr>
        <w:pStyle w:val="Ttulo2"/>
      </w:pPr>
      <w:r>
        <w:lastRenderedPageBreak/>
        <w:t>Prueba Unitaria CU N°2.5</w:t>
      </w:r>
    </w:p>
    <w:p w14:paraId="27D53035" w14:textId="77777777" w:rsidR="00796A6B" w:rsidRDefault="00796A6B" w:rsidP="00796A6B"/>
    <w:p w14:paraId="38A737CC" w14:textId="77777777" w:rsidR="00796A6B" w:rsidRPr="006C0843" w:rsidRDefault="00796A6B" w:rsidP="00796A6B">
      <w:r w:rsidRPr="006C0843">
        <w:t xml:space="preserve">En la </w:t>
      </w:r>
      <w:r w:rsidRPr="006C0843">
        <w:rPr>
          <w:i/>
        </w:rPr>
        <w:t xml:space="preserve">Tabla </w:t>
      </w:r>
      <w:r>
        <w:rPr>
          <w:i/>
        </w:rPr>
        <w:t>7.17 se</w:t>
      </w:r>
      <w:r w:rsidRPr="006C0843">
        <w:t xml:space="preserve"> puede visualizar el Caso de uso N°2.5, se crea la opción de guardar la información de los empleados, primeramente, se validan los datos del empleado y luego pasan a guardar los datos en el sistema.</w:t>
      </w:r>
    </w:p>
    <w:p w14:paraId="02145F16" w14:textId="77777777" w:rsidR="00796A6B" w:rsidRPr="006C0843" w:rsidRDefault="00796A6B" w:rsidP="00796A6B"/>
    <w:p w14:paraId="62907787" w14:textId="77777777" w:rsidR="00796A6B" w:rsidRPr="006C0843" w:rsidRDefault="00796A6B" w:rsidP="00796A6B">
      <w:pPr>
        <w:pStyle w:val="Descripcin"/>
      </w:pPr>
      <w:bookmarkStart w:id="611" w:name="_Toc209985100"/>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17</w:t>
      </w:r>
      <w:r>
        <w:rPr>
          <w:noProof/>
        </w:rPr>
        <w:fldChar w:fldCharType="end"/>
      </w:r>
      <w:r w:rsidRPr="006C0843">
        <w:t xml:space="preserve"> Caso de uso N °2.5, Guardando datos de empleado</w:t>
      </w:r>
      <w:bookmarkEnd w:id="611"/>
    </w:p>
    <w:p w14:paraId="5B465A26" w14:textId="77777777" w:rsidR="00796A6B" w:rsidRPr="006C0843" w:rsidRDefault="00796A6B" w:rsidP="00796A6B">
      <w:pPr>
        <w:pStyle w:val="Sinespaciado"/>
      </w:pPr>
      <w:r w:rsidRPr="006C0843">
        <w:rPr>
          <w:noProof/>
        </w:rPr>
        <w:drawing>
          <wp:inline distT="0" distB="0" distL="0" distR="0" wp14:anchorId="53A1FC50" wp14:editId="08595F02">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34FD480F" w14:textId="77777777" w:rsidR="00796A6B" w:rsidRPr="006C0843" w:rsidRDefault="00796A6B" w:rsidP="00796A6B"/>
    <w:p w14:paraId="73C242A2" w14:textId="77777777" w:rsidR="00796A6B" w:rsidRDefault="00796A6B" w:rsidP="00796A6B">
      <w:r w:rsidRPr="006C0843">
        <w:t>Fuente: Elaborado por el estudiante de acuerdo con el proyecto</w:t>
      </w:r>
    </w:p>
    <w:p w14:paraId="7E834339" w14:textId="77777777" w:rsidR="00796A6B" w:rsidRDefault="00796A6B" w:rsidP="00796A6B">
      <w:r w:rsidRPr="008C5944">
        <w:t>Casos de prueba:</w:t>
      </w:r>
    </w:p>
    <w:p w14:paraId="0CB6E403" w14:textId="77777777" w:rsidR="00796A6B" w:rsidRPr="00B2188B" w:rsidRDefault="00796A6B" w:rsidP="00796A6B">
      <w:pPr>
        <w:pStyle w:val="Prrafodelista"/>
        <w:numPr>
          <w:ilvl w:val="0"/>
          <w:numId w:val="114"/>
        </w:numPr>
        <w:rPr>
          <w:lang w:val="es-419"/>
        </w:rPr>
      </w:pPr>
      <w:r w:rsidRPr="00B2188B">
        <w:rPr>
          <w:lang w:val="es-419"/>
        </w:rPr>
        <w:t>Verificar que se permita ingresar datos de un nuevo empleado.</w:t>
      </w:r>
    </w:p>
    <w:p w14:paraId="5F55F5C5" w14:textId="77777777" w:rsidR="00796A6B" w:rsidRPr="00B2188B" w:rsidRDefault="00796A6B" w:rsidP="00796A6B">
      <w:pPr>
        <w:pStyle w:val="Prrafodelista"/>
        <w:numPr>
          <w:ilvl w:val="0"/>
          <w:numId w:val="114"/>
        </w:numPr>
        <w:rPr>
          <w:lang w:val="es-419"/>
        </w:rPr>
      </w:pPr>
      <w:r w:rsidRPr="00B2188B">
        <w:rPr>
          <w:lang w:val="es-419"/>
        </w:rPr>
        <w:t>Verificar la validación de campos obligatorios.</w:t>
      </w:r>
    </w:p>
    <w:p w14:paraId="7FC2669F" w14:textId="77777777" w:rsidR="00796A6B" w:rsidRPr="00B2188B" w:rsidRDefault="00796A6B" w:rsidP="00796A6B">
      <w:pPr>
        <w:pStyle w:val="Prrafodelista"/>
        <w:numPr>
          <w:ilvl w:val="0"/>
          <w:numId w:val="114"/>
        </w:numPr>
        <w:rPr>
          <w:lang w:val="es-419"/>
        </w:rPr>
      </w:pPr>
      <w:r w:rsidRPr="00B2188B">
        <w:rPr>
          <w:lang w:val="es-419"/>
        </w:rPr>
        <w:t>Verificar el guardado exitoso en la base de datos.</w:t>
      </w:r>
    </w:p>
    <w:p w14:paraId="5FE7DCB8" w14:textId="77777777" w:rsidR="00796A6B" w:rsidRPr="008C5944" w:rsidRDefault="00796A6B" w:rsidP="00796A6B"/>
    <w:p w14:paraId="5D0B5B87" w14:textId="77777777" w:rsidR="00796A6B" w:rsidRDefault="00796A6B" w:rsidP="00796A6B">
      <w:pPr>
        <w:ind w:left="720" w:firstLine="0"/>
      </w:pPr>
      <w:r w:rsidRPr="008C5944">
        <w:t>Resultados Esperados:</w:t>
      </w:r>
    </w:p>
    <w:p w14:paraId="17C33E56" w14:textId="77777777" w:rsidR="00796A6B" w:rsidRPr="00B2188B" w:rsidRDefault="00796A6B" w:rsidP="00796A6B">
      <w:pPr>
        <w:pStyle w:val="Prrafodelista"/>
        <w:numPr>
          <w:ilvl w:val="0"/>
          <w:numId w:val="115"/>
        </w:numPr>
        <w:rPr>
          <w:lang w:val="es-419"/>
        </w:rPr>
      </w:pPr>
      <w:r w:rsidRPr="00B2188B">
        <w:rPr>
          <w:lang w:val="es-419"/>
        </w:rPr>
        <w:t>El formulario permite ingresar todos los datos requeridos.</w:t>
      </w:r>
    </w:p>
    <w:p w14:paraId="383B191F" w14:textId="77777777" w:rsidR="00796A6B" w:rsidRPr="00B2188B" w:rsidRDefault="00796A6B" w:rsidP="00796A6B">
      <w:pPr>
        <w:pStyle w:val="Prrafodelista"/>
        <w:numPr>
          <w:ilvl w:val="0"/>
          <w:numId w:val="115"/>
        </w:numPr>
        <w:rPr>
          <w:lang w:val="es-419"/>
        </w:rPr>
      </w:pPr>
      <w:r w:rsidRPr="00B2188B">
        <w:rPr>
          <w:lang w:val="es-419"/>
        </w:rPr>
        <w:t>El sistema solicita completar los campos antes de guardar.</w:t>
      </w:r>
    </w:p>
    <w:p w14:paraId="4E3F96B9" w14:textId="77777777" w:rsidR="00796A6B" w:rsidRPr="00B2188B" w:rsidRDefault="00796A6B" w:rsidP="00796A6B">
      <w:pPr>
        <w:pStyle w:val="Prrafodelista"/>
        <w:numPr>
          <w:ilvl w:val="0"/>
          <w:numId w:val="115"/>
        </w:numPr>
        <w:rPr>
          <w:lang w:val="es-419"/>
        </w:rPr>
      </w:pPr>
      <w:r w:rsidRPr="00B2188B">
        <w:rPr>
          <w:lang w:val="es-419"/>
        </w:rPr>
        <w:t>Los datos se guardan correctamente y aparecen en la lista.</w:t>
      </w:r>
    </w:p>
    <w:p w14:paraId="78861696" w14:textId="77777777" w:rsidR="00796A6B" w:rsidRPr="008C5944" w:rsidRDefault="00796A6B" w:rsidP="00796A6B">
      <w:pPr>
        <w:ind w:left="720" w:firstLine="0"/>
      </w:pPr>
    </w:p>
    <w:p w14:paraId="4B1D8176" w14:textId="77777777" w:rsidR="00796A6B" w:rsidRDefault="00796A6B" w:rsidP="00796A6B">
      <w:pPr>
        <w:ind w:left="720" w:firstLine="0"/>
      </w:pPr>
      <w:r w:rsidRPr="008C5944">
        <w:t>Resultados obtenidos</w:t>
      </w:r>
      <w:r>
        <w:t>:</w:t>
      </w:r>
    </w:p>
    <w:p w14:paraId="45FC6734" w14:textId="77777777" w:rsidR="00796A6B" w:rsidRPr="00B2188B" w:rsidRDefault="00796A6B" w:rsidP="00796A6B">
      <w:pPr>
        <w:pStyle w:val="Prrafodelista"/>
        <w:numPr>
          <w:ilvl w:val="0"/>
          <w:numId w:val="116"/>
        </w:numPr>
        <w:rPr>
          <w:lang w:val="es-419"/>
        </w:rPr>
      </w:pPr>
      <w:r w:rsidRPr="00B2188B">
        <w:rPr>
          <w:lang w:val="es-419"/>
        </w:rPr>
        <w:t>Los campos fueron accesibles.</w:t>
      </w:r>
    </w:p>
    <w:p w14:paraId="7F101FD6" w14:textId="77777777" w:rsidR="00796A6B" w:rsidRPr="00B2188B" w:rsidRDefault="00796A6B" w:rsidP="00796A6B">
      <w:pPr>
        <w:pStyle w:val="Prrafodelista"/>
        <w:numPr>
          <w:ilvl w:val="0"/>
          <w:numId w:val="116"/>
        </w:numPr>
        <w:rPr>
          <w:lang w:val="es-419"/>
        </w:rPr>
      </w:pPr>
      <w:r w:rsidRPr="00B2188B">
        <w:rPr>
          <w:lang w:val="es-419"/>
        </w:rPr>
        <w:t>La validación funcionó correctamente.</w:t>
      </w:r>
    </w:p>
    <w:p w14:paraId="28A24ECD" w14:textId="77777777" w:rsidR="00796A6B" w:rsidRPr="00B2188B" w:rsidRDefault="00796A6B" w:rsidP="00796A6B">
      <w:pPr>
        <w:pStyle w:val="Prrafodelista"/>
        <w:numPr>
          <w:ilvl w:val="0"/>
          <w:numId w:val="116"/>
        </w:numPr>
        <w:rPr>
          <w:lang w:val="es-419"/>
        </w:rPr>
      </w:pPr>
      <w:r w:rsidRPr="00B2188B">
        <w:rPr>
          <w:lang w:val="es-419"/>
        </w:rPr>
        <w:t>Los datos se guardaron y se mostraron en la interfaz.</w:t>
      </w:r>
    </w:p>
    <w:p w14:paraId="75B5E443" w14:textId="77777777" w:rsidR="00796A6B" w:rsidRDefault="00796A6B" w:rsidP="00796A6B">
      <w:pPr>
        <w:ind w:left="720" w:firstLine="0"/>
      </w:pPr>
    </w:p>
    <w:p w14:paraId="1D22F32C" w14:textId="1C21939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17</w:t>
      </w:r>
      <w:r>
        <w:fldChar w:fldCharType="end"/>
      </w:r>
      <w:r>
        <w:t xml:space="preserve"> “Captura de pantalla de prueba 1-2-3 caso de uso N°</w:t>
      </w:r>
      <w:r>
        <w:t>2.5</w:t>
      </w:r>
      <w:r>
        <w:t>”</w:t>
      </w:r>
    </w:p>
    <w:p w14:paraId="3360A190" w14:textId="77777777" w:rsidR="00267181" w:rsidRDefault="00267181" w:rsidP="00796A6B">
      <w:pPr>
        <w:ind w:left="720" w:firstLine="0"/>
      </w:pPr>
    </w:p>
    <w:p w14:paraId="5E02DDB7" w14:textId="77777777" w:rsidR="00796A6B" w:rsidRPr="008C5944" w:rsidRDefault="00796A6B" w:rsidP="00796A6B">
      <w:pPr>
        <w:ind w:left="720" w:firstLine="0"/>
      </w:pPr>
      <w:r>
        <w:t>IMAGEN RESULTADOS CON CUADROS RESALTANDOS RESULTADOS</w:t>
      </w:r>
    </w:p>
    <w:p w14:paraId="2F00AD98" w14:textId="77777777" w:rsidR="00796A6B" w:rsidRDefault="00796A6B" w:rsidP="00796A6B">
      <w:r>
        <w:t xml:space="preserve">Fuente: Captura realizada al sistema web </w:t>
      </w:r>
      <w:proofErr w:type="spellStart"/>
      <w:r>
        <w:t>EugCOM</w:t>
      </w:r>
      <w:proofErr w:type="spellEnd"/>
    </w:p>
    <w:p w14:paraId="48105A37" w14:textId="77777777" w:rsidR="00796A6B" w:rsidRPr="004B79BA" w:rsidRDefault="00796A6B" w:rsidP="00796A6B"/>
    <w:p w14:paraId="3661BA16" w14:textId="77777777" w:rsidR="00796A6B" w:rsidRPr="00CB0FA9" w:rsidRDefault="00796A6B" w:rsidP="00796A6B">
      <w:pPr>
        <w:spacing w:line="278" w:lineRule="auto"/>
        <w:ind w:firstLine="0"/>
        <w:jc w:val="left"/>
        <w:rPr>
          <w:rFonts w:eastAsiaTheme="majorEastAsia" w:cstheme="majorBidi"/>
          <w:szCs w:val="32"/>
        </w:rPr>
      </w:pPr>
      <w:r>
        <w:br w:type="page"/>
      </w:r>
    </w:p>
    <w:p w14:paraId="5E2CAA1E" w14:textId="77777777" w:rsidR="00796A6B" w:rsidRDefault="00796A6B" w:rsidP="00796A6B">
      <w:pPr>
        <w:pStyle w:val="Ttulo2"/>
      </w:pPr>
      <w:r>
        <w:lastRenderedPageBreak/>
        <w:t>Prueba Unitaria CU N°2.6.1</w:t>
      </w:r>
    </w:p>
    <w:p w14:paraId="72872FB7" w14:textId="77777777" w:rsidR="00796A6B" w:rsidRDefault="00796A6B" w:rsidP="00796A6B"/>
    <w:p w14:paraId="473E721F" w14:textId="77777777" w:rsidR="00796A6B" w:rsidRPr="00627D3D" w:rsidRDefault="00796A6B" w:rsidP="00796A6B">
      <w:r w:rsidRPr="00627D3D">
        <w:t xml:space="preserve">En la </w:t>
      </w:r>
      <w:r w:rsidRPr="00627D3D">
        <w:rPr>
          <w:i/>
        </w:rPr>
        <w:t xml:space="preserve">Tabla </w:t>
      </w:r>
      <w:r>
        <w:rPr>
          <w:i/>
        </w:rPr>
        <w:t>7.18</w:t>
      </w:r>
      <w:r w:rsidRPr="00627D3D">
        <w:t xml:space="preserve"> se puede visualizar el Caso de uso N°2.6.1, el sistema permite imprimir una ficha de empleado en formato PDF para el administrador/RRHH.</w:t>
      </w:r>
    </w:p>
    <w:p w14:paraId="41ACE5CE" w14:textId="77777777" w:rsidR="00796A6B" w:rsidRPr="00627D3D" w:rsidRDefault="00796A6B" w:rsidP="00796A6B"/>
    <w:p w14:paraId="20F8E1CF" w14:textId="77777777" w:rsidR="00796A6B" w:rsidRPr="00627D3D" w:rsidRDefault="00796A6B" w:rsidP="00796A6B">
      <w:pPr>
        <w:pStyle w:val="Descripcin"/>
      </w:pPr>
      <w:bookmarkStart w:id="612" w:name="_Toc20998510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18</w:t>
      </w:r>
      <w:r>
        <w:rPr>
          <w:noProof/>
        </w:rPr>
        <w:fldChar w:fldCharType="end"/>
      </w:r>
      <w:r>
        <w:t xml:space="preserve"> </w:t>
      </w:r>
      <w:r w:rsidRPr="00627D3D">
        <w:t>Caso de uso N °2.6.1, Imprimiendo</w:t>
      </w:r>
      <w:r>
        <w:t xml:space="preserve"> ficha de empleado</w:t>
      </w:r>
      <w:bookmarkEnd w:id="612"/>
    </w:p>
    <w:p w14:paraId="06FB911A" w14:textId="77777777" w:rsidR="00796A6B" w:rsidRPr="00627D3D" w:rsidRDefault="00796A6B" w:rsidP="00796A6B">
      <w:pPr>
        <w:pStyle w:val="Sinespaciado"/>
      </w:pPr>
      <w:r w:rsidRPr="00627D3D">
        <w:rPr>
          <w:noProof/>
        </w:rPr>
        <w:drawing>
          <wp:inline distT="0" distB="0" distL="0" distR="0" wp14:anchorId="679E9050" wp14:editId="49133CEE">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7BFA502F" w14:textId="77777777" w:rsidR="00796A6B" w:rsidRPr="00627D3D" w:rsidRDefault="00796A6B" w:rsidP="00796A6B">
      <w:pPr>
        <w:ind w:firstLine="0"/>
      </w:pPr>
    </w:p>
    <w:p w14:paraId="4CE30EB0" w14:textId="77777777" w:rsidR="00796A6B" w:rsidRDefault="00796A6B" w:rsidP="00796A6B">
      <w:r w:rsidRPr="00627D3D">
        <w:t>Fuente: Elaborado por el estudiante de acuerdo con el proyecto</w:t>
      </w:r>
    </w:p>
    <w:p w14:paraId="3DB75A44" w14:textId="77777777" w:rsidR="00796A6B" w:rsidRDefault="00796A6B" w:rsidP="00796A6B"/>
    <w:p w14:paraId="3E0EC4DC" w14:textId="77777777" w:rsidR="00796A6B" w:rsidRDefault="00796A6B" w:rsidP="00796A6B"/>
    <w:p w14:paraId="57A303D0" w14:textId="77777777" w:rsidR="00796A6B" w:rsidRDefault="00796A6B" w:rsidP="00796A6B">
      <w:r w:rsidRPr="008C5944">
        <w:t>Casos de prueba:</w:t>
      </w:r>
    </w:p>
    <w:p w14:paraId="23D61EE0" w14:textId="77777777" w:rsidR="00796A6B" w:rsidRPr="00B2188B" w:rsidRDefault="00796A6B" w:rsidP="00796A6B">
      <w:pPr>
        <w:pStyle w:val="Prrafodelista"/>
        <w:numPr>
          <w:ilvl w:val="0"/>
          <w:numId w:val="117"/>
        </w:numPr>
        <w:rPr>
          <w:lang w:val="es-419"/>
        </w:rPr>
      </w:pPr>
      <w:r w:rsidRPr="00B2188B">
        <w:rPr>
          <w:lang w:val="es-419"/>
        </w:rPr>
        <w:t>Verificar la disponibilidad de la opción de impresión.</w:t>
      </w:r>
    </w:p>
    <w:p w14:paraId="686B48D2" w14:textId="77777777" w:rsidR="00796A6B" w:rsidRPr="00B2188B" w:rsidRDefault="00796A6B" w:rsidP="00796A6B">
      <w:pPr>
        <w:pStyle w:val="Prrafodelista"/>
        <w:numPr>
          <w:ilvl w:val="0"/>
          <w:numId w:val="117"/>
        </w:numPr>
        <w:rPr>
          <w:lang w:val="es-419"/>
        </w:rPr>
      </w:pPr>
      <w:r w:rsidRPr="00B2188B">
        <w:rPr>
          <w:lang w:val="es-419"/>
        </w:rPr>
        <w:t>Verificar que se genere un PDF con los datos del empleado.</w:t>
      </w:r>
    </w:p>
    <w:p w14:paraId="76D58B22" w14:textId="77777777" w:rsidR="00796A6B" w:rsidRPr="00B2188B" w:rsidRDefault="00796A6B" w:rsidP="00796A6B">
      <w:pPr>
        <w:pStyle w:val="Prrafodelista"/>
        <w:numPr>
          <w:ilvl w:val="0"/>
          <w:numId w:val="117"/>
        </w:numPr>
        <w:rPr>
          <w:lang w:val="es-419"/>
        </w:rPr>
      </w:pPr>
      <w:r w:rsidRPr="00B2188B">
        <w:rPr>
          <w:lang w:val="es-419"/>
        </w:rPr>
        <w:t>Verificar la descarga correcta del documento.</w:t>
      </w:r>
    </w:p>
    <w:p w14:paraId="7947984D" w14:textId="77777777" w:rsidR="00796A6B" w:rsidRPr="008C5944" w:rsidRDefault="00796A6B" w:rsidP="00796A6B"/>
    <w:p w14:paraId="4AAAB30A" w14:textId="77777777" w:rsidR="00796A6B" w:rsidRDefault="00796A6B" w:rsidP="00796A6B">
      <w:pPr>
        <w:ind w:left="720" w:firstLine="0"/>
      </w:pPr>
      <w:r w:rsidRPr="008C5944">
        <w:t>Resultados Esperados:</w:t>
      </w:r>
    </w:p>
    <w:p w14:paraId="11A36439" w14:textId="77777777" w:rsidR="00796A6B" w:rsidRPr="00B2188B" w:rsidRDefault="00796A6B" w:rsidP="00796A6B">
      <w:pPr>
        <w:pStyle w:val="Prrafodelista"/>
        <w:numPr>
          <w:ilvl w:val="0"/>
          <w:numId w:val="118"/>
        </w:numPr>
        <w:rPr>
          <w:lang w:val="es-419"/>
        </w:rPr>
      </w:pPr>
      <w:r w:rsidRPr="00B2188B">
        <w:rPr>
          <w:lang w:val="es-419"/>
        </w:rPr>
        <w:t>El botón de impresión está visible junto a cada ficha.</w:t>
      </w:r>
    </w:p>
    <w:p w14:paraId="44488D2A" w14:textId="77777777" w:rsidR="00796A6B" w:rsidRPr="00B2188B" w:rsidRDefault="00796A6B" w:rsidP="00796A6B">
      <w:pPr>
        <w:pStyle w:val="Prrafodelista"/>
        <w:numPr>
          <w:ilvl w:val="0"/>
          <w:numId w:val="118"/>
        </w:numPr>
        <w:rPr>
          <w:lang w:val="es-419"/>
        </w:rPr>
      </w:pPr>
      <w:r w:rsidRPr="00B2188B">
        <w:rPr>
          <w:lang w:val="es-419"/>
        </w:rPr>
        <w:t>El PDF contiene los datos completos del empleado.</w:t>
      </w:r>
    </w:p>
    <w:p w14:paraId="2E5C4F6A" w14:textId="77777777" w:rsidR="00796A6B" w:rsidRPr="00B2188B" w:rsidRDefault="00796A6B" w:rsidP="00796A6B">
      <w:pPr>
        <w:pStyle w:val="Prrafodelista"/>
        <w:numPr>
          <w:ilvl w:val="0"/>
          <w:numId w:val="118"/>
        </w:numPr>
        <w:rPr>
          <w:lang w:val="es-419"/>
        </w:rPr>
      </w:pPr>
      <w:r w:rsidRPr="00B2188B">
        <w:rPr>
          <w:lang w:val="es-419"/>
        </w:rPr>
        <w:t>El archivo se descarga correctamente.</w:t>
      </w:r>
    </w:p>
    <w:p w14:paraId="265F501B" w14:textId="77777777" w:rsidR="00796A6B" w:rsidRPr="008C5944" w:rsidRDefault="00796A6B" w:rsidP="00796A6B">
      <w:pPr>
        <w:ind w:left="720" w:firstLine="0"/>
      </w:pPr>
    </w:p>
    <w:p w14:paraId="3190D0EF" w14:textId="77777777" w:rsidR="00796A6B" w:rsidRDefault="00796A6B" w:rsidP="00796A6B">
      <w:pPr>
        <w:ind w:left="720" w:firstLine="0"/>
      </w:pPr>
      <w:r w:rsidRPr="008C5944">
        <w:t>Resultados obtenidos</w:t>
      </w:r>
      <w:r>
        <w:t>:</w:t>
      </w:r>
    </w:p>
    <w:p w14:paraId="1BAC3259" w14:textId="77777777" w:rsidR="00796A6B" w:rsidRPr="00B2188B" w:rsidRDefault="00796A6B" w:rsidP="00796A6B">
      <w:pPr>
        <w:pStyle w:val="Prrafodelista"/>
        <w:numPr>
          <w:ilvl w:val="0"/>
          <w:numId w:val="119"/>
        </w:numPr>
        <w:rPr>
          <w:lang w:val="es-419"/>
        </w:rPr>
      </w:pPr>
      <w:r w:rsidRPr="00B2188B">
        <w:rPr>
          <w:lang w:val="es-419"/>
        </w:rPr>
        <w:t>La opción estuvo disponible.</w:t>
      </w:r>
    </w:p>
    <w:p w14:paraId="38144BC9" w14:textId="77777777" w:rsidR="00796A6B" w:rsidRPr="00B2188B" w:rsidRDefault="00796A6B" w:rsidP="00796A6B">
      <w:pPr>
        <w:pStyle w:val="Prrafodelista"/>
        <w:numPr>
          <w:ilvl w:val="0"/>
          <w:numId w:val="119"/>
        </w:numPr>
        <w:rPr>
          <w:lang w:val="es-419"/>
        </w:rPr>
      </w:pPr>
      <w:r w:rsidRPr="00B2188B">
        <w:rPr>
          <w:lang w:val="es-419"/>
        </w:rPr>
        <w:t>El PDF se generó con la información esperada.</w:t>
      </w:r>
    </w:p>
    <w:p w14:paraId="7DAC347C" w14:textId="77777777" w:rsidR="00796A6B" w:rsidRPr="00B2188B" w:rsidRDefault="00796A6B" w:rsidP="00796A6B">
      <w:pPr>
        <w:pStyle w:val="Prrafodelista"/>
        <w:numPr>
          <w:ilvl w:val="0"/>
          <w:numId w:val="119"/>
        </w:numPr>
        <w:rPr>
          <w:lang w:val="es-419"/>
        </w:rPr>
      </w:pPr>
      <w:r w:rsidRPr="00B2188B">
        <w:rPr>
          <w:lang w:val="es-419"/>
        </w:rPr>
        <w:t>La descarga se realizó sin errores.</w:t>
      </w:r>
    </w:p>
    <w:p w14:paraId="52666A6A" w14:textId="77777777" w:rsidR="00796A6B" w:rsidRDefault="00796A6B" w:rsidP="00796A6B">
      <w:pPr>
        <w:ind w:left="720" w:firstLine="0"/>
      </w:pPr>
    </w:p>
    <w:p w14:paraId="4795C596" w14:textId="51EB39BC"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18</w:t>
      </w:r>
      <w:r>
        <w:fldChar w:fldCharType="end"/>
      </w:r>
      <w:r>
        <w:t xml:space="preserve"> “Captura de pantalla de prueba 1-2-3 caso de uso N°</w:t>
      </w:r>
      <w:r>
        <w:t>2.6.1</w:t>
      </w:r>
      <w:r>
        <w:t>”</w:t>
      </w:r>
    </w:p>
    <w:p w14:paraId="5FCC9C51" w14:textId="77777777" w:rsidR="00267181" w:rsidRDefault="00267181" w:rsidP="00796A6B">
      <w:pPr>
        <w:ind w:left="720" w:firstLine="0"/>
      </w:pPr>
    </w:p>
    <w:p w14:paraId="3E0D379B" w14:textId="77777777" w:rsidR="00796A6B" w:rsidRPr="008C5944" w:rsidRDefault="00796A6B" w:rsidP="00796A6B">
      <w:pPr>
        <w:ind w:left="720" w:firstLine="0"/>
      </w:pPr>
      <w:r>
        <w:t>IMAGEN RESULTADOS CON CUADROS RESALTANDOS RESULTADOS</w:t>
      </w:r>
    </w:p>
    <w:p w14:paraId="1C1AF9A5" w14:textId="77777777" w:rsidR="00796A6B" w:rsidRDefault="00796A6B" w:rsidP="00796A6B">
      <w:r>
        <w:t xml:space="preserve">Fuente: Captura realizada al sistema web </w:t>
      </w:r>
      <w:proofErr w:type="spellStart"/>
      <w:r>
        <w:t>EugCOM</w:t>
      </w:r>
      <w:proofErr w:type="spellEnd"/>
    </w:p>
    <w:p w14:paraId="51E7FB98" w14:textId="77777777" w:rsidR="00796A6B" w:rsidRPr="004B79BA" w:rsidRDefault="00796A6B" w:rsidP="00796A6B"/>
    <w:p w14:paraId="4BABC917" w14:textId="77777777" w:rsidR="00796A6B" w:rsidRPr="00CB0FA9" w:rsidRDefault="00796A6B" w:rsidP="00796A6B">
      <w:pPr>
        <w:spacing w:line="278" w:lineRule="auto"/>
        <w:ind w:firstLine="0"/>
        <w:jc w:val="left"/>
        <w:rPr>
          <w:rFonts w:eastAsiaTheme="majorEastAsia" w:cstheme="majorBidi"/>
          <w:szCs w:val="32"/>
        </w:rPr>
      </w:pPr>
      <w:r>
        <w:br w:type="page"/>
      </w:r>
    </w:p>
    <w:p w14:paraId="184E4D27" w14:textId="77777777" w:rsidR="00796A6B" w:rsidRDefault="00796A6B" w:rsidP="00796A6B">
      <w:pPr>
        <w:pStyle w:val="Ttulo2"/>
      </w:pPr>
      <w:r>
        <w:lastRenderedPageBreak/>
        <w:t>Prueba Unitaria CU N°2.6.2</w:t>
      </w:r>
    </w:p>
    <w:p w14:paraId="0EF283D3" w14:textId="77777777" w:rsidR="00796A6B" w:rsidRPr="00627D3D" w:rsidRDefault="00796A6B" w:rsidP="00796A6B">
      <w:pPr>
        <w:ind w:firstLine="0"/>
      </w:pPr>
    </w:p>
    <w:p w14:paraId="08B7E10A" w14:textId="77777777" w:rsidR="00796A6B" w:rsidRPr="00627D3D" w:rsidRDefault="00796A6B" w:rsidP="00796A6B">
      <w:r w:rsidRPr="00627D3D">
        <w:t xml:space="preserve">En la </w:t>
      </w:r>
      <w:r w:rsidRPr="00627D3D">
        <w:rPr>
          <w:i/>
        </w:rPr>
        <w:t xml:space="preserve">Tabla </w:t>
      </w:r>
      <w:r>
        <w:rPr>
          <w:i/>
        </w:rPr>
        <w:t>7.19</w:t>
      </w:r>
      <w:r w:rsidRPr="00627D3D">
        <w:t xml:space="preserve"> se puede visualizar el Caso de uso N°2.6.2, el sistema permite imprimir múltiples tipos de archivo en formato PDF para el administrador/RRHH.</w:t>
      </w:r>
    </w:p>
    <w:p w14:paraId="1140F6A1" w14:textId="77777777" w:rsidR="00796A6B" w:rsidRPr="00627D3D" w:rsidRDefault="00796A6B" w:rsidP="00796A6B"/>
    <w:p w14:paraId="04424899" w14:textId="77777777" w:rsidR="00796A6B" w:rsidRPr="00627D3D" w:rsidRDefault="00796A6B" w:rsidP="00796A6B">
      <w:pPr>
        <w:pStyle w:val="Descripcin"/>
      </w:pPr>
      <w:bookmarkStart w:id="613" w:name="_Toc209985102"/>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19</w:t>
      </w:r>
      <w:r>
        <w:rPr>
          <w:noProof/>
        </w:rPr>
        <w:fldChar w:fldCharType="end"/>
      </w:r>
      <w:r w:rsidRPr="00627D3D">
        <w:t xml:space="preserve"> Caso de uso N °2.6.2, Imprimiendo múltiples fichas de empleado</w:t>
      </w:r>
      <w:bookmarkEnd w:id="613"/>
    </w:p>
    <w:p w14:paraId="7DE7BB58" w14:textId="77777777" w:rsidR="00796A6B" w:rsidRDefault="00796A6B" w:rsidP="00796A6B">
      <w:pPr>
        <w:pStyle w:val="Sinespaciado"/>
      </w:pPr>
      <w:r w:rsidRPr="00627D3D">
        <w:rPr>
          <w:noProof/>
        </w:rPr>
        <w:drawing>
          <wp:inline distT="0" distB="0" distL="0" distR="0" wp14:anchorId="02155792" wp14:editId="07CD3F1B">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3E0B0DCA" w14:textId="77777777" w:rsidR="00796A6B" w:rsidRPr="00627D3D" w:rsidRDefault="00796A6B" w:rsidP="00796A6B">
      <w:pPr>
        <w:pStyle w:val="Sinespaciado"/>
      </w:pPr>
    </w:p>
    <w:p w14:paraId="491CCABC" w14:textId="77777777" w:rsidR="00796A6B" w:rsidRDefault="00796A6B" w:rsidP="00796A6B">
      <w:r w:rsidRPr="00627D3D">
        <w:t>Fuente: Elaborado por el estudiante de acuerdo con el proyecto</w:t>
      </w:r>
    </w:p>
    <w:p w14:paraId="709A6BA8" w14:textId="77777777" w:rsidR="00796A6B" w:rsidRDefault="00796A6B" w:rsidP="00796A6B">
      <w:r w:rsidRPr="008C5944">
        <w:t>Casos de prueba:</w:t>
      </w:r>
    </w:p>
    <w:p w14:paraId="6F20F24E" w14:textId="77777777" w:rsidR="00796A6B" w:rsidRPr="00B2188B" w:rsidRDefault="00796A6B" w:rsidP="00796A6B">
      <w:pPr>
        <w:pStyle w:val="Prrafodelista"/>
        <w:numPr>
          <w:ilvl w:val="0"/>
          <w:numId w:val="120"/>
        </w:numPr>
        <w:rPr>
          <w:lang w:val="es-419"/>
        </w:rPr>
      </w:pPr>
      <w:r w:rsidRPr="00B2188B">
        <w:rPr>
          <w:lang w:val="es-419"/>
        </w:rPr>
        <w:t>Verificar la selección múltiple de fichas.</w:t>
      </w:r>
    </w:p>
    <w:p w14:paraId="5DFC984A" w14:textId="77777777" w:rsidR="00796A6B" w:rsidRPr="00B2188B" w:rsidRDefault="00796A6B" w:rsidP="00796A6B">
      <w:pPr>
        <w:pStyle w:val="Prrafodelista"/>
        <w:numPr>
          <w:ilvl w:val="0"/>
          <w:numId w:val="120"/>
        </w:numPr>
        <w:rPr>
          <w:lang w:val="es-419"/>
        </w:rPr>
      </w:pPr>
      <w:r w:rsidRPr="00B2188B">
        <w:rPr>
          <w:lang w:val="es-419"/>
        </w:rPr>
        <w:t>Verificar la generación del documento con varias fichas.</w:t>
      </w:r>
    </w:p>
    <w:p w14:paraId="3E6B35C3" w14:textId="77777777" w:rsidR="00796A6B" w:rsidRPr="00B2188B" w:rsidRDefault="00796A6B" w:rsidP="00796A6B">
      <w:pPr>
        <w:pStyle w:val="Prrafodelista"/>
        <w:numPr>
          <w:ilvl w:val="0"/>
          <w:numId w:val="120"/>
        </w:numPr>
        <w:rPr>
          <w:lang w:val="es-419"/>
        </w:rPr>
      </w:pPr>
      <w:r w:rsidRPr="00B2188B">
        <w:rPr>
          <w:lang w:val="es-419"/>
        </w:rPr>
        <w:t>Verificar la descarga exitosa del PDF.</w:t>
      </w:r>
    </w:p>
    <w:p w14:paraId="31FA3C61" w14:textId="77777777" w:rsidR="00796A6B" w:rsidRPr="008C5944" w:rsidRDefault="00796A6B" w:rsidP="00796A6B"/>
    <w:p w14:paraId="67EB141A" w14:textId="77777777" w:rsidR="00796A6B" w:rsidRDefault="00796A6B" w:rsidP="00796A6B">
      <w:pPr>
        <w:ind w:left="720" w:firstLine="0"/>
      </w:pPr>
      <w:r w:rsidRPr="008C5944">
        <w:t>Resultados Esperados:</w:t>
      </w:r>
    </w:p>
    <w:p w14:paraId="406F127F" w14:textId="77777777" w:rsidR="00796A6B" w:rsidRPr="00B2188B" w:rsidRDefault="00796A6B" w:rsidP="00796A6B">
      <w:pPr>
        <w:pStyle w:val="Prrafodelista"/>
        <w:numPr>
          <w:ilvl w:val="0"/>
          <w:numId w:val="121"/>
        </w:numPr>
        <w:rPr>
          <w:lang w:val="es-419"/>
        </w:rPr>
      </w:pPr>
      <w:r w:rsidRPr="00B2188B">
        <w:rPr>
          <w:lang w:val="es-419"/>
        </w:rPr>
        <w:lastRenderedPageBreak/>
        <w:t>El sistema permite seleccionar múltiples fichas.</w:t>
      </w:r>
    </w:p>
    <w:p w14:paraId="00255EF1" w14:textId="77777777" w:rsidR="00796A6B" w:rsidRPr="00B2188B" w:rsidRDefault="00796A6B" w:rsidP="00796A6B">
      <w:pPr>
        <w:pStyle w:val="Prrafodelista"/>
        <w:numPr>
          <w:ilvl w:val="0"/>
          <w:numId w:val="121"/>
        </w:numPr>
        <w:rPr>
          <w:lang w:val="es-419"/>
        </w:rPr>
      </w:pPr>
      <w:r w:rsidRPr="00B2188B">
        <w:rPr>
          <w:lang w:val="es-419"/>
        </w:rPr>
        <w:t>El PDF contiene todas las fichas seleccionadas.</w:t>
      </w:r>
    </w:p>
    <w:p w14:paraId="34B7FDFF" w14:textId="77777777" w:rsidR="00796A6B" w:rsidRPr="00B2188B" w:rsidRDefault="00796A6B" w:rsidP="00796A6B">
      <w:pPr>
        <w:pStyle w:val="Prrafodelista"/>
        <w:numPr>
          <w:ilvl w:val="0"/>
          <w:numId w:val="121"/>
        </w:numPr>
        <w:rPr>
          <w:lang w:val="es-419"/>
        </w:rPr>
      </w:pPr>
      <w:r w:rsidRPr="00B2188B">
        <w:rPr>
          <w:lang w:val="es-419"/>
        </w:rPr>
        <w:t>El documento se descarga sin inconvenientes.</w:t>
      </w:r>
    </w:p>
    <w:p w14:paraId="1197ED31" w14:textId="77777777" w:rsidR="00796A6B" w:rsidRPr="008C5944" w:rsidRDefault="00796A6B" w:rsidP="00796A6B">
      <w:pPr>
        <w:ind w:left="720" w:firstLine="0"/>
      </w:pPr>
    </w:p>
    <w:p w14:paraId="0C733297" w14:textId="77777777" w:rsidR="00796A6B" w:rsidRDefault="00796A6B" w:rsidP="00796A6B">
      <w:pPr>
        <w:ind w:left="720" w:firstLine="0"/>
      </w:pPr>
      <w:r w:rsidRPr="008C5944">
        <w:t>Resultados obtenidos</w:t>
      </w:r>
      <w:r>
        <w:t>:</w:t>
      </w:r>
    </w:p>
    <w:p w14:paraId="3A6890C4" w14:textId="77777777" w:rsidR="00796A6B" w:rsidRPr="00B2188B" w:rsidRDefault="00796A6B" w:rsidP="00796A6B">
      <w:pPr>
        <w:pStyle w:val="Prrafodelista"/>
        <w:numPr>
          <w:ilvl w:val="0"/>
          <w:numId w:val="122"/>
        </w:numPr>
        <w:rPr>
          <w:lang w:val="es-419"/>
        </w:rPr>
      </w:pPr>
      <w:r w:rsidRPr="00B2188B">
        <w:rPr>
          <w:lang w:val="es-419"/>
        </w:rPr>
        <w:t>La selección múltiple funcionó correctamente.</w:t>
      </w:r>
    </w:p>
    <w:p w14:paraId="588674BC" w14:textId="77777777" w:rsidR="00796A6B" w:rsidRPr="00B2188B" w:rsidRDefault="00796A6B" w:rsidP="00796A6B">
      <w:pPr>
        <w:pStyle w:val="Prrafodelista"/>
        <w:numPr>
          <w:ilvl w:val="0"/>
          <w:numId w:val="122"/>
        </w:numPr>
        <w:rPr>
          <w:lang w:val="es-419"/>
        </w:rPr>
      </w:pPr>
      <w:r w:rsidRPr="00B2188B">
        <w:rPr>
          <w:lang w:val="es-419"/>
        </w:rPr>
        <w:t>El PDF incluyó todas las fichas elegidas.</w:t>
      </w:r>
    </w:p>
    <w:p w14:paraId="39393FB7" w14:textId="77777777" w:rsidR="00796A6B" w:rsidRPr="00B2188B" w:rsidRDefault="00796A6B" w:rsidP="00796A6B">
      <w:pPr>
        <w:pStyle w:val="Prrafodelista"/>
        <w:numPr>
          <w:ilvl w:val="0"/>
          <w:numId w:val="122"/>
        </w:numPr>
        <w:rPr>
          <w:lang w:val="es-419"/>
        </w:rPr>
      </w:pPr>
      <w:r w:rsidRPr="00B2188B">
        <w:rPr>
          <w:lang w:val="es-419"/>
        </w:rPr>
        <w:t>La descarga fue exitosa.</w:t>
      </w:r>
    </w:p>
    <w:p w14:paraId="644E2D24" w14:textId="77777777" w:rsidR="00796A6B" w:rsidRDefault="00796A6B" w:rsidP="00796A6B">
      <w:pPr>
        <w:ind w:left="720" w:firstLine="0"/>
      </w:pPr>
    </w:p>
    <w:p w14:paraId="17A801F5" w14:textId="6699082C"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19</w:t>
      </w:r>
      <w:r>
        <w:fldChar w:fldCharType="end"/>
      </w:r>
      <w:r>
        <w:t xml:space="preserve"> “Captura de pantalla de prueba 1-2-3 caso de uso N°</w:t>
      </w:r>
      <w:r>
        <w:t>2.6.2</w:t>
      </w:r>
      <w:r>
        <w:t>”</w:t>
      </w:r>
    </w:p>
    <w:p w14:paraId="3D0C305C" w14:textId="77777777" w:rsidR="00267181" w:rsidRDefault="00267181" w:rsidP="00796A6B">
      <w:pPr>
        <w:ind w:left="720" w:firstLine="0"/>
      </w:pPr>
    </w:p>
    <w:p w14:paraId="262699DE" w14:textId="77777777" w:rsidR="00796A6B" w:rsidRPr="008C5944" w:rsidRDefault="00796A6B" w:rsidP="00796A6B">
      <w:pPr>
        <w:ind w:left="720" w:firstLine="0"/>
      </w:pPr>
      <w:r>
        <w:t>IMAGEN RESULTADOS CON CUADROS RESALTANDOS RESULTADOS</w:t>
      </w:r>
    </w:p>
    <w:p w14:paraId="31E9A0AF" w14:textId="77777777" w:rsidR="00796A6B" w:rsidRDefault="00796A6B" w:rsidP="00796A6B">
      <w:r>
        <w:t xml:space="preserve">Fuente: Captura realizada al sistema web </w:t>
      </w:r>
      <w:proofErr w:type="spellStart"/>
      <w:r>
        <w:t>EugCOM</w:t>
      </w:r>
      <w:proofErr w:type="spellEnd"/>
    </w:p>
    <w:p w14:paraId="6AC6148A" w14:textId="77777777" w:rsidR="00796A6B" w:rsidRDefault="00796A6B" w:rsidP="00796A6B">
      <w:pPr>
        <w:spacing w:line="278" w:lineRule="auto"/>
        <w:ind w:firstLine="0"/>
        <w:jc w:val="left"/>
        <w:rPr>
          <w:rFonts w:eastAsiaTheme="majorEastAsia" w:cstheme="majorBidi"/>
          <w:szCs w:val="32"/>
        </w:rPr>
      </w:pPr>
    </w:p>
    <w:p w14:paraId="4C0EF076" w14:textId="77777777" w:rsidR="00796A6B" w:rsidRDefault="00796A6B" w:rsidP="00796A6B">
      <w:pPr>
        <w:spacing w:line="278" w:lineRule="auto"/>
        <w:ind w:firstLine="0"/>
        <w:jc w:val="left"/>
        <w:rPr>
          <w:rFonts w:eastAsiaTheme="majorEastAsia" w:cstheme="majorBidi"/>
          <w:szCs w:val="32"/>
        </w:rPr>
      </w:pPr>
    </w:p>
    <w:p w14:paraId="742BC24B" w14:textId="77777777" w:rsidR="00796A6B" w:rsidRDefault="00796A6B" w:rsidP="00796A6B">
      <w:pPr>
        <w:spacing w:line="278" w:lineRule="auto"/>
        <w:ind w:firstLine="0"/>
        <w:jc w:val="left"/>
        <w:rPr>
          <w:rFonts w:eastAsiaTheme="majorEastAsia" w:cstheme="majorBidi"/>
          <w:szCs w:val="32"/>
        </w:rPr>
      </w:pPr>
    </w:p>
    <w:p w14:paraId="4DC9B8DF" w14:textId="77777777" w:rsidR="00796A6B" w:rsidRDefault="00796A6B" w:rsidP="00796A6B">
      <w:pPr>
        <w:spacing w:line="278" w:lineRule="auto"/>
        <w:ind w:firstLine="0"/>
        <w:jc w:val="left"/>
        <w:rPr>
          <w:rFonts w:eastAsiaTheme="majorEastAsia" w:cstheme="majorBidi"/>
          <w:szCs w:val="32"/>
        </w:rPr>
      </w:pPr>
    </w:p>
    <w:p w14:paraId="4EC62624" w14:textId="77777777" w:rsidR="00796A6B" w:rsidRDefault="00796A6B" w:rsidP="00796A6B">
      <w:pPr>
        <w:spacing w:line="278" w:lineRule="auto"/>
        <w:ind w:firstLine="0"/>
        <w:jc w:val="left"/>
        <w:rPr>
          <w:rFonts w:eastAsiaTheme="majorEastAsia" w:cstheme="majorBidi"/>
          <w:szCs w:val="32"/>
        </w:rPr>
      </w:pPr>
    </w:p>
    <w:p w14:paraId="22B218D5" w14:textId="77777777" w:rsidR="00796A6B" w:rsidRDefault="00796A6B" w:rsidP="00796A6B">
      <w:pPr>
        <w:spacing w:line="278" w:lineRule="auto"/>
        <w:ind w:firstLine="0"/>
        <w:jc w:val="left"/>
        <w:rPr>
          <w:rFonts w:eastAsiaTheme="majorEastAsia" w:cstheme="majorBidi"/>
          <w:szCs w:val="32"/>
        </w:rPr>
      </w:pPr>
    </w:p>
    <w:p w14:paraId="256F707B" w14:textId="77777777" w:rsidR="00796A6B" w:rsidRDefault="00796A6B" w:rsidP="00796A6B">
      <w:pPr>
        <w:spacing w:line="278" w:lineRule="auto"/>
        <w:ind w:firstLine="0"/>
        <w:jc w:val="left"/>
        <w:rPr>
          <w:rFonts w:eastAsiaTheme="majorEastAsia" w:cstheme="majorBidi"/>
          <w:szCs w:val="32"/>
        </w:rPr>
      </w:pPr>
    </w:p>
    <w:p w14:paraId="3F3AF500" w14:textId="77777777" w:rsidR="00796A6B" w:rsidRDefault="00796A6B" w:rsidP="00796A6B">
      <w:pPr>
        <w:spacing w:line="278" w:lineRule="auto"/>
        <w:ind w:firstLine="0"/>
        <w:jc w:val="left"/>
        <w:rPr>
          <w:rFonts w:eastAsiaTheme="majorEastAsia" w:cstheme="majorBidi"/>
          <w:szCs w:val="32"/>
        </w:rPr>
      </w:pPr>
    </w:p>
    <w:p w14:paraId="53D5E46E" w14:textId="77777777" w:rsidR="00796A6B" w:rsidRDefault="00796A6B" w:rsidP="00796A6B">
      <w:pPr>
        <w:spacing w:line="278" w:lineRule="auto"/>
        <w:ind w:firstLine="0"/>
        <w:jc w:val="left"/>
        <w:rPr>
          <w:rFonts w:eastAsiaTheme="majorEastAsia" w:cstheme="majorBidi"/>
          <w:szCs w:val="32"/>
        </w:rPr>
      </w:pPr>
    </w:p>
    <w:p w14:paraId="4FA92B39" w14:textId="77777777" w:rsidR="00796A6B" w:rsidRDefault="00796A6B" w:rsidP="00796A6B">
      <w:pPr>
        <w:spacing w:line="278" w:lineRule="auto"/>
        <w:ind w:firstLine="0"/>
        <w:jc w:val="left"/>
        <w:rPr>
          <w:rFonts w:eastAsiaTheme="majorEastAsia" w:cstheme="majorBidi"/>
          <w:szCs w:val="32"/>
        </w:rPr>
      </w:pPr>
    </w:p>
    <w:p w14:paraId="27EC0CB0" w14:textId="77777777" w:rsidR="00796A6B" w:rsidRDefault="00796A6B" w:rsidP="00796A6B">
      <w:pPr>
        <w:spacing w:line="278" w:lineRule="auto"/>
        <w:ind w:firstLine="0"/>
        <w:jc w:val="left"/>
        <w:rPr>
          <w:rFonts w:eastAsiaTheme="majorEastAsia" w:cstheme="majorBidi"/>
          <w:szCs w:val="32"/>
        </w:rPr>
      </w:pPr>
    </w:p>
    <w:p w14:paraId="25AF93C1" w14:textId="77777777" w:rsidR="00796A6B" w:rsidRDefault="00796A6B" w:rsidP="00796A6B">
      <w:pPr>
        <w:spacing w:line="278" w:lineRule="auto"/>
        <w:ind w:firstLine="0"/>
        <w:jc w:val="left"/>
        <w:rPr>
          <w:rFonts w:eastAsiaTheme="majorEastAsia" w:cstheme="majorBidi"/>
          <w:szCs w:val="32"/>
        </w:rPr>
      </w:pPr>
    </w:p>
    <w:p w14:paraId="5BC42875" w14:textId="77777777" w:rsidR="00796A6B" w:rsidRDefault="00796A6B" w:rsidP="00796A6B">
      <w:pPr>
        <w:spacing w:line="278" w:lineRule="auto"/>
        <w:ind w:firstLine="0"/>
        <w:jc w:val="left"/>
        <w:rPr>
          <w:rFonts w:eastAsiaTheme="majorEastAsia" w:cstheme="majorBidi"/>
          <w:szCs w:val="32"/>
        </w:rPr>
      </w:pPr>
    </w:p>
    <w:p w14:paraId="0F50E613" w14:textId="77777777" w:rsidR="00796A6B" w:rsidRPr="00CB0FA9" w:rsidRDefault="00796A6B" w:rsidP="00796A6B">
      <w:pPr>
        <w:spacing w:line="278" w:lineRule="auto"/>
        <w:ind w:firstLine="0"/>
        <w:jc w:val="left"/>
        <w:rPr>
          <w:rFonts w:eastAsiaTheme="majorEastAsia" w:cstheme="majorBidi"/>
          <w:szCs w:val="32"/>
        </w:rPr>
      </w:pPr>
    </w:p>
    <w:p w14:paraId="2D972B03" w14:textId="77777777" w:rsidR="00796A6B" w:rsidRDefault="00796A6B" w:rsidP="00796A6B">
      <w:pPr>
        <w:pStyle w:val="Ttulo2"/>
      </w:pPr>
      <w:r>
        <w:t>Prueba Unitaria CU N°3.1.1</w:t>
      </w:r>
    </w:p>
    <w:p w14:paraId="1B59F034" w14:textId="77777777" w:rsidR="00796A6B" w:rsidRDefault="00796A6B" w:rsidP="00796A6B"/>
    <w:p w14:paraId="6460B3C2" w14:textId="77777777" w:rsidR="00796A6B" w:rsidRPr="006C0843" w:rsidRDefault="00796A6B" w:rsidP="00796A6B">
      <w:r w:rsidRPr="006C0843">
        <w:t xml:space="preserve">En la </w:t>
      </w:r>
      <w:r w:rsidRPr="006C0843">
        <w:rPr>
          <w:i/>
        </w:rPr>
        <w:t xml:space="preserve">Tabla </w:t>
      </w:r>
      <w:r>
        <w:rPr>
          <w:i/>
        </w:rPr>
        <w:t xml:space="preserve">7.20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6CDD1482" w14:textId="77777777" w:rsidR="00796A6B" w:rsidRPr="006C0843" w:rsidRDefault="00796A6B" w:rsidP="00796A6B"/>
    <w:p w14:paraId="7868A2CE" w14:textId="77777777" w:rsidR="00796A6B" w:rsidRPr="006C0843" w:rsidRDefault="00796A6B" w:rsidP="00796A6B">
      <w:pPr>
        <w:pStyle w:val="Descripcin"/>
      </w:pPr>
      <w:bookmarkStart w:id="614" w:name="_Toc20998510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20</w:t>
      </w:r>
      <w:r>
        <w:rPr>
          <w:noProof/>
        </w:rPr>
        <w:fldChar w:fldCharType="end"/>
      </w:r>
      <w:r>
        <w:t xml:space="preserve"> </w:t>
      </w:r>
      <w:r w:rsidRPr="006C0843">
        <w:t>Caso de uso N °3.1.1, Asignando vacaciones</w:t>
      </w:r>
      <w:bookmarkEnd w:id="614"/>
    </w:p>
    <w:p w14:paraId="613AA21C" w14:textId="77777777" w:rsidR="00796A6B" w:rsidRPr="006C0843" w:rsidRDefault="00796A6B" w:rsidP="00796A6B">
      <w:pPr>
        <w:pStyle w:val="Sinespaciado"/>
      </w:pPr>
      <w:r w:rsidRPr="006C0843">
        <w:rPr>
          <w:noProof/>
        </w:rPr>
        <w:drawing>
          <wp:inline distT="0" distB="0" distL="0" distR="0" wp14:anchorId="67FA91BA" wp14:editId="12B56FC5">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2169EDF5" w14:textId="77777777" w:rsidR="00796A6B" w:rsidRPr="006C0843" w:rsidRDefault="00796A6B" w:rsidP="00796A6B"/>
    <w:p w14:paraId="77DA850D" w14:textId="77777777" w:rsidR="00796A6B" w:rsidRDefault="00796A6B" w:rsidP="00796A6B">
      <w:r w:rsidRPr="006C0843">
        <w:t>Fuente: Elaborado por el estudiante de acuerdo con el proyecto</w:t>
      </w:r>
    </w:p>
    <w:p w14:paraId="152F34A4" w14:textId="77777777" w:rsidR="00796A6B" w:rsidRPr="006C0843" w:rsidRDefault="00796A6B" w:rsidP="00796A6B"/>
    <w:p w14:paraId="4F03473A" w14:textId="77777777" w:rsidR="00796A6B" w:rsidRDefault="00796A6B" w:rsidP="00796A6B">
      <w:r w:rsidRPr="008C5944">
        <w:lastRenderedPageBreak/>
        <w:t>Casos de prueba:</w:t>
      </w:r>
    </w:p>
    <w:p w14:paraId="4BD05921" w14:textId="77777777" w:rsidR="00796A6B" w:rsidRPr="00B2188B" w:rsidRDefault="00796A6B" w:rsidP="00796A6B">
      <w:pPr>
        <w:pStyle w:val="Prrafodelista"/>
        <w:numPr>
          <w:ilvl w:val="0"/>
          <w:numId w:val="123"/>
        </w:numPr>
        <w:rPr>
          <w:lang w:val="es-419"/>
        </w:rPr>
      </w:pPr>
      <w:r w:rsidRPr="00B2188B">
        <w:rPr>
          <w:lang w:val="es-419"/>
        </w:rPr>
        <w:t>Verificar que se pueda seleccionar un empleado.</w:t>
      </w:r>
    </w:p>
    <w:p w14:paraId="12F837C2" w14:textId="77777777" w:rsidR="00796A6B" w:rsidRPr="00B2188B" w:rsidRDefault="00796A6B" w:rsidP="00796A6B">
      <w:pPr>
        <w:pStyle w:val="Prrafodelista"/>
        <w:numPr>
          <w:ilvl w:val="0"/>
          <w:numId w:val="123"/>
        </w:numPr>
        <w:rPr>
          <w:lang w:val="es-419"/>
        </w:rPr>
      </w:pPr>
      <w:r w:rsidRPr="00B2188B">
        <w:rPr>
          <w:lang w:val="es-419"/>
        </w:rPr>
        <w:t>Verificar que el sistema permita asignar días de vacaciones.</w:t>
      </w:r>
    </w:p>
    <w:p w14:paraId="577FCF1D" w14:textId="77777777" w:rsidR="00796A6B" w:rsidRPr="00B2188B" w:rsidRDefault="00796A6B" w:rsidP="00796A6B">
      <w:pPr>
        <w:pStyle w:val="Prrafodelista"/>
        <w:numPr>
          <w:ilvl w:val="0"/>
          <w:numId w:val="123"/>
        </w:numPr>
        <w:rPr>
          <w:lang w:val="es-419"/>
        </w:rPr>
      </w:pPr>
      <w:r w:rsidRPr="00B2188B">
        <w:rPr>
          <w:lang w:val="es-419"/>
        </w:rPr>
        <w:t>Verificar que la asignación se refleje en la lista.</w:t>
      </w:r>
    </w:p>
    <w:p w14:paraId="5D3969DE" w14:textId="77777777" w:rsidR="00796A6B" w:rsidRPr="008C5944" w:rsidRDefault="00796A6B" w:rsidP="00796A6B"/>
    <w:p w14:paraId="7E9F5DC9" w14:textId="77777777" w:rsidR="00796A6B" w:rsidRDefault="00796A6B" w:rsidP="00796A6B">
      <w:pPr>
        <w:ind w:left="720" w:firstLine="0"/>
      </w:pPr>
      <w:r w:rsidRPr="008C5944">
        <w:t>Resultados Esperados:</w:t>
      </w:r>
    </w:p>
    <w:p w14:paraId="42DDD6B0" w14:textId="77777777" w:rsidR="00796A6B" w:rsidRPr="00B2188B" w:rsidRDefault="00796A6B" w:rsidP="00796A6B">
      <w:pPr>
        <w:pStyle w:val="Prrafodelista"/>
        <w:numPr>
          <w:ilvl w:val="0"/>
          <w:numId w:val="124"/>
        </w:numPr>
        <w:rPr>
          <w:lang w:val="es-419"/>
        </w:rPr>
      </w:pPr>
      <w:r w:rsidRPr="00B2188B">
        <w:rPr>
          <w:lang w:val="es-419"/>
        </w:rPr>
        <w:t>La lista de empleados se carga correctamente.</w:t>
      </w:r>
    </w:p>
    <w:p w14:paraId="538202B7" w14:textId="77777777" w:rsidR="00796A6B" w:rsidRPr="00B2188B" w:rsidRDefault="00796A6B" w:rsidP="00796A6B">
      <w:pPr>
        <w:pStyle w:val="Prrafodelista"/>
        <w:numPr>
          <w:ilvl w:val="0"/>
          <w:numId w:val="124"/>
        </w:numPr>
        <w:rPr>
          <w:lang w:val="es-419"/>
        </w:rPr>
      </w:pPr>
      <w:r w:rsidRPr="00B2188B">
        <w:rPr>
          <w:lang w:val="es-419"/>
        </w:rPr>
        <w:t>El sistema registra los días asignados.</w:t>
      </w:r>
    </w:p>
    <w:p w14:paraId="3DAF0C15" w14:textId="77777777" w:rsidR="00796A6B" w:rsidRPr="00B2188B" w:rsidRDefault="00796A6B" w:rsidP="00796A6B">
      <w:pPr>
        <w:pStyle w:val="Prrafodelista"/>
        <w:numPr>
          <w:ilvl w:val="0"/>
          <w:numId w:val="124"/>
        </w:numPr>
        <w:rPr>
          <w:lang w:val="es-419"/>
        </w:rPr>
      </w:pPr>
      <w:r w:rsidRPr="00B2188B">
        <w:rPr>
          <w:lang w:val="es-419"/>
        </w:rPr>
        <w:t>La lista muestra las vacaciones asignadas.</w:t>
      </w:r>
    </w:p>
    <w:p w14:paraId="7F6F6727" w14:textId="77777777" w:rsidR="00796A6B" w:rsidRPr="008C5944" w:rsidRDefault="00796A6B" w:rsidP="00796A6B">
      <w:pPr>
        <w:ind w:left="720" w:firstLine="0"/>
      </w:pPr>
    </w:p>
    <w:p w14:paraId="6FD54817" w14:textId="77777777" w:rsidR="00796A6B" w:rsidRDefault="00796A6B" w:rsidP="00796A6B">
      <w:pPr>
        <w:ind w:left="720" w:firstLine="0"/>
      </w:pPr>
      <w:r w:rsidRPr="008C5944">
        <w:t>Resultados obtenidos</w:t>
      </w:r>
      <w:r>
        <w:t>:</w:t>
      </w:r>
    </w:p>
    <w:p w14:paraId="643B7D2F" w14:textId="77777777" w:rsidR="00796A6B" w:rsidRPr="00B2188B" w:rsidRDefault="00796A6B" w:rsidP="00796A6B">
      <w:pPr>
        <w:pStyle w:val="Prrafodelista"/>
        <w:numPr>
          <w:ilvl w:val="0"/>
          <w:numId w:val="125"/>
        </w:numPr>
        <w:rPr>
          <w:lang w:val="es-419"/>
        </w:rPr>
      </w:pPr>
      <w:r w:rsidRPr="00B2188B">
        <w:rPr>
          <w:lang w:val="es-419"/>
        </w:rPr>
        <w:t>Los empleados fueron visibles en la lista.</w:t>
      </w:r>
    </w:p>
    <w:p w14:paraId="593E6464" w14:textId="77777777" w:rsidR="00796A6B" w:rsidRPr="00B2188B" w:rsidRDefault="00796A6B" w:rsidP="00796A6B">
      <w:pPr>
        <w:pStyle w:val="Prrafodelista"/>
        <w:numPr>
          <w:ilvl w:val="0"/>
          <w:numId w:val="125"/>
        </w:numPr>
        <w:rPr>
          <w:lang w:val="es-419"/>
        </w:rPr>
      </w:pPr>
      <w:r w:rsidRPr="00B2188B">
        <w:rPr>
          <w:lang w:val="es-419"/>
        </w:rPr>
        <w:t>El sistema guardó los días correctamente.</w:t>
      </w:r>
    </w:p>
    <w:p w14:paraId="499E34E2" w14:textId="77777777" w:rsidR="00796A6B" w:rsidRPr="00B2188B" w:rsidRDefault="00796A6B" w:rsidP="00796A6B">
      <w:pPr>
        <w:pStyle w:val="Prrafodelista"/>
        <w:numPr>
          <w:ilvl w:val="0"/>
          <w:numId w:val="125"/>
        </w:numPr>
        <w:rPr>
          <w:lang w:val="es-419"/>
        </w:rPr>
      </w:pPr>
      <w:r w:rsidRPr="00B2188B">
        <w:rPr>
          <w:lang w:val="es-419"/>
        </w:rPr>
        <w:t>La asignación se reflejó en pantalla.</w:t>
      </w:r>
    </w:p>
    <w:p w14:paraId="555F92CC" w14:textId="77777777" w:rsidR="00796A6B" w:rsidRDefault="00796A6B" w:rsidP="00796A6B">
      <w:pPr>
        <w:ind w:left="720" w:firstLine="0"/>
      </w:pPr>
    </w:p>
    <w:p w14:paraId="75A14AD0" w14:textId="24D84D43"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20</w:t>
      </w:r>
      <w:r>
        <w:fldChar w:fldCharType="end"/>
      </w:r>
      <w:r>
        <w:t xml:space="preserve"> “Captura de pantalla de prueba 1-2-3 caso de uso N°</w:t>
      </w:r>
      <w:r>
        <w:t>3.1.1</w:t>
      </w:r>
      <w:r>
        <w:t>”</w:t>
      </w:r>
    </w:p>
    <w:p w14:paraId="1E81D3A6" w14:textId="77777777" w:rsidR="00267181" w:rsidRDefault="00267181" w:rsidP="00796A6B">
      <w:pPr>
        <w:ind w:left="720" w:firstLine="0"/>
      </w:pPr>
    </w:p>
    <w:p w14:paraId="4E8F8E00" w14:textId="77777777" w:rsidR="00796A6B" w:rsidRPr="008C5944" w:rsidRDefault="00796A6B" w:rsidP="00796A6B">
      <w:pPr>
        <w:ind w:left="720" w:firstLine="0"/>
      </w:pPr>
      <w:r>
        <w:t>IMAGEN RESULTADOS CON CUADROS RESALTANDOS RESULTADOS</w:t>
      </w:r>
    </w:p>
    <w:p w14:paraId="7447736F" w14:textId="77777777" w:rsidR="00796A6B" w:rsidRDefault="00796A6B" w:rsidP="00796A6B">
      <w:r>
        <w:t xml:space="preserve">Fuente: Captura realizada al sistema web </w:t>
      </w:r>
      <w:proofErr w:type="spellStart"/>
      <w:r>
        <w:t>EugCOM</w:t>
      </w:r>
      <w:proofErr w:type="spellEnd"/>
    </w:p>
    <w:p w14:paraId="74245691" w14:textId="77777777" w:rsidR="00796A6B" w:rsidRPr="004B79BA" w:rsidRDefault="00796A6B" w:rsidP="00796A6B"/>
    <w:p w14:paraId="3119F296" w14:textId="77777777" w:rsidR="00796A6B" w:rsidRPr="00CB0FA9" w:rsidRDefault="00796A6B" w:rsidP="00796A6B">
      <w:pPr>
        <w:spacing w:line="278" w:lineRule="auto"/>
        <w:ind w:firstLine="0"/>
        <w:jc w:val="left"/>
        <w:rPr>
          <w:rFonts w:eastAsiaTheme="majorEastAsia" w:cstheme="majorBidi"/>
          <w:szCs w:val="32"/>
        </w:rPr>
      </w:pPr>
      <w:r>
        <w:br w:type="page"/>
      </w:r>
    </w:p>
    <w:p w14:paraId="4B7C2C59" w14:textId="77777777" w:rsidR="00796A6B" w:rsidRDefault="00796A6B" w:rsidP="00796A6B">
      <w:pPr>
        <w:pStyle w:val="Ttulo2"/>
      </w:pPr>
      <w:r>
        <w:lastRenderedPageBreak/>
        <w:t>Prueba Unitaria CU N°3.1.2</w:t>
      </w:r>
    </w:p>
    <w:p w14:paraId="75BE3396" w14:textId="77777777" w:rsidR="00796A6B" w:rsidRDefault="00796A6B" w:rsidP="00796A6B"/>
    <w:p w14:paraId="1CCDF8DB" w14:textId="77777777" w:rsidR="00796A6B" w:rsidRPr="006C0843" w:rsidRDefault="00796A6B" w:rsidP="00796A6B">
      <w:r w:rsidRPr="006C0843">
        <w:t xml:space="preserve">En la </w:t>
      </w:r>
      <w:r w:rsidRPr="006C0843">
        <w:rPr>
          <w:i/>
        </w:rPr>
        <w:t xml:space="preserve">Tabla </w:t>
      </w:r>
      <w:r>
        <w:rPr>
          <w:i/>
        </w:rPr>
        <w:t xml:space="preserve">7.21 </w:t>
      </w:r>
      <w:r w:rsidRPr="006C0843">
        <w:t>se puede visualizar el Caso de uso N°3.1.2, El sistema debe permitir al administrador editar las fechas de vacaciones para los empleados, para eso se crea una pestaña especial con los datos de los empleados para la asignación de las vacaciones.</w:t>
      </w:r>
    </w:p>
    <w:p w14:paraId="24D0AAAC" w14:textId="77777777" w:rsidR="00796A6B" w:rsidRPr="006C0843" w:rsidRDefault="00796A6B" w:rsidP="00796A6B"/>
    <w:p w14:paraId="74305C67" w14:textId="77777777" w:rsidR="00796A6B" w:rsidRPr="006C0843" w:rsidRDefault="00796A6B" w:rsidP="00796A6B">
      <w:pPr>
        <w:pStyle w:val="Descripcin"/>
      </w:pPr>
      <w:bookmarkStart w:id="615" w:name="_Toc209985104"/>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21</w:t>
      </w:r>
      <w:r>
        <w:rPr>
          <w:noProof/>
        </w:rPr>
        <w:fldChar w:fldCharType="end"/>
      </w:r>
      <w:r w:rsidRPr="006C0843">
        <w:t xml:space="preserve"> Caso de uso N °3.1.2, editando vacaciones</w:t>
      </w:r>
      <w:bookmarkEnd w:id="615"/>
    </w:p>
    <w:p w14:paraId="7E55C60A" w14:textId="77777777" w:rsidR="00796A6B" w:rsidRPr="006C0843" w:rsidRDefault="00796A6B" w:rsidP="00796A6B">
      <w:pPr>
        <w:pStyle w:val="Sinespaciado"/>
      </w:pPr>
      <w:r w:rsidRPr="006C0843">
        <w:rPr>
          <w:noProof/>
        </w:rPr>
        <w:drawing>
          <wp:inline distT="0" distB="0" distL="0" distR="0" wp14:anchorId="558D8FA3" wp14:editId="32CC4D76">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3B9B59C1" w14:textId="77777777" w:rsidR="00796A6B" w:rsidRPr="006C0843" w:rsidRDefault="00796A6B" w:rsidP="00796A6B"/>
    <w:p w14:paraId="51CF1F26" w14:textId="77777777" w:rsidR="00796A6B" w:rsidRDefault="00796A6B" w:rsidP="00796A6B">
      <w:r w:rsidRPr="006C0843">
        <w:t>Fuente: Elaborado por el estudiante de acuerdo con el proyecto</w:t>
      </w:r>
    </w:p>
    <w:p w14:paraId="11EACD13" w14:textId="77777777" w:rsidR="00796A6B" w:rsidRDefault="00796A6B" w:rsidP="00796A6B">
      <w:r w:rsidRPr="008C5944">
        <w:lastRenderedPageBreak/>
        <w:t>Casos de prueba:</w:t>
      </w:r>
    </w:p>
    <w:p w14:paraId="77CA0453" w14:textId="77777777" w:rsidR="00796A6B" w:rsidRPr="00B2188B" w:rsidRDefault="00796A6B" w:rsidP="00796A6B">
      <w:pPr>
        <w:pStyle w:val="Prrafodelista"/>
        <w:numPr>
          <w:ilvl w:val="0"/>
          <w:numId w:val="126"/>
        </w:numPr>
        <w:rPr>
          <w:lang w:val="es-419"/>
        </w:rPr>
      </w:pPr>
      <w:r w:rsidRPr="00B2188B">
        <w:rPr>
          <w:lang w:val="es-419"/>
        </w:rPr>
        <w:t>Verificar la opción para editar vacaciones.</w:t>
      </w:r>
    </w:p>
    <w:p w14:paraId="1C14EDB9" w14:textId="77777777" w:rsidR="00796A6B" w:rsidRPr="00B2188B" w:rsidRDefault="00796A6B" w:rsidP="00796A6B">
      <w:pPr>
        <w:pStyle w:val="Prrafodelista"/>
        <w:numPr>
          <w:ilvl w:val="0"/>
          <w:numId w:val="126"/>
        </w:numPr>
        <w:rPr>
          <w:lang w:val="es-419"/>
        </w:rPr>
      </w:pPr>
      <w:r w:rsidRPr="00B2188B">
        <w:rPr>
          <w:lang w:val="es-419"/>
        </w:rPr>
        <w:t>Verificar que el sistema permita cambiar los días.</w:t>
      </w:r>
    </w:p>
    <w:p w14:paraId="69F09890" w14:textId="77777777" w:rsidR="00796A6B" w:rsidRPr="00B2188B" w:rsidRDefault="00796A6B" w:rsidP="00796A6B">
      <w:pPr>
        <w:pStyle w:val="Prrafodelista"/>
        <w:numPr>
          <w:ilvl w:val="0"/>
          <w:numId w:val="126"/>
        </w:numPr>
        <w:rPr>
          <w:lang w:val="es-419"/>
        </w:rPr>
      </w:pPr>
      <w:r w:rsidRPr="00B2188B">
        <w:rPr>
          <w:lang w:val="es-419"/>
        </w:rPr>
        <w:t>Verificar que los cambios se guarden correctamente.</w:t>
      </w:r>
    </w:p>
    <w:p w14:paraId="4E19BBA8" w14:textId="77777777" w:rsidR="00796A6B" w:rsidRPr="008C5944" w:rsidRDefault="00796A6B" w:rsidP="00796A6B"/>
    <w:p w14:paraId="4C40F2B9" w14:textId="77777777" w:rsidR="00796A6B" w:rsidRDefault="00796A6B" w:rsidP="00796A6B">
      <w:pPr>
        <w:ind w:left="720" w:firstLine="0"/>
      </w:pPr>
      <w:r w:rsidRPr="008C5944">
        <w:t>Resultados Esperados:</w:t>
      </w:r>
    </w:p>
    <w:p w14:paraId="72AC831D" w14:textId="77777777" w:rsidR="00796A6B" w:rsidRPr="00B2188B" w:rsidRDefault="00796A6B" w:rsidP="00796A6B">
      <w:pPr>
        <w:pStyle w:val="Prrafodelista"/>
        <w:numPr>
          <w:ilvl w:val="0"/>
          <w:numId w:val="127"/>
        </w:numPr>
        <w:rPr>
          <w:lang w:val="es-419"/>
        </w:rPr>
      </w:pPr>
      <w:r w:rsidRPr="00B2188B">
        <w:rPr>
          <w:lang w:val="es-419"/>
        </w:rPr>
        <w:t>La opción de edición está disponible junto al registro.</w:t>
      </w:r>
    </w:p>
    <w:p w14:paraId="5F2EDC8E" w14:textId="77777777" w:rsidR="00796A6B" w:rsidRPr="00B2188B" w:rsidRDefault="00796A6B" w:rsidP="00796A6B">
      <w:pPr>
        <w:pStyle w:val="Prrafodelista"/>
        <w:numPr>
          <w:ilvl w:val="0"/>
          <w:numId w:val="127"/>
        </w:numPr>
        <w:rPr>
          <w:lang w:val="es-419"/>
        </w:rPr>
      </w:pPr>
      <w:r w:rsidRPr="00B2188B">
        <w:rPr>
          <w:lang w:val="es-419"/>
        </w:rPr>
        <w:t>El formulario muestra los datos actuales.</w:t>
      </w:r>
    </w:p>
    <w:p w14:paraId="23D01884" w14:textId="77777777" w:rsidR="00796A6B" w:rsidRPr="00B2188B" w:rsidRDefault="00796A6B" w:rsidP="00796A6B">
      <w:pPr>
        <w:pStyle w:val="Prrafodelista"/>
        <w:numPr>
          <w:ilvl w:val="0"/>
          <w:numId w:val="127"/>
        </w:numPr>
        <w:rPr>
          <w:lang w:val="es-419"/>
        </w:rPr>
      </w:pPr>
      <w:r w:rsidRPr="00B2188B">
        <w:rPr>
          <w:lang w:val="es-419"/>
        </w:rPr>
        <w:t>Los cambios se guardan y reflejan en la lista.</w:t>
      </w:r>
    </w:p>
    <w:p w14:paraId="01494D22" w14:textId="77777777" w:rsidR="00796A6B" w:rsidRPr="008C5944" w:rsidRDefault="00796A6B" w:rsidP="00796A6B">
      <w:pPr>
        <w:ind w:left="720" w:firstLine="0"/>
      </w:pPr>
    </w:p>
    <w:p w14:paraId="7420C845" w14:textId="77777777" w:rsidR="00796A6B" w:rsidRDefault="00796A6B" w:rsidP="00796A6B">
      <w:pPr>
        <w:ind w:left="720" w:firstLine="0"/>
      </w:pPr>
      <w:r w:rsidRPr="008C5944">
        <w:t>Resultados obtenidos</w:t>
      </w:r>
      <w:r>
        <w:t>:</w:t>
      </w:r>
    </w:p>
    <w:p w14:paraId="28B004BE" w14:textId="77777777" w:rsidR="00796A6B" w:rsidRPr="00B2188B" w:rsidRDefault="00796A6B" w:rsidP="00796A6B">
      <w:pPr>
        <w:pStyle w:val="Prrafodelista"/>
        <w:numPr>
          <w:ilvl w:val="0"/>
          <w:numId w:val="128"/>
        </w:numPr>
        <w:rPr>
          <w:lang w:val="es-419"/>
        </w:rPr>
      </w:pPr>
      <w:r w:rsidRPr="00B2188B">
        <w:rPr>
          <w:lang w:val="es-419"/>
        </w:rPr>
        <w:t>La opción fue visible.</w:t>
      </w:r>
    </w:p>
    <w:p w14:paraId="03B2ADD7" w14:textId="77777777" w:rsidR="00796A6B" w:rsidRPr="00B2188B" w:rsidRDefault="00796A6B" w:rsidP="00796A6B">
      <w:pPr>
        <w:pStyle w:val="Prrafodelista"/>
        <w:numPr>
          <w:ilvl w:val="0"/>
          <w:numId w:val="128"/>
        </w:numPr>
        <w:rPr>
          <w:lang w:val="es-419"/>
        </w:rPr>
      </w:pPr>
      <w:r w:rsidRPr="00B2188B">
        <w:rPr>
          <w:lang w:val="es-419"/>
        </w:rPr>
        <w:t>Los datos se cargaron correctamente.</w:t>
      </w:r>
    </w:p>
    <w:p w14:paraId="78C3C926" w14:textId="77777777" w:rsidR="00796A6B" w:rsidRPr="00B2188B" w:rsidRDefault="00796A6B" w:rsidP="00796A6B">
      <w:pPr>
        <w:pStyle w:val="Prrafodelista"/>
        <w:numPr>
          <w:ilvl w:val="0"/>
          <w:numId w:val="128"/>
        </w:numPr>
        <w:rPr>
          <w:lang w:val="es-419"/>
        </w:rPr>
      </w:pPr>
      <w:r w:rsidRPr="00B2188B">
        <w:rPr>
          <w:lang w:val="es-419"/>
        </w:rPr>
        <w:t>Los cambios se aplicaron exitosamente.</w:t>
      </w:r>
    </w:p>
    <w:p w14:paraId="0A08B1EA" w14:textId="77777777" w:rsidR="00796A6B" w:rsidRDefault="00796A6B" w:rsidP="00796A6B">
      <w:pPr>
        <w:ind w:left="720" w:firstLine="0"/>
      </w:pPr>
    </w:p>
    <w:p w14:paraId="1EC5C3BF" w14:textId="79A5951F"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21</w:t>
      </w:r>
      <w:r>
        <w:fldChar w:fldCharType="end"/>
      </w:r>
      <w:r>
        <w:t xml:space="preserve"> “Captura de pantalla de prueba 1-2-3 caso de uso N°</w:t>
      </w:r>
      <w:r>
        <w:t>3.1.2</w:t>
      </w:r>
      <w:r>
        <w:t>”</w:t>
      </w:r>
    </w:p>
    <w:p w14:paraId="19D51650" w14:textId="77777777" w:rsidR="00267181" w:rsidRDefault="00267181" w:rsidP="00796A6B">
      <w:pPr>
        <w:ind w:left="720" w:firstLine="0"/>
      </w:pPr>
    </w:p>
    <w:p w14:paraId="0A9E2245" w14:textId="77777777" w:rsidR="00796A6B" w:rsidRPr="008C5944" w:rsidRDefault="00796A6B" w:rsidP="00796A6B">
      <w:pPr>
        <w:ind w:left="720" w:firstLine="0"/>
      </w:pPr>
      <w:r>
        <w:t>IMAGEN RESULTADOS CON CUADROS RESALTANDOS RESULTADOS</w:t>
      </w:r>
    </w:p>
    <w:p w14:paraId="6F9576BF" w14:textId="77777777" w:rsidR="00796A6B" w:rsidRDefault="00796A6B" w:rsidP="00796A6B">
      <w:r>
        <w:t xml:space="preserve">Fuente: Captura realizada al sistema web </w:t>
      </w:r>
      <w:proofErr w:type="spellStart"/>
      <w:r>
        <w:t>EugCOM</w:t>
      </w:r>
      <w:proofErr w:type="spellEnd"/>
    </w:p>
    <w:p w14:paraId="53F97ABE" w14:textId="77777777" w:rsidR="00796A6B" w:rsidRPr="004B79BA" w:rsidRDefault="00796A6B" w:rsidP="00796A6B"/>
    <w:p w14:paraId="24E6A085" w14:textId="77777777" w:rsidR="00796A6B" w:rsidRPr="00CB0FA9" w:rsidRDefault="00796A6B" w:rsidP="00796A6B">
      <w:pPr>
        <w:spacing w:line="278" w:lineRule="auto"/>
        <w:ind w:firstLine="0"/>
        <w:jc w:val="left"/>
        <w:rPr>
          <w:rFonts w:eastAsiaTheme="majorEastAsia" w:cstheme="majorBidi"/>
          <w:szCs w:val="32"/>
        </w:rPr>
      </w:pPr>
      <w:r>
        <w:br w:type="page"/>
      </w:r>
    </w:p>
    <w:p w14:paraId="3EA8CB75" w14:textId="77777777" w:rsidR="00796A6B" w:rsidRDefault="00796A6B" w:rsidP="00796A6B">
      <w:pPr>
        <w:pStyle w:val="Ttulo2"/>
      </w:pPr>
      <w:r>
        <w:lastRenderedPageBreak/>
        <w:t>Prueba Unitaria CU N°3.2</w:t>
      </w:r>
    </w:p>
    <w:p w14:paraId="6C9229BC" w14:textId="77777777" w:rsidR="00796A6B" w:rsidRDefault="00796A6B" w:rsidP="00796A6B"/>
    <w:p w14:paraId="3E57F028" w14:textId="77777777" w:rsidR="00796A6B" w:rsidRPr="00627D3D" w:rsidRDefault="00796A6B" w:rsidP="00796A6B">
      <w:r w:rsidRPr="00627D3D">
        <w:t xml:space="preserve">En la </w:t>
      </w:r>
      <w:r w:rsidRPr="00627D3D">
        <w:rPr>
          <w:i/>
        </w:rPr>
        <w:t xml:space="preserve">Tabla </w:t>
      </w:r>
      <w:r>
        <w:rPr>
          <w:i/>
        </w:rPr>
        <w:t xml:space="preserve">7.22 </w:t>
      </w:r>
      <w:r w:rsidRPr="00627D3D">
        <w:t>se puede visualizar el Caso de uso N°3.2, Este apartado permite que se cree una casilla de selección para posible asignación o edición.</w:t>
      </w:r>
    </w:p>
    <w:p w14:paraId="4EA506DF" w14:textId="77777777" w:rsidR="00796A6B" w:rsidRPr="00627D3D" w:rsidRDefault="00796A6B" w:rsidP="00796A6B"/>
    <w:p w14:paraId="2C0578C6" w14:textId="77777777" w:rsidR="00796A6B" w:rsidRPr="00627D3D" w:rsidRDefault="00796A6B" w:rsidP="00796A6B">
      <w:pPr>
        <w:pStyle w:val="Descripcin"/>
      </w:pPr>
      <w:bookmarkStart w:id="616" w:name="_Toc20998510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22</w:t>
      </w:r>
      <w:r>
        <w:rPr>
          <w:noProof/>
        </w:rPr>
        <w:fldChar w:fldCharType="end"/>
      </w:r>
      <w:r>
        <w:t xml:space="preserve"> </w:t>
      </w:r>
      <w:r w:rsidRPr="00627D3D">
        <w:t>Caso de uso N °3.2, Visualizando lista de empleados para asignar vacaciones</w:t>
      </w:r>
      <w:bookmarkEnd w:id="616"/>
    </w:p>
    <w:p w14:paraId="68F6FCA6" w14:textId="77777777" w:rsidR="00796A6B" w:rsidRPr="00627D3D" w:rsidRDefault="00796A6B" w:rsidP="00796A6B">
      <w:pPr>
        <w:pStyle w:val="Sinespaciado"/>
      </w:pPr>
      <w:r w:rsidRPr="00627D3D">
        <w:rPr>
          <w:noProof/>
        </w:rPr>
        <w:drawing>
          <wp:inline distT="0" distB="0" distL="0" distR="0" wp14:anchorId="62C47B43" wp14:editId="26B9998D">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66475966" w14:textId="77777777" w:rsidR="00796A6B" w:rsidRPr="00627D3D" w:rsidRDefault="00796A6B" w:rsidP="00796A6B"/>
    <w:p w14:paraId="5A3D89E0" w14:textId="77777777" w:rsidR="00796A6B" w:rsidRDefault="00796A6B" w:rsidP="00796A6B">
      <w:r w:rsidRPr="00627D3D">
        <w:t>Fuente: Elaborado por el estudiante de acuerdo con el proyecto</w:t>
      </w:r>
    </w:p>
    <w:p w14:paraId="05DF3ED4" w14:textId="77777777" w:rsidR="00796A6B" w:rsidRDefault="00796A6B" w:rsidP="00796A6B">
      <w:r w:rsidRPr="008C5944">
        <w:t>Casos de prueba:</w:t>
      </w:r>
    </w:p>
    <w:p w14:paraId="607A066F" w14:textId="77777777" w:rsidR="00796A6B" w:rsidRPr="00B2188B" w:rsidRDefault="00796A6B" w:rsidP="00796A6B">
      <w:pPr>
        <w:pStyle w:val="Prrafodelista"/>
        <w:numPr>
          <w:ilvl w:val="0"/>
          <w:numId w:val="129"/>
        </w:numPr>
        <w:rPr>
          <w:lang w:val="es-419"/>
        </w:rPr>
      </w:pPr>
      <w:r w:rsidRPr="00B2188B">
        <w:rPr>
          <w:lang w:val="es-419"/>
        </w:rPr>
        <w:t>Verificar la carga de la lista de empleados.</w:t>
      </w:r>
    </w:p>
    <w:p w14:paraId="4455ABBD" w14:textId="77777777" w:rsidR="00796A6B" w:rsidRPr="00B2188B" w:rsidRDefault="00796A6B" w:rsidP="00796A6B">
      <w:pPr>
        <w:pStyle w:val="Prrafodelista"/>
        <w:numPr>
          <w:ilvl w:val="0"/>
          <w:numId w:val="129"/>
        </w:numPr>
        <w:rPr>
          <w:lang w:val="es-419"/>
        </w:rPr>
      </w:pPr>
      <w:r w:rsidRPr="00B2188B">
        <w:rPr>
          <w:lang w:val="es-419"/>
        </w:rPr>
        <w:t>Verificar que cada empleado tenga una casilla de selección.</w:t>
      </w:r>
    </w:p>
    <w:p w14:paraId="25AA3C37" w14:textId="77777777" w:rsidR="00796A6B" w:rsidRPr="00B2188B" w:rsidRDefault="00796A6B" w:rsidP="00796A6B">
      <w:pPr>
        <w:pStyle w:val="Prrafodelista"/>
        <w:numPr>
          <w:ilvl w:val="0"/>
          <w:numId w:val="129"/>
        </w:numPr>
        <w:rPr>
          <w:lang w:val="es-419"/>
        </w:rPr>
      </w:pPr>
      <w:r w:rsidRPr="00B2188B">
        <w:rPr>
          <w:lang w:val="es-419"/>
        </w:rPr>
        <w:t>Verificar que las casillas funcionen correctamente.</w:t>
      </w:r>
    </w:p>
    <w:p w14:paraId="0ED4D98F" w14:textId="77777777" w:rsidR="00796A6B" w:rsidRPr="008C5944" w:rsidRDefault="00796A6B" w:rsidP="00796A6B"/>
    <w:p w14:paraId="16AAF2AE" w14:textId="77777777" w:rsidR="00796A6B" w:rsidRDefault="00796A6B" w:rsidP="00796A6B">
      <w:pPr>
        <w:ind w:left="720" w:firstLine="0"/>
      </w:pPr>
      <w:r w:rsidRPr="008C5944">
        <w:lastRenderedPageBreak/>
        <w:t>Resultados Esperados:</w:t>
      </w:r>
    </w:p>
    <w:p w14:paraId="372CCBBD" w14:textId="77777777" w:rsidR="00796A6B" w:rsidRPr="00B2188B" w:rsidRDefault="00796A6B" w:rsidP="00796A6B">
      <w:pPr>
        <w:pStyle w:val="Prrafodelista"/>
        <w:numPr>
          <w:ilvl w:val="0"/>
          <w:numId w:val="130"/>
        </w:numPr>
        <w:rPr>
          <w:lang w:val="es-419"/>
        </w:rPr>
      </w:pPr>
      <w:r w:rsidRPr="00B2188B">
        <w:rPr>
          <w:lang w:val="es-419"/>
        </w:rPr>
        <w:t>El sistema carga correctamente la lista de empleados.</w:t>
      </w:r>
    </w:p>
    <w:p w14:paraId="4C90D2EC" w14:textId="77777777" w:rsidR="00796A6B" w:rsidRPr="00B2188B" w:rsidRDefault="00796A6B" w:rsidP="00796A6B">
      <w:pPr>
        <w:pStyle w:val="Prrafodelista"/>
        <w:numPr>
          <w:ilvl w:val="0"/>
          <w:numId w:val="130"/>
        </w:numPr>
        <w:rPr>
          <w:lang w:val="es-419"/>
        </w:rPr>
      </w:pPr>
      <w:r w:rsidRPr="00B2188B">
        <w:rPr>
          <w:lang w:val="es-419"/>
        </w:rPr>
        <w:t>Cada registro tiene su casilla visible.</w:t>
      </w:r>
    </w:p>
    <w:p w14:paraId="6AF88997" w14:textId="77777777" w:rsidR="00796A6B" w:rsidRPr="00B2188B" w:rsidRDefault="00796A6B" w:rsidP="00796A6B">
      <w:pPr>
        <w:pStyle w:val="Prrafodelista"/>
        <w:numPr>
          <w:ilvl w:val="0"/>
          <w:numId w:val="130"/>
        </w:numPr>
        <w:rPr>
          <w:lang w:val="es-419"/>
        </w:rPr>
      </w:pPr>
      <w:r w:rsidRPr="00B2188B">
        <w:rPr>
          <w:lang w:val="es-419"/>
        </w:rPr>
        <w:t>Las casillas permiten seleccionar empleados sin errores.</w:t>
      </w:r>
    </w:p>
    <w:p w14:paraId="5BC3483C" w14:textId="77777777" w:rsidR="00796A6B" w:rsidRPr="008C5944" w:rsidRDefault="00796A6B" w:rsidP="00796A6B">
      <w:pPr>
        <w:ind w:left="720" w:firstLine="0"/>
      </w:pPr>
    </w:p>
    <w:p w14:paraId="6DB712AA" w14:textId="77777777" w:rsidR="00796A6B" w:rsidRDefault="00796A6B" w:rsidP="00796A6B">
      <w:pPr>
        <w:ind w:left="720" w:firstLine="0"/>
      </w:pPr>
      <w:r w:rsidRPr="008C5944">
        <w:t>Resultados obtenidos</w:t>
      </w:r>
      <w:r>
        <w:t>:</w:t>
      </w:r>
    </w:p>
    <w:p w14:paraId="2354010A" w14:textId="77777777" w:rsidR="00796A6B" w:rsidRPr="00B2188B" w:rsidRDefault="00796A6B" w:rsidP="00796A6B">
      <w:pPr>
        <w:pStyle w:val="Prrafodelista"/>
        <w:numPr>
          <w:ilvl w:val="0"/>
          <w:numId w:val="133"/>
        </w:numPr>
        <w:rPr>
          <w:lang w:val="es-419"/>
        </w:rPr>
      </w:pPr>
      <w:r w:rsidRPr="00B2188B">
        <w:rPr>
          <w:lang w:val="es-419"/>
        </w:rPr>
        <w:t>La lista se cargó correctamente.</w:t>
      </w:r>
    </w:p>
    <w:p w14:paraId="68B8AB15" w14:textId="77777777" w:rsidR="00796A6B" w:rsidRPr="00B2188B" w:rsidRDefault="00796A6B" w:rsidP="00796A6B">
      <w:pPr>
        <w:pStyle w:val="Prrafodelista"/>
        <w:numPr>
          <w:ilvl w:val="0"/>
          <w:numId w:val="133"/>
        </w:numPr>
        <w:rPr>
          <w:lang w:val="es-419"/>
        </w:rPr>
      </w:pPr>
      <w:r w:rsidRPr="00B2188B">
        <w:rPr>
          <w:lang w:val="es-419"/>
        </w:rPr>
        <w:t>Todas las casillas fueron visibles.</w:t>
      </w:r>
    </w:p>
    <w:p w14:paraId="0F88254A" w14:textId="77777777" w:rsidR="00796A6B" w:rsidRPr="00B2188B" w:rsidRDefault="00796A6B" w:rsidP="00796A6B">
      <w:pPr>
        <w:pStyle w:val="Prrafodelista"/>
        <w:numPr>
          <w:ilvl w:val="0"/>
          <w:numId w:val="133"/>
        </w:numPr>
        <w:rPr>
          <w:lang w:val="es-419"/>
        </w:rPr>
      </w:pPr>
      <w:r w:rsidRPr="00B2188B">
        <w:rPr>
          <w:lang w:val="es-419"/>
        </w:rPr>
        <w:t>La selección funcionó correctamente.</w:t>
      </w:r>
    </w:p>
    <w:p w14:paraId="750B477E" w14:textId="77777777" w:rsidR="00796A6B" w:rsidRDefault="00796A6B" w:rsidP="00796A6B">
      <w:pPr>
        <w:ind w:left="720" w:firstLine="0"/>
      </w:pPr>
    </w:p>
    <w:p w14:paraId="2C11995B" w14:textId="069FEEB8"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22</w:t>
      </w:r>
      <w:r>
        <w:fldChar w:fldCharType="end"/>
      </w:r>
      <w:r>
        <w:t xml:space="preserve"> “Captura de pantalla de prueba 1-2-3 caso de uso N°</w:t>
      </w:r>
      <w:r>
        <w:t>3.2</w:t>
      </w:r>
      <w:r>
        <w:t>”</w:t>
      </w:r>
    </w:p>
    <w:p w14:paraId="3FD01064" w14:textId="77777777" w:rsidR="00267181" w:rsidRDefault="00267181" w:rsidP="00796A6B">
      <w:pPr>
        <w:ind w:left="720" w:firstLine="0"/>
      </w:pPr>
    </w:p>
    <w:p w14:paraId="4CC2B524" w14:textId="77777777" w:rsidR="00796A6B" w:rsidRPr="008C5944" w:rsidRDefault="00796A6B" w:rsidP="00796A6B">
      <w:pPr>
        <w:ind w:left="720" w:firstLine="0"/>
      </w:pPr>
      <w:r>
        <w:t>IMAGEN RESULTADOS CON CUADROS RESALTANDOS RESULTADOS</w:t>
      </w:r>
    </w:p>
    <w:p w14:paraId="64AC1665" w14:textId="77777777" w:rsidR="00796A6B" w:rsidRDefault="00796A6B" w:rsidP="00796A6B">
      <w:r>
        <w:t xml:space="preserve">Fuente: Captura realizada al sistema web </w:t>
      </w:r>
      <w:proofErr w:type="spellStart"/>
      <w:r>
        <w:t>EugCOM</w:t>
      </w:r>
      <w:proofErr w:type="spellEnd"/>
    </w:p>
    <w:p w14:paraId="38E4053F" w14:textId="77777777" w:rsidR="00796A6B" w:rsidRPr="004B79BA" w:rsidRDefault="00796A6B" w:rsidP="00796A6B"/>
    <w:p w14:paraId="1EAA1296" w14:textId="77777777" w:rsidR="00796A6B" w:rsidRPr="00CB0FA9" w:rsidRDefault="00796A6B" w:rsidP="00796A6B">
      <w:pPr>
        <w:spacing w:line="278" w:lineRule="auto"/>
        <w:ind w:firstLine="0"/>
        <w:jc w:val="left"/>
        <w:rPr>
          <w:rFonts w:eastAsiaTheme="majorEastAsia" w:cstheme="majorBidi"/>
          <w:szCs w:val="32"/>
        </w:rPr>
      </w:pPr>
      <w:r>
        <w:br w:type="page"/>
      </w:r>
    </w:p>
    <w:p w14:paraId="7D97D004" w14:textId="77777777" w:rsidR="00796A6B" w:rsidRDefault="00796A6B" w:rsidP="00796A6B">
      <w:pPr>
        <w:pStyle w:val="Ttulo2"/>
      </w:pPr>
      <w:r>
        <w:lastRenderedPageBreak/>
        <w:t>Prueba Unitaria CU N°3.3</w:t>
      </w:r>
    </w:p>
    <w:p w14:paraId="44142D41" w14:textId="77777777" w:rsidR="00796A6B" w:rsidRDefault="00796A6B" w:rsidP="00796A6B"/>
    <w:p w14:paraId="5518DD92" w14:textId="77777777" w:rsidR="00796A6B" w:rsidRPr="00627D3D" w:rsidRDefault="00796A6B" w:rsidP="00796A6B">
      <w:r w:rsidRPr="00627D3D">
        <w:t xml:space="preserve">En la </w:t>
      </w:r>
      <w:r w:rsidRPr="00627D3D">
        <w:rPr>
          <w:i/>
        </w:rPr>
        <w:t xml:space="preserve">Tabla </w:t>
      </w:r>
      <w:r>
        <w:rPr>
          <w:i/>
        </w:rPr>
        <w:t>7.23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5F90467" w14:textId="77777777" w:rsidR="00796A6B" w:rsidRPr="00627D3D" w:rsidRDefault="00796A6B" w:rsidP="00796A6B"/>
    <w:p w14:paraId="2D2ABF82" w14:textId="77777777" w:rsidR="00796A6B" w:rsidRPr="00627D3D" w:rsidRDefault="00796A6B" w:rsidP="00796A6B">
      <w:pPr>
        <w:pStyle w:val="Descripcin"/>
      </w:pPr>
      <w:bookmarkStart w:id="617" w:name="_Toc209985106"/>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23</w:t>
      </w:r>
      <w:r>
        <w:rPr>
          <w:noProof/>
        </w:rPr>
        <w:fldChar w:fldCharType="end"/>
      </w:r>
      <w:r>
        <w:t xml:space="preserve"> </w:t>
      </w:r>
      <w:r w:rsidRPr="00627D3D">
        <w:t>Caso de uso N°3.3, Definiendo días a otorgar para vacaciones</w:t>
      </w:r>
      <w:bookmarkEnd w:id="617"/>
    </w:p>
    <w:p w14:paraId="5C019AC4" w14:textId="77777777" w:rsidR="00796A6B" w:rsidRPr="00627D3D" w:rsidRDefault="00796A6B" w:rsidP="00796A6B">
      <w:pPr>
        <w:pStyle w:val="Sinespaciado"/>
      </w:pPr>
      <w:r w:rsidRPr="00627D3D">
        <w:rPr>
          <w:noProof/>
        </w:rPr>
        <w:drawing>
          <wp:inline distT="0" distB="0" distL="0" distR="0" wp14:anchorId="39447264" wp14:editId="11E53AB3">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449B486A" w14:textId="77777777" w:rsidR="00796A6B" w:rsidRPr="00627D3D" w:rsidRDefault="00796A6B" w:rsidP="00796A6B"/>
    <w:p w14:paraId="1435E3FA" w14:textId="77777777" w:rsidR="00796A6B" w:rsidRPr="00627D3D" w:rsidRDefault="00796A6B" w:rsidP="00796A6B">
      <w:r w:rsidRPr="00627D3D">
        <w:t>Fuente: Elaborado por el estudiante de acuerdo con el proyecto</w:t>
      </w:r>
    </w:p>
    <w:p w14:paraId="72779CA6" w14:textId="77777777" w:rsidR="00796A6B" w:rsidRPr="00627D3D" w:rsidRDefault="00796A6B" w:rsidP="00796A6B"/>
    <w:p w14:paraId="71C17A4C" w14:textId="77777777" w:rsidR="00796A6B" w:rsidRDefault="00796A6B" w:rsidP="00796A6B">
      <w:pPr>
        <w:spacing w:line="278" w:lineRule="auto"/>
        <w:ind w:firstLine="0"/>
        <w:jc w:val="left"/>
      </w:pPr>
    </w:p>
    <w:p w14:paraId="267DA854" w14:textId="77777777" w:rsidR="00796A6B" w:rsidRDefault="00796A6B" w:rsidP="00796A6B">
      <w:pPr>
        <w:spacing w:line="278" w:lineRule="auto"/>
        <w:ind w:firstLine="0"/>
        <w:jc w:val="left"/>
      </w:pPr>
    </w:p>
    <w:p w14:paraId="3DAF5597" w14:textId="77777777" w:rsidR="00796A6B" w:rsidRDefault="00796A6B" w:rsidP="00796A6B">
      <w:r w:rsidRPr="008C5944">
        <w:t>Casos de prueba:</w:t>
      </w:r>
    </w:p>
    <w:p w14:paraId="0A7348BE" w14:textId="77777777" w:rsidR="00796A6B" w:rsidRPr="000C5C84" w:rsidRDefault="00796A6B" w:rsidP="00796A6B">
      <w:pPr>
        <w:pStyle w:val="Prrafodelista"/>
        <w:numPr>
          <w:ilvl w:val="0"/>
          <w:numId w:val="134"/>
        </w:numPr>
        <w:rPr>
          <w:lang w:val="es-419"/>
        </w:rPr>
      </w:pPr>
      <w:r w:rsidRPr="000C5C84">
        <w:rPr>
          <w:lang w:val="es-419"/>
        </w:rPr>
        <w:t>Verificar la disponibilidad de la opción para definir días de vacaciones.</w:t>
      </w:r>
    </w:p>
    <w:p w14:paraId="03BA4E0F" w14:textId="77777777" w:rsidR="00796A6B" w:rsidRPr="000C5C84" w:rsidRDefault="00796A6B" w:rsidP="00796A6B">
      <w:pPr>
        <w:pStyle w:val="Prrafodelista"/>
        <w:numPr>
          <w:ilvl w:val="0"/>
          <w:numId w:val="134"/>
        </w:numPr>
        <w:rPr>
          <w:lang w:val="es-419"/>
        </w:rPr>
      </w:pPr>
      <w:r w:rsidRPr="000C5C84">
        <w:rPr>
          <w:lang w:val="es-419"/>
        </w:rPr>
        <w:t>Verificar que el sistema permita ingresar la cantidad de días.</w:t>
      </w:r>
    </w:p>
    <w:p w14:paraId="1D514F4C" w14:textId="77777777" w:rsidR="00796A6B" w:rsidRPr="000C5C84" w:rsidRDefault="00796A6B" w:rsidP="00796A6B">
      <w:pPr>
        <w:pStyle w:val="Prrafodelista"/>
        <w:numPr>
          <w:ilvl w:val="0"/>
          <w:numId w:val="134"/>
        </w:numPr>
        <w:rPr>
          <w:lang w:val="es-419"/>
        </w:rPr>
      </w:pPr>
      <w:r w:rsidRPr="000C5C84">
        <w:rPr>
          <w:lang w:val="es-419"/>
        </w:rPr>
        <w:t>Verificar que los días definidos se guarden correctamente.</w:t>
      </w:r>
    </w:p>
    <w:p w14:paraId="535BD2C7" w14:textId="77777777" w:rsidR="00796A6B" w:rsidRPr="000C5C84" w:rsidRDefault="00796A6B" w:rsidP="00796A6B">
      <w:pPr>
        <w:rPr>
          <w:lang w:val="es-419"/>
        </w:rPr>
      </w:pPr>
    </w:p>
    <w:p w14:paraId="04B1F0AB" w14:textId="77777777" w:rsidR="00796A6B" w:rsidRDefault="00796A6B" w:rsidP="00796A6B">
      <w:pPr>
        <w:ind w:left="720" w:firstLine="0"/>
      </w:pPr>
      <w:r w:rsidRPr="008C5944">
        <w:t>Resultados Esperados:</w:t>
      </w:r>
    </w:p>
    <w:p w14:paraId="396A7177" w14:textId="77777777" w:rsidR="00796A6B" w:rsidRPr="000C5C84" w:rsidRDefault="00796A6B" w:rsidP="00796A6B">
      <w:pPr>
        <w:pStyle w:val="Prrafodelista"/>
        <w:numPr>
          <w:ilvl w:val="0"/>
          <w:numId w:val="135"/>
        </w:numPr>
        <w:rPr>
          <w:lang w:val="es-419"/>
        </w:rPr>
      </w:pPr>
      <w:r w:rsidRPr="000C5C84">
        <w:rPr>
          <w:lang w:val="es-419"/>
        </w:rPr>
        <w:t>La opción “Definir días” está visible en la interfaz.</w:t>
      </w:r>
    </w:p>
    <w:p w14:paraId="438FB58D" w14:textId="77777777" w:rsidR="00796A6B" w:rsidRPr="000C5C84" w:rsidRDefault="00796A6B" w:rsidP="00796A6B">
      <w:pPr>
        <w:pStyle w:val="Prrafodelista"/>
        <w:numPr>
          <w:ilvl w:val="0"/>
          <w:numId w:val="135"/>
        </w:numPr>
        <w:rPr>
          <w:lang w:val="es-419"/>
        </w:rPr>
      </w:pPr>
      <w:r w:rsidRPr="000C5C84">
        <w:rPr>
          <w:lang w:val="es-419"/>
        </w:rPr>
        <w:t>El sistema acepta la cantidad de días ingresada.</w:t>
      </w:r>
    </w:p>
    <w:p w14:paraId="7B34BB75" w14:textId="77777777" w:rsidR="00796A6B" w:rsidRPr="000C5C84" w:rsidRDefault="00796A6B" w:rsidP="00796A6B">
      <w:pPr>
        <w:pStyle w:val="Prrafodelista"/>
        <w:numPr>
          <w:ilvl w:val="0"/>
          <w:numId w:val="135"/>
        </w:numPr>
        <w:rPr>
          <w:lang w:val="es-419"/>
        </w:rPr>
      </w:pPr>
      <w:r w:rsidRPr="000C5C84">
        <w:rPr>
          <w:lang w:val="es-419"/>
        </w:rPr>
        <w:t>Los días quedan registrados en la base de datos y visibles.</w:t>
      </w:r>
    </w:p>
    <w:p w14:paraId="31088485" w14:textId="77777777" w:rsidR="00796A6B" w:rsidRPr="000C5C84" w:rsidRDefault="00796A6B" w:rsidP="00796A6B">
      <w:pPr>
        <w:ind w:left="720" w:firstLine="0"/>
        <w:rPr>
          <w:lang w:val="es-419"/>
        </w:rPr>
      </w:pPr>
    </w:p>
    <w:p w14:paraId="2ED0B676" w14:textId="77777777" w:rsidR="00796A6B" w:rsidRDefault="00796A6B" w:rsidP="00796A6B">
      <w:pPr>
        <w:ind w:left="720" w:firstLine="0"/>
      </w:pPr>
      <w:r w:rsidRPr="008C5944">
        <w:t>Resultados obtenidos</w:t>
      </w:r>
      <w:r>
        <w:t>:</w:t>
      </w:r>
    </w:p>
    <w:p w14:paraId="17F4A609" w14:textId="77777777" w:rsidR="00796A6B" w:rsidRPr="000C5C84" w:rsidRDefault="00796A6B" w:rsidP="00796A6B">
      <w:pPr>
        <w:pStyle w:val="Prrafodelista"/>
        <w:numPr>
          <w:ilvl w:val="0"/>
          <w:numId w:val="136"/>
        </w:numPr>
        <w:rPr>
          <w:lang w:val="es-419"/>
        </w:rPr>
      </w:pPr>
      <w:r w:rsidRPr="000C5C84">
        <w:rPr>
          <w:lang w:val="es-419"/>
        </w:rPr>
        <w:t>La opción fue visible y funcional.</w:t>
      </w:r>
    </w:p>
    <w:p w14:paraId="1F926098" w14:textId="77777777" w:rsidR="00796A6B" w:rsidRPr="000C5C84" w:rsidRDefault="00796A6B" w:rsidP="00796A6B">
      <w:pPr>
        <w:pStyle w:val="Prrafodelista"/>
        <w:numPr>
          <w:ilvl w:val="0"/>
          <w:numId w:val="136"/>
        </w:numPr>
        <w:rPr>
          <w:lang w:val="es-419"/>
        </w:rPr>
      </w:pPr>
      <w:r w:rsidRPr="000C5C84">
        <w:rPr>
          <w:lang w:val="es-419"/>
        </w:rPr>
        <w:t>El sistema aceptó los valores ingresados.</w:t>
      </w:r>
    </w:p>
    <w:p w14:paraId="4D9058F8" w14:textId="77777777" w:rsidR="00796A6B" w:rsidRPr="000C5C84" w:rsidRDefault="00796A6B" w:rsidP="00796A6B">
      <w:pPr>
        <w:pStyle w:val="Prrafodelista"/>
        <w:numPr>
          <w:ilvl w:val="0"/>
          <w:numId w:val="136"/>
        </w:numPr>
        <w:rPr>
          <w:lang w:val="es-419"/>
        </w:rPr>
      </w:pPr>
      <w:r w:rsidRPr="000C5C84">
        <w:rPr>
          <w:lang w:val="es-419"/>
        </w:rPr>
        <w:t>Los días se guardaron correctamente y se visualizaron.</w:t>
      </w:r>
    </w:p>
    <w:p w14:paraId="35B21350" w14:textId="77777777" w:rsidR="00796A6B" w:rsidRDefault="00796A6B" w:rsidP="00796A6B">
      <w:pPr>
        <w:ind w:left="720" w:firstLine="0"/>
        <w:rPr>
          <w:lang w:val="es-419"/>
        </w:rPr>
      </w:pPr>
    </w:p>
    <w:p w14:paraId="10AD6A61" w14:textId="6EE8BF9C"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23</w:t>
      </w:r>
      <w:r>
        <w:fldChar w:fldCharType="end"/>
      </w:r>
      <w:r>
        <w:t xml:space="preserve"> “Captura de pantalla de prueba 1-2-3 caso de uso N°</w:t>
      </w:r>
      <w:r>
        <w:t>3.3</w:t>
      </w:r>
      <w:r>
        <w:t>”</w:t>
      </w:r>
    </w:p>
    <w:p w14:paraId="3D3E0E0A" w14:textId="77777777" w:rsidR="00267181" w:rsidRPr="000C5C84" w:rsidRDefault="00267181" w:rsidP="00796A6B">
      <w:pPr>
        <w:ind w:left="720" w:firstLine="0"/>
        <w:rPr>
          <w:lang w:val="es-419"/>
        </w:rPr>
      </w:pPr>
    </w:p>
    <w:p w14:paraId="0B9BA926" w14:textId="77777777" w:rsidR="00796A6B" w:rsidRPr="008C5944" w:rsidRDefault="00796A6B" w:rsidP="00796A6B">
      <w:pPr>
        <w:ind w:left="720" w:firstLine="0"/>
      </w:pPr>
      <w:r>
        <w:t>IMAGEN RESULTADOS CON CUADROS RESALTANDOS RESULTADOS</w:t>
      </w:r>
    </w:p>
    <w:p w14:paraId="6DB4DC69" w14:textId="77777777" w:rsidR="00796A6B" w:rsidRDefault="00796A6B" w:rsidP="00796A6B">
      <w:r>
        <w:t xml:space="preserve">Fuente: Captura realizada al sistema web </w:t>
      </w:r>
      <w:proofErr w:type="spellStart"/>
      <w:r>
        <w:t>EugCOM</w:t>
      </w:r>
      <w:proofErr w:type="spellEnd"/>
    </w:p>
    <w:p w14:paraId="4E789E88" w14:textId="77777777" w:rsidR="00796A6B" w:rsidRPr="004B79BA" w:rsidRDefault="00796A6B" w:rsidP="00796A6B"/>
    <w:p w14:paraId="0466A0F3" w14:textId="77777777" w:rsidR="00796A6B" w:rsidRPr="00CB0FA9" w:rsidRDefault="00796A6B" w:rsidP="00796A6B">
      <w:pPr>
        <w:spacing w:line="278" w:lineRule="auto"/>
        <w:ind w:firstLine="0"/>
        <w:jc w:val="left"/>
        <w:rPr>
          <w:rFonts w:eastAsiaTheme="majorEastAsia" w:cstheme="majorBidi"/>
          <w:szCs w:val="32"/>
        </w:rPr>
      </w:pPr>
      <w:r>
        <w:br w:type="page"/>
      </w:r>
    </w:p>
    <w:p w14:paraId="70394013" w14:textId="77777777" w:rsidR="00796A6B" w:rsidRDefault="00796A6B" w:rsidP="00796A6B">
      <w:pPr>
        <w:pStyle w:val="Ttulo2"/>
      </w:pPr>
      <w:r>
        <w:lastRenderedPageBreak/>
        <w:t>Prueba Unitaria CU N°3.4</w:t>
      </w:r>
    </w:p>
    <w:p w14:paraId="5F5C02C6" w14:textId="77777777" w:rsidR="00796A6B" w:rsidRDefault="00796A6B" w:rsidP="00796A6B"/>
    <w:p w14:paraId="67E35918" w14:textId="3652539A" w:rsidR="00796A6B" w:rsidRPr="00627D3D" w:rsidRDefault="00796A6B" w:rsidP="00796A6B">
      <w:r w:rsidRPr="00627D3D">
        <w:t xml:space="preserve">En la </w:t>
      </w:r>
      <w:r w:rsidRPr="00627D3D">
        <w:rPr>
          <w:i/>
        </w:rPr>
        <w:t xml:space="preserve">Tabla </w:t>
      </w:r>
      <w:r w:rsidR="00267181">
        <w:rPr>
          <w:i/>
        </w:rPr>
        <w:t>7.24 se</w:t>
      </w:r>
      <w:r w:rsidRPr="00627D3D">
        <w:t xml:space="preserve"> puede visualizar el Caso de uso N°3.4. donde se permite visualizar una lista con los empleados además con sus respectivas características como nombre, días, fecha de inicio, fecha final y casilla de selección.</w:t>
      </w:r>
    </w:p>
    <w:p w14:paraId="17DDCE87" w14:textId="77777777" w:rsidR="00796A6B" w:rsidRPr="00627D3D" w:rsidRDefault="00796A6B" w:rsidP="00796A6B">
      <w:pPr>
        <w:spacing w:line="278" w:lineRule="auto"/>
        <w:ind w:firstLine="0"/>
        <w:jc w:val="left"/>
      </w:pPr>
    </w:p>
    <w:p w14:paraId="3348DE98" w14:textId="77777777" w:rsidR="00796A6B" w:rsidRPr="00627D3D" w:rsidRDefault="00796A6B" w:rsidP="00796A6B">
      <w:pPr>
        <w:pStyle w:val="Descripcin"/>
      </w:pPr>
      <w:bookmarkStart w:id="618" w:name="_Toc20998510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24</w:t>
      </w:r>
      <w:r>
        <w:rPr>
          <w:noProof/>
        </w:rPr>
        <w:fldChar w:fldCharType="end"/>
      </w:r>
      <w:r w:rsidRPr="00627D3D">
        <w:t xml:space="preserve"> Caso de uso N°3.4, Visualizando listado de empleados de vacaciones</w:t>
      </w:r>
      <w:bookmarkEnd w:id="618"/>
    </w:p>
    <w:p w14:paraId="0D9046FC" w14:textId="77777777" w:rsidR="00796A6B" w:rsidRPr="00627D3D" w:rsidRDefault="00796A6B" w:rsidP="00796A6B">
      <w:pPr>
        <w:pStyle w:val="Sinespaciado"/>
      </w:pPr>
      <w:r w:rsidRPr="00627D3D">
        <w:rPr>
          <w:noProof/>
        </w:rPr>
        <w:drawing>
          <wp:inline distT="0" distB="0" distL="0" distR="0" wp14:anchorId="2209ACBC" wp14:editId="68347B9D">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72FFFC3F" w14:textId="77777777" w:rsidR="00796A6B" w:rsidRPr="00627D3D" w:rsidRDefault="00796A6B" w:rsidP="00796A6B">
      <w:pPr>
        <w:spacing w:line="278" w:lineRule="auto"/>
        <w:ind w:firstLine="0"/>
        <w:jc w:val="left"/>
      </w:pPr>
    </w:p>
    <w:p w14:paraId="617D00C2" w14:textId="77777777" w:rsidR="00796A6B" w:rsidRDefault="00796A6B" w:rsidP="00796A6B">
      <w:r w:rsidRPr="00627D3D">
        <w:t>Fuente: Elaborado por el estudiante de acuerdo con el proyecto</w:t>
      </w:r>
    </w:p>
    <w:p w14:paraId="139306B2" w14:textId="77777777" w:rsidR="00796A6B" w:rsidRPr="00627D3D" w:rsidRDefault="00796A6B" w:rsidP="00796A6B"/>
    <w:p w14:paraId="0A748394" w14:textId="77777777" w:rsidR="00796A6B" w:rsidRDefault="00796A6B" w:rsidP="00796A6B">
      <w:r w:rsidRPr="008C5944">
        <w:lastRenderedPageBreak/>
        <w:t>Casos de prueba:</w:t>
      </w:r>
    </w:p>
    <w:p w14:paraId="32E87EFC" w14:textId="77777777" w:rsidR="00796A6B" w:rsidRPr="000C5C84" w:rsidRDefault="00796A6B" w:rsidP="00796A6B">
      <w:pPr>
        <w:pStyle w:val="Prrafodelista"/>
        <w:numPr>
          <w:ilvl w:val="0"/>
          <w:numId w:val="137"/>
        </w:numPr>
        <w:rPr>
          <w:lang w:val="es-419"/>
        </w:rPr>
      </w:pPr>
      <w:r w:rsidRPr="000C5C84">
        <w:rPr>
          <w:lang w:val="es-419"/>
        </w:rPr>
        <w:t>Verificar que el listado de empleados en vacaciones cargue correctamente.</w:t>
      </w:r>
    </w:p>
    <w:p w14:paraId="1C5C688F" w14:textId="77777777" w:rsidR="00796A6B" w:rsidRPr="000C5C84" w:rsidRDefault="00796A6B" w:rsidP="00796A6B">
      <w:pPr>
        <w:pStyle w:val="Prrafodelista"/>
        <w:numPr>
          <w:ilvl w:val="0"/>
          <w:numId w:val="137"/>
        </w:numPr>
        <w:rPr>
          <w:lang w:val="es-419"/>
        </w:rPr>
      </w:pPr>
      <w:r w:rsidRPr="000C5C84">
        <w:rPr>
          <w:lang w:val="es-419"/>
        </w:rPr>
        <w:t>Verificar que la información mostrada sea completa.</w:t>
      </w:r>
    </w:p>
    <w:p w14:paraId="2023F5B7" w14:textId="77777777" w:rsidR="00796A6B" w:rsidRPr="000C5C84" w:rsidRDefault="00796A6B" w:rsidP="00796A6B">
      <w:pPr>
        <w:pStyle w:val="Prrafodelista"/>
        <w:numPr>
          <w:ilvl w:val="0"/>
          <w:numId w:val="137"/>
        </w:numPr>
        <w:rPr>
          <w:lang w:val="es-419"/>
        </w:rPr>
      </w:pPr>
      <w:r w:rsidRPr="000C5C84">
        <w:rPr>
          <w:lang w:val="es-419"/>
        </w:rPr>
        <w:t>Verificar que los filtros funcionen correctamente.</w:t>
      </w:r>
    </w:p>
    <w:p w14:paraId="1E963710" w14:textId="77777777" w:rsidR="00796A6B" w:rsidRPr="000C5C84" w:rsidRDefault="00796A6B" w:rsidP="00796A6B">
      <w:pPr>
        <w:rPr>
          <w:lang w:val="es-419"/>
        </w:rPr>
      </w:pPr>
    </w:p>
    <w:p w14:paraId="03CB2287" w14:textId="77777777" w:rsidR="00796A6B" w:rsidRDefault="00796A6B" w:rsidP="00796A6B">
      <w:pPr>
        <w:ind w:left="720" w:firstLine="0"/>
      </w:pPr>
      <w:r w:rsidRPr="008C5944">
        <w:t>Resultados Esperados:</w:t>
      </w:r>
    </w:p>
    <w:p w14:paraId="22F853FC" w14:textId="77777777" w:rsidR="00796A6B" w:rsidRPr="000C5C84" w:rsidRDefault="00796A6B" w:rsidP="00796A6B">
      <w:pPr>
        <w:pStyle w:val="Prrafodelista"/>
        <w:numPr>
          <w:ilvl w:val="0"/>
          <w:numId w:val="138"/>
        </w:numPr>
        <w:rPr>
          <w:lang w:val="es-419"/>
        </w:rPr>
      </w:pPr>
      <w:r w:rsidRPr="000C5C84">
        <w:rPr>
          <w:lang w:val="es-419"/>
        </w:rPr>
        <w:t>La lista se carga mostrando empleados en vacaciones.</w:t>
      </w:r>
    </w:p>
    <w:p w14:paraId="2BBAB434" w14:textId="77777777" w:rsidR="00796A6B" w:rsidRPr="000C5C84" w:rsidRDefault="00796A6B" w:rsidP="00796A6B">
      <w:pPr>
        <w:pStyle w:val="Prrafodelista"/>
        <w:numPr>
          <w:ilvl w:val="0"/>
          <w:numId w:val="138"/>
        </w:numPr>
        <w:rPr>
          <w:lang w:val="es-419"/>
        </w:rPr>
      </w:pPr>
      <w:r w:rsidRPr="000C5C84">
        <w:rPr>
          <w:lang w:val="es-419"/>
        </w:rPr>
        <w:t>Los datos se presentan de forma clara y ordenada.</w:t>
      </w:r>
    </w:p>
    <w:p w14:paraId="349FF792" w14:textId="77777777" w:rsidR="00796A6B" w:rsidRPr="000C5C84" w:rsidRDefault="00796A6B" w:rsidP="00796A6B">
      <w:pPr>
        <w:pStyle w:val="Prrafodelista"/>
        <w:numPr>
          <w:ilvl w:val="0"/>
          <w:numId w:val="138"/>
        </w:numPr>
        <w:rPr>
          <w:lang w:val="es-419"/>
        </w:rPr>
      </w:pPr>
      <w:r w:rsidRPr="000C5C84">
        <w:rPr>
          <w:lang w:val="es-419"/>
        </w:rPr>
        <w:t>Los filtros aplicados muestran resultados correctos.</w:t>
      </w:r>
    </w:p>
    <w:p w14:paraId="77E97D38" w14:textId="77777777" w:rsidR="00796A6B" w:rsidRPr="000C5C84" w:rsidRDefault="00796A6B" w:rsidP="00796A6B">
      <w:pPr>
        <w:ind w:left="720" w:firstLine="0"/>
        <w:rPr>
          <w:lang w:val="es-419"/>
        </w:rPr>
      </w:pPr>
    </w:p>
    <w:p w14:paraId="5375BDBC" w14:textId="77777777" w:rsidR="00796A6B" w:rsidRDefault="00796A6B" w:rsidP="00796A6B">
      <w:pPr>
        <w:ind w:left="720" w:firstLine="0"/>
      </w:pPr>
      <w:r w:rsidRPr="008C5944">
        <w:t>Resultados obtenidos</w:t>
      </w:r>
      <w:r>
        <w:t>:</w:t>
      </w:r>
    </w:p>
    <w:p w14:paraId="66FCC0D1" w14:textId="77777777" w:rsidR="00796A6B" w:rsidRPr="000C5C84" w:rsidRDefault="00796A6B" w:rsidP="00796A6B">
      <w:pPr>
        <w:pStyle w:val="Prrafodelista"/>
        <w:numPr>
          <w:ilvl w:val="0"/>
          <w:numId w:val="139"/>
        </w:numPr>
        <w:rPr>
          <w:lang w:val="es-419"/>
        </w:rPr>
      </w:pPr>
      <w:r w:rsidRPr="000C5C84">
        <w:rPr>
          <w:lang w:val="es-419"/>
        </w:rPr>
        <w:t>La lista se cargó correctamente.</w:t>
      </w:r>
    </w:p>
    <w:p w14:paraId="097E04DF" w14:textId="77777777" w:rsidR="00796A6B" w:rsidRPr="000C5C84" w:rsidRDefault="00796A6B" w:rsidP="00796A6B">
      <w:pPr>
        <w:pStyle w:val="Prrafodelista"/>
        <w:numPr>
          <w:ilvl w:val="0"/>
          <w:numId w:val="139"/>
        </w:numPr>
        <w:rPr>
          <w:lang w:val="es-419"/>
        </w:rPr>
      </w:pPr>
      <w:r w:rsidRPr="000C5C84">
        <w:rPr>
          <w:lang w:val="es-419"/>
        </w:rPr>
        <w:t>Los datos fueron visibles y completos.</w:t>
      </w:r>
    </w:p>
    <w:p w14:paraId="428D848D" w14:textId="77777777" w:rsidR="00796A6B" w:rsidRPr="000C5C84" w:rsidRDefault="00796A6B" w:rsidP="00796A6B">
      <w:pPr>
        <w:pStyle w:val="Prrafodelista"/>
        <w:numPr>
          <w:ilvl w:val="0"/>
          <w:numId w:val="139"/>
        </w:numPr>
        <w:rPr>
          <w:lang w:val="es-419"/>
        </w:rPr>
      </w:pPr>
      <w:r w:rsidRPr="000C5C84">
        <w:rPr>
          <w:lang w:val="es-419"/>
        </w:rPr>
        <w:t>Los filtros funcionaron según lo esperado.</w:t>
      </w:r>
    </w:p>
    <w:p w14:paraId="4A22EF23" w14:textId="77777777" w:rsidR="00796A6B" w:rsidRDefault="00796A6B" w:rsidP="00796A6B">
      <w:pPr>
        <w:ind w:left="720" w:firstLine="0"/>
        <w:rPr>
          <w:lang w:val="es-419"/>
        </w:rPr>
      </w:pPr>
    </w:p>
    <w:p w14:paraId="0AD4B453" w14:textId="36FED5BC"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24</w:t>
      </w:r>
      <w:r>
        <w:fldChar w:fldCharType="end"/>
      </w:r>
      <w:r>
        <w:t xml:space="preserve"> “Captura de pantalla de prueba 1-2-3 caso de uso N°</w:t>
      </w:r>
      <w:r>
        <w:t>3.4</w:t>
      </w:r>
      <w:r>
        <w:t>”</w:t>
      </w:r>
    </w:p>
    <w:p w14:paraId="3092CD24" w14:textId="77777777" w:rsidR="00267181" w:rsidRPr="000C5C84" w:rsidRDefault="00267181" w:rsidP="00796A6B">
      <w:pPr>
        <w:ind w:left="720" w:firstLine="0"/>
        <w:rPr>
          <w:lang w:val="es-419"/>
        </w:rPr>
      </w:pPr>
    </w:p>
    <w:p w14:paraId="393CEA5B" w14:textId="77777777" w:rsidR="00796A6B" w:rsidRPr="008C5944" w:rsidRDefault="00796A6B" w:rsidP="00796A6B">
      <w:pPr>
        <w:ind w:left="720" w:firstLine="0"/>
      </w:pPr>
      <w:r>
        <w:t>IMAGEN RESULTADOS CON CUADROS RESALTANDOS RESULTADOS</w:t>
      </w:r>
    </w:p>
    <w:p w14:paraId="70F77A53" w14:textId="77777777" w:rsidR="00796A6B" w:rsidRDefault="00796A6B" w:rsidP="00796A6B">
      <w:r>
        <w:t xml:space="preserve">Fuente: Captura realizada al sistema web </w:t>
      </w:r>
      <w:proofErr w:type="spellStart"/>
      <w:r>
        <w:t>EugCOM</w:t>
      </w:r>
      <w:proofErr w:type="spellEnd"/>
    </w:p>
    <w:p w14:paraId="611CB71D" w14:textId="77777777" w:rsidR="00796A6B" w:rsidRPr="004B79BA" w:rsidRDefault="00796A6B" w:rsidP="00796A6B"/>
    <w:p w14:paraId="25A9C235" w14:textId="77777777" w:rsidR="00796A6B" w:rsidRPr="00CB0FA9" w:rsidRDefault="00796A6B" w:rsidP="00796A6B">
      <w:pPr>
        <w:spacing w:line="278" w:lineRule="auto"/>
        <w:ind w:firstLine="0"/>
        <w:jc w:val="left"/>
        <w:rPr>
          <w:rFonts w:eastAsiaTheme="majorEastAsia" w:cstheme="majorBidi"/>
          <w:szCs w:val="32"/>
        </w:rPr>
      </w:pPr>
      <w:r>
        <w:br w:type="page"/>
      </w:r>
    </w:p>
    <w:p w14:paraId="7C8C2997" w14:textId="77777777" w:rsidR="00796A6B" w:rsidRDefault="00796A6B" w:rsidP="00796A6B">
      <w:pPr>
        <w:pStyle w:val="Ttulo2"/>
      </w:pPr>
      <w:r>
        <w:lastRenderedPageBreak/>
        <w:t>Prueba Unitaria CU N°3.5</w:t>
      </w:r>
    </w:p>
    <w:p w14:paraId="28248ADB" w14:textId="77777777" w:rsidR="00796A6B" w:rsidRPr="004B79BA" w:rsidRDefault="00796A6B" w:rsidP="00796A6B"/>
    <w:p w14:paraId="1CEFB6EC" w14:textId="77777777" w:rsidR="00796A6B" w:rsidRPr="00627D3D" w:rsidRDefault="00796A6B" w:rsidP="00796A6B">
      <w:r w:rsidRPr="00627D3D">
        <w:t xml:space="preserve">En la </w:t>
      </w:r>
      <w:r w:rsidRPr="00627D3D">
        <w:rPr>
          <w:i/>
        </w:rPr>
        <w:t xml:space="preserve">Tabla </w:t>
      </w:r>
      <w:r>
        <w:rPr>
          <w:i/>
        </w:rPr>
        <w:t xml:space="preserve">7.25 </w:t>
      </w:r>
      <w:r w:rsidRPr="00627D3D">
        <w:t>se puede visualizar el Caso de uso N°3.5, por este lado se guardan los registros de las vacaciones de los empleados.</w:t>
      </w:r>
    </w:p>
    <w:p w14:paraId="33493A86" w14:textId="77777777" w:rsidR="00796A6B" w:rsidRPr="00627D3D" w:rsidRDefault="00796A6B" w:rsidP="00796A6B">
      <w:pPr>
        <w:spacing w:line="278" w:lineRule="auto"/>
        <w:ind w:firstLine="0"/>
        <w:jc w:val="left"/>
      </w:pPr>
    </w:p>
    <w:p w14:paraId="1B5708C3" w14:textId="77777777" w:rsidR="00796A6B" w:rsidRPr="00627D3D" w:rsidRDefault="00796A6B" w:rsidP="00796A6B">
      <w:pPr>
        <w:pStyle w:val="Descripcin"/>
      </w:pPr>
      <w:bookmarkStart w:id="619" w:name="_Toc209985108"/>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25</w:t>
      </w:r>
      <w:r>
        <w:rPr>
          <w:noProof/>
        </w:rPr>
        <w:fldChar w:fldCharType="end"/>
      </w:r>
      <w:r w:rsidRPr="00627D3D">
        <w:t xml:space="preserve"> Caso de uso N°3.5, Guardando cambios de vacaciones</w:t>
      </w:r>
      <w:bookmarkEnd w:id="619"/>
    </w:p>
    <w:p w14:paraId="74F7F1C2" w14:textId="77777777" w:rsidR="00796A6B" w:rsidRPr="00627D3D" w:rsidRDefault="00796A6B" w:rsidP="00796A6B">
      <w:pPr>
        <w:pStyle w:val="Sinespaciado"/>
      </w:pPr>
      <w:r w:rsidRPr="00627D3D">
        <w:rPr>
          <w:noProof/>
        </w:rPr>
        <w:drawing>
          <wp:inline distT="0" distB="0" distL="0" distR="0" wp14:anchorId="407735A3" wp14:editId="385194DE">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6702A645" w14:textId="77777777" w:rsidR="00796A6B" w:rsidRPr="00627D3D" w:rsidRDefault="00796A6B" w:rsidP="00796A6B">
      <w:pPr>
        <w:spacing w:line="278" w:lineRule="auto"/>
        <w:ind w:firstLine="0"/>
        <w:jc w:val="left"/>
      </w:pPr>
    </w:p>
    <w:p w14:paraId="6BB19C93" w14:textId="77777777" w:rsidR="00796A6B" w:rsidRDefault="00796A6B" w:rsidP="00796A6B">
      <w:r w:rsidRPr="00627D3D">
        <w:t>Fuente: Elaborado por el estudiante de acuerdo con el proyecto</w:t>
      </w:r>
    </w:p>
    <w:p w14:paraId="17D0A8BE" w14:textId="77777777" w:rsidR="00796A6B" w:rsidRPr="00627D3D" w:rsidRDefault="00796A6B" w:rsidP="00796A6B"/>
    <w:p w14:paraId="3AE645E2" w14:textId="77777777" w:rsidR="00796A6B" w:rsidRDefault="00796A6B" w:rsidP="00796A6B">
      <w:r w:rsidRPr="008C5944">
        <w:lastRenderedPageBreak/>
        <w:t>Casos de prueba:</w:t>
      </w:r>
    </w:p>
    <w:p w14:paraId="2F13C62B" w14:textId="77777777" w:rsidR="00796A6B" w:rsidRPr="000C5C84" w:rsidRDefault="00796A6B" w:rsidP="00796A6B">
      <w:pPr>
        <w:pStyle w:val="Prrafodelista"/>
        <w:numPr>
          <w:ilvl w:val="0"/>
          <w:numId w:val="140"/>
        </w:numPr>
        <w:rPr>
          <w:lang w:val="es-419"/>
        </w:rPr>
      </w:pPr>
      <w:r w:rsidRPr="000C5C84">
        <w:rPr>
          <w:lang w:val="es-419"/>
        </w:rPr>
        <w:t>Verificar que los cambios realizados puedan guardarse.</w:t>
      </w:r>
    </w:p>
    <w:p w14:paraId="24A63C02" w14:textId="77777777" w:rsidR="00796A6B" w:rsidRPr="000C5C84" w:rsidRDefault="00796A6B" w:rsidP="00796A6B">
      <w:pPr>
        <w:pStyle w:val="Prrafodelista"/>
        <w:numPr>
          <w:ilvl w:val="0"/>
          <w:numId w:val="140"/>
        </w:numPr>
        <w:rPr>
          <w:lang w:val="es-419"/>
        </w:rPr>
      </w:pPr>
      <w:r w:rsidRPr="000C5C84">
        <w:rPr>
          <w:lang w:val="es-419"/>
        </w:rPr>
        <w:t>Verificar la validación de los campos modificados.</w:t>
      </w:r>
    </w:p>
    <w:p w14:paraId="1858F125" w14:textId="77777777" w:rsidR="00796A6B" w:rsidRPr="000C5C84" w:rsidRDefault="00796A6B" w:rsidP="00796A6B">
      <w:pPr>
        <w:pStyle w:val="Prrafodelista"/>
        <w:numPr>
          <w:ilvl w:val="0"/>
          <w:numId w:val="140"/>
        </w:numPr>
        <w:rPr>
          <w:lang w:val="es-419"/>
        </w:rPr>
      </w:pPr>
      <w:r w:rsidRPr="000C5C84">
        <w:rPr>
          <w:lang w:val="es-419"/>
        </w:rPr>
        <w:t>Verificar que los cambios se reflejen en la lista.</w:t>
      </w:r>
    </w:p>
    <w:p w14:paraId="2727D8CF" w14:textId="77777777" w:rsidR="00796A6B" w:rsidRPr="000C5C84" w:rsidRDefault="00796A6B" w:rsidP="00796A6B">
      <w:pPr>
        <w:rPr>
          <w:lang w:val="es-419"/>
        </w:rPr>
      </w:pPr>
    </w:p>
    <w:p w14:paraId="3EB531CD" w14:textId="77777777" w:rsidR="00796A6B" w:rsidRDefault="00796A6B" w:rsidP="00796A6B">
      <w:pPr>
        <w:ind w:left="720" w:firstLine="0"/>
      </w:pPr>
      <w:r w:rsidRPr="008C5944">
        <w:t>Resultados Esperados:</w:t>
      </w:r>
    </w:p>
    <w:p w14:paraId="48444C94" w14:textId="77777777" w:rsidR="00796A6B" w:rsidRPr="000C5C84" w:rsidRDefault="00796A6B" w:rsidP="00796A6B">
      <w:pPr>
        <w:pStyle w:val="Prrafodelista"/>
        <w:numPr>
          <w:ilvl w:val="0"/>
          <w:numId w:val="141"/>
        </w:numPr>
        <w:rPr>
          <w:lang w:val="es-419"/>
        </w:rPr>
      </w:pPr>
      <w:r w:rsidRPr="000C5C84">
        <w:rPr>
          <w:lang w:val="es-419"/>
        </w:rPr>
        <w:t>El botón de guardado está disponible.</w:t>
      </w:r>
    </w:p>
    <w:p w14:paraId="7F3AB210" w14:textId="77777777" w:rsidR="00796A6B" w:rsidRPr="000C5C84" w:rsidRDefault="00796A6B" w:rsidP="00796A6B">
      <w:pPr>
        <w:pStyle w:val="Prrafodelista"/>
        <w:numPr>
          <w:ilvl w:val="0"/>
          <w:numId w:val="141"/>
        </w:numPr>
        <w:rPr>
          <w:lang w:val="es-419"/>
        </w:rPr>
      </w:pPr>
      <w:r w:rsidRPr="000C5C84">
        <w:rPr>
          <w:lang w:val="es-419"/>
        </w:rPr>
        <w:t>El sistema valida los campos antes de guardar.</w:t>
      </w:r>
    </w:p>
    <w:p w14:paraId="09CE0A06" w14:textId="77777777" w:rsidR="00796A6B" w:rsidRPr="000C5C84" w:rsidRDefault="00796A6B" w:rsidP="00796A6B">
      <w:pPr>
        <w:pStyle w:val="Prrafodelista"/>
        <w:numPr>
          <w:ilvl w:val="0"/>
          <w:numId w:val="141"/>
        </w:numPr>
        <w:rPr>
          <w:lang w:val="es-419"/>
        </w:rPr>
      </w:pPr>
      <w:r w:rsidRPr="000C5C84">
        <w:rPr>
          <w:lang w:val="es-419"/>
        </w:rPr>
        <w:t>Los cambios se actualizan correctamente en la vista.</w:t>
      </w:r>
    </w:p>
    <w:p w14:paraId="4063458C" w14:textId="77777777" w:rsidR="00796A6B" w:rsidRPr="000C5C84" w:rsidRDefault="00796A6B" w:rsidP="00796A6B">
      <w:pPr>
        <w:ind w:left="720" w:firstLine="0"/>
        <w:rPr>
          <w:lang w:val="es-419"/>
        </w:rPr>
      </w:pPr>
    </w:p>
    <w:p w14:paraId="3B6FDCA2" w14:textId="77777777" w:rsidR="00796A6B" w:rsidRDefault="00796A6B" w:rsidP="00796A6B">
      <w:pPr>
        <w:ind w:left="720" w:firstLine="0"/>
      </w:pPr>
      <w:r w:rsidRPr="008C5944">
        <w:t>Resultados obtenidos</w:t>
      </w:r>
      <w:r>
        <w:t>:</w:t>
      </w:r>
    </w:p>
    <w:p w14:paraId="4D700559" w14:textId="77777777" w:rsidR="00796A6B" w:rsidRPr="000C5C84" w:rsidRDefault="00796A6B" w:rsidP="00796A6B">
      <w:pPr>
        <w:pStyle w:val="Prrafodelista"/>
        <w:numPr>
          <w:ilvl w:val="0"/>
          <w:numId w:val="142"/>
        </w:numPr>
        <w:rPr>
          <w:lang w:val="es-419"/>
        </w:rPr>
      </w:pPr>
      <w:r w:rsidRPr="000C5C84">
        <w:rPr>
          <w:lang w:val="es-419"/>
        </w:rPr>
        <w:t>El botón fue visible y funcional.</w:t>
      </w:r>
    </w:p>
    <w:p w14:paraId="5D8A00A5" w14:textId="77777777" w:rsidR="00796A6B" w:rsidRPr="000C5C84" w:rsidRDefault="00796A6B" w:rsidP="00796A6B">
      <w:pPr>
        <w:pStyle w:val="Prrafodelista"/>
        <w:numPr>
          <w:ilvl w:val="0"/>
          <w:numId w:val="142"/>
        </w:numPr>
        <w:rPr>
          <w:lang w:val="es-419"/>
        </w:rPr>
      </w:pPr>
      <w:r w:rsidRPr="000C5C84">
        <w:rPr>
          <w:lang w:val="es-419"/>
        </w:rPr>
        <w:t>El sistema validó correctamente los datos.</w:t>
      </w:r>
    </w:p>
    <w:p w14:paraId="1247A791" w14:textId="77777777" w:rsidR="00796A6B" w:rsidRPr="000C5C84" w:rsidRDefault="00796A6B" w:rsidP="00796A6B">
      <w:pPr>
        <w:pStyle w:val="Prrafodelista"/>
        <w:numPr>
          <w:ilvl w:val="0"/>
          <w:numId w:val="142"/>
        </w:numPr>
        <w:rPr>
          <w:lang w:val="es-419"/>
        </w:rPr>
      </w:pPr>
      <w:r w:rsidRPr="000C5C84">
        <w:rPr>
          <w:lang w:val="es-419"/>
        </w:rPr>
        <w:t>Los cambios se reflejaron sin errores.</w:t>
      </w:r>
    </w:p>
    <w:p w14:paraId="61F40F2F" w14:textId="77777777" w:rsidR="00796A6B" w:rsidRDefault="00796A6B" w:rsidP="00796A6B">
      <w:pPr>
        <w:ind w:left="720" w:firstLine="0"/>
        <w:rPr>
          <w:lang w:val="es-419"/>
        </w:rPr>
      </w:pPr>
    </w:p>
    <w:p w14:paraId="1D902EBA" w14:textId="5D3DA80A"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25</w:t>
      </w:r>
      <w:r>
        <w:fldChar w:fldCharType="end"/>
      </w:r>
      <w:r>
        <w:t xml:space="preserve"> “Captura de pantalla de prueba 1-2-3 caso de uso N°</w:t>
      </w:r>
      <w:r>
        <w:t>3.5</w:t>
      </w:r>
      <w:r>
        <w:t>”</w:t>
      </w:r>
    </w:p>
    <w:p w14:paraId="283BEA17" w14:textId="77777777" w:rsidR="00267181" w:rsidRPr="000C5C84" w:rsidRDefault="00267181" w:rsidP="00796A6B">
      <w:pPr>
        <w:ind w:left="720" w:firstLine="0"/>
        <w:rPr>
          <w:lang w:val="es-419"/>
        </w:rPr>
      </w:pPr>
    </w:p>
    <w:p w14:paraId="6AF7700A" w14:textId="77777777" w:rsidR="00796A6B" w:rsidRPr="008C5944" w:rsidRDefault="00796A6B" w:rsidP="00796A6B">
      <w:pPr>
        <w:ind w:left="720" w:firstLine="0"/>
      </w:pPr>
      <w:r>
        <w:t>IMAGEN RESULTADOS CON CUADROS RESALTANDOS RESULTADOS</w:t>
      </w:r>
    </w:p>
    <w:p w14:paraId="3192140A" w14:textId="77777777" w:rsidR="00796A6B" w:rsidRPr="004B79BA" w:rsidRDefault="00796A6B" w:rsidP="00796A6B">
      <w:r>
        <w:t xml:space="preserve">Fuente: Captura realizada al sistema web </w:t>
      </w:r>
      <w:proofErr w:type="spellStart"/>
      <w:r>
        <w:t>EugCOM</w:t>
      </w:r>
      <w:proofErr w:type="spellEnd"/>
      <w:r>
        <w:t xml:space="preserve"> </w:t>
      </w:r>
      <w:r>
        <w:br w:type="page"/>
      </w:r>
    </w:p>
    <w:p w14:paraId="4C178665" w14:textId="77777777" w:rsidR="00796A6B" w:rsidRDefault="00796A6B" w:rsidP="00796A6B">
      <w:pPr>
        <w:pStyle w:val="Ttulo2"/>
      </w:pPr>
      <w:r>
        <w:lastRenderedPageBreak/>
        <w:t>Prueba Unitaria CU N°3.6</w:t>
      </w:r>
    </w:p>
    <w:p w14:paraId="3D8BA476" w14:textId="77777777" w:rsidR="00796A6B" w:rsidRDefault="00796A6B" w:rsidP="00796A6B">
      <w:pPr>
        <w:spacing w:line="278" w:lineRule="auto"/>
        <w:ind w:firstLine="0"/>
        <w:jc w:val="left"/>
      </w:pPr>
    </w:p>
    <w:p w14:paraId="31311F8E" w14:textId="77777777" w:rsidR="00796A6B" w:rsidRPr="00627D3D" w:rsidRDefault="00796A6B" w:rsidP="00796A6B">
      <w:r w:rsidRPr="00627D3D">
        <w:t xml:space="preserve">En la </w:t>
      </w:r>
      <w:r w:rsidRPr="00627D3D">
        <w:rPr>
          <w:i/>
        </w:rPr>
        <w:t xml:space="preserve">Tabla </w:t>
      </w:r>
      <w:r>
        <w:rPr>
          <w:i/>
        </w:rPr>
        <w:t>7.26 se</w:t>
      </w:r>
      <w:r w:rsidRPr="00627D3D">
        <w:t xml:space="preserve"> puede visualizar el Caso de uso N°3.6. Este caso de uso es para imprimir un listado completo con todos los empleados de vacaciones.</w:t>
      </w:r>
    </w:p>
    <w:p w14:paraId="44945883" w14:textId="77777777" w:rsidR="00796A6B" w:rsidRPr="00627D3D" w:rsidRDefault="00796A6B" w:rsidP="00796A6B">
      <w:pPr>
        <w:spacing w:line="278" w:lineRule="auto"/>
        <w:ind w:firstLine="0"/>
        <w:jc w:val="left"/>
      </w:pPr>
    </w:p>
    <w:p w14:paraId="0A146FD6" w14:textId="77777777" w:rsidR="00796A6B" w:rsidRPr="00627D3D" w:rsidRDefault="00796A6B" w:rsidP="00796A6B">
      <w:pPr>
        <w:pStyle w:val="Descripcin"/>
      </w:pPr>
      <w:bookmarkStart w:id="620" w:name="_Toc20998510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26</w:t>
      </w:r>
      <w:r>
        <w:rPr>
          <w:noProof/>
        </w:rPr>
        <w:fldChar w:fldCharType="end"/>
      </w:r>
      <w:r>
        <w:t xml:space="preserve"> </w:t>
      </w:r>
      <w:r w:rsidRPr="00627D3D">
        <w:t xml:space="preserve"> Caso de uso N°3.6, Imprimiendo vacaciones de empleado</w:t>
      </w:r>
      <w:bookmarkEnd w:id="620"/>
    </w:p>
    <w:p w14:paraId="4D131AD7" w14:textId="77777777" w:rsidR="00796A6B" w:rsidRPr="00627D3D" w:rsidRDefault="00796A6B" w:rsidP="00796A6B">
      <w:pPr>
        <w:pStyle w:val="Sinespaciado"/>
      </w:pPr>
      <w:r w:rsidRPr="00627D3D">
        <w:rPr>
          <w:noProof/>
        </w:rPr>
        <w:drawing>
          <wp:inline distT="0" distB="0" distL="0" distR="0" wp14:anchorId="2CC8DCA5" wp14:editId="30C5712C">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70F9897D" w14:textId="77777777" w:rsidR="00796A6B" w:rsidRPr="00627D3D" w:rsidRDefault="00796A6B" w:rsidP="00796A6B">
      <w:pPr>
        <w:spacing w:line="278" w:lineRule="auto"/>
        <w:ind w:firstLine="0"/>
        <w:jc w:val="left"/>
      </w:pPr>
    </w:p>
    <w:p w14:paraId="301C6304" w14:textId="77777777" w:rsidR="00796A6B" w:rsidRDefault="00796A6B" w:rsidP="00796A6B">
      <w:r w:rsidRPr="00627D3D">
        <w:t>Fuente: Elaborado por el estudiante de acuerdo con el proyecto</w:t>
      </w:r>
    </w:p>
    <w:p w14:paraId="4C0F6BCA" w14:textId="77777777" w:rsidR="00796A6B" w:rsidRDefault="00796A6B" w:rsidP="00796A6B">
      <w:pPr>
        <w:spacing w:line="278" w:lineRule="auto"/>
        <w:ind w:firstLine="0"/>
        <w:jc w:val="left"/>
      </w:pPr>
    </w:p>
    <w:p w14:paraId="06A70E56" w14:textId="77777777" w:rsidR="00796A6B" w:rsidRDefault="00796A6B" w:rsidP="00796A6B">
      <w:pPr>
        <w:spacing w:line="278" w:lineRule="auto"/>
        <w:ind w:firstLine="0"/>
        <w:jc w:val="left"/>
      </w:pPr>
    </w:p>
    <w:p w14:paraId="51DDA693" w14:textId="77777777" w:rsidR="00796A6B" w:rsidRDefault="00796A6B" w:rsidP="00796A6B">
      <w:pPr>
        <w:spacing w:line="278" w:lineRule="auto"/>
        <w:ind w:firstLine="0"/>
        <w:jc w:val="left"/>
      </w:pPr>
    </w:p>
    <w:p w14:paraId="3F4C2B1F" w14:textId="77777777" w:rsidR="00796A6B" w:rsidRPr="00627D3D" w:rsidRDefault="00796A6B" w:rsidP="00796A6B">
      <w:pPr>
        <w:spacing w:line="278" w:lineRule="auto"/>
        <w:ind w:firstLine="0"/>
        <w:jc w:val="left"/>
      </w:pPr>
    </w:p>
    <w:p w14:paraId="681F164E" w14:textId="77777777" w:rsidR="00796A6B" w:rsidRDefault="00796A6B" w:rsidP="00796A6B">
      <w:r w:rsidRPr="008C5944">
        <w:lastRenderedPageBreak/>
        <w:t>Casos de prueba:</w:t>
      </w:r>
    </w:p>
    <w:p w14:paraId="0BA7AA92" w14:textId="77777777" w:rsidR="00796A6B" w:rsidRPr="000C5C84" w:rsidRDefault="00796A6B" w:rsidP="00796A6B">
      <w:pPr>
        <w:pStyle w:val="Prrafodelista"/>
        <w:numPr>
          <w:ilvl w:val="0"/>
          <w:numId w:val="143"/>
        </w:numPr>
        <w:rPr>
          <w:lang w:val="es-419"/>
        </w:rPr>
      </w:pPr>
      <w:r w:rsidRPr="000C5C84">
        <w:rPr>
          <w:lang w:val="es-419"/>
        </w:rPr>
        <w:t>Verificar la existencia de la opción para imprimir.</w:t>
      </w:r>
    </w:p>
    <w:p w14:paraId="3A475CA9" w14:textId="77777777" w:rsidR="00796A6B" w:rsidRPr="000C5C84" w:rsidRDefault="00796A6B" w:rsidP="00796A6B">
      <w:pPr>
        <w:pStyle w:val="Prrafodelista"/>
        <w:numPr>
          <w:ilvl w:val="0"/>
          <w:numId w:val="143"/>
        </w:numPr>
        <w:rPr>
          <w:lang w:val="es-419"/>
        </w:rPr>
      </w:pPr>
      <w:r w:rsidRPr="000C5C84">
        <w:rPr>
          <w:lang w:val="es-419"/>
        </w:rPr>
        <w:t>Verificar que el PDF generado contenga los datos correctos.</w:t>
      </w:r>
    </w:p>
    <w:p w14:paraId="5EBA8D05" w14:textId="77777777" w:rsidR="00796A6B" w:rsidRPr="000C5C84" w:rsidRDefault="00796A6B" w:rsidP="00796A6B">
      <w:pPr>
        <w:pStyle w:val="Prrafodelista"/>
        <w:numPr>
          <w:ilvl w:val="0"/>
          <w:numId w:val="143"/>
        </w:numPr>
        <w:rPr>
          <w:lang w:val="es-419"/>
        </w:rPr>
      </w:pPr>
      <w:r w:rsidRPr="000C5C84">
        <w:rPr>
          <w:lang w:val="es-419"/>
        </w:rPr>
        <w:t>Verificar la descarga exitosa del documento.</w:t>
      </w:r>
    </w:p>
    <w:p w14:paraId="35C0D98D" w14:textId="77777777" w:rsidR="00796A6B" w:rsidRPr="000C5C84" w:rsidRDefault="00796A6B" w:rsidP="00796A6B">
      <w:pPr>
        <w:rPr>
          <w:lang w:val="es-419"/>
        </w:rPr>
      </w:pPr>
    </w:p>
    <w:p w14:paraId="4266BCCE" w14:textId="77777777" w:rsidR="00796A6B" w:rsidRDefault="00796A6B" w:rsidP="00796A6B">
      <w:pPr>
        <w:ind w:left="720" w:firstLine="0"/>
      </w:pPr>
      <w:r w:rsidRPr="008C5944">
        <w:t>Resultados Esperados:</w:t>
      </w:r>
    </w:p>
    <w:p w14:paraId="7A6608B8" w14:textId="77777777" w:rsidR="00796A6B" w:rsidRPr="000C5C84" w:rsidRDefault="00796A6B" w:rsidP="00796A6B">
      <w:pPr>
        <w:pStyle w:val="Prrafodelista"/>
        <w:numPr>
          <w:ilvl w:val="0"/>
          <w:numId w:val="144"/>
        </w:numPr>
        <w:rPr>
          <w:lang w:val="es-419"/>
        </w:rPr>
      </w:pPr>
      <w:r w:rsidRPr="000C5C84">
        <w:rPr>
          <w:lang w:val="es-419"/>
        </w:rPr>
        <w:t>La opción “Imprimir” está disponible junto al registro.</w:t>
      </w:r>
    </w:p>
    <w:p w14:paraId="37696B89" w14:textId="77777777" w:rsidR="00796A6B" w:rsidRPr="000C5C84" w:rsidRDefault="00796A6B" w:rsidP="00796A6B">
      <w:pPr>
        <w:pStyle w:val="Prrafodelista"/>
        <w:numPr>
          <w:ilvl w:val="0"/>
          <w:numId w:val="144"/>
        </w:numPr>
        <w:rPr>
          <w:lang w:val="es-419"/>
        </w:rPr>
      </w:pPr>
      <w:r w:rsidRPr="000C5C84">
        <w:rPr>
          <w:lang w:val="es-419"/>
        </w:rPr>
        <w:t>El PDF incluye la información de vacaciones del empleado.</w:t>
      </w:r>
    </w:p>
    <w:p w14:paraId="624F47CD" w14:textId="77777777" w:rsidR="00796A6B" w:rsidRPr="000C5C84" w:rsidRDefault="00796A6B" w:rsidP="00796A6B">
      <w:pPr>
        <w:pStyle w:val="Prrafodelista"/>
        <w:numPr>
          <w:ilvl w:val="0"/>
          <w:numId w:val="144"/>
        </w:numPr>
        <w:rPr>
          <w:lang w:val="es-419"/>
        </w:rPr>
      </w:pPr>
      <w:r w:rsidRPr="000C5C84">
        <w:rPr>
          <w:lang w:val="es-419"/>
        </w:rPr>
        <w:t>El archivo se descarga correctamente.</w:t>
      </w:r>
    </w:p>
    <w:p w14:paraId="168265EE" w14:textId="77777777" w:rsidR="00796A6B" w:rsidRPr="000C5C84" w:rsidRDefault="00796A6B" w:rsidP="00796A6B">
      <w:pPr>
        <w:ind w:left="720" w:firstLine="0"/>
        <w:rPr>
          <w:lang w:val="es-419"/>
        </w:rPr>
      </w:pPr>
    </w:p>
    <w:p w14:paraId="238D28DD" w14:textId="77777777" w:rsidR="00796A6B" w:rsidRDefault="00796A6B" w:rsidP="00796A6B">
      <w:pPr>
        <w:ind w:left="720" w:firstLine="0"/>
      </w:pPr>
      <w:r w:rsidRPr="008C5944">
        <w:t>Resultados obtenidos</w:t>
      </w:r>
      <w:r>
        <w:t>:</w:t>
      </w:r>
    </w:p>
    <w:p w14:paraId="7965721C" w14:textId="77777777" w:rsidR="00796A6B" w:rsidRPr="000C5C84" w:rsidRDefault="00796A6B" w:rsidP="00796A6B">
      <w:pPr>
        <w:pStyle w:val="Prrafodelista"/>
        <w:numPr>
          <w:ilvl w:val="0"/>
          <w:numId w:val="145"/>
        </w:numPr>
        <w:rPr>
          <w:lang w:val="es-419"/>
        </w:rPr>
      </w:pPr>
      <w:r w:rsidRPr="000C5C84">
        <w:rPr>
          <w:lang w:val="es-419"/>
        </w:rPr>
        <w:t>La opción estuvo disponible.</w:t>
      </w:r>
    </w:p>
    <w:p w14:paraId="43D7957B" w14:textId="77777777" w:rsidR="00796A6B" w:rsidRPr="000C5C84" w:rsidRDefault="00796A6B" w:rsidP="00796A6B">
      <w:pPr>
        <w:pStyle w:val="Prrafodelista"/>
        <w:numPr>
          <w:ilvl w:val="0"/>
          <w:numId w:val="145"/>
        </w:numPr>
        <w:rPr>
          <w:lang w:val="es-419"/>
        </w:rPr>
      </w:pPr>
      <w:r w:rsidRPr="000C5C84">
        <w:rPr>
          <w:lang w:val="es-419"/>
        </w:rPr>
        <w:t>El PDF fue generado correctamente.</w:t>
      </w:r>
    </w:p>
    <w:p w14:paraId="408E6C85" w14:textId="77777777" w:rsidR="00796A6B" w:rsidRPr="000C5C84" w:rsidRDefault="00796A6B" w:rsidP="00796A6B">
      <w:pPr>
        <w:pStyle w:val="Prrafodelista"/>
        <w:numPr>
          <w:ilvl w:val="0"/>
          <w:numId w:val="145"/>
        </w:numPr>
        <w:rPr>
          <w:lang w:val="es-419"/>
        </w:rPr>
      </w:pPr>
      <w:r w:rsidRPr="000C5C84">
        <w:rPr>
          <w:lang w:val="es-419"/>
        </w:rPr>
        <w:t>La descarga se completó sin problemas.</w:t>
      </w:r>
    </w:p>
    <w:p w14:paraId="32E6062E" w14:textId="77777777" w:rsidR="00796A6B" w:rsidRDefault="00796A6B" w:rsidP="00796A6B">
      <w:pPr>
        <w:ind w:left="720" w:firstLine="0"/>
        <w:rPr>
          <w:lang w:val="es-419"/>
        </w:rPr>
      </w:pPr>
    </w:p>
    <w:p w14:paraId="597DB7DA" w14:textId="5651D1EE"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26</w:t>
      </w:r>
      <w:r>
        <w:fldChar w:fldCharType="end"/>
      </w:r>
      <w:r>
        <w:t xml:space="preserve"> “Captura de pantalla de prueba 1-2-3 caso de uso N°</w:t>
      </w:r>
      <w:r>
        <w:t>3.6</w:t>
      </w:r>
      <w:r>
        <w:t>”</w:t>
      </w:r>
    </w:p>
    <w:p w14:paraId="10319715" w14:textId="77777777" w:rsidR="00267181" w:rsidRPr="000C5C84" w:rsidRDefault="00267181" w:rsidP="00796A6B">
      <w:pPr>
        <w:ind w:left="720" w:firstLine="0"/>
        <w:rPr>
          <w:lang w:val="es-419"/>
        </w:rPr>
      </w:pPr>
    </w:p>
    <w:p w14:paraId="3D87E0B6" w14:textId="77777777" w:rsidR="00796A6B" w:rsidRPr="008C5944" w:rsidRDefault="00796A6B" w:rsidP="00796A6B">
      <w:pPr>
        <w:ind w:left="720" w:firstLine="0"/>
      </w:pPr>
      <w:r>
        <w:t>IMAGEN RESULTADOS CON CUADROS RESALTANDOS RESULTADOS</w:t>
      </w:r>
    </w:p>
    <w:p w14:paraId="20C48355" w14:textId="77777777" w:rsidR="00796A6B" w:rsidRDefault="00796A6B" w:rsidP="00796A6B">
      <w:r>
        <w:t xml:space="preserve">Fuente: Captura realizada al sistema web </w:t>
      </w:r>
      <w:proofErr w:type="spellStart"/>
      <w:r>
        <w:t>EugCOM</w:t>
      </w:r>
      <w:proofErr w:type="spellEnd"/>
    </w:p>
    <w:p w14:paraId="2DEF05DC" w14:textId="77777777" w:rsidR="00796A6B" w:rsidRPr="00CB0FA9" w:rsidRDefault="00796A6B" w:rsidP="00796A6B">
      <w:pPr>
        <w:spacing w:line="278" w:lineRule="auto"/>
        <w:ind w:firstLine="0"/>
        <w:jc w:val="left"/>
      </w:pPr>
      <w:r>
        <w:br w:type="page"/>
      </w:r>
    </w:p>
    <w:p w14:paraId="45C08251" w14:textId="77777777" w:rsidR="00796A6B" w:rsidRDefault="00796A6B" w:rsidP="00796A6B">
      <w:pPr>
        <w:pStyle w:val="Ttulo2"/>
      </w:pPr>
      <w:r>
        <w:lastRenderedPageBreak/>
        <w:t>Prueba Unitaria CU N°3.7</w:t>
      </w:r>
    </w:p>
    <w:p w14:paraId="05543C84" w14:textId="77777777" w:rsidR="00796A6B" w:rsidRDefault="00796A6B" w:rsidP="00796A6B">
      <w:pPr>
        <w:spacing w:line="278" w:lineRule="auto"/>
        <w:ind w:firstLine="0"/>
        <w:jc w:val="left"/>
      </w:pPr>
    </w:p>
    <w:p w14:paraId="0BA23453" w14:textId="77777777" w:rsidR="00796A6B" w:rsidRPr="00627D3D" w:rsidRDefault="00796A6B" w:rsidP="00796A6B">
      <w:r w:rsidRPr="00627D3D">
        <w:t xml:space="preserve">En la </w:t>
      </w:r>
      <w:r w:rsidRPr="00627D3D">
        <w:rPr>
          <w:i/>
        </w:rPr>
        <w:t xml:space="preserve">Tabla </w:t>
      </w:r>
      <w:r>
        <w:rPr>
          <w:i/>
        </w:rPr>
        <w:t xml:space="preserve">7.27 </w:t>
      </w:r>
      <w:r w:rsidRPr="00627D3D">
        <w:t>se puede visualizar el Caso de uso N°3.7, Para este caso de uso, se agrega la opción de eliminar las vacaciones, en caso de que sea requerido.</w:t>
      </w:r>
    </w:p>
    <w:p w14:paraId="68BE199C" w14:textId="77777777" w:rsidR="00796A6B" w:rsidRPr="00627D3D" w:rsidRDefault="00796A6B" w:rsidP="00796A6B">
      <w:pPr>
        <w:spacing w:line="278" w:lineRule="auto"/>
        <w:ind w:firstLine="0"/>
        <w:jc w:val="left"/>
      </w:pPr>
    </w:p>
    <w:p w14:paraId="5FE95E1F" w14:textId="77777777" w:rsidR="00796A6B" w:rsidRPr="00627D3D" w:rsidRDefault="00796A6B" w:rsidP="00796A6B">
      <w:pPr>
        <w:pStyle w:val="Descripcin"/>
      </w:pPr>
      <w:bookmarkStart w:id="621" w:name="_Toc209985110"/>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27</w:t>
      </w:r>
      <w:r>
        <w:rPr>
          <w:noProof/>
        </w:rPr>
        <w:fldChar w:fldCharType="end"/>
      </w:r>
      <w:r w:rsidRPr="00627D3D">
        <w:t xml:space="preserve"> Caso de uso N°3.7, Eliminando vacaciones asignadas</w:t>
      </w:r>
      <w:bookmarkEnd w:id="621"/>
    </w:p>
    <w:p w14:paraId="16CCAD0C" w14:textId="77777777" w:rsidR="00796A6B" w:rsidRDefault="00796A6B" w:rsidP="00796A6B">
      <w:pPr>
        <w:pStyle w:val="Sinespaciado"/>
      </w:pPr>
      <w:r w:rsidRPr="00627D3D">
        <w:rPr>
          <w:noProof/>
        </w:rPr>
        <w:drawing>
          <wp:inline distT="0" distB="0" distL="0" distR="0" wp14:anchorId="2193668C" wp14:editId="2ED1E03A">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5175A69" w14:textId="77777777" w:rsidR="00796A6B" w:rsidRDefault="00796A6B" w:rsidP="00796A6B">
      <w:pPr>
        <w:pStyle w:val="Sinespaciado"/>
      </w:pPr>
    </w:p>
    <w:p w14:paraId="2BF438B3" w14:textId="77777777" w:rsidR="00796A6B" w:rsidRDefault="00796A6B" w:rsidP="00796A6B">
      <w:r w:rsidRPr="00627D3D">
        <w:t>Fuente: Elaborado por el estudiante de acuerdo con el proyecto</w:t>
      </w:r>
    </w:p>
    <w:p w14:paraId="532FFA9A" w14:textId="77777777" w:rsidR="00796A6B" w:rsidRPr="00627D3D" w:rsidRDefault="00796A6B" w:rsidP="00796A6B">
      <w:pPr>
        <w:pStyle w:val="Sinespaciado"/>
      </w:pPr>
    </w:p>
    <w:p w14:paraId="72ADBC09" w14:textId="77777777" w:rsidR="00796A6B" w:rsidRDefault="00796A6B" w:rsidP="00796A6B">
      <w:r w:rsidRPr="008C5944">
        <w:t>Casos de prueba:</w:t>
      </w:r>
    </w:p>
    <w:p w14:paraId="0E139A29" w14:textId="77777777" w:rsidR="00796A6B" w:rsidRPr="000C5C84" w:rsidRDefault="00796A6B" w:rsidP="00796A6B">
      <w:pPr>
        <w:pStyle w:val="Prrafodelista"/>
        <w:numPr>
          <w:ilvl w:val="0"/>
          <w:numId w:val="146"/>
        </w:numPr>
        <w:rPr>
          <w:lang w:val="es-419"/>
        </w:rPr>
      </w:pPr>
      <w:r w:rsidRPr="000C5C84">
        <w:rPr>
          <w:lang w:val="es-419"/>
        </w:rPr>
        <w:t>Verificar que exista la opción de eliminar vacaciones.</w:t>
      </w:r>
    </w:p>
    <w:p w14:paraId="210DD829" w14:textId="77777777" w:rsidR="00796A6B" w:rsidRPr="000C5C84" w:rsidRDefault="00796A6B" w:rsidP="00796A6B">
      <w:pPr>
        <w:pStyle w:val="Prrafodelista"/>
        <w:numPr>
          <w:ilvl w:val="0"/>
          <w:numId w:val="146"/>
        </w:numPr>
        <w:rPr>
          <w:lang w:val="es-419"/>
        </w:rPr>
      </w:pPr>
      <w:r w:rsidRPr="000C5C84">
        <w:rPr>
          <w:lang w:val="es-419"/>
        </w:rPr>
        <w:t>Verificar que el sistema solicite confirmación.</w:t>
      </w:r>
    </w:p>
    <w:p w14:paraId="2B2A5864" w14:textId="77777777" w:rsidR="00796A6B" w:rsidRPr="000C5C84" w:rsidRDefault="00796A6B" w:rsidP="00796A6B">
      <w:pPr>
        <w:pStyle w:val="Prrafodelista"/>
        <w:numPr>
          <w:ilvl w:val="0"/>
          <w:numId w:val="146"/>
        </w:numPr>
        <w:rPr>
          <w:lang w:val="es-419"/>
        </w:rPr>
      </w:pPr>
      <w:r w:rsidRPr="000C5C84">
        <w:rPr>
          <w:lang w:val="es-419"/>
        </w:rPr>
        <w:lastRenderedPageBreak/>
        <w:t>Verificar que el registro se elimine correctamente.</w:t>
      </w:r>
    </w:p>
    <w:p w14:paraId="128DB059" w14:textId="77777777" w:rsidR="00796A6B" w:rsidRPr="000C5C84" w:rsidRDefault="00796A6B" w:rsidP="00796A6B">
      <w:pPr>
        <w:rPr>
          <w:lang w:val="es-419"/>
        </w:rPr>
      </w:pPr>
    </w:p>
    <w:p w14:paraId="60B30CC3" w14:textId="77777777" w:rsidR="00796A6B" w:rsidRDefault="00796A6B" w:rsidP="00796A6B">
      <w:pPr>
        <w:ind w:left="720" w:firstLine="0"/>
      </w:pPr>
      <w:r w:rsidRPr="008C5944">
        <w:t>Resultados Esperados:</w:t>
      </w:r>
    </w:p>
    <w:p w14:paraId="4FFD8B27" w14:textId="77777777" w:rsidR="00796A6B" w:rsidRPr="000C5C84" w:rsidRDefault="00796A6B" w:rsidP="00796A6B">
      <w:pPr>
        <w:pStyle w:val="Prrafodelista"/>
        <w:numPr>
          <w:ilvl w:val="0"/>
          <w:numId w:val="147"/>
        </w:numPr>
        <w:rPr>
          <w:lang w:val="es-419"/>
        </w:rPr>
      </w:pPr>
      <w:r w:rsidRPr="000C5C84">
        <w:rPr>
          <w:lang w:val="es-419"/>
        </w:rPr>
        <w:t>La opción “Eliminar” está visible junto al registro.</w:t>
      </w:r>
    </w:p>
    <w:p w14:paraId="4CD029BD" w14:textId="77777777" w:rsidR="00796A6B" w:rsidRPr="000C5C84" w:rsidRDefault="00796A6B" w:rsidP="00796A6B">
      <w:pPr>
        <w:pStyle w:val="Prrafodelista"/>
        <w:numPr>
          <w:ilvl w:val="0"/>
          <w:numId w:val="147"/>
        </w:numPr>
        <w:rPr>
          <w:lang w:val="es-419"/>
        </w:rPr>
      </w:pPr>
      <w:r w:rsidRPr="000C5C84">
        <w:rPr>
          <w:lang w:val="es-419"/>
        </w:rPr>
        <w:t>El sistema muestra un mensaje de confirmación.</w:t>
      </w:r>
    </w:p>
    <w:p w14:paraId="68DE17F1" w14:textId="77777777" w:rsidR="00796A6B" w:rsidRPr="000C5C84" w:rsidRDefault="00796A6B" w:rsidP="00796A6B">
      <w:pPr>
        <w:pStyle w:val="Prrafodelista"/>
        <w:numPr>
          <w:ilvl w:val="0"/>
          <w:numId w:val="147"/>
        </w:numPr>
        <w:rPr>
          <w:lang w:val="es-419"/>
        </w:rPr>
      </w:pPr>
      <w:r w:rsidRPr="000C5C84">
        <w:rPr>
          <w:lang w:val="es-419"/>
        </w:rPr>
        <w:t>El registro se elimina y desaparece de la lista.</w:t>
      </w:r>
    </w:p>
    <w:p w14:paraId="2B49620D" w14:textId="77777777" w:rsidR="00796A6B" w:rsidRPr="000C5C84" w:rsidRDefault="00796A6B" w:rsidP="00796A6B">
      <w:pPr>
        <w:ind w:left="720" w:firstLine="0"/>
        <w:rPr>
          <w:lang w:val="es-419"/>
        </w:rPr>
      </w:pPr>
    </w:p>
    <w:p w14:paraId="39435CF9" w14:textId="77777777" w:rsidR="00796A6B" w:rsidRDefault="00796A6B" w:rsidP="00796A6B">
      <w:pPr>
        <w:ind w:left="720" w:firstLine="0"/>
      </w:pPr>
      <w:r w:rsidRPr="008C5944">
        <w:t>Resultados obtenidos</w:t>
      </w:r>
      <w:r>
        <w:t>:</w:t>
      </w:r>
    </w:p>
    <w:p w14:paraId="68528489" w14:textId="77777777" w:rsidR="00796A6B" w:rsidRPr="000C5C84" w:rsidRDefault="00796A6B" w:rsidP="00796A6B">
      <w:pPr>
        <w:pStyle w:val="Prrafodelista"/>
        <w:numPr>
          <w:ilvl w:val="0"/>
          <w:numId w:val="148"/>
        </w:numPr>
        <w:rPr>
          <w:lang w:val="es-419"/>
        </w:rPr>
      </w:pPr>
      <w:r w:rsidRPr="000C5C84">
        <w:rPr>
          <w:lang w:val="es-419"/>
        </w:rPr>
        <w:t>La opción fue visible.</w:t>
      </w:r>
    </w:p>
    <w:p w14:paraId="40B371EF" w14:textId="77777777" w:rsidR="00796A6B" w:rsidRPr="000C5C84" w:rsidRDefault="00796A6B" w:rsidP="00796A6B">
      <w:pPr>
        <w:pStyle w:val="Prrafodelista"/>
        <w:numPr>
          <w:ilvl w:val="0"/>
          <w:numId w:val="148"/>
        </w:numPr>
        <w:rPr>
          <w:lang w:val="es-419"/>
        </w:rPr>
      </w:pPr>
      <w:r w:rsidRPr="000C5C84">
        <w:rPr>
          <w:lang w:val="es-419"/>
        </w:rPr>
        <w:t>El mensaje de confirmación apareció correctamente.</w:t>
      </w:r>
    </w:p>
    <w:p w14:paraId="3F26A275" w14:textId="77777777" w:rsidR="00796A6B" w:rsidRPr="000C5C84" w:rsidRDefault="00796A6B" w:rsidP="00796A6B">
      <w:pPr>
        <w:pStyle w:val="Prrafodelista"/>
        <w:numPr>
          <w:ilvl w:val="0"/>
          <w:numId w:val="148"/>
        </w:numPr>
        <w:rPr>
          <w:lang w:val="es-419"/>
        </w:rPr>
      </w:pPr>
      <w:r w:rsidRPr="000C5C84">
        <w:rPr>
          <w:lang w:val="es-419"/>
        </w:rPr>
        <w:t>El registro fue eliminado exitosamente.</w:t>
      </w:r>
    </w:p>
    <w:p w14:paraId="48334B07" w14:textId="77777777" w:rsidR="00796A6B" w:rsidRDefault="00796A6B" w:rsidP="00796A6B">
      <w:pPr>
        <w:ind w:left="720" w:firstLine="0"/>
        <w:rPr>
          <w:lang w:val="es-419"/>
        </w:rPr>
      </w:pPr>
    </w:p>
    <w:p w14:paraId="470CA785" w14:textId="7B596D1A"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27</w:t>
      </w:r>
      <w:r>
        <w:fldChar w:fldCharType="end"/>
      </w:r>
      <w:r>
        <w:t xml:space="preserve"> “Captura de pantalla de prueba 1-2-3 caso de uso N°</w:t>
      </w:r>
      <w:r>
        <w:t>3.7</w:t>
      </w:r>
      <w:r>
        <w:t>”</w:t>
      </w:r>
    </w:p>
    <w:p w14:paraId="6A9A932A" w14:textId="77777777" w:rsidR="00267181" w:rsidRPr="000C5C84" w:rsidRDefault="00267181" w:rsidP="00796A6B">
      <w:pPr>
        <w:ind w:left="720" w:firstLine="0"/>
        <w:rPr>
          <w:lang w:val="es-419"/>
        </w:rPr>
      </w:pPr>
    </w:p>
    <w:p w14:paraId="72D2344A" w14:textId="77777777" w:rsidR="00796A6B" w:rsidRPr="008C5944" w:rsidRDefault="00796A6B" w:rsidP="00796A6B">
      <w:pPr>
        <w:ind w:left="720" w:firstLine="0"/>
      </w:pPr>
      <w:r>
        <w:t>IMAGEN RESULTADOS CON CUADROS RESALTANDOS RESULTADOS</w:t>
      </w:r>
    </w:p>
    <w:p w14:paraId="052CF88B" w14:textId="77777777" w:rsidR="00796A6B" w:rsidRDefault="00796A6B" w:rsidP="00796A6B">
      <w:r>
        <w:t xml:space="preserve">Fuente: Captura realizada al sistema web </w:t>
      </w:r>
      <w:proofErr w:type="spellStart"/>
      <w:r>
        <w:t>EugCOM</w:t>
      </w:r>
      <w:proofErr w:type="spellEnd"/>
    </w:p>
    <w:p w14:paraId="29479123" w14:textId="77777777" w:rsidR="00796A6B" w:rsidRPr="00CB0FA9" w:rsidRDefault="00796A6B" w:rsidP="00796A6B">
      <w:pPr>
        <w:spacing w:line="278" w:lineRule="auto"/>
        <w:ind w:firstLine="0"/>
        <w:jc w:val="left"/>
      </w:pPr>
      <w:r>
        <w:br w:type="page"/>
      </w:r>
    </w:p>
    <w:p w14:paraId="3997BEBC" w14:textId="77777777" w:rsidR="00796A6B" w:rsidRDefault="00796A6B" w:rsidP="00796A6B">
      <w:pPr>
        <w:pStyle w:val="Ttulo2"/>
      </w:pPr>
      <w:r>
        <w:lastRenderedPageBreak/>
        <w:t>Prueba Unitaria CU N°4.1.1</w:t>
      </w:r>
    </w:p>
    <w:p w14:paraId="0D7D1608" w14:textId="77777777" w:rsidR="00796A6B" w:rsidRDefault="00796A6B" w:rsidP="00796A6B">
      <w:pPr>
        <w:spacing w:line="278" w:lineRule="auto"/>
        <w:ind w:firstLine="0"/>
        <w:jc w:val="left"/>
      </w:pPr>
    </w:p>
    <w:p w14:paraId="12C2DB52" w14:textId="77777777" w:rsidR="00796A6B" w:rsidRPr="006C0843" w:rsidRDefault="00796A6B" w:rsidP="00796A6B">
      <w:r w:rsidRPr="006C0843">
        <w:t xml:space="preserve">En la </w:t>
      </w:r>
      <w:r w:rsidRPr="006C0843">
        <w:rPr>
          <w:i/>
        </w:rPr>
        <w:t xml:space="preserve">Tabla </w:t>
      </w:r>
      <w:r>
        <w:rPr>
          <w:i/>
        </w:rPr>
        <w:t xml:space="preserve">7.28 </w:t>
      </w:r>
      <w:r w:rsidRPr="006C0843">
        <w:t>se puede visualizar el Caso de uso N°4.1.1 el sistema despliega una pestaña que permite al usuario crear los turnos.</w:t>
      </w:r>
    </w:p>
    <w:p w14:paraId="586484EC" w14:textId="77777777" w:rsidR="00796A6B" w:rsidRPr="006C0843" w:rsidRDefault="00796A6B" w:rsidP="00796A6B"/>
    <w:p w14:paraId="234C2B0D" w14:textId="59EEEFA5" w:rsidR="00796A6B" w:rsidRPr="006C0843" w:rsidRDefault="00796A6B" w:rsidP="00796A6B">
      <w:pPr>
        <w:pStyle w:val="Descripcin"/>
      </w:pPr>
      <w:bookmarkStart w:id="622" w:name="_Toc20998511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28</w:t>
      </w:r>
      <w:r>
        <w:rPr>
          <w:noProof/>
        </w:rPr>
        <w:fldChar w:fldCharType="end"/>
      </w:r>
      <w:r>
        <w:t xml:space="preserve"> </w:t>
      </w:r>
      <w:r w:rsidRPr="006C0843">
        <w:t>Caso de uso N°</w:t>
      </w:r>
      <w:r>
        <w:t>4.1.</w:t>
      </w:r>
      <w:r w:rsidR="00564CBC">
        <w:t>1</w:t>
      </w:r>
      <w:r w:rsidRPr="006C0843">
        <w:t xml:space="preserve">, Creando turnos con campos </w:t>
      </w:r>
      <w:r w:rsidRPr="00564CBC">
        <w:t>obligatorios</w:t>
      </w:r>
      <w:bookmarkEnd w:id="622"/>
    </w:p>
    <w:p w14:paraId="3C1C58FB" w14:textId="77777777" w:rsidR="00796A6B" w:rsidRPr="006C0843" w:rsidRDefault="00796A6B" w:rsidP="00796A6B">
      <w:pPr>
        <w:pStyle w:val="Sinespaciado"/>
      </w:pPr>
      <w:r>
        <w:rPr>
          <w:noProof/>
        </w:rPr>
        <w:drawing>
          <wp:inline distT="0" distB="0" distL="0" distR="0" wp14:anchorId="4493E2F8" wp14:editId="78770C06">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268E650F" w14:textId="77777777" w:rsidR="00796A6B" w:rsidRPr="006C0843" w:rsidRDefault="00796A6B" w:rsidP="00796A6B"/>
    <w:p w14:paraId="3FC7BC0D" w14:textId="77777777" w:rsidR="00796A6B" w:rsidRDefault="00796A6B" w:rsidP="00796A6B">
      <w:r w:rsidRPr="006C0843">
        <w:t>Fuente: Elaborado por el estudiante de acuerdo con el proyecto</w:t>
      </w:r>
    </w:p>
    <w:p w14:paraId="6C862320" w14:textId="77777777" w:rsidR="00796A6B" w:rsidRDefault="00796A6B" w:rsidP="00796A6B"/>
    <w:p w14:paraId="70FE6BBF" w14:textId="77777777" w:rsidR="00796A6B" w:rsidRDefault="00796A6B" w:rsidP="00796A6B"/>
    <w:p w14:paraId="6B787898" w14:textId="77777777" w:rsidR="00796A6B" w:rsidRPr="006C0843" w:rsidRDefault="00796A6B" w:rsidP="00796A6B">
      <w:pPr>
        <w:ind w:firstLine="0"/>
      </w:pPr>
    </w:p>
    <w:p w14:paraId="07B742F4" w14:textId="77777777" w:rsidR="00796A6B" w:rsidRDefault="00796A6B" w:rsidP="00796A6B">
      <w:r w:rsidRPr="008C5944">
        <w:t>Casos de prueba:</w:t>
      </w:r>
    </w:p>
    <w:p w14:paraId="1C903521" w14:textId="77777777" w:rsidR="00796A6B" w:rsidRPr="000C5C84" w:rsidRDefault="00796A6B" w:rsidP="00796A6B">
      <w:pPr>
        <w:pStyle w:val="Prrafodelista"/>
        <w:numPr>
          <w:ilvl w:val="0"/>
          <w:numId w:val="149"/>
        </w:numPr>
        <w:rPr>
          <w:lang w:val="es-419"/>
        </w:rPr>
      </w:pPr>
      <w:r w:rsidRPr="000C5C84">
        <w:rPr>
          <w:lang w:val="es-419"/>
        </w:rPr>
        <w:t>Verificar la existencia de la opción “Crear turno”.</w:t>
      </w:r>
    </w:p>
    <w:p w14:paraId="6352E616" w14:textId="77777777" w:rsidR="00796A6B" w:rsidRPr="000C5C84" w:rsidRDefault="00796A6B" w:rsidP="00796A6B">
      <w:pPr>
        <w:pStyle w:val="Prrafodelista"/>
        <w:numPr>
          <w:ilvl w:val="0"/>
          <w:numId w:val="149"/>
        </w:numPr>
        <w:rPr>
          <w:lang w:val="es-419"/>
        </w:rPr>
      </w:pPr>
      <w:r w:rsidRPr="000C5C84">
        <w:rPr>
          <w:lang w:val="es-419"/>
        </w:rPr>
        <w:t>Verificar que el sistema exija completar los campos requeridos.</w:t>
      </w:r>
    </w:p>
    <w:p w14:paraId="7E51D58C" w14:textId="77777777" w:rsidR="00796A6B" w:rsidRPr="000C5C84" w:rsidRDefault="00796A6B" w:rsidP="00796A6B">
      <w:pPr>
        <w:pStyle w:val="Prrafodelista"/>
        <w:numPr>
          <w:ilvl w:val="0"/>
          <w:numId w:val="149"/>
        </w:numPr>
        <w:rPr>
          <w:lang w:val="es-419"/>
        </w:rPr>
      </w:pPr>
      <w:r w:rsidRPr="000C5C84">
        <w:rPr>
          <w:lang w:val="es-419"/>
        </w:rPr>
        <w:t>Verificar que el turno se cree correctamente.</w:t>
      </w:r>
    </w:p>
    <w:p w14:paraId="247A49DB" w14:textId="77777777" w:rsidR="00796A6B" w:rsidRPr="000C5C84" w:rsidRDefault="00796A6B" w:rsidP="00796A6B">
      <w:pPr>
        <w:rPr>
          <w:lang w:val="es-419"/>
        </w:rPr>
      </w:pPr>
    </w:p>
    <w:p w14:paraId="027022EA" w14:textId="77777777" w:rsidR="00796A6B" w:rsidRDefault="00796A6B" w:rsidP="00796A6B">
      <w:pPr>
        <w:ind w:left="720" w:firstLine="0"/>
      </w:pPr>
      <w:r w:rsidRPr="008C5944">
        <w:t>Resultados Esperados:</w:t>
      </w:r>
    </w:p>
    <w:p w14:paraId="22F82202" w14:textId="77777777" w:rsidR="00796A6B" w:rsidRPr="000C5C84" w:rsidRDefault="00796A6B" w:rsidP="00796A6B">
      <w:pPr>
        <w:pStyle w:val="Prrafodelista"/>
        <w:numPr>
          <w:ilvl w:val="0"/>
          <w:numId w:val="150"/>
        </w:numPr>
        <w:rPr>
          <w:lang w:val="es-419"/>
        </w:rPr>
      </w:pPr>
      <w:r w:rsidRPr="000C5C84">
        <w:rPr>
          <w:lang w:val="es-419"/>
        </w:rPr>
        <w:t>La opción está visible en el módulo de turnos.</w:t>
      </w:r>
    </w:p>
    <w:p w14:paraId="243D66A5" w14:textId="77777777" w:rsidR="00796A6B" w:rsidRPr="000C5C84" w:rsidRDefault="00796A6B" w:rsidP="00796A6B">
      <w:pPr>
        <w:pStyle w:val="Prrafodelista"/>
        <w:numPr>
          <w:ilvl w:val="0"/>
          <w:numId w:val="150"/>
        </w:numPr>
        <w:rPr>
          <w:lang w:val="es-419"/>
        </w:rPr>
      </w:pPr>
      <w:r w:rsidRPr="000C5C84">
        <w:rPr>
          <w:lang w:val="es-419"/>
        </w:rPr>
        <w:t>Los campos obligatorios deben completarse antes de guardar.</w:t>
      </w:r>
    </w:p>
    <w:p w14:paraId="62979018" w14:textId="77777777" w:rsidR="00796A6B" w:rsidRPr="000C5C84" w:rsidRDefault="00796A6B" w:rsidP="00796A6B">
      <w:pPr>
        <w:pStyle w:val="Prrafodelista"/>
        <w:numPr>
          <w:ilvl w:val="0"/>
          <w:numId w:val="150"/>
        </w:numPr>
        <w:rPr>
          <w:lang w:val="es-419"/>
        </w:rPr>
      </w:pPr>
      <w:r w:rsidRPr="000C5C84">
        <w:rPr>
          <w:lang w:val="es-419"/>
        </w:rPr>
        <w:t>El turno se guarda y aparece en la lista.</w:t>
      </w:r>
    </w:p>
    <w:p w14:paraId="6B7FE5D9" w14:textId="77777777" w:rsidR="00796A6B" w:rsidRPr="000C5C84" w:rsidRDefault="00796A6B" w:rsidP="00796A6B">
      <w:pPr>
        <w:ind w:left="720" w:firstLine="0"/>
        <w:rPr>
          <w:lang w:val="es-419"/>
        </w:rPr>
      </w:pPr>
    </w:p>
    <w:p w14:paraId="24A19CB6" w14:textId="77777777" w:rsidR="00796A6B" w:rsidRDefault="00796A6B" w:rsidP="00796A6B">
      <w:pPr>
        <w:ind w:left="720" w:firstLine="0"/>
      </w:pPr>
      <w:r w:rsidRPr="008C5944">
        <w:t>Resultados obtenidos</w:t>
      </w:r>
      <w:r>
        <w:t>:</w:t>
      </w:r>
    </w:p>
    <w:p w14:paraId="6705B4BA" w14:textId="77777777" w:rsidR="00796A6B" w:rsidRPr="000C5C84" w:rsidRDefault="00796A6B" w:rsidP="00796A6B">
      <w:pPr>
        <w:pStyle w:val="Prrafodelista"/>
        <w:numPr>
          <w:ilvl w:val="0"/>
          <w:numId w:val="151"/>
        </w:numPr>
        <w:rPr>
          <w:lang w:val="es-419"/>
        </w:rPr>
      </w:pPr>
      <w:r w:rsidRPr="000C5C84">
        <w:rPr>
          <w:lang w:val="es-419"/>
        </w:rPr>
        <w:t>La opción fue visible y funcional.</w:t>
      </w:r>
    </w:p>
    <w:p w14:paraId="60F32FC4" w14:textId="77777777" w:rsidR="00796A6B" w:rsidRPr="000C5C84" w:rsidRDefault="00796A6B" w:rsidP="00796A6B">
      <w:pPr>
        <w:pStyle w:val="Prrafodelista"/>
        <w:numPr>
          <w:ilvl w:val="0"/>
          <w:numId w:val="151"/>
        </w:numPr>
        <w:rPr>
          <w:lang w:val="es-419"/>
        </w:rPr>
      </w:pPr>
      <w:r w:rsidRPr="000C5C84">
        <w:rPr>
          <w:lang w:val="es-419"/>
        </w:rPr>
        <w:t>El sistema validó correctamente los campos.</w:t>
      </w:r>
    </w:p>
    <w:p w14:paraId="6C7C5721" w14:textId="77777777" w:rsidR="00796A6B" w:rsidRPr="000C5C84" w:rsidRDefault="00796A6B" w:rsidP="00796A6B">
      <w:pPr>
        <w:pStyle w:val="Prrafodelista"/>
        <w:numPr>
          <w:ilvl w:val="0"/>
          <w:numId w:val="151"/>
        </w:numPr>
        <w:rPr>
          <w:lang w:val="es-419"/>
        </w:rPr>
      </w:pPr>
      <w:r w:rsidRPr="000C5C84">
        <w:rPr>
          <w:lang w:val="es-419"/>
        </w:rPr>
        <w:t>El turno se creó exitosamente y se mostró.</w:t>
      </w:r>
    </w:p>
    <w:p w14:paraId="79278086" w14:textId="77777777" w:rsidR="00796A6B" w:rsidRDefault="00796A6B" w:rsidP="00796A6B">
      <w:pPr>
        <w:ind w:left="720" w:firstLine="0"/>
        <w:rPr>
          <w:lang w:val="es-419"/>
        </w:rPr>
      </w:pPr>
    </w:p>
    <w:p w14:paraId="2DC834B9" w14:textId="5F5B36A9"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28</w:t>
      </w:r>
      <w:r>
        <w:fldChar w:fldCharType="end"/>
      </w:r>
      <w:r>
        <w:t xml:space="preserve"> “Captura de pantalla de prueba 1-2-3 caso de uso N°</w:t>
      </w:r>
      <w:r>
        <w:t>4.1.1</w:t>
      </w:r>
      <w:r>
        <w:t>”</w:t>
      </w:r>
    </w:p>
    <w:p w14:paraId="43A86219" w14:textId="77777777" w:rsidR="00267181" w:rsidRPr="000C5C84" w:rsidRDefault="00267181" w:rsidP="00796A6B">
      <w:pPr>
        <w:ind w:left="720" w:firstLine="0"/>
        <w:rPr>
          <w:lang w:val="es-419"/>
        </w:rPr>
      </w:pPr>
    </w:p>
    <w:p w14:paraId="7B7A987A" w14:textId="77777777" w:rsidR="00796A6B" w:rsidRPr="008C5944" w:rsidRDefault="00796A6B" w:rsidP="00796A6B">
      <w:pPr>
        <w:ind w:left="720" w:firstLine="0"/>
      </w:pPr>
      <w:r>
        <w:t>IMAGEN RESULTADOS CON CUADROS RESALTANDOS RESULTADOS</w:t>
      </w:r>
    </w:p>
    <w:p w14:paraId="29386DA4" w14:textId="77777777" w:rsidR="00796A6B" w:rsidRDefault="00796A6B" w:rsidP="00796A6B">
      <w:r>
        <w:t xml:space="preserve">Fuente: Captura realizada al sistema web </w:t>
      </w:r>
      <w:proofErr w:type="spellStart"/>
      <w:r>
        <w:t>EugCOM</w:t>
      </w:r>
      <w:proofErr w:type="spellEnd"/>
    </w:p>
    <w:p w14:paraId="74D30704" w14:textId="77777777" w:rsidR="00796A6B" w:rsidRPr="00CB0FA9" w:rsidRDefault="00796A6B" w:rsidP="00796A6B">
      <w:pPr>
        <w:spacing w:line="278" w:lineRule="auto"/>
        <w:ind w:firstLine="0"/>
        <w:jc w:val="left"/>
        <w:rPr>
          <w:rFonts w:eastAsiaTheme="majorEastAsia" w:cstheme="majorBidi"/>
          <w:szCs w:val="32"/>
        </w:rPr>
      </w:pPr>
      <w:r>
        <w:br w:type="page"/>
      </w:r>
    </w:p>
    <w:p w14:paraId="5EC10782" w14:textId="77777777" w:rsidR="00796A6B" w:rsidRDefault="00796A6B" w:rsidP="00796A6B">
      <w:pPr>
        <w:pStyle w:val="Ttulo2"/>
      </w:pPr>
      <w:r>
        <w:lastRenderedPageBreak/>
        <w:t>Prueba Unitaria CU N°4.1.2</w:t>
      </w:r>
    </w:p>
    <w:p w14:paraId="2E49E52A" w14:textId="77777777" w:rsidR="00796A6B" w:rsidRDefault="00796A6B" w:rsidP="00796A6B">
      <w:pPr>
        <w:spacing w:line="278" w:lineRule="auto"/>
        <w:ind w:firstLine="0"/>
        <w:jc w:val="left"/>
      </w:pPr>
    </w:p>
    <w:p w14:paraId="63E9350D" w14:textId="77777777" w:rsidR="00796A6B" w:rsidRPr="00627D3D" w:rsidRDefault="00796A6B" w:rsidP="00796A6B">
      <w:r w:rsidRPr="00627D3D">
        <w:t xml:space="preserve">En la </w:t>
      </w:r>
      <w:r w:rsidRPr="00627D3D">
        <w:rPr>
          <w:i/>
        </w:rPr>
        <w:t xml:space="preserve">Tabla </w:t>
      </w:r>
      <w:r>
        <w:rPr>
          <w:i/>
        </w:rPr>
        <w:t xml:space="preserve">7.29 </w:t>
      </w:r>
      <w:r w:rsidRPr="00627D3D">
        <w:t>se puede visualizar el Caso de uso N°4.1.2 el sistema despliega una pestaña que permite al usuario seleccionar un turno para luego editarlo.</w:t>
      </w:r>
    </w:p>
    <w:p w14:paraId="04A527CA" w14:textId="77777777" w:rsidR="00796A6B" w:rsidRPr="00627D3D" w:rsidRDefault="00796A6B" w:rsidP="00796A6B">
      <w:pPr>
        <w:spacing w:line="278" w:lineRule="auto"/>
        <w:ind w:firstLine="0"/>
        <w:jc w:val="left"/>
      </w:pPr>
    </w:p>
    <w:p w14:paraId="4EF431B8" w14:textId="77777777" w:rsidR="00796A6B" w:rsidRPr="00627D3D" w:rsidRDefault="00796A6B" w:rsidP="00796A6B">
      <w:pPr>
        <w:pStyle w:val="Descripcin"/>
      </w:pPr>
      <w:bookmarkStart w:id="623" w:name="_Toc209985112"/>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29</w:t>
      </w:r>
      <w:r>
        <w:rPr>
          <w:noProof/>
        </w:rPr>
        <w:fldChar w:fldCharType="end"/>
      </w:r>
      <w:r>
        <w:t xml:space="preserve"> </w:t>
      </w:r>
      <w:r w:rsidRPr="00627D3D">
        <w:t>Caso de uso N°4.1.2, editando turnos con campos obligatorios</w:t>
      </w:r>
      <w:bookmarkEnd w:id="623"/>
    </w:p>
    <w:p w14:paraId="092448AC" w14:textId="77777777" w:rsidR="00796A6B" w:rsidRPr="00627D3D" w:rsidRDefault="00796A6B" w:rsidP="00796A6B">
      <w:pPr>
        <w:pStyle w:val="Sinespaciado"/>
      </w:pPr>
      <w:r w:rsidRPr="00627D3D">
        <w:rPr>
          <w:noProof/>
        </w:rPr>
        <w:drawing>
          <wp:inline distT="0" distB="0" distL="0" distR="0" wp14:anchorId="0A152A69" wp14:editId="6908A4BB">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5004A661" w14:textId="77777777" w:rsidR="00796A6B" w:rsidRPr="00627D3D" w:rsidRDefault="00796A6B" w:rsidP="00796A6B">
      <w:pPr>
        <w:spacing w:line="278" w:lineRule="auto"/>
        <w:ind w:firstLine="0"/>
        <w:jc w:val="left"/>
      </w:pPr>
    </w:p>
    <w:p w14:paraId="5D6FC468" w14:textId="77777777" w:rsidR="00796A6B" w:rsidRDefault="00796A6B" w:rsidP="00796A6B">
      <w:r w:rsidRPr="00627D3D">
        <w:t>Fuente: Elaborado por el estudiante de acuerdo con el proyecto</w:t>
      </w:r>
    </w:p>
    <w:p w14:paraId="23CEBC93" w14:textId="77777777" w:rsidR="00796A6B" w:rsidRDefault="00796A6B" w:rsidP="00796A6B">
      <w:r w:rsidRPr="008C5944">
        <w:t>Casos de prueba:</w:t>
      </w:r>
    </w:p>
    <w:p w14:paraId="4D25115E" w14:textId="77777777" w:rsidR="00796A6B" w:rsidRPr="000C5C84" w:rsidRDefault="00796A6B" w:rsidP="00796A6B">
      <w:pPr>
        <w:pStyle w:val="Prrafodelista"/>
        <w:numPr>
          <w:ilvl w:val="0"/>
          <w:numId w:val="152"/>
        </w:numPr>
        <w:rPr>
          <w:lang w:val="es-419"/>
        </w:rPr>
      </w:pPr>
      <w:r w:rsidRPr="000C5C84">
        <w:rPr>
          <w:lang w:val="es-419"/>
        </w:rPr>
        <w:t>Verificar que la opción de edición esté visible.</w:t>
      </w:r>
    </w:p>
    <w:p w14:paraId="2218254F" w14:textId="77777777" w:rsidR="00796A6B" w:rsidRPr="000C5C84" w:rsidRDefault="00796A6B" w:rsidP="00796A6B">
      <w:pPr>
        <w:pStyle w:val="Prrafodelista"/>
        <w:numPr>
          <w:ilvl w:val="0"/>
          <w:numId w:val="152"/>
        </w:numPr>
        <w:rPr>
          <w:lang w:val="es-419"/>
        </w:rPr>
      </w:pPr>
      <w:r w:rsidRPr="000C5C84">
        <w:rPr>
          <w:lang w:val="es-419"/>
        </w:rPr>
        <w:t>Verificar la carga de datos actuales en el formulario.</w:t>
      </w:r>
    </w:p>
    <w:p w14:paraId="135BF93B" w14:textId="77777777" w:rsidR="00796A6B" w:rsidRPr="000C5C84" w:rsidRDefault="00796A6B" w:rsidP="00796A6B">
      <w:pPr>
        <w:pStyle w:val="Prrafodelista"/>
        <w:numPr>
          <w:ilvl w:val="0"/>
          <w:numId w:val="152"/>
        </w:numPr>
        <w:rPr>
          <w:lang w:val="es-419"/>
        </w:rPr>
      </w:pPr>
      <w:r w:rsidRPr="000C5C84">
        <w:rPr>
          <w:lang w:val="es-419"/>
        </w:rPr>
        <w:t>Verificar que los cambios se guarden correctamente.</w:t>
      </w:r>
    </w:p>
    <w:p w14:paraId="4A750262" w14:textId="77777777" w:rsidR="00796A6B" w:rsidRPr="000C5C84" w:rsidRDefault="00796A6B" w:rsidP="00796A6B">
      <w:pPr>
        <w:rPr>
          <w:lang w:val="es-419"/>
        </w:rPr>
      </w:pPr>
    </w:p>
    <w:p w14:paraId="05E93B0D" w14:textId="77777777" w:rsidR="00796A6B" w:rsidRDefault="00796A6B" w:rsidP="00796A6B">
      <w:pPr>
        <w:ind w:left="720" w:firstLine="0"/>
      </w:pPr>
      <w:r w:rsidRPr="008C5944">
        <w:t>Resultados Esperados:</w:t>
      </w:r>
    </w:p>
    <w:p w14:paraId="5F8B2635" w14:textId="77777777" w:rsidR="00796A6B" w:rsidRPr="000C5C84" w:rsidRDefault="00796A6B" w:rsidP="00796A6B">
      <w:pPr>
        <w:pStyle w:val="Prrafodelista"/>
        <w:numPr>
          <w:ilvl w:val="0"/>
          <w:numId w:val="153"/>
        </w:numPr>
        <w:rPr>
          <w:lang w:val="es-419"/>
        </w:rPr>
      </w:pPr>
      <w:r w:rsidRPr="000C5C84">
        <w:rPr>
          <w:lang w:val="es-419"/>
        </w:rPr>
        <w:t>La opción “Editar” está disponible junto al turno.</w:t>
      </w:r>
    </w:p>
    <w:p w14:paraId="784599D7" w14:textId="77777777" w:rsidR="00796A6B" w:rsidRPr="000C5C84" w:rsidRDefault="00796A6B" w:rsidP="00796A6B">
      <w:pPr>
        <w:pStyle w:val="Prrafodelista"/>
        <w:numPr>
          <w:ilvl w:val="0"/>
          <w:numId w:val="153"/>
        </w:numPr>
        <w:rPr>
          <w:lang w:val="es-419"/>
        </w:rPr>
      </w:pPr>
      <w:r w:rsidRPr="000C5C84">
        <w:rPr>
          <w:lang w:val="es-419"/>
        </w:rPr>
        <w:t>El formulario carga los datos actuales del registro.</w:t>
      </w:r>
    </w:p>
    <w:p w14:paraId="212BBE19" w14:textId="77777777" w:rsidR="00796A6B" w:rsidRPr="000C5C84" w:rsidRDefault="00796A6B" w:rsidP="00796A6B">
      <w:pPr>
        <w:pStyle w:val="Prrafodelista"/>
        <w:numPr>
          <w:ilvl w:val="0"/>
          <w:numId w:val="153"/>
        </w:numPr>
        <w:rPr>
          <w:lang w:val="es-419"/>
        </w:rPr>
      </w:pPr>
      <w:r w:rsidRPr="000C5C84">
        <w:rPr>
          <w:lang w:val="es-419"/>
        </w:rPr>
        <w:t>Los cambios se guardan y se reflejan en la lista.</w:t>
      </w:r>
    </w:p>
    <w:p w14:paraId="26289BA0" w14:textId="77777777" w:rsidR="00796A6B" w:rsidRPr="000C5C84" w:rsidRDefault="00796A6B" w:rsidP="00796A6B">
      <w:pPr>
        <w:ind w:left="720" w:firstLine="0"/>
        <w:rPr>
          <w:lang w:val="es-419"/>
        </w:rPr>
      </w:pPr>
    </w:p>
    <w:p w14:paraId="7EE71B18" w14:textId="77777777" w:rsidR="00796A6B" w:rsidRDefault="00796A6B" w:rsidP="00796A6B">
      <w:pPr>
        <w:ind w:left="720" w:firstLine="0"/>
      </w:pPr>
      <w:r w:rsidRPr="008C5944">
        <w:t>Resultados obtenidos</w:t>
      </w:r>
      <w:r>
        <w:t>:</w:t>
      </w:r>
    </w:p>
    <w:p w14:paraId="03075CFC" w14:textId="77777777" w:rsidR="00796A6B" w:rsidRPr="000C5C84" w:rsidRDefault="00796A6B" w:rsidP="00796A6B">
      <w:pPr>
        <w:pStyle w:val="Prrafodelista"/>
        <w:numPr>
          <w:ilvl w:val="0"/>
          <w:numId w:val="154"/>
        </w:numPr>
        <w:rPr>
          <w:lang w:val="es-419"/>
        </w:rPr>
      </w:pPr>
      <w:r w:rsidRPr="000C5C84">
        <w:rPr>
          <w:lang w:val="es-419"/>
        </w:rPr>
        <w:t>La opción fue visible.</w:t>
      </w:r>
    </w:p>
    <w:p w14:paraId="4C86ED5D" w14:textId="77777777" w:rsidR="00796A6B" w:rsidRPr="000C5C84" w:rsidRDefault="00796A6B" w:rsidP="00796A6B">
      <w:pPr>
        <w:pStyle w:val="Prrafodelista"/>
        <w:numPr>
          <w:ilvl w:val="0"/>
          <w:numId w:val="154"/>
        </w:numPr>
        <w:rPr>
          <w:lang w:val="es-419"/>
        </w:rPr>
      </w:pPr>
      <w:r w:rsidRPr="000C5C84">
        <w:rPr>
          <w:lang w:val="es-419"/>
        </w:rPr>
        <w:t>Los datos se cargaron correctamente.</w:t>
      </w:r>
    </w:p>
    <w:p w14:paraId="6F4CDD01" w14:textId="77777777" w:rsidR="00796A6B" w:rsidRPr="000C5C84" w:rsidRDefault="00796A6B" w:rsidP="00796A6B">
      <w:pPr>
        <w:pStyle w:val="Prrafodelista"/>
        <w:numPr>
          <w:ilvl w:val="0"/>
          <w:numId w:val="154"/>
        </w:numPr>
        <w:rPr>
          <w:lang w:val="es-419"/>
        </w:rPr>
      </w:pPr>
      <w:r w:rsidRPr="000C5C84">
        <w:rPr>
          <w:lang w:val="es-419"/>
        </w:rPr>
        <w:t>Los cambios se aplicaron sin errores.</w:t>
      </w:r>
    </w:p>
    <w:p w14:paraId="72C7667F" w14:textId="77777777" w:rsidR="00796A6B" w:rsidRDefault="00796A6B" w:rsidP="00796A6B">
      <w:pPr>
        <w:ind w:left="720" w:firstLine="0"/>
        <w:rPr>
          <w:lang w:val="es-419"/>
        </w:rPr>
      </w:pPr>
    </w:p>
    <w:p w14:paraId="334058BE" w14:textId="6C4D4FA5"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29</w:t>
      </w:r>
      <w:r>
        <w:fldChar w:fldCharType="end"/>
      </w:r>
      <w:r>
        <w:t xml:space="preserve"> “Captura de pantalla de prueba 1-2-3 caso de uso N°</w:t>
      </w:r>
      <w:r>
        <w:t>4.1.2</w:t>
      </w:r>
      <w:r>
        <w:t>”</w:t>
      </w:r>
    </w:p>
    <w:p w14:paraId="141636C8" w14:textId="77777777" w:rsidR="00267181" w:rsidRPr="000C5C84" w:rsidRDefault="00267181" w:rsidP="00796A6B">
      <w:pPr>
        <w:ind w:left="720" w:firstLine="0"/>
        <w:rPr>
          <w:lang w:val="es-419"/>
        </w:rPr>
      </w:pPr>
    </w:p>
    <w:p w14:paraId="66B40F25" w14:textId="77777777" w:rsidR="00796A6B" w:rsidRPr="008C5944" w:rsidRDefault="00796A6B" w:rsidP="00796A6B">
      <w:pPr>
        <w:ind w:left="720" w:firstLine="0"/>
      </w:pPr>
      <w:r>
        <w:t>IMAGEN RESULTADOS CON CUADROS RESALTANDOS RESULTADOS</w:t>
      </w:r>
    </w:p>
    <w:p w14:paraId="24B5E5C5" w14:textId="77777777" w:rsidR="00796A6B" w:rsidRDefault="00796A6B" w:rsidP="00796A6B">
      <w:r>
        <w:t xml:space="preserve">Fuente: Captura realizada al sistema web </w:t>
      </w:r>
      <w:proofErr w:type="spellStart"/>
      <w:r>
        <w:t>EugCOM</w:t>
      </w:r>
      <w:proofErr w:type="spellEnd"/>
    </w:p>
    <w:p w14:paraId="713C7C8C" w14:textId="77777777" w:rsidR="00796A6B" w:rsidRPr="00CB0FA9" w:rsidRDefault="00796A6B" w:rsidP="00796A6B">
      <w:pPr>
        <w:spacing w:line="278" w:lineRule="auto"/>
        <w:ind w:firstLine="0"/>
        <w:jc w:val="left"/>
        <w:rPr>
          <w:rFonts w:eastAsiaTheme="majorEastAsia" w:cstheme="majorBidi"/>
          <w:szCs w:val="32"/>
        </w:rPr>
      </w:pPr>
      <w:r>
        <w:br w:type="page"/>
      </w:r>
    </w:p>
    <w:p w14:paraId="3882F9BA" w14:textId="77777777" w:rsidR="00796A6B" w:rsidRDefault="00796A6B" w:rsidP="00796A6B">
      <w:pPr>
        <w:pStyle w:val="Ttulo2"/>
      </w:pPr>
      <w:r>
        <w:lastRenderedPageBreak/>
        <w:t>Prueba Unitaria CU N°4.2</w:t>
      </w:r>
    </w:p>
    <w:p w14:paraId="13B31995" w14:textId="77777777" w:rsidR="00796A6B" w:rsidRDefault="00796A6B" w:rsidP="00796A6B">
      <w:pPr>
        <w:spacing w:line="278" w:lineRule="auto"/>
        <w:ind w:firstLine="0"/>
        <w:jc w:val="left"/>
      </w:pPr>
    </w:p>
    <w:p w14:paraId="58E927C5" w14:textId="77777777" w:rsidR="00796A6B" w:rsidRPr="006C0843" w:rsidRDefault="00796A6B" w:rsidP="00796A6B">
      <w:r w:rsidRPr="006C0843">
        <w:t xml:space="preserve">En la </w:t>
      </w:r>
      <w:r w:rsidRPr="006C0843">
        <w:rPr>
          <w:i/>
        </w:rPr>
        <w:t xml:space="preserve">Tabla </w:t>
      </w:r>
      <w:r>
        <w:rPr>
          <w:i/>
        </w:rPr>
        <w:t>7.30</w:t>
      </w:r>
      <w:r w:rsidRPr="006C0843">
        <w:t xml:space="preserve"> se puede visualizar el Caso de uso N°4.2, El sistema permite la creación de nuevos turnos, presentando el formulario con sus respectivas características listas para ser definidas.</w:t>
      </w:r>
    </w:p>
    <w:p w14:paraId="03A784B7" w14:textId="77777777" w:rsidR="00796A6B" w:rsidRPr="006C0843" w:rsidRDefault="00796A6B" w:rsidP="00796A6B"/>
    <w:p w14:paraId="4C9B1348" w14:textId="77777777" w:rsidR="00796A6B" w:rsidRPr="006C0843" w:rsidRDefault="00796A6B" w:rsidP="00796A6B">
      <w:pPr>
        <w:pStyle w:val="Descripcin"/>
      </w:pPr>
      <w:bookmarkStart w:id="624" w:name="_Toc209985113"/>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30</w:t>
      </w:r>
      <w:r>
        <w:rPr>
          <w:noProof/>
        </w:rPr>
        <w:fldChar w:fldCharType="end"/>
      </w:r>
      <w:r w:rsidRPr="006C0843">
        <w:t xml:space="preserve"> Caso de uso N°4.2, Generando nuevo turno</w:t>
      </w:r>
      <w:bookmarkEnd w:id="624"/>
    </w:p>
    <w:p w14:paraId="743F90D6" w14:textId="77777777" w:rsidR="00796A6B" w:rsidRPr="006C0843" w:rsidRDefault="00796A6B" w:rsidP="00796A6B">
      <w:pPr>
        <w:pStyle w:val="Sinespaciado"/>
      </w:pPr>
      <w:r w:rsidRPr="006C0843">
        <w:rPr>
          <w:noProof/>
        </w:rPr>
        <w:drawing>
          <wp:inline distT="0" distB="0" distL="0" distR="0" wp14:anchorId="0BA488AE" wp14:editId="421C4085">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5A46039" w14:textId="77777777" w:rsidR="00796A6B" w:rsidRPr="006C0843" w:rsidRDefault="00796A6B" w:rsidP="00796A6B"/>
    <w:p w14:paraId="4E0C358F" w14:textId="77777777" w:rsidR="00796A6B" w:rsidRDefault="00796A6B" w:rsidP="00796A6B">
      <w:r w:rsidRPr="006C0843">
        <w:t>Fuente: Elaborado por el estudiante de acuerdo con el proyecto</w:t>
      </w:r>
    </w:p>
    <w:p w14:paraId="456F9A65" w14:textId="77777777" w:rsidR="00796A6B" w:rsidRDefault="00796A6B" w:rsidP="00796A6B"/>
    <w:p w14:paraId="658300A9" w14:textId="77777777" w:rsidR="00796A6B" w:rsidRDefault="00796A6B" w:rsidP="00796A6B"/>
    <w:p w14:paraId="6DBD49C7" w14:textId="77777777" w:rsidR="00796A6B" w:rsidRDefault="00796A6B" w:rsidP="00796A6B">
      <w:pPr>
        <w:spacing w:line="278" w:lineRule="auto"/>
        <w:ind w:firstLine="0"/>
        <w:jc w:val="left"/>
      </w:pPr>
    </w:p>
    <w:p w14:paraId="11C45733" w14:textId="77777777" w:rsidR="00796A6B" w:rsidRDefault="00796A6B" w:rsidP="00796A6B">
      <w:r w:rsidRPr="008C5944">
        <w:t>Casos de prueba:</w:t>
      </w:r>
    </w:p>
    <w:p w14:paraId="3451F567" w14:textId="77777777" w:rsidR="00796A6B" w:rsidRPr="000C5C84" w:rsidRDefault="00796A6B" w:rsidP="00796A6B">
      <w:pPr>
        <w:pStyle w:val="Prrafodelista"/>
        <w:numPr>
          <w:ilvl w:val="0"/>
          <w:numId w:val="155"/>
        </w:numPr>
        <w:rPr>
          <w:lang w:val="es-419"/>
        </w:rPr>
      </w:pPr>
      <w:r w:rsidRPr="000C5C84">
        <w:rPr>
          <w:lang w:val="es-419"/>
        </w:rPr>
        <w:t>Verificar que el sistema permita crear nuevos turnos.</w:t>
      </w:r>
    </w:p>
    <w:p w14:paraId="47403AE6" w14:textId="77777777" w:rsidR="00796A6B" w:rsidRPr="000C5C84" w:rsidRDefault="00796A6B" w:rsidP="00796A6B">
      <w:pPr>
        <w:pStyle w:val="Prrafodelista"/>
        <w:numPr>
          <w:ilvl w:val="0"/>
          <w:numId w:val="155"/>
        </w:numPr>
        <w:rPr>
          <w:lang w:val="es-419"/>
        </w:rPr>
      </w:pPr>
      <w:r w:rsidRPr="000C5C84">
        <w:rPr>
          <w:lang w:val="es-419"/>
        </w:rPr>
        <w:t>Verificar la validación de campos.</w:t>
      </w:r>
    </w:p>
    <w:p w14:paraId="0620522A" w14:textId="77777777" w:rsidR="00796A6B" w:rsidRPr="000C5C84" w:rsidRDefault="00796A6B" w:rsidP="00796A6B">
      <w:pPr>
        <w:pStyle w:val="Prrafodelista"/>
        <w:numPr>
          <w:ilvl w:val="0"/>
          <w:numId w:val="155"/>
        </w:numPr>
        <w:rPr>
          <w:lang w:val="es-419"/>
        </w:rPr>
      </w:pPr>
      <w:r w:rsidRPr="000C5C84">
        <w:rPr>
          <w:lang w:val="es-419"/>
        </w:rPr>
        <w:t>Verificar la visualización del turno en la lista.</w:t>
      </w:r>
    </w:p>
    <w:p w14:paraId="20FCC91C" w14:textId="77777777" w:rsidR="00796A6B" w:rsidRPr="000C5C84" w:rsidRDefault="00796A6B" w:rsidP="00796A6B">
      <w:pPr>
        <w:rPr>
          <w:lang w:val="es-419"/>
        </w:rPr>
      </w:pPr>
    </w:p>
    <w:p w14:paraId="1CBC0553" w14:textId="77777777" w:rsidR="00796A6B" w:rsidRDefault="00796A6B" w:rsidP="00796A6B">
      <w:pPr>
        <w:ind w:left="720" w:firstLine="0"/>
      </w:pPr>
      <w:r w:rsidRPr="008C5944">
        <w:t>Resultados Esperados:</w:t>
      </w:r>
    </w:p>
    <w:p w14:paraId="742505EF" w14:textId="77777777" w:rsidR="00796A6B" w:rsidRPr="000C5C84" w:rsidRDefault="00796A6B" w:rsidP="00796A6B">
      <w:pPr>
        <w:pStyle w:val="Prrafodelista"/>
        <w:numPr>
          <w:ilvl w:val="0"/>
          <w:numId w:val="156"/>
        </w:numPr>
        <w:rPr>
          <w:lang w:val="es-419"/>
        </w:rPr>
      </w:pPr>
      <w:r w:rsidRPr="000C5C84">
        <w:rPr>
          <w:lang w:val="es-419"/>
        </w:rPr>
        <w:t>El sistema permite ingresar un nuevo turno.</w:t>
      </w:r>
    </w:p>
    <w:p w14:paraId="4B619849" w14:textId="77777777" w:rsidR="00796A6B" w:rsidRPr="000C5C84" w:rsidRDefault="00796A6B" w:rsidP="00796A6B">
      <w:pPr>
        <w:pStyle w:val="Prrafodelista"/>
        <w:numPr>
          <w:ilvl w:val="0"/>
          <w:numId w:val="156"/>
        </w:numPr>
        <w:rPr>
          <w:lang w:val="es-419"/>
        </w:rPr>
      </w:pPr>
      <w:r w:rsidRPr="000C5C84">
        <w:rPr>
          <w:lang w:val="es-419"/>
        </w:rPr>
        <w:t>Se validan los campos requeridos antes de guardar.</w:t>
      </w:r>
    </w:p>
    <w:p w14:paraId="7A1C0919" w14:textId="77777777" w:rsidR="00796A6B" w:rsidRPr="000C5C84" w:rsidRDefault="00796A6B" w:rsidP="00796A6B">
      <w:pPr>
        <w:pStyle w:val="Prrafodelista"/>
        <w:numPr>
          <w:ilvl w:val="0"/>
          <w:numId w:val="156"/>
        </w:numPr>
        <w:rPr>
          <w:lang w:val="es-419"/>
        </w:rPr>
      </w:pPr>
      <w:r w:rsidRPr="000C5C84">
        <w:rPr>
          <w:lang w:val="es-419"/>
        </w:rPr>
        <w:t>El nuevo turno aparece en la tabla.</w:t>
      </w:r>
    </w:p>
    <w:p w14:paraId="20960975" w14:textId="77777777" w:rsidR="00796A6B" w:rsidRPr="000C5C84" w:rsidRDefault="00796A6B" w:rsidP="00796A6B">
      <w:pPr>
        <w:ind w:left="720" w:firstLine="0"/>
        <w:rPr>
          <w:lang w:val="es-419"/>
        </w:rPr>
      </w:pPr>
    </w:p>
    <w:p w14:paraId="36F58D45" w14:textId="77777777" w:rsidR="00796A6B" w:rsidRDefault="00796A6B" w:rsidP="00796A6B">
      <w:pPr>
        <w:ind w:left="720" w:firstLine="0"/>
      </w:pPr>
      <w:r w:rsidRPr="008C5944">
        <w:t>Resultados obtenidos</w:t>
      </w:r>
      <w:r>
        <w:t>:</w:t>
      </w:r>
    </w:p>
    <w:p w14:paraId="053959A6" w14:textId="77777777" w:rsidR="00796A6B" w:rsidRPr="000C5C84" w:rsidRDefault="00796A6B" w:rsidP="00796A6B">
      <w:pPr>
        <w:pStyle w:val="Prrafodelista"/>
        <w:numPr>
          <w:ilvl w:val="0"/>
          <w:numId w:val="157"/>
        </w:numPr>
        <w:rPr>
          <w:lang w:val="es-419"/>
        </w:rPr>
      </w:pPr>
      <w:r w:rsidRPr="000C5C84">
        <w:rPr>
          <w:lang w:val="es-419"/>
        </w:rPr>
        <w:t>La creación fue accesible.</w:t>
      </w:r>
    </w:p>
    <w:p w14:paraId="0430F705" w14:textId="77777777" w:rsidR="00796A6B" w:rsidRPr="000C5C84" w:rsidRDefault="00796A6B" w:rsidP="00796A6B">
      <w:pPr>
        <w:pStyle w:val="Prrafodelista"/>
        <w:numPr>
          <w:ilvl w:val="0"/>
          <w:numId w:val="157"/>
        </w:numPr>
        <w:rPr>
          <w:lang w:val="es-419"/>
        </w:rPr>
      </w:pPr>
      <w:r w:rsidRPr="000C5C84">
        <w:rPr>
          <w:lang w:val="es-419"/>
        </w:rPr>
        <w:t>Los campos se validaron correctamente.</w:t>
      </w:r>
    </w:p>
    <w:p w14:paraId="658139C1" w14:textId="77777777" w:rsidR="00796A6B" w:rsidRPr="000C5C84" w:rsidRDefault="00796A6B" w:rsidP="00796A6B">
      <w:pPr>
        <w:pStyle w:val="Prrafodelista"/>
        <w:numPr>
          <w:ilvl w:val="0"/>
          <w:numId w:val="157"/>
        </w:numPr>
        <w:rPr>
          <w:lang w:val="es-419"/>
        </w:rPr>
      </w:pPr>
      <w:r w:rsidRPr="000C5C84">
        <w:rPr>
          <w:lang w:val="es-419"/>
        </w:rPr>
        <w:t>El turno se agregó exitosamente a la lista.</w:t>
      </w:r>
    </w:p>
    <w:p w14:paraId="29919122" w14:textId="77777777" w:rsidR="00796A6B" w:rsidRDefault="00796A6B" w:rsidP="00796A6B">
      <w:pPr>
        <w:ind w:left="720" w:firstLine="0"/>
        <w:rPr>
          <w:lang w:val="es-419"/>
        </w:rPr>
      </w:pPr>
    </w:p>
    <w:p w14:paraId="16F010A1" w14:textId="6F521B6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30</w:t>
      </w:r>
      <w:r>
        <w:fldChar w:fldCharType="end"/>
      </w:r>
      <w:r>
        <w:t xml:space="preserve"> “Captura de pantalla de prueba 1-2-3 caso de uso N°</w:t>
      </w:r>
      <w:r>
        <w:t>4.2</w:t>
      </w:r>
      <w:r>
        <w:t>”</w:t>
      </w:r>
    </w:p>
    <w:p w14:paraId="694F0141" w14:textId="77777777" w:rsidR="00267181" w:rsidRPr="000C5C84" w:rsidRDefault="00267181" w:rsidP="00796A6B">
      <w:pPr>
        <w:ind w:left="720" w:firstLine="0"/>
        <w:rPr>
          <w:lang w:val="es-419"/>
        </w:rPr>
      </w:pPr>
    </w:p>
    <w:p w14:paraId="50798E08" w14:textId="77777777" w:rsidR="00796A6B" w:rsidRPr="008C5944" w:rsidRDefault="00796A6B" w:rsidP="00796A6B">
      <w:pPr>
        <w:ind w:left="720" w:firstLine="0"/>
      </w:pPr>
      <w:r>
        <w:t>IMAGEN RESULTADOS CON CUADROS RESALTANDOS RESULTADOS</w:t>
      </w:r>
    </w:p>
    <w:p w14:paraId="624AAA16" w14:textId="77777777" w:rsidR="00796A6B" w:rsidRDefault="00796A6B" w:rsidP="00796A6B">
      <w:r>
        <w:t xml:space="preserve">Fuente: Captura realizada al sistema web </w:t>
      </w:r>
      <w:proofErr w:type="spellStart"/>
      <w:r>
        <w:t>EugCOM</w:t>
      </w:r>
      <w:proofErr w:type="spellEnd"/>
    </w:p>
    <w:p w14:paraId="656BFE62" w14:textId="77777777" w:rsidR="00796A6B" w:rsidRPr="00CB0FA9" w:rsidRDefault="00796A6B" w:rsidP="00796A6B">
      <w:pPr>
        <w:spacing w:line="278" w:lineRule="auto"/>
        <w:ind w:firstLine="0"/>
        <w:jc w:val="left"/>
        <w:rPr>
          <w:rFonts w:eastAsiaTheme="majorEastAsia" w:cstheme="majorBidi"/>
          <w:szCs w:val="32"/>
        </w:rPr>
      </w:pPr>
      <w:r>
        <w:br w:type="page"/>
      </w:r>
    </w:p>
    <w:p w14:paraId="7B0AE11F" w14:textId="77777777" w:rsidR="00796A6B" w:rsidRDefault="00796A6B" w:rsidP="00796A6B">
      <w:pPr>
        <w:pStyle w:val="Ttulo2"/>
      </w:pPr>
      <w:r>
        <w:lastRenderedPageBreak/>
        <w:t>Prueba Unitaria CU N°4.3</w:t>
      </w:r>
    </w:p>
    <w:p w14:paraId="6B6B5533" w14:textId="77777777" w:rsidR="00796A6B" w:rsidRDefault="00796A6B" w:rsidP="00796A6B">
      <w:pPr>
        <w:spacing w:line="278" w:lineRule="auto"/>
        <w:ind w:firstLine="0"/>
        <w:jc w:val="left"/>
      </w:pPr>
    </w:p>
    <w:p w14:paraId="0FB077F2" w14:textId="77777777" w:rsidR="00796A6B" w:rsidRPr="006C0843" w:rsidRDefault="00796A6B" w:rsidP="00796A6B">
      <w:r w:rsidRPr="006C0843">
        <w:t xml:space="preserve">En la </w:t>
      </w:r>
      <w:r w:rsidRPr="006C0843">
        <w:rPr>
          <w:i/>
        </w:rPr>
        <w:t xml:space="preserve">Tabla </w:t>
      </w:r>
      <w:r>
        <w:rPr>
          <w:i/>
        </w:rPr>
        <w:t>7.31</w:t>
      </w:r>
      <w:r w:rsidRPr="006C0843">
        <w:t xml:space="preserve"> se puede visualizar el Caso de uso N°4.3, se agrega la opción de guardar los cambios de los turnos.</w:t>
      </w:r>
    </w:p>
    <w:p w14:paraId="7FF64079" w14:textId="77777777" w:rsidR="00796A6B" w:rsidRPr="006C0843" w:rsidRDefault="00796A6B" w:rsidP="00796A6B"/>
    <w:p w14:paraId="25145FB0" w14:textId="77777777" w:rsidR="00796A6B" w:rsidRPr="006C0843" w:rsidRDefault="00796A6B" w:rsidP="00796A6B">
      <w:pPr>
        <w:pStyle w:val="Descripcin"/>
      </w:pPr>
      <w:bookmarkStart w:id="625" w:name="_Toc209985114"/>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31</w:t>
      </w:r>
      <w:r>
        <w:rPr>
          <w:noProof/>
        </w:rPr>
        <w:fldChar w:fldCharType="end"/>
      </w:r>
      <w:r w:rsidRPr="006C0843">
        <w:t xml:space="preserve"> Caso de uso N°4.3, Guardando cambios en los turnos</w:t>
      </w:r>
      <w:bookmarkEnd w:id="625"/>
    </w:p>
    <w:p w14:paraId="19A7B4FD" w14:textId="77777777" w:rsidR="00796A6B" w:rsidRPr="006C0843" w:rsidRDefault="00796A6B" w:rsidP="00796A6B">
      <w:pPr>
        <w:pStyle w:val="Sinespaciado"/>
      </w:pPr>
      <w:r w:rsidRPr="006C0843">
        <w:rPr>
          <w:noProof/>
        </w:rPr>
        <w:drawing>
          <wp:inline distT="0" distB="0" distL="0" distR="0" wp14:anchorId="50E408D4" wp14:editId="5733970A">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51D6FD6A" w14:textId="77777777" w:rsidR="00796A6B" w:rsidRPr="006C0843" w:rsidRDefault="00796A6B" w:rsidP="00796A6B"/>
    <w:p w14:paraId="3FC4AB7E" w14:textId="77777777" w:rsidR="00796A6B" w:rsidRDefault="00796A6B" w:rsidP="00796A6B">
      <w:pPr>
        <w:tabs>
          <w:tab w:val="left" w:pos="7275"/>
        </w:tabs>
      </w:pPr>
      <w:r w:rsidRPr="006C0843">
        <w:t>Fuente: Elaborado por el estudiante de acuerdo con el proyecto</w:t>
      </w:r>
      <w:r>
        <w:tab/>
      </w:r>
    </w:p>
    <w:p w14:paraId="76F3CE65" w14:textId="77777777" w:rsidR="00796A6B" w:rsidRPr="006C0843" w:rsidRDefault="00796A6B" w:rsidP="00796A6B">
      <w:pPr>
        <w:tabs>
          <w:tab w:val="left" w:pos="7275"/>
        </w:tabs>
      </w:pPr>
    </w:p>
    <w:p w14:paraId="0241FFCB" w14:textId="77777777" w:rsidR="00796A6B" w:rsidRDefault="00796A6B" w:rsidP="00796A6B">
      <w:r w:rsidRPr="008C5944">
        <w:lastRenderedPageBreak/>
        <w:t>Casos de prueba:</w:t>
      </w:r>
    </w:p>
    <w:p w14:paraId="38FEAF0A" w14:textId="77777777" w:rsidR="00796A6B" w:rsidRPr="000C5C84" w:rsidRDefault="00796A6B" w:rsidP="00796A6B">
      <w:pPr>
        <w:pStyle w:val="Prrafodelista"/>
        <w:numPr>
          <w:ilvl w:val="0"/>
          <w:numId w:val="158"/>
        </w:numPr>
        <w:rPr>
          <w:lang w:val="es-419"/>
        </w:rPr>
      </w:pPr>
      <w:r w:rsidRPr="000C5C84">
        <w:rPr>
          <w:lang w:val="es-419"/>
        </w:rPr>
        <w:t>Verificar que los cambios se puedan guardar.</w:t>
      </w:r>
    </w:p>
    <w:p w14:paraId="1D8DF77E" w14:textId="77777777" w:rsidR="00796A6B" w:rsidRPr="000C5C84" w:rsidRDefault="00796A6B" w:rsidP="00796A6B">
      <w:pPr>
        <w:pStyle w:val="Prrafodelista"/>
        <w:numPr>
          <w:ilvl w:val="0"/>
          <w:numId w:val="158"/>
        </w:numPr>
        <w:rPr>
          <w:lang w:val="es-419"/>
        </w:rPr>
      </w:pPr>
      <w:r w:rsidRPr="000C5C84">
        <w:rPr>
          <w:lang w:val="es-419"/>
        </w:rPr>
        <w:t>Verificar que los datos modificados sean válidos.</w:t>
      </w:r>
    </w:p>
    <w:p w14:paraId="6A5C539E" w14:textId="77777777" w:rsidR="00796A6B" w:rsidRPr="000C5C84" w:rsidRDefault="00796A6B" w:rsidP="00796A6B">
      <w:pPr>
        <w:pStyle w:val="Prrafodelista"/>
        <w:numPr>
          <w:ilvl w:val="0"/>
          <w:numId w:val="158"/>
        </w:numPr>
        <w:rPr>
          <w:lang w:val="es-419"/>
        </w:rPr>
      </w:pPr>
      <w:r w:rsidRPr="000C5C84">
        <w:rPr>
          <w:lang w:val="es-419"/>
        </w:rPr>
        <w:t>Verificar que la lista muestre los cambios.</w:t>
      </w:r>
    </w:p>
    <w:p w14:paraId="7300D319" w14:textId="77777777" w:rsidR="00796A6B" w:rsidRPr="000C5C84" w:rsidRDefault="00796A6B" w:rsidP="00796A6B">
      <w:pPr>
        <w:rPr>
          <w:lang w:val="es-419"/>
        </w:rPr>
      </w:pPr>
    </w:p>
    <w:p w14:paraId="01AF6C35" w14:textId="77777777" w:rsidR="00796A6B" w:rsidRDefault="00796A6B" w:rsidP="00796A6B">
      <w:pPr>
        <w:ind w:left="720" w:firstLine="0"/>
      </w:pPr>
      <w:r w:rsidRPr="008C5944">
        <w:t>Resultados Esperados:</w:t>
      </w:r>
    </w:p>
    <w:p w14:paraId="41D6E620" w14:textId="77777777" w:rsidR="00796A6B" w:rsidRPr="000C5C84" w:rsidRDefault="00796A6B" w:rsidP="00796A6B">
      <w:pPr>
        <w:pStyle w:val="Prrafodelista"/>
        <w:numPr>
          <w:ilvl w:val="0"/>
          <w:numId w:val="159"/>
        </w:numPr>
        <w:rPr>
          <w:lang w:val="es-419"/>
        </w:rPr>
      </w:pPr>
      <w:r w:rsidRPr="000C5C84">
        <w:rPr>
          <w:lang w:val="es-419"/>
        </w:rPr>
        <w:t>El botón de guardado está disponible.</w:t>
      </w:r>
    </w:p>
    <w:p w14:paraId="6C472E4B" w14:textId="77777777" w:rsidR="00796A6B" w:rsidRPr="000C5C84" w:rsidRDefault="00796A6B" w:rsidP="00796A6B">
      <w:pPr>
        <w:pStyle w:val="Prrafodelista"/>
        <w:numPr>
          <w:ilvl w:val="0"/>
          <w:numId w:val="159"/>
        </w:numPr>
        <w:rPr>
          <w:lang w:val="es-419"/>
        </w:rPr>
      </w:pPr>
      <w:r w:rsidRPr="000C5C84">
        <w:rPr>
          <w:lang w:val="es-419"/>
        </w:rPr>
        <w:t>El sistema valida la información.</w:t>
      </w:r>
    </w:p>
    <w:p w14:paraId="01C7EDD5" w14:textId="77777777" w:rsidR="00796A6B" w:rsidRPr="000C5C84" w:rsidRDefault="00796A6B" w:rsidP="00796A6B">
      <w:pPr>
        <w:pStyle w:val="Prrafodelista"/>
        <w:numPr>
          <w:ilvl w:val="0"/>
          <w:numId w:val="159"/>
        </w:numPr>
        <w:rPr>
          <w:lang w:val="es-419"/>
        </w:rPr>
      </w:pPr>
      <w:r w:rsidRPr="000C5C84">
        <w:rPr>
          <w:lang w:val="es-419"/>
        </w:rPr>
        <w:t>La lista se actualiza correctamente.</w:t>
      </w:r>
    </w:p>
    <w:p w14:paraId="6DFBBE25" w14:textId="77777777" w:rsidR="00796A6B" w:rsidRPr="000C5C84" w:rsidRDefault="00796A6B" w:rsidP="00796A6B">
      <w:pPr>
        <w:ind w:left="720" w:firstLine="0"/>
        <w:rPr>
          <w:lang w:val="es-419"/>
        </w:rPr>
      </w:pPr>
    </w:p>
    <w:p w14:paraId="6DBA935E" w14:textId="77777777" w:rsidR="00796A6B" w:rsidRDefault="00796A6B" w:rsidP="00796A6B">
      <w:pPr>
        <w:ind w:left="720" w:firstLine="0"/>
      </w:pPr>
      <w:r w:rsidRPr="008C5944">
        <w:t>Resultados obtenidos</w:t>
      </w:r>
      <w:r>
        <w:t>:</w:t>
      </w:r>
    </w:p>
    <w:p w14:paraId="29B46CB8" w14:textId="77777777" w:rsidR="00796A6B" w:rsidRPr="000C5C84" w:rsidRDefault="00796A6B" w:rsidP="00796A6B">
      <w:pPr>
        <w:pStyle w:val="Prrafodelista"/>
        <w:numPr>
          <w:ilvl w:val="0"/>
          <w:numId w:val="160"/>
        </w:numPr>
        <w:rPr>
          <w:lang w:val="es-419"/>
        </w:rPr>
      </w:pPr>
      <w:r w:rsidRPr="000C5C84">
        <w:rPr>
          <w:lang w:val="es-419"/>
        </w:rPr>
        <w:t>El guardado fue exitoso.</w:t>
      </w:r>
    </w:p>
    <w:p w14:paraId="09BB9428" w14:textId="77777777" w:rsidR="00796A6B" w:rsidRPr="000C5C84" w:rsidRDefault="00796A6B" w:rsidP="00796A6B">
      <w:pPr>
        <w:pStyle w:val="Prrafodelista"/>
        <w:numPr>
          <w:ilvl w:val="0"/>
          <w:numId w:val="160"/>
        </w:numPr>
        <w:rPr>
          <w:lang w:val="es-419"/>
        </w:rPr>
      </w:pPr>
      <w:r w:rsidRPr="000C5C84">
        <w:rPr>
          <w:lang w:val="es-419"/>
        </w:rPr>
        <w:t>Los datos fueron validados.</w:t>
      </w:r>
    </w:p>
    <w:p w14:paraId="7C2F76AE" w14:textId="77777777" w:rsidR="00796A6B" w:rsidRPr="000C5C84" w:rsidRDefault="00796A6B" w:rsidP="00796A6B">
      <w:pPr>
        <w:pStyle w:val="Prrafodelista"/>
        <w:numPr>
          <w:ilvl w:val="0"/>
          <w:numId w:val="160"/>
        </w:numPr>
        <w:rPr>
          <w:lang w:val="es-419"/>
        </w:rPr>
      </w:pPr>
      <w:r w:rsidRPr="000C5C84">
        <w:rPr>
          <w:lang w:val="es-419"/>
        </w:rPr>
        <w:t>Los cambios se reflejaron en la vista.</w:t>
      </w:r>
    </w:p>
    <w:p w14:paraId="43E8DB3C" w14:textId="77777777" w:rsidR="00796A6B" w:rsidRDefault="00796A6B" w:rsidP="00796A6B">
      <w:pPr>
        <w:ind w:left="720" w:firstLine="0"/>
        <w:rPr>
          <w:lang w:val="es-419"/>
        </w:rPr>
      </w:pPr>
    </w:p>
    <w:p w14:paraId="313DE412" w14:textId="41A924F0"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31</w:t>
      </w:r>
      <w:r>
        <w:fldChar w:fldCharType="end"/>
      </w:r>
      <w:r>
        <w:t xml:space="preserve"> “Captura de pantalla de prueba 1-2-3 caso de uso N°</w:t>
      </w:r>
      <w:r>
        <w:t>4.3</w:t>
      </w:r>
      <w:r>
        <w:t>”</w:t>
      </w:r>
    </w:p>
    <w:p w14:paraId="21FAE55D" w14:textId="77777777" w:rsidR="00267181" w:rsidRPr="000C5C84" w:rsidRDefault="00267181" w:rsidP="00796A6B">
      <w:pPr>
        <w:ind w:left="720" w:firstLine="0"/>
        <w:rPr>
          <w:lang w:val="es-419"/>
        </w:rPr>
      </w:pPr>
    </w:p>
    <w:p w14:paraId="572F6789" w14:textId="77777777" w:rsidR="00796A6B" w:rsidRPr="008C5944" w:rsidRDefault="00796A6B" w:rsidP="00796A6B">
      <w:pPr>
        <w:ind w:left="720" w:firstLine="0"/>
      </w:pPr>
      <w:r>
        <w:t>IMAGEN RESULTADOS CON CUADROS RESALTANDOS RESULTADOS</w:t>
      </w:r>
    </w:p>
    <w:p w14:paraId="50A3CB56" w14:textId="77777777" w:rsidR="00796A6B" w:rsidRDefault="00796A6B" w:rsidP="00796A6B">
      <w:r>
        <w:t xml:space="preserve">Fuente: Captura realizada al sistema web </w:t>
      </w:r>
      <w:proofErr w:type="spellStart"/>
      <w:r>
        <w:t>EugCOM</w:t>
      </w:r>
      <w:proofErr w:type="spellEnd"/>
    </w:p>
    <w:p w14:paraId="36BC708B" w14:textId="77777777" w:rsidR="00796A6B" w:rsidRPr="00CB0FA9" w:rsidRDefault="00796A6B" w:rsidP="00796A6B">
      <w:pPr>
        <w:spacing w:line="278" w:lineRule="auto"/>
        <w:ind w:firstLine="0"/>
        <w:jc w:val="left"/>
        <w:rPr>
          <w:rFonts w:eastAsiaTheme="majorEastAsia" w:cstheme="majorBidi"/>
          <w:szCs w:val="32"/>
        </w:rPr>
      </w:pPr>
      <w:r>
        <w:br w:type="page"/>
      </w:r>
    </w:p>
    <w:p w14:paraId="76365737" w14:textId="77777777" w:rsidR="00796A6B" w:rsidRDefault="00796A6B" w:rsidP="00796A6B">
      <w:pPr>
        <w:pStyle w:val="Ttulo2"/>
      </w:pPr>
      <w:r>
        <w:lastRenderedPageBreak/>
        <w:t>Prueba Unitaria CU N°4.4</w:t>
      </w:r>
    </w:p>
    <w:p w14:paraId="1DBCC734" w14:textId="77777777" w:rsidR="00796A6B" w:rsidRDefault="00796A6B" w:rsidP="00796A6B">
      <w:pPr>
        <w:spacing w:line="278" w:lineRule="auto"/>
        <w:ind w:firstLine="0"/>
        <w:jc w:val="left"/>
      </w:pPr>
    </w:p>
    <w:p w14:paraId="6E32D0DB" w14:textId="77777777" w:rsidR="00796A6B" w:rsidRPr="006C0843" w:rsidRDefault="00796A6B" w:rsidP="00796A6B">
      <w:r w:rsidRPr="006C0843">
        <w:t xml:space="preserve">En la </w:t>
      </w:r>
      <w:r w:rsidRPr="006C0843">
        <w:rPr>
          <w:i/>
        </w:rPr>
        <w:t xml:space="preserve">Tabla </w:t>
      </w:r>
      <w:r>
        <w:rPr>
          <w:i/>
        </w:rPr>
        <w:t xml:space="preserve">7.32 </w:t>
      </w:r>
      <w:r w:rsidRPr="006C0843">
        <w:t>se puede visualizar el Caso de uso N°4.4, el sistema debe permitir al administrador eliminar cualquier tipo de turno.</w:t>
      </w:r>
    </w:p>
    <w:p w14:paraId="2E835FE4" w14:textId="77777777" w:rsidR="00796A6B" w:rsidRPr="006C0843" w:rsidRDefault="00796A6B" w:rsidP="00796A6B">
      <w:pPr>
        <w:spacing w:line="278" w:lineRule="auto"/>
        <w:ind w:firstLine="0"/>
        <w:jc w:val="left"/>
      </w:pPr>
    </w:p>
    <w:p w14:paraId="01026AE6" w14:textId="77777777" w:rsidR="00796A6B" w:rsidRPr="006C0843" w:rsidRDefault="00796A6B" w:rsidP="00796A6B">
      <w:pPr>
        <w:pStyle w:val="Descripcin"/>
      </w:pPr>
      <w:bookmarkStart w:id="626" w:name="_Toc20998511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32</w:t>
      </w:r>
      <w:r>
        <w:rPr>
          <w:noProof/>
        </w:rPr>
        <w:fldChar w:fldCharType="end"/>
      </w:r>
      <w:r>
        <w:t xml:space="preserve"> </w:t>
      </w:r>
      <w:r w:rsidRPr="006C0843">
        <w:t>Caso de uso N°4.4, Eliminando turnos</w:t>
      </w:r>
      <w:bookmarkEnd w:id="626"/>
    </w:p>
    <w:p w14:paraId="54CBAE74" w14:textId="77777777" w:rsidR="00796A6B" w:rsidRPr="006C0843" w:rsidRDefault="00796A6B" w:rsidP="00796A6B">
      <w:pPr>
        <w:pStyle w:val="Sinespaciado"/>
      </w:pPr>
      <w:r w:rsidRPr="006C0843">
        <w:rPr>
          <w:noProof/>
        </w:rPr>
        <w:drawing>
          <wp:inline distT="0" distB="0" distL="0" distR="0" wp14:anchorId="7136354B" wp14:editId="47A77635">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24F07B20" w14:textId="77777777" w:rsidR="00796A6B" w:rsidRPr="006C0843" w:rsidRDefault="00796A6B" w:rsidP="00796A6B">
      <w:pPr>
        <w:spacing w:line="278" w:lineRule="auto"/>
        <w:ind w:firstLine="0"/>
        <w:jc w:val="left"/>
      </w:pPr>
    </w:p>
    <w:p w14:paraId="38B0378B" w14:textId="77777777" w:rsidR="00796A6B" w:rsidRDefault="00796A6B" w:rsidP="00796A6B">
      <w:r w:rsidRPr="006C0843">
        <w:t>Fuente: Elaborado por el estudiante de acuerdo con el proyecto</w:t>
      </w:r>
    </w:p>
    <w:p w14:paraId="5B4F9CD2" w14:textId="77777777" w:rsidR="00796A6B" w:rsidRDefault="00796A6B" w:rsidP="00796A6B"/>
    <w:p w14:paraId="18400F84" w14:textId="77777777" w:rsidR="00796A6B" w:rsidRDefault="00796A6B" w:rsidP="00796A6B">
      <w:pPr>
        <w:spacing w:line="278" w:lineRule="auto"/>
        <w:ind w:firstLine="0"/>
        <w:jc w:val="left"/>
      </w:pPr>
    </w:p>
    <w:p w14:paraId="6C9FEBA7" w14:textId="77777777" w:rsidR="00796A6B" w:rsidRDefault="00796A6B" w:rsidP="00796A6B">
      <w:pPr>
        <w:spacing w:line="278" w:lineRule="auto"/>
        <w:ind w:firstLine="0"/>
        <w:jc w:val="left"/>
      </w:pPr>
    </w:p>
    <w:p w14:paraId="4E20686B" w14:textId="77777777" w:rsidR="00796A6B" w:rsidRPr="006C0843" w:rsidRDefault="00796A6B" w:rsidP="00796A6B">
      <w:pPr>
        <w:spacing w:line="278" w:lineRule="auto"/>
        <w:ind w:firstLine="0"/>
        <w:jc w:val="left"/>
      </w:pPr>
    </w:p>
    <w:p w14:paraId="4C52A95C" w14:textId="77777777" w:rsidR="00796A6B" w:rsidRPr="00627D3D" w:rsidRDefault="00796A6B" w:rsidP="00796A6B">
      <w:pPr>
        <w:spacing w:line="278" w:lineRule="auto"/>
        <w:ind w:firstLine="0"/>
        <w:jc w:val="left"/>
      </w:pPr>
    </w:p>
    <w:p w14:paraId="1A381C1F" w14:textId="77777777" w:rsidR="00796A6B" w:rsidRDefault="00796A6B" w:rsidP="00796A6B">
      <w:r w:rsidRPr="008C5944">
        <w:t>Casos de prueba:</w:t>
      </w:r>
    </w:p>
    <w:p w14:paraId="759B81BD" w14:textId="77777777" w:rsidR="00796A6B" w:rsidRPr="00A07FC8" w:rsidRDefault="00796A6B" w:rsidP="00796A6B">
      <w:pPr>
        <w:pStyle w:val="Prrafodelista"/>
        <w:numPr>
          <w:ilvl w:val="0"/>
          <w:numId w:val="161"/>
        </w:numPr>
        <w:rPr>
          <w:lang w:val="es-419"/>
        </w:rPr>
      </w:pPr>
      <w:r w:rsidRPr="00A07FC8">
        <w:rPr>
          <w:lang w:val="es-419"/>
        </w:rPr>
        <w:t>Verificar la existencia de la opción de eliminar.</w:t>
      </w:r>
    </w:p>
    <w:p w14:paraId="69CD1D81" w14:textId="77777777" w:rsidR="00796A6B" w:rsidRPr="00A07FC8" w:rsidRDefault="00796A6B" w:rsidP="00796A6B">
      <w:pPr>
        <w:pStyle w:val="Prrafodelista"/>
        <w:numPr>
          <w:ilvl w:val="0"/>
          <w:numId w:val="161"/>
        </w:numPr>
        <w:rPr>
          <w:lang w:val="es-419"/>
        </w:rPr>
      </w:pPr>
      <w:r w:rsidRPr="00A07FC8">
        <w:rPr>
          <w:lang w:val="es-419"/>
        </w:rPr>
        <w:t>Verificar que el sistema solicite confirmación.</w:t>
      </w:r>
    </w:p>
    <w:p w14:paraId="7CF1C2CA" w14:textId="77777777" w:rsidR="00796A6B" w:rsidRPr="00A07FC8" w:rsidRDefault="00796A6B" w:rsidP="00796A6B">
      <w:pPr>
        <w:pStyle w:val="Prrafodelista"/>
        <w:numPr>
          <w:ilvl w:val="0"/>
          <w:numId w:val="161"/>
        </w:numPr>
        <w:rPr>
          <w:lang w:val="es-419"/>
        </w:rPr>
      </w:pPr>
      <w:r w:rsidRPr="00A07FC8">
        <w:rPr>
          <w:lang w:val="es-419"/>
        </w:rPr>
        <w:t>Verificar que el turno sea eliminado correctamente.</w:t>
      </w:r>
    </w:p>
    <w:p w14:paraId="61CAB2EC" w14:textId="77777777" w:rsidR="00796A6B" w:rsidRPr="00A07FC8" w:rsidRDefault="00796A6B" w:rsidP="00796A6B">
      <w:pPr>
        <w:rPr>
          <w:lang w:val="es-419"/>
        </w:rPr>
      </w:pPr>
    </w:p>
    <w:p w14:paraId="383EE52C" w14:textId="77777777" w:rsidR="00796A6B" w:rsidRDefault="00796A6B" w:rsidP="00796A6B">
      <w:pPr>
        <w:ind w:left="720" w:firstLine="0"/>
      </w:pPr>
      <w:r w:rsidRPr="008C5944">
        <w:t>Resultados Esperados:</w:t>
      </w:r>
    </w:p>
    <w:p w14:paraId="5FEA8FDD" w14:textId="77777777" w:rsidR="00796A6B" w:rsidRPr="00A07FC8" w:rsidRDefault="00796A6B" w:rsidP="00796A6B">
      <w:pPr>
        <w:pStyle w:val="Prrafodelista"/>
        <w:numPr>
          <w:ilvl w:val="0"/>
          <w:numId w:val="162"/>
        </w:numPr>
        <w:rPr>
          <w:lang w:val="es-419"/>
        </w:rPr>
      </w:pPr>
      <w:r w:rsidRPr="00A07FC8">
        <w:rPr>
          <w:lang w:val="es-419"/>
        </w:rPr>
        <w:t>La opción está visible junto al turno.</w:t>
      </w:r>
    </w:p>
    <w:p w14:paraId="449E0B0B" w14:textId="77777777" w:rsidR="00796A6B" w:rsidRPr="00A07FC8" w:rsidRDefault="00796A6B" w:rsidP="00796A6B">
      <w:pPr>
        <w:pStyle w:val="Prrafodelista"/>
        <w:numPr>
          <w:ilvl w:val="0"/>
          <w:numId w:val="162"/>
        </w:numPr>
        <w:rPr>
          <w:lang w:val="es-419"/>
        </w:rPr>
      </w:pPr>
      <w:r w:rsidRPr="00A07FC8">
        <w:rPr>
          <w:lang w:val="es-419"/>
        </w:rPr>
        <w:t>Se muestra mensaje de confirmación.</w:t>
      </w:r>
    </w:p>
    <w:p w14:paraId="7E1A8533" w14:textId="77777777" w:rsidR="00796A6B" w:rsidRPr="00A07FC8" w:rsidRDefault="00796A6B" w:rsidP="00796A6B">
      <w:pPr>
        <w:pStyle w:val="Prrafodelista"/>
        <w:numPr>
          <w:ilvl w:val="0"/>
          <w:numId w:val="162"/>
        </w:numPr>
        <w:rPr>
          <w:lang w:val="es-419"/>
        </w:rPr>
      </w:pPr>
      <w:r w:rsidRPr="00A07FC8">
        <w:rPr>
          <w:lang w:val="es-419"/>
        </w:rPr>
        <w:t>El turno se elimina y deja de mostrarse.</w:t>
      </w:r>
    </w:p>
    <w:p w14:paraId="5A74FE6C" w14:textId="77777777" w:rsidR="00796A6B" w:rsidRPr="00A07FC8" w:rsidRDefault="00796A6B" w:rsidP="00796A6B">
      <w:pPr>
        <w:ind w:left="720" w:firstLine="0"/>
        <w:rPr>
          <w:lang w:val="es-419"/>
        </w:rPr>
      </w:pPr>
    </w:p>
    <w:p w14:paraId="555149AD" w14:textId="77777777" w:rsidR="00796A6B" w:rsidRDefault="00796A6B" w:rsidP="00796A6B">
      <w:pPr>
        <w:ind w:left="720" w:firstLine="0"/>
      </w:pPr>
      <w:r w:rsidRPr="008C5944">
        <w:t>Resultados obtenidos</w:t>
      </w:r>
      <w:r>
        <w:t>:</w:t>
      </w:r>
    </w:p>
    <w:p w14:paraId="2A8466E3" w14:textId="77777777" w:rsidR="00796A6B" w:rsidRPr="00A07FC8" w:rsidRDefault="00796A6B" w:rsidP="00796A6B">
      <w:pPr>
        <w:pStyle w:val="Prrafodelista"/>
        <w:numPr>
          <w:ilvl w:val="0"/>
          <w:numId w:val="163"/>
        </w:numPr>
        <w:rPr>
          <w:lang w:val="es-419"/>
        </w:rPr>
      </w:pPr>
      <w:r w:rsidRPr="00A07FC8">
        <w:rPr>
          <w:lang w:val="es-419"/>
        </w:rPr>
        <w:t>La opción fue visible.</w:t>
      </w:r>
    </w:p>
    <w:p w14:paraId="346BE1AA" w14:textId="77777777" w:rsidR="00796A6B" w:rsidRPr="00A07FC8" w:rsidRDefault="00796A6B" w:rsidP="00796A6B">
      <w:pPr>
        <w:pStyle w:val="Prrafodelista"/>
        <w:numPr>
          <w:ilvl w:val="0"/>
          <w:numId w:val="163"/>
        </w:numPr>
        <w:rPr>
          <w:lang w:val="es-419"/>
        </w:rPr>
      </w:pPr>
      <w:r w:rsidRPr="00A07FC8">
        <w:rPr>
          <w:lang w:val="es-419"/>
        </w:rPr>
        <w:t>El mensaje se mostró correctamente.</w:t>
      </w:r>
    </w:p>
    <w:p w14:paraId="29BD1060" w14:textId="77777777" w:rsidR="00796A6B" w:rsidRPr="00A07FC8" w:rsidRDefault="00796A6B" w:rsidP="00796A6B">
      <w:pPr>
        <w:pStyle w:val="Prrafodelista"/>
        <w:numPr>
          <w:ilvl w:val="0"/>
          <w:numId w:val="163"/>
        </w:numPr>
        <w:rPr>
          <w:lang w:val="es-419"/>
        </w:rPr>
      </w:pPr>
      <w:r w:rsidRPr="00A07FC8">
        <w:rPr>
          <w:lang w:val="es-419"/>
        </w:rPr>
        <w:t>El turno fue eliminado exitosamente.</w:t>
      </w:r>
    </w:p>
    <w:p w14:paraId="5529EFA4" w14:textId="77777777" w:rsidR="00796A6B" w:rsidRDefault="00796A6B" w:rsidP="00796A6B">
      <w:pPr>
        <w:ind w:left="720" w:firstLine="0"/>
        <w:rPr>
          <w:lang w:val="es-419"/>
        </w:rPr>
      </w:pPr>
    </w:p>
    <w:p w14:paraId="39A149B4" w14:textId="291D02FE"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32</w:t>
      </w:r>
      <w:r>
        <w:fldChar w:fldCharType="end"/>
      </w:r>
      <w:r>
        <w:t xml:space="preserve"> “Captura de pantalla de prueba 1-2-3 caso de uso N°</w:t>
      </w:r>
      <w:r>
        <w:t>4.4</w:t>
      </w:r>
      <w:r>
        <w:t>”</w:t>
      </w:r>
    </w:p>
    <w:p w14:paraId="0DE231E8" w14:textId="77777777" w:rsidR="00267181" w:rsidRPr="00A07FC8" w:rsidRDefault="00267181" w:rsidP="00796A6B">
      <w:pPr>
        <w:ind w:left="720" w:firstLine="0"/>
        <w:rPr>
          <w:lang w:val="es-419"/>
        </w:rPr>
      </w:pPr>
    </w:p>
    <w:p w14:paraId="44DB4C55" w14:textId="77777777" w:rsidR="00796A6B" w:rsidRPr="008C5944" w:rsidRDefault="00796A6B" w:rsidP="00796A6B">
      <w:pPr>
        <w:ind w:left="720" w:firstLine="0"/>
      </w:pPr>
      <w:r>
        <w:t>IMAGEN RESULTADOS CON CUADROS RESALTANDOS RESULTADOS</w:t>
      </w:r>
    </w:p>
    <w:p w14:paraId="2C0C25FB" w14:textId="77777777" w:rsidR="00796A6B" w:rsidRDefault="00796A6B" w:rsidP="00796A6B">
      <w:r>
        <w:t xml:space="preserve">Fuente: Captura realizada al sistema web </w:t>
      </w:r>
      <w:proofErr w:type="spellStart"/>
      <w:r>
        <w:t>EugCOM</w:t>
      </w:r>
      <w:proofErr w:type="spellEnd"/>
    </w:p>
    <w:p w14:paraId="6919E480" w14:textId="77777777" w:rsidR="00796A6B" w:rsidRPr="00CB0FA9" w:rsidRDefault="00796A6B" w:rsidP="00796A6B">
      <w:pPr>
        <w:spacing w:line="278" w:lineRule="auto"/>
        <w:ind w:firstLine="0"/>
        <w:jc w:val="left"/>
        <w:rPr>
          <w:rFonts w:eastAsiaTheme="majorEastAsia" w:cstheme="majorBidi"/>
          <w:szCs w:val="32"/>
        </w:rPr>
      </w:pPr>
      <w:r>
        <w:br w:type="page"/>
      </w:r>
    </w:p>
    <w:p w14:paraId="215FE5EF" w14:textId="77777777" w:rsidR="00796A6B" w:rsidRDefault="00796A6B" w:rsidP="00796A6B">
      <w:pPr>
        <w:pStyle w:val="Ttulo2"/>
      </w:pPr>
      <w:r>
        <w:lastRenderedPageBreak/>
        <w:t>Prueba Unitaria CU N°4.6</w:t>
      </w:r>
    </w:p>
    <w:p w14:paraId="7704B6B8" w14:textId="77777777" w:rsidR="00796A6B" w:rsidRDefault="00796A6B" w:rsidP="00796A6B">
      <w:pPr>
        <w:spacing w:line="278" w:lineRule="auto"/>
        <w:ind w:firstLine="0"/>
        <w:jc w:val="left"/>
      </w:pPr>
    </w:p>
    <w:p w14:paraId="0AE2BA31" w14:textId="77777777" w:rsidR="00796A6B" w:rsidRPr="00627D3D" w:rsidRDefault="00796A6B" w:rsidP="00796A6B">
      <w:r w:rsidRPr="00627D3D">
        <w:t xml:space="preserve">En la </w:t>
      </w:r>
      <w:r w:rsidRPr="00627D3D">
        <w:rPr>
          <w:i/>
        </w:rPr>
        <w:t xml:space="preserve">Tabla </w:t>
      </w:r>
      <w:r>
        <w:rPr>
          <w:i/>
        </w:rPr>
        <w:t xml:space="preserve">7.33 </w:t>
      </w:r>
      <w:r w:rsidRPr="00627D3D">
        <w:t>se puede visualizar el Caso de uso N°4.6 el sistema permite definir los horarios de trabajo y estimar la hora de salida exacta según su hora de ingreso de los trabajadores.</w:t>
      </w:r>
    </w:p>
    <w:p w14:paraId="370D9B54" w14:textId="77777777" w:rsidR="00796A6B" w:rsidRPr="00627D3D" w:rsidRDefault="00796A6B" w:rsidP="00796A6B">
      <w:pPr>
        <w:spacing w:line="278" w:lineRule="auto"/>
        <w:ind w:firstLine="0"/>
        <w:jc w:val="left"/>
      </w:pPr>
    </w:p>
    <w:p w14:paraId="200CC1D4" w14:textId="77777777" w:rsidR="00796A6B" w:rsidRPr="00627D3D" w:rsidRDefault="00796A6B" w:rsidP="00796A6B">
      <w:pPr>
        <w:pStyle w:val="Descripcin"/>
      </w:pPr>
      <w:bookmarkStart w:id="627" w:name="_Toc209985116"/>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33</w:t>
      </w:r>
      <w:r>
        <w:rPr>
          <w:noProof/>
        </w:rPr>
        <w:fldChar w:fldCharType="end"/>
      </w:r>
      <w:r w:rsidRPr="00627D3D">
        <w:t xml:space="preserve"> Caso de uso N°4.6, Definiendo horario de trabajo</w:t>
      </w:r>
      <w:bookmarkEnd w:id="627"/>
    </w:p>
    <w:p w14:paraId="2474B377" w14:textId="77777777" w:rsidR="00796A6B" w:rsidRPr="00627D3D" w:rsidRDefault="00796A6B" w:rsidP="00796A6B">
      <w:pPr>
        <w:pStyle w:val="Sinespaciado"/>
      </w:pPr>
      <w:r w:rsidRPr="00B45140">
        <w:rPr>
          <w:noProof/>
        </w:rPr>
        <w:drawing>
          <wp:inline distT="0" distB="0" distL="0" distR="0" wp14:anchorId="7E6EA1BF" wp14:editId="75401C10">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2C15A0B7" w14:textId="77777777" w:rsidR="00796A6B" w:rsidRPr="00627D3D" w:rsidRDefault="00796A6B" w:rsidP="00796A6B">
      <w:pPr>
        <w:spacing w:line="278" w:lineRule="auto"/>
        <w:ind w:firstLine="0"/>
        <w:jc w:val="left"/>
      </w:pPr>
    </w:p>
    <w:p w14:paraId="54C36711" w14:textId="77777777" w:rsidR="00796A6B" w:rsidRPr="00627D3D" w:rsidRDefault="00796A6B" w:rsidP="00796A6B">
      <w:r w:rsidRPr="00627D3D">
        <w:t>Fuente: Elaborado por el estudiante de acuerdo con el proyecto</w:t>
      </w:r>
    </w:p>
    <w:p w14:paraId="6755E82A" w14:textId="77777777" w:rsidR="00796A6B" w:rsidRDefault="00796A6B" w:rsidP="00796A6B">
      <w:r w:rsidRPr="008C5944">
        <w:lastRenderedPageBreak/>
        <w:t>Casos de prueba:</w:t>
      </w:r>
    </w:p>
    <w:p w14:paraId="65B89029" w14:textId="77777777" w:rsidR="00796A6B" w:rsidRPr="00A07FC8" w:rsidRDefault="00796A6B" w:rsidP="00796A6B">
      <w:pPr>
        <w:pStyle w:val="Prrafodelista"/>
        <w:numPr>
          <w:ilvl w:val="0"/>
          <w:numId w:val="164"/>
        </w:numPr>
        <w:rPr>
          <w:lang w:val="es-419"/>
        </w:rPr>
      </w:pPr>
      <w:r w:rsidRPr="00A07FC8">
        <w:rPr>
          <w:lang w:val="es-419"/>
        </w:rPr>
        <w:t>Verificar que exista la opción para definir horarios.</w:t>
      </w:r>
    </w:p>
    <w:p w14:paraId="747F6D3A" w14:textId="77777777" w:rsidR="00796A6B" w:rsidRPr="00A07FC8" w:rsidRDefault="00796A6B" w:rsidP="00796A6B">
      <w:pPr>
        <w:pStyle w:val="Prrafodelista"/>
        <w:numPr>
          <w:ilvl w:val="0"/>
          <w:numId w:val="164"/>
        </w:numPr>
        <w:rPr>
          <w:lang w:val="es-419"/>
        </w:rPr>
      </w:pPr>
      <w:r w:rsidRPr="00A07FC8">
        <w:rPr>
          <w:lang w:val="es-419"/>
        </w:rPr>
        <w:t>Verificar que los campos sean válidos.</w:t>
      </w:r>
    </w:p>
    <w:p w14:paraId="578E3F55" w14:textId="77777777" w:rsidR="00796A6B" w:rsidRPr="00A07FC8" w:rsidRDefault="00796A6B" w:rsidP="00796A6B">
      <w:pPr>
        <w:pStyle w:val="Prrafodelista"/>
        <w:numPr>
          <w:ilvl w:val="0"/>
          <w:numId w:val="164"/>
        </w:numPr>
        <w:rPr>
          <w:lang w:val="es-419"/>
        </w:rPr>
      </w:pPr>
      <w:r w:rsidRPr="00A07FC8">
        <w:rPr>
          <w:lang w:val="es-419"/>
        </w:rPr>
        <w:t>Verificar que el horario se guarde correctamente.</w:t>
      </w:r>
    </w:p>
    <w:p w14:paraId="07208410" w14:textId="77777777" w:rsidR="00796A6B" w:rsidRPr="00A07FC8" w:rsidRDefault="00796A6B" w:rsidP="00796A6B">
      <w:pPr>
        <w:rPr>
          <w:lang w:val="es-419"/>
        </w:rPr>
      </w:pPr>
    </w:p>
    <w:p w14:paraId="057707AC" w14:textId="77777777" w:rsidR="00796A6B" w:rsidRDefault="00796A6B" w:rsidP="00796A6B">
      <w:pPr>
        <w:ind w:left="720" w:firstLine="0"/>
      </w:pPr>
      <w:r w:rsidRPr="008C5944">
        <w:t>Resultados Esperados:</w:t>
      </w:r>
    </w:p>
    <w:p w14:paraId="426E0B41" w14:textId="77777777" w:rsidR="00796A6B" w:rsidRPr="00A07FC8" w:rsidRDefault="00796A6B" w:rsidP="00796A6B">
      <w:pPr>
        <w:pStyle w:val="Prrafodelista"/>
        <w:numPr>
          <w:ilvl w:val="0"/>
          <w:numId w:val="165"/>
        </w:numPr>
        <w:rPr>
          <w:lang w:val="es-419"/>
        </w:rPr>
      </w:pPr>
      <w:r w:rsidRPr="00A07FC8">
        <w:rPr>
          <w:lang w:val="es-419"/>
        </w:rPr>
        <w:t>La opción está visible en el módulo.</w:t>
      </w:r>
    </w:p>
    <w:p w14:paraId="12B2982E" w14:textId="77777777" w:rsidR="00796A6B" w:rsidRPr="00A07FC8" w:rsidRDefault="00796A6B" w:rsidP="00796A6B">
      <w:pPr>
        <w:pStyle w:val="Prrafodelista"/>
        <w:numPr>
          <w:ilvl w:val="0"/>
          <w:numId w:val="165"/>
        </w:numPr>
        <w:rPr>
          <w:lang w:val="es-419"/>
        </w:rPr>
      </w:pPr>
      <w:r w:rsidRPr="00A07FC8">
        <w:rPr>
          <w:lang w:val="es-419"/>
        </w:rPr>
        <w:t>Los campos son validados antes de guardar.</w:t>
      </w:r>
    </w:p>
    <w:p w14:paraId="6884CED6" w14:textId="77777777" w:rsidR="00796A6B" w:rsidRPr="00A07FC8" w:rsidRDefault="00796A6B" w:rsidP="00796A6B">
      <w:pPr>
        <w:pStyle w:val="Prrafodelista"/>
        <w:numPr>
          <w:ilvl w:val="0"/>
          <w:numId w:val="165"/>
        </w:numPr>
        <w:rPr>
          <w:lang w:val="es-419"/>
        </w:rPr>
      </w:pPr>
      <w:r w:rsidRPr="00A07FC8">
        <w:rPr>
          <w:lang w:val="es-419"/>
        </w:rPr>
        <w:t>El horario se registra y aparece en la lista.</w:t>
      </w:r>
    </w:p>
    <w:p w14:paraId="49FFD570" w14:textId="77777777" w:rsidR="00796A6B" w:rsidRPr="00A07FC8" w:rsidRDefault="00796A6B" w:rsidP="00796A6B">
      <w:pPr>
        <w:ind w:left="720" w:firstLine="0"/>
        <w:rPr>
          <w:lang w:val="es-419"/>
        </w:rPr>
      </w:pPr>
    </w:p>
    <w:p w14:paraId="76AC0087" w14:textId="77777777" w:rsidR="00796A6B" w:rsidRDefault="00796A6B" w:rsidP="00796A6B">
      <w:pPr>
        <w:ind w:left="720" w:firstLine="0"/>
      </w:pPr>
      <w:r w:rsidRPr="008C5944">
        <w:t>Resultados obtenidos</w:t>
      </w:r>
      <w:r>
        <w:t>:</w:t>
      </w:r>
    </w:p>
    <w:p w14:paraId="3F9D28E3" w14:textId="77777777" w:rsidR="00796A6B" w:rsidRPr="00A07FC8" w:rsidRDefault="00796A6B" w:rsidP="00796A6B">
      <w:pPr>
        <w:pStyle w:val="Prrafodelista"/>
        <w:numPr>
          <w:ilvl w:val="0"/>
          <w:numId w:val="166"/>
        </w:numPr>
        <w:rPr>
          <w:lang w:val="es-419"/>
        </w:rPr>
      </w:pPr>
      <w:r w:rsidRPr="00A07FC8">
        <w:rPr>
          <w:lang w:val="es-419"/>
        </w:rPr>
        <w:t>La opción fue visible.</w:t>
      </w:r>
    </w:p>
    <w:p w14:paraId="0B367166" w14:textId="77777777" w:rsidR="00796A6B" w:rsidRPr="00A07FC8" w:rsidRDefault="00796A6B" w:rsidP="00796A6B">
      <w:pPr>
        <w:pStyle w:val="Prrafodelista"/>
        <w:numPr>
          <w:ilvl w:val="0"/>
          <w:numId w:val="166"/>
        </w:numPr>
        <w:rPr>
          <w:lang w:val="es-419"/>
        </w:rPr>
      </w:pPr>
      <w:r w:rsidRPr="00A07FC8">
        <w:rPr>
          <w:lang w:val="es-419"/>
        </w:rPr>
        <w:t>El sistema validó los campos.</w:t>
      </w:r>
    </w:p>
    <w:p w14:paraId="42A8FCDE" w14:textId="77777777" w:rsidR="00796A6B" w:rsidRPr="00A07FC8" w:rsidRDefault="00796A6B" w:rsidP="00796A6B">
      <w:pPr>
        <w:pStyle w:val="Prrafodelista"/>
        <w:numPr>
          <w:ilvl w:val="0"/>
          <w:numId w:val="166"/>
        </w:numPr>
        <w:rPr>
          <w:lang w:val="es-419"/>
        </w:rPr>
      </w:pPr>
      <w:r w:rsidRPr="00A07FC8">
        <w:rPr>
          <w:lang w:val="es-419"/>
        </w:rPr>
        <w:t>El horario se guardó exitosamente.</w:t>
      </w:r>
    </w:p>
    <w:p w14:paraId="228C9DE3" w14:textId="77777777" w:rsidR="00267181" w:rsidRDefault="00267181" w:rsidP="00267181">
      <w:pPr>
        <w:ind w:firstLine="0"/>
        <w:rPr>
          <w:lang w:val="es-419"/>
        </w:rPr>
      </w:pPr>
    </w:p>
    <w:p w14:paraId="245EA909" w14:textId="3EDD838D"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33</w:t>
      </w:r>
      <w:r>
        <w:fldChar w:fldCharType="end"/>
      </w:r>
      <w:r>
        <w:t xml:space="preserve"> “Captura de pantalla de prueba 1-2-3 caso de uso N°</w:t>
      </w:r>
      <w:r>
        <w:t>4.6</w:t>
      </w:r>
      <w:r>
        <w:t>”</w:t>
      </w:r>
    </w:p>
    <w:p w14:paraId="022A1B1C" w14:textId="77777777" w:rsidR="00267181" w:rsidRPr="00A07FC8" w:rsidRDefault="00267181" w:rsidP="00796A6B">
      <w:pPr>
        <w:ind w:left="720" w:firstLine="0"/>
        <w:rPr>
          <w:lang w:val="es-419"/>
        </w:rPr>
      </w:pPr>
    </w:p>
    <w:p w14:paraId="70928921" w14:textId="77777777" w:rsidR="00796A6B" w:rsidRPr="008C5944" w:rsidRDefault="00796A6B" w:rsidP="00796A6B">
      <w:pPr>
        <w:ind w:left="720" w:firstLine="0"/>
      </w:pPr>
      <w:r>
        <w:t>IMAGEN RESULTADOS CON CUADROS RESALTANDOS RESULTADOS</w:t>
      </w:r>
    </w:p>
    <w:p w14:paraId="40A3B8FD" w14:textId="77777777" w:rsidR="00796A6B" w:rsidRDefault="00796A6B" w:rsidP="00796A6B">
      <w:r>
        <w:t xml:space="preserve">Fuente: Captura realizada al sistema web </w:t>
      </w:r>
      <w:proofErr w:type="spellStart"/>
      <w:r>
        <w:t>EugCOM</w:t>
      </w:r>
      <w:proofErr w:type="spellEnd"/>
    </w:p>
    <w:p w14:paraId="63FCA171" w14:textId="77777777" w:rsidR="00796A6B" w:rsidRPr="00CB0FA9" w:rsidRDefault="00796A6B" w:rsidP="00796A6B">
      <w:pPr>
        <w:spacing w:line="278" w:lineRule="auto"/>
        <w:ind w:firstLine="0"/>
        <w:jc w:val="left"/>
        <w:rPr>
          <w:rFonts w:eastAsiaTheme="majorEastAsia" w:cstheme="majorBidi"/>
          <w:szCs w:val="32"/>
        </w:rPr>
      </w:pPr>
      <w:r>
        <w:br w:type="page"/>
      </w:r>
    </w:p>
    <w:p w14:paraId="6DCA5C97" w14:textId="77777777" w:rsidR="00796A6B" w:rsidRDefault="00796A6B" w:rsidP="00796A6B">
      <w:pPr>
        <w:pStyle w:val="Ttulo2"/>
      </w:pPr>
      <w:r>
        <w:lastRenderedPageBreak/>
        <w:t>Prueba Unitaria CU N°4.7</w:t>
      </w:r>
    </w:p>
    <w:p w14:paraId="074F0651" w14:textId="77777777" w:rsidR="00796A6B" w:rsidRDefault="00796A6B" w:rsidP="00796A6B">
      <w:pPr>
        <w:spacing w:line="278" w:lineRule="auto"/>
        <w:ind w:firstLine="0"/>
        <w:jc w:val="left"/>
      </w:pPr>
    </w:p>
    <w:p w14:paraId="7DB215D5" w14:textId="5AD02705" w:rsidR="00796A6B" w:rsidRPr="00627D3D" w:rsidRDefault="00796A6B" w:rsidP="00796A6B">
      <w:r w:rsidRPr="00627D3D">
        <w:t xml:space="preserve">En la </w:t>
      </w:r>
      <w:r w:rsidRPr="00627D3D">
        <w:rPr>
          <w:i/>
        </w:rPr>
        <w:t xml:space="preserve">Tabla </w:t>
      </w:r>
      <w:r w:rsidR="00267181">
        <w:rPr>
          <w:i/>
        </w:rPr>
        <w:t xml:space="preserve">7.34 </w:t>
      </w:r>
      <w:r w:rsidR="00267181" w:rsidRPr="00627D3D">
        <w:t>se</w:t>
      </w:r>
      <w:r w:rsidRPr="00627D3D">
        <w:t xml:space="preserve"> puede visualizar el Caso de uso N°4.7 para este apartado el sistema muestra una lista de resumen de los turnos con los datos del horario ya ingresados.</w:t>
      </w:r>
    </w:p>
    <w:p w14:paraId="33FC865D" w14:textId="77777777" w:rsidR="00796A6B" w:rsidRPr="00627D3D" w:rsidRDefault="00796A6B" w:rsidP="00796A6B">
      <w:pPr>
        <w:spacing w:line="278" w:lineRule="auto"/>
        <w:ind w:firstLine="0"/>
        <w:jc w:val="left"/>
      </w:pPr>
    </w:p>
    <w:p w14:paraId="79BB6C88" w14:textId="77777777" w:rsidR="00796A6B" w:rsidRPr="00627D3D" w:rsidRDefault="00796A6B" w:rsidP="00796A6B">
      <w:pPr>
        <w:pStyle w:val="Descripcin"/>
      </w:pPr>
      <w:bookmarkStart w:id="628" w:name="_Toc20998511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34</w:t>
      </w:r>
      <w:r>
        <w:rPr>
          <w:noProof/>
        </w:rPr>
        <w:fldChar w:fldCharType="end"/>
      </w:r>
      <w:r w:rsidRPr="00627D3D">
        <w:t xml:space="preserve"> Caso de uso N°4.7, generando un resumen de registro de horario</w:t>
      </w:r>
      <w:bookmarkEnd w:id="628"/>
    </w:p>
    <w:p w14:paraId="263F99F0" w14:textId="77777777" w:rsidR="00796A6B" w:rsidRDefault="00796A6B" w:rsidP="00796A6B">
      <w:pPr>
        <w:pStyle w:val="Sinespaciado"/>
      </w:pPr>
      <w:r w:rsidRPr="00627D3D">
        <w:rPr>
          <w:noProof/>
        </w:rPr>
        <w:drawing>
          <wp:inline distT="0" distB="0" distL="0" distR="0" wp14:anchorId="37817F6F" wp14:editId="7E029545">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710161D4" w14:textId="77777777" w:rsidR="00796A6B" w:rsidRPr="00627D3D" w:rsidRDefault="00796A6B" w:rsidP="00796A6B">
      <w:pPr>
        <w:spacing w:line="278" w:lineRule="auto"/>
        <w:ind w:firstLine="0"/>
        <w:jc w:val="left"/>
      </w:pPr>
    </w:p>
    <w:p w14:paraId="5D12F375" w14:textId="77777777" w:rsidR="00796A6B" w:rsidRPr="00627D3D" w:rsidRDefault="00796A6B" w:rsidP="00796A6B">
      <w:r w:rsidRPr="00627D3D">
        <w:t>Fuente: Elaborado por el estudiante de acuerdo con el proyecto</w:t>
      </w:r>
    </w:p>
    <w:p w14:paraId="3B12A9A5" w14:textId="77777777" w:rsidR="00796A6B" w:rsidRPr="00627D3D" w:rsidRDefault="00796A6B" w:rsidP="00796A6B">
      <w:pPr>
        <w:pStyle w:val="Sinespaciado"/>
      </w:pPr>
    </w:p>
    <w:p w14:paraId="5602E61F" w14:textId="77777777" w:rsidR="00796A6B" w:rsidRDefault="00796A6B" w:rsidP="00796A6B">
      <w:r w:rsidRPr="008C5944">
        <w:t>Casos de prueba:</w:t>
      </w:r>
    </w:p>
    <w:p w14:paraId="48432288" w14:textId="77777777" w:rsidR="00796A6B" w:rsidRPr="00A07FC8" w:rsidRDefault="00796A6B" w:rsidP="00796A6B">
      <w:pPr>
        <w:pStyle w:val="Prrafodelista"/>
        <w:numPr>
          <w:ilvl w:val="0"/>
          <w:numId w:val="167"/>
        </w:numPr>
        <w:rPr>
          <w:lang w:val="es-419"/>
        </w:rPr>
      </w:pPr>
      <w:r w:rsidRPr="00A07FC8">
        <w:rPr>
          <w:lang w:val="es-419"/>
        </w:rPr>
        <w:t>Verificar la existencia de la opción “Resumen de jornada”.</w:t>
      </w:r>
    </w:p>
    <w:p w14:paraId="52908B21" w14:textId="77777777" w:rsidR="00796A6B" w:rsidRPr="00A07FC8" w:rsidRDefault="00796A6B" w:rsidP="00796A6B">
      <w:pPr>
        <w:pStyle w:val="Prrafodelista"/>
        <w:numPr>
          <w:ilvl w:val="0"/>
          <w:numId w:val="167"/>
        </w:numPr>
        <w:rPr>
          <w:lang w:val="es-419"/>
        </w:rPr>
      </w:pPr>
      <w:r w:rsidRPr="00A07FC8">
        <w:rPr>
          <w:lang w:val="es-419"/>
        </w:rPr>
        <w:lastRenderedPageBreak/>
        <w:t>Verificar la correcta carga de los datos de asistencia.</w:t>
      </w:r>
    </w:p>
    <w:p w14:paraId="0E365505" w14:textId="77777777" w:rsidR="00796A6B" w:rsidRPr="00A07FC8" w:rsidRDefault="00796A6B" w:rsidP="00796A6B">
      <w:pPr>
        <w:pStyle w:val="Prrafodelista"/>
        <w:numPr>
          <w:ilvl w:val="0"/>
          <w:numId w:val="167"/>
        </w:numPr>
        <w:rPr>
          <w:lang w:val="es-419"/>
        </w:rPr>
      </w:pPr>
      <w:r w:rsidRPr="00A07FC8">
        <w:rPr>
          <w:lang w:val="es-419"/>
        </w:rPr>
        <w:t>Verificar que el resumen se muestre correctamente.</w:t>
      </w:r>
    </w:p>
    <w:p w14:paraId="55686719" w14:textId="77777777" w:rsidR="00796A6B" w:rsidRPr="00A07FC8" w:rsidRDefault="00796A6B" w:rsidP="00796A6B">
      <w:pPr>
        <w:rPr>
          <w:lang w:val="es-419"/>
        </w:rPr>
      </w:pPr>
    </w:p>
    <w:p w14:paraId="21481276" w14:textId="77777777" w:rsidR="00796A6B" w:rsidRDefault="00796A6B" w:rsidP="00796A6B">
      <w:pPr>
        <w:ind w:left="720" w:firstLine="0"/>
      </w:pPr>
      <w:r w:rsidRPr="008C5944">
        <w:t>Resultados Esperados:</w:t>
      </w:r>
    </w:p>
    <w:p w14:paraId="64F8ED51" w14:textId="77777777" w:rsidR="00796A6B" w:rsidRPr="00A07FC8" w:rsidRDefault="00796A6B" w:rsidP="00796A6B">
      <w:pPr>
        <w:pStyle w:val="Prrafodelista"/>
        <w:numPr>
          <w:ilvl w:val="0"/>
          <w:numId w:val="168"/>
        </w:numPr>
        <w:rPr>
          <w:lang w:val="es-419"/>
        </w:rPr>
      </w:pPr>
      <w:r w:rsidRPr="00A07FC8">
        <w:rPr>
          <w:lang w:val="es-419"/>
        </w:rPr>
        <w:t>La opción está habilitada en el módulo.</w:t>
      </w:r>
    </w:p>
    <w:p w14:paraId="3CB51BF6" w14:textId="77777777" w:rsidR="00796A6B" w:rsidRPr="00A07FC8" w:rsidRDefault="00796A6B" w:rsidP="00796A6B">
      <w:pPr>
        <w:pStyle w:val="Prrafodelista"/>
        <w:numPr>
          <w:ilvl w:val="0"/>
          <w:numId w:val="168"/>
        </w:numPr>
        <w:rPr>
          <w:lang w:val="es-419"/>
        </w:rPr>
      </w:pPr>
      <w:r w:rsidRPr="00A07FC8">
        <w:rPr>
          <w:lang w:val="es-419"/>
        </w:rPr>
        <w:t>Los datos de asistencia se cargan correctamente.</w:t>
      </w:r>
    </w:p>
    <w:p w14:paraId="0AFE768D" w14:textId="77777777" w:rsidR="00796A6B" w:rsidRPr="00A07FC8" w:rsidRDefault="00796A6B" w:rsidP="00796A6B">
      <w:pPr>
        <w:pStyle w:val="Prrafodelista"/>
        <w:numPr>
          <w:ilvl w:val="0"/>
          <w:numId w:val="168"/>
        </w:numPr>
        <w:rPr>
          <w:lang w:val="es-419"/>
        </w:rPr>
      </w:pPr>
      <w:r w:rsidRPr="00A07FC8">
        <w:rPr>
          <w:lang w:val="es-419"/>
        </w:rPr>
        <w:t>El resumen se visualiza sin errores.</w:t>
      </w:r>
    </w:p>
    <w:p w14:paraId="5F16ABF4" w14:textId="77777777" w:rsidR="00796A6B" w:rsidRPr="00A07FC8" w:rsidRDefault="00796A6B" w:rsidP="00796A6B">
      <w:pPr>
        <w:ind w:left="720" w:firstLine="0"/>
        <w:rPr>
          <w:lang w:val="es-419"/>
        </w:rPr>
      </w:pPr>
    </w:p>
    <w:p w14:paraId="03CF9A58" w14:textId="77777777" w:rsidR="00796A6B" w:rsidRDefault="00796A6B" w:rsidP="00796A6B">
      <w:pPr>
        <w:ind w:left="720" w:firstLine="0"/>
      </w:pPr>
      <w:r w:rsidRPr="008C5944">
        <w:t>Resultados obtenidos</w:t>
      </w:r>
      <w:r>
        <w:t>:</w:t>
      </w:r>
    </w:p>
    <w:p w14:paraId="4E60C842" w14:textId="77777777" w:rsidR="00796A6B" w:rsidRPr="00A07FC8" w:rsidRDefault="00796A6B" w:rsidP="00796A6B">
      <w:pPr>
        <w:pStyle w:val="Prrafodelista"/>
        <w:numPr>
          <w:ilvl w:val="0"/>
          <w:numId w:val="169"/>
        </w:numPr>
        <w:rPr>
          <w:lang w:val="es-419"/>
        </w:rPr>
      </w:pPr>
      <w:r w:rsidRPr="00A07FC8">
        <w:rPr>
          <w:lang w:val="es-419"/>
        </w:rPr>
        <w:t>La opción fue visible.</w:t>
      </w:r>
    </w:p>
    <w:p w14:paraId="71EF5ED8" w14:textId="77777777" w:rsidR="00796A6B" w:rsidRPr="00A07FC8" w:rsidRDefault="00796A6B" w:rsidP="00796A6B">
      <w:pPr>
        <w:pStyle w:val="Prrafodelista"/>
        <w:numPr>
          <w:ilvl w:val="0"/>
          <w:numId w:val="169"/>
        </w:numPr>
        <w:rPr>
          <w:lang w:val="es-419"/>
        </w:rPr>
      </w:pPr>
      <w:r w:rsidRPr="00A07FC8">
        <w:rPr>
          <w:lang w:val="es-419"/>
        </w:rPr>
        <w:t>Los datos se cargaron correctamente.</w:t>
      </w:r>
    </w:p>
    <w:p w14:paraId="071680A1" w14:textId="77777777" w:rsidR="00796A6B" w:rsidRPr="00A07FC8" w:rsidRDefault="00796A6B" w:rsidP="00796A6B">
      <w:pPr>
        <w:pStyle w:val="Prrafodelista"/>
        <w:numPr>
          <w:ilvl w:val="0"/>
          <w:numId w:val="169"/>
        </w:numPr>
        <w:rPr>
          <w:lang w:val="es-419"/>
        </w:rPr>
      </w:pPr>
      <w:r w:rsidRPr="00A07FC8">
        <w:rPr>
          <w:lang w:val="es-419"/>
        </w:rPr>
        <w:t>El resumen se generó correctamente.</w:t>
      </w:r>
    </w:p>
    <w:p w14:paraId="05515338" w14:textId="77777777" w:rsidR="00796A6B" w:rsidRDefault="00796A6B" w:rsidP="00796A6B">
      <w:pPr>
        <w:ind w:left="720" w:firstLine="0"/>
        <w:rPr>
          <w:lang w:val="es-419"/>
        </w:rPr>
      </w:pPr>
    </w:p>
    <w:p w14:paraId="2EF8AB70" w14:textId="5EBE6882"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34</w:t>
      </w:r>
      <w:r>
        <w:fldChar w:fldCharType="end"/>
      </w:r>
      <w:r>
        <w:t xml:space="preserve"> “Captura de pantalla de prueba 1-2-3 caso de uso N°</w:t>
      </w:r>
      <w:r>
        <w:t>4.7</w:t>
      </w:r>
      <w:r>
        <w:t>”</w:t>
      </w:r>
    </w:p>
    <w:p w14:paraId="775FBD93" w14:textId="77777777" w:rsidR="00267181" w:rsidRPr="00A07FC8" w:rsidRDefault="00267181" w:rsidP="00796A6B">
      <w:pPr>
        <w:ind w:left="720" w:firstLine="0"/>
        <w:rPr>
          <w:lang w:val="es-419"/>
        </w:rPr>
      </w:pPr>
    </w:p>
    <w:p w14:paraId="1BF23DB3" w14:textId="77777777" w:rsidR="00796A6B" w:rsidRPr="008C5944" w:rsidRDefault="00796A6B" w:rsidP="00796A6B">
      <w:pPr>
        <w:ind w:left="720" w:firstLine="0"/>
      </w:pPr>
      <w:r>
        <w:t>IMAGEN RESULTADOS CON CUADROS RESALTANDOS RESULTADOS</w:t>
      </w:r>
    </w:p>
    <w:p w14:paraId="3735B1E7" w14:textId="77777777" w:rsidR="00796A6B" w:rsidRDefault="00796A6B" w:rsidP="00796A6B">
      <w:r>
        <w:t xml:space="preserve">Fuente: Captura realizada al sistema web </w:t>
      </w:r>
      <w:proofErr w:type="spellStart"/>
      <w:r>
        <w:t>EugCOM</w:t>
      </w:r>
      <w:proofErr w:type="spellEnd"/>
    </w:p>
    <w:p w14:paraId="21F6B566" w14:textId="77777777" w:rsidR="00796A6B" w:rsidRPr="00CB0FA9" w:rsidRDefault="00796A6B" w:rsidP="00796A6B">
      <w:pPr>
        <w:spacing w:line="278" w:lineRule="auto"/>
        <w:ind w:firstLine="0"/>
        <w:jc w:val="left"/>
        <w:rPr>
          <w:rFonts w:eastAsiaTheme="majorEastAsia" w:cstheme="majorBidi"/>
          <w:szCs w:val="32"/>
        </w:rPr>
      </w:pPr>
      <w:r>
        <w:br w:type="page"/>
      </w:r>
    </w:p>
    <w:p w14:paraId="1099D2AA" w14:textId="77777777" w:rsidR="00796A6B" w:rsidRDefault="00796A6B" w:rsidP="00796A6B">
      <w:pPr>
        <w:pStyle w:val="Ttulo2"/>
      </w:pPr>
      <w:r>
        <w:lastRenderedPageBreak/>
        <w:t>Prueba Unitaria CU N°5.1</w:t>
      </w:r>
    </w:p>
    <w:p w14:paraId="7833779B" w14:textId="77777777" w:rsidR="00796A6B" w:rsidRDefault="00796A6B" w:rsidP="00796A6B">
      <w:pPr>
        <w:spacing w:line="278" w:lineRule="auto"/>
        <w:ind w:firstLine="0"/>
        <w:jc w:val="left"/>
      </w:pPr>
    </w:p>
    <w:p w14:paraId="698069D2" w14:textId="77777777" w:rsidR="00796A6B" w:rsidRPr="00627D3D" w:rsidRDefault="00796A6B" w:rsidP="00796A6B">
      <w:r w:rsidRPr="00627D3D">
        <w:t xml:space="preserve">En la </w:t>
      </w:r>
      <w:r w:rsidRPr="00627D3D">
        <w:rPr>
          <w:i/>
        </w:rPr>
        <w:t xml:space="preserve">Tabla </w:t>
      </w:r>
      <w:r>
        <w:rPr>
          <w:i/>
        </w:rPr>
        <w:t xml:space="preserve">7.35 </w:t>
      </w:r>
      <w:r w:rsidRPr="00627D3D">
        <w:t>se puede visualizar el Caso de uso N°5.1, se crea una pestaña que muestre el reporte de asistencia de todos los empleados, esta búsqueda puede ser de asistencia general o filtrada por empleado.</w:t>
      </w:r>
    </w:p>
    <w:p w14:paraId="7E688882" w14:textId="77777777" w:rsidR="00796A6B" w:rsidRPr="00627D3D" w:rsidRDefault="00796A6B" w:rsidP="00796A6B">
      <w:pPr>
        <w:spacing w:line="278" w:lineRule="auto"/>
        <w:ind w:firstLine="0"/>
        <w:jc w:val="left"/>
      </w:pPr>
    </w:p>
    <w:p w14:paraId="0B49E0A9" w14:textId="77777777" w:rsidR="00796A6B" w:rsidRPr="00627D3D" w:rsidRDefault="00796A6B" w:rsidP="00796A6B">
      <w:pPr>
        <w:pStyle w:val="Descripcin"/>
      </w:pPr>
      <w:bookmarkStart w:id="629" w:name="_Toc209985118"/>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35</w:t>
      </w:r>
      <w:r>
        <w:rPr>
          <w:noProof/>
        </w:rPr>
        <w:fldChar w:fldCharType="end"/>
      </w:r>
      <w:r>
        <w:t xml:space="preserve"> </w:t>
      </w:r>
      <w:r w:rsidRPr="00627D3D">
        <w:t>Caso de uso N°5.1, revisando informes de asistencia</w:t>
      </w:r>
      <w:bookmarkEnd w:id="629"/>
    </w:p>
    <w:p w14:paraId="2C3C6992" w14:textId="77777777" w:rsidR="00796A6B" w:rsidRPr="00627D3D" w:rsidRDefault="00796A6B" w:rsidP="00796A6B">
      <w:pPr>
        <w:pStyle w:val="Sinespaciado"/>
      </w:pPr>
      <w:r w:rsidRPr="00B45140">
        <w:rPr>
          <w:noProof/>
        </w:rPr>
        <w:drawing>
          <wp:inline distT="0" distB="0" distL="0" distR="0" wp14:anchorId="44257100" wp14:editId="6B6CED6E">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24AAC608" w14:textId="77777777" w:rsidR="00796A6B" w:rsidRPr="00627D3D" w:rsidRDefault="00796A6B" w:rsidP="00796A6B">
      <w:pPr>
        <w:spacing w:line="278" w:lineRule="auto"/>
        <w:ind w:firstLine="0"/>
        <w:jc w:val="left"/>
      </w:pPr>
    </w:p>
    <w:p w14:paraId="467BD907" w14:textId="77777777" w:rsidR="00796A6B" w:rsidRDefault="00796A6B" w:rsidP="00796A6B">
      <w:r w:rsidRPr="00627D3D">
        <w:t>Fuente: Elaborado por el estudiante de acuerdo con el proyecto</w:t>
      </w:r>
    </w:p>
    <w:p w14:paraId="1841BD42" w14:textId="77777777" w:rsidR="00796A6B" w:rsidRDefault="00796A6B" w:rsidP="00796A6B"/>
    <w:p w14:paraId="2D064D0B" w14:textId="77777777" w:rsidR="00796A6B" w:rsidRDefault="00796A6B" w:rsidP="00796A6B">
      <w:pPr>
        <w:ind w:firstLine="0"/>
      </w:pPr>
    </w:p>
    <w:p w14:paraId="65C65E15" w14:textId="77777777" w:rsidR="00796A6B" w:rsidRDefault="00796A6B" w:rsidP="00796A6B">
      <w:r w:rsidRPr="008C5944">
        <w:t>Casos de prueba:</w:t>
      </w:r>
    </w:p>
    <w:p w14:paraId="06144996" w14:textId="77777777" w:rsidR="00796A6B" w:rsidRPr="00A07FC8" w:rsidRDefault="00796A6B" w:rsidP="00796A6B">
      <w:pPr>
        <w:pStyle w:val="Prrafodelista"/>
        <w:numPr>
          <w:ilvl w:val="0"/>
          <w:numId w:val="170"/>
        </w:numPr>
        <w:rPr>
          <w:lang w:val="es-419"/>
        </w:rPr>
      </w:pPr>
      <w:r w:rsidRPr="00A07FC8">
        <w:rPr>
          <w:lang w:val="es-419"/>
        </w:rPr>
        <w:t>Verificar la disponibilidad de la opción “Informes de asistencia”.</w:t>
      </w:r>
    </w:p>
    <w:p w14:paraId="5357BFEE" w14:textId="77777777" w:rsidR="00796A6B" w:rsidRPr="00A07FC8" w:rsidRDefault="00796A6B" w:rsidP="00796A6B">
      <w:pPr>
        <w:pStyle w:val="Prrafodelista"/>
        <w:numPr>
          <w:ilvl w:val="0"/>
          <w:numId w:val="170"/>
        </w:numPr>
        <w:rPr>
          <w:lang w:val="es-419"/>
        </w:rPr>
      </w:pPr>
      <w:r w:rsidRPr="00A07FC8">
        <w:rPr>
          <w:lang w:val="es-419"/>
        </w:rPr>
        <w:t>Verificar la carga correcta de los informes existentes.</w:t>
      </w:r>
    </w:p>
    <w:p w14:paraId="686AEF64" w14:textId="77777777" w:rsidR="00796A6B" w:rsidRPr="00A07FC8" w:rsidRDefault="00796A6B" w:rsidP="00796A6B">
      <w:pPr>
        <w:pStyle w:val="Prrafodelista"/>
        <w:numPr>
          <w:ilvl w:val="0"/>
          <w:numId w:val="170"/>
        </w:numPr>
        <w:rPr>
          <w:lang w:val="es-419"/>
        </w:rPr>
      </w:pPr>
      <w:r w:rsidRPr="00A07FC8">
        <w:rPr>
          <w:lang w:val="es-419"/>
        </w:rPr>
        <w:t>Verificar la visualización completa de los registros de asistencia.</w:t>
      </w:r>
    </w:p>
    <w:p w14:paraId="696EB8AD" w14:textId="77777777" w:rsidR="00796A6B" w:rsidRPr="00A07FC8" w:rsidRDefault="00796A6B" w:rsidP="00796A6B">
      <w:pPr>
        <w:rPr>
          <w:lang w:val="es-419"/>
        </w:rPr>
      </w:pPr>
    </w:p>
    <w:p w14:paraId="57AFAD85" w14:textId="77777777" w:rsidR="00796A6B" w:rsidRDefault="00796A6B" w:rsidP="00796A6B">
      <w:pPr>
        <w:ind w:left="720" w:firstLine="0"/>
      </w:pPr>
      <w:r w:rsidRPr="008C5944">
        <w:t>Resultados Esperados:</w:t>
      </w:r>
    </w:p>
    <w:p w14:paraId="09A0BE02" w14:textId="77777777" w:rsidR="00796A6B" w:rsidRPr="00A07FC8" w:rsidRDefault="00796A6B" w:rsidP="00796A6B">
      <w:pPr>
        <w:pStyle w:val="Prrafodelista"/>
        <w:numPr>
          <w:ilvl w:val="0"/>
          <w:numId w:val="172"/>
        </w:numPr>
        <w:rPr>
          <w:lang w:val="es-419"/>
        </w:rPr>
      </w:pPr>
      <w:r w:rsidRPr="00A07FC8">
        <w:rPr>
          <w:lang w:val="es-419"/>
        </w:rPr>
        <w:t>La opción “Informes de asistencia” es visible en el menú.</w:t>
      </w:r>
    </w:p>
    <w:p w14:paraId="76A5FB69" w14:textId="77777777" w:rsidR="00796A6B" w:rsidRPr="00A07FC8" w:rsidRDefault="00796A6B" w:rsidP="00796A6B">
      <w:pPr>
        <w:pStyle w:val="Prrafodelista"/>
        <w:numPr>
          <w:ilvl w:val="0"/>
          <w:numId w:val="172"/>
        </w:numPr>
        <w:rPr>
          <w:lang w:val="es-419"/>
        </w:rPr>
      </w:pPr>
      <w:r w:rsidRPr="00A07FC8">
        <w:rPr>
          <w:lang w:val="es-419"/>
        </w:rPr>
        <w:t>El sistema carga correctamente todos los informes registrados.</w:t>
      </w:r>
    </w:p>
    <w:p w14:paraId="58AADD2F" w14:textId="77777777" w:rsidR="00796A6B" w:rsidRPr="00A07FC8" w:rsidRDefault="00796A6B" w:rsidP="00796A6B">
      <w:pPr>
        <w:pStyle w:val="Prrafodelista"/>
        <w:numPr>
          <w:ilvl w:val="0"/>
          <w:numId w:val="172"/>
        </w:numPr>
        <w:rPr>
          <w:lang w:val="es-419"/>
        </w:rPr>
      </w:pPr>
      <w:r w:rsidRPr="00A07FC8">
        <w:rPr>
          <w:lang w:val="es-419"/>
        </w:rPr>
        <w:t>Los datos se muestran completos y sin errores.</w:t>
      </w:r>
    </w:p>
    <w:p w14:paraId="2DF43F99" w14:textId="77777777" w:rsidR="00796A6B" w:rsidRPr="00A07FC8" w:rsidRDefault="00796A6B" w:rsidP="00796A6B">
      <w:pPr>
        <w:ind w:left="720" w:firstLine="0"/>
        <w:rPr>
          <w:lang w:val="es-419"/>
        </w:rPr>
      </w:pPr>
    </w:p>
    <w:p w14:paraId="0E389D2A" w14:textId="77777777" w:rsidR="00796A6B" w:rsidRDefault="00796A6B" w:rsidP="00796A6B">
      <w:pPr>
        <w:ind w:left="720" w:firstLine="0"/>
      </w:pPr>
      <w:r w:rsidRPr="008C5944">
        <w:t>Resultados obtenidos</w:t>
      </w:r>
      <w:r>
        <w:t>:</w:t>
      </w:r>
    </w:p>
    <w:p w14:paraId="2CF1F9CC" w14:textId="77777777" w:rsidR="00796A6B" w:rsidRPr="00A07FC8" w:rsidRDefault="00796A6B" w:rsidP="00796A6B">
      <w:pPr>
        <w:pStyle w:val="Prrafodelista"/>
        <w:numPr>
          <w:ilvl w:val="0"/>
          <w:numId w:val="173"/>
        </w:numPr>
        <w:rPr>
          <w:lang w:val="es-419"/>
        </w:rPr>
      </w:pPr>
      <w:r w:rsidRPr="00A07FC8">
        <w:rPr>
          <w:lang w:val="es-419"/>
        </w:rPr>
        <w:t>La opción fue visible y accesible.</w:t>
      </w:r>
    </w:p>
    <w:p w14:paraId="5A08E106" w14:textId="77777777" w:rsidR="00796A6B" w:rsidRPr="00A07FC8" w:rsidRDefault="00796A6B" w:rsidP="00796A6B">
      <w:pPr>
        <w:pStyle w:val="Prrafodelista"/>
        <w:numPr>
          <w:ilvl w:val="0"/>
          <w:numId w:val="173"/>
        </w:numPr>
        <w:rPr>
          <w:lang w:val="es-419"/>
        </w:rPr>
      </w:pPr>
      <w:r w:rsidRPr="00A07FC8">
        <w:rPr>
          <w:lang w:val="es-419"/>
        </w:rPr>
        <w:t>Los informes se cargaron correctamente.</w:t>
      </w:r>
    </w:p>
    <w:p w14:paraId="21AD7BD2" w14:textId="77777777" w:rsidR="00796A6B" w:rsidRPr="00A07FC8" w:rsidRDefault="00796A6B" w:rsidP="00796A6B">
      <w:pPr>
        <w:pStyle w:val="Prrafodelista"/>
        <w:numPr>
          <w:ilvl w:val="0"/>
          <w:numId w:val="173"/>
        </w:numPr>
        <w:rPr>
          <w:lang w:val="es-419"/>
        </w:rPr>
      </w:pPr>
      <w:r w:rsidRPr="00A07FC8">
        <w:rPr>
          <w:lang w:val="es-419"/>
        </w:rPr>
        <w:t>La información se visualizó correctamente y sin fallos.</w:t>
      </w:r>
    </w:p>
    <w:p w14:paraId="1773FC8F" w14:textId="77777777" w:rsidR="00796A6B" w:rsidRDefault="00796A6B" w:rsidP="00796A6B">
      <w:pPr>
        <w:ind w:left="720" w:firstLine="0"/>
        <w:rPr>
          <w:lang w:val="es-419"/>
        </w:rPr>
      </w:pPr>
    </w:p>
    <w:p w14:paraId="0B3F83D3" w14:textId="16E0E028"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35</w:t>
      </w:r>
      <w:r>
        <w:fldChar w:fldCharType="end"/>
      </w:r>
      <w:r>
        <w:t xml:space="preserve"> “Captura de pantalla de prueba 1-2-3 caso de uso N°</w:t>
      </w:r>
      <w:r>
        <w:t>5.1</w:t>
      </w:r>
      <w:r>
        <w:t>”</w:t>
      </w:r>
    </w:p>
    <w:p w14:paraId="0B3F0215" w14:textId="77777777" w:rsidR="00267181" w:rsidRPr="00A07FC8" w:rsidRDefault="00267181" w:rsidP="00796A6B">
      <w:pPr>
        <w:ind w:left="720" w:firstLine="0"/>
        <w:rPr>
          <w:lang w:val="es-419"/>
        </w:rPr>
      </w:pPr>
    </w:p>
    <w:p w14:paraId="57ACC88C" w14:textId="77777777" w:rsidR="00796A6B" w:rsidRPr="008C5944" w:rsidRDefault="00796A6B" w:rsidP="00796A6B">
      <w:pPr>
        <w:ind w:left="720" w:firstLine="0"/>
      </w:pPr>
      <w:r>
        <w:t>IMAGEN RESULTADOS CON CUADROS RESALTANDOS RESULTADOS</w:t>
      </w:r>
    </w:p>
    <w:p w14:paraId="1A969175" w14:textId="77777777" w:rsidR="00796A6B" w:rsidRDefault="00796A6B" w:rsidP="00796A6B">
      <w:r>
        <w:t xml:space="preserve">Fuente: Captura realizada al sistema web </w:t>
      </w:r>
      <w:proofErr w:type="spellStart"/>
      <w:r>
        <w:t>EugCOM</w:t>
      </w:r>
      <w:proofErr w:type="spellEnd"/>
    </w:p>
    <w:p w14:paraId="1D56ECE1" w14:textId="77777777" w:rsidR="00796A6B" w:rsidRPr="00CB0FA9" w:rsidRDefault="00796A6B" w:rsidP="00796A6B">
      <w:pPr>
        <w:spacing w:line="278" w:lineRule="auto"/>
        <w:ind w:firstLine="0"/>
        <w:jc w:val="left"/>
        <w:rPr>
          <w:rFonts w:eastAsiaTheme="majorEastAsia" w:cstheme="majorBidi"/>
          <w:szCs w:val="32"/>
        </w:rPr>
      </w:pPr>
      <w:r>
        <w:br w:type="page"/>
      </w:r>
    </w:p>
    <w:p w14:paraId="2ACA3022" w14:textId="77777777" w:rsidR="00796A6B" w:rsidRDefault="00796A6B" w:rsidP="00796A6B">
      <w:pPr>
        <w:pStyle w:val="Ttulo2"/>
      </w:pPr>
      <w:r>
        <w:lastRenderedPageBreak/>
        <w:t>Prueba Unitaria CU N°5.2</w:t>
      </w:r>
    </w:p>
    <w:p w14:paraId="29A54B44" w14:textId="77777777" w:rsidR="00796A6B" w:rsidRDefault="00796A6B" w:rsidP="00796A6B">
      <w:pPr>
        <w:spacing w:line="278" w:lineRule="auto"/>
        <w:ind w:firstLine="0"/>
        <w:jc w:val="left"/>
      </w:pPr>
    </w:p>
    <w:p w14:paraId="45452B0C" w14:textId="77777777" w:rsidR="00796A6B" w:rsidRPr="00627D3D" w:rsidRDefault="00796A6B" w:rsidP="00796A6B">
      <w:r w:rsidRPr="00627D3D">
        <w:t xml:space="preserve">En la </w:t>
      </w:r>
      <w:r w:rsidRPr="00627D3D">
        <w:rPr>
          <w:i/>
        </w:rPr>
        <w:t xml:space="preserve">Tabla </w:t>
      </w:r>
      <w:r>
        <w:rPr>
          <w:i/>
        </w:rPr>
        <w:t>7.36</w:t>
      </w:r>
      <w:r w:rsidRPr="00627D3D">
        <w:t xml:space="preserve"> se puede visualizar el Caso de uso N°5.2, el sistema permite al usuario filtrar informes de asistencia por fecha, para obtener la asistencia total de un mes en específico. </w:t>
      </w:r>
    </w:p>
    <w:p w14:paraId="09913FCF" w14:textId="77777777" w:rsidR="00796A6B" w:rsidRPr="00627D3D" w:rsidRDefault="00796A6B" w:rsidP="00796A6B">
      <w:pPr>
        <w:tabs>
          <w:tab w:val="left" w:pos="7125"/>
        </w:tabs>
        <w:spacing w:line="278" w:lineRule="auto"/>
        <w:ind w:firstLine="0"/>
        <w:jc w:val="left"/>
      </w:pPr>
    </w:p>
    <w:p w14:paraId="24499083" w14:textId="77777777" w:rsidR="00796A6B" w:rsidRPr="00627D3D" w:rsidRDefault="00796A6B" w:rsidP="00796A6B">
      <w:pPr>
        <w:pStyle w:val="Descripcin"/>
      </w:pPr>
      <w:bookmarkStart w:id="630" w:name="_Toc209985119"/>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36</w:t>
      </w:r>
      <w:r>
        <w:rPr>
          <w:noProof/>
        </w:rPr>
        <w:fldChar w:fldCharType="end"/>
      </w:r>
      <w:r w:rsidRPr="00627D3D">
        <w:t xml:space="preserve"> Caso de uso N°5.2, Filtrando informes por fechas específica</w:t>
      </w:r>
      <w:bookmarkEnd w:id="630"/>
    </w:p>
    <w:p w14:paraId="3539C0CA" w14:textId="77777777" w:rsidR="00796A6B" w:rsidRPr="00627D3D" w:rsidRDefault="00796A6B" w:rsidP="00796A6B">
      <w:pPr>
        <w:pStyle w:val="Sinespaciado"/>
      </w:pPr>
      <w:r w:rsidRPr="00627D3D">
        <w:rPr>
          <w:noProof/>
        </w:rPr>
        <w:drawing>
          <wp:inline distT="0" distB="0" distL="0" distR="0" wp14:anchorId="4CDD8C65" wp14:editId="6A5FED35">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03A5DF00" w14:textId="77777777" w:rsidR="00796A6B" w:rsidRPr="00627D3D" w:rsidRDefault="00796A6B" w:rsidP="00796A6B">
      <w:pPr>
        <w:tabs>
          <w:tab w:val="left" w:pos="7125"/>
        </w:tabs>
        <w:spacing w:line="278" w:lineRule="auto"/>
        <w:ind w:firstLine="0"/>
        <w:jc w:val="left"/>
      </w:pPr>
    </w:p>
    <w:p w14:paraId="0D68BFC5" w14:textId="77777777" w:rsidR="00796A6B" w:rsidRPr="00627D3D" w:rsidRDefault="00796A6B" w:rsidP="00796A6B">
      <w:r w:rsidRPr="00627D3D">
        <w:t>Fuente: Elaborado por el estudiante de acuerdo con el proyecto</w:t>
      </w:r>
    </w:p>
    <w:p w14:paraId="0691A7F6" w14:textId="77777777" w:rsidR="00796A6B" w:rsidRDefault="00796A6B" w:rsidP="00796A6B">
      <w:r w:rsidRPr="008C5944">
        <w:lastRenderedPageBreak/>
        <w:t>Casos de prueba:</w:t>
      </w:r>
    </w:p>
    <w:p w14:paraId="1CE52F1C" w14:textId="77777777" w:rsidR="00796A6B" w:rsidRPr="00A07FC8" w:rsidRDefault="00796A6B" w:rsidP="00796A6B">
      <w:pPr>
        <w:pStyle w:val="Prrafodelista"/>
        <w:numPr>
          <w:ilvl w:val="0"/>
          <w:numId w:val="174"/>
        </w:numPr>
        <w:rPr>
          <w:lang w:val="es-419"/>
        </w:rPr>
      </w:pPr>
      <w:r w:rsidRPr="00A07FC8">
        <w:rPr>
          <w:lang w:val="es-419"/>
        </w:rPr>
        <w:t>Verificar la existencia de filtros por fecha.</w:t>
      </w:r>
    </w:p>
    <w:p w14:paraId="1F4CF521" w14:textId="77777777" w:rsidR="00796A6B" w:rsidRPr="00A07FC8" w:rsidRDefault="00796A6B" w:rsidP="00796A6B">
      <w:pPr>
        <w:pStyle w:val="Prrafodelista"/>
        <w:numPr>
          <w:ilvl w:val="0"/>
          <w:numId w:val="174"/>
        </w:numPr>
        <w:rPr>
          <w:lang w:val="es-419"/>
        </w:rPr>
      </w:pPr>
      <w:r w:rsidRPr="00A07FC8">
        <w:rPr>
          <w:lang w:val="es-419"/>
        </w:rPr>
        <w:t>Verificar que el sistema aplique correctamente el filtro seleccionado.</w:t>
      </w:r>
    </w:p>
    <w:p w14:paraId="6664B00E" w14:textId="77777777" w:rsidR="00796A6B" w:rsidRPr="00A07FC8" w:rsidRDefault="00796A6B" w:rsidP="00796A6B">
      <w:pPr>
        <w:pStyle w:val="Prrafodelista"/>
        <w:numPr>
          <w:ilvl w:val="0"/>
          <w:numId w:val="174"/>
        </w:numPr>
        <w:rPr>
          <w:lang w:val="es-419"/>
        </w:rPr>
      </w:pPr>
      <w:r w:rsidRPr="00A07FC8">
        <w:rPr>
          <w:lang w:val="es-419"/>
        </w:rPr>
        <w:t>Verificar que solo se muestren informes dentro del rango elegido.</w:t>
      </w:r>
    </w:p>
    <w:p w14:paraId="3FC2E459" w14:textId="77777777" w:rsidR="00796A6B" w:rsidRPr="00A07FC8" w:rsidRDefault="00796A6B" w:rsidP="00796A6B">
      <w:pPr>
        <w:rPr>
          <w:lang w:val="es-419"/>
        </w:rPr>
      </w:pPr>
    </w:p>
    <w:p w14:paraId="32BF0D50" w14:textId="77777777" w:rsidR="00796A6B" w:rsidRDefault="00796A6B" w:rsidP="00796A6B">
      <w:pPr>
        <w:ind w:left="720" w:firstLine="0"/>
      </w:pPr>
      <w:r w:rsidRPr="008C5944">
        <w:t>Resultados Esperados:</w:t>
      </w:r>
    </w:p>
    <w:p w14:paraId="666E8DE0" w14:textId="77777777" w:rsidR="00796A6B" w:rsidRPr="00A07FC8" w:rsidRDefault="00796A6B" w:rsidP="00796A6B">
      <w:pPr>
        <w:pStyle w:val="Prrafodelista"/>
        <w:numPr>
          <w:ilvl w:val="0"/>
          <w:numId w:val="175"/>
        </w:numPr>
        <w:rPr>
          <w:lang w:val="es-419"/>
        </w:rPr>
      </w:pPr>
      <w:r w:rsidRPr="00A07FC8">
        <w:rPr>
          <w:lang w:val="es-419"/>
        </w:rPr>
        <w:t>El filtro por rango de fechas está visible y funcional.</w:t>
      </w:r>
    </w:p>
    <w:p w14:paraId="3A45C615" w14:textId="77777777" w:rsidR="00796A6B" w:rsidRPr="00A07FC8" w:rsidRDefault="00796A6B" w:rsidP="00796A6B">
      <w:pPr>
        <w:pStyle w:val="Prrafodelista"/>
        <w:numPr>
          <w:ilvl w:val="0"/>
          <w:numId w:val="175"/>
        </w:numPr>
        <w:rPr>
          <w:lang w:val="es-419"/>
        </w:rPr>
      </w:pPr>
      <w:r w:rsidRPr="00A07FC8">
        <w:rPr>
          <w:lang w:val="es-419"/>
        </w:rPr>
        <w:t>El sistema aplica el filtro correctamente.</w:t>
      </w:r>
    </w:p>
    <w:p w14:paraId="21CCE933" w14:textId="77777777" w:rsidR="00796A6B" w:rsidRPr="00A07FC8" w:rsidRDefault="00796A6B" w:rsidP="00796A6B">
      <w:pPr>
        <w:pStyle w:val="Prrafodelista"/>
        <w:numPr>
          <w:ilvl w:val="0"/>
          <w:numId w:val="175"/>
        </w:numPr>
        <w:rPr>
          <w:lang w:val="es-419"/>
        </w:rPr>
      </w:pPr>
      <w:r w:rsidRPr="00A07FC8">
        <w:rPr>
          <w:lang w:val="es-419"/>
        </w:rPr>
        <w:t>Los informes mostrados corresponden al rango definido.</w:t>
      </w:r>
    </w:p>
    <w:p w14:paraId="4D1B0DA3" w14:textId="77777777" w:rsidR="00796A6B" w:rsidRPr="00A07FC8" w:rsidRDefault="00796A6B" w:rsidP="00796A6B">
      <w:pPr>
        <w:ind w:left="720" w:firstLine="0"/>
        <w:rPr>
          <w:lang w:val="es-419"/>
        </w:rPr>
      </w:pPr>
    </w:p>
    <w:p w14:paraId="21E70454" w14:textId="77777777" w:rsidR="00796A6B" w:rsidRDefault="00796A6B" w:rsidP="00796A6B">
      <w:pPr>
        <w:ind w:left="720" w:firstLine="0"/>
      </w:pPr>
      <w:r w:rsidRPr="008C5944">
        <w:t>Resultados obtenidos</w:t>
      </w:r>
      <w:r>
        <w:t>:</w:t>
      </w:r>
    </w:p>
    <w:p w14:paraId="369DC363" w14:textId="77777777" w:rsidR="00796A6B" w:rsidRPr="00A07FC8" w:rsidRDefault="00796A6B" w:rsidP="00796A6B">
      <w:pPr>
        <w:pStyle w:val="Prrafodelista"/>
        <w:numPr>
          <w:ilvl w:val="0"/>
          <w:numId w:val="176"/>
        </w:numPr>
        <w:rPr>
          <w:lang w:val="es-419"/>
        </w:rPr>
      </w:pPr>
      <w:r w:rsidRPr="00A07FC8">
        <w:rPr>
          <w:lang w:val="es-419"/>
        </w:rPr>
        <w:t>El filtro fue visible y operativo.</w:t>
      </w:r>
    </w:p>
    <w:p w14:paraId="5D5D81A2" w14:textId="77777777" w:rsidR="00796A6B" w:rsidRPr="00A07FC8" w:rsidRDefault="00796A6B" w:rsidP="00796A6B">
      <w:pPr>
        <w:pStyle w:val="Prrafodelista"/>
        <w:numPr>
          <w:ilvl w:val="0"/>
          <w:numId w:val="176"/>
        </w:numPr>
        <w:rPr>
          <w:lang w:val="es-419"/>
        </w:rPr>
      </w:pPr>
      <w:r w:rsidRPr="00A07FC8">
        <w:rPr>
          <w:lang w:val="es-419"/>
        </w:rPr>
        <w:t>El sistema aplicó correctamente el rango de fechas.</w:t>
      </w:r>
    </w:p>
    <w:p w14:paraId="6743076E" w14:textId="77777777" w:rsidR="00796A6B" w:rsidRPr="00A07FC8" w:rsidRDefault="00796A6B" w:rsidP="00796A6B">
      <w:pPr>
        <w:pStyle w:val="Prrafodelista"/>
        <w:numPr>
          <w:ilvl w:val="0"/>
          <w:numId w:val="176"/>
        </w:numPr>
        <w:rPr>
          <w:lang w:val="es-419"/>
        </w:rPr>
      </w:pPr>
      <w:r w:rsidRPr="00A07FC8">
        <w:rPr>
          <w:lang w:val="es-419"/>
        </w:rPr>
        <w:t>Los informes visualizados fueron los correspondientes.</w:t>
      </w:r>
    </w:p>
    <w:p w14:paraId="1180F02A" w14:textId="77777777" w:rsidR="00796A6B" w:rsidRDefault="00796A6B" w:rsidP="00796A6B">
      <w:pPr>
        <w:ind w:left="720" w:firstLine="0"/>
        <w:rPr>
          <w:lang w:val="es-419"/>
        </w:rPr>
      </w:pPr>
    </w:p>
    <w:p w14:paraId="74A58628" w14:textId="25E89B38"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36</w:t>
      </w:r>
      <w:r>
        <w:fldChar w:fldCharType="end"/>
      </w:r>
      <w:r>
        <w:t xml:space="preserve"> “Captura de pantalla de prueba 1-2-3 caso de uso N°</w:t>
      </w:r>
      <w:r>
        <w:t>5.2</w:t>
      </w:r>
      <w:r>
        <w:t>”</w:t>
      </w:r>
    </w:p>
    <w:p w14:paraId="19051FE6" w14:textId="77777777" w:rsidR="00267181" w:rsidRPr="00A07FC8" w:rsidRDefault="00267181" w:rsidP="00796A6B">
      <w:pPr>
        <w:ind w:left="720" w:firstLine="0"/>
        <w:rPr>
          <w:lang w:val="es-419"/>
        </w:rPr>
      </w:pPr>
    </w:p>
    <w:p w14:paraId="1A8A2FA3" w14:textId="77777777" w:rsidR="00796A6B" w:rsidRPr="008C5944" w:rsidRDefault="00796A6B" w:rsidP="00796A6B">
      <w:pPr>
        <w:ind w:left="720" w:firstLine="0"/>
      </w:pPr>
      <w:r>
        <w:t>IMAGEN RESULTADOS CON CUADROS RESALTANDOS RESULTADOS</w:t>
      </w:r>
    </w:p>
    <w:p w14:paraId="4252326B" w14:textId="77777777" w:rsidR="00796A6B" w:rsidRDefault="00796A6B" w:rsidP="00796A6B">
      <w:r>
        <w:t xml:space="preserve">Fuente: Captura realizada al sistema web </w:t>
      </w:r>
      <w:proofErr w:type="spellStart"/>
      <w:r>
        <w:t>EugCOM</w:t>
      </w:r>
      <w:proofErr w:type="spellEnd"/>
    </w:p>
    <w:p w14:paraId="6665012B" w14:textId="77777777" w:rsidR="00796A6B" w:rsidRPr="00CB0FA9" w:rsidRDefault="00796A6B" w:rsidP="00796A6B">
      <w:pPr>
        <w:spacing w:line="278" w:lineRule="auto"/>
        <w:ind w:firstLine="0"/>
        <w:jc w:val="left"/>
        <w:rPr>
          <w:rFonts w:eastAsiaTheme="majorEastAsia" w:cstheme="majorBidi"/>
          <w:szCs w:val="32"/>
        </w:rPr>
      </w:pPr>
      <w:r>
        <w:br w:type="page"/>
      </w:r>
    </w:p>
    <w:p w14:paraId="4BEAC7B4" w14:textId="77777777" w:rsidR="00796A6B" w:rsidRDefault="00796A6B" w:rsidP="00796A6B">
      <w:pPr>
        <w:pStyle w:val="Ttulo2"/>
      </w:pPr>
      <w:r>
        <w:lastRenderedPageBreak/>
        <w:t>Prueba Unitaria CU N°5.3</w:t>
      </w:r>
    </w:p>
    <w:p w14:paraId="08FC329D" w14:textId="77777777" w:rsidR="00796A6B" w:rsidRDefault="00796A6B" w:rsidP="00796A6B">
      <w:pPr>
        <w:spacing w:line="278" w:lineRule="auto"/>
        <w:ind w:firstLine="0"/>
        <w:jc w:val="left"/>
      </w:pPr>
    </w:p>
    <w:p w14:paraId="4E2E6BEE" w14:textId="77777777" w:rsidR="00796A6B" w:rsidRPr="00627D3D" w:rsidRDefault="00796A6B" w:rsidP="00796A6B">
      <w:r w:rsidRPr="00627D3D">
        <w:t xml:space="preserve">En la </w:t>
      </w:r>
      <w:r w:rsidRPr="00627D3D">
        <w:rPr>
          <w:i/>
        </w:rPr>
        <w:t xml:space="preserve">Tabla </w:t>
      </w:r>
      <w:r>
        <w:rPr>
          <w:i/>
        </w:rPr>
        <w:t xml:space="preserve">7.37 </w:t>
      </w:r>
      <w:r w:rsidRPr="00627D3D">
        <w:t>se puede visualizar el Caso de uso N°5.3, se crean casillas de filtrado para la búsqueda de la asistencia.</w:t>
      </w:r>
    </w:p>
    <w:p w14:paraId="65EF5A75" w14:textId="77777777" w:rsidR="00796A6B" w:rsidRPr="00627D3D" w:rsidRDefault="00796A6B" w:rsidP="00796A6B">
      <w:pPr>
        <w:spacing w:line="278" w:lineRule="auto"/>
        <w:ind w:firstLine="0"/>
        <w:jc w:val="left"/>
      </w:pPr>
    </w:p>
    <w:p w14:paraId="2A6E21E8" w14:textId="77777777" w:rsidR="00796A6B" w:rsidRPr="00627D3D" w:rsidRDefault="00796A6B" w:rsidP="00796A6B">
      <w:pPr>
        <w:pStyle w:val="Descripcin"/>
      </w:pPr>
      <w:bookmarkStart w:id="631" w:name="_Toc209985120"/>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37</w:t>
      </w:r>
      <w:r>
        <w:rPr>
          <w:noProof/>
        </w:rPr>
        <w:fldChar w:fldCharType="end"/>
      </w:r>
      <w:r w:rsidRPr="00627D3D">
        <w:t xml:space="preserve"> Caso de uso N°5.3, creando casilla para filtro de búsqueda</w:t>
      </w:r>
      <w:bookmarkEnd w:id="631"/>
    </w:p>
    <w:p w14:paraId="5E178E3B" w14:textId="77777777" w:rsidR="00796A6B" w:rsidRPr="00627D3D" w:rsidRDefault="00796A6B" w:rsidP="00796A6B">
      <w:pPr>
        <w:pStyle w:val="Sinespaciado"/>
      </w:pPr>
      <w:r w:rsidRPr="00627D3D">
        <w:rPr>
          <w:noProof/>
        </w:rPr>
        <w:drawing>
          <wp:inline distT="0" distB="0" distL="0" distR="0" wp14:anchorId="7D1C0761" wp14:editId="3754217B">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48B85C2D" w14:textId="77777777" w:rsidR="00796A6B" w:rsidRPr="00627D3D" w:rsidRDefault="00796A6B" w:rsidP="00796A6B">
      <w:pPr>
        <w:spacing w:line="278" w:lineRule="auto"/>
        <w:ind w:firstLine="0"/>
        <w:jc w:val="left"/>
      </w:pPr>
    </w:p>
    <w:p w14:paraId="63B51605" w14:textId="77777777" w:rsidR="00796A6B" w:rsidRDefault="00796A6B" w:rsidP="00796A6B">
      <w:r w:rsidRPr="00627D3D">
        <w:t>Fuente: Elaborado por el estudiante de acuerdo con el proyecto</w:t>
      </w:r>
    </w:p>
    <w:p w14:paraId="351A9855" w14:textId="77777777" w:rsidR="00796A6B" w:rsidRDefault="00796A6B" w:rsidP="00796A6B">
      <w:r w:rsidRPr="008C5944">
        <w:t>Casos de prueba:</w:t>
      </w:r>
    </w:p>
    <w:p w14:paraId="5852B88A" w14:textId="77777777" w:rsidR="00796A6B" w:rsidRPr="00A07FC8" w:rsidRDefault="00796A6B" w:rsidP="00796A6B">
      <w:pPr>
        <w:pStyle w:val="Prrafodelista"/>
        <w:numPr>
          <w:ilvl w:val="0"/>
          <w:numId w:val="177"/>
        </w:numPr>
        <w:rPr>
          <w:lang w:val="es-419"/>
        </w:rPr>
      </w:pPr>
      <w:r w:rsidRPr="00A07FC8">
        <w:rPr>
          <w:lang w:val="es-419"/>
        </w:rPr>
        <w:t>Verificar que se muestre una casilla de búsqueda para filtrar informes.</w:t>
      </w:r>
    </w:p>
    <w:p w14:paraId="787E60CB" w14:textId="77777777" w:rsidR="00796A6B" w:rsidRPr="00A07FC8" w:rsidRDefault="00796A6B" w:rsidP="00796A6B">
      <w:pPr>
        <w:pStyle w:val="Prrafodelista"/>
        <w:numPr>
          <w:ilvl w:val="0"/>
          <w:numId w:val="177"/>
        </w:numPr>
        <w:rPr>
          <w:lang w:val="es-419"/>
        </w:rPr>
      </w:pPr>
      <w:r w:rsidRPr="00A07FC8">
        <w:rPr>
          <w:lang w:val="es-419"/>
        </w:rPr>
        <w:t>Verificar que la casilla acepte texto o parámetros válidos.</w:t>
      </w:r>
    </w:p>
    <w:p w14:paraId="235443B5" w14:textId="77777777" w:rsidR="00796A6B" w:rsidRPr="00A07FC8" w:rsidRDefault="00796A6B" w:rsidP="00796A6B">
      <w:pPr>
        <w:pStyle w:val="Prrafodelista"/>
        <w:numPr>
          <w:ilvl w:val="0"/>
          <w:numId w:val="177"/>
        </w:numPr>
        <w:rPr>
          <w:lang w:val="es-419"/>
        </w:rPr>
      </w:pPr>
      <w:r w:rsidRPr="00A07FC8">
        <w:rPr>
          <w:lang w:val="es-419"/>
        </w:rPr>
        <w:t>Verificar que el filtro funcione correctamente.</w:t>
      </w:r>
    </w:p>
    <w:p w14:paraId="72B6493F" w14:textId="77777777" w:rsidR="00796A6B" w:rsidRPr="00A07FC8" w:rsidRDefault="00796A6B" w:rsidP="00796A6B">
      <w:pPr>
        <w:rPr>
          <w:lang w:val="es-419"/>
        </w:rPr>
      </w:pPr>
    </w:p>
    <w:p w14:paraId="5624F590" w14:textId="77777777" w:rsidR="00796A6B" w:rsidRDefault="00796A6B" w:rsidP="00796A6B">
      <w:pPr>
        <w:ind w:left="720" w:firstLine="0"/>
      </w:pPr>
      <w:r w:rsidRPr="008C5944">
        <w:t>Resultados Esperados:</w:t>
      </w:r>
    </w:p>
    <w:p w14:paraId="62ED82EE" w14:textId="77777777" w:rsidR="00796A6B" w:rsidRPr="00A07FC8" w:rsidRDefault="00796A6B" w:rsidP="00796A6B">
      <w:pPr>
        <w:pStyle w:val="Prrafodelista"/>
        <w:numPr>
          <w:ilvl w:val="0"/>
          <w:numId w:val="178"/>
        </w:numPr>
        <w:rPr>
          <w:lang w:val="es-419"/>
        </w:rPr>
      </w:pPr>
      <w:r w:rsidRPr="00A07FC8">
        <w:rPr>
          <w:lang w:val="es-419"/>
        </w:rPr>
        <w:t>La casilla de búsqueda está disponible en la interfaz.</w:t>
      </w:r>
    </w:p>
    <w:p w14:paraId="4CC4DAB3" w14:textId="77777777" w:rsidR="00796A6B" w:rsidRPr="00A07FC8" w:rsidRDefault="00796A6B" w:rsidP="00796A6B">
      <w:pPr>
        <w:pStyle w:val="Prrafodelista"/>
        <w:numPr>
          <w:ilvl w:val="0"/>
          <w:numId w:val="178"/>
        </w:numPr>
        <w:rPr>
          <w:lang w:val="es-419"/>
        </w:rPr>
      </w:pPr>
      <w:r w:rsidRPr="00A07FC8">
        <w:rPr>
          <w:lang w:val="es-419"/>
        </w:rPr>
        <w:t>El sistema acepta valores válidos para el filtro.</w:t>
      </w:r>
    </w:p>
    <w:p w14:paraId="3706D0A2" w14:textId="77777777" w:rsidR="00796A6B" w:rsidRPr="00A07FC8" w:rsidRDefault="00796A6B" w:rsidP="00796A6B">
      <w:pPr>
        <w:pStyle w:val="Prrafodelista"/>
        <w:numPr>
          <w:ilvl w:val="0"/>
          <w:numId w:val="178"/>
        </w:numPr>
        <w:rPr>
          <w:lang w:val="es-419"/>
        </w:rPr>
      </w:pPr>
      <w:r w:rsidRPr="00A07FC8">
        <w:rPr>
          <w:lang w:val="es-419"/>
        </w:rPr>
        <w:t>El listado se actualiza con los resultados correspondientes.</w:t>
      </w:r>
    </w:p>
    <w:p w14:paraId="1B7E94E5" w14:textId="77777777" w:rsidR="00796A6B" w:rsidRPr="00A07FC8" w:rsidRDefault="00796A6B" w:rsidP="00796A6B">
      <w:pPr>
        <w:ind w:left="720" w:firstLine="0"/>
        <w:rPr>
          <w:lang w:val="es-419"/>
        </w:rPr>
      </w:pPr>
    </w:p>
    <w:p w14:paraId="6222D7F3" w14:textId="77777777" w:rsidR="00796A6B" w:rsidRDefault="00796A6B" w:rsidP="00796A6B">
      <w:pPr>
        <w:ind w:left="720" w:firstLine="0"/>
      </w:pPr>
      <w:r w:rsidRPr="008C5944">
        <w:t>Resultados obtenidos</w:t>
      </w:r>
      <w:r>
        <w:t>:</w:t>
      </w:r>
    </w:p>
    <w:p w14:paraId="6DC37F68" w14:textId="77777777" w:rsidR="00796A6B" w:rsidRPr="00A07FC8" w:rsidRDefault="00796A6B" w:rsidP="00796A6B">
      <w:pPr>
        <w:pStyle w:val="Prrafodelista"/>
        <w:numPr>
          <w:ilvl w:val="0"/>
          <w:numId w:val="179"/>
        </w:numPr>
        <w:rPr>
          <w:lang w:val="es-419"/>
        </w:rPr>
      </w:pPr>
      <w:r w:rsidRPr="00A07FC8">
        <w:rPr>
          <w:lang w:val="es-419"/>
        </w:rPr>
        <w:t>La casilla se mostró correctamente.</w:t>
      </w:r>
    </w:p>
    <w:p w14:paraId="7FFBBBD4" w14:textId="77777777" w:rsidR="00796A6B" w:rsidRPr="00A07FC8" w:rsidRDefault="00796A6B" w:rsidP="00796A6B">
      <w:pPr>
        <w:pStyle w:val="Prrafodelista"/>
        <w:numPr>
          <w:ilvl w:val="0"/>
          <w:numId w:val="179"/>
        </w:numPr>
        <w:rPr>
          <w:lang w:val="es-419"/>
        </w:rPr>
      </w:pPr>
      <w:r w:rsidRPr="00A07FC8">
        <w:rPr>
          <w:lang w:val="es-419"/>
        </w:rPr>
        <w:t>Los valores ingresados fueron aceptados.</w:t>
      </w:r>
    </w:p>
    <w:p w14:paraId="7761A860" w14:textId="77777777" w:rsidR="00796A6B" w:rsidRPr="00A07FC8" w:rsidRDefault="00796A6B" w:rsidP="00796A6B">
      <w:pPr>
        <w:pStyle w:val="Prrafodelista"/>
        <w:numPr>
          <w:ilvl w:val="0"/>
          <w:numId w:val="179"/>
        </w:numPr>
        <w:rPr>
          <w:lang w:val="es-419"/>
        </w:rPr>
      </w:pPr>
      <w:r w:rsidRPr="00A07FC8">
        <w:rPr>
          <w:lang w:val="es-419"/>
        </w:rPr>
        <w:t>El listado se filtró según lo buscado.</w:t>
      </w:r>
    </w:p>
    <w:p w14:paraId="78856E85" w14:textId="77777777" w:rsidR="00796A6B" w:rsidRDefault="00796A6B" w:rsidP="00796A6B">
      <w:pPr>
        <w:ind w:left="720" w:firstLine="0"/>
        <w:rPr>
          <w:lang w:val="es-419"/>
        </w:rPr>
      </w:pPr>
    </w:p>
    <w:p w14:paraId="71EB45F1" w14:textId="4B6DAD1E"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37</w:t>
      </w:r>
      <w:r>
        <w:fldChar w:fldCharType="end"/>
      </w:r>
      <w:r>
        <w:t xml:space="preserve"> “Captura de pantalla de prueba 1-2-3 caso de uso N°</w:t>
      </w:r>
      <w:r>
        <w:t>5.3</w:t>
      </w:r>
      <w:r>
        <w:t>”</w:t>
      </w:r>
    </w:p>
    <w:p w14:paraId="3110F09B" w14:textId="77777777" w:rsidR="00267181" w:rsidRPr="00A07FC8" w:rsidRDefault="00267181" w:rsidP="00796A6B">
      <w:pPr>
        <w:ind w:left="720" w:firstLine="0"/>
        <w:rPr>
          <w:lang w:val="es-419"/>
        </w:rPr>
      </w:pPr>
    </w:p>
    <w:p w14:paraId="31EDEA11" w14:textId="77777777" w:rsidR="00796A6B" w:rsidRPr="008C5944" w:rsidRDefault="00796A6B" w:rsidP="00796A6B">
      <w:pPr>
        <w:ind w:left="720" w:firstLine="0"/>
      </w:pPr>
      <w:r>
        <w:t>IMAGEN RESULTADOS CON CUADROS RESALTANDOS RESULTADOS</w:t>
      </w:r>
    </w:p>
    <w:p w14:paraId="0F394A7F" w14:textId="77777777" w:rsidR="00796A6B" w:rsidRDefault="00796A6B" w:rsidP="00796A6B">
      <w:r>
        <w:t xml:space="preserve">Fuente: Captura realizada al sistema web </w:t>
      </w:r>
      <w:proofErr w:type="spellStart"/>
      <w:r>
        <w:t>EugCOM</w:t>
      </w:r>
      <w:proofErr w:type="spellEnd"/>
    </w:p>
    <w:p w14:paraId="23EBA615" w14:textId="77777777" w:rsidR="00796A6B" w:rsidRPr="00CB0FA9" w:rsidRDefault="00796A6B" w:rsidP="00796A6B">
      <w:pPr>
        <w:spacing w:line="278" w:lineRule="auto"/>
        <w:ind w:firstLine="0"/>
        <w:jc w:val="left"/>
        <w:rPr>
          <w:rFonts w:eastAsiaTheme="majorEastAsia" w:cstheme="majorBidi"/>
          <w:szCs w:val="32"/>
        </w:rPr>
      </w:pPr>
      <w:r>
        <w:br w:type="page"/>
      </w:r>
    </w:p>
    <w:p w14:paraId="224F3318" w14:textId="77777777" w:rsidR="00796A6B" w:rsidRDefault="00796A6B" w:rsidP="00796A6B">
      <w:pPr>
        <w:pStyle w:val="Ttulo2"/>
      </w:pPr>
      <w:r>
        <w:lastRenderedPageBreak/>
        <w:t>Prueba Unitaria CU N°5.4</w:t>
      </w:r>
    </w:p>
    <w:p w14:paraId="5367F3CA" w14:textId="77777777" w:rsidR="00796A6B" w:rsidRDefault="00796A6B" w:rsidP="00796A6B">
      <w:pPr>
        <w:spacing w:line="278" w:lineRule="auto"/>
        <w:ind w:firstLine="0"/>
        <w:jc w:val="left"/>
      </w:pPr>
    </w:p>
    <w:p w14:paraId="56005E94" w14:textId="77777777" w:rsidR="00796A6B" w:rsidRPr="00627D3D" w:rsidRDefault="00796A6B" w:rsidP="00796A6B">
      <w:r w:rsidRPr="00627D3D">
        <w:t xml:space="preserve">En la </w:t>
      </w:r>
      <w:r w:rsidRPr="00627D3D">
        <w:rPr>
          <w:i/>
        </w:rPr>
        <w:t xml:space="preserve">Tabla </w:t>
      </w:r>
      <w:r>
        <w:rPr>
          <w:i/>
        </w:rPr>
        <w:t xml:space="preserve">7.38 </w:t>
      </w:r>
      <w:r w:rsidRPr="00627D3D">
        <w:t>se puede visualizar el Caso de uso N°5.4 Se crea una barra de búsqueda que permite buscar al usuario cualquier tipo de información deseada.</w:t>
      </w:r>
    </w:p>
    <w:p w14:paraId="67393791" w14:textId="77777777" w:rsidR="00796A6B" w:rsidRPr="00627D3D" w:rsidRDefault="00796A6B" w:rsidP="00796A6B">
      <w:pPr>
        <w:spacing w:line="278" w:lineRule="auto"/>
        <w:ind w:firstLine="0"/>
        <w:jc w:val="left"/>
      </w:pPr>
    </w:p>
    <w:p w14:paraId="1915B3C8" w14:textId="77777777" w:rsidR="00796A6B" w:rsidRPr="00627D3D" w:rsidRDefault="00796A6B" w:rsidP="00796A6B">
      <w:pPr>
        <w:pStyle w:val="Descripcin"/>
      </w:pPr>
      <w:bookmarkStart w:id="632" w:name="_Toc20998512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38</w:t>
      </w:r>
      <w:r>
        <w:rPr>
          <w:noProof/>
        </w:rPr>
        <w:fldChar w:fldCharType="end"/>
      </w:r>
      <w:r>
        <w:t xml:space="preserve"> </w:t>
      </w:r>
      <w:r w:rsidRPr="00627D3D">
        <w:t>Caso de uso N°5.4, filtrando informe de asistencia</w:t>
      </w:r>
      <w:bookmarkEnd w:id="632"/>
    </w:p>
    <w:p w14:paraId="709ECE07" w14:textId="77777777" w:rsidR="00796A6B" w:rsidRPr="00627D3D" w:rsidRDefault="00796A6B" w:rsidP="00796A6B">
      <w:pPr>
        <w:pStyle w:val="Sinespaciado"/>
      </w:pPr>
      <w:r w:rsidRPr="00627D3D">
        <w:rPr>
          <w:noProof/>
        </w:rPr>
        <w:drawing>
          <wp:inline distT="0" distB="0" distL="0" distR="0" wp14:anchorId="31952E4C" wp14:editId="431DDF71">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752E299" w14:textId="77777777" w:rsidR="00796A6B" w:rsidRPr="00627D3D" w:rsidRDefault="00796A6B" w:rsidP="00796A6B">
      <w:pPr>
        <w:spacing w:line="278" w:lineRule="auto"/>
        <w:ind w:firstLine="0"/>
        <w:jc w:val="left"/>
      </w:pPr>
    </w:p>
    <w:p w14:paraId="61CBCB64" w14:textId="77777777" w:rsidR="00796A6B" w:rsidRDefault="00796A6B" w:rsidP="00796A6B">
      <w:r w:rsidRPr="00627D3D">
        <w:t>Fuente: Elaborado por el estudiante de acuerdo con el proyecto</w:t>
      </w:r>
    </w:p>
    <w:p w14:paraId="6246A3ED" w14:textId="77777777" w:rsidR="00796A6B" w:rsidRDefault="00796A6B" w:rsidP="00796A6B"/>
    <w:p w14:paraId="4B0BAAD1" w14:textId="77777777" w:rsidR="00796A6B" w:rsidRDefault="00796A6B" w:rsidP="00796A6B">
      <w:r w:rsidRPr="008C5944">
        <w:lastRenderedPageBreak/>
        <w:t>Casos de prueba:</w:t>
      </w:r>
    </w:p>
    <w:p w14:paraId="19A4E719" w14:textId="77777777" w:rsidR="00796A6B" w:rsidRPr="00A07FC8" w:rsidRDefault="00796A6B" w:rsidP="00796A6B">
      <w:pPr>
        <w:pStyle w:val="Prrafodelista"/>
        <w:numPr>
          <w:ilvl w:val="0"/>
          <w:numId w:val="180"/>
        </w:numPr>
        <w:rPr>
          <w:lang w:val="es-419"/>
        </w:rPr>
      </w:pPr>
      <w:r w:rsidRPr="00A07FC8">
        <w:rPr>
          <w:lang w:val="es-419"/>
        </w:rPr>
        <w:t>Verificar que el sistema permita ingresar un criterio de filtro.</w:t>
      </w:r>
    </w:p>
    <w:p w14:paraId="66427562" w14:textId="77777777" w:rsidR="00796A6B" w:rsidRPr="00A07FC8" w:rsidRDefault="00796A6B" w:rsidP="00796A6B">
      <w:pPr>
        <w:pStyle w:val="Prrafodelista"/>
        <w:numPr>
          <w:ilvl w:val="0"/>
          <w:numId w:val="180"/>
        </w:numPr>
        <w:rPr>
          <w:lang w:val="es-419"/>
        </w:rPr>
      </w:pPr>
      <w:r w:rsidRPr="00A07FC8">
        <w:rPr>
          <w:lang w:val="es-419"/>
        </w:rPr>
        <w:t>Verificar que el listado se actualice correctamente.</w:t>
      </w:r>
    </w:p>
    <w:p w14:paraId="1E9E1F7F" w14:textId="77777777" w:rsidR="00796A6B" w:rsidRPr="00A07FC8" w:rsidRDefault="00796A6B" w:rsidP="00796A6B">
      <w:pPr>
        <w:pStyle w:val="Prrafodelista"/>
        <w:numPr>
          <w:ilvl w:val="0"/>
          <w:numId w:val="180"/>
        </w:numPr>
        <w:rPr>
          <w:lang w:val="es-419"/>
        </w:rPr>
      </w:pPr>
      <w:r w:rsidRPr="00A07FC8">
        <w:rPr>
          <w:lang w:val="es-419"/>
        </w:rPr>
        <w:t>Verificar que los resultados sean precisos.</w:t>
      </w:r>
    </w:p>
    <w:p w14:paraId="332B1E62" w14:textId="77777777" w:rsidR="00796A6B" w:rsidRPr="00A07FC8" w:rsidRDefault="00796A6B" w:rsidP="00796A6B">
      <w:pPr>
        <w:rPr>
          <w:lang w:val="es-419"/>
        </w:rPr>
      </w:pPr>
    </w:p>
    <w:p w14:paraId="183967E0" w14:textId="77777777" w:rsidR="00796A6B" w:rsidRDefault="00796A6B" w:rsidP="00796A6B">
      <w:pPr>
        <w:ind w:left="720" w:firstLine="0"/>
      </w:pPr>
      <w:r w:rsidRPr="008C5944">
        <w:t>Resultados Esperados:</w:t>
      </w:r>
    </w:p>
    <w:p w14:paraId="6D52C0C8" w14:textId="77777777" w:rsidR="00796A6B" w:rsidRPr="00A07FC8" w:rsidRDefault="00796A6B" w:rsidP="00796A6B">
      <w:pPr>
        <w:pStyle w:val="Prrafodelista"/>
        <w:numPr>
          <w:ilvl w:val="0"/>
          <w:numId w:val="181"/>
        </w:numPr>
        <w:rPr>
          <w:lang w:val="es-419"/>
        </w:rPr>
      </w:pPr>
      <w:r w:rsidRPr="00A07FC8">
        <w:rPr>
          <w:lang w:val="es-419"/>
        </w:rPr>
        <w:t>El filtro está disponible y funcional.</w:t>
      </w:r>
    </w:p>
    <w:p w14:paraId="1ABAB2A4" w14:textId="77777777" w:rsidR="00796A6B" w:rsidRPr="00A07FC8" w:rsidRDefault="00796A6B" w:rsidP="00796A6B">
      <w:pPr>
        <w:pStyle w:val="Prrafodelista"/>
        <w:numPr>
          <w:ilvl w:val="0"/>
          <w:numId w:val="181"/>
        </w:numPr>
        <w:rPr>
          <w:lang w:val="es-419"/>
        </w:rPr>
      </w:pPr>
      <w:r w:rsidRPr="00A07FC8">
        <w:rPr>
          <w:lang w:val="es-419"/>
        </w:rPr>
        <w:t>El sistema actualiza el listado según el criterio.</w:t>
      </w:r>
    </w:p>
    <w:p w14:paraId="07640C55" w14:textId="77777777" w:rsidR="00796A6B" w:rsidRPr="00A07FC8" w:rsidRDefault="00796A6B" w:rsidP="00796A6B">
      <w:pPr>
        <w:pStyle w:val="Prrafodelista"/>
        <w:numPr>
          <w:ilvl w:val="0"/>
          <w:numId w:val="181"/>
        </w:numPr>
        <w:rPr>
          <w:lang w:val="es-419"/>
        </w:rPr>
      </w:pPr>
      <w:r w:rsidRPr="00A07FC8">
        <w:rPr>
          <w:lang w:val="es-419"/>
        </w:rPr>
        <w:t>Los resultados coinciden con la búsqueda realizada.</w:t>
      </w:r>
    </w:p>
    <w:p w14:paraId="2439C8AF" w14:textId="77777777" w:rsidR="00796A6B" w:rsidRPr="00A07FC8" w:rsidRDefault="00796A6B" w:rsidP="00796A6B">
      <w:pPr>
        <w:ind w:left="720" w:firstLine="0"/>
        <w:rPr>
          <w:lang w:val="es-419"/>
        </w:rPr>
      </w:pPr>
    </w:p>
    <w:p w14:paraId="57D4B711" w14:textId="77777777" w:rsidR="00796A6B" w:rsidRDefault="00796A6B" w:rsidP="00796A6B">
      <w:pPr>
        <w:ind w:left="720" w:firstLine="0"/>
      </w:pPr>
      <w:r w:rsidRPr="008C5944">
        <w:t>Resultados obtenidos</w:t>
      </w:r>
      <w:r>
        <w:t>:</w:t>
      </w:r>
    </w:p>
    <w:p w14:paraId="167FEAAF" w14:textId="77777777" w:rsidR="00796A6B" w:rsidRPr="00A07FC8" w:rsidRDefault="00796A6B" w:rsidP="00796A6B">
      <w:pPr>
        <w:pStyle w:val="Prrafodelista"/>
        <w:numPr>
          <w:ilvl w:val="0"/>
          <w:numId w:val="182"/>
        </w:numPr>
        <w:rPr>
          <w:lang w:val="es-419"/>
        </w:rPr>
      </w:pPr>
      <w:r w:rsidRPr="00A07FC8">
        <w:rPr>
          <w:lang w:val="es-419"/>
        </w:rPr>
        <w:t>El filtro funcionó correctamente.</w:t>
      </w:r>
    </w:p>
    <w:p w14:paraId="445AF771" w14:textId="77777777" w:rsidR="00796A6B" w:rsidRPr="00A07FC8" w:rsidRDefault="00796A6B" w:rsidP="00796A6B">
      <w:pPr>
        <w:pStyle w:val="Prrafodelista"/>
        <w:numPr>
          <w:ilvl w:val="0"/>
          <w:numId w:val="182"/>
        </w:numPr>
        <w:rPr>
          <w:lang w:val="es-419"/>
        </w:rPr>
      </w:pPr>
      <w:r w:rsidRPr="00A07FC8">
        <w:rPr>
          <w:lang w:val="es-419"/>
        </w:rPr>
        <w:t>El listado se actualizó en tiempo real.</w:t>
      </w:r>
    </w:p>
    <w:p w14:paraId="70D388E8" w14:textId="77777777" w:rsidR="00796A6B" w:rsidRPr="00A07FC8" w:rsidRDefault="00796A6B" w:rsidP="00796A6B">
      <w:pPr>
        <w:pStyle w:val="Prrafodelista"/>
        <w:numPr>
          <w:ilvl w:val="0"/>
          <w:numId w:val="182"/>
        </w:numPr>
        <w:rPr>
          <w:lang w:val="es-419"/>
        </w:rPr>
      </w:pPr>
      <w:r w:rsidRPr="00A07FC8">
        <w:rPr>
          <w:lang w:val="es-419"/>
        </w:rPr>
        <w:t>Los resultados fueron precisos y esperados.</w:t>
      </w:r>
    </w:p>
    <w:p w14:paraId="7E382AD5" w14:textId="77777777" w:rsidR="00796A6B" w:rsidRDefault="00796A6B" w:rsidP="00796A6B">
      <w:pPr>
        <w:ind w:left="720" w:firstLine="0"/>
        <w:rPr>
          <w:lang w:val="es-419"/>
        </w:rPr>
      </w:pPr>
    </w:p>
    <w:p w14:paraId="7151B07C" w14:textId="46155535"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38</w:t>
      </w:r>
      <w:r>
        <w:fldChar w:fldCharType="end"/>
      </w:r>
      <w:r>
        <w:t xml:space="preserve"> “Captura de pantalla de prueba 1-2-3 caso de uso N°</w:t>
      </w:r>
      <w:r>
        <w:t>5.4</w:t>
      </w:r>
      <w:r>
        <w:t>”</w:t>
      </w:r>
    </w:p>
    <w:p w14:paraId="1E95BBC8" w14:textId="77777777" w:rsidR="00267181" w:rsidRPr="00A07FC8" w:rsidRDefault="00267181" w:rsidP="00796A6B">
      <w:pPr>
        <w:ind w:left="720" w:firstLine="0"/>
        <w:rPr>
          <w:lang w:val="es-419"/>
        </w:rPr>
      </w:pPr>
    </w:p>
    <w:p w14:paraId="4BD025A3" w14:textId="77777777" w:rsidR="00796A6B" w:rsidRPr="008C5944" w:rsidRDefault="00796A6B" w:rsidP="00796A6B">
      <w:pPr>
        <w:ind w:left="720" w:firstLine="0"/>
      </w:pPr>
      <w:r>
        <w:t>IMAGEN RESULTADOS CON CUADROS RESALTANDOS RESULTADOS</w:t>
      </w:r>
    </w:p>
    <w:p w14:paraId="0B40CC96" w14:textId="77777777" w:rsidR="00796A6B" w:rsidRDefault="00796A6B" w:rsidP="00796A6B">
      <w:r>
        <w:t xml:space="preserve">Fuente: Captura realizada al sistema web </w:t>
      </w:r>
      <w:proofErr w:type="spellStart"/>
      <w:r>
        <w:t>EugCOM</w:t>
      </w:r>
      <w:proofErr w:type="spellEnd"/>
    </w:p>
    <w:p w14:paraId="4FF55F52" w14:textId="77777777" w:rsidR="00796A6B" w:rsidRPr="00CB0FA9" w:rsidRDefault="00796A6B" w:rsidP="00796A6B">
      <w:pPr>
        <w:spacing w:line="278" w:lineRule="auto"/>
        <w:ind w:firstLine="0"/>
        <w:jc w:val="left"/>
        <w:rPr>
          <w:rFonts w:eastAsiaTheme="majorEastAsia" w:cstheme="majorBidi"/>
          <w:szCs w:val="32"/>
        </w:rPr>
      </w:pPr>
      <w:r>
        <w:br w:type="page"/>
      </w:r>
    </w:p>
    <w:p w14:paraId="1356BBE9" w14:textId="77777777" w:rsidR="00796A6B" w:rsidRDefault="00796A6B" w:rsidP="00796A6B">
      <w:pPr>
        <w:pStyle w:val="Ttulo2"/>
      </w:pPr>
      <w:r>
        <w:lastRenderedPageBreak/>
        <w:t>Prueba Unitaria CU N°5.5</w:t>
      </w:r>
    </w:p>
    <w:p w14:paraId="01739B70" w14:textId="77777777" w:rsidR="00796A6B" w:rsidRDefault="00796A6B" w:rsidP="00796A6B">
      <w:pPr>
        <w:spacing w:line="278" w:lineRule="auto"/>
        <w:ind w:firstLine="0"/>
        <w:jc w:val="left"/>
      </w:pPr>
    </w:p>
    <w:p w14:paraId="4B1EB73B" w14:textId="77777777" w:rsidR="00796A6B" w:rsidRDefault="00796A6B" w:rsidP="00796A6B"/>
    <w:p w14:paraId="74683E54" w14:textId="77777777" w:rsidR="00796A6B" w:rsidRPr="00627D3D" w:rsidRDefault="00796A6B" w:rsidP="00796A6B">
      <w:r w:rsidRPr="00627D3D">
        <w:t xml:space="preserve">En la </w:t>
      </w:r>
      <w:r w:rsidRPr="00627D3D">
        <w:rPr>
          <w:i/>
        </w:rPr>
        <w:t xml:space="preserve">Tabla </w:t>
      </w:r>
      <w:r>
        <w:rPr>
          <w:i/>
        </w:rPr>
        <w:t xml:space="preserve">7.39 </w:t>
      </w:r>
      <w:r w:rsidRPr="00627D3D">
        <w:t>se puede visualizar el Caso de uso N°5.5, el sistema permite al usuario crear un nuevo informe de asistencia, para prevenir casos en los que exista un marcaje incorrecto y sea necesario crear uno desde 0 de un día en específico.</w:t>
      </w:r>
    </w:p>
    <w:p w14:paraId="5E2C1766" w14:textId="77777777" w:rsidR="00796A6B" w:rsidRPr="00627D3D" w:rsidRDefault="00796A6B" w:rsidP="00796A6B">
      <w:pPr>
        <w:spacing w:line="278" w:lineRule="auto"/>
        <w:ind w:firstLine="0"/>
        <w:jc w:val="left"/>
      </w:pPr>
    </w:p>
    <w:p w14:paraId="5C8A79B2" w14:textId="77777777" w:rsidR="00796A6B" w:rsidRPr="00627D3D" w:rsidRDefault="00796A6B" w:rsidP="00796A6B">
      <w:pPr>
        <w:pStyle w:val="Descripcin"/>
      </w:pPr>
      <w:bookmarkStart w:id="633" w:name="_Toc209985122"/>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39</w:t>
      </w:r>
      <w:r>
        <w:rPr>
          <w:noProof/>
        </w:rPr>
        <w:fldChar w:fldCharType="end"/>
      </w:r>
      <w:r w:rsidRPr="00627D3D">
        <w:t xml:space="preserve"> Caso de uso N°5.5, Generando nuevo informe de asistencia</w:t>
      </w:r>
      <w:bookmarkEnd w:id="633"/>
    </w:p>
    <w:p w14:paraId="476B931B" w14:textId="77777777" w:rsidR="00796A6B" w:rsidRPr="00627D3D" w:rsidRDefault="00796A6B" w:rsidP="00796A6B">
      <w:pPr>
        <w:pStyle w:val="Sinespaciado"/>
      </w:pPr>
      <w:r w:rsidRPr="00627D3D">
        <w:rPr>
          <w:noProof/>
        </w:rPr>
        <w:drawing>
          <wp:inline distT="0" distB="0" distL="0" distR="0" wp14:anchorId="6C11D6FA" wp14:editId="0371285D">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04F74CCD" w14:textId="77777777" w:rsidR="00796A6B" w:rsidRPr="00627D3D" w:rsidRDefault="00796A6B" w:rsidP="00796A6B">
      <w:pPr>
        <w:spacing w:line="278" w:lineRule="auto"/>
        <w:ind w:firstLine="0"/>
        <w:jc w:val="left"/>
      </w:pPr>
    </w:p>
    <w:p w14:paraId="1E4A0DB8" w14:textId="77777777" w:rsidR="00796A6B" w:rsidRDefault="00796A6B" w:rsidP="00796A6B">
      <w:r w:rsidRPr="00627D3D">
        <w:t>Fuente: Elaborado por el estudiante de acuerdo con el proyecto</w:t>
      </w:r>
    </w:p>
    <w:p w14:paraId="19FD1CFE" w14:textId="77777777" w:rsidR="00796A6B" w:rsidRDefault="00796A6B" w:rsidP="00796A6B">
      <w:r w:rsidRPr="008C5944">
        <w:t>Casos de prueba:</w:t>
      </w:r>
    </w:p>
    <w:p w14:paraId="1E4E0B40" w14:textId="77777777" w:rsidR="00796A6B" w:rsidRPr="00A07FC8" w:rsidRDefault="00796A6B" w:rsidP="00796A6B">
      <w:pPr>
        <w:pStyle w:val="Prrafodelista"/>
        <w:numPr>
          <w:ilvl w:val="0"/>
          <w:numId w:val="183"/>
        </w:numPr>
        <w:rPr>
          <w:lang w:val="es-419"/>
        </w:rPr>
      </w:pPr>
      <w:r w:rsidRPr="00A07FC8">
        <w:rPr>
          <w:lang w:val="es-419"/>
        </w:rPr>
        <w:t>Verificar la opción “Generar informe”.</w:t>
      </w:r>
    </w:p>
    <w:p w14:paraId="33125AF6" w14:textId="77777777" w:rsidR="00796A6B" w:rsidRPr="00A07FC8" w:rsidRDefault="00796A6B" w:rsidP="00796A6B">
      <w:pPr>
        <w:pStyle w:val="Prrafodelista"/>
        <w:numPr>
          <w:ilvl w:val="0"/>
          <w:numId w:val="183"/>
        </w:numPr>
        <w:rPr>
          <w:lang w:val="es-419"/>
        </w:rPr>
      </w:pPr>
      <w:r w:rsidRPr="00A07FC8">
        <w:rPr>
          <w:lang w:val="es-419"/>
        </w:rPr>
        <w:lastRenderedPageBreak/>
        <w:t>Verificar la validación de los parámetros antes de generar.</w:t>
      </w:r>
    </w:p>
    <w:p w14:paraId="6238587F" w14:textId="77777777" w:rsidR="00796A6B" w:rsidRPr="00A07FC8" w:rsidRDefault="00796A6B" w:rsidP="00796A6B">
      <w:pPr>
        <w:pStyle w:val="Prrafodelista"/>
        <w:numPr>
          <w:ilvl w:val="0"/>
          <w:numId w:val="183"/>
        </w:numPr>
        <w:rPr>
          <w:lang w:val="es-419"/>
        </w:rPr>
      </w:pPr>
      <w:r w:rsidRPr="00A07FC8">
        <w:rPr>
          <w:lang w:val="es-419"/>
        </w:rPr>
        <w:t>Verificar que el informe se registre y visualice correctamente.</w:t>
      </w:r>
    </w:p>
    <w:p w14:paraId="26A7E4C4" w14:textId="77777777" w:rsidR="00796A6B" w:rsidRPr="00A07FC8" w:rsidRDefault="00796A6B" w:rsidP="00796A6B">
      <w:pPr>
        <w:rPr>
          <w:lang w:val="es-419"/>
        </w:rPr>
      </w:pPr>
    </w:p>
    <w:p w14:paraId="12000ADF" w14:textId="77777777" w:rsidR="00796A6B" w:rsidRDefault="00796A6B" w:rsidP="00796A6B">
      <w:pPr>
        <w:ind w:left="720" w:firstLine="0"/>
      </w:pPr>
      <w:r w:rsidRPr="008C5944">
        <w:t>Resultados Esperados:</w:t>
      </w:r>
    </w:p>
    <w:p w14:paraId="26ADD46C" w14:textId="77777777" w:rsidR="00796A6B" w:rsidRPr="00A07FC8" w:rsidRDefault="00796A6B" w:rsidP="00796A6B">
      <w:pPr>
        <w:pStyle w:val="Prrafodelista"/>
        <w:numPr>
          <w:ilvl w:val="0"/>
          <w:numId w:val="184"/>
        </w:numPr>
        <w:rPr>
          <w:lang w:val="es-419"/>
        </w:rPr>
      </w:pPr>
      <w:r w:rsidRPr="00A07FC8">
        <w:rPr>
          <w:lang w:val="es-419"/>
        </w:rPr>
        <w:t>La opción está visible en el módulo de asistencia.</w:t>
      </w:r>
    </w:p>
    <w:p w14:paraId="75BAEAAE" w14:textId="77777777" w:rsidR="00796A6B" w:rsidRPr="00A07FC8" w:rsidRDefault="00796A6B" w:rsidP="00796A6B">
      <w:pPr>
        <w:pStyle w:val="Prrafodelista"/>
        <w:numPr>
          <w:ilvl w:val="0"/>
          <w:numId w:val="184"/>
        </w:numPr>
        <w:rPr>
          <w:lang w:val="es-419"/>
        </w:rPr>
      </w:pPr>
      <w:r w:rsidRPr="00A07FC8">
        <w:rPr>
          <w:lang w:val="es-419"/>
        </w:rPr>
        <w:t>El sistema solicita datos válidos antes de generar.</w:t>
      </w:r>
    </w:p>
    <w:p w14:paraId="1EC9FEF0" w14:textId="77777777" w:rsidR="00796A6B" w:rsidRPr="00A07FC8" w:rsidRDefault="00796A6B" w:rsidP="00796A6B">
      <w:pPr>
        <w:pStyle w:val="Prrafodelista"/>
        <w:numPr>
          <w:ilvl w:val="0"/>
          <w:numId w:val="184"/>
        </w:numPr>
        <w:rPr>
          <w:lang w:val="es-419"/>
        </w:rPr>
      </w:pPr>
      <w:r w:rsidRPr="00A07FC8">
        <w:rPr>
          <w:lang w:val="es-419"/>
        </w:rPr>
        <w:t>El informe se guarda y aparece en la lista.</w:t>
      </w:r>
    </w:p>
    <w:p w14:paraId="4645FC0D" w14:textId="77777777" w:rsidR="00796A6B" w:rsidRPr="00A07FC8" w:rsidRDefault="00796A6B" w:rsidP="00796A6B">
      <w:pPr>
        <w:ind w:left="720" w:firstLine="0"/>
        <w:rPr>
          <w:lang w:val="es-419"/>
        </w:rPr>
      </w:pPr>
    </w:p>
    <w:p w14:paraId="05E367C7" w14:textId="77777777" w:rsidR="00796A6B" w:rsidRDefault="00796A6B" w:rsidP="00796A6B">
      <w:pPr>
        <w:ind w:left="720" w:firstLine="0"/>
      </w:pPr>
      <w:r w:rsidRPr="008C5944">
        <w:t>Resultados obtenidos</w:t>
      </w:r>
      <w:r>
        <w:t>:</w:t>
      </w:r>
    </w:p>
    <w:p w14:paraId="0010E3BC" w14:textId="77777777" w:rsidR="00796A6B" w:rsidRPr="00A07FC8" w:rsidRDefault="00796A6B" w:rsidP="00796A6B">
      <w:pPr>
        <w:pStyle w:val="Prrafodelista"/>
        <w:numPr>
          <w:ilvl w:val="0"/>
          <w:numId w:val="185"/>
        </w:numPr>
        <w:rPr>
          <w:lang w:val="es-419"/>
        </w:rPr>
      </w:pPr>
      <w:r w:rsidRPr="00A07FC8">
        <w:rPr>
          <w:lang w:val="es-419"/>
        </w:rPr>
        <w:t>La opción fue visible y accesible.</w:t>
      </w:r>
    </w:p>
    <w:p w14:paraId="22FD5DBE" w14:textId="77777777" w:rsidR="00796A6B" w:rsidRPr="00A07FC8" w:rsidRDefault="00796A6B" w:rsidP="00796A6B">
      <w:pPr>
        <w:pStyle w:val="Prrafodelista"/>
        <w:numPr>
          <w:ilvl w:val="0"/>
          <w:numId w:val="185"/>
        </w:numPr>
        <w:rPr>
          <w:lang w:val="es-419"/>
        </w:rPr>
      </w:pPr>
      <w:r w:rsidRPr="00A07FC8">
        <w:rPr>
          <w:lang w:val="es-419"/>
        </w:rPr>
        <w:t>Los datos fueron validados correctamente.</w:t>
      </w:r>
    </w:p>
    <w:p w14:paraId="6D020F93" w14:textId="77777777" w:rsidR="00796A6B" w:rsidRPr="00A07FC8" w:rsidRDefault="00796A6B" w:rsidP="00796A6B">
      <w:pPr>
        <w:pStyle w:val="Prrafodelista"/>
        <w:numPr>
          <w:ilvl w:val="0"/>
          <w:numId w:val="185"/>
        </w:numPr>
        <w:rPr>
          <w:lang w:val="es-419"/>
        </w:rPr>
      </w:pPr>
      <w:r w:rsidRPr="00A07FC8">
        <w:rPr>
          <w:lang w:val="es-419"/>
        </w:rPr>
        <w:t>El informe se generó y mostró exitosamente.</w:t>
      </w:r>
    </w:p>
    <w:p w14:paraId="031C61CF" w14:textId="77777777" w:rsidR="00796A6B" w:rsidRDefault="00796A6B" w:rsidP="00796A6B">
      <w:pPr>
        <w:ind w:left="720" w:firstLine="0"/>
        <w:rPr>
          <w:lang w:val="es-419"/>
        </w:rPr>
      </w:pPr>
    </w:p>
    <w:p w14:paraId="08BD3C3A" w14:textId="5E391E76"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39</w:t>
      </w:r>
      <w:r>
        <w:fldChar w:fldCharType="end"/>
      </w:r>
      <w:r>
        <w:t xml:space="preserve"> “Captura de pantalla de prueba 1-2-3 caso de uso N°</w:t>
      </w:r>
      <w:r>
        <w:t>5.5</w:t>
      </w:r>
      <w:r>
        <w:t>”</w:t>
      </w:r>
    </w:p>
    <w:p w14:paraId="431B489B" w14:textId="77777777" w:rsidR="00267181" w:rsidRPr="00A07FC8" w:rsidRDefault="00267181" w:rsidP="00796A6B">
      <w:pPr>
        <w:ind w:left="720" w:firstLine="0"/>
        <w:rPr>
          <w:lang w:val="es-419"/>
        </w:rPr>
      </w:pPr>
    </w:p>
    <w:p w14:paraId="72E0E8C9" w14:textId="77777777" w:rsidR="00796A6B" w:rsidRPr="008C5944" w:rsidRDefault="00796A6B" w:rsidP="00796A6B">
      <w:pPr>
        <w:ind w:left="720" w:firstLine="0"/>
      </w:pPr>
      <w:r>
        <w:t>IMAGEN RESULTADOS CON CUADROS RESALTANDOS RESULTADOS</w:t>
      </w:r>
    </w:p>
    <w:p w14:paraId="394F55C4" w14:textId="77777777" w:rsidR="00796A6B" w:rsidRDefault="00796A6B" w:rsidP="00796A6B">
      <w:r>
        <w:t xml:space="preserve">Fuente: Captura realizada al sistema web </w:t>
      </w:r>
      <w:proofErr w:type="spellStart"/>
      <w:r>
        <w:t>EugCOM</w:t>
      </w:r>
      <w:proofErr w:type="spellEnd"/>
    </w:p>
    <w:p w14:paraId="339A1C97" w14:textId="77777777" w:rsidR="00796A6B" w:rsidRPr="00CB0FA9" w:rsidRDefault="00796A6B" w:rsidP="00796A6B">
      <w:pPr>
        <w:spacing w:line="278" w:lineRule="auto"/>
        <w:ind w:firstLine="0"/>
        <w:jc w:val="left"/>
        <w:rPr>
          <w:rFonts w:eastAsiaTheme="majorEastAsia" w:cstheme="majorBidi"/>
          <w:szCs w:val="32"/>
        </w:rPr>
      </w:pPr>
      <w:r>
        <w:br w:type="page"/>
      </w:r>
    </w:p>
    <w:p w14:paraId="3A47A546" w14:textId="77777777" w:rsidR="00796A6B" w:rsidRDefault="00796A6B" w:rsidP="00796A6B">
      <w:pPr>
        <w:pStyle w:val="Ttulo2"/>
      </w:pPr>
      <w:r>
        <w:lastRenderedPageBreak/>
        <w:t>Prueba Unitaria CU N°5.8</w:t>
      </w:r>
    </w:p>
    <w:p w14:paraId="699C2ECA" w14:textId="77777777" w:rsidR="00796A6B" w:rsidRDefault="00796A6B" w:rsidP="00796A6B">
      <w:pPr>
        <w:spacing w:line="278" w:lineRule="auto"/>
        <w:ind w:firstLine="0"/>
        <w:jc w:val="left"/>
      </w:pPr>
    </w:p>
    <w:p w14:paraId="27BBFCB6" w14:textId="77777777" w:rsidR="00796A6B" w:rsidRPr="00627D3D" w:rsidRDefault="00796A6B" w:rsidP="00796A6B">
      <w:r w:rsidRPr="00627D3D">
        <w:t xml:space="preserve">En la </w:t>
      </w:r>
      <w:r w:rsidRPr="00627D3D">
        <w:rPr>
          <w:i/>
        </w:rPr>
        <w:t xml:space="preserve">Tabla </w:t>
      </w:r>
      <w:r>
        <w:rPr>
          <w:i/>
        </w:rPr>
        <w:t xml:space="preserve">7.40 </w:t>
      </w:r>
      <w:r w:rsidRPr="00627D3D">
        <w:t>se puede visualizar el Caso de uso N°5.8, el sistema permite cambiar el nombre de los archivos que serán exportados.</w:t>
      </w:r>
    </w:p>
    <w:p w14:paraId="71DA9939" w14:textId="77777777" w:rsidR="00796A6B" w:rsidRPr="00627D3D" w:rsidRDefault="00796A6B" w:rsidP="00796A6B">
      <w:pPr>
        <w:spacing w:line="278" w:lineRule="auto"/>
        <w:ind w:firstLine="0"/>
        <w:jc w:val="left"/>
      </w:pPr>
    </w:p>
    <w:p w14:paraId="6A350801" w14:textId="77777777" w:rsidR="00796A6B" w:rsidRPr="00627D3D" w:rsidRDefault="00796A6B" w:rsidP="00796A6B">
      <w:pPr>
        <w:pStyle w:val="Descripcin"/>
      </w:pPr>
      <w:bookmarkStart w:id="634" w:name="_Toc209985123"/>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40</w:t>
      </w:r>
      <w:r>
        <w:rPr>
          <w:noProof/>
        </w:rPr>
        <w:fldChar w:fldCharType="end"/>
      </w:r>
      <w:r w:rsidRPr="00627D3D">
        <w:t xml:space="preserve"> Caso de uso N°5.8, exportando informe de asistencia</w:t>
      </w:r>
      <w:bookmarkEnd w:id="634"/>
    </w:p>
    <w:p w14:paraId="0F810893" w14:textId="77777777" w:rsidR="00796A6B" w:rsidRPr="00627D3D" w:rsidRDefault="00796A6B" w:rsidP="00796A6B">
      <w:pPr>
        <w:pStyle w:val="Sinespaciado"/>
      </w:pPr>
      <w:r w:rsidRPr="00627D3D">
        <w:rPr>
          <w:noProof/>
        </w:rPr>
        <w:drawing>
          <wp:inline distT="0" distB="0" distL="0" distR="0" wp14:anchorId="27262EDC" wp14:editId="7EE074CD">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6432ACB1" w14:textId="77777777" w:rsidR="00796A6B" w:rsidRPr="00627D3D" w:rsidRDefault="00796A6B" w:rsidP="00796A6B">
      <w:pPr>
        <w:spacing w:line="278" w:lineRule="auto"/>
        <w:ind w:firstLine="0"/>
        <w:jc w:val="left"/>
      </w:pPr>
    </w:p>
    <w:p w14:paraId="0717F279" w14:textId="77777777" w:rsidR="00796A6B" w:rsidRPr="00627D3D" w:rsidRDefault="00796A6B" w:rsidP="00796A6B">
      <w:r w:rsidRPr="00627D3D">
        <w:t>Fuente: Elaborado por el estudiante de acuerdo con el proyecto</w:t>
      </w:r>
    </w:p>
    <w:p w14:paraId="3CBDBC36" w14:textId="77777777" w:rsidR="00796A6B" w:rsidRDefault="00796A6B" w:rsidP="00796A6B">
      <w:r w:rsidRPr="008C5944">
        <w:t>Casos de prueba:</w:t>
      </w:r>
    </w:p>
    <w:p w14:paraId="55EA3C8E" w14:textId="77777777" w:rsidR="00796A6B" w:rsidRPr="00A07FC8" w:rsidRDefault="00796A6B" w:rsidP="00796A6B">
      <w:pPr>
        <w:pStyle w:val="Prrafodelista"/>
        <w:numPr>
          <w:ilvl w:val="0"/>
          <w:numId w:val="186"/>
        </w:numPr>
        <w:rPr>
          <w:lang w:val="es-419"/>
        </w:rPr>
      </w:pPr>
      <w:r w:rsidRPr="00A07FC8">
        <w:rPr>
          <w:lang w:val="es-419"/>
        </w:rPr>
        <w:t>Verificar que exista la opción de exportar informe.</w:t>
      </w:r>
    </w:p>
    <w:p w14:paraId="162204BB" w14:textId="77777777" w:rsidR="00796A6B" w:rsidRPr="00A07FC8" w:rsidRDefault="00796A6B" w:rsidP="00796A6B">
      <w:pPr>
        <w:pStyle w:val="Prrafodelista"/>
        <w:numPr>
          <w:ilvl w:val="0"/>
          <w:numId w:val="186"/>
        </w:numPr>
        <w:rPr>
          <w:lang w:val="es-419"/>
        </w:rPr>
      </w:pPr>
      <w:r w:rsidRPr="00A07FC8">
        <w:rPr>
          <w:lang w:val="es-419"/>
        </w:rPr>
        <w:t>Verificar que el archivo exportado contenga los datos correctos.</w:t>
      </w:r>
    </w:p>
    <w:p w14:paraId="321C380D" w14:textId="77777777" w:rsidR="00796A6B" w:rsidRPr="00A07FC8" w:rsidRDefault="00796A6B" w:rsidP="00796A6B">
      <w:pPr>
        <w:pStyle w:val="Prrafodelista"/>
        <w:numPr>
          <w:ilvl w:val="0"/>
          <w:numId w:val="186"/>
        </w:numPr>
        <w:rPr>
          <w:lang w:val="es-419"/>
        </w:rPr>
      </w:pPr>
      <w:r w:rsidRPr="00A07FC8">
        <w:rPr>
          <w:lang w:val="es-419"/>
        </w:rPr>
        <w:lastRenderedPageBreak/>
        <w:t>Verificar la descarga correcta del documento.</w:t>
      </w:r>
    </w:p>
    <w:p w14:paraId="7F9F1473" w14:textId="77777777" w:rsidR="00796A6B" w:rsidRPr="00A07FC8" w:rsidRDefault="00796A6B" w:rsidP="00796A6B">
      <w:pPr>
        <w:rPr>
          <w:lang w:val="es-419"/>
        </w:rPr>
      </w:pPr>
    </w:p>
    <w:p w14:paraId="14E075CB" w14:textId="77777777" w:rsidR="00796A6B" w:rsidRDefault="00796A6B" w:rsidP="00796A6B">
      <w:pPr>
        <w:ind w:left="720" w:firstLine="0"/>
      </w:pPr>
      <w:r w:rsidRPr="008C5944">
        <w:t>Resultados Esperados:</w:t>
      </w:r>
    </w:p>
    <w:p w14:paraId="0213A386" w14:textId="77777777" w:rsidR="00796A6B" w:rsidRPr="00A07FC8" w:rsidRDefault="00796A6B" w:rsidP="00796A6B">
      <w:pPr>
        <w:pStyle w:val="Prrafodelista"/>
        <w:numPr>
          <w:ilvl w:val="0"/>
          <w:numId w:val="187"/>
        </w:numPr>
        <w:rPr>
          <w:lang w:val="es-419"/>
        </w:rPr>
      </w:pPr>
      <w:r w:rsidRPr="00A07FC8">
        <w:rPr>
          <w:lang w:val="es-419"/>
        </w:rPr>
        <w:t>La opción de exportar está habilitada.</w:t>
      </w:r>
    </w:p>
    <w:p w14:paraId="4674F6B0" w14:textId="77777777" w:rsidR="00796A6B" w:rsidRPr="00A07FC8" w:rsidRDefault="00796A6B" w:rsidP="00796A6B">
      <w:pPr>
        <w:pStyle w:val="Prrafodelista"/>
        <w:numPr>
          <w:ilvl w:val="0"/>
          <w:numId w:val="187"/>
        </w:numPr>
        <w:rPr>
          <w:lang w:val="es-419"/>
        </w:rPr>
      </w:pPr>
      <w:r w:rsidRPr="00A07FC8">
        <w:rPr>
          <w:lang w:val="es-419"/>
        </w:rPr>
        <w:t>El archivo incluye toda la información seleccionada.</w:t>
      </w:r>
    </w:p>
    <w:p w14:paraId="1028A1D3" w14:textId="77777777" w:rsidR="00796A6B" w:rsidRPr="00A07FC8" w:rsidRDefault="00796A6B" w:rsidP="00796A6B">
      <w:pPr>
        <w:pStyle w:val="Prrafodelista"/>
        <w:numPr>
          <w:ilvl w:val="0"/>
          <w:numId w:val="187"/>
        </w:numPr>
        <w:rPr>
          <w:lang w:val="es-419"/>
        </w:rPr>
      </w:pPr>
      <w:r w:rsidRPr="00A07FC8">
        <w:rPr>
          <w:lang w:val="es-419"/>
        </w:rPr>
        <w:t>La descarga se realiza sin errores.</w:t>
      </w:r>
    </w:p>
    <w:p w14:paraId="01D4C4A4" w14:textId="77777777" w:rsidR="00796A6B" w:rsidRPr="00A07FC8" w:rsidRDefault="00796A6B" w:rsidP="00796A6B">
      <w:pPr>
        <w:ind w:left="720" w:firstLine="0"/>
        <w:rPr>
          <w:lang w:val="es-419"/>
        </w:rPr>
      </w:pPr>
    </w:p>
    <w:p w14:paraId="5A8888C4" w14:textId="77777777" w:rsidR="00796A6B" w:rsidRDefault="00796A6B" w:rsidP="00796A6B">
      <w:pPr>
        <w:ind w:left="720" w:firstLine="0"/>
      </w:pPr>
      <w:r w:rsidRPr="008C5944">
        <w:t>Resultados obtenidos</w:t>
      </w:r>
      <w:r>
        <w:t>:</w:t>
      </w:r>
    </w:p>
    <w:p w14:paraId="42F3A218" w14:textId="77777777" w:rsidR="00796A6B" w:rsidRPr="00A07FC8" w:rsidRDefault="00796A6B" w:rsidP="00796A6B">
      <w:pPr>
        <w:pStyle w:val="Prrafodelista"/>
        <w:numPr>
          <w:ilvl w:val="0"/>
          <w:numId w:val="188"/>
        </w:numPr>
        <w:rPr>
          <w:lang w:val="es-419"/>
        </w:rPr>
      </w:pPr>
      <w:r w:rsidRPr="00A07FC8">
        <w:rPr>
          <w:lang w:val="es-419"/>
        </w:rPr>
        <w:t>La opción fue visible y funcional.</w:t>
      </w:r>
    </w:p>
    <w:p w14:paraId="179E49DD" w14:textId="77777777" w:rsidR="00796A6B" w:rsidRPr="00A07FC8" w:rsidRDefault="00796A6B" w:rsidP="00796A6B">
      <w:pPr>
        <w:pStyle w:val="Prrafodelista"/>
        <w:numPr>
          <w:ilvl w:val="0"/>
          <w:numId w:val="188"/>
        </w:numPr>
        <w:rPr>
          <w:lang w:val="es-419"/>
        </w:rPr>
      </w:pPr>
      <w:r w:rsidRPr="00A07FC8">
        <w:rPr>
          <w:lang w:val="es-419"/>
        </w:rPr>
        <w:t>El archivo contenía los datos completos.</w:t>
      </w:r>
    </w:p>
    <w:p w14:paraId="2E846047" w14:textId="77777777" w:rsidR="00796A6B" w:rsidRPr="00A07FC8" w:rsidRDefault="00796A6B" w:rsidP="00796A6B">
      <w:pPr>
        <w:pStyle w:val="Prrafodelista"/>
        <w:numPr>
          <w:ilvl w:val="0"/>
          <w:numId w:val="188"/>
        </w:numPr>
        <w:rPr>
          <w:lang w:val="es-419"/>
        </w:rPr>
      </w:pPr>
      <w:r w:rsidRPr="00A07FC8">
        <w:rPr>
          <w:lang w:val="es-419"/>
        </w:rPr>
        <w:t>La descarga fue exitosa.</w:t>
      </w:r>
    </w:p>
    <w:p w14:paraId="276E5817" w14:textId="77777777" w:rsidR="00796A6B" w:rsidRDefault="00796A6B" w:rsidP="00796A6B">
      <w:pPr>
        <w:ind w:left="720" w:firstLine="0"/>
      </w:pPr>
    </w:p>
    <w:p w14:paraId="629F52AF" w14:textId="7D2DEDE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40</w:t>
      </w:r>
      <w:r>
        <w:fldChar w:fldCharType="end"/>
      </w:r>
      <w:r>
        <w:t xml:space="preserve"> “Captura de pantalla de prueba 1-2-3 caso de uso N°</w:t>
      </w:r>
      <w:r>
        <w:t>5.8</w:t>
      </w:r>
      <w:r>
        <w:t>”</w:t>
      </w:r>
    </w:p>
    <w:p w14:paraId="3A01657E" w14:textId="77777777" w:rsidR="00267181" w:rsidRDefault="00267181" w:rsidP="00796A6B">
      <w:pPr>
        <w:ind w:left="720" w:firstLine="0"/>
      </w:pPr>
    </w:p>
    <w:p w14:paraId="4F362B18" w14:textId="77777777" w:rsidR="00796A6B" w:rsidRPr="008C5944" w:rsidRDefault="00796A6B" w:rsidP="00796A6B">
      <w:pPr>
        <w:ind w:left="720" w:firstLine="0"/>
      </w:pPr>
      <w:r>
        <w:t>IMAGEN RESULTADOS CON CUADROS RESALTANDOS RESULTADOS</w:t>
      </w:r>
    </w:p>
    <w:p w14:paraId="6C200F28" w14:textId="77777777" w:rsidR="00796A6B" w:rsidRDefault="00796A6B" w:rsidP="00796A6B">
      <w:r>
        <w:t xml:space="preserve">Fuente: Captura realizada al sistema web </w:t>
      </w:r>
      <w:proofErr w:type="spellStart"/>
      <w:r>
        <w:t>EugCOM</w:t>
      </w:r>
      <w:proofErr w:type="spellEnd"/>
    </w:p>
    <w:p w14:paraId="24F270C3" w14:textId="77777777" w:rsidR="00796A6B" w:rsidRPr="00CB0FA9" w:rsidRDefault="00796A6B" w:rsidP="00796A6B">
      <w:pPr>
        <w:spacing w:line="278" w:lineRule="auto"/>
        <w:ind w:firstLine="0"/>
        <w:jc w:val="left"/>
        <w:rPr>
          <w:rFonts w:eastAsiaTheme="majorEastAsia" w:cstheme="majorBidi"/>
          <w:szCs w:val="32"/>
        </w:rPr>
      </w:pPr>
      <w:r>
        <w:br w:type="page"/>
      </w:r>
    </w:p>
    <w:p w14:paraId="03DCACCE" w14:textId="77777777" w:rsidR="00796A6B" w:rsidRDefault="00796A6B" w:rsidP="00796A6B">
      <w:pPr>
        <w:pStyle w:val="Ttulo2"/>
      </w:pPr>
      <w:r>
        <w:lastRenderedPageBreak/>
        <w:t>Prueba Unitaria CU N°6.1</w:t>
      </w:r>
    </w:p>
    <w:p w14:paraId="43DE04A5" w14:textId="77777777" w:rsidR="00796A6B" w:rsidRDefault="00796A6B" w:rsidP="00796A6B">
      <w:pPr>
        <w:spacing w:line="278" w:lineRule="auto"/>
        <w:ind w:firstLine="0"/>
        <w:jc w:val="left"/>
      </w:pPr>
    </w:p>
    <w:p w14:paraId="3765156B" w14:textId="77777777" w:rsidR="00796A6B" w:rsidRPr="00627D3D" w:rsidRDefault="00796A6B" w:rsidP="00796A6B">
      <w:r w:rsidRPr="00627D3D">
        <w:t xml:space="preserve">En la </w:t>
      </w:r>
      <w:r w:rsidRPr="00627D3D">
        <w:rPr>
          <w:i/>
        </w:rPr>
        <w:t xml:space="preserve">Tabla </w:t>
      </w:r>
      <w:r>
        <w:rPr>
          <w:i/>
        </w:rPr>
        <w:t xml:space="preserve">7.41 </w:t>
      </w:r>
      <w:r w:rsidRPr="00627D3D">
        <w:t>se puede visualizar el Caso de uso N°6.1, este caso permite al administrador revisar el sistema para otorgar permisos de ausencia a un empleado.</w:t>
      </w:r>
    </w:p>
    <w:p w14:paraId="3BF37DCB" w14:textId="77777777" w:rsidR="00796A6B" w:rsidRPr="00627D3D" w:rsidRDefault="00796A6B" w:rsidP="00796A6B">
      <w:pPr>
        <w:spacing w:line="278" w:lineRule="auto"/>
        <w:ind w:firstLine="0"/>
        <w:jc w:val="left"/>
      </w:pPr>
    </w:p>
    <w:p w14:paraId="072D9902" w14:textId="77777777" w:rsidR="00796A6B" w:rsidRPr="00627D3D" w:rsidRDefault="00796A6B" w:rsidP="00796A6B">
      <w:pPr>
        <w:pStyle w:val="Descripcin"/>
      </w:pPr>
      <w:bookmarkStart w:id="635" w:name="_Toc209985124"/>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41</w:t>
      </w:r>
      <w:r>
        <w:rPr>
          <w:noProof/>
        </w:rPr>
        <w:fldChar w:fldCharType="end"/>
      </w:r>
      <w:r>
        <w:t xml:space="preserve"> </w:t>
      </w:r>
      <w:r w:rsidRPr="00627D3D">
        <w:t>Caso de uso N°6.1, ingresando permisos de ausencia</w:t>
      </w:r>
      <w:bookmarkEnd w:id="635"/>
    </w:p>
    <w:p w14:paraId="7B53A768" w14:textId="77777777" w:rsidR="00796A6B" w:rsidRPr="00627D3D" w:rsidRDefault="00796A6B" w:rsidP="00796A6B">
      <w:pPr>
        <w:pStyle w:val="Sinespaciado"/>
      </w:pPr>
      <w:r>
        <w:rPr>
          <w:noProof/>
        </w:rPr>
        <w:drawing>
          <wp:inline distT="0" distB="0" distL="0" distR="0" wp14:anchorId="03EDD63C" wp14:editId="564075B7">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534A3E23" w14:textId="77777777" w:rsidR="00796A6B" w:rsidRPr="00627D3D" w:rsidRDefault="00796A6B" w:rsidP="00796A6B">
      <w:pPr>
        <w:spacing w:line="278" w:lineRule="auto"/>
        <w:ind w:firstLine="0"/>
        <w:jc w:val="left"/>
      </w:pPr>
    </w:p>
    <w:p w14:paraId="623E9A35" w14:textId="77777777" w:rsidR="00796A6B" w:rsidRDefault="00796A6B" w:rsidP="00796A6B">
      <w:r w:rsidRPr="00627D3D">
        <w:t>Fuente: Elaborado por el estudiante de acuerdo con el proyecto</w:t>
      </w:r>
    </w:p>
    <w:p w14:paraId="16AEC6C3" w14:textId="77777777" w:rsidR="00796A6B" w:rsidRDefault="00796A6B" w:rsidP="00796A6B">
      <w:pPr>
        <w:spacing w:line="278" w:lineRule="auto"/>
        <w:ind w:firstLine="0"/>
        <w:jc w:val="left"/>
      </w:pPr>
    </w:p>
    <w:p w14:paraId="4A0BE2B5" w14:textId="77777777" w:rsidR="00796A6B" w:rsidRDefault="00796A6B" w:rsidP="00796A6B">
      <w:pPr>
        <w:spacing w:line="278" w:lineRule="auto"/>
        <w:ind w:firstLine="0"/>
        <w:jc w:val="left"/>
      </w:pPr>
    </w:p>
    <w:p w14:paraId="4505189D" w14:textId="77777777" w:rsidR="00796A6B" w:rsidRDefault="00796A6B" w:rsidP="00796A6B">
      <w:pPr>
        <w:spacing w:line="278" w:lineRule="auto"/>
        <w:ind w:firstLine="0"/>
        <w:jc w:val="left"/>
      </w:pPr>
    </w:p>
    <w:p w14:paraId="6F8E1739" w14:textId="77777777" w:rsidR="00796A6B" w:rsidRDefault="00796A6B" w:rsidP="00796A6B">
      <w:pPr>
        <w:spacing w:line="278" w:lineRule="auto"/>
        <w:ind w:firstLine="0"/>
        <w:jc w:val="left"/>
      </w:pPr>
    </w:p>
    <w:p w14:paraId="391DDDE5" w14:textId="77777777" w:rsidR="00796A6B" w:rsidRPr="00627D3D" w:rsidRDefault="00796A6B" w:rsidP="00796A6B">
      <w:pPr>
        <w:spacing w:line="278" w:lineRule="auto"/>
        <w:ind w:firstLine="0"/>
        <w:jc w:val="left"/>
      </w:pPr>
    </w:p>
    <w:p w14:paraId="49D65B27" w14:textId="77777777" w:rsidR="00796A6B" w:rsidRDefault="00796A6B" w:rsidP="00796A6B">
      <w:pPr>
        <w:spacing w:line="278" w:lineRule="auto"/>
        <w:jc w:val="left"/>
      </w:pPr>
      <w:r w:rsidRPr="008C5944">
        <w:t>Casos de prueba:</w:t>
      </w:r>
    </w:p>
    <w:p w14:paraId="3F73D384" w14:textId="77777777" w:rsidR="00796A6B" w:rsidRPr="00A07FC8" w:rsidRDefault="00796A6B" w:rsidP="00796A6B">
      <w:pPr>
        <w:pStyle w:val="Prrafodelista"/>
        <w:numPr>
          <w:ilvl w:val="0"/>
          <w:numId w:val="189"/>
        </w:numPr>
        <w:spacing w:line="278" w:lineRule="auto"/>
        <w:jc w:val="left"/>
        <w:rPr>
          <w:lang w:val="es-419"/>
        </w:rPr>
      </w:pPr>
      <w:r w:rsidRPr="00A07FC8">
        <w:rPr>
          <w:lang w:val="es-419"/>
        </w:rPr>
        <w:t>Verificar la existencia de la opción para ingresar permisos.</w:t>
      </w:r>
    </w:p>
    <w:p w14:paraId="59863B74" w14:textId="77777777" w:rsidR="00796A6B" w:rsidRPr="00A07FC8" w:rsidRDefault="00796A6B" w:rsidP="00796A6B">
      <w:pPr>
        <w:pStyle w:val="Prrafodelista"/>
        <w:numPr>
          <w:ilvl w:val="0"/>
          <w:numId w:val="189"/>
        </w:numPr>
        <w:spacing w:line="278" w:lineRule="auto"/>
        <w:jc w:val="left"/>
        <w:rPr>
          <w:lang w:val="es-419"/>
        </w:rPr>
      </w:pPr>
      <w:r w:rsidRPr="00A07FC8">
        <w:rPr>
          <w:lang w:val="es-419"/>
        </w:rPr>
        <w:t>Verificar que el sistema valide los campos requeridos.</w:t>
      </w:r>
    </w:p>
    <w:p w14:paraId="0DA3BC71" w14:textId="77777777" w:rsidR="00796A6B" w:rsidRPr="00A07FC8" w:rsidRDefault="00796A6B" w:rsidP="00796A6B">
      <w:pPr>
        <w:pStyle w:val="Prrafodelista"/>
        <w:numPr>
          <w:ilvl w:val="0"/>
          <w:numId w:val="189"/>
        </w:numPr>
        <w:spacing w:line="278" w:lineRule="auto"/>
        <w:jc w:val="left"/>
        <w:rPr>
          <w:lang w:val="es-419"/>
        </w:rPr>
      </w:pPr>
      <w:r w:rsidRPr="00A07FC8">
        <w:rPr>
          <w:lang w:val="es-419"/>
        </w:rPr>
        <w:t>Verificar que el permiso se guarde correctamente.</w:t>
      </w:r>
    </w:p>
    <w:p w14:paraId="5D80F2B9" w14:textId="77777777" w:rsidR="00796A6B" w:rsidRPr="00A07FC8" w:rsidRDefault="00796A6B" w:rsidP="00796A6B">
      <w:pPr>
        <w:spacing w:line="278" w:lineRule="auto"/>
        <w:jc w:val="left"/>
        <w:rPr>
          <w:lang w:val="es-419"/>
        </w:rPr>
      </w:pPr>
    </w:p>
    <w:p w14:paraId="36EC7B79" w14:textId="77777777" w:rsidR="00796A6B" w:rsidRDefault="00796A6B" w:rsidP="00796A6B">
      <w:pPr>
        <w:ind w:left="720" w:firstLine="0"/>
      </w:pPr>
      <w:r w:rsidRPr="008C5944">
        <w:t>Resultados Esperados:</w:t>
      </w:r>
    </w:p>
    <w:p w14:paraId="2949A9C0" w14:textId="77777777" w:rsidR="00796A6B" w:rsidRPr="00A07FC8" w:rsidRDefault="00796A6B" w:rsidP="00796A6B">
      <w:pPr>
        <w:pStyle w:val="Prrafodelista"/>
        <w:numPr>
          <w:ilvl w:val="0"/>
          <w:numId w:val="190"/>
        </w:numPr>
        <w:rPr>
          <w:lang w:val="es-419"/>
        </w:rPr>
      </w:pPr>
      <w:r w:rsidRPr="00A07FC8">
        <w:rPr>
          <w:lang w:val="es-419"/>
        </w:rPr>
        <w:t>La opción “Ingresar permiso” está visible en la interfaz.</w:t>
      </w:r>
    </w:p>
    <w:p w14:paraId="0A01E798" w14:textId="77777777" w:rsidR="00796A6B" w:rsidRPr="00A07FC8" w:rsidRDefault="00796A6B" w:rsidP="00796A6B">
      <w:pPr>
        <w:pStyle w:val="Prrafodelista"/>
        <w:numPr>
          <w:ilvl w:val="0"/>
          <w:numId w:val="190"/>
        </w:numPr>
        <w:rPr>
          <w:lang w:val="es-419"/>
        </w:rPr>
      </w:pPr>
      <w:r w:rsidRPr="00A07FC8">
        <w:rPr>
          <w:lang w:val="es-419"/>
        </w:rPr>
        <w:t>El sistema valida los campos antes de guardar.</w:t>
      </w:r>
    </w:p>
    <w:p w14:paraId="061E7895" w14:textId="77777777" w:rsidR="00796A6B" w:rsidRPr="00A07FC8" w:rsidRDefault="00796A6B" w:rsidP="00796A6B">
      <w:pPr>
        <w:pStyle w:val="Prrafodelista"/>
        <w:numPr>
          <w:ilvl w:val="0"/>
          <w:numId w:val="190"/>
        </w:numPr>
        <w:rPr>
          <w:lang w:val="es-419"/>
        </w:rPr>
      </w:pPr>
      <w:r w:rsidRPr="00A07FC8">
        <w:rPr>
          <w:lang w:val="es-419"/>
        </w:rPr>
        <w:t>El permiso se registra y aparece en la lista.</w:t>
      </w:r>
    </w:p>
    <w:p w14:paraId="5A048EBF" w14:textId="77777777" w:rsidR="00796A6B" w:rsidRPr="00A07FC8" w:rsidRDefault="00796A6B" w:rsidP="00796A6B">
      <w:pPr>
        <w:ind w:left="720" w:firstLine="0"/>
        <w:rPr>
          <w:lang w:val="es-419"/>
        </w:rPr>
      </w:pPr>
    </w:p>
    <w:p w14:paraId="7BE50C13" w14:textId="77777777" w:rsidR="00796A6B" w:rsidRDefault="00796A6B" w:rsidP="00796A6B">
      <w:pPr>
        <w:ind w:left="720" w:firstLine="0"/>
      </w:pPr>
      <w:r w:rsidRPr="008C5944">
        <w:t>Resultados obtenidos</w:t>
      </w:r>
      <w:r>
        <w:t>:</w:t>
      </w:r>
    </w:p>
    <w:p w14:paraId="1D0D3B2D" w14:textId="77777777" w:rsidR="00796A6B" w:rsidRPr="00A07FC8" w:rsidRDefault="00796A6B" w:rsidP="00796A6B">
      <w:pPr>
        <w:pStyle w:val="Prrafodelista"/>
        <w:numPr>
          <w:ilvl w:val="0"/>
          <w:numId w:val="192"/>
        </w:numPr>
        <w:rPr>
          <w:lang w:val="es-419"/>
        </w:rPr>
      </w:pPr>
      <w:r w:rsidRPr="00A07FC8">
        <w:rPr>
          <w:lang w:val="es-419"/>
        </w:rPr>
        <w:t>La opción fue visible.</w:t>
      </w:r>
    </w:p>
    <w:p w14:paraId="1FA3F402" w14:textId="77777777" w:rsidR="00796A6B" w:rsidRPr="00A07FC8" w:rsidRDefault="00796A6B" w:rsidP="00796A6B">
      <w:pPr>
        <w:pStyle w:val="Prrafodelista"/>
        <w:numPr>
          <w:ilvl w:val="0"/>
          <w:numId w:val="192"/>
        </w:numPr>
        <w:rPr>
          <w:lang w:val="es-419"/>
        </w:rPr>
      </w:pPr>
      <w:r w:rsidRPr="00A07FC8">
        <w:rPr>
          <w:lang w:val="es-419"/>
        </w:rPr>
        <w:t>La validación se ejecutó correctamente.</w:t>
      </w:r>
    </w:p>
    <w:p w14:paraId="6FD4AF37" w14:textId="77777777" w:rsidR="00796A6B" w:rsidRPr="00A07FC8" w:rsidRDefault="00796A6B" w:rsidP="00796A6B">
      <w:pPr>
        <w:pStyle w:val="Prrafodelista"/>
        <w:numPr>
          <w:ilvl w:val="0"/>
          <w:numId w:val="192"/>
        </w:numPr>
        <w:rPr>
          <w:lang w:val="es-419"/>
        </w:rPr>
      </w:pPr>
      <w:r w:rsidRPr="00A07FC8">
        <w:rPr>
          <w:lang w:val="es-419"/>
        </w:rPr>
        <w:t>El permiso fue registrado y mostrado correctamente.</w:t>
      </w:r>
    </w:p>
    <w:p w14:paraId="4D52BD8D" w14:textId="77777777" w:rsidR="00796A6B" w:rsidRDefault="00796A6B" w:rsidP="00796A6B">
      <w:pPr>
        <w:ind w:left="720" w:firstLine="0"/>
        <w:rPr>
          <w:lang w:val="es-419"/>
        </w:rPr>
      </w:pPr>
    </w:p>
    <w:p w14:paraId="1CE038D9" w14:textId="7438A1B1"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41</w:t>
      </w:r>
      <w:r>
        <w:fldChar w:fldCharType="end"/>
      </w:r>
      <w:r>
        <w:t xml:space="preserve"> “Captura de pantalla de prueba 1-2-3 caso de uso N°</w:t>
      </w:r>
      <w:r>
        <w:t>6.1</w:t>
      </w:r>
      <w:r>
        <w:t>”</w:t>
      </w:r>
    </w:p>
    <w:p w14:paraId="4FF8F51D" w14:textId="77777777" w:rsidR="00267181" w:rsidRPr="00A07FC8" w:rsidRDefault="00267181" w:rsidP="00796A6B">
      <w:pPr>
        <w:ind w:left="720" w:firstLine="0"/>
        <w:rPr>
          <w:lang w:val="es-419"/>
        </w:rPr>
      </w:pPr>
    </w:p>
    <w:p w14:paraId="7A3EABB3" w14:textId="77777777" w:rsidR="00796A6B" w:rsidRPr="008C5944" w:rsidRDefault="00796A6B" w:rsidP="00796A6B">
      <w:pPr>
        <w:ind w:left="720" w:firstLine="0"/>
      </w:pPr>
      <w:r>
        <w:t>IMAGEN RESULTADOS CON CUADROS RESALTANDOS RESULTADOS</w:t>
      </w:r>
    </w:p>
    <w:p w14:paraId="514DFE4B" w14:textId="77777777" w:rsidR="00796A6B" w:rsidRDefault="00796A6B" w:rsidP="00796A6B">
      <w:r>
        <w:t xml:space="preserve">Fuente: Captura realizada al sistema web </w:t>
      </w:r>
      <w:proofErr w:type="spellStart"/>
      <w:r>
        <w:t>EugCOM</w:t>
      </w:r>
      <w:proofErr w:type="spellEnd"/>
    </w:p>
    <w:p w14:paraId="38215E49" w14:textId="77777777" w:rsidR="00796A6B" w:rsidRPr="00CB0FA9" w:rsidRDefault="00796A6B" w:rsidP="00796A6B">
      <w:pPr>
        <w:spacing w:line="278" w:lineRule="auto"/>
        <w:ind w:firstLine="0"/>
        <w:jc w:val="left"/>
        <w:rPr>
          <w:rFonts w:eastAsiaTheme="majorEastAsia" w:cstheme="majorBidi"/>
          <w:szCs w:val="32"/>
        </w:rPr>
      </w:pPr>
      <w:r>
        <w:br w:type="page"/>
      </w:r>
    </w:p>
    <w:p w14:paraId="732AE498" w14:textId="77777777" w:rsidR="00796A6B" w:rsidRDefault="00796A6B" w:rsidP="00796A6B">
      <w:pPr>
        <w:pStyle w:val="Ttulo2"/>
      </w:pPr>
      <w:r>
        <w:lastRenderedPageBreak/>
        <w:t>Prueba Unitaria CU N°6.2</w:t>
      </w:r>
    </w:p>
    <w:p w14:paraId="4F907F66" w14:textId="77777777" w:rsidR="00796A6B" w:rsidRDefault="00796A6B" w:rsidP="00796A6B">
      <w:pPr>
        <w:spacing w:line="278" w:lineRule="auto"/>
        <w:ind w:firstLine="0"/>
        <w:jc w:val="left"/>
      </w:pPr>
    </w:p>
    <w:p w14:paraId="75744059" w14:textId="77777777" w:rsidR="00796A6B" w:rsidRPr="00627D3D" w:rsidRDefault="00796A6B" w:rsidP="00796A6B">
      <w:r w:rsidRPr="00627D3D">
        <w:t xml:space="preserve">En la </w:t>
      </w:r>
      <w:r w:rsidRPr="00627D3D">
        <w:rPr>
          <w:i/>
        </w:rPr>
        <w:t xml:space="preserve">Tabla </w:t>
      </w:r>
      <w:r>
        <w:rPr>
          <w:i/>
        </w:rPr>
        <w:t>7.42</w:t>
      </w:r>
      <w:r w:rsidRPr="00627D3D">
        <w:t xml:space="preserve"> se puede visualizar el Caso de uso N°6.2 El sistema permite filtrar por datos específicos de los empleados, para buscar con mayor facilidad los archivos de este. </w:t>
      </w:r>
    </w:p>
    <w:p w14:paraId="07D57D70" w14:textId="77777777" w:rsidR="00796A6B" w:rsidRPr="00627D3D" w:rsidRDefault="00796A6B" w:rsidP="00796A6B">
      <w:pPr>
        <w:spacing w:line="278" w:lineRule="auto"/>
        <w:ind w:firstLine="0"/>
        <w:jc w:val="left"/>
      </w:pPr>
    </w:p>
    <w:p w14:paraId="2439E2C4" w14:textId="77777777" w:rsidR="00796A6B" w:rsidRPr="00627D3D" w:rsidRDefault="00796A6B" w:rsidP="00796A6B">
      <w:pPr>
        <w:pStyle w:val="Descripcin"/>
      </w:pPr>
      <w:bookmarkStart w:id="636" w:name="_Toc20998512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42</w:t>
      </w:r>
      <w:r>
        <w:rPr>
          <w:noProof/>
        </w:rPr>
        <w:fldChar w:fldCharType="end"/>
      </w:r>
      <w:r w:rsidRPr="00627D3D">
        <w:t xml:space="preserve"> Caso de uso N°6.2, Filtrando búsqueda de permiso</w:t>
      </w:r>
      <w:bookmarkEnd w:id="636"/>
    </w:p>
    <w:p w14:paraId="5BBD5211" w14:textId="77777777" w:rsidR="00796A6B" w:rsidRPr="00627D3D" w:rsidRDefault="00796A6B" w:rsidP="00796A6B">
      <w:pPr>
        <w:pStyle w:val="Sinespaciado"/>
      </w:pPr>
      <w:r w:rsidRPr="00627D3D">
        <w:rPr>
          <w:noProof/>
        </w:rPr>
        <w:drawing>
          <wp:inline distT="0" distB="0" distL="0" distR="0" wp14:anchorId="01F0D6FC" wp14:editId="0F742B6F">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902405A" w14:textId="77777777" w:rsidR="00796A6B" w:rsidRPr="00627D3D" w:rsidRDefault="00796A6B" w:rsidP="00796A6B">
      <w:pPr>
        <w:spacing w:line="278" w:lineRule="auto"/>
        <w:ind w:firstLine="0"/>
        <w:jc w:val="left"/>
      </w:pPr>
    </w:p>
    <w:p w14:paraId="366B7EEF" w14:textId="77777777" w:rsidR="00796A6B" w:rsidRDefault="00796A6B" w:rsidP="00796A6B">
      <w:r w:rsidRPr="00627D3D">
        <w:t>Fuente: Elaborado por el estudiante de acuerdo con el proyecto</w:t>
      </w:r>
    </w:p>
    <w:p w14:paraId="54F1602E" w14:textId="77777777" w:rsidR="00796A6B" w:rsidRDefault="00796A6B" w:rsidP="00796A6B"/>
    <w:p w14:paraId="4B0397E2" w14:textId="77777777" w:rsidR="00796A6B" w:rsidRPr="00627D3D" w:rsidRDefault="00796A6B" w:rsidP="00796A6B"/>
    <w:p w14:paraId="63E68467" w14:textId="77777777" w:rsidR="00796A6B" w:rsidRDefault="00796A6B" w:rsidP="00796A6B">
      <w:r w:rsidRPr="008C5944">
        <w:lastRenderedPageBreak/>
        <w:t>Casos de prueba:</w:t>
      </w:r>
    </w:p>
    <w:p w14:paraId="1D725250" w14:textId="77777777" w:rsidR="00796A6B" w:rsidRPr="00A07FC8" w:rsidRDefault="00796A6B" w:rsidP="00796A6B">
      <w:pPr>
        <w:pStyle w:val="Prrafodelista"/>
        <w:numPr>
          <w:ilvl w:val="0"/>
          <w:numId w:val="193"/>
        </w:numPr>
        <w:rPr>
          <w:lang w:val="es-419"/>
        </w:rPr>
      </w:pPr>
      <w:r w:rsidRPr="00A07FC8">
        <w:rPr>
          <w:lang w:val="es-419"/>
        </w:rPr>
        <w:t>Verificar la existencia de filtros de búsqueda.</w:t>
      </w:r>
    </w:p>
    <w:p w14:paraId="45CC9A4F" w14:textId="77777777" w:rsidR="00796A6B" w:rsidRPr="00A07FC8" w:rsidRDefault="00796A6B" w:rsidP="00796A6B">
      <w:pPr>
        <w:pStyle w:val="Prrafodelista"/>
        <w:numPr>
          <w:ilvl w:val="0"/>
          <w:numId w:val="193"/>
        </w:numPr>
        <w:rPr>
          <w:lang w:val="es-419"/>
        </w:rPr>
      </w:pPr>
      <w:r w:rsidRPr="00A07FC8">
        <w:rPr>
          <w:lang w:val="es-419"/>
        </w:rPr>
        <w:t>Verificar que el sistema aplique correctamente el filtro.</w:t>
      </w:r>
    </w:p>
    <w:p w14:paraId="55489AF8" w14:textId="77777777" w:rsidR="00796A6B" w:rsidRPr="00A07FC8" w:rsidRDefault="00796A6B" w:rsidP="00796A6B">
      <w:pPr>
        <w:pStyle w:val="Prrafodelista"/>
        <w:numPr>
          <w:ilvl w:val="0"/>
          <w:numId w:val="193"/>
        </w:numPr>
        <w:rPr>
          <w:lang w:val="es-419"/>
        </w:rPr>
      </w:pPr>
      <w:r w:rsidRPr="00A07FC8">
        <w:rPr>
          <w:lang w:val="es-419"/>
        </w:rPr>
        <w:t>Verificar que los resultados sean los esperados.</w:t>
      </w:r>
    </w:p>
    <w:p w14:paraId="5D6E06DD" w14:textId="77777777" w:rsidR="00796A6B" w:rsidRPr="00A07FC8" w:rsidRDefault="00796A6B" w:rsidP="00796A6B">
      <w:pPr>
        <w:rPr>
          <w:lang w:val="es-419"/>
        </w:rPr>
      </w:pPr>
    </w:p>
    <w:p w14:paraId="610A4644" w14:textId="77777777" w:rsidR="00796A6B" w:rsidRDefault="00796A6B" w:rsidP="00796A6B">
      <w:pPr>
        <w:ind w:left="720" w:firstLine="0"/>
      </w:pPr>
      <w:r w:rsidRPr="008C5944">
        <w:t>Resultados Esperados:</w:t>
      </w:r>
    </w:p>
    <w:p w14:paraId="623693D0" w14:textId="77777777" w:rsidR="00796A6B" w:rsidRPr="00A07FC8" w:rsidRDefault="00796A6B" w:rsidP="00796A6B">
      <w:pPr>
        <w:pStyle w:val="Prrafodelista"/>
        <w:numPr>
          <w:ilvl w:val="0"/>
          <w:numId w:val="194"/>
        </w:numPr>
        <w:rPr>
          <w:lang w:val="es-419"/>
        </w:rPr>
      </w:pPr>
      <w:r w:rsidRPr="00A07FC8">
        <w:rPr>
          <w:lang w:val="es-419"/>
        </w:rPr>
        <w:t>El filtro está disponible en la vista.</w:t>
      </w:r>
    </w:p>
    <w:p w14:paraId="62D18F17" w14:textId="77777777" w:rsidR="00796A6B" w:rsidRPr="00A07FC8" w:rsidRDefault="00796A6B" w:rsidP="00796A6B">
      <w:pPr>
        <w:pStyle w:val="Prrafodelista"/>
        <w:numPr>
          <w:ilvl w:val="0"/>
          <w:numId w:val="194"/>
        </w:numPr>
        <w:rPr>
          <w:lang w:val="es-419"/>
        </w:rPr>
      </w:pPr>
      <w:r w:rsidRPr="00A07FC8">
        <w:rPr>
          <w:lang w:val="es-419"/>
        </w:rPr>
        <w:t>El sistema aplica el filtro sin errores.</w:t>
      </w:r>
    </w:p>
    <w:p w14:paraId="1C6B6137" w14:textId="77777777" w:rsidR="00796A6B" w:rsidRPr="00A07FC8" w:rsidRDefault="00796A6B" w:rsidP="00796A6B">
      <w:pPr>
        <w:pStyle w:val="Prrafodelista"/>
        <w:numPr>
          <w:ilvl w:val="0"/>
          <w:numId w:val="194"/>
        </w:numPr>
        <w:rPr>
          <w:lang w:val="es-419"/>
        </w:rPr>
      </w:pPr>
      <w:r w:rsidRPr="00A07FC8">
        <w:rPr>
          <w:lang w:val="es-419"/>
        </w:rPr>
        <w:t>Solo se muestran los permisos correspondientes.</w:t>
      </w:r>
    </w:p>
    <w:p w14:paraId="5E7D381F" w14:textId="77777777" w:rsidR="00796A6B" w:rsidRPr="00A07FC8" w:rsidRDefault="00796A6B" w:rsidP="00796A6B">
      <w:pPr>
        <w:ind w:left="720" w:firstLine="0"/>
        <w:rPr>
          <w:lang w:val="es-419"/>
        </w:rPr>
      </w:pPr>
    </w:p>
    <w:p w14:paraId="04DEDF7F" w14:textId="77777777" w:rsidR="00796A6B" w:rsidRDefault="00796A6B" w:rsidP="00796A6B">
      <w:pPr>
        <w:ind w:left="720" w:firstLine="0"/>
      </w:pPr>
      <w:r w:rsidRPr="008C5944">
        <w:t>Resultados obtenidos</w:t>
      </w:r>
      <w:r>
        <w:t>:</w:t>
      </w:r>
    </w:p>
    <w:p w14:paraId="7530C3A1" w14:textId="77777777" w:rsidR="00796A6B" w:rsidRPr="00A07FC8" w:rsidRDefault="00796A6B" w:rsidP="00796A6B">
      <w:pPr>
        <w:pStyle w:val="Prrafodelista"/>
        <w:numPr>
          <w:ilvl w:val="0"/>
          <w:numId w:val="196"/>
        </w:numPr>
        <w:rPr>
          <w:lang w:val="es-419"/>
        </w:rPr>
      </w:pPr>
      <w:r w:rsidRPr="00A07FC8">
        <w:rPr>
          <w:lang w:val="es-419"/>
        </w:rPr>
        <w:t>El filtro fue visible y operativo.</w:t>
      </w:r>
    </w:p>
    <w:p w14:paraId="6ACDF60A" w14:textId="77777777" w:rsidR="00796A6B" w:rsidRPr="00A07FC8" w:rsidRDefault="00796A6B" w:rsidP="00796A6B">
      <w:pPr>
        <w:pStyle w:val="Prrafodelista"/>
        <w:numPr>
          <w:ilvl w:val="0"/>
          <w:numId w:val="196"/>
        </w:numPr>
        <w:rPr>
          <w:lang w:val="es-419"/>
        </w:rPr>
      </w:pPr>
      <w:r w:rsidRPr="00A07FC8">
        <w:rPr>
          <w:lang w:val="es-419"/>
        </w:rPr>
        <w:t>El sistema aplicó correctamente los criterios.</w:t>
      </w:r>
    </w:p>
    <w:p w14:paraId="7A64D5E4" w14:textId="77777777" w:rsidR="00796A6B" w:rsidRPr="00A07FC8" w:rsidRDefault="00796A6B" w:rsidP="00796A6B">
      <w:pPr>
        <w:pStyle w:val="Prrafodelista"/>
        <w:numPr>
          <w:ilvl w:val="0"/>
          <w:numId w:val="196"/>
        </w:numPr>
        <w:rPr>
          <w:lang w:val="es-419"/>
        </w:rPr>
      </w:pPr>
      <w:r w:rsidRPr="00A07FC8">
        <w:rPr>
          <w:lang w:val="es-419"/>
        </w:rPr>
        <w:t>Los resultados mostrados fueron precisos.</w:t>
      </w:r>
    </w:p>
    <w:p w14:paraId="096E7A33" w14:textId="77777777" w:rsidR="00796A6B" w:rsidRDefault="00796A6B" w:rsidP="00796A6B">
      <w:pPr>
        <w:ind w:left="720" w:firstLine="0"/>
        <w:rPr>
          <w:lang w:val="es-419"/>
        </w:rPr>
      </w:pPr>
    </w:p>
    <w:p w14:paraId="3CE89921" w14:textId="413CF2A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42</w:t>
      </w:r>
      <w:r>
        <w:fldChar w:fldCharType="end"/>
      </w:r>
      <w:r>
        <w:t xml:space="preserve"> “Captura de pantalla de prueba 1-2-3 caso de uso N°</w:t>
      </w:r>
      <w:r>
        <w:t>6.2</w:t>
      </w:r>
      <w:r>
        <w:t>”</w:t>
      </w:r>
    </w:p>
    <w:p w14:paraId="31419B1E" w14:textId="77777777" w:rsidR="00267181" w:rsidRPr="00A07FC8" w:rsidRDefault="00267181" w:rsidP="00796A6B">
      <w:pPr>
        <w:ind w:left="720" w:firstLine="0"/>
        <w:rPr>
          <w:lang w:val="es-419"/>
        </w:rPr>
      </w:pPr>
    </w:p>
    <w:p w14:paraId="6E52BF6E" w14:textId="77777777" w:rsidR="00796A6B" w:rsidRPr="008C5944" w:rsidRDefault="00796A6B" w:rsidP="00796A6B">
      <w:pPr>
        <w:ind w:left="720" w:firstLine="0"/>
      </w:pPr>
      <w:r>
        <w:t>IMAGEN RESULTADOS CON CUADROS RESALTANDOS RESULTADOS</w:t>
      </w:r>
    </w:p>
    <w:p w14:paraId="7786D50B" w14:textId="77777777" w:rsidR="00796A6B" w:rsidRDefault="00796A6B" w:rsidP="00796A6B">
      <w:r>
        <w:t xml:space="preserve">Fuente: Captura realizada al sistema web </w:t>
      </w:r>
      <w:proofErr w:type="spellStart"/>
      <w:r>
        <w:t>EugCOM</w:t>
      </w:r>
      <w:proofErr w:type="spellEnd"/>
    </w:p>
    <w:p w14:paraId="0AA81164" w14:textId="77777777" w:rsidR="00796A6B" w:rsidRPr="00CB0FA9" w:rsidRDefault="00796A6B" w:rsidP="00796A6B">
      <w:pPr>
        <w:spacing w:line="278" w:lineRule="auto"/>
        <w:ind w:firstLine="0"/>
        <w:jc w:val="left"/>
        <w:rPr>
          <w:rFonts w:eastAsiaTheme="majorEastAsia" w:cstheme="majorBidi"/>
          <w:szCs w:val="32"/>
        </w:rPr>
      </w:pPr>
      <w:r>
        <w:br w:type="page"/>
      </w:r>
    </w:p>
    <w:p w14:paraId="6CAFEFAF" w14:textId="77777777" w:rsidR="00796A6B" w:rsidRDefault="00796A6B" w:rsidP="00796A6B">
      <w:pPr>
        <w:pStyle w:val="Ttulo2"/>
      </w:pPr>
      <w:r>
        <w:lastRenderedPageBreak/>
        <w:t>Prueba Unitaria CU N°6.3</w:t>
      </w:r>
    </w:p>
    <w:p w14:paraId="348AFBEB" w14:textId="77777777" w:rsidR="00796A6B" w:rsidRDefault="00796A6B" w:rsidP="00796A6B">
      <w:pPr>
        <w:spacing w:line="278" w:lineRule="auto"/>
        <w:ind w:firstLine="0"/>
        <w:jc w:val="left"/>
      </w:pPr>
    </w:p>
    <w:p w14:paraId="52EF3D36" w14:textId="77777777" w:rsidR="00796A6B" w:rsidRPr="00627D3D" w:rsidRDefault="00796A6B" w:rsidP="00796A6B">
      <w:r w:rsidRPr="00627D3D">
        <w:t xml:space="preserve">En la </w:t>
      </w:r>
      <w:r w:rsidRPr="00627D3D">
        <w:rPr>
          <w:i/>
        </w:rPr>
        <w:t xml:space="preserve">Tabla </w:t>
      </w:r>
      <w:r>
        <w:rPr>
          <w:i/>
        </w:rPr>
        <w:t>7.43</w:t>
      </w:r>
      <w:r w:rsidRPr="00627D3D">
        <w:t xml:space="preserve"> se puede visualizar el Caso de uso N°6.3 el Sistema permite visualizar casillas de selección, para que permita al usuario utilizar estas casillas en casos de sean muchos datos y seleccionarlos todos de forma global.</w:t>
      </w:r>
    </w:p>
    <w:p w14:paraId="3F0C2E76" w14:textId="77777777" w:rsidR="00796A6B" w:rsidRPr="00627D3D" w:rsidRDefault="00796A6B" w:rsidP="00796A6B">
      <w:pPr>
        <w:spacing w:line="278" w:lineRule="auto"/>
        <w:ind w:firstLine="0"/>
        <w:jc w:val="left"/>
      </w:pPr>
    </w:p>
    <w:p w14:paraId="515F49A5" w14:textId="77777777" w:rsidR="00796A6B" w:rsidRPr="00627D3D" w:rsidRDefault="00796A6B" w:rsidP="00796A6B">
      <w:pPr>
        <w:pStyle w:val="Descripcin"/>
      </w:pPr>
      <w:bookmarkStart w:id="637" w:name="_Toc209985126"/>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43</w:t>
      </w:r>
      <w:r>
        <w:rPr>
          <w:noProof/>
        </w:rPr>
        <w:fldChar w:fldCharType="end"/>
      </w:r>
      <w:r w:rsidRPr="00627D3D">
        <w:t xml:space="preserve"> Caso de uso N°6.3, Visualizando casillas de filtración</w:t>
      </w:r>
      <w:bookmarkEnd w:id="637"/>
    </w:p>
    <w:p w14:paraId="4F99248B" w14:textId="77777777" w:rsidR="00796A6B" w:rsidRPr="00627D3D" w:rsidRDefault="00796A6B" w:rsidP="00796A6B">
      <w:pPr>
        <w:pStyle w:val="Sinespaciado"/>
      </w:pPr>
      <w:r w:rsidRPr="00627D3D">
        <w:rPr>
          <w:noProof/>
        </w:rPr>
        <w:drawing>
          <wp:inline distT="0" distB="0" distL="0" distR="0" wp14:anchorId="76B30968" wp14:editId="4D7CC195">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11BCE06" w14:textId="77777777" w:rsidR="00796A6B" w:rsidRPr="00627D3D" w:rsidRDefault="00796A6B" w:rsidP="00796A6B">
      <w:pPr>
        <w:spacing w:line="278" w:lineRule="auto"/>
        <w:ind w:firstLine="0"/>
        <w:jc w:val="left"/>
      </w:pPr>
    </w:p>
    <w:p w14:paraId="62BB9ABD" w14:textId="77777777" w:rsidR="00796A6B" w:rsidRDefault="00796A6B" w:rsidP="00796A6B">
      <w:r w:rsidRPr="00627D3D">
        <w:t>Fuente: Elaborado por el estudiante de acuerdo con el proyecto</w:t>
      </w:r>
    </w:p>
    <w:p w14:paraId="522C2757" w14:textId="77777777" w:rsidR="00796A6B" w:rsidRDefault="00796A6B" w:rsidP="00796A6B"/>
    <w:p w14:paraId="02EE16EA" w14:textId="77777777" w:rsidR="00796A6B" w:rsidRDefault="00796A6B" w:rsidP="00796A6B"/>
    <w:p w14:paraId="02F1CE7A" w14:textId="77777777" w:rsidR="00796A6B" w:rsidRDefault="00796A6B" w:rsidP="00796A6B">
      <w:r w:rsidRPr="008C5944">
        <w:lastRenderedPageBreak/>
        <w:t>Casos de prueba:</w:t>
      </w:r>
    </w:p>
    <w:p w14:paraId="118ACC08" w14:textId="77777777" w:rsidR="00796A6B" w:rsidRPr="00005208" w:rsidRDefault="00796A6B" w:rsidP="00796A6B">
      <w:pPr>
        <w:pStyle w:val="Prrafodelista"/>
        <w:numPr>
          <w:ilvl w:val="0"/>
          <w:numId w:val="197"/>
        </w:numPr>
        <w:rPr>
          <w:lang w:val="es-419"/>
        </w:rPr>
      </w:pPr>
      <w:r w:rsidRPr="00005208">
        <w:rPr>
          <w:lang w:val="es-419"/>
        </w:rPr>
        <w:t>Verificar la visualización de casillas de filtrado.</w:t>
      </w:r>
    </w:p>
    <w:p w14:paraId="14C211BE" w14:textId="77777777" w:rsidR="00796A6B" w:rsidRPr="00005208" w:rsidRDefault="00796A6B" w:rsidP="00796A6B">
      <w:pPr>
        <w:pStyle w:val="Prrafodelista"/>
        <w:numPr>
          <w:ilvl w:val="0"/>
          <w:numId w:val="197"/>
        </w:numPr>
        <w:rPr>
          <w:lang w:val="es-419"/>
        </w:rPr>
      </w:pPr>
      <w:r w:rsidRPr="00005208">
        <w:rPr>
          <w:lang w:val="es-419"/>
        </w:rPr>
        <w:t>Verificar que las casillas permitan ingresar criterios.</w:t>
      </w:r>
    </w:p>
    <w:p w14:paraId="742F52C6" w14:textId="77777777" w:rsidR="00796A6B" w:rsidRPr="00005208" w:rsidRDefault="00796A6B" w:rsidP="00796A6B">
      <w:pPr>
        <w:pStyle w:val="Prrafodelista"/>
        <w:numPr>
          <w:ilvl w:val="0"/>
          <w:numId w:val="197"/>
        </w:numPr>
        <w:rPr>
          <w:lang w:val="es-419"/>
        </w:rPr>
      </w:pPr>
      <w:r w:rsidRPr="00005208">
        <w:rPr>
          <w:lang w:val="es-419"/>
        </w:rPr>
        <w:t>Verificar que los resultados cambien según lo ingresado.</w:t>
      </w:r>
    </w:p>
    <w:p w14:paraId="568758C7" w14:textId="77777777" w:rsidR="00796A6B" w:rsidRPr="00005208" w:rsidRDefault="00796A6B" w:rsidP="00796A6B">
      <w:pPr>
        <w:rPr>
          <w:lang w:val="es-419"/>
        </w:rPr>
      </w:pPr>
    </w:p>
    <w:p w14:paraId="2165B2D2" w14:textId="77777777" w:rsidR="00796A6B" w:rsidRDefault="00796A6B" w:rsidP="00796A6B">
      <w:pPr>
        <w:ind w:left="720" w:firstLine="0"/>
      </w:pPr>
      <w:r w:rsidRPr="008C5944">
        <w:t>Resultados Esperados:</w:t>
      </w:r>
    </w:p>
    <w:p w14:paraId="5589E4AD" w14:textId="77777777" w:rsidR="00796A6B" w:rsidRPr="00005208" w:rsidRDefault="00796A6B" w:rsidP="00796A6B">
      <w:pPr>
        <w:pStyle w:val="Prrafodelista"/>
        <w:numPr>
          <w:ilvl w:val="0"/>
          <w:numId w:val="198"/>
        </w:numPr>
        <w:rPr>
          <w:lang w:val="es-419"/>
        </w:rPr>
      </w:pPr>
      <w:r w:rsidRPr="00005208">
        <w:rPr>
          <w:lang w:val="es-419"/>
        </w:rPr>
        <w:t>Las casillas se muestran correctamente.</w:t>
      </w:r>
    </w:p>
    <w:p w14:paraId="26169824" w14:textId="77777777" w:rsidR="00796A6B" w:rsidRPr="00005208" w:rsidRDefault="00796A6B" w:rsidP="00796A6B">
      <w:pPr>
        <w:pStyle w:val="Prrafodelista"/>
        <w:numPr>
          <w:ilvl w:val="0"/>
          <w:numId w:val="198"/>
        </w:numPr>
        <w:rPr>
          <w:lang w:val="es-419"/>
        </w:rPr>
      </w:pPr>
      <w:r w:rsidRPr="00005208">
        <w:rPr>
          <w:lang w:val="es-419"/>
        </w:rPr>
        <w:t>El sistema permite ingresar valores válidos.</w:t>
      </w:r>
    </w:p>
    <w:p w14:paraId="4BD76802" w14:textId="77777777" w:rsidR="00796A6B" w:rsidRPr="00005208" w:rsidRDefault="00796A6B" w:rsidP="00796A6B">
      <w:pPr>
        <w:pStyle w:val="Prrafodelista"/>
        <w:numPr>
          <w:ilvl w:val="0"/>
          <w:numId w:val="198"/>
        </w:numPr>
        <w:rPr>
          <w:lang w:val="es-419"/>
        </w:rPr>
      </w:pPr>
      <w:r w:rsidRPr="00005208">
        <w:rPr>
          <w:lang w:val="es-419"/>
        </w:rPr>
        <w:t>El listado se actualiza en base a los criterios.</w:t>
      </w:r>
    </w:p>
    <w:p w14:paraId="21BDE0C8" w14:textId="77777777" w:rsidR="00796A6B" w:rsidRPr="00005208" w:rsidRDefault="00796A6B" w:rsidP="00796A6B">
      <w:pPr>
        <w:ind w:left="720" w:firstLine="0"/>
        <w:rPr>
          <w:lang w:val="es-419"/>
        </w:rPr>
      </w:pPr>
    </w:p>
    <w:p w14:paraId="0C651A26" w14:textId="77777777" w:rsidR="00796A6B" w:rsidRDefault="00796A6B" w:rsidP="00796A6B">
      <w:pPr>
        <w:ind w:left="720" w:firstLine="0"/>
      </w:pPr>
      <w:r w:rsidRPr="008C5944">
        <w:t>Resultados obtenidos</w:t>
      </w:r>
      <w:r>
        <w:t>:</w:t>
      </w:r>
    </w:p>
    <w:p w14:paraId="1DA8CDD8" w14:textId="77777777" w:rsidR="00796A6B" w:rsidRPr="00005208" w:rsidRDefault="00796A6B" w:rsidP="00796A6B">
      <w:pPr>
        <w:pStyle w:val="Prrafodelista"/>
        <w:numPr>
          <w:ilvl w:val="0"/>
          <w:numId w:val="199"/>
        </w:numPr>
        <w:rPr>
          <w:lang w:val="es-419"/>
        </w:rPr>
      </w:pPr>
      <w:r w:rsidRPr="00005208">
        <w:rPr>
          <w:lang w:val="es-419"/>
        </w:rPr>
        <w:t>Las casillas se visualizaron correctamente.</w:t>
      </w:r>
    </w:p>
    <w:p w14:paraId="6FED871F" w14:textId="77777777" w:rsidR="00796A6B" w:rsidRPr="00005208" w:rsidRDefault="00796A6B" w:rsidP="00796A6B">
      <w:pPr>
        <w:pStyle w:val="Prrafodelista"/>
        <w:numPr>
          <w:ilvl w:val="0"/>
          <w:numId w:val="199"/>
        </w:numPr>
        <w:rPr>
          <w:lang w:val="es-419"/>
        </w:rPr>
      </w:pPr>
      <w:r w:rsidRPr="00005208">
        <w:rPr>
          <w:lang w:val="es-419"/>
        </w:rPr>
        <w:t>Los valores fueron aceptados.</w:t>
      </w:r>
    </w:p>
    <w:p w14:paraId="06659E2F" w14:textId="77777777" w:rsidR="00796A6B" w:rsidRPr="00005208" w:rsidRDefault="00796A6B" w:rsidP="00796A6B">
      <w:pPr>
        <w:pStyle w:val="Prrafodelista"/>
        <w:numPr>
          <w:ilvl w:val="0"/>
          <w:numId w:val="199"/>
        </w:numPr>
        <w:rPr>
          <w:lang w:val="es-419"/>
        </w:rPr>
      </w:pPr>
      <w:r w:rsidRPr="00005208">
        <w:rPr>
          <w:lang w:val="es-419"/>
        </w:rPr>
        <w:t>Los resultados se actualizaron según lo ingresado.</w:t>
      </w:r>
    </w:p>
    <w:p w14:paraId="03723689" w14:textId="77777777" w:rsidR="00796A6B" w:rsidRDefault="00796A6B" w:rsidP="00796A6B">
      <w:pPr>
        <w:ind w:left="720" w:firstLine="0"/>
        <w:rPr>
          <w:lang w:val="es-419"/>
        </w:rPr>
      </w:pPr>
    </w:p>
    <w:p w14:paraId="48556D59" w14:textId="40F5C3D4"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43</w:t>
      </w:r>
      <w:r>
        <w:fldChar w:fldCharType="end"/>
      </w:r>
      <w:r>
        <w:t xml:space="preserve"> “Captura de pantalla de prueba 1-2-3 caso de uso N°</w:t>
      </w:r>
      <w:r>
        <w:t>6.3</w:t>
      </w:r>
      <w:r>
        <w:t>”</w:t>
      </w:r>
    </w:p>
    <w:p w14:paraId="1D1EF97A" w14:textId="77777777" w:rsidR="00267181" w:rsidRPr="00005208" w:rsidRDefault="00267181" w:rsidP="00796A6B">
      <w:pPr>
        <w:ind w:left="720" w:firstLine="0"/>
        <w:rPr>
          <w:lang w:val="es-419"/>
        </w:rPr>
      </w:pPr>
    </w:p>
    <w:p w14:paraId="4FA2E7DB" w14:textId="77777777" w:rsidR="00796A6B" w:rsidRPr="008C5944" w:rsidRDefault="00796A6B" w:rsidP="00796A6B">
      <w:pPr>
        <w:ind w:left="720" w:firstLine="0"/>
      </w:pPr>
      <w:r>
        <w:t>IMAGEN RESULTADOS CON CUADROS RESALTANDOS RESULTADOS</w:t>
      </w:r>
    </w:p>
    <w:p w14:paraId="37A59E57" w14:textId="77777777" w:rsidR="00796A6B" w:rsidRDefault="00796A6B" w:rsidP="00796A6B">
      <w:r>
        <w:t xml:space="preserve">Fuente: Captura realizada al sistema web </w:t>
      </w:r>
      <w:proofErr w:type="spellStart"/>
      <w:r>
        <w:t>EugCOM</w:t>
      </w:r>
      <w:proofErr w:type="spellEnd"/>
    </w:p>
    <w:p w14:paraId="67B84B04" w14:textId="77777777" w:rsidR="00796A6B" w:rsidRPr="00CB0FA9" w:rsidRDefault="00796A6B" w:rsidP="00796A6B">
      <w:pPr>
        <w:spacing w:line="278" w:lineRule="auto"/>
        <w:ind w:firstLine="0"/>
        <w:jc w:val="left"/>
        <w:rPr>
          <w:rFonts w:eastAsiaTheme="majorEastAsia" w:cstheme="majorBidi"/>
          <w:szCs w:val="32"/>
        </w:rPr>
      </w:pPr>
      <w:r>
        <w:br w:type="page"/>
      </w:r>
    </w:p>
    <w:p w14:paraId="2422C95F" w14:textId="77777777" w:rsidR="00796A6B" w:rsidRDefault="00796A6B" w:rsidP="00796A6B">
      <w:pPr>
        <w:pStyle w:val="Ttulo2"/>
      </w:pPr>
      <w:r>
        <w:lastRenderedPageBreak/>
        <w:t>Prueba Unitaria CU N°6.4</w:t>
      </w:r>
    </w:p>
    <w:p w14:paraId="65941115" w14:textId="77777777" w:rsidR="00796A6B" w:rsidRDefault="00796A6B" w:rsidP="00796A6B">
      <w:pPr>
        <w:spacing w:line="278" w:lineRule="auto"/>
        <w:ind w:firstLine="0"/>
        <w:jc w:val="left"/>
      </w:pPr>
    </w:p>
    <w:p w14:paraId="7C604F15" w14:textId="77777777" w:rsidR="00796A6B" w:rsidRPr="00627D3D" w:rsidRDefault="00796A6B" w:rsidP="00796A6B">
      <w:r w:rsidRPr="00627D3D">
        <w:t xml:space="preserve">En la </w:t>
      </w:r>
      <w:r w:rsidRPr="00627D3D">
        <w:rPr>
          <w:i/>
        </w:rPr>
        <w:t xml:space="preserve">Tabla </w:t>
      </w:r>
      <w:r>
        <w:rPr>
          <w:i/>
        </w:rPr>
        <w:t>7.44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15C6CD85" w14:textId="77777777" w:rsidR="00796A6B" w:rsidRPr="00627D3D" w:rsidRDefault="00796A6B" w:rsidP="00796A6B">
      <w:pPr>
        <w:spacing w:line="278" w:lineRule="auto"/>
        <w:ind w:firstLine="0"/>
        <w:jc w:val="left"/>
        <w:rPr>
          <w:i/>
        </w:rPr>
      </w:pPr>
    </w:p>
    <w:p w14:paraId="06C72895" w14:textId="77777777" w:rsidR="00796A6B" w:rsidRPr="00627D3D" w:rsidRDefault="00796A6B" w:rsidP="00796A6B">
      <w:pPr>
        <w:pStyle w:val="Descripcin"/>
      </w:pPr>
      <w:bookmarkStart w:id="638" w:name="_Toc20998512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44</w:t>
      </w:r>
      <w:r>
        <w:rPr>
          <w:noProof/>
        </w:rPr>
        <w:fldChar w:fldCharType="end"/>
      </w:r>
      <w:r w:rsidRPr="00627D3D">
        <w:t xml:space="preserve"> Caso de uso N°6.4, registrando motivo de permisos</w:t>
      </w:r>
      <w:bookmarkEnd w:id="638"/>
    </w:p>
    <w:p w14:paraId="216C97A0" w14:textId="77777777" w:rsidR="00796A6B" w:rsidRPr="00627D3D" w:rsidRDefault="00796A6B" w:rsidP="00796A6B">
      <w:pPr>
        <w:pStyle w:val="Sinespaciado"/>
      </w:pPr>
      <w:r>
        <w:rPr>
          <w:noProof/>
        </w:rPr>
        <w:drawing>
          <wp:inline distT="0" distB="0" distL="0" distR="0" wp14:anchorId="461B530F" wp14:editId="214E4FCD">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4786323" cy="5196050"/>
                    </a:xfrm>
                    <a:prstGeom prst="rect">
                      <a:avLst/>
                    </a:prstGeom>
                  </pic:spPr>
                </pic:pic>
              </a:graphicData>
            </a:graphic>
          </wp:inline>
        </w:drawing>
      </w:r>
    </w:p>
    <w:p w14:paraId="5E019124" w14:textId="77777777" w:rsidR="00796A6B" w:rsidRPr="00627D3D" w:rsidRDefault="00796A6B" w:rsidP="00796A6B">
      <w:pPr>
        <w:spacing w:line="278" w:lineRule="auto"/>
        <w:ind w:firstLine="0"/>
        <w:jc w:val="left"/>
      </w:pPr>
    </w:p>
    <w:p w14:paraId="7D29FEDF" w14:textId="77777777" w:rsidR="00796A6B" w:rsidRPr="00A21AEF" w:rsidRDefault="00796A6B" w:rsidP="00796A6B">
      <w:r w:rsidRPr="00627D3D">
        <w:t>Fuente: Elaborado por el estudiante de acuerdo con el proyecto</w:t>
      </w:r>
    </w:p>
    <w:p w14:paraId="4F23A753" w14:textId="77777777" w:rsidR="00796A6B" w:rsidRDefault="00796A6B" w:rsidP="00796A6B">
      <w:r w:rsidRPr="008C5944">
        <w:lastRenderedPageBreak/>
        <w:t>Casos de prueba:</w:t>
      </w:r>
    </w:p>
    <w:p w14:paraId="25D6EDCD" w14:textId="77777777" w:rsidR="00796A6B" w:rsidRPr="00005208" w:rsidRDefault="00796A6B" w:rsidP="00796A6B">
      <w:pPr>
        <w:pStyle w:val="Prrafodelista"/>
        <w:numPr>
          <w:ilvl w:val="0"/>
          <w:numId w:val="200"/>
        </w:numPr>
        <w:rPr>
          <w:lang w:val="es-419"/>
        </w:rPr>
      </w:pPr>
      <w:r w:rsidRPr="00005208">
        <w:rPr>
          <w:lang w:val="es-419"/>
        </w:rPr>
        <w:t>Verificar la existencia de la opción para crear motivo.</w:t>
      </w:r>
    </w:p>
    <w:p w14:paraId="416D925C" w14:textId="77777777" w:rsidR="00796A6B" w:rsidRPr="00005208" w:rsidRDefault="00796A6B" w:rsidP="00796A6B">
      <w:pPr>
        <w:pStyle w:val="Prrafodelista"/>
        <w:numPr>
          <w:ilvl w:val="0"/>
          <w:numId w:val="200"/>
        </w:numPr>
        <w:rPr>
          <w:lang w:val="es-419"/>
        </w:rPr>
      </w:pPr>
      <w:r w:rsidRPr="00005208">
        <w:rPr>
          <w:lang w:val="es-419"/>
        </w:rPr>
        <w:t>Verificar la validación de campos.</w:t>
      </w:r>
    </w:p>
    <w:p w14:paraId="2394B8CD" w14:textId="77777777" w:rsidR="00796A6B" w:rsidRPr="00005208" w:rsidRDefault="00796A6B" w:rsidP="00796A6B">
      <w:pPr>
        <w:pStyle w:val="Prrafodelista"/>
        <w:numPr>
          <w:ilvl w:val="0"/>
          <w:numId w:val="200"/>
        </w:numPr>
        <w:rPr>
          <w:lang w:val="es-419"/>
        </w:rPr>
      </w:pPr>
      <w:r w:rsidRPr="00005208">
        <w:rPr>
          <w:lang w:val="es-419"/>
        </w:rPr>
        <w:t>Verificar el registro exitoso del motivo.</w:t>
      </w:r>
    </w:p>
    <w:p w14:paraId="1B826119" w14:textId="77777777" w:rsidR="00796A6B" w:rsidRPr="00005208" w:rsidRDefault="00796A6B" w:rsidP="00796A6B">
      <w:pPr>
        <w:rPr>
          <w:lang w:val="es-419"/>
        </w:rPr>
      </w:pPr>
    </w:p>
    <w:p w14:paraId="73D3C0A3" w14:textId="77777777" w:rsidR="00796A6B" w:rsidRDefault="00796A6B" w:rsidP="00796A6B">
      <w:pPr>
        <w:ind w:left="720" w:firstLine="0"/>
      </w:pPr>
      <w:r w:rsidRPr="008C5944">
        <w:t>Resultados Esperados:</w:t>
      </w:r>
    </w:p>
    <w:p w14:paraId="1D923523" w14:textId="77777777" w:rsidR="00796A6B" w:rsidRPr="00005208" w:rsidRDefault="00796A6B" w:rsidP="00796A6B">
      <w:pPr>
        <w:pStyle w:val="Prrafodelista"/>
        <w:numPr>
          <w:ilvl w:val="0"/>
          <w:numId w:val="201"/>
        </w:numPr>
        <w:rPr>
          <w:lang w:val="es-419"/>
        </w:rPr>
      </w:pPr>
      <w:r w:rsidRPr="00005208">
        <w:rPr>
          <w:lang w:val="es-419"/>
        </w:rPr>
        <w:t>La opción “</w:t>
      </w:r>
      <w:r>
        <w:rPr>
          <w:lang w:val="es-419"/>
        </w:rPr>
        <w:t>Registrar</w:t>
      </w:r>
      <w:r w:rsidRPr="00005208">
        <w:rPr>
          <w:lang w:val="es-419"/>
        </w:rPr>
        <w:t>” está habilitada.</w:t>
      </w:r>
    </w:p>
    <w:p w14:paraId="0D0D4660" w14:textId="77777777" w:rsidR="00796A6B" w:rsidRPr="00005208" w:rsidRDefault="00796A6B" w:rsidP="00796A6B">
      <w:pPr>
        <w:pStyle w:val="Prrafodelista"/>
        <w:numPr>
          <w:ilvl w:val="0"/>
          <w:numId w:val="201"/>
        </w:numPr>
        <w:rPr>
          <w:lang w:val="es-419"/>
        </w:rPr>
      </w:pPr>
      <w:r w:rsidRPr="00005208">
        <w:rPr>
          <w:lang w:val="es-419"/>
        </w:rPr>
        <w:t>Los campos se validan antes de guardar.</w:t>
      </w:r>
    </w:p>
    <w:p w14:paraId="51518F5D" w14:textId="77777777" w:rsidR="00796A6B" w:rsidRPr="00005208" w:rsidRDefault="00796A6B" w:rsidP="00796A6B">
      <w:pPr>
        <w:pStyle w:val="Prrafodelista"/>
        <w:numPr>
          <w:ilvl w:val="0"/>
          <w:numId w:val="201"/>
        </w:numPr>
        <w:rPr>
          <w:lang w:val="es-419"/>
        </w:rPr>
      </w:pPr>
      <w:r w:rsidRPr="00005208">
        <w:rPr>
          <w:lang w:val="es-419"/>
        </w:rPr>
        <w:t>El motivo se registra y aparece en la lista.</w:t>
      </w:r>
    </w:p>
    <w:p w14:paraId="40F5CF5B" w14:textId="77777777" w:rsidR="00796A6B" w:rsidRPr="00005208" w:rsidRDefault="00796A6B" w:rsidP="00796A6B">
      <w:pPr>
        <w:ind w:left="720" w:firstLine="0"/>
        <w:rPr>
          <w:lang w:val="es-419"/>
        </w:rPr>
      </w:pPr>
    </w:p>
    <w:p w14:paraId="3120B777" w14:textId="77777777" w:rsidR="00796A6B" w:rsidRDefault="00796A6B" w:rsidP="00796A6B">
      <w:pPr>
        <w:ind w:left="720" w:firstLine="0"/>
      </w:pPr>
      <w:r w:rsidRPr="008C5944">
        <w:t>Resultados obtenidos</w:t>
      </w:r>
      <w:r>
        <w:t>:</w:t>
      </w:r>
    </w:p>
    <w:p w14:paraId="4F2B2F2A" w14:textId="77777777" w:rsidR="00796A6B" w:rsidRPr="00005208" w:rsidRDefault="00796A6B" w:rsidP="00796A6B">
      <w:pPr>
        <w:pStyle w:val="Prrafodelista"/>
        <w:numPr>
          <w:ilvl w:val="0"/>
          <w:numId w:val="202"/>
        </w:numPr>
        <w:rPr>
          <w:lang w:val="es-419"/>
        </w:rPr>
      </w:pPr>
      <w:r w:rsidRPr="00005208">
        <w:rPr>
          <w:lang w:val="es-419"/>
        </w:rPr>
        <w:t>La opción fue visible.</w:t>
      </w:r>
    </w:p>
    <w:p w14:paraId="46BD3D6B" w14:textId="77777777" w:rsidR="00796A6B" w:rsidRPr="00005208" w:rsidRDefault="00796A6B" w:rsidP="00796A6B">
      <w:pPr>
        <w:pStyle w:val="Prrafodelista"/>
        <w:numPr>
          <w:ilvl w:val="0"/>
          <w:numId w:val="202"/>
        </w:numPr>
        <w:rPr>
          <w:lang w:val="es-419"/>
        </w:rPr>
      </w:pPr>
      <w:r w:rsidRPr="00005208">
        <w:rPr>
          <w:lang w:val="es-419"/>
        </w:rPr>
        <w:t>El sistema validó correctamente los campos.</w:t>
      </w:r>
    </w:p>
    <w:p w14:paraId="64E9FF92" w14:textId="77777777" w:rsidR="00796A6B" w:rsidRPr="00005208" w:rsidRDefault="00796A6B" w:rsidP="00796A6B">
      <w:pPr>
        <w:pStyle w:val="Prrafodelista"/>
        <w:numPr>
          <w:ilvl w:val="0"/>
          <w:numId w:val="202"/>
        </w:numPr>
        <w:rPr>
          <w:lang w:val="es-419"/>
        </w:rPr>
      </w:pPr>
      <w:r w:rsidRPr="00005208">
        <w:rPr>
          <w:lang w:val="es-419"/>
        </w:rPr>
        <w:t>El motivo fue registrado exitosamente.</w:t>
      </w:r>
    </w:p>
    <w:p w14:paraId="7FFE6BBC" w14:textId="77777777" w:rsidR="00796A6B" w:rsidRDefault="00796A6B" w:rsidP="00796A6B">
      <w:pPr>
        <w:ind w:left="720" w:firstLine="0"/>
        <w:rPr>
          <w:lang w:val="es-419"/>
        </w:rPr>
      </w:pPr>
    </w:p>
    <w:p w14:paraId="3101F1FD" w14:textId="3E285DA3"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44</w:t>
      </w:r>
      <w:r>
        <w:fldChar w:fldCharType="end"/>
      </w:r>
      <w:r>
        <w:t xml:space="preserve"> “Captura de pantalla de prueba 1-2-3 caso de uso N°</w:t>
      </w:r>
      <w:r>
        <w:t>6.4</w:t>
      </w:r>
      <w:r>
        <w:t>”</w:t>
      </w:r>
    </w:p>
    <w:p w14:paraId="7EC0441C" w14:textId="77777777" w:rsidR="00267181" w:rsidRPr="00005208" w:rsidRDefault="00267181" w:rsidP="00796A6B">
      <w:pPr>
        <w:ind w:left="720" w:firstLine="0"/>
        <w:rPr>
          <w:lang w:val="es-419"/>
        </w:rPr>
      </w:pPr>
    </w:p>
    <w:p w14:paraId="5E781A7C" w14:textId="77777777" w:rsidR="00796A6B" w:rsidRPr="008C5944" w:rsidRDefault="00796A6B" w:rsidP="00796A6B">
      <w:pPr>
        <w:ind w:left="720" w:firstLine="0"/>
      </w:pPr>
      <w:r>
        <w:t>IMAGEN RESULTADOS CON CUADROS RESALTANDOS RESULTADOS</w:t>
      </w:r>
    </w:p>
    <w:p w14:paraId="409CE562" w14:textId="77777777" w:rsidR="00796A6B" w:rsidRDefault="00796A6B" w:rsidP="00796A6B">
      <w:r>
        <w:t xml:space="preserve">Fuente: Captura realizada al sistema web </w:t>
      </w:r>
      <w:proofErr w:type="spellStart"/>
      <w:r>
        <w:t>EugCOM</w:t>
      </w:r>
      <w:proofErr w:type="spellEnd"/>
    </w:p>
    <w:p w14:paraId="5E18AE60" w14:textId="77777777" w:rsidR="00796A6B" w:rsidRPr="00CB0FA9" w:rsidRDefault="00796A6B" w:rsidP="00796A6B">
      <w:pPr>
        <w:spacing w:line="278" w:lineRule="auto"/>
        <w:ind w:firstLine="0"/>
        <w:jc w:val="left"/>
        <w:rPr>
          <w:rFonts w:eastAsiaTheme="majorEastAsia" w:cstheme="majorBidi"/>
          <w:szCs w:val="32"/>
        </w:rPr>
      </w:pPr>
      <w:r>
        <w:br w:type="page"/>
      </w:r>
    </w:p>
    <w:p w14:paraId="73E6878B" w14:textId="77777777" w:rsidR="00796A6B" w:rsidRDefault="00796A6B" w:rsidP="00796A6B">
      <w:pPr>
        <w:pStyle w:val="Ttulo2"/>
      </w:pPr>
      <w:r>
        <w:lastRenderedPageBreak/>
        <w:t>Prueba Unitaria CU N°6.6</w:t>
      </w:r>
    </w:p>
    <w:p w14:paraId="6DEAC432" w14:textId="77777777" w:rsidR="00796A6B" w:rsidRDefault="00796A6B" w:rsidP="00796A6B">
      <w:pPr>
        <w:spacing w:line="278" w:lineRule="auto"/>
        <w:ind w:firstLine="0"/>
        <w:jc w:val="left"/>
      </w:pPr>
    </w:p>
    <w:p w14:paraId="6275B729" w14:textId="77777777" w:rsidR="00796A6B" w:rsidRPr="00627D3D" w:rsidRDefault="00796A6B" w:rsidP="00796A6B">
      <w:r w:rsidRPr="00627D3D">
        <w:t xml:space="preserve">En la </w:t>
      </w:r>
      <w:r w:rsidRPr="00627D3D">
        <w:rPr>
          <w:i/>
        </w:rPr>
        <w:t xml:space="preserve">Tabla </w:t>
      </w:r>
      <w:r>
        <w:rPr>
          <w:i/>
        </w:rPr>
        <w:t>7.45</w:t>
      </w:r>
      <w:r w:rsidRPr="00627D3D">
        <w:t xml:space="preserve"> se puede visualizar el Caso de uso N°6.6, consiste en que al usuario le permite seleccionar los permisos aprobados de los empleados.</w:t>
      </w:r>
    </w:p>
    <w:p w14:paraId="5900899E" w14:textId="77777777" w:rsidR="00796A6B" w:rsidRPr="00627D3D" w:rsidRDefault="00796A6B" w:rsidP="00796A6B">
      <w:pPr>
        <w:spacing w:line="278" w:lineRule="auto"/>
        <w:ind w:firstLine="0"/>
        <w:jc w:val="left"/>
      </w:pPr>
    </w:p>
    <w:p w14:paraId="04AC578E" w14:textId="77777777" w:rsidR="00796A6B" w:rsidRPr="00627D3D" w:rsidRDefault="00796A6B" w:rsidP="00796A6B">
      <w:pPr>
        <w:pStyle w:val="Descripcin"/>
      </w:pPr>
      <w:bookmarkStart w:id="639" w:name="_Toc209985128"/>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45</w:t>
      </w:r>
      <w:r>
        <w:rPr>
          <w:noProof/>
        </w:rPr>
        <w:fldChar w:fldCharType="end"/>
      </w:r>
      <w:r w:rsidRPr="00627D3D">
        <w:t xml:space="preserve"> Caso de uso N°6.6 Seleccionando permisos aprobados</w:t>
      </w:r>
      <w:bookmarkEnd w:id="639"/>
    </w:p>
    <w:p w14:paraId="62A79E4D" w14:textId="77777777" w:rsidR="00796A6B" w:rsidRPr="00627D3D" w:rsidRDefault="00796A6B" w:rsidP="00796A6B">
      <w:pPr>
        <w:pStyle w:val="Sinespaciado"/>
      </w:pPr>
      <w:r w:rsidRPr="00627D3D">
        <w:rPr>
          <w:noProof/>
        </w:rPr>
        <w:drawing>
          <wp:inline distT="0" distB="0" distL="0" distR="0" wp14:anchorId="54582DC9" wp14:editId="55E14857">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5370E742" w14:textId="77777777" w:rsidR="00796A6B" w:rsidRPr="00627D3D" w:rsidRDefault="00796A6B" w:rsidP="00796A6B">
      <w:pPr>
        <w:spacing w:line="278" w:lineRule="auto"/>
        <w:ind w:firstLine="0"/>
        <w:jc w:val="left"/>
      </w:pPr>
    </w:p>
    <w:p w14:paraId="2D64AF69" w14:textId="77777777" w:rsidR="00796A6B" w:rsidRPr="00627D3D" w:rsidRDefault="00796A6B" w:rsidP="00796A6B">
      <w:r w:rsidRPr="00627D3D">
        <w:t>Fuente: Elaborado por el estudiante de acuerdo con el proyecto</w:t>
      </w:r>
    </w:p>
    <w:p w14:paraId="0AAA2038" w14:textId="77777777" w:rsidR="00796A6B" w:rsidRDefault="00796A6B" w:rsidP="00796A6B">
      <w:r w:rsidRPr="008C5944">
        <w:t>Casos de prueba:</w:t>
      </w:r>
    </w:p>
    <w:p w14:paraId="3BA2CC5A" w14:textId="77777777" w:rsidR="00796A6B" w:rsidRPr="00005208" w:rsidRDefault="00796A6B" w:rsidP="00796A6B">
      <w:pPr>
        <w:pStyle w:val="Prrafodelista"/>
        <w:numPr>
          <w:ilvl w:val="0"/>
          <w:numId w:val="203"/>
        </w:numPr>
        <w:rPr>
          <w:lang w:val="es-419"/>
        </w:rPr>
      </w:pPr>
      <w:r w:rsidRPr="00005208">
        <w:rPr>
          <w:lang w:val="es-419"/>
        </w:rPr>
        <w:t>Verificar la existencia de una casilla para seleccionar permisos aprobados.</w:t>
      </w:r>
    </w:p>
    <w:p w14:paraId="6F866186" w14:textId="77777777" w:rsidR="00796A6B" w:rsidRPr="00005208" w:rsidRDefault="00796A6B" w:rsidP="00796A6B">
      <w:pPr>
        <w:pStyle w:val="Prrafodelista"/>
        <w:numPr>
          <w:ilvl w:val="0"/>
          <w:numId w:val="203"/>
        </w:numPr>
        <w:rPr>
          <w:lang w:val="es-419"/>
        </w:rPr>
      </w:pPr>
      <w:r w:rsidRPr="00005208">
        <w:rPr>
          <w:lang w:val="es-419"/>
        </w:rPr>
        <w:t>Verificar que el sistema marque correctamente los permisos aprobados.</w:t>
      </w:r>
    </w:p>
    <w:p w14:paraId="115840CD" w14:textId="77777777" w:rsidR="00796A6B" w:rsidRPr="00005208" w:rsidRDefault="00796A6B" w:rsidP="00796A6B">
      <w:pPr>
        <w:pStyle w:val="Prrafodelista"/>
        <w:numPr>
          <w:ilvl w:val="0"/>
          <w:numId w:val="203"/>
        </w:numPr>
        <w:rPr>
          <w:lang w:val="es-419"/>
        </w:rPr>
      </w:pPr>
      <w:r w:rsidRPr="00005208">
        <w:rPr>
          <w:lang w:val="es-419"/>
        </w:rPr>
        <w:t>Verificar que el filtro muestre solo los aprobados.</w:t>
      </w:r>
    </w:p>
    <w:p w14:paraId="01BABA57" w14:textId="77777777" w:rsidR="00796A6B" w:rsidRPr="00005208" w:rsidRDefault="00796A6B" w:rsidP="00796A6B">
      <w:pPr>
        <w:rPr>
          <w:lang w:val="es-419"/>
        </w:rPr>
      </w:pPr>
    </w:p>
    <w:p w14:paraId="738B421E" w14:textId="77777777" w:rsidR="00796A6B" w:rsidRDefault="00796A6B" w:rsidP="00796A6B">
      <w:pPr>
        <w:ind w:left="720" w:firstLine="0"/>
      </w:pPr>
      <w:r w:rsidRPr="008C5944">
        <w:lastRenderedPageBreak/>
        <w:t>Resultados Esperados:</w:t>
      </w:r>
    </w:p>
    <w:p w14:paraId="407460AD" w14:textId="77777777" w:rsidR="00796A6B" w:rsidRPr="00005208" w:rsidRDefault="00796A6B" w:rsidP="00796A6B">
      <w:pPr>
        <w:pStyle w:val="Prrafodelista"/>
        <w:numPr>
          <w:ilvl w:val="0"/>
          <w:numId w:val="204"/>
        </w:numPr>
        <w:rPr>
          <w:lang w:val="es-419"/>
        </w:rPr>
      </w:pPr>
      <w:r w:rsidRPr="00005208">
        <w:rPr>
          <w:lang w:val="es-419"/>
        </w:rPr>
        <w:t>Las casillas de selección están visibles.</w:t>
      </w:r>
    </w:p>
    <w:p w14:paraId="4BADAD48" w14:textId="77777777" w:rsidR="00796A6B" w:rsidRPr="00005208" w:rsidRDefault="00796A6B" w:rsidP="00796A6B">
      <w:pPr>
        <w:pStyle w:val="Prrafodelista"/>
        <w:numPr>
          <w:ilvl w:val="0"/>
          <w:numId w:val="204"/>
        </w:numPr>
        <w:rPr>
          <w:lang w:val="es-419"/>
        </w:rPr>
      </w:pPr>
      <w:r w:rsidRPr="00005208">
        <w:rPr>
          <w:lang w:val="es-419"/>
        </w:rPr>
        <w:t>El sistema marca correctamente los permisos aprobados.</w:t>
      </w:r>
    </w:p>
    <w:p w14:paraId="60DD743A" w14:textId="77777777" w:rsidR="00796A6B" w:rsidRPr="00005208" w:rsidRDefault="00796A6B" w:rsidP="00796A6B">
      <w:pPr>
        <w:pStyle w:val="Prrafodelista"/>
        <w:numPr>
          <w:ilvl w:val="0"/>
          <w:numId w:val="204"/>
        </w:numPr>
        <w:rPr>
          <w:lang w:val="es-419"/>
        </w:rPr>
      </w:pPr>
      <w:r w:rsidRPr="00005208">
        <w:rPr>
          <w:lang w:val="es-419"/>
        </w:rPr>
        <w:t>Solo se muestran los permisos con estado aprobado.</w:t>
      </w:r>
    </w:p>
    <w:p w14:paraId="2AC0C371" w14:textId="77777777" w:rsidR="00796A6B" w:rsidRPr="00005208" w:rsidRDefault="00796A6B" w:rsidP="00796A6B">
      <w:pPr>
        <w:ind w:left="720" w:firstLine="0"/>
        <w:rPr>
          <w:lang w:val="es-419"/>
        </w:rPr>
      </w:pPr>
    </w:p>
    <w:p w14:paraId="40168EE2" w14:textId="77777777" w:rsidR="00796A6B" w:rsidRDefault="00796A6B" w:rsidP="00796A6B">
      <w:pPr>
        <w:ind w:left="720" w:firstLine="0"/>
      </w:pPr>
      <w:r w:rsidRPr="008C5944">
        <w:t>Resultados obtenidos</w:t>
      </w:r>
      <w:r>
        <w:t>:</w:t>
      </w:r>
    </w:p>
    <w:p w14:paraId="3C743CDC" w14:textId="77777777" w:rsidR="00796A6B" w:rsidRPr="00005208" w:rsidRDefault="00796A6B" w:rsidP="00796A6B">
      <w:pPr>
        <w:pStyle w:val="Prrafodelista"/>
        <w:numPr>
          <w:ilvl w:val="0"/>
          <w:numId w:val="205"/>
        </w:numPr>
        <w:rPr>
          <w:lang w:val="es-419"/>
        </w:rPr>
      </w:pPr>
      <w:r w:rsidRPr="00005208">
        <w:rPr>
          <w:lang w:val="es-419"/>
        </w:rPr>
        <w:t>Las casillas fueron visibles y funcionales.</w:t>
      </w:r>
    </w:p>
    <w:p w14:paraId="524F85B5" w14:textId="77777777" w:rsidR="00796A6B" w:rsidRPr="00005208" w:rsidRDefault="00796A6B" w:rsidP="00796A6B">
      <w:pPr>
        <w:pStyle w:val="Prrafodelista"/>
        <w:numPr>
          <w:ilvl w:val="0"/>
          <w:numId w:val="205"/>
        </w:numPr>
        <w:rPr>
          <w:lang w:val="es-419"/>
        </w:rPr>
      </w:pPr>
      <w:r w:rsidRPr="00005208">
        <w:rPr>
          <w:lang w:val="es-419"/>
        </w:rPr>
        <w:t>Los permisos se marcaron correctamente.</w:t>
      </w:r>
    </w:p>
    <w:p w14:paraId="4FC95D06" w14:textId="77777777" w:rsidR="00796A6B" w:rsidRPr="00005208" w:rsidRDefault="00796A6B" w:rsidP="00796A6B">
      <w:pPr>
        <w:pStyle w:val="Prrafodelista"/>
        <w:numPr>
          <w:ilvl w:val="0"/>
          <w:numId w:val="205"/>
        </w:numPr>
        <w:rPr>
          <w:lang w:val="es-419"/>
        </w:rPr>
      </w:pPr>
      <w:r w:rsidRPr="00005208">
        <w:rPr>
          <w:lang w:val="es-419"/>
        </w:rPr>
        <w:t>El filtro mostró únicamente los permisos aprobados.</w:t>
      </w:r>
    </w:p>
    <w:p w14:paraId="7B029B13" w14:textId="77777777" w:rsidR="00796A6B" w:rsidRDefault="00796A6B" w:rsidP="00796A6B">
      <w:pPr>
        <w:ind w:left="720" w:firstLine="0"/>
        <w:rPr>
          <w:lang w:val="es-419"/>
        </w:rPr>
      </w:pPr>
    </w:p>
    <w:p w14:paraId="23562515" w14:textId="240BE951" w:rsidR="00267181" w:rsidRPr="008C5944" w:rsidRDefault="00267181" w:rsidP="00267181">
      <w:pPr>
        <w:pStyle w:val="Descripcin"/>
      </w:pPr>
      <w:r>
        <w:t xml:space="preserve">Figura </w:t>
      </w:r>
      <w:r>
        <w:fldChar w:fldCharType="begin"/>
      </w:r>
      <w:r>
        <w:instrText xml:space="preserve"> STYLEREF 1 \s </w:instrText>
      </w:r>
      <w:r>
        <w:fldChar w:fldCharType="separate"/>
      </w:r>
      <w:r>
        <w:rPr>
          <w:noProof/>
        </w:rPr>
        <w:t>7</w:t>
      </w:r>
      <w:r>
        <w:fldChar w:fldCharType="end"/>
      </w:r>
      <w:r>
        <w:t>.</w:t>
      </w:r>
      <w:r>
        <w:fldChar w:fldCharType="begin"/>
      </w:r>
      <w:r>
        <w:instrText xml:space="preserve"> SEQ Figura \* ARABIC \s 1 </w:instrText>
      </w:r>
      <w:r>
        <w:fldChar w:fldCharType="separate"/>
      </w:r>
      <w:r>
        <w:rPr>
          <w:noProof/>
        </w:rPr>
        <w:t>45</w:t>
      </w:r>
      <w:r>
        <w:fldChar w:fldCharType="end"/>
      </w:r>
      <w:r>
        <w:t xml:space="preserve"> “Captura de pantalla de prueba 1-2-3 caso de uso N°</w:t>
      </w:r>
      <w:r>
        <w:t>6.6</w:t>
      </w:r>
      <w:r>
        <w:t>”</w:t>
      </w:r>
    </w:p>
    <w:p w14:paraId="56A56D12" w14:textId="77777777" w:rsidR="00267181" w:rsidRPr="00005208" w:rsidRDefault="00267181" w:rsidP="00796A6B">
      <w:pPr>
        <w:ind w:left="720" w:firstLine="0"/>
        <w:rPr>
          <w:lang w:val="es-419"/>
        </w:rPr>
      </w:pPr>
    </w:p>
    <w:p w14:paraId="2E041752" w14:textId="77777777" w:rsidR="00796A6B" w:rsidRPr="008C5944" w:rsidRDefault="00796A6B" w:rsidP="00796A6B">
      <w:pPr>
        <w:ind w:left="720" w:firstLine="0"/>
      </w:pPr>
      <w:r>
        <w:t>IMAGEN RESULTADOS CON CUADROS RESALTANDOS RESULTADOS</w:t>
      </w:r>
    </w:p>
    <w:p w14:paraId="6DFF8286" w14:textId="77777777" w:rsidR="00796A6B" w:rsidRDefault="00796A6B" w:rsidP="00796A6B">
      <w:r>
        <w:t xml:space="preserve">Fuente: Captura realizada al sistema web </w:t>
      </w:r>
      <w:proofErr w:type="spellStart"/>
      <w:r>
        <w:t>EugCOM</w:t>
      </w:r>
      <w:proofErr w:type="spellEnd"/>
    </w:p>
    <w:p w14:paraId="7E3F316F" w14:textId="77777777" w:rsidR="00796A6B" w:rsidRPr="00CB0FA9" w:rsidRDefault="00796A6B" w:rsidP="00796A6B">
      <w:pPr>
        <w:spacing w:line="278" w:lineRule="auto"/>
        <w:ind w:firstLine="0"/>
        <w:jc w:val="left"/>
        <w:rPr>
          <w:rFonts w:eastAsiaTheme="majorEastAsia" w:cstheme="majorBidi"/>
          <w:szCs w:val="32"/>
        </w:rPr>
      </w:pPr>
      <w:r>
        <w:br w:type="page"/>
      </w:r>
    </w:p>
    <w:p w14:paraId="5C77BC97" w14:textId="34C2E887" w:rsidR="2D0D16DC" w:rsidRDefault="2D0D16DC" w:rsidP="003E56C8">
      <w:pPr>
        <w:pStyle w:val="Ttulo1"/>
      </w:pPr>
      <w:r>
        <w:lastRenderedPageBreak/>
        <w:t xml:space="preserve">SPRINT </w:t>
      </w:r>
      <w:r w:rsidRPr="003E56C8">
        <w:t>REVIEW</w:t>
      </w:r>
      <w:bookmarkEnd w:id="587"/>
      <w:bookmarkEnd w:id="588"/>
      <w:bookmarkEnd w:id="589"/>
      <w:bookmarkEnd w:id="590"/>
      <w:bookmarkEnd w:id="591"/>
      <w:bookmarkEnd w:id="592"/>
      <w:bookmarkEnd w:id="593"/>
      <w:bookmarkEnd w:id="594"/>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640" w:name="_Toc208864135"/>
      <w:r>
        <w:t xml:space="preserve">Backlog </w:t>
      </w:r>
      <w:proofErr w:type="spellStart"/>
      <w:r>
        <w:t>Review</w:t>
      </w:r>
      <w:bookmarkEnd w:id="640"/>
      <w:proofErr w:type="spellEnd"/>
    </w:p>
    <w:p w14:paraId="60768050" w14:textId="77777777" w:rsidR="00204078" w:rsidRDefault="00204078" w:rsidP="00E97AE6">
      <w:pPr>
        <w:ind w:firstLine="0"/>
      </w:pPr>
    </w:p>
    <w:p w14:paraId="1CC4D125" w14:textId="1E96C3E5" w:rsidR="00E97AE6" w:rsidRDefault="00E97AE6" w:rsidP="005C6C51">
      <w:r>
        <w:t xml:space="preserve">En la tabla </w:t>
      </w:r>
      <w:r w:rsidR="001C2692">
        <w:t>8</w:t>
      </w:r>
      <w:r>
        <w:t xml:space="preserve">.1 se aprecia el sprint backlog </w:t>
      </w:r>
      <w:proofErr w:type="spellStart"/>
      <w:r>
        <w:t>review</w:t>
      </w:r>
      <w:proofErr w:type="spellEnd"/>
      <w:r>
        <w:t xml:space="preserve"> con las respectivas horas efectivas del proyecto </w:t>
      </w:r>
      <w:r w:rsidR="004C53EA">
        <w:t>y tareas</w:t>
      </w:r>
      <w:r w:rsidR="000D7281">
        <w:t xml:space="preserve"> del incremento </w:t>
      </w:r>
      <w:r w:rsidR="004B79BA">
        <w:t>2</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784016F1" w:rsidR="00204078" w:rsidRDefault="00204078" w:rsidP="00204078">
      <w:pPr>
        <w:pStyle w:val="Descripcin"/>
      </w:pPr>
      <w:bookmarkStart w:id="641" w:name="_Toc200854101"/>
      <w:bookmarkStart w:id="642" w:name="_Toc201172385"/>
      <w:bookmarkStart w:id="643" w:name="_Toc201199655"/>
      <w:bookmarkStart w:id="644" w:name="_Toc201199744"/>
      <w:bookmarkStart w:id="645" w:name="_Toc207209061"/>
      <w:bookmarkStart w:id="646" w:name="_Toc207894793"/>
      <w:bookmarkStart w:id="647" w:name="_Toc208864225"/>
      <w:bookmarkStart w:id="648" w:name="_Toc208864330"/>
      <w:bookmarkStart w:id="649" w:name="_Toc209985130"/>
      <w:r>
        <w:t xml:space="preserve">Tabla </w:t>
      </w:r>
      <w:r w:rsidR="003917AA">
        <w:fldChar w:fldCharType="begin"/>
      </w:r>
      <w:r w:rsidR="003917AA">
        <w:instrText xml:space="preserve"> STYLEREF 1 \s </w:instrText>
      </w:r>
      <w:r w:rsidR="003917AA">
        <w:fldChar w:fldCharType="separate"/>
      </w:r>
      <w:r w:rsidR="003917AA">
        <w:rPr>
          <w:noProof/>
        </w:rPr>
        <w:t>8</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1</w:t>
      </w:r>
      <w:r w:rsidR="003917AA">
        <w:rPr>
          <w:noProof/>
        </w:rPr>
        <w:fldChar w:fldCharType="end"/>
      </w:r>
      <w:r>
        <w:t xml:space="preserve"> Sprint Backlog </w:t>
      </w:r>
      <w:proofErr w:type="spellStart"/>
      <w:r>
        <w:t>Review</w:t>
      </w:r>
      <w:bookmarkEnd w:id="641"/>
      <w:bookmarkEnd w:id="642"/>
      <w:bookmarkEnd w:id="643"/>
      <w:bookmarkEnd w:id="644"/>
      <w:bookmarkEnd w:id="645"/>
      <w:bookmarkEnd w:id="646"/>
      <w:bookmarkEnd w:id="647"/>
      <w:bookmarkEnd w:id="648"/>
      <w:bookmarkEnd w:id="649"/>
      <w:proofErr w:type="spellEnd"/>
    </w:p>
    <w:p w14:paraId="62F26C4F" w14:textId="3B7E557F" w:rsidR="00204078" w:rsidRDefault="00F529AF" w:rsidP="00F529AF">
      <w:pPr>
        <w:pStyle w:val="Sinespaciado"/>
      </w:pPr>
      <w:r w:rsidRPr="00F529AF">
        <w:rPr>
          <w:noProof/>
        </w:rPr>
        <w:drawing>
          <wp:inline distT="0" distB="0" distL="0" distR="0" wp14:anchorId="78A2B928" wp14:editId="015169E9">
            <wp:extent cx="5971540" cy="2694940"/>
            <wp:effectExtent l="0" t="0" r="0" b="0"/>
            <wp:docPr id="163407787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7874" name="Imagen 1" descr="Tabla&#10;&#10;El contenido generado por IA puede ser incorrecto."/>
                    <pic:cNvPicPr/>
                  </pic:nvPicPr>
                  <pic:blipFill>
                    <a:blip r:embed="rId115"/>
                    <a:stretch>
                      <a:fillRect/>
                    </a:stretch>
                  </pic:blipFill>
                  <pic:spPr>
                    <a:xfrm>
                      <a:off x="0" y="0"/>
                      <a:ext cx="5971540" cy="2694940"/>
                    </a:xfrm>
                    <a:prstGeom prst="rect">
                      <a:avLst/>
                    </a:prstGeom>
                  </pic:spPr>
                </pic:pic>
              </a:graphicData>
            </a:graphic>
          </wp:inline>
        </w:drawing>
      </w:r>
    </w:p>
    <w:p w14:paraId="7E9CD8DB" w14:textId="5B7B69DF" w:rsidR="00F529AF" w:rsidRDefault="00F529AF" w:rsidP="00F529AF">
      <w:pPr>
        <w:pStyle w:val="Sinespaciado"/>
      </w:pPr>
      <w:r>
        <w:rPr>
          <w:noProof/>
        </w:rPr>
        <w:drawing>
          <wp:inline distT="0" distB="0" distL="0" distR="0" wp14:anchorId="28997BC3" wp14:editId="03D5741A">
            <wp:extent cx="5971540" cy="2146935"/>
            <wp:effectExtent l="0" t="0" r="0" b="5715"/>
            <wp:docPr id="10752365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6523" name="Imagen 1" descr="Tabla&#10;&#10;El contenido generado por IA puede ser incorrecto."/>
                    <pic:cNvPicPr/>
                  </pic:nvPicPr>
                  <pic:blipFill>
                    <a:blip r:embed="rId116"/>
                    <a:stretch>
                      <a:fillRect/>
                    </a:stretch>
                  </pic:blipFill>
                  <pic:spPr>
                    <a:xfrm>
                      <a:off x="0" y="0"/>
                      <a:ext cx="5971540" cy="2146935"/>
                    </a:xfrm>
                    <a:prstGeom prst="rect">
                      <a:avLst/>
                    </a:prstGeom>
                  </pic:spPr>
                </pic:pic>
              </a:graphicData>
            </a:graphic>
          </wp:inline>
        </w:drawing>
      </w:r>
    </w:p>
    <w:p w14:paraId="0E8A3E50" w14:textId="23E4BFC9" w:rsidR="00F529AF" w:rsidRDefault="00F529AF" w:rsidP="00F529AF">
      <w:pPr>
        <w:pStyle w:val="Sinespaciado"/>
      </w:pPr>
      <w:r>
        <w:rPr>
          <w:noProof/>
        </w:rPr>
        <w:lastRenderedPageBreak/>
        <w:drawing>
          <wp:inline distT="0" distB="0" distL="0" distR="0" wp14:anchorId="199E4169" wp14:editId="0C7D2080">
            <wp:extent cx="5971540" cy="757555"/>
            <wp:effectExtent l="0" t="0" r="0" b="4445"/>
            <wp:docPr id="3257793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79361" name="Imagen 1" descr="Tabla&#10;&#10;El contenido generado por IA puede ser incorrecto."/>
                    <pic:cNvPicPr/>
                  </pic:nvPicPr>
                  <pic:blipFill>
                    <a:blip r:embed="rId117"/>
                    <a:stretch>
                      <a:fillRect/>
                    </a:stretch>
                  </pic:blipFill>
                  <pic:spPr>
                    <a:xfrm>
                      <a:off x="0" y="0"/>
                      <a:ext cx="5971540" cy="757555"/>
                    </a:xfrm>
                    <a:prstGeom prst="rect">
                      <a:avLst/>
                    </a:prstGeom>
                  </pic:spPr>
                </pic:pic>
              </a:graphicData>
            </a:graphic>
          </wp:inline>
        </w:drawing>
      </w:r>
    </w:p>
    <w:p w14:paraId="080B84E3" w14:textId="61681271" w:rsidR="00F529AF" w:rsidRDefault="00F529AF" w:rsidP="00F529AF">
      <w:pPr>
        <w:pStyle w:val="Sinespaciado"/>
      </w:pPr>
    </w:p>
    <w:p w14:paraId="042136D5" w14:textId="709857C2" w:rsidR="00F529AF" w:rsidRDefault="00F529AF" w:rsidP="00F529AF">
      <w:pPr>
        <w:pStyle w:val="Sinespaciado"/>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650" w:name="_Toc208864136"/>
      <w:r>
        <w:t>Tabla</w:t>
      </w:r>
      <w:r w:rsidR="369ED8CA">
        <w:t xml:space="preserve"> de </w:t>
      </w:r>
      <w:r w:rsidR="5E1CFFAF">
        <w:t>esfuerzo</w:t>
      </w:r>
      <w:bookmarkEnd w:id="650"/>
    </w:p>
    <w:p w14:paraId="0CBC358A" w14:textId="77777777" w:rsidR="00E10416" w:rsidRPr="00E10416" w:rsidRDefault="00E10416" w:rsidP="00E10416"/>
    <w:p w14:paraId="0707503F" w14:textId="695DF43B" w:rsidR="00654EAD" w:rsidRDefault="00B13178" w:rsidP="00654EAD">
      <w:r>
        <w:t xml:space="preserve">En la tabla </w:t>
      </w:r>
      <w:r w:rsidR="001C2692">
        <w:t>8</w:t>
      </w:r>
      <w:r>
        <w:t>.</w:t>
      </w:r>
      <w:r w:rsidR="00204078">
        <w:t>2</w:t>
      </w:r>
      <w:r>
        <w:t xml:space="preserve"> se r</w:t>
      </w:r>
      <w:r w:rsidR="369ED8CA">
        <w:t>epresentan las horas trabajadas (</w:t>
      </w:r>
      <w:r w:rsidR="00267181">
        <w:t>231</w:t>
      </w:r>
      <w:r w:rsidR="369ED8CA">
        <w:t xml:space="preserve"> horas) por cantidad de Tareas (</w:t>
      </w:r>
      <w:r w:rsidR="00267181">
        <w:t>87</w:t>
      </w:r>
      <w:r w:rsidR="00F37E28">
        <w:t xml:space="preserve">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6BA50CB6" w14:textId="669EE075" w:rsidR="00B13178" w:rsidRPr="00B13178" w:rsidRDefault="00B13178" w:rsidP="00B13178">
      <w:pPr>
        <w:pStyle w:val="Descripcin"/>
      </w:pPr>
      <w:bookmarkStart w:id="651" w:name="_Toc200854102"/>
      <w:bookmarkStart w:id="652" w:name="_Toc201172386"/>
      <w:bookmarkStart w:id="653" w:name="_Toc201199656"/>
      <w:bookmarkStart w:id="654" w:name="_Toc201199745"/>
      <w:bookmarkStart w:id="655" w:name="_Toc207209062"/>
      <w:bookmarkStart w:id="656" w:name="_Toc207894794"/>
      <w:bookmarkStart w:id="657" w:name="_Toc208864226"/>
      <w:bookmarkStart w:id="658" w:name="_Toc208864331"/>
      <w:bookmarkStart w:id="659" w:name="_Toc209985131"/>
      <w:r>
        <w:t xml:space="preserve">Tabla </w:t>
      </w:r>
      <w:r w:rsidR="003917AA">
        <w:fldChar w:fldCharType="begin"/>
      </w:r>
      <w:r w:rsidR="003917AA">
        <w:instrText xml:space="preserve"> STYLEREF 1 \s </w:instrText>
      </w:r>
      <w:r w:rsidR="003917AA">
        <w:fldChar w:fldCharType="separate"/>
      </w:r>
      <w:r w:rsidR="003917AA">
        <w:rPr>
          <w:noProof/>
        </w:rPr>
        <w:t>8</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2</w:t>
      </w:r>
      <w:r w:rsidR="003917AA">
        <w:rPr>
          <w:noProof/>
        </w:rPr>
        <w:fldChar w:fldCharType="end"/>
      </w:r>
      <w:r>
        <w:t xml:space="preserve"> Tabla de esfuerzo</w:t>
      </w:r>
      <w:bookmarkEnd w:id="651"/>
      <w:bookmarkEnd w:id="652"/>
      <w:bookmarkEnd w:id="653"/>
      <w:bookmarkEnd w:id="654"/>
      <w:bookmarkEnd w:id="655"/>
      <w:bookmarkEnd w:id="656"/>
      <w:bookmarkEnd w:id="657"/>
      <w:bookmarkEnd w:id="658"/>
      <w:bookmarkEnd w:id="659"/>
    </w:p>
    <w:p w14:paraId="484E738F" w14:textId="08BEE81A" w:rsidR="369ED8CA" w:rsidRDefault="00B7001B" w:rsidP="00B7001B">
      <w:pPr>
        <w:pStyle w:val="Sinespaciado"/>
      </w:pPr>
      <w:r>
        <w:t xml:space="preserve">  </w:t>
      </w:r>
      <w:r>
        <w:rPr>
          <w:noProof/>
        </w:rPr>
        <w:drawing>
          <wp:inline distT="0" distB="0" distL="0" distR="0" wp14:anchorId="1EDAD6A9" wp14:editId="05646D50">
            <wp:extent cx="5971540" cy="2098040"/>
            <wp:effectExtent l="0" t="0" r="0" b="0"/>
            <wp:docPr id="1889206112" name="Imagen 1" descr="Imagen que contiene biombo, edificio, jaula, tor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6112" name="Imagen 1" descr="Imagen que contiene biombo, edificio, jaula, torre&#10;&#10;El contenido generado por IA puede ser incorrecto."/>
                    <pic:cNvPicPr/>
                  </pic:nvPicPr>
                  <pic:blipFill>
                    <a:blip r:embed="rId118"/>
                    <a:stretch>
                      <a:fillRect/>
                    </a:stretch>
                  </pic:blipFill>
                  <pic:spPr>
                    <a:xfrm>
                      <a:off x="0" y="0"/>
                      <a:ext cx="5971540" cy="2098040"/>
                    </a:xfrm>
                    <a:prstGeom prst="rect">
                      <a:avLst/>
                    </a:prstGeom>
                  </pic:spPr>
                </pic:pic>
              </a:graphicData>
            </a:graphic>
          </wp:inline>
        </w:drawing>
      </w:r>
    </w:p>
    <w:p w14:paraId="47DF8416" w14:textId="4147ABE0" w:rsidR="00B7001B" w:rsidRDefault="00B7001B" w:rsidP="00B7001B">
      <w:pPr>
        <w:pStyle w:val="Sinespaciado"/>
      </w:pPr>
      <w:r>
        <w:rPr>
          <w:noProof/>
        </w:rPr>
        <w:lastRenderedPageBreak/>
        <w:drawing>
          <wp:inline distT="0" distB="0" distL="0" distR="0" wp14:anchorId="75997AC7" wp14:editId="367AF7F7">
            <wp:extent cx="5971540" cy="2324100"/>
            <wp:effectExtent l="0" t="0" r="0" b="0"/>
            <wp:docPr id="32646842" name="Imagen 1" descr="Imagen que contiene edificio, biomb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6842" name="Imagen 1" descr="Imagen que contiene edificio, biombo&#10;&#10;El contenido generado por IA puede ser incorrecto."/>
                    <pic:cNvPicPr/>
                  </pic:nvPicPr>
                  <pic:blipFill>
                    <a:blip r:embed="rId119"/>
                    <a:stretch>
                      <a:fillRect/>
                    </a:stretch>
                  </pic:blipFill>
                  <pic:spPr>
                    <a:xfrm>
                      <a:off x="0" y="0"/>
                      <a:ext cx="5971540" cy="2324100"/>
                    </a:xfrm>
                    <a:prstGeom prst="rect">
                      <a:avLst/>
                    </a:prstGeom>
                  </pic:spPr>
                </pic:pic>
              </a:graphicData>
            </a:graphic>
          </wp:inline>
        </w:drawing>
      </w:r>
    </w:p>
    <w:p w14:paraId="08C0923D" w14:textId="06DDF73F" w:rsidR="00B7001B" w:rsidRDefault="00B7001B" w:rsidP="00B7001B">
      <w:pPr>
        <w:pStyle w:val="Sinespaciado"/>
      </w:pPr>
      <w:r w:rsidRPr="00B7001B">
        <w:drawing>
          <wp:inline distT="0" distB="0" distL="0" distR="0" wp14:anchorId="0C62D793" wp14:editId="5EF5C586">
            <wp:extent cx="5971540" cy="1355090"/>
            <wp:effectExtent l="0" t="0" r="0" b="0"/>
            <wp:docPr id="1723115785"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5785" name="Imagen 1" descr="Imagen que contiene Patrón de fondo&#10;&#10;El contenido generado por IA puede ser incorrecto."/>
                    <pic:cNvPicPr/>
                  </pic:nvPicPr>
                  <pic:blipFill>
                    <a:blip r:embed="rId120"/>
                    <a:stretch>
                      <a:fillRect/>
                    </a:stretch>
                  </pic:blipFill>
                  <pic:spPr>
                    <a:xfrm>
                      <a:off x="0" y="0"/>
                      <a:ext cx="5971540" cy="1355090"/>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660" w:name="_Toc208864137"/>
      <w:r>
        <w:t>Gráfico</w:t>
      </w:r>
      <w:r w:rsidR="00837999">
        <w:t>s</w:t>
      </w:r>
      <w:r w:rsidR="003C14BD">
        <w:t xml:space="preserve"> de </w:t>
      </w:r>
      <w:r w:rsidR="006863DF">
        <w:t>seguimiento</w:t>
      </w:r>
      <w:bookmarkEnd w:id="660"/>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lastRenderedPageBreak/>
        <w:t xml:space="preserve"> </w:t>
      </w:r>
      <w:bookmarkStart w:id="661" w:name="_Toc208864138"/>
      <w:proofErr w:type="spellStart"/>
      <w:r w:rsidR="008112F2">
        <w:t>Burn</w:t>
      </w:r>
      <w:proofErr w:type="spellEnd"/>
      <w:r w:rsidR="008112F2">
        <w:t xml:space="preserve"> </w:t>
      </w:r>
      <w:proofErr w:type="spellStart"/>
      <w:r w:rsidR="008112F2">
        <w:t>down</w:t>
      </w:r>
      <w:proofErr w:type="spellEnd"/>
      <w:r w:rsidR="008112F2">
        <w:t xml:space="preserve"> chart</w:t>
      </w:r>
      <w:bookmarkEnd w:id="661"/>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E1E96AD" w:rsidR="00A54DDE" w:rsidRPr="00A54DDE" w:rsidRDefault="00A54DDE" w:rsidP="00A54DDE">
      <w:pPr>
        <w:pStyle w:val="Descripcin"/>
      </w:pPr>
      <w:bookmarkStart w:id="662" w:name="_Toc200854241"/>
      <w:bookmarkStart w:id="663" w:name="_Toc201172461"/>
      <w:bookmarkStart w:id="664" w:name="_Toc201199657"/>
      <w:bookmarkStart w:id="665" w:name="_Toc201199746"/>
      <w:bookmarkStart w:id="666" w:name="_Toc207209063"/>
      <w:bookmarkStart w:id="667" w:name="_Toc207894795"/>
      <w:bookmarkStart w:id="668" w:name="_Toc208864227"/>
      <w:bookmarkStart w:id="669" w:name="_Toc208864332"/>
      <w:bookmarkStart w:id="670" w:name="_Toc209985132"/>
      <w:r>
        <w:t xml:space="preserve">Figura </w:t>
      </w:r>
      <w:r w:rsidR="00267181">
        <w:fldChar w:fldCharType="begin"/>
      </w:r>
      <w:r w:rsidR="00267181">
        <w:instrText xml:space="preserve"> STYLEREF 1 \s </w:instrText>
      </w:r>
      <w:r w:rsidR="00267181">
        <w:fldChar w:fldCharType="separate"/>
      </w:r>
      <w:r w:rsidR="00267181">
        <w:rPr>
          <w:noProof/>
        </w:rPr>
        <w:t>8</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1</w:t>
      </w:r>
      <w:r w:rsidR="00267181">
        <w:fldChar w:fldCharType="end"/>
      </w:r>
      <w:r w:rsidR="00E7787A">
        <w:t xml:space="preserve"> Gr</w:t>
      </w:r>
      <w:r w:rsidR="00776A16">
        <w:t>á</w:t>
      </w:r>
      <w:r w:rsidR="00E7787A">
        <w:t>fica</w:t>
      </w:r>
      <w:r>
        <w:t xml:space="preserve"> </w:t>
      </w:r>
      <w:proofErr w:type="spellStart"/>
      <w:r w:rsidR="00EB0C64">
        <w:t>Burn</w:t>
      </w:r>
      <w:proofErr w:type="spellEnd"/>
      <w:r w:rsidR="00EB0C64">
        <w:t xml:space="preserve">-Down </w:t>
      </w:r>
      <w:r w:rsidR="00E7787A">
        <w:t>del esfuerzo del equipo</w:t>
      </w:r>
      <w:bookmarkEnd w:id="662"/>
      <w:bookmarkEnd w:id="663"/>
      <w:bookmarkEnd w:id="664"/>
      <w:bookmarkEnd w:id="665"/>
      <w:bookmarkEnd w:id="666"/>
      <w:bookmarkEnd w:id="667"/>
      <w:bookmarkEnd w:id="668"/>
      <w:bookmarkEnd w:id="669"/>
      <w:bookmarkEnd w:id="670"/>
    </w:p>
    <w:p w14:paraId="17361F2C" w14:textId="6B9294B9" w:rsidR="00EE0C58" w:rsidRPr="00EE0C58" w:rsidRDefault="006D6C98" w:rsidP="00EE0C58">
      <w:pPr>
        <w:pStyle w:val="Sinespaciado"/>
        <w:rPr>
          <w:noProof/>
        </w:rPr>
      </w:pPr>
      <w:r>
        <w:rPr>
          <w:noProof/>
        </w:rPr>
        <w:drawing>
          <wp:inline distT="0" distB="0" distL="0" distR="0" wp14:anchorId="7160704B" wp14:editId="7EB06F5F">
            <wp:extent cx="5971540" cy="2968625"/>
            <wp:effectExtent l="0" t="0" r="0" b="3175"/>
            <wp:docPr id="155091522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15221" name="Imagen 1" descr="Gráfico, Gráfico de líneas&#10;&#10;El contenido generado por IA puede ser incorrecto."/>
                    <pic:cNvPicPr/>
                  </pic:nvPicPr>
                  <pic:blipFill>
                    <a:blip r:embed="rId121"/>
                    <a:stretch>
                      <a:fillRect/>
                    </a:stretch>
                  </pic:blipFill>
                  <pic:spPr>
                    <a:xfrm>
                      <a:off x="0" y="0"/>
                      <a:ext cx="5971540" cy="2968625"/>
                    </a:xfrm>
                    <a:prstGeom prst="rect">
                      <a:avLst/>
                    </a:prstGeom>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671" w:name="_Toc208864139"/>
      <w:proofErr w:type="spellStart"/>
      <w:r>
        <w:t>Burn</w:t>
      </w:r>
      <w:proofErr w:type="spellEnd"/>
      <w:r>
        <w:t xml:space="preserve"> </w:t>
      </w:r>
      <w:r w:rsidR="006B1CD1">
        <w:t>U</w:t>
      </w:r>
      <w:r>
        <w:t>p chart</w:t>
      </w:r>
      <w:bookmarkEnd w:id="671"/>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w:t>
      </w:r>
      <w:proofErr w:type="spellStart"/>
      <w:r>
        <w:t>Burn</w:t>
      </w:r>
      <w:proofErr w:type="spellEnd"/>
      <w:r>
        <w:t xml:space="preserve">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7FE132A1" w:rsidR="001F029F" w:rsidRDefault="001F029F" w:rsidP="00183B20">
      <w:pPr>
        <w:pStyle w:val="Descripcin"/>
        <w:keepNext/>
      </w:pPr>
      <w:bookmarkStart w:id="672" w:name="_Toc200854242"/>
      <w:bookmarkStart w:id="673" w:name="_Toc201172462"/>
      <w:bookmarkStart w:id="674" w:name="_Toc201199658"/>
      <w:bookmarkStart w:id="675" w:name="_Toc201199747"/>
      <w:bookmarkStart w:id="676" w:name="_Toc207209064"/>
      <w:bookmarkStart w:id="677" w:name="_Toc207894796"/>
      <w:bookmarkStart w:id="678" w:name="_Toc208864228"/>
      <w:bookmarkStart w:id="679" w:name="_Toc208864333"/>
      <w:bookmarkStart w:id="680" w:name="_Toc209985133"/>
      <w:r>
        <w:lastRenderedPageBreak/>
        <w:t xml:space="preserve">Figura </w:t>
      </w:r>
      <w:r w:rsidR="00267181">
        <w:fldChar w:fldCharType="begin"/>
      </w:r>
      <w:r w:rsidR="00267181">
        <w:instrText xml:space="preserve"> STYLEREF 1 \s </w:instrText>
      </w:r>
      <w:r w:rsidR="00267181">
        <w:fldChar w:fldCharType="separate"/>
      </w:r>
      <w:r w:rsidR="00267181">
        <w:rPr>
          <w:noProof/>
        </w:rPr>
        <w:t>8</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2</w:t>
      </w:r>
      <w:r w:rsidR="00267181">
        <w:fldChar w:fldCharType="end"/>
      </w:r>
      <w:r w:rsidR="008E16FF">
        <w:t xml:space="preserve"> </w:t>
      </w:r>
      <w:r w:rsidR="00E7787A">
        <w:t>Gr</w:t>
      </w:r>
      <w:r w:rsidR="00776A16">
        <w:t>á</w:t>
      </w:r>
      <w:r w:rsidR="00E7787A">
        <w:t xml:space="preserve">fica </w:t>
      </w:r>
      <w:proofErr w:type="spellStart"/>
      <w:r w:rsidR="008E16FF">
        <w:t>Burn</w:t>
      </w:r>
      <w:proofErr w:type="spellEnd"/>
      <w:r w:rsidR="00183B20">
        <w:t>-Up del esfuerzo del equipo</w:t>
      </w:r>
      <w:bookmarkEnd w:id="672"/>
      <w:bookmarkEnd w:id="673"/>
      <w:bookmarkEnd w:id="674"/>
      <w:bookmarkEnd w:id="675"/>
      <w:bookmarkEnd w:id="676"/>
      <w:bookmarkEnd w:id="677"/>
      <w:bookmarkEnd w:id="678"/>
      <w:bookmarkEnd w:id="679"/>
      <w:bookmarkEnd w:id="680"/>
    </w:p>
    <w:p w14:paraId="3BE4FE1A" w14:textId="433B5B3E" w:rsidR="00CA3BEB" w:rsidRPr="00CA3BEB" w:rsidRDefault="00C26CB6" w:rsidP="00CA3BEB">
      <w:pPr>
        <w:spacing w:after="0" w:line="240" w:lineRule="auto"/>
        <w:ind w:firstLine="0"/>
        <w:jc w:val="left"/>
        <w:rPr>
          <w:rFonts w:eastAsia="Times New Roman" w:cs="Times New Roman"/>
        </w:rPr>
      </w:pPr>
      <w:r>
        <w:rPr>
          <w:noProof/>
        </w:rPr>
        <w:drawing>
          <wp:inline distT="0" distB="0" distL="0" distR="0" wp14:anchorId="572824E6" wp14:editId="41956736">
            <wp:extent cx="5971540" cy="2576830"/>
            <wp:effectExtent l="0" t="0" r="0" b="0"/>
            <wp:docPr id="9233888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8842" name="Imagen 1" descr="Gráfico, Gráfico de líneas&#10;&#10;El contenido generado por IA puede ser incorrecto."/>
                    <pic:cNvPicPr/>
                  </pic:nvPicPr>
                  <pic:blipFill>
                    <a:blip r:embed="rId122"/>
                    <a:stretch>
                      <a:fillRect/>
                    </a:stretch>
                  </pic:blipFill>
                  <pic:spPr>
                    <a:xfrm>
                      <a:off x="0" y="0"/>
                      <a:ext cx="5971540" cy="2576830"/>
                    </a:xfrm>
                    <a:prstGeom prst="rect">
                      <a:avLst/>
                    </a:prstGeom>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681" w:name="_Toc208864140"/>
      <w:r>
        <w:t>Velocidad del equipó</w:t>
      </w:r>
      <w:bookmarkEnd w:id="681"/>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6D568A8F" w:rsidR="00F2237A" w:rsidRDefault="00F2237A" w:rsidP="00F2237A">
      <w:pPr>
        <w:pStyle w:val="Descripcin"/>
        <w:keepNext/>
      </w:pPr>
      <w:bookmarkStart w:id="682" w:name="_Toc200854243"/>
      <w:bookmarkStart w:id="683" w:name="_Toc201172463"/>
      <w:bookmarkStart w:id="684" w:name="_Toc201199659"/>
      <w:bookmarkStart w:id="685" w:name="_Toc201199748"/>
      <w:bookmarkStart w:id="686" w:name="_Toc207209065"/>
      <w:bookmarkStart w:id="687" w:name="_Toc207894797"/>
      <w:bookmarkStart w:id="688" w:name="_Toc208864229"/>
      <w:bookmarkStart w:id="689" w:name="_Toc208864334"/>
      <w:bookmarkStart w:id="690" w:name="_Toc209985134"/>
      <w:r>
        <w:t xml:space="preserve">Figura </w:t>
      </w:r>
      <w:r w:rsidR="00267181">
        <w:fldChar w:fldCharType="begin"/>
      </w:r>
      <w:r w:rsidR="00267181">
        <w:instrText xml:space="preserve"> STYLEREF 1 \s </w:instrText>
      </w:r>
      <w:r w:rsidR="00267181">
        <w:fldChar w:fldCharType="separate"/>
      </w:r>
      <w:r w:rsidR="00267181">
        <w:rPr>
          <w:noProof/>
        </w:rPr>
        <w:t>8</w:t>
      </w:r>
      <w:r w:rsidR="00267181">
        <w:fldChar w:fldCharType="end"/>
      </w:r>
      <w:r w:rsidR="00267181">
        <w:t>.</w:t>
      </w:r>
      <w:r w:rsidR="00267181">
        <w:fldChar w:fldCharType="begin"/>
      </w:r>
      <w:r w:rsidR="00267181">
        <w:instrText xml:space="preserve"> SEQ Figura \* ARABIC \s 1 </w:instrText>
      </w:r>
      <w:r w:rsidR="00267181">
        <w:fldChar w:fldCharType="separate"/>
      </w:r>
      <w:r w:rsidR="00267181">
        <w:rPr>
          <w:noProof/>
        </w:rPr>
        <w:t>3</w:t>
      </w:r>
      <w:r w:rsidR="00267181">
        <w:fldChar w:fldCharType="end"/>
      </w:r>
      <w:r>
        <w:t xml:space="preserve"> Velocidad del equipo</w:t>
      </w:r>
      <w:bookmarkEnd w:id="682"/>
      <w:bookmarkEnd w:id="683"/>
      <w:bookmarkEnd w:id="684"/>
      <w:bookmarkEnd w:id="685"/>
      <w:bookmarkEnd w:id="686"/>
      <w:bookmarkEnd w:id="687"/>
      <w:bookmarkEnd w:id="688"/>
      <w:bookmarkEnd w:id="689"/>
      <w:bookmarkEnd w:id="690"/>
    </w:p>
    <w:p w14:paraId="444B3242" w14:textId="77777777" w:rsidR="00C17EEC" w:rsidRPr="00C17EEC" w:rsidRDefault="00C17EEC" w:rsidP="00C17EEC"/>
    <w:p w14:paraId="1EEA3966" w14:textId="1CFFB523" w:rsidR="00F2237A" w:rsidRDefault="00165157" w:rsidP="00B1218D">
      <w:pPr>
        <w:spacing w:line="278" w:lineRule="auto"/>
        <w:ind w:firstLine="0"/>
        <w:jc w:val="left"/>
      </w:pPr>
      <w:r>
        <w:rPr>
          <w:noProof/>
        </w:rPr>
        <w:lastRenderedPageBreak/>
        <w:drawing>
          <wp:inline distT="0" distB="0" distL="0" distR="0" wp14:anchorId="18D4C5ED" wp14:editId="1E3B78EC">
            <wp:extent cx="5971540" cy="4281805"/>
            <wp:effectExtent l="0" t="0" r="0" b="4445"/>
            <wp:docPr id="186585846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8468" name="Imagen 1" descr="Gráfico, Gráfico de barras&#10;&#10;El contenido generado por IA puede ser incorrecto."/>
                    <pic:cNvPicPr/>
                  </pic:nvPicPr>
                  <pic:blipFill>
                    <a:blip r:embed="rId123"/>
                    <a:stretch>
                      <a:fillRect/>
                    </a:stretch>
                  </pic:blipFill>
                  <pic:spPr>
                    <a:xfrm>
                      <a:off x="0" y="0"/>
                      <a:ext cx="5971540" cy="4281805"/>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691" w:name="_Toc208864141"/>
      <w:r w:rsidR="00784BD2">
        <w:lastRenderedPageBreak/>
        <w:t>Retrospectiva</w:t>
      </w:r>
      <w:bookmarkEnd w:id="691"/>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692" w:name="_Toc208864142"/>
      <w:r>
        <w:t>Plan de mejora</w:t>
      </w:r>
      <w:bookmarkEnd w:id="69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372FBEC9" w:rsidR="00080EBF" w:rsidRDefault="00080EBF" w:rsidP="00080EBF">
      <w:pPr>
        <w:pStyle w:val="Descripcin"/>
        <w:keepNext/>
      </w:pPr>
      <w:bookmarkStart w:id="693" w:name="_Toc200854106"/>
      <w:bookmarkStart w:id="694" w:name="_Toc201172390"/>
      <w:bookmarkStart w:id="695" w:name="_Toc201199660"/>
      <w:bookmarkStart w:id="696" w:name="_Toc201199749"/>
      <w:bookmarkStart w:id="697" w:name="_Toc207209066"/>
      <w:bookmarkStart w:id="698" w:name="_Toc207894798"/>
      <w:bookmarkStart w:id="699" w:name="_Toc208864230"/>
      <w:bookmarkStart w:id="700" w:name="_Toc208864335"/>
      <w:bookmarkStart w:id="701" w:name="_Toc209985135"/>
      <w:r>
        <w:lastRenderedPageBreak/>
        <w:t xml:space="preserve">Tabla </w:t>
      </w:r>
      <w:r w:rsidR="003917AA">
        <w:fldChar w:fldCharType="begin"/>
      </w:r>
      <w:r w:rsidR="003917AA">
        <w:instrText xml:space="preserve"> STYLEREF 1 \s </w:instrText>
      </w:r>
      <w:r w:rsidR="003917AA">
        <w:fldChar w:fldCharType="separate"/>
      </w:r>
      <w:r w:rsidR="003917AA">
        <w:rPr>
          <w:noProof/>
        </w:rPr>
        <w:t>8</w:t>
      </w:r>
      <w:r w:rsidR="003917AA">
        <w:rPr>
          <w:noProof/>
        </w:rPr>
        <w:fldChar w:fldCharType="end"/>
      </w:r>
      <w:r w:rsidR="003917AA">
        <w:t>.</w:t>
      </w:r>
      <w:r w:rsidR="003917AA">
        <w:fldChar w:fldCharType="begin"/>
      </w:r>
      <w:r w:rsidR="003917AA">
        <w:instrText xml:space="preserve"> SEQ Tabla \* ARABIC \s 1 </w:instrText>
      </w:r>
      <w:r w:rsidR="003917AA">
        <w:fldChar w:fldCharType="separate"/>
      </w:r>
      <w:r w:rsidR="003917AA">
        <w:rPr>
          <w:noProof/>
        </w:rPr>
        <w:t>3</w:t>
      </w:r>
      <w:r w:rsidR="003917AA">
        <w:rPr>
          <w:noProof/>
        </w:rPr>
        <w:fldChar w:fldCharType="end"/>
      </w:r>
      <w:r>
        <w:t xml:space="preserve"> “Plan de mejora”</w:t>
      </w:r>
      <w:bookmarkEnd w:id="693"/>
      <w:bookmarkEnd w:id="694"/>
      <w:bookmarkEnd w:id="695"/>
      <w:bookmarkEnd w:id="696"/>
      <w:bookmarkEnd w:id="697"/>
      <w:bookmarkEnd w:id="698"/>
      <w:bookmarkEnd w:id="699"/>
      <w:bookmarkEnd w:id="700"/>
      <w:bookmarkEnd w:id="701"/>
    </w:p>
    <w:p w14:paraId="1C13B129" w14:textId="38B2180B" w:rsidR="00C250B8" w:rsidRDefault="00165157" w:rsidP="00EB4ADF">
      <w:pPr>
        <w:pStyle w:val="Sinespaciado"/>
      </w:pPr>
      <w:r>
        <w:rPr>
          <w:noProof/>
        </w:rPr>
        <w:drawing>
          <wp:inline distT="0" distB="0" distL="0" distR="0" wp14:anchorId="235131C5" wp14:editId="1279F959">
            <wp:extent cx="5971540" cy="2353310"/>
            <wp:effectExtent l="0" t="0" r="0" b="8890"/>
            <wp:docPr id="2610312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1211" name="Imagen 1" descr="Interfaz de usuario gráfica, Texto, Aplicación, Correo electrónico&#10;&#10;El contenido generado por IA puede ser incorrecto."/>
                    <pic:cNvPicPr/>
                  </pic:nvPicPr>
                  <pic:blipFill>
                    <a:blip r:embed="rId124"/>
                    <a:stretch>
                      <a:fillRect/>
                    </a:stretch>
                  </pic:blipFill>
                  <pic:spPr>
                    <a:xfrm>
                      <a:off x="0" y="0"/>
                      <a:ext cx="5971540" cy="235331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702" w:name="_Toc201199661"/>
      <w:bookmarkStart w:id="703" w:name="_Toc201199750"/>
      <w:bookmarkStart w:id="704" w:name="_Toc207209067"/>
      <w:bookmarkStart w:id="705" w:name="_Toc207894799"/>
      <w:bookmarkStart w:id="706" w:name="_Toc208864143"/>
      <w:bookmarkStart w:id="707" w:name="_Toc208864231"/>
      <w:bookmarkStart w:id="708" w:name="_Toc208864336"/>
      <w:bookmarkStart w:id="709" w:name="_Toc209985136"/>
      <w:r>
        <w:lastRenderedPageBreak/>
        <w:t>ANEXO</w:t>
      </w:r>
      <w:bookmarkEnd w:id="702"/>
      <w:bookmarkEnd w:id="703"/>
      <w:bookmarkEnd w:id="704"/>
      <w:bookmarkEnd w:id="705"/>
      <w:bookmarkEnd w:id="706"/>
      <w:bookmarkEnd w:id="707"/>
      <w:bookmarkEnd w:id="708"/>
      <w:bookmarkEnd w:id="709"/>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710" w:name="_Toc208864144"/>
      <w:r>
        <w:t>Propuesta de solución</w:t>
      </w:r>
      <w:r w:rsidR="00DD6D69">
        <w:t xml:space="preserve"> detallada</w:t>
      </w:r>
      <w:bookmarkEnd w:id="710"/>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711" w:name="_Toc208864145"/>
      <w:r w:rsidRPr="003763C1">
        <w:t>Pila Tecnológica</w:t>
      </w:r>
      <w:bookmarkEnd w:id="711"/>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712" w:name="_Toc208864146"/>
      <w:r>
        <w:lastRenderedPageBreak/>
        <w:t>Pdf diagrama de clases</w:t>
      </w:r>
      <w:r w:rsidR="00FB1907">
        <w:t xml:space="preserve"> y modelado datos</w:t>
      </w:r>
      <w:r>
        <w:t>:</w:t>
      </w:r>
      <w:bookmarkEnd w:id="712"/>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1pt" o:ole="">
            <v:imagedata r:id="rId125" o:title=""/>
          </v:shape>
          <o:OLEObject Type="Embed" ProgID="Package" ShapeID="_x0000_i1025" DrawAspect="Icon" ObjectID="_1820775118" r:id="rId126"/>
        </w:object>
      </w:r>
      <w:r>
        <w:object w:dxaOrig="1530" w:dyaOrig="995" w14:anchorId="7318620E">
          <v:shape id="_x0000_i1026" type="#_x0000_t75" style="width:79.5pt;height:50.1pt" o:ole="">
            <v:imagedata r:id="rId127" o:title=""/>
          </v:shape>
          <o:OLEObject Type="Embed" ProgID="Package" ShapeID="_x0000_i1026" DrawAspect="Icon" ObjectID="_1820775119" r:id="rId128"/>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713" w:name="_Toc208864147"/>
      <w:r>
        <w:t xml:space="preserve">Pdf vista </w:t>
      </w:r>
      <w:r w:rsidR="001B05A0">
        <w:t>de proceso</w:t>
      </w:r>
      <w:bookmarkEnd w:id="713"/>
    </w:p>
    <w:p w14:paraId="556A5DF8" w14:textId="66422C0E" w:rsidR="001B05A0" w:rsidRPr="001B05A0" w:rsidRDefault="001B05A0" w:rsidP="001B05A0"/>
    <w:p w14:paraId="0AD09547" w14:textId="6D84D254" w:rsidR="001B05A0" w:rsidRDefault="001B05A0" w:rsidP="001B05A0">
      <w:pPr>
        <w:pStyle w:val="Ttulo2"/>
      </w:pPr>
      <w:bookmarkStart w:id="714" w:name="_Toc208864148"/>
      <w:r>
        <w:t>Pdf vista componentes</w:t>
      </w:r>
      <w:bookmarkEnd w:id="714"/>
    </w:p>
    <w:p w14:paraId="510134BB" w14:textId="1E18E437" w:rsidR="001B05A0" w:rsidRPr="001B05A0" w:rsidRDefault="00590E8C" w:rsidP="001B05A0">
      <w:r>
        <w:object w:dxaOrig="1530" w:dyaOrig="995" w14:anchorId="3BF7DF28">
          <v:shape id="_x0000_i1027" type="#_x0000_t75" style="width:79.5pt;height:50.1pt" o:ole="">
            <v:imagedata r:id="rId129" o:title=""/>
          </v:shape>
          <o:OLEObject Type="Embed" ProgID="Package" ShapeID="_x0000_i1027" DrawAspect="Icon" ObjectID="_1820775120" r:id="rId130"/>
        </w:object>
      </w:r>
    </w:p>
    <w:p w14:paraId="3D43ED15" w14:textId="1A33DA9C" w:rsidR="00FB1907" w:rsidRDefault="001B05A0" w:rsidP="000E7D9E">
      <w:pPr>
        <w:pStyle w:val="Ttulo2"/>
      </w:pPr>
      <w:bookmarkStart w:id="715" w:name="_Toc208864149"/>
      <w:r>
        <w:t xml:space="preserve">Pdf vista </w:t>
      </w:r>
      <w:r w:rsidR="000E7D9E">
        <w:t>despliegue</w:t>
      </w:r>
      <w:bookmarkEnd w:id="715"/>
    </w:p>
    <w:p w14:paraId="5DDC40E8" w14:textId="1F2E383B" w:rsidR="000E7D9E" w:rsidRPr="000E7D9E" w:rsidRDefault="00590E8C" w:rsidP="000E7D9E">
      <w:r>
        <w:object w:dxaOrig="1530" w:dyaOrig="995" w14:anchorId="4B2FF5B7">
          <v:shape id="_x0000_i1028" type="#_x0000_t75" style="width:79.5pt;height:50.1pt" o:ole="">
            <v:imagedata r:id="rId131" o:title=""/>
          </v:shape>
          <o:OLEObject Type="Embed" ProgID="Package" ShapeID="_x0000_i1028" DrawAspect="Icon" ObjectID="_1820775121" r:id="rId132"/>
        </w:object>
      </w:r>
    </w:p>
    <w:p w14:paraId="3BD3E74E" w14:textId="4F5E1DE6" w:rsidR="00E10416" w:rsidRDefault="00131198" w:rsidP="00E10416">
      <w:pPr>
        <w:pStyle w:val="Ttulo2"/>
      </w:pPr>
      <w:bookmarkStart w:id="716" w:name="_Toc208864150"/>
      <w:r>
        <w:t>Diagrama de clases</w:t>
      </w:r>
      <w:r w:rsidR="00876D85">
        <w:t xml:space="preserve"> y modelado de datos</w:t>
      </w:r>
      <w:bookmarkEnd w:id="716"/>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717" w:name="_Toc208864151"/>
      <w:r>
        <w:t>Árbol de navegación</w:t>
      </w:r>
      <w:r w:rsidR="00613426">
        <w:t xml:space="preserve"> y </w:t>
      </w:r>
      <w:r w:rsidR="00021088">
        <w:t>v</w:t>
      </w:r>
      <w:r w:rsidR="00613426">
        <w:t>ista del menú desplegable</w:t>
      </w:r>
      <w:bookmarkEnd w:id="717"/>
    </w:p>
    <w:p w14:paraId="7EB79AFE" w14:textId="5AE59152" w:rsidR="00965C25" w:rsidRDefault="00965C25" w:rsidP="00965C25"/>
    <w:p w14:paraId="0602546F" w14:textId="77777777" w:rsidR="004A3C63" w:rsidRPr="004A3C63" w:rsidRDefault="004A3C63" w:rsidP="004A3C63">
      <w:pPr>
        <w:numPr>
          <w:ilvl w:val="0"/>
          <w:numId w:val="59"/>
        </w:numPr>
      </w:pPr>
      <w:r w:rsidRPr="004A3C63">
        <w:t>1. Acceso y Navegación Principal</w:t>
      </w:r>
    </w:p>
    <w:p w14:paraId="226DE052" w14:textId="77777777" w:rsidR="004A3C63" w:rsidRPr="004A3C63" w:rsidRDefault="004A3C63" w:rsidP="004A3C63">
      <w:pPr>
        <w:numPr>
          <w:ilvl w:val="0"/>
          <w:numId w:val="59"/>
        </w:numPr>
      </w:pPr>
      <w:r w:rsidRPr="004A3C63">
        <w:t>Inicio de Sesión (Iniciar sesión): Es el punto de entrada al sistema. El usuario debe ingresar sus credenciales para acceder.</w:t>
      </w:r>
    </w:p>
    <w:p w14:paraId="6C4373E4" w14:textId="77777777" w:rsidR="004A3C63" w:rsidRPr="004A3C63" w:rsidRDefault="004A3C63" w:rsidP="004A3C63">
      <w:pPr>
        <w:numPr>
          <w:ilvl w:val="0"/>
          <w:numId w:val="59"/>
        </w:numPr>
      </w:pPr>
      <w:r w:rsidRPr="004A3C63">
        <w:t>Dashboard (Dashboard): Una vez dentro, el usuario llega a una pantalla principal o "Dashboard", que seguramente muestra un resumen de la información más relevante.</w:t>
      </w:r>
    </w:p>
    <w:p w14:paraId="72C1E451" w14:textId="77777777" w:rsidR="004A3C63" w:rsidRPr="004A3C63" w:rsidRDefault="004A3C63" w:rsidP="004A3C63">
      <w:pPr>
        <w:numPr>
          <w:ilvl w:val="0"/>
          <w:numId w:val="59"/>
        </w:numPr>
      </w:pPr>
      <w:r w:rsidRPr="004A3C63">
        <w:t>Menú Principal (Menu): Desde aquí, el usuario puede navegar a todas las secciones principales del sistema.</w:t>
      </w:r>
    </w:p>
    <w:p w14:paraId="1360E63F" w14:textId="77777777" w:rsidR="004A3C63" w:rsidRPr="004A3C63" w:rsidRDefault="004A3C63" w:rsidP="004A3C63">
      <w:pPr>
        <w:numPr>
          <w:ilvl w:val="0"/>
          <w:numId w:val="59"/>
        </w:numPr>
      </w:pPr>
      <w:r w:rsidRPr="004A3C63">
        <w:t>2. Módulos Principales del Sistema</w:t>
      </w:r>
    </w:p>
    <w:p w14:paraId="076DCB3E" w14:textId="77777777" w:rsidR="004A3C63" w:rsidRPr="004A3C63" w:rsidRDefault="004A3C63" w:rsidP="004A3C63">
      <w:pPr>
        <w:ind w:firstLine="0"/>
      </w:pPr>
      <w:r w:rsidRPr="004A3C63">
        <w:t>El menú da acceso a varias áreas clave:</w:t>
      </w:r>
    </w:p>
    <w:p w14:paraId="1A1AC086" w14:textId="77777777" w:rsidR="004A3C63" w:rsidRPr="004A3C63" w:rsidRDefault="004A3C63" w:rsidP="004A3C63">
      <w:pPr>
        <w:numPr>
          <w:ilvl w:val="0"/>
          <w:numId w:val="60"/>
        </w:numPr>
      </w:pPr>
      <w:r w:rsidRPr="004A3C63">
        <w:t>Turnos (Turnos): Este módulo se encarga de la gestión de los horarios de trabajo. Permite:</w:t>
      </w:r>
    </w:p>
    <w:p w14:paraId="0F589499" w14:textId="77777777" w:rsidR="004A3C63" w:rsidRPr="004A3C63" w:rsidRDefault="004A3C63" w:rsidP="004A3C63">
      <w:pPr>
        <w:numPr>
          <w:ilvl w:val="1"/>
          <w:numId w:val="60"/>
        </w:numPr>
      </w:pPr>
      <w:r w:rsidRPr="004A3C63">
        <w:t>Crear nuevos turnos.</w:t>
      </w:r>
    </w:p>
    <w:p w14:paraId="544962BC" w14:textId="77777777" w:rsidR="004A3C63" w:rsidRPr="004A3C63" w:rsidRDefault="004A3C63" w:rsidP="004A3C63">
      <w:pPr>
        <w:numPr>
          <w:ilvl w:val="1"/>
          <w:numId w:val="60"/>
        </w:numPr>
      </w:pPr>
      <w:r w:rsidRPr="004A3C63">
        <w:t>Visualizar los turnos ya creados.</w:t>
      </w:r>
    </w:p>
    <w:p w14:paraId="1E5DA622" w14:textId="77777777" w:rsidR="004A3C63" w:rsidRPr="004A3C63" w:rsidRDefault="004A3C63" w:rsidP="004A3C63">
      <w:pPr>
        <w:numPr>
          <w:ilvl w:val="1"/>
          <w:numId w:val="60"/>
        </w:numPr>
      </w:pPr>
      <w:r w:rsidRPr="004A3C63">
        <w:t>Asignar turnos específicos a cada empleado.</w:t>
      </w:r>
    </w:p>
    <w:p w14:paraId="09BB260B" w14:textId="77777777" w:rsidR="004A3C63" w:rsidRPr="004A3C63" w:rsidRDefault="004A3C63" w:rsidP="004A3C63">
      <w:pPr>
        <w:numPr>
          <w:ilvl w:val="0"/>
          <w:numId w:val="60"/>
        </w:numPr>
      </w:pPr>
      <w:r w:rsidRPr="004A3C63">
        <w:lastRenderedPageBreak/>
        <w:t>Tablas Maestras (Tablas maestras): Esta es una sección de configuración central. Aquí se administra la información fundamental que el resto del sistema utilizará. Incluye la gestión de:</w:t>
      </w:r>
    </w:p>
    <w:p w14:paraId="6BAF369B" w14:textId="77777777" w:rsidR="004A3C63" w:rsidRPr="004A3C63" w:rsidRDefault="004A3C63" w:rsidP="004A3C63">
      <w:pPr>
        <w:numPr>
          <w:ilvl w:val="1"/>
          <w:numId w:val="60"/>
        </w:numPr>
      </w:pPr>
      <w:r w:rsidRPr="004A3C63">
        <w:t>Permisos: Ver los permisos de seguridad.</w:t>
      </w:r>
    </w:p>
    <w:p w14:paraId="3BCEC481" w14:textId="77777777" w:rsidR="004A3C63" w:rsidRPr="004A3C63" w:rsidRDefault="004A3C63" w:rsidP="004A3C63">
      <w:pPr>
        <w:numPr>
          <w:ilvl w:val="1"/>
          <w:numId w:val="60"/>
        </w:numPr>
      </w:pPr>
      <w:r w:rsidRPr="004A3C63">
        <w:t>Centros de costos: Administrar las unidades de negocio para la contabilidad.</w:t>
      </w:r>
    </w:p>
    <w:p w14:paraId="06556DCC" w14:textId="77777777" w:rsidR="004A3C63" w:rsidRPr="004A3C63" w:rsidRDefault="004A3C63" w:rsidP="004A3C63">
      <w:pPr>
        <w:numPr>
          <w:ilvl w:val="1"/>
          <w:numId w:val="60"/>
        </w:numPr>
      </w:pPr>
      <w:r w:rsidRPr="004A3C63">
        <w:t>Departamentos: Gestionar las áreas de la empresa.</w:t>
      </w:r>
    </w:p>
    <w:p w14:paraId="1661D1ED" w14:textId="77777777" w:rsidR="004A3C63" w:rsidRPr="004A3C63" w:rsidRDefault="004A3C63" w:rsidP="004A3C63">
      <w:pPr>
        <w:numPr>
          <w:ilvl w:val="1"/>
          <w:numId w:val="60"/>
        </w:numPr>
      </w:pPr>
      <w:r w:rsidRPr="004A3C63">
        <w:t>Motivos de permiso: Definir las razones por las que un empleado puede solicitar un permiso.</w:t>
      </w:r>
    </w:p>
    <w:p w14:paraId="41BF2805" w14:textId="77777777" w:rsidR="004A3C63" w:rsidRPr="004A3C63" w:rsidRDefault="004A3C63" w:rsidP="004A3C63">
      <w:pPr>
        <w:numPr>
          <w:ilvl w:val="1"/>
          <w:numId w:val="60"/>
        </w:numPr>
      </w:pPr>
      <w:r w:rsidRPr="004A3C63">
        <w:t>Sucursales: Administrar las diferentes sedes de la empresa.</w:t>
      </w:r>
    </w:p>
    <w:p w14:paraId="5D6F2720" w14:textId="77777777" w:rsidR="004A3C63" w:rsidRPr="004A3C63" w:rsidRDefault="004A3C63" w:rsidP="004A3C63">
      <w:pPr>
        <w:numPr>
          <w:ilvl w:val="1"/>
          <w:numId w:val="60"/>
        </w:numPr>
      </w:pPr>
      <w:r w:rsidRPr="004A3C63">
        <w:t>Tipos de Contrato y Vacaciones: Definir las distintas modalidades de contratos y tipos de vacaciones disponibles.</w:t>
      </w:r>
    </w:p>
    <w:p w14:paraId="0C3CD244" w14:textId="77777777" w:rsidR="004A3C63" w:rsidRPr="004A3C63" w:rsidRDefault="004A3C63" w:rsidP="004A3C63">
      <w:pPr>
        <w:numPr>
          <w:ilvl w:val="0"/>
          <w:numId w:val="60"/>
        </w:numPr>
      </w:pPr>
      <w:r w:rsidRPr="004A3C63">
        <w:t>Vacaciones (Vacaciones): Permite a los usuarios crear y visualizar solicitudes de vacaciones.</w:t>
      </w:r>
    </w:p>
    <w:p w14:paraId="145B33CD" w14:textId="77777777" w:rsidR="004A3C63" w:rsidRPr="004A3C63" w:rsidRDefault="004A3C63" w:rsidP="004A3C63">
      <w:pPr>
        <w:numPr>
          <w:ilvl w:val="0"/>
          <w:numId w:val="60"/>
        </w:numPr>
      </w:pPr>
      <w:r w:rsidRPr="004A3C63">
        <w:t>Informe de asistencia (Informe de asistencia): Una herramienta para consultar el registro de asistencia de cada uno de los empleados.</w:t>
      </w:r>
    </w:p>
    <w:p w14:paraId="09DF02B0" w14:textId="77777777" w:rsidR="004A3C63" w:rsidRPr="004A3C63" w:rsidRDefault="004A3C63" w:rsidP="004A3C63">
      <w:pPr>
        <w:numPr>
          <w:ilvl w:val="0"/>
          <w:numId w:val="60"/>
        </w:numPr>
      </w:pPr>
      <w:r w:rsidRPr="004A3C63">
        <w:t>Ingreso de permisos (Ingreso de permisos): Un formulario para que el usuario pueda crear una nueva solicitud de permiso, especificando el motivo.</w:t>
      </w:r>
    </w:p>
    <w:p w14:paraId="4B76CACA" w14:textId="77777777" w:rsidR="004A3C63" w:rsidRPr="004A3C63" w:rsidRDefault="004A3C63" w:rsidP="004A3C63">
      <w:pPr>
        <w:numPr>
          <w:ilvl w:val="0"/>
          <w:numId w:val="60"/>
        </w:numPr>
      </w:pPr>
      <w:r w:rsidRPr="004A3C63">
        <w:t>Informes (Informes): Esta sección se dedica a la visualización de reportes. En el diagrama se especifican dos tipos:</w:t>
      </w:r>
    </w:p>
    <w:p w14:paraId="274E91B5" w14:textId="77777777" w:rsidR="004A3C63" w:rsidRPr="004A3C63" w:rsidRDefault="004A3C63" w:rsidP="004A3C63">
      <w:pPr>
        <w:numPr>
          <w:ilvl w:val="1"/>
          <w:numId w:val="60"/>
        </w:numPr>
      </w:pPr>
      <w:r w:rsidRPr="004A3C63">
        <w:t>Permisos Aprobados: Muestra un listado de todos los permisos que han sido concedidos.</w:t>
      </w:r>
    </w:p>
    <w:p w14:paraId="0C389CEE" w14:textId="77777777" w:rsidR="004A3C63" w:rsidRPr="004A3C63" w:rsidRDefault="004A3C63" w:rsidP="004A3C63">
      <w:pPr>
        <w:numPr>
          <w:ilvl w:val="1"/>
          <w:numId w:val="60"/>
        </w:numPr>
      </w:pPr>
      <w:r w:rsidRPr="004A3C63">
        <w:t>Faltas de Empleados: Permite ver un listado de todos los empleados y consultar las ausencias (faltas) de cada uno.</w:t>
      </w:r>
    </w:p>
    <w:p w14:paraId="72E91792" w14:textId="77777777" w:rsidR="004A3C63" w:rsidRPr="004A3C63" w:rsidRDefault="004A3C63" w:rsidP="004A3C63">
      <w:pPr>
        <w:numPr>
          <w:ilvl w:val="0"/>
          <w:numId w:val="60"/>
        </w:numPr>
      </w:pPr>
      <w:r w:rsidRPr="004A3C63">
        <w:t>Salir (Salir): La funcionalidad para cerrar la sesión de forma segura.</w:t>
      </w:r>
    </w:p>
    <w:p w14:paraId="6BEDB391" w14:textId="77777777" w:rsidR="00BF0E25" w:rsidRDefault="00BF0E25" w:rsidP="008D0C9F">
      <w:pPr>
        <w:ind w:firstLine="0"/>
      </w:pPr>
    </w:p>
    <w:p w14:paraId="5748718D" w14:textId="289D5D81" w:rsidR="00343424" w:rsidRDefault="005434DA" w:rsidP="001170E8">
      <w:pPr>
        <w:pStyle w:val="Ttulo2"/>
      </w:pPr>
      <w:bookmarkStart w:id="718" w:name="_Toc208864152"/>
      <w:r>
        <w:lastRenderedPageBreak/>
        <w:t xml:space="preserve">Pdf </w:t>
      </w:r>
      <w:r w:rsidR="00343424">
        <w:t>Tabla de esfuerzo</w:t>
      </w:r>
      <w:bookmarkEnd w:id="718"/>
    </w:p>
    <w:p w14:paraId="283CA3E4" w14:textId="77777777" w:rsidR="001170E8" w:rsidRPr="001170E8" w:rsidRDefault="001170E8" w:rsidP="001170E8"/>
    <w:p w14:paraId="464062AD" w14:textId="13A0F1C6" w:rsidR="0037061D" w:rsidRDefault="0037061D" w:rsidP="00343424">
      <w:pPr>
        <w:spacing w:line="278" w:lineRule="auto"/>
        <w:ind w:firstLine="0"/>
        <w:jc w:val="left"/>
      </w:pPr>
    </w:p>
    <w:p w14:paraId="3A4CBCE4" w14:textId="77777777" w:rsidR="0037061D" w:rsidRDefault="0037061D" w:rsidP="0037061D">
      <w:pPr>
        <w:pStyle w:val="Ttulo2"/>
      </w:pPr>
      <w:bookmarkStart w:id="719" w:name="_Toc208864153"/>
      <w:r>
        <w:t>Diagrama de despliegue</w:t>
      </w:r>
      <w:bookmarkEnd w:id="719"/>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 xml:space="preserve">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w:t>
      </w:r>
      <w:r w:rsidRPr="0037061D">
        <w:lastRenderedPageBreak/>
        <w:t>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720" w:name="_Toc201199662"/>
      <w:bookmarkStart w:id="721" w:name="_Toc201199751"/>
      <w:bookmarkStart w:id="722" w:name="_Toc207209068"/>
      <w:bookmarkStart w:id="723" w:name="_Toc207894800"/>
      <w:bookmarkStart w:id="724" w:name="_Toc208864154"/>
      <w:bookmarkStart w:id="725" w:name="_Toc208864232"/>
      <w:bookmarkStart w:id="726" w:name="_Toc208864337"/>
      <w:bookmarkStart w:id="727" w:name="_Toc209985137"/>
      <w:r>
        <w:lastRenderedPageBreak/>
        <w:t>REFERENCIAS</w:t>
      </w:r>
      <w:bookmarkEnd w:id="720"/>
      <w:bookmarkEnd w:id="721"/>
      <w:bookmarkEnd w:id="722"/>
      <w:bookmarkEnd w:id="723"/>
      <w:bookmarkEnd w:id="724"/>
      <w:bookmarkEnd w:id="725"/>
      <w:bookmarkEnd w:id="726"/>
      <w:bookmarkEnd w:id="727"/>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33"/>
      <w:footerReference w:type="default" r:id="rId13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32E0" w14:textId="77777777" w:rsidR="00335BD3" w:rsidRDefault="00335BD3">
      <w:pPr>
        <w:spacing w:after="0" w:line="240" w:lineRule="auto"/>
      </w:pPr>
      <w:r>
        <w:separator/>
      </w:r>
    </w:p>
  </w:endnote>
  <w:endnote w:type="continuationSeparator" w:id="0">
    <w:p w14:paraId="4A24AA22" w14:textId="77777777" w:rsidR="00335BD3" w:rsidRDefault="00335BD3">
      <w:pPr>
        <w:spacing w:after="0" w:line="240" w:lineRule="auto"/>
      </w:pPr>
      <w:r>
        <w:continuationSeparator/>
      </w:r>
    </w:p>
  </w:endnote>
  <w:endnote w:type="continuationNotice" w:id="1">
    <w:p w14:paraId="3A269E15" w14:textId="77777777" w:rsidR="00335BD3" w:rsidRDefault="00335B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054CE61-C5CA-4638-9CB5-66CDC03312AB}"/>
    <w:embedBold r:id="rId2" w:fontKey="{2C9420AB-F1C7-4B0E-AC51-AC967658A06F}"/>
    <w:embedItalic r:id="rId3" w:fontKey="{176E1293-F873-4AF5-B3B2-B9FE96734C4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792399DB-CC95-46D6-B0F3-BC9577DDF04E}"/>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2FBF3453-3A88-4A73-90A2-C9F0F175A4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99823" w14:textId="77777777" w:rsidR="00335BD3" w:rsidRDefault="00335BD3">
      <w:pPr>
        <w:spacing w:after="0" w:line="240" w:lineRule="auto"/>
      </w:pPr>
      <w:r>
        <w:separator/>
      </w:r>
    </w:p>
  </w:footnote>
  <w:footnote w:type="continuationSeparator" w:id="0">
    <w:p w14:paraId="18190C5E" w14:textId="77777777" w:rsidR="00335BD3" w:rsidRDefault="00335BD3">
      <w:pPr>
        <w:spacing w:after="0" w:line="240" w:lineRule="auto"/>
      </w:pPr>
      <w:r>
        <w:continuationSeparator/>
      </w:r>
    </w:p>
  </w:footnote>
  <w:footnote w:type="continuationNotice" w:id="1">
    <w:p w14:paraId="4BDA55AF" w14:textId="77777777" w:rsidR="00335BD3" w:rsidRDefault="00335B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576"/>
    <w:multiLevelType w:val="hybridMultilevel"/>
    <w:tmpl w:val="AA84395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1DF09DB"/>
    <w:multiLevelType w:val="hybridMultilevel"/>
    <w:tmpl w:val="8CFE8E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 w15:restartNumberingAfterBreak="0">
    <w:nsid w:val="02070871"/>
    <w:multiLevelType w:val="hybridMultilevel"/>
    <w:tmpl w:val="F91439C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 w15:restartNumberingAfterBreak="0">
    <w:nsid w:val="037419DF"/>
    <w:multiLevelType w:val="hybridMultilevel"/>
    <w:tmpl w:val="E97E494E"/>
    <w:lvl w:ilvl="0" w:tplc="251E4EF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6"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4F441CA"/>
    <w:multiLevelType w:val="hybridMultilevel"/>
    <w:tmpl w:val="49AA94E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 w15:restartNumberingAfterBreak="0">
    <w:nsid w:val="056A6264"/>
    <w:multiLevelType w:val="hybridMultilevel"/>
    <w:tmpl w:val="D7124FD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 w15:restartNumberingAfterBreak="0">
    <w:nsid w:val="05B340E0"/>
    <w:multiLevelType w:val="hybridMultilevel"/>
    <w:tmpl w:val="126ADAFE"/>
    <w:lvl w:ilvl="0" w:tplc="8D14C73C">
      <w:start w:val="1"/>
      <w:numFmt w:val="decimal"/>
      <w:lvlText w:val="%1."/>
      <w:lvlJc w:val="left"/>
      <w:pPr>
        <w:ind w:left="1800" w:hanging="360"/>
      </w:pPr>
      <w:rPr>
        <w:rFonts w:ascii="Times New Roman" w:eastAsia="Aptos" w:hAnsi="Times New Roman" w:cs="Aptos"/>
      </w:rPr>
    </w:lvl>
    <w:lvl w:ilvl="1" w:tplc="580A0019">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 w15:restartNumberingAfterBreak="0">
    <w:nsid w:val="070C7E5E"/>
    <w:multiLevelType w:val="hybridMultilevel"/>
    <w:tmpl w:val="667883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082405B0"/>
    <w:multiLevelType w:val="hybridMultilevel"/>
    <w:tmpl w:val="E0163CCC"/>
    <w:lvl w:ilvl="0" w:tplc="D0B683A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3"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14" w15:restartNumberingAfterBreak="0">
    <w:nsid w:val="0A5A5801"/>
    <w:multiLevelType w:val="hybridMultilevel"/>
    <w:tmpl w:val="C760590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 w15:restartNumberingAfterBreak="0">
    <w:nsid w:val="0A88370D"/>
    <w:multiLevelType w:val="hybridMultilevel"/>
    <w:tmpl w:val="57388FE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 w15:restartNumberingAfterBreak="0">
    <w:nsid w:val="0B3063ED"/>
    <w:multiLevelType w:val="hybridMultilevel"/>
    <w:tmpl w:val="621EAEDA"/>
    <w:lvl w:ilvl="0" w:tplc="A43E6F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8" w15:restartNumberingAfterBreak="0">
    <w:nsid w:val="0B667900"/>
    <w:multiLevelType w:val="hybridMultilevel"/>
    <w:tmpl w:val="F37EDF84"/>
    <w:lvl w:ilvl="0" w:tplc="98B85F5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9" w15:restartNumberingAfterBreak="0">
    <w:nsid w:val="0C4D1BC5"/>
    <w:multiLevelType w:val="hybridMultilevel"/>
    <w:tmpl w:val="2AB0005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 w15:restartNumberingAfterBreak="0">
    <w:nsid w:val="0C752475"/>
    <w:multiLevelType w:val="hybridMultilevel"/>
    <w:tmpl w:val="AB1603B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1" w15:restartNumberingAfterBreak="0">
    <w:nsid w:val="0C8918B7"/>
    <w:multiLevelType w:val="hybridMultilevel"/>
    <w:tmpl w:val="A01E05B6"/>
    <w:lvl w:ilvl="0" w:tplc="0CA8C56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2"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25" w15:restartNumberingAfterBreak="0">
    <w:nsid w:val="10E37AA8"/>
    <w:multiLevelType w:val="hybridMultilevel"/>
    <w:tmpl w:val="8CB6C8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6" w15:restartNumberingAfterBreak="0">
    <w:nsid w:val="11B5720B"/>
    <w:multiLevelType w:val="hybridMultilevel"/>
    <w:tmpl w:val="C1B6E894"/>
    <w:lvl w:ilvl="0" w:tplc="F6DE429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7"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12E05F6E"/>
    <w:multiLevelType w:val="hybridMultilevel"/>
    <w:tmpl w:val="B044A6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9" w15:restartNumberingAfterBreak="0">
    <w:nsid w:val="131D63BE"/>
    <w:multiLevelType w:val="hybridMultilevel"/>
    <w:tmpl w:val="9810308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0" w15:restartNumberingAfterBreak="0">
    <w:nsid w:val="13501B5C"/>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A260B9"/>
    <w:multiLevelType w:val="hybridMultilevel"/>
    <w:tmpl w:val="772E8AA8"/>
    <w:lvl w:ilvl="0" w:tplc="F33629A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32"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3"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157B51A8"/>
    <w:multiLevelType w:val="hybridMultilevel"/>
    <w:tmpl w:val="D0B08E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5"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15E47923"/>
    <w:multiLevelType w:val="hybridMultilevel"/>
    <w:tmpl w:val="F42CEDB8"/>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15FE76F5"/>
    <w:multiLevelType w:val="hybridMultilevel"/>
    <w:tmpl w:val="BE0C70E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8" w15:restartNumberingAfterBreak="0">
    <w:nsid w:val="16113820"/>
    <w:multiLevelType w:val="hybridMultilevel"/>
    <w:tmpl w:val="A956FB9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9" w15:restartNumberingAfterBreak="0">
    <w:nsid w:val="177943E1"/>
    <w:multiLevelType w:val="hybridMultilevel"/>
    <w:tmpl w:val="C466F9D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0" w15:restartNumberingAfterBreak="0">
    <w:nsid w:val="17F3749C"/>
    <w:multiLevelType w:val="hybridMultilevel"/>
    <w:tmpl w:val="B8620C4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1" w15:restartNumberingAfterBreak="0">
    <w:nsid w:val="18733807"/>
    <w:multiLevelType w:val="hybridMultilevel"/>
    <w:tmpl w:val="A3C68AC6"/>
    <w:lvl w:ilvl="0" w:tplc="5268C4D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2"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193412AD"/>
    <w:multiLevelType w:val="hybridMultilevel"/>
    <w:tmpl w:val="A9D614F2"/>
    <w:lvl w:ilvl="0" w:tplc="DF4AB73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45" w15:restartNumberingAfterBreak="0">
    <w:nsid w:val="1A2708B4"/>
    <w:multiLevelType w:val="hybridMultilevel"/>
    <w:tmpl w:val="FB826B9E"/>
    <w:lvl w:ilvl="0" w:tplc="B19AD45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6" w15:restartNumberingAfterBreak="0">
    <w:nsid w:val="1B6113BF"/>
    <w:multiLevelType w:val="hybridMultilevel"/>
    <w:tmpl w:val="AB765654"/>
    <w:lvl w:ilvl="0" w:tplc="1DF6CB7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7"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8" w15:restartNumberingAfterBreak="0">
    <w:nsid w:val="1CAD4A7C"/>
    <w:multiLevelType w:val="hybridMultilevel"/>
    <w:tmpl w:val="E02A3F76"/>
    <w:lvl w:ilvl="0" w:tplc="EF94C1C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49" w15:restartNumberingAfterBreak="0">
    <w:nsid w:val="1CF238F5"/>
    <w:multiLevelType w:val="hybridMultilevel"/>
    <w:tmpl w:val="8B047F2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0" w15:restartNumberingAfterBreak="0">
    <w:nsid w:val="1D086198"/>
    <w:multiLevelType w:val="hybridMultilevel"/>
    <w:tmpl w:val="8AA449AA"/>
    <w:lvl w:ilvl="0" w:tplc="4AC02F0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51" w15:restartNumberingAfterBreak="0">
    <w:nsid w:val="1D0B64FF"/>
    <w:multiLevelType w:val="hybridMultilevel"/>
    <w:tmpl w:val="A47E1C5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2" w15:restartNumberingAfterBreak="0">
    <w:nsid w:val="1DDF30FB"/>
    <w:multiLevelType w:val="hybridMultilevel"/>
    <w:tmpl w:val="7FE2A8A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3" w15:restartNumberingAfterBreak="0">
    <w:nsid w:val="1E4D38EF"/>
    <w:multiLevelType w:val="hybridMultilevel"/>
    <w:tmpl w:val="D444E8E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4" w15:restartNumberingAfterBreak="0">
    <w:nsid w:val="1E4F6DB6"/>
    <w:multiLevelType w:val="hybridMultilevel"/>
    <w:tmpl w:val="7E062CA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5" w15:restartNumberingAfterBreak="0">
    <w:nsid w:val="1ECF2159"/>
    <w:multiLevelType w:val="hybridMultilevel"/>
    <w:tmpl w:val="0C64D64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1F2C0D14"/>
    <w:multiLevelType w:val="hybridMultilevel"/>
    <w:tmpl w:val="AF247CD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8"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9" w15:restartNumberingAfterBreak="0">
    <w:nsid w:val="22E43265"/>
    <w:multiLevelType w:val="hybridMultilevel"/>
    <w:tmpl w:val="37644506"/>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239964A0"/>
    <w:multiLevelType w:val="hybridMultilevel"/>
    <w:tmpl w:val="1A1603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1" w15:restartNumberingAfterBreak="0">
    <w:nsid w:val="24F61EC4"/>
    <w:multiLevelType w:val="hybridMultilevel"/>
    <w:tmpl w:val="FD54284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2" w15:restartNumberingAfterBreak="0">
    <w:nsid w:val="24FA4EC8"/>
    <w:multiLevelType w:val="hybridMultilevel"/>
    <w:tmpl w:val="BD0AD916"/>
    <w:lvl w:ilvl="0" w:tplc="7FA20BB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63" w15:restartNumberingAfterBreak="0">
    <w:nsid w:val="252B1689"/>
    <w:multiLevelType w:val="hybridMultilevel"/>
    <w:tmpl w:val="7DCECE6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4" w15:restartNumberingAfterBreak="0">
    <w:nsid w:val="255A1A01"/>
    <w:multiLevelType w:val="hybridMultilevel"/>
    <w:tmpl w:val="BB7864B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5" w15:restartNumberingAfterBreak="0">
    <w:nsid w:val="25D21216"/>
    <w:multiLevelType w:val="hybridMultilevel"/>
    <w:tmpl w:val="1F5EBBE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66" w15:restartNumberingAfterBreak="0">
    <w:nsid w:val="267769BC"/>
    <w:multiLevelType w:val="hybridMultilevel"/>
    <w:tmpl w:val="003C3D02"/>
    <w:lvl w:ilvl="0" w:tplc="38E2A7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67" w15:restartNumberingAfterBreak="0">
    <w:nsid w:val="27120D3F"/>
    <w:multiLevelType w:val="hybridMultilevel"/>
    <w:tmpl w:val="96887360"/>
    <w:lvl w:ilvl="0" w:tplc="AE7C5AA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6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9" w15:restartNumberingAfterBreak="0">
    <w:nsid w:val="287847B8"/>
    <w:multiLevelType w:val="hybridMultilevel"/>
    <w:tmpl w:val="52366C5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0" w15:restartNumberingAfterBreak="0">
    <w:nsid w:val="28BE468C"/>
    <w:multiLevelType w:val="multilevel"/>
    <w:tmpl w:val="3B5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1C505E"/>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9347B15"/>
    <w:multiLevelType w:val="hybridMultilevel"/>
    <w:tmpl w:val="4C9C4E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3" w15:restartNumberingAfterBreak="0">
    <w:nsid w:val="2B0D5432"/>
    <w:multiLevelType w:val="hybridMultilevel"/>
    <w:tmpl w:val="B5EE1B8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4"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5"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6" w15:restartNumberingAfterBreak="0">
    <w:nsid w:val="2CB713C9"/>
    <w:multiLevelType w:val="hybridMultilevel"/>
    <w:tmpl w:val="C87CC930"/>
    <w:lvl w:ilvl="0" w:tplc="6EFE61A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77"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78" w15:restartNumberingAfterBreak="0">
    <w:nsid w:val="2E4C6387"/>
    <w:multiLevelType w:val="hybridMultilevel"/>
    <w:tmpl w:val="1AFEC9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79"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0" w15:restartNumberingAfterBreak="0">
    <w:nsid w:val="2FCD7FE9"/>
    <w:multiLevelType w:val="hybridMultilevel"/>
    <w:tmpl w:val="D1A8A53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1" w15:restartNumberingAfterBreak="0">
    <w:nsid w:val="30381AFC"/>
    <w:multiLevelType w:val="hybridMultilevel"/>
    <w:tmpl w:val="8A4C2300"/>
    <w:lvl w:ilvl="0" w:tplc="7018D8F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2" w15:restartNumberingAfterBreak="0">
    <w:nsid w:val="306250E9"/>
    <w:multiLevelType w:val="hybridMultilevel"/>
    <w:tmpl w:val="9BF0AB10"/>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3" w15:restartNumberingAfterBreak="0">
    <w:nsid w:val="30F574A9"/>
    <w:multiLevelType w:val="hybridMultilevel"/>
    <w:tmpl w:val="C6A8A4D8"/>
    <w:lvl w:ilvl="0" w:tplc="46A809A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4" w15:restartNumberingAfterBreak="0">
    <w:nsid w:val="311409CF"/>
    <w:multiLevelType w:val="hybridMultilevel"/>
    <w:tmpl w:val="19F65B3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5" w15:restartNumberingAfterBreak="0">
    <w:nsid w:val="325102E2"/>
    <w:multiLevelType w:val="hybridMultilevel"/>
    <w:tmpl w:val="9246156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6" w15:restartNumberingAfterBreak="0">
    <w:nsid w:val="3264577C"/>
    <w:multiLevelType w:val="hybridMultilevel"/>
    <w:tmpl w:val="FB84A4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7" w15:restartNumberingAfterBreak="0">
    <w:nsid w:val="328E3BBC"/>
    <w:multiLevelType w:val="hybridMultilevel"/>
    <w:tmpl w:val="363611F2"/>
    <w:lvl w:ilvl="0" w:tplc="C4F0C84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88"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9" w15:restartNumberingAfterBreak="0">
    <w:nsid w:val="34E85F70"/>
    <w:multiLevelType w:val="hybridMultilevel"/>
    <w:tmpl w:val="461858A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0" w15:restartNumberingAfterBreak="0">
    <w:nsid w:val="368B373E"/>
    <w:multiLevelType w:val="hybridMultilevel"/>
    <w:tmpl w:val="3FC4A93C"/>
    <w:lvl w:ilvl="0" w:tplc="DF7409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1" w15:restartNumberingAfterBreak="0">
    <w:nsid w:val="36A17003"/>
    <w:multiLevelType w:val="hybridMultilevel"/>
    <w:tmpl w:val="8F42729E"/>
    <w:lvl w:ilvl="0" w:tplc="BC8A985C">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2" w15:restartNumberingAfterBreak="0">
    <w:nsid w:val="37C65867"/>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E750A5"/>
    <w:multiLevelType w:val="hybridMultilevel"/>
    <w:tmpl w:val="3F50495E"/>
    <w:lvl w:ilvl="0" w:tplc="1F8C7F90">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94" w15:restartNumberingAfterBreak="0">
    <w:nsid w:val="37F02D0F"/>
    <w:multiLevelType w:val="hybridMultilevel"/>
    <w:tmpl w:val="B4CA24E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5" w15:restartNumberingAfterBreak="0">
    <w:nsid w:val="37FB4B25"/>
    <w:multiLevelType w:val="hybridMultilevel"/>
    <w:tmpl w:val="14AED16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6"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7" w15:restartNumberingAfterBreak="0">
    <w:nsid w:val="38E60F1D"/>
    <w:multiLevelType w:val="hybridMultilevel"/>
    <w:tmpl w:val="17D0D24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8" w15:restartNumberingAfterBreak="0">
    <w:nsid w:val="38E62142"/>
    <w:multiLevelType w:val="hybridMultilevel"/>
    <w:tmpl w:val="307E96A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99" w15:restartNumberingAfterBreak="0">
    <w:nsid w:val="39D435F1"/>
    <w:multiLevelType w:val="hybridMultilevel"/>
    <w:tmpl w:val="871CB752"/>
    <w:lvl w:ilvl="0" w:tplc="1F9E73E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00"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1" w15:restartNumberingAfterBreak="0">
    <w:nsid w:val="3B0B4E08"/>
    <w:multiLevelType w:val="hybridMultilevel"/>
    <w:tmpl w:val="8D3235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2" w15:restartNumberingAfterBreak="0">
    <w:nsid w:val="3B7D7C7B"/>
    <w:multiLevelType w:val="hybridMultilevel"/>
    <w:tmpl w:val="B2F2934E"/>
    <w:lvl w:ilvl="0" w:tplc="FE687E0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03" w15:restartNumberingAfterBreak="0">
    <w:nsid w:val="3BA61947"/>
    <w:multiLevelType w:val="hybridMultilevel"/>
    <w:tmpl w:val="B6E4C14A"/>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4" w15:restartNumberingAfterBreak="0">
    <w:nsid w:val="3C083455"/>
    <w:multiLevelType w:val="hybridMultilevel"/>
    <w:tmpl w:val="C24C74F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5" w15:restartNumberingAfterBreak="0">
    <w:nsid w:val="3C710867"/>
    <w:multiLevelType w:val="hybridMultilevel"/>
    <w:tmpl w:val="227C6EEA"/>
    <w:lvl w:ilvl="0" w:tplc="35F42F4E">
      <w:start w:val="1"/>
      <w:numFmt w:val="decimal"/>
      <w:lvlText w:val="%1."/>
      <w:lvlJc w:val="left"/>
      <w:pPr>
        <w:ind w:left="2520" w:hanging="360"/>
      </w:pPr>
      <w:rPr>
        <w:rFonts w:hint="default"/>
      </w:r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0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7" w15:restartNumberingAfterBreak="0">
    <w:nsid w:val="3D34422D"/>
    <w:multiLevelType w:val="hybridMultilevel"/>
    <w:tmpl w:val="E8B618A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08"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9" w15:restartNumberingAfterBreak="0">
    <w:nsid w:val="3F2121C6"/>
    <w:multiLevelType w:val="hybridMultilevel"/>
    <w:tmpl w:val="C1D8298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0" w15:restartNumberingAfterBreak="0">
    <w:nsid w:val="42404567"/>
    <w:multiLevelType w:val="hybridMultilevel"/>
    <w:tmpl w:val="6D746BF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1" w15:restartNumberingAfterBreak="0">
    <w:nsid w:val="43030477"/>
    <w:multiLevelType w:val="hybridMultilevel"/>
    <w:tmpl w:val="E032849E"/>
    <w:lvl w:ilvl="0" w:tplc="EA80CE3E">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2"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3"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114" w15:restartNumberingAfterBreak="0">
    <w:nsid w:val="443979F0"/>
    <w:multiLevelType w:val="hybridMultilevel"/>
    <w:tmpl w:val="6E483B58"/>
    <w:lvl w:ilvl="0" w:tplc="0B7AC56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15" w15:restartNumberingAfterBreak="0">
    <w:nsid w:val="454535F1"/>
    <w:multiLevelType w:val="hybridMultilevel"/>
    <w:tmpl w:val="2402D74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6" w15:restartNumberingAfterBreak="0">
    <w:nsid w:val="46EE5B58"/>
    <w:multiLevelType w:val="hybridMultilevel"/>
    <w:tmpl w:val="EDE62D3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7" w15:restartNumberingAfterBreak="0">
    <w:nsid w:val="47E85EB9"/>
    <w:multiLevelType w:val="hybridMultilevel"/>
    <w:tmpl w:val="300A5D5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8" w15:restartNumberingAfterBreak="0">
    <w:nsid w:val="481E5B13"/>
    <w:multiLevelType w:val="hybridMultilevel"/>
    <w:tmpl w:val="5396FEF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19"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0"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21" w15:restartNumberingAfterBreak="0">
    <w:nsid w:val="4A5A1D45"/>
    <w:multiLevelType w:val="hybridMultilevel"/>
    <w:tmpl w:val="2738045A"/>
    <w:lvl w:ilvl="0" w:tplc="274034C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4" w15:restartNumberingAfterBreak="0">
    <w:nsid w:val="4CB50987"/>
    <w:multiLevelType w:val="hybridMultilevel"/>
    <w:tmpl w:val="54DCFEA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5" w15:restartNumberingAfterBreak="0">
    <w:nsid w:val="4CBB78DF"/>
    <w:multiLevelType w:val="hybridMultilevel"/>
    <w:tmpl w:val="0A825D56"/>
    <w:lvl w:ilvl="0" w:tplc="36DAD42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26"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7" w15:restartNumberingAfterBreak="0">
    <w:nsid w:val="4DFC0BCD"/>
    <w:multiLevelType w:val="hybridMultilevel"/>
    <w:tmpl w:val="BC56E2F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8"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9" w15:restartNumberingAfterBreak="0">
    <w:nsid w:val="4EC650FB"/>
    <w:multiLevelType w:val="hybridMultilevel"/>
    <w:tmpl w:val="E12AAF5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0" w15:restartNumberingAfterBreak="0">
    <w:nsid w:val="4F374743"/>
    <w:multiLevelType w:val="hybridMultilevel"/>
    <w:tmpl w:val="289C3A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1" w15:restartNumberingAfterBreak="0">
    <w:nsid w:val="4F4B3C89"/>
    <w:multiLevelType w:val="hybridMultilevel"/>
    <w:tmpl w:val="0F1CEB96"/>
    <w:lvl w:ilvl="0" w:tplc="5D32C88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32" w15:restartNumberingAfterBreak="0">
    <w:nsid w:val="4F82761C"/>
    <w:multiLevelType w:val="hybridMultilevel"/>
    <w:tmpl w:val="A5901F1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3" w15:restartNumberingAfterBreak="0">
    <w:nsid w:val="4F8F5B6D"/>
    <w:multiLevelType w:val="hybridMultilevel"/>
    <w:tmpl w:val="724AFB8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4" w15:restartNumberingAfterBreak="0">
    <w:nsid w:val="4FA23B18"/>
    <w:multiLevelType w:val="hybridMultilevel"/>
    <w:tmpl w:val="F5B24D9C"/>
    <w:lvl w:ilvl="0" w:tplc="719273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35" w15:restartNumberingAfterBreak="0">
    <w:nsid w:val="4FA36D42"/>
    <w:multiLevelType w:val="hybridMultilevel"/>
    <w:tmpl w:val="E5D0ED84"/>
    <w:lvl w:ilvl="0" w:tplc="0D303F8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36" w15:restartNumberingAfterBreak="0">
    <w:nsid w:val="4FA37799"/>
    <w:multiLevelType w:val="hybridMultilevel"/>
    <w:tmpl w:val="DBE2280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37" w15:restartNumberingAfterBreak="0">
    <w:nsid w:val="5081306D"/>
    <w:multiLevelType w:val="hybridMultilevel"/>
    <w:tmpl w:val="E834B0B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8" w15:restartNumberingAfterBreak="0">
    <w:nsid w:val="521237F9"/>
    <w:multiLevelType w:val="hybridMultilevel"/>
    <w:tmpl w:val="EF28784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9"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0"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1"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2" w15:restartNumberingAfterBreak="0">
    <w:nsid w:val="59153E23"/>
    <w:multiLevelType w:val="multilevel"/>
    <w:tmpl w:val="2180B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E86008"/>
    <w:multiLevelType w:val="hybridMultilevel"/>
    <w:tmpl w:val="C09EE79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4" w15:restartNumberingAfterBreak="0">
    <w:nsid w:val="59F67881"/>
    <w:multiLevelType w:val="hybridMultilevel"/>
    <w:tmpl w:val="95D6DB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5" w15:restartNumberingAfterBreak="0">
    <w:nsid w:val="5AF2316A"/>
    <w:multiLevelType w:val="hybridMultilevel"/>
    <w:tmpl w:val="B4A6E88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6" w15:restartNumberingAfterBreak="0">
    <w:nsid w:val="5B174C64"/>
    <w:multiLevelType w:val="hybridMultilevel"/>
    <w:tmpl w:val="8DFC9DBA"/>
    <w:lvl w:ilvl="0" w:tplc="136EBD3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47" w15:restartNumberingAfterBreak="0">
    <w:nsid w:val="5BD70E1B"/>
    <w:multiLevelType w:val="hybridMultilevel"/>
    <w:tmpl w:val="9620B3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48" w15:restartNumberingAfterBreak="0">
    <w:nsid w:val="5C3F13D1"/>
    <w:multiLevelType w:val="hybridMultilevel"/>
    <w:tmpl w:val="1E98FA88"/>
    <w:lvl w:ilvl="0" w:tplc="1996F1B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49" w15:restartNumberingAfterBreak="0">
    <w:nsid w:val="5C964077"/>
    <w:multiLevelType w:val="hybridMultilevel"/>
    <w:tmpl w:val="86CE1B86"/>
    <w:lvl w:ilvl="0" w:tplc="8A346B1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0" w15:restartNumberingAfterBreak="0">
    <w:nsid w:val="5D61096C"/>
    <w:multiLevelType w:val="multilevel"/>
    <w:tmpl w:val="6C82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EB16D5A"/>
    <w:multiLevelType w:val="hybridMultilevel"/>
    <w:tmpl w:val="35CE76D8"/>
    <w:lvl w:ilvl="0" w:tplc="5A1069B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2" w15:restartNumberingAfterBreak="0">
    <w:nsid w:val="5F0A4E5F"/>
    <w:multiLevelType w:val="hybridMultilevel"/>
    <w:tmpl w:val="A81E2C4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3"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54"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5" w15:restartNumberingAfterBreak="0">
    <w:nsid w:val="62052F8F"/>
    <w:multiLevelType w:val="hybridMultilevel"/>
    <w:tmpl w:val="4EB29600"/>
    <w:lvl w:ilvl="0" w:tplc="AC663D98">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6" w15:restartNumberingAfterBreak="0">
    <w:nsid w:val="62D02487"/>
    <w:multiLevelType w:val="hybridMultilevel"/>
    <w:tmpl w:val="0D5605F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7"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8" w15:restartNumberingAfterBreak="0">
    <w:nsid w:val="62F478B3"/>
    <w:multiLevelType w:val="hybridMultilevel"/>
    <w:tmpl w:val="54F840A2"/>
    <w:lvl w:ilvl="0" w:tplc="6498882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59" w15:restartNumberingAfterBreak="0">
    <w:nsid w:val="63493521"/>
    <w:multiLevelType w:val="hybridMultilevel"/>
    <w:tmpl w:val="06BC92C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0" w15:restartNumberingAfterBreak="0">
    <w:nsid w:val="63672CEC"/>
    <w:multiLevelType w:val="hybridMultilevel"/>
    <w:tmpl w:val="3B5CBF2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1"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2" w15:restartNumberingAfterBreak="0">
    <w:nsid w:val="654730FF"/>
    <w:multiLevelType w:val="hybridMultilevel"/>
    <w:tmpl w:val="BCFC910E"/>
    <w:lvl w:ilvl="0" w:tplc="F4FAC276">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63" w15:restartNumberingAfterBreak="0">
    <w:nsid w:val="65775B2B"/>
    <w:multiLevelType w:val="hybridMultilevel"/>
    <w:tmpl w:val="8CECBF7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4"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165"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166" w15:restartNumberingAfterBreak="0">
    <w:nsid w:val="67AD126F"/>
    <w:multiLevelType w:val="hybridMultilevel"/>
    <w:tmpl w:val="C7663D7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7" w15:restartNumberingAfterBreak="0">
    <w:nsid w:val="682A5D91"/>
    <w:multiLevelType w:val="hybridMultilevel"/>
    <w:tmpl w:val="7C809EE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8" w15:restartNumberingAfterBreak="0">
    <w:nsid w:val="694A180B"/>
    <w:multiLevelType w:val="hybridMultilevel"/>
    <w:tmpl w:val="1A049402"/>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69"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170" w15:restartNumberingAfterBreak="0">
    <w:nsid w:val="69BC12F2"/>
    <w:multiLevelType w:val="hybridMultilevel"/>
    <w:tmpl w:val="1A7A10B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1" w15:restartNumberingAfterBreak="0">
    <w:nsid w:val="6AC140A0"/>
    <w:multiLevelType w:val="hybridMultilevel"/>
    <w:tmpl w:val="D3E8143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2" w15:restartNumberingAfterBreak="0">
    <w:nsid w:val="6B031E85"/>
    <w:multiLevelType w:val="hybridMultilevel"/>
    <w:tmpl w:val="1ED6668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3"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4" w15:restartNumberingAfterBreak="0">
    <w:nsid w:val="6BB836C6"/>
    <w:multiLevelType w:val="hybridMultilevel"/>
    <w:tmpl w:val="6720A4E6"/>
    <w:lvl w:ilvl="0" w:tplc="BB66D8EC">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75"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176" w15:restartNumberingAfterBreak="0">
    <w:nsid w:val="6BED3EEA"/>
    <w:multiLevelType w:val="hybridMultilevel"/>
    <w:tmpl w:val="A0F0A41E"/>
    <w:lvl w:ilvl="0" w:tplc="599ABE92">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77" w15:restartNumberingAfterBreak="0">
    <w:nsid w:val="6C320D01"/>
    <w:multiLevelType w:val="hybridMultilevel"/>
    <w:tmpl w:val="35C2B894"/>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8" w15:restartNumberingAfterBreak="0">
    <w:nsid w:val="6C460888"/>
    <w:multiLevelType w:val="hybridMultilevel"/>
    <w:tmpl w:val="EF8EA58E"/>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79" w15:restartNumberingAfterBreak="0">
    <w:nsid w:val="6CD02DD4"/>
    <w:multiLevelType w:val="hybridMultilevel"/>
    <w:tmpl w:val="BC92B00A"/>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0" w15:restartNumberingAfterBreak="0">
    <w:nsid w:val="6CDC15A6"/>
    <w:multiLevelType w:val="hybridMultilevel"/>
    <w:tmpl w:val="8BE671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1"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182"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3"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4" w15:restartNumberingAfterBreak="0">
    <w:nsid w:val="6F95745B"/>
    <w:multiLevelType w:val="hybridMultilevel"/>
    <w:tmpl w:val="3788E79A"/>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5" w15:restartNumberingAfterBreak="0">
    <w:nsid w:val="702753FF"/>
    <w:multiLevelType w:val="hybridMultilevel"/>
    <w:tmpl w:val="640A326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6" w15:restartNumberingAfterBreak="0">
    <w:nsid w:val="71272737"/>
    <w:multiLevelType w:val="hybridMultilevel"/>
    <w:tmpl w:val="4EEAF5F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87"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8"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9" w15:restartNumberingAfterBreak="0">
    <w:nsid w:val="75E47823"/>
    <w:multiLevelType w:val="hybridMultilevel"/>
    <w:tmpl w:val="5E0EC630"/>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0" w15:restartNumberingAfterBreak="0">
    <w:nsid w:val="75F0569E"/>
    <w:multiLevelType w:val="hybridMultilevel"/>
    <w:tmpl w:val="82660E02"/>
    <w:lvl w:ilvl="0" w:tplc="65B67E94">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91" w15:restartNumberingAfterBreak="0">
    <w:nsid w:val="76ED2BB2"/>
    <w:multiLevelType w:val="hybridMultilevel"/>
    <w:tmpl w:val="24B0FBB6"/>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2"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93"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194" w15:restartNumberingAfterBreak="0">
    <w:nsid w:val="781647EE"/>
    <w:multiLevelType w:val="hybridMultilevel"/>
    <w:tmpl w:val="F4C4CC26"/>
    <w:lvl w:ilvl="0" w:tplc="7702FA0A">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195" w15:restartNumberingAfterBreak="0">
    <w:nsid w:val="79504B36"/>
    <w:multiLevelType w:val="hybridMultilevel"/>
    <w:tmpl w:val="2042D48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6"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7" w15:restartNumberingAfterBreak="0">
    <w:nsid w:val="79FE52FC"/>
    <w:multiLevelType w:val="hybridMultilevel"/>
    <w:tmpl w:val="A6F214CC"/>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8" w15:restartNumberingAfterBreak="0">
    <w:nsid w:val="7A672226"/>
    <w:multiLevelType w:val="hybridMultilevel"/>
    <w:tmpl w:val="670CD61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99"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0" w15:restartNumberingAfterBreak="0">
    <w:nsid w:val="7BCD4D3F"/>
    <w:multiLevelType w:val="hybridMultilevel"/>
    <w:tmpl w:val="4120EFB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1" w15:restartNumberingAfterBreak="0">
    <w:nsid w:val="7BCF1429"/>
    <w:multiLevelType w:val="hybridMultilevel"/>
    <w:tmpl w:val="2850E938"/>
    <w:lvl w:ilvl="0" w:tplc="8D14C73C">
      <w:start w:val="1"/>
      <w:numFmt w:val="decimal"/>
      <w:lvlText w:val="%1."/>
      <w:lvlJc w:val="left"/>
      <w:pPr>
        <w:ind w:left="1800" w:hanging="360"/>
      </w:pPr>
      <w:rPr>
        <w:rFonts w:ascii="Times New Roman" w:eastAsia="Aptos" w:hAnsi="Times New Roman" w:cs="Aptos"/>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02" w15:restartNumberingAfterBreak="0">
    <w:nsid w:val="7CBA366B"/>
    <w:multiLevelType w:val="hybridMultilevel"/>
    <w:tmpl w:val="1CD0C754"/>
    <w:lvl w:ilvl="0" w:tplc="35F42F4E">
      <w:start w:val="1"/>
      <w:numFmt w:val="decimal"/>
      <w:lvlText w:val="%1."/>
      <w:lvlJc w:val="left"/>
      <w:pPr>
        <w:ind w:left="1800" w:hanging="360"/>
      </w:pPr>
      <w:rPr>
        <w:rFonts w:hint="default"/>
      </w:r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03"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04" w15:restartNumberingAfterBreak="0">
    <w:nsid w:val="7F3E4013"/>
    <w:multiLevelType w:val="hybridMultilevel"/>
    <w:tmpl w:val="91DE85EE"/>
    <w:lvl w:ilvl="0" w:tplc="580A000F">
      <w:start w:val="1"/>
      <w:numFmt w:val="decimal"/>
      <w:lvlText w:val="%1."/>
      <w:lvlJc w:val="left"/>
      <w:pPr>
        <w:ind w:left="1800" w:hanging="360"/>
      </w:p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num w:numId="1" w16cid:durableId="1389911890">
    <w:abstractNumId w:val="161"/>
  </w:num>
  <w:num w:numId="2" w16cid:durableId="2061663789">
    <w:abstractNumId w:val="165"/>
  </w:num>
  <w:num w:numId="3" w16cid:durableId="134762753">
    <w:abstractNumId w:val="169"/>
  </w:num>
  <w:num w:numId="4" w16cid:durableId="1904178891">
    <w:abstractNumId w:val="13"/>
  </w:num>
  <w:num w:numId="5" w16cid:durableId="1389651458">
    <w:abstractNumId w:val="77"/>
  </w:num>
  <w:num w:numId="6" w16cid:durableId="2065130518">
    <w:abstractNumId w:val="24"/>
  </w:num>
  <w:num w:numId="7" w16cid:durableId="488525239">
    <w:abstractNumId w:val="175"/>
  </w:num>
  <w:num w:numId="8" w16cid:durableId="516500098">
    <w:abstractNumId w:val="181"/>
  </w:num>
  <w:num w:numId="9" w16cid:durableId="1999072982">
    <w:abstractNumId w:val="44"/>
  </w:num>
  <w:num w:numId="10" w16cid:durableId="2034644044">
    <w:abstractNumId w:val="199"/>
  </w:num>
  <w:num w:numId="11" w16cid:durableId="1718892562">
    <w:abstractNumId w:val="119"/>
  </w:num>
  <w:num w:numId="12" w16cid:durableId="162936219">
    <w:abstractNumId w:val="100"/>
  </w:num>
  <w:num w:numId="13" w16cid:durableId="376048770">
    <w:abstractNumId w:val="1"/>
  </w:num>
  <w:num w:numId="14" w16cid:durableId="2059359600">
    <w:abstractNumId w:val="4"/>
  </w:num>
  <w:num w:numId="15" w16cid:durableId="1859349908">
    <w:abstractNumId w:val="22"/>
  </w:num>
  <w:num w:numId="16" w16cid:durableId="1960792057">
    <w:abstractNumId w:val="112"/>
  </w:num>
  <w:num w:numId="17" w16cid:durableId="1914075098">
    <w:abstractNumId w:val="68"/>
  </w:num>
  <w:num w:numId="18" w16cid:durableId="2020109974">
    <w:abstractNumId w:val="123"/>
  </w:num>
  <w:num w:numId="19" w16cid:durableId="1982347510">
    <w:abstractNumId w:val="203"/>
  </w:num>
  <w:num w:numId="20" w16cid:durableId="552885318">
    <w:abstractNumId w:val="58"/>
  </w:num>
  <w:num w:numId="21" w16cid:durableId="508518992">
    <w:abstractNumId w:val="157"/>
  </w:num>
  <w:num w:numId="22" w16cid:durableId="281116001">
    <w:abstractNumId w:val="128"/>
  </w:num>
  <w:num w:numId="23" w16cid:durableId="1667634737">
    <w:abstractNumId w:val="16"/>
  </w:num>
  <w:num w:numId="24" w16cid:durableId="544679553">
    <w:abstractNumId w:val="141"/>
  </w:num>
  <w:num w:numId="25" w16cid:durableId="1728796408">
    <w:abstractNumId w:val="75"/>
  </w:num>
  <w:num w:numId="26" w16cid:durableId="1843347716">
    <w:abstractNumId w:val="6"/>
  </w:num>
  <w:num w:numId="27" w16cid:durableId="57287088">
    <w:abstractNumId w:val="23"/>
  </w:num>
  <w:num w:numId="28" w16cid:durableId="1236471884">
    <w:abstractNumId w:val="139"/>
  </w:num>
  <w:num w:numId="29" w16cid:durableId="1808663328">
    <w:abstractNumId w:val="33"/>
  </w:num>
  <w:num w:numId="30" w16cid:durableId="556210915">
    <w:abstractNumId w:val="106"/>
  </w:num>
  <w:num w:numId="31" w16cid:durableId="525826772">
    <w:abstractNumId w:val="173"/>
  </w:num>
  <w:num w:numId="32" w16cid:durableId="1601060800">
    <w:abstractNumId w:val="140"/>
  </w:num>
  <w:num w:numId="33" w16cid:durableId="1124427332">
    <w:abstractNumId w:val="35"/>
  </w:num>
  <w:num w:numId="34" w16cid:durableId="1079326217">
    <w:abstractNumId w:val="88"/>
  </w:num>
  <w:num w:numId="35" w16cid:durableId="1359311140">
    <w:abstractNumId w:val="126"/>
  </w:num>
  <w:num w:numId="36" w16cid:durableId="632490998">
    <w:abstractNumId w:val="32"/>
  </w:num>
  <w:num w:numId="37" w16cid:durableId="125391713">
    <w:abstractNumId w:val="183"/>
  </w:num>
  <w:num w:numId="38" w16cid:durableId="1040016256">
    <w:abstractNumId w:val="187"/>
  </w:num>
  <w:num w:numId="39" w16cid:durableId="673190465">
    <w:abstractNumId w:val="196"/>
  </w:num>
  <w:num w:numId="40" w16cid:durableId="1038895088">
    <w:abstractNumId w:val="42"/>
  </w:num>
  <w:num w:numId="41" w16cid:durableId="1187870708">
    <w:abstractNumId w:val="79"/>
  </w:num>
  <w:num w:numId="42" w16cid:durableId="1521122325">
    <w:abstractNumId w:val="188"/>
  </w:num>
  <w:num w:numId="43" w16cid:durableId="1108624617">
    <w:abstractNumId w:val="113"/>
  </w:num>
  <w:num w:numId="44" w16cid:durableId="1623026705">
    <w:abstractNumId w:val="193"/>
  </w:num>
  <w:num w:numId="45" w16cid:durableId="1924873198">
    <w:abstractNumId w:val="56"/>
  </w:num>
  <w:num w:numId="46" w16cid:durableId="230964672">
    <w:abstractNumId w:val="96"/>
  </w:num>
  <w:num w:numId="47" w16cid:durableId="1733582805">
    <w:abstractNumId w:val="122"/>
  </w:num>
  <w:num w:numId="48" w16cid:durableId="47075603">
    <w:abstractNumId w:val="27"/>
  </w:num>
  <w:num w:numId="49" w16cid:durableId="1572540614">
    <w:abstractNumId w:val="74"/>
  </w:num>
  <w:num w:numId="50" w16cid:durableId="1667171565">
    <w:abstractNumId w:val="47"/>
  </w:num>
  <w:num w:numId="51" w16cid:durableId="1155025450">
    <w:abstractNumId w:val="182"/>
  </w:num>
  <w:num w:numId="52" w16cid:durableId="1802965974">
    <w:abstractNumId w:val="153"/>
  </w:num>
  <w:num w:numId="53" w16cid:durableId="841511878">
    <w:abstractNumId w:val="120"/>
  </w:num>
  <w:num w:numId="54" w16cid:durableId="1364479794">
    <w:abstractNumId w:val="192"/>
  </w:num>
  <w:num w:numId="55" w16cid:durableId="554127981">
    <w:abstractNumId w:val="154"/>
  </w:num>
  <w:num w:numId="56" w16cid:durableId="1717244118">
    <w:abstractNumId w:val="11"/>
  </w:num>
  <w:num w:numId="57" w16cid:durableId="2058889943">
    <w:abstractNumId w:val="108"/>
  </w:num>
  <w:num w:numId="58" w16cid:durableId="356582329">
    <w:abstractNumId w:val="164"/>
  </w:num>
  <w:num w:numId="59" w16cid:durableId="1650788634">
    <w:abstractNumId w:val="70"/>
  </w:num>
  <w:num w:numId="60" w16cid:durableId="1524200859">
    <w:abstractNumId w:val="142"/>
  </w:num>
  <w:num w:numId="61" w16cid:durableId="2144812323">
    <w:abstractNumId w:val="176"/>
  </w:num>
  <w:num w:numId="62" w16cid:durableId="1735619025">
    <w:abstractNumId w:val="50"/>
  </w:num>
  <w:num w:numId="63" w16cid:durableId="2073766902">
    <w:abstractNumId w:val="62"/>
  </w:num>
  <w:num w:numId="64" w16cid:durableId="1826848592">
    <w:abstractNumId w:val="111"/>
  </w:num>
  <w:num w:numId="65" w16cid:durableId="512039827">
    <w:abstractNumId w:val="5"/>
  </w:num>
  <w:num w:numId="66" w16cid:durableId="2112234015">
    <w:abstractNumId w:val="76"/>
  </w:num>
  <w:num w:numId="67" w16cid:durableId="487720203">
    <w:abstractNumId w:val="151"/>
  </w:num>
  <w:num w:numId="68" w16cid:durableId="1768845773">
    <w:abstractNumId w:val="21"/>
  </w:num>
  <w:num w:numId="69" w16cid:durableId="435372167">
    <w:abstractNumId w:val="190"/>
  </w:num>
  <w:num w:numId="70" w16cid:durableId="1902977813">
    <w:abstractNumId w:val="148"/>
  </w:num>
  <w:num w:numId="71" w16cid:durableId="224998161">
    <w:abstractNumId w:val="174"/>
  </w:num>
  <w:num w:numId="72" w16cid:durableId="719015770">
    <w:abstractNumId w:val="26"/>
  </w:num>
  <w:num w:numId="73" w16cid:durableId="1705671739">
    <w:abstractNumId w:val="158"/>
  </w:num>
  <w:num w:numId="74" w16cid:durableId="528949956">
    <w:abstractNumId w:val="90"/>
  </w:num>
  <w:num w:numId="75" w16cid:durableId="860973861">
    <w:abstractNumId w:val="194"/>
  </w:num>
  <w:num w:numId="76" w16cid:durableId="473253896">
    <w:abstractNumId w:val="66"/>
  </w:num>
  <w:num w:numId="77" w16cid:durableId="379331283">
    <w:abstractNumId w:val="83"/>
  </w:num>
  <w:num w:numId="78" w16cid:durableId="1124541178">
    <w:abstractNumId w:val="46"/>
  </w:num>
  <w:num w:numId="79" w16cid:durableId="2106270193">
    <w:abstractNumId w:val="149"/>
  </w:num>
  <w:num w:numId="80" w16cid:durableId="727848294">
    <w:abstractNumId w:val="121"/>
  </w:num>
  <w:num w:numId="81" w16cid:durableId="1450734567">
    <w:abstractNumId w:val="81"/>
  </w:num>
  <w:num w:numId="82" w16cid:durableId="203831148">
    <w:abstractNumId w:val="43"/>
  </w:num>
  <w:num w:numId="83" w16cid:durableId="1925140027">
    <w:abstractNumId w:val="48"/>
  </w:num>
  <w:num w:numId="84" w16cid:durableId="966933745">
    <w:abstractNumId w:val="131"/>
  </w:num>
  <w:num w:numId="85" w16cid:durableId="1407875452">
    <w:abstractNumId w:val="18"/>
  </w:num>
  <w:num w:numId="86" w16cid:durableId="1800805137">
    <w:abstractNumId w:val="146"/>
  </w:num>
  <w:num w:numId="87" w16cid:durableId="541358821">
    <w:abstractNumId w:val="114"/>
  </w:num>
  <w:num w:numId="88" w16cid:durableId="448477783">
    <w:abstractNumId w:val="45"/>
  </w:num>
  <w:num w:numId="89" w16cid:durableId="709763129">
    <w:abstractNumId w:val="12"/>
  </w:num>
  <w:num w:numId="90" w16cid:durableId="498154631">
    <w:abstractNumId w:val="134"/>
  </w:num>
  <w:num w:numId="91" w16cid:durableId="36510880">
    <w:abstractNumId w:val="155"/>
  </w:num>
  <w:num w:numId="92" w16cid:durableId="1280138258">
    <w:abstractNumId w:val="31"/>
  </w:num>
  <w:num w:numId="93" w16cid:durableId="191456532">
    <w:abstractNumId w:val="135"/>
  </w:num>
  <w:num w:numId="94" w16cid:durableId="596140210">
    <w:abstractNumId w:val="87"/>
  </w:num>
  <w:num w:numId="95" w16cid:durableId="490027063">
    <w:abstractNumId w:val="91"/>
  </w:num>
  <w:num w:numId="96" w16cid:durableId="714501214">
    <w:abstractNumId w:val="93"/>
  </w:num>
  <w:num w:numId="97" w16cid:durableId="391120982">
    <w:abstractNumId w:val="102"/>
  </w:num>
  <w:num w:numId="98" w16cid:durableId="1828204100">
    <w:abstractNumId w:val="99"/>
  </w:num>
  <w:num w:numId="99" w16cid:durableId="237519417">
    <w:abstractNumId w:val="67"/>
  </w:num>
  <w:num w:numId="100" w16cid:durableId="310865332">
    <w:abstractNumId w:val="17"/>
  </w:num>
  <w:num w:numId="101" w16cid:durableId="839277487">
    <w:abstractNumId w:val="125"/>
  </w:num>
  <w:num w:numId="102" w16cid:durableId="1367410899">
    <w:abstractNumId w:val="41"/>
  </w:num>
  <w:num w:numId="103" w16cid:durableId="1297107723">
    <w:abstractNumId w:val="202"/>
  </w:num>
  <w:num w:numId="104" w16cid:durableId="964971521">
    <w:abstractNumId w:val="162"/>
  </w:num>
  <w:num w:numId="105" w16cid:durableId="1544097326">
    <w:abstractNumId w:val="103"/>
  </w:num>
  <w:num w:numId="106" w16cid:durableId="1430466932">
    <w:abstractNumId w:val="184"/>
  </w:num>
  <w:num w:numId="107" w16cid:durableId="784883648">
    <w:abstractNumId w:val="59"/>
  </w:num>
  <w:num w:numId="108" w16cid:durableId="349837653">
    <w:abstractNumId w:val="36"/>
  </w:num>
  <w:num w:numId="109" w16cid:durableId="1349988199">
    <w:abstractNumId w:val="82"/>
  </w:num>
  <w:num w:numId="110" w16cid:durableId="1117677252">
    <w:abstractNumId w:val="105"/>
  </w:num>
  <w:num w:numId="111" w16cid:durableId="1206722571">
    <w:abstractNumId w:val="204"/>
  </w:num>
  <w:num w:numId="112" w16cid:durableId="2059626511">
    <w:abstractNumId w:val="136"/>
  </w:num>
  <w:num w:numId="113" w16cid:durableId="1508011249">
    <w:abstractNumId w:val="78"/>
  </w:num>
  <w:num w:numId="114" w16cid:durableId="816996401">
    <w:abstractNumId w:val="195"/>
  </w:num>
  <w:num w:numId="115" w16cid:durableId="159123446">
    <w:abstractNumId w:val="53"/>
  </w:num>
  <w:num w:numId="116" w16cid:durableId="292911877">
    <w:abstractNumId w:val="137"/>
  </w:num>
  <w:num w:numId="117" w16cid:durableId="675152946">
    <w:abstractNumId w:val="86"/>
  </w:num>
  <w:num w:numId="118" w16cid:durableId="2068143996">
    <w:abstractNumId w:val="144"/>
  </w:num>
  <w:num w:numId="119" w16cid:durableId="739911765">
    <w:abstractNumId w:val="197"/>
  </w:num>
  <w:num w:numId="120" w16cid:durableId="27410315">
    <w:abstractNumId w:val="14"/>
  </w:num>
  <w:num w:numId="121" w16cid:durableId="774131576">
    <w:abstractNumId w:val="8"/>
  </w:num>
  <w:num w:numId="122" w16cid:durableId="993752586">
    <w:abstractNumId w:val="94"/>
  </w:num>
  <w:num w:numId="123" w16cid:durableId="1302689300">
    <w:abstractNumId w:val="52"/>
  </w:num>
  <w:num w:numId="124" w16cid:durableId="1178424389">
    <w:abstractNumId w:val="60"/>
  </w:num>
  <w:num w:numId="125" w16cid:durableId="1442870393">
    <w:abstractNumId w:val="40"/>
  </w:num>
  <w:num w:numId="126" w16cid:durableId="322198526">
    <w:abstractNumId w:val="172"/>
  </w:num>
  <w:num w:numId="127" w16cid:durableId="2023778051">
    <w:abstractNumId w:val="55"/>
  </w:num>
  <w:num w:numId="128" w16cid:durableId="250160850">
    <w:abstractNumId w:val="29"/>
  </w:num>
  <w:num w:numId="129" w16cid:durableId="1286735769">
    <w:abstractNumId w:val="57"/>
  </w:num>
  <w:num w:numId="130" w16cid:durableId="1262031594">
    <w:abstractNumId w:val="143"/>
  </w:num>
  <w:num w:numId="131" w16cid:durableId="1175799251">
    <w:abstractNumId w:val="30"/>
  </w:num>
  <w:num w:numId="132" w16cid:durableId="1831948676">
    <w:abstractNumId w:val="9"/>
  </w:num>
  <w:num w:numId="133" w16cid:durableId="822543574">
    <w:abstractNumId w:val="118"/>
  </w:num>
  <w:num w:numId="134" w16cid:durableId="1313364414">
    <w:abstractNumId w:val="37"/>
  </w:num>
  <w:num w:numId="135" w16cid:durableId="1202472481">
    <w:abstractNumId w:val="28"/>
  </w:num>
  <w:num w:numId="136" w16cid:durableId="695157711">
    <w:abstractNumId w:val="25"/>
  </w:num>
  <w:num w:numId="137" w16cid:durableId="103696613">
    <w:abstractNumId w:val="110"/>
  </w:num>
  <w:num w:numId="138" w16cid:durableId="55394742">
    <w:abstractNumId w:val="34"/>
  </w:num>
  <w:num w:numId="139" w16cid:durableId="296373720">
    <w:abstractNumId w:val="73"/>
  </w:num>
  <w:num w:numId="140" w16cid:durableId="1837649965">
    <w:abstractNumId w:val="65"/>
  </w:num>
  <w:num w:numId="141" w16cid:durableId="558788005">
    <w:abstractNumId w:val="51"/>
  </w:num>
  <w:num w:numId="142" w16cid:durableId="690225614">
    <w:abstractNumId w:val="180"/>
  </w:num>
  <w:num w:numId="143" w16cid:durableId="587427084">
    <w:abstractNumId w:val="89"/>
  </w:num>
  <w:num w:numId="144" w16cid:durableId="1273171119">
    <w:abstractNumId w:val="109"/>
  </w:num>
  <w:num w:numId="145" w16cid:durableId="1703893422">
    <w:abstractNumId w:val="80"/>
  </w:num>
  <w:num w:numId="146" w16cid:durableId="916593614">
    <w:abstractNumId w:val="186"/>
  </w:num>
  <w:num w:numId="147" w16cid:durableId="1040397018">
    <w:abstractNumId w:val="10"/>
  </w:num>
  <w:num w:numId="148" w16cid:durableId="1279533930">
    <w:abstractNumId w:val="117"/>
  </w:num>
  <w:num w:numId="149" w16cid:durableId="490103596">
    <w:abstractNumId w:val="170"/>
  </w:num>
  <w:num w:numId="150" w16cid:durableId="235438024">
    <w:abstractNumId w:val="168"/>
  </w:num>
  <w:num w:numId="151" w16cid:durableId="285819105">
    <w:abstractNumId w:val="95"/>
  </w:num>
  <w:num w:numId="152" w16cid:durableId="2058892713">
    <w:abstractNumId w:val="124"/>
  </w:num>
  <w:num w:numId="153" w16cid:durableId="517163290">
    <w:abstractNumId w:val="97"/>
  </w:num>
  <w:num w:numId="154" w16cid:durableId="2052340607">
    <w:abstractNumId w:val="64"/>
  </w:num>
  <w:num w:numId="155" w16cid:durableId="927692569">
    <w:abstractNumId w:val="115"/>
  </w:num>
  <w:num w:numId="156" w16cid:durableId="350618303">
    <w:abstractNumId w:val="2"/>
  </w:num>
  <w:num w:numId="157" w16cid:durableId="1539202003">
    <w:abstractNumId w:val="15"/>
  </w:num>
  <w:num w:numId="158" w16cid:durableId="1927952699">
    <w:abstractNumId w:val="147"/>
  </w:num>
  <w:num w:numId="159" w16cid:durableId="313606454">
    <w:abstractNumId w:val="177"/>
  </w:num>
  <w:num w:numId="160" w16cid:durableId="1905751463">
    <w:abstractNumId w:val="133"/>
  </w:num>
  <w:num w:numId="161" w16cid:durableId="1020936174">
    <w:abstractNumId w:val="152"/>
  </w:num>
  <w:num w:numId="162" w16cid:durableId="109978418">
    <w:abstractNumId w:val="200"/>
  </w:num>
  <w:num w:numId="163" w16cid:durableId="619454021">
    <w:abstractNumId w:val="179"/>
  </w:num>
  <w:num w:numId="164" w16cid:durableId="1440297999">
    <w:abstractNumId w:val="159"/>
  </w:num>
  <w:num w:numId="165" w16cid:durableId="2035959313">
    <w:abstractNumId w:val="101"/>
  </w:num>
  <w:num w:numId="166" w16cid:durableId="241306050">
    <w:abstractNumId w:val="201"/>
  </w:num>
  <w:num w:numId="167" w16cid:durableId="1319992091">
    <w:abstractNumId w:val="39"/>
  </w:num>
  <w:num w:numId="168" w16cid:durableId="1779984466">
    <w:abstractNumId w:val="129"/>
  </w:num>
  <w:num w:numId="169" w16cid:durableId="1291521627">
    <w:abstractNumId w:val="145"/>
  </w:num>
  <w:num w:numId="170" w16cid:durableId="1049261040">
    <w:abstractNumId w:val="3"/>
  </w:num>
  <w:num w:numId="171" w16cid:durableId="824273499">
    <w:abstractNumId w:val="92"/>
  </w:num>
  <w:num w:numId="172" w16cid:durableId="1552497203">
    <w:abstractNumId w:val="160"/>
  </w:num>
  <w:num w:numId="173" w16cid:durableId="105080102">
    <w:abstractNumId w:val="69"/>
  </w:num>
  <w:num w:numId="174" w16cid:durableId="736560498">
    <w:abstractNumId w:val="61"/>
  </w:num>
  <w:num w:numId="175" w16cid:durableId="1063136621">
    <w:abstractNumId w:val="198"/>
  </w:num>
  <w:num w:numId="176" w16cid:durableId="1846018686">
    <w:abstractNumId w:val="132"/>
  </w:num>
  <w:num w:numId="177" w16cid:durableId="1895391819">
    <w:abstractNumId w:val="38"/>
  </w:num>
  <w:num w:numId="178" w16cid:durableId="1384283236">
    <w:abstractNumId w:val="156"/>
  </w:num>
  <w:num w:numId="179" w16cid:durableId="1472938579">
    <w:abstractNumId w:val="72"/>
  </w:num>
  <w:num w:numId="180" w16cid:durableId="408961923">
    <w:abstractNumId w:val="98"/>
  </w:num>
  <w:num w:numId="181" w16cid:durableId="1061101298">
    <w:abstractNumId w:val="130"/>
  </w:num>
  <w:num w:numId="182" w16cid:durableId="796336886">
    <w:abstractNumId w:val="171"/>
  </w:num>
  <w:num w:numId="183" w16cid:durableId="2146582475">
    <w:abstractNumId w:val="0"/>
  </w:num>
  <w:num w:numId="184" w16cid:durableId="948584429">
    <w:abstractNumId w:val="49"/>
  </w:num>
  <w:num w:numId="185" w16cid:durableId="1115058106">
    <w:abstractNumId w:val="185"/>
  </w:num>
  <w:num w:numId="186" w16cid:durableId="1595279042">
    <w:abstractNumId w:val="191"/>
  </w:num>
  <w:num w:numId="187" w16cid:durableId="460853578">
    <w:abstractNumId w:val="189"/>
  </w:num>
  <w:num w:numId="188" w16cid:durableId="818962155">
    <w:abstractNumId w:val="85"/>
  </w:num>
  <w:num w:numId="189" w16cid:durableId="1998458178">
    <w:abstractNumId w:val="138"/>
  </w:num>
  <w:num w:numId="190" w16cid:durableId="1100032779">
    <w:abstractNumId w:val="19"/>
  </w:num>
  <w:num w:numId="191" w16cid:durableId="2048482786">
    <w:abstractNumId w:val="71"/>
  </w:num>
  <w:num w:numId="192" w16cid:durableId="1671056064">
    <w:abstractNumId w:val="178"/>
  </w:num>
  <w:num w:numId="193" w16cid:durableId="969213460">
    <w:abstractNumId w:val="167"/>
  </w:num>
  <w:num w:numId="194" w16cid:durableId="586621936">
    <w:abstractNumId w:val="166"/>
  </w:num>
  <w:num w:numId="195" w16cid:durableId="754861403">
    <w:abstractNumId w:val="150"/>
  </w:num>
  <w:num w:numId="196" w16cid:durableId="432094780">
    <w:abstractNumId w:val="127"/>
  </w:num>
  <w:num w:numId="197" w16cid:durableId="918440458">
    <w:abstractNumId w:val="84"/>
  </w:num>
  <w:num w:numId="198" w16cid:durableId="1679120343">
    <w:abstractNumId w:val="20"/>
  </w:num>
  <w:num w:numId="199" w16cid:durableId="779254573">
    <w:abstractNumId w:val="104"/>
  </w:num>
  <w:num w:numId="200" w16cid:durableId="878738587">
    <w:abstractNumId w:val="54"/>
  </w:num>
  <w:num w:numId="201" w16cid:durableId="1874533837">
    <w:abstractNumId w:val="7"/>
  </w:num>
  <w:num w:numId="202" w16cid:durableId="117070498">
    <w:abstractNumId w:val="107"/>
  </w:num>
  <w:num w:numId="203" w16cid:durableId="1297298456">
    <w:abstractNumId w:val="116"/>
  </w:num>
  <w:num w:numId="204" w16cid:durableId="506140734">
    <w:abstractNumId w:val="63"/>
  </w:num>
  <w:num w:numId="205" w16cid:durableId="1713383005">
    <w:abstractNumId w:val="16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5B3"/>
    <w:rsid w:val="000125D8"/>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AD"/>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3F5"/>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008"/>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0A0"/>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7D1"/>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64C"/>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157"/>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6C4"/>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1F"/>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BF9"/>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181"/>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940"/>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0"/>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AE9"/>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BD3"/>
    <w:rsid w:val="00335E1D"/>
    <w:rsid w:val="00336613"/>
    <w:rsid w:val="003366E9"/>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CE"/>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17AA"/>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B34"/>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DB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04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56"/>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C7C"/>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23"/>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908"/>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3C63"/>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362"/>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9BA"/>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695"/>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68"/>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D8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3B3"/>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DC6"/>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CBC"/>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13"/>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5F6"/>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5B"/>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3D"/>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41"/>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5A"/>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6E6"/>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843"/>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7E"/>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0D57"/>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6C98"/>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5F"/>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778"/>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A6B"/>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4D83"/>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4FA8"/>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25B"/>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50A"/>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CF5"/>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CDF"/>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A18"/>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AE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4E2"/>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8A"/>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410"/>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40"/>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01B"/>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0DF"/>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2D"/>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00"/>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1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0EC"/>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6CC6"/>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741"/>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CB6"/>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D95"/>
    <w:rsid w:val="00C60E24"/>
    <w:rsid w:val="00C60F12"/>
    <w:rsid w:val="00C60FB6"/>
    <w:rsid w:val="00C61813"/>
    <w:rsid w:val="00C61825"/>
    <w:rsid w:val="00C618E7"/>
    <w:rsid w:val="00C61B16"/>
    <w:rsid w:val="00C625E6"/>
    <w:rsid w:val="00C6292C"/>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5FCD"/>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0FA9"/>
    <w:rsid w:val="00CB1677"/>
    <w:rsid w:val="00CB194C"/>
    <w:rsid w:val="00CB1D35"/>
    <w:rsid w:val="00CB2067"/>
    <w:rsid w:val="00CB21D3"/>
    <w:rsid w:val="00CB2298"/>
    <w:rsid w:val="00CB255D"/>
    <w:rsid w:val="00CB269C"/>
    <w:rsid w:val="00CB28C1"/>
    <w:rsid w:val="00CB28FE"/>
    <w:rsid w:val="00CB290C"/>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0EE0"/>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035"/>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6FD8"/>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21"/>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B7FB3"/>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05"/>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4E3"/>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0E3"/>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C30"/>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1B"/>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9AF"/>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5F74"/>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C8D"/>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630"/>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3.png"/><Relationship Id="rId128" Type="http://schemas.openxmlformats.org/officeDocument/2006/relationships/oleObject" Target="embeddings/oleObject2.bin"/><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footer" Target="footer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4.png"/><Relationship Id="rId129" Type="http://schemas.openxmlformats.org/officeDocument/2006/relationships/image" Target="media/image117.emf"/><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oleObject" Target="embeddings/oleObject3.bin"/><Relationship Id="rId135"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5.emf"/><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5.png"/><Relationship Id="rId131" Type="http://schemas.openxmlformats.org/officeDocument/2006/relationships/image" Target="media/image118.emf"/><Relationship Id="rId136"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oleObject" Target="embeddings/oleObject1.bin"/><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137" Type="http://schemas.microsoft.com/office/2020/10/relationships/intelligence" Target="intelligence2.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localhost/phpmyadmin" TargetMode="External"/><Relationship Id="rId132" Type="http://schemas.openxmlformats.org/officeDocument/2006/relationships/oleObject" Target="embeddings/oleObject4.bin"/><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6.e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2.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localhost/TicTac%20/" TargetMode="External"/><Relationship Id="rId13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246</Pages>
  <Words>26212</Words>
  <Characters>144167</Characters>
  <Application>Microsoft Office Word</Application>
  <DocSecurity>2</DocSecurity>
  <Lines>1201</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170039</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19</cp:revision>
  <cp:lastPrinted>2025-05-23T02:32:00Z</cp:lastPrinted>
  <dcterms:created xsi:type="dcterms:W3CDTF">2025-09-17T01:41:00Z</dcterms:created>
  <dcterms:modified xsi:type="dcterms:W3CDTF">2025-10-01T01:05:00Z</dcterms:modified>
  <cp:contentStatus/>
</cp:coreProperties>
</file>