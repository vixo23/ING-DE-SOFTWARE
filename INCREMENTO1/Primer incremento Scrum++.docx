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7116A" w14:textId="4AC755B4" w:rsidR="009825C6" w:rsidRDefault="009825C6" w:rsidP="00A33139">
      <w:pPr>
        <w:ind w:firstLine="0"/>
      </w:pPr>
      <w:bookmarkStart w:id="0" w:name="_Hlk200566869"/>
      <w:bookmarkEnd w:id="0"/>
    </w:p>
    <w:p w14:paraId="34C3728D" w14:textId="490E4DD5" w:rsidR="002C5E1E" w:rsidRDefault="002C5E1E" w:rsidP="002C5E1E">
      <w:pPr>
        <w:ind w:firstLine="0"/>
        <w:jc w:val="center"/>
      </w:pPr>
      <w:r>
        <w:rPr>
          <w:noProof/>
        </w:rPr>
        <w:drawing>
          <wp:inline distT="0" distB="0" distL="0" distR="0" wp14:anchorId="44CCD093" wp14:editId="1C3EADE7">
            <wp:extent cx="1095375" cy="920926"/>
            <wp:effectExtent l="0" t="0" r="0" b="0"/>
            <wp:docPr id="108619527" name="Imagen 4" descr="Logos- Universidad Andrés 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Logos- Universidad Andrés Bell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099560" cy="924445"/>
                    </a:xfrm>
                    <a:prstGeom prst="rect">
                      <a:avLst/>
                    </a:prstGeom>
                    <a:noFill/>
                    <a:ln>
                      <a:noFill/>
                    </a:ln>
                  </pic:spPr>
                </pic:pic>
              </a:graphicData>
            </a:graphic>
          </wp:inline>
        </w:drawing>
      </w:r>
    </w:p>
    <w:p w14:paraId="35960077" w14:textId="77777777" w:rsidR="002C5E1E" w:rsidRPr="00156F25" w:rsidRDefault="00BF1137" w:rsidP="002C5E1E">
      <w:pPr>
        <w:spacing w:line="240" w:lineRule="auto"/>
        <w:ind w:firstLine="0"/>
        <w:jc w:val="center"/>
        <w:rPr>
          <w:b/>
          <w:bCs/>
        </w:rPr>
      </w:pPr>
      <w:r w:rsidRPr="00156F25">
        <w:rPr>
          <w:b/>
          <w:bCs/>
        </w:rPr>
        <w:t>Facultad de ingeniería</w:t>
      </w:r>
    </w:p>
    <w:p w14:paraId="4150179C" w14:textId="607CFA2A" w:rsidR="009825C6" w:rsidRPr="00156F25" w:rsidRDefault="00BF1137" w:rsidP="002C5E1E">
      <w:pPr>
        <w:spacing w:line="240" w:lineRule="auto"/>
        <w:ind w:firstLine="0"/>
        <w:jc w:val="center"/>
        <w:rPr>
          <w:b/>
          <w:bCs/>
        </w:rPr>
      </w:pPr>
      <w:r w:rsidRPr="00156F25">
        <w:rPr>
          <w:b/>
          <w:bCs/>
        </w:rPr>
        <w:t>Ingeniería de software I</w:t>
      </w:r>
    </w:p>
    <w:p w14:paraId="2E409D4C" w14:textId="77777777" w:rsidR="000206D6" w:rsidRDefault="000206D6" w:rsidP="002C5E1E">
      <w:pPr>
        <w:ind w:firstLine="0"/>
      </w:pPr>
    </w:p>
    <w:p w14:paraId="2546F279" w14:textId="77777777" w:rsidR="00B0474D" w:rsidRDefault="00B0474D" w:rsidP="004071DF">
      <w:pPr>
        <w:jc w:val="center"/>
      </w:pPr>
    </w:p>
    <w:p w14:paraId="1C23A31A" w14:textId="4A6DC6EB" w:rsidR="009825C6" w:rsidRPr="00A930E5" w:rsidRDefault="00BF1137" w:rsidP="00A930E5">
      <w:pPr>
        <w:jc w:val="center"/>
        <w:rPr>
          <w:b/>
          <w:bCs/>
        </w:rPr>
      </w:pPr>
      <w:r w:rsidRPr="00A930E5">
        <w:rPr>
          <w:b/>
          <w:bCs/>
        </w:rPr>
        <w:t>PROYECTO INGENIERÍA DE SOFTWARE</w:t>
      </w:r>
      <w:r w:rsidR="001754AA" w:rsidRPr="00A930E5">
        <w:rPr>
          <w:b/>
          <w:bCs/>
        </w:rPr>
        <w:t xml:space="preserve"> PRIMER INCREMENTO PARA EL</w:t>
      </w:r>
      <w:r w:rsidR="002C5E1E" w:rsidRPr="00A930E5">
        <w:rPr>
          <w:b/>
          <w:bCs/>
        </w:rPr>
        <w:t xml:space="preserve"> </w:t>
      </w:r>
      <w:r w:rsidRPr="00A930E5">
        <w:rPr>
          <w:b/>
          <w:bCs/>
        </w:rPr>
        <w:t>SISTEMA BIOMÉTRICO WEB EUGCOM</w:t>
      </w:r>
    </w:p>
    <w:p w14:paraId="0A19807A" w14:textId="77777777" w:rsidR="002C5E1E" w:rsidRDefault="002C5E1E" w:rsidP="002C5E1E">
      <w:pPr>
        <w:ind w:firstLine="0"/>
      </w:pPr>
    </w:p>
    <w:p w14:paraId="25E55DE4" w14:textId="77777777" w:rsidR="009825C6" w:rsidRPr="00096817" w:rsidRDefault="00BF1137" w:rsidP="002C5E1E">
      <w:pPr>
        <w:spacing w:line="240" w:lineRule="auto"/>
        <w:ind w:firstLine="0"/>
        <w:jc w:val="center"/>
        <w:rPr>
          <w:b/>
          <w:bCs/>
        </w:rPr>
      </w:pPr>
      <w:r w:rsidRPr="00096817">
        <w:rPr>
          <w:b/>
          <w:bCs/>
        </w:rPr>
        <w:t>Autores:</w:t>
      </w:r>
    </w:p>
    <w:p w14:paraId="6B4FCC9E" w14:textId="77777777" w:rsidR="009825C6" w:rsidRDefault="00BF1137" w:rsidP="001754AA">
      <w:pPr>
        <w:spacing w:line="240" w:lineRule="auto"/>
        <w:ind w:firstLine="0"/>
        <w:jc w:val="center"/>
      </w:pPr>
      <w:r>
        <w:t>Benjamín Alberto Franco Silva</w:t>
      </w:r>
    </w:p>
    <w:p w14:paraId="6F69AC9A" w14:textId="77777777" w:rsidR="009825C6" w:rsidRDefault="00BF1137" w:rsidP="001754AA">
      <w:pPr>
        <w:spacing w:line="240" w:lineRule="auto"/>
        <w:ind w:firstLine="0"/>
        <w:jc w:val="center"/>
      </w:pPr>
      <w:r>
        <w:t>Vicente Ignacio Henríquez Cortés</w:t>
      </w:r>
    </w:p>
    <w:p w14:paraId="440F7CAB" w14:textId="77777777" w:rsidR="009825C6" w:rsidRDefault="00BF1137" w:rsidP="001754AA">
      <w:pPr>
        <w:spacing w:line="240" w:lineRule="auto"/>
        <w:ind w:firstLine="0"/>
        <w:jc w:val="center"/>
      </w:pPr>
      <w:r>
        <w:t>Addán Ignacio Sáez Rodríguez</w:t>
      </w:r>
    </w:p>
    <w:p w14:paraId="24F02F9A" w14:textId="3EE52E83" w:rsidR="0069752D" w:rsidRDefault="0069752D" w:rsidP="001754AA">
      <w:pPr>
        <w:spacing w:line="240" w:lineRule="auto"/>
        <w:ind w:firstLine="0"/>
        <w:jc w:val="center"/>
      </w:pPr>
      <w:r w:rsidRPr="0069752D">
        <w:t>Felipe Andrés Uribe del Pino</w:t>
      </w:r>
    </w:p>
    <w:p w14:paraId="3FAF55CC" w14:textId="47DF67FC" w:rsidR="005F0147" w:rsidRPr="0069752D" w:rsidRDefault="005F0147" w:rsidP="005F0147">
      <w:pPr>
        <w:spacing w:line="240" w:lineRule="auto"/>
        <w:ind w:firstLine="0"/>
        <w:jc w:val="center"/>
      </w:pPr>
      <w:r>
        <w:t xml:space="preserve">Catalina Vidal </w:t>
      </w:r>
      <w:proofErr w:type="spellStart"/>
      <w:r>
        <w:t>Gallardo</w:t>
      </w:r>
      <w:proofErr w:type="spellEnd"/>
    </w:p>
    <w:p w14:paraId="0E521D03" w14:textId="77777777" w:rsidR="009825C6" w:rsidRDefault="00BF1137" w:rsidP="001754AA">
      <w:pPr>
        <w:spacing w:line="240" w:lineRule="auto"/>
        <w:ind w:firstLine="0"/>
        <w:jc w:val="center"/>
        <w:rPr>
          <w:u w:val="single"/>
        </w:rPr>
      </w:pPr>
      <w:r>
        <w:t>Diego Yves Amaro Véliz Riquelme</w:t>
      </w:r>
    </w:p>
    <w:p w14:paraId="114E345D" w14:textId="77777777" w:rsidR="002C5E1E" w:rsidRDefault="002C5E1E" w:rsidP="002C5E1E">
      <w:pPr>
        <w:jc w:val="center"/>
      </w:pPr>
    </w:p>
    <w:p w14:paraId="44B547DE" w14:textId="17C44F29" w:rsidR="0EF65DC9" w:rsidRPr="00096817" w:rsidRDefault="00BF1137" w:rsidP="002C5E1E">
      <w:pPr>
        <w:spacing w:line="240" w:lineRule="auto"/>
        <w:ind w:firstLine="0"/>
        <w:jc w:val="center"/>
        <w:rPr>
          <w:b/>
          <w:bCs/>
        </w:rPr>
      </w:pPr>
      <w:r w:rsidRPr="00096817">
        <w:rPr>
          <w:b/>
          <w:bCs/>
        </w:rPr>
        <w:t>Profesor:</w:t>
      </w:r>
    </w:p>
    <w:p w14:paraId="1802D49C" w14:textId="622AE763" w:rsidR="002C5E1E" w:rsidRDefault="0053055B" w:rsidP="009B091D">
      <w:pPr>
        <w:spacing w:line="240" w:lineRule="auto"/>
        <w:ind w:firstLine="0"/>
        <w:jc w:val="center"/>
      </w:pPr>
      <w:r>
        <w:t>Paulo Luis Francisco Quinsacara Jofré</w:t>
      </w:r>
    </w:p>
    <w:p w14:paraId="2AD0329A" w14:textId="77777777" w:rsidR="009B091D" w:rsidRDefault="009B091D" w:rsidP="009B091D">
      <w:pPr>
        <w:spacing w:line="240" w:lineRule="auto"/>
        <w:ind w:firstLine="0"/>
        <w:jc w:val="center"/>
      </w:pPr>
    </w:p>
    <w:p w14:paraId="73D99B2E" w14:textId="3DE662E1" w:rsidR="0053055B" w:rsidRPr="006514D3" w:rsidRDefault="0053055B" w:rsidP="002C5E1E">
      <w:pPr>
        <w:spacing w:line="240" w:lineRule="auto"/>
        <w:ind w:firstLine="0"/>
        <w:jc w:val="center"/>
        <w:rPr>
          <w:b/>
          <w:bCs/>
        </w:rPr>
      </w:pPr>
      <w:r w:rsidRPr="006514D3">
        <w:rPr>
          <w:b/>
          <w:bCs/>
        </w:rPr>
        <w:t>Santiago</w:t>
      </w:r>
      <w:r w:rsidR="00096817" w:rsidRPr="006514D3">
        <w:rPr>
          <w:b/>
          <w:bCs/>
        </w:rPr>
        <w:t>,</w:t>
      </w:r>
      <w:r w:rsidRPr="006514D3">
        <w:rPr>
          <w:b/>
          <w:bCs/>
        </w:rPr>
        <w:t xml:space="preserve"> Chile</w:t>
      </w:r>
    </w:p>
    <w:p w14:paraId="6A4E17C4" w14:textId="0E6FEBEF" w:rsidR="003E661F" w:rsidRPr="006514D3" w:rsidRDefault="0053055B" w:rsidP="003E661F">
      <w:pPr>
        <w:spacing w:line="240" w:lineRule="auto"/>
        <w:ind w:firstLine="0"/>
        <w:jc w:val="center"/>
        <w:rPr>
          <w:b/>
          <w:bCs/>
        </w:rPr>
      </w:pPr>
      <w:r w:rsidRPr="006514D3">
        <w:rPr>
          <w:b/>
          <w:bCs/>
        </w:rPr>
        <w:t>2025</w:t>
      </w:r>
    </w:p>
    <w:p w14:paraId="71741C55" w14:textId="589ACCD3" w:rsidR="00F02351" w:rsidRDefault="003E661F" w:rsidP="000A13D0">
      <w:pPr>
        <w:ind w:firstLine="0"/>
        <w:rPr>
          <w:b/>
          <w:bCs/>
        </w:rPr>
      </w:pPr>
      <w:r>
        <w:br w:type="page"/>
      </w:r>
      <w:r w:rsidR="000C1D01">
        <w:rPr>
          <w:b/>
          <w:bCs/>
        </w:rPr>
        <w:lastRenderedPageBreak/>
        <w:t>Í</w:t>
      </w:r>
      <w:r w:rsidR="000A13D0" w:rsidRPr="003C3DF6">
        <w:rPr>
          <w:b/>
          <w:bCs/>
        </w:rPr>
        <w:t>NDICE DE CONTENIDOS</w:t>
      </w:r>
    </w:p>
    <w:p w14:paraId="1030E361" w14:textId="77777777" w:rsidR="008F35EA" w:rsidRPr="003C3DF6" w:rsidRDefault="008F35EA" w:rsidP="000A13D0">
      <w:pPr>
        <w:ind w:firstLine="0"/>
        <w:rPr>
          <w:b/>
          <w:bCs/>
        </w:rPr>
      </w:pPr>
    </w:p>
    <w:p w14:paraId="4F2BD63F" w14:textId="25D7AC95" w:rsidR="00320DFD" w:rsidRDefault="00733E7F">
      <w:pPr>
        <w:pStyle w:val="TDC1"/>
        <w:rPr>
          <w:rFonts w:asciiTheme="minorHAnsi" w:eastAsiaTheme="minorEastAsia" w:hAnsiTheme="minorHAnsi" w:cstheme="minorBidi"/>
          <w:bCs w:val="0"/>
          <w:caps w:val="0"/>
          <w:noProof/>
          <w:kern w:val="2"/>
          <w:szCs w:val="24"/>
          <w14:ligatures w14:val="standardContextual"/>
        </w:rPr>
      </w:pPr>
      <w:r>
        <w:rPr>
          <w:bCs w:val="0"/>
          <w:caps w:val="0"/>
        </w:rPr>
        <w:fldChar w:fldCharType="begin"/>
      </w:r>
      <w:r>
        <w:rPr>
          <w:bCs w:val="0"/>
          <w:caps w:val="0"/>
        </w:rPr>
        <w:instrText xml:space="preserve"> TOC \o "1-3" \h \z \u </w:instrText>
      </w:r>
      <w:r>
        <w:rPr>
          <w:bCs w:val="0"/>
          <w:caps w:val="0"/>
        </w:rPr>
        <w:fldChar w:fldCharType="separate"/>
      </w:r>
      <w:hyperlink w:anchor="_Toc201199508" w:history="1">
        <w:r w:rsidR="00320DFD" w:rsidRPr="002E6124">
          <w:rPr>
            <w:rStyle w:val="Hipervnculo"/>
            <w:noProof/>
          </w:rPr>
          <w:t>1. INTRODUCCIÓN</w:t>
        </w:r>
        <w:r w:rsidR="00320DFD">
          <w:rPr>
            <w:noProof/>
            <w:webHidden/>
          </w:rPr>
          <w:tab/>
        </w:r>
        <w:r w:rsidR="00320DFD">
          <w:rPr>
            <w:noProof/>
            <w:webHidden/>
          </w:rPr>
          <w:fldChar w:fldCharType="begin"/>
        </w:r>
        <w:r w:rsidR="00320DFD">
          <w:rPr>
            <w:noProof/>
            <w:webHidden/>
          </w:rPr>
          <w:instrText xml:space="preserve"> PAGEREF _Toc201199508 \h </w:instrText>
        </w:r>
        <w:r w:rsidR="00320DFD">
          <w:rPr>
            <w:noProof/>
            <w:webHidden/>
          </w:rPr>
        </w:r>
        <w:r w:rsidR="00320DFD">
          <w:rPr>
            <w:noProof/>
            <w:webHidden/>
          </w:rPr>
          <w:fldChar w:fldCharType="separate"/>
        </w:r>
        <w:r w:rsidR="00320DFD">
          <w:rPr>
            <w:noProof/>
            <w:webHidden/>
          </w:rPr>
          <w:t>9</w:t>
        </w:r>
        <w:r w:rsidR="00320DFD">
          <w:rPr>
            <w:noProof/>
            <w:webHidden/>
          </w:rPr>
          <w:fldChar w:fldCharType="end"/>
        </w:r>
      </w:hyperlink>
    </w:p>
    <w:p w14:paraId="5FC70A13" w14:textId="6FB7F1C7"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09" w:history="1">
        <w:r w:rsidRPr="002E6124">
          <w:rPr>
            <w:rStyle w:val="Hipervnculo"/>
            <w:noProof/>
          </w:rPr>
          <w:t>2. PROPUESTA DE SOLUCIÓN E INCREMENTO DONDE SE ESPECIFICA EL INCREMENTO</w:t>
        </w:r>
        <w:r>
          <w:rPr>
            <w:noProof/>
            <w:webHidden/>
          </w:rPr>
          <w:tab/>
        </w:r>
        <w:r>
          <w:rPr>
            <w:noProof/>
            <w:webHidden/>
          </w:rPr>
          <w:fldChar w:fldCharType="begin"/>
        </w:r>
        <w:r>
          <w:rPr>
            <w:noProof/>
            <w:webHidden/>
          </w:rPr>
          <w:instrText xml:space="preserve"> PAGEREF _Toc201199509 \h </w:instrText>
        </w:r>
        <w:r>
          <w:rPr>
            <w:noProof/>
            <w:webHidden/>
          </w:rPr>
        </w:r>
        <w:r>
          <w:rPr>
            <w:noProof/>
            <w:webHidden/>
          </w:rPr>
          <w:fldChar w:fldCharType="separate"/>
        </w:r>
        <w:r>
          <w:rPr>
            <w:noProof/>
            <w:webHidden/>
          </w:rPr>
          <w:t>10</w:t>
        </w:r>
        <w:r>
          <w:rPr>
            <w:noProof/>
            <w:webHidden/>
          </w:rPr>
          <w:fldChar w:fldCharType="end"/>
        </w:r>
      </w:hyperlink>
    </w:p>
    <w:p w14:paraId="71DA56E9" w14:textId="267B90BF" w:rsidR="00320DFD" w:rsidRDefault="00320DFD">
      <w:pPr>
        <w:pStyle w:val="TDC2"/>
        <w:rPr>
          <w:rFonts w:asciiTheme="minorHAnsi" w:eastAsiaTheme="minorEastAsia" w:hAnsiTheme="minorHAnsi" w:cstheme="minorBidi"/>
          <w:noProof/>
          <w:kern w:val="2"/>
          <w:szCs w:val="24"/>
          <w14:ligatures w14:val="standardContextual"/>
        </w:rPr>
      </w:pPr>
      <w:hyperlink w:anchor="_Toc201199510" w:history="1">
        <w:r w:rsidRPr="002E6124">
          <w:rPr>
            <w:rStyle w:val="Hipervnculo"/>
            <w:noProof/>
          </w:rPr>
          <w:t>2.1</w:t>
        </w:r>
        <w:r>
          <w:rPr>
            <w:rFonts w:asciiTheme="minorHAnsi" w:eastAsiaTheme="minorEastAsia" w:hAnsiTheme="minorHAnsi" w:cstheme="minorBidi"/>
            <w:noProof/>
            <w:kern w:val="2"/>
            <w:szCs w:val="24"/>
            <w14:ligatures w14:val="standardContextual"/>
          </w:rPr>
          <w:tab/>
        </w:r>
        <w:r w:rsidRPr="002E6124">
          <w:rPr>
            <w:rStyle w:val="Hipervnculo"/>
            <w:noProof/>
          </w:rPr>
          <w:t>Propuesta de solución</w:t>
        </w:r>
        <w:r>
          <w:rPr>
            <w:noProof/>
            <w:webHidden/>
          </w:rPr>
          <w:tab/>
        </w:r>
        <w:r>
          <w:rPr>
            <w:noProof/>
            <w:webHidden/>
          </w:rPr>
          <w:fldChar w:fldCharType="begin"/>
        </w:r>
        <w:r>
          <w:rPr>
            <w:noProof/>
            <w:webHidden/>
          </w:rPr>
          <w:instrText xml:space="preserve"> PAGEREF _Toc201199510 \h </w:instrText>
        </w:r>
        <w:r>
          <w:rPr>
            <w:noProof/>
            <w:webHidden/>
          </w:rPr>
        </w:r>
        <w:r>
          <w:rPr>
            <w:noProof/>
            <w:webHidden/>
          </w:rPr>
          <w:fldChar w:fldCharType="separate"/>
        </w:r>
        <w:r>
          <w:rPr>
            <w:noProof/>
            <w:webHidden/>
          </w:rPr>
          <w:t>10</w:t>
        </w:r>
        <w:r>
          <w:rPr>
            <w:noProof/>
            <w:webHidden/>
          </w:rPr>
          <w:fldChar w:fldCharType="end"/>
        </w:r>
      </w:hyperlink>
    </w:p>
    <w:p w14:paraId="60452AF1" w14:textId="003A15B7" w:rsidR="00320DFD" w:rsidRDefault="00320DFD">
      <w:pPr>
        <w:pStyle w:val="TDC2"/>
        <w:rPr>
          <w:rFonts w:asciiTheme="minorHAnsi" w:eastAsiaTheme="minorEastAsia" w:hAnsiTheme="minorHAnsi" w:cstheme="minorBidi"/>
          <w:noProof/>
          <w:kern w:val="2"/>
          <w:szCs w:val="24"/>
          <w14:ligatures w14:val="standardContextual"/>
        </w:rPr>
      </w:pPr>
      <w:hyperlink w:anchor="_Toc201199511" w:history="1">
        <w:r w:rsidRPr="002E6124">
          <w:rPr>
            <w:rStyle w:val="Hipervnculo"/>
            <w:noProof/>
          </w:rPr>
          <w:t>2.2</w:t>
        </w:r>
        <w:r>
          <w:rPr>
            <w:rFonts w:asciiTheme="minorHAnsi" w:eastAsiaTheme="minorEastAsia" w:hAnsiTheme="minorHAnsi" w:cstheme="minorBidi"/>
            <w:noProof/>
            <w:kern w:val="2"/>
            <w:szCs w:val="24"/>
            <w14:ligatures w14:val="standardContextual"/>
          </w:rPr>
          <w:tab/>
        </w:r>
        <w:r w:rsidRPr="002E6124">
          <w:rPr>
            <w:rStyle w:val="Hipervnculo"/>
            <w:noProof/>
          </w:rPr>
          <w:t>Especificación del Incremento (Primer Incremento)</w:t>
        </w:r>
        <w:r>
          <w:rPr>
            <w:noProof/>
            <w:webHidden/>
          </w:rPr>
          <w:tab/>
        </w:r>
        <w:r>
          <w:rPr>
            <w:noProof/>
            <w:webHidden/>
          </w:rPr>
          <w:fldChar w:fldCharType="begin"/>
        </w:r>
        <w:r>
          <w:rPr>
            <w:noProof/>
            <w:webHidden/>
          </w:rPr>
          <w:instrText xml:space="preserve"> PAGEREF _Toc201199511 \h </w:instrText>
        </w:r>
        <w:r>
          <w:rPr>
            <w:noProof/>
            <w:webHidden/>
          </w:rPr>
        </w:r>
        <w:r>
          <w:rPr>
            <w:noProof/>
            <w:webHidden/>
          </w:rPr>
          <w:fldChar w:fldCharType="separate"/>
        </w:r>
        <w:r>
          <w:rPr>
            <w:noProof/>
            <w:webHidden/>
          </w:rPr>
          <w:t>11</w:t>
        </w:r>
        <w:r>
          <w:rPr>
            <w:noProof/>
            <w:webHidden/>
          </w:rPr>
          <w:fldChar w:fldCharType="end"/>
        </w:r>
      </w:hyperlink>
    </w:p>
    <w:p w14:paraId="588D5AF5" w14:textId="25246394" w:rsidR="00320DFD" w:rsidRDefault="00320DFD">
      <w:pPr>
        <w:pStyle w:val="TDC2"/>
        <w:rPr>
          <w:rFonts w:asciiTheme="minorHAnsi" w:eastAsiaTheme="minorEastAsia" w:hAnsiTheme="minorHAnsi" w:cstheme="minorBidi"/>
          <w:noProof/>
          <w:kern w:val="2"/>
          <w:szCs w:val="24"/>
          <w14:ligatures w14:val="standardContextual"/>
        </w:rPr>
      </w:pPr>
      <w:hyperlink w:anchor="_Toc201199512" w:history="1">
        <w:r w:rsidRPr="002E6124">
          <w:rPr>
            <w:rStyle w:val="Hipervnculo"/>
            <w:noProof/>
          </w:rPr>
          <w:t>2.3</w:t>
        </w:r>
        <w:r>
          <w:rPr>
            <w:rFonts w:asciiTheme="minorHAnsi" w:eastAsiaTheme="minorEastAsia" w:hAnsiTheme="minorHAnsi" w:cstheme="minorBidi"/>
            <w:noProof/>
            <w:kern w:val="2"/>
            <w:szCs w:val="24"/>
            <w14:ligatures w14:val="standardContextual"/>
          </w:rPr>
          <w:tab/>
        </w:r>
        <w:r w:rsidRPr="002E6124">
          <w:rPr>
            <w:rStyle w:val="Hipervnculo"/>
            <w:noProof/>
          </w:rPr>
          <w:t>Cantidad de casos de uso</w:t>
        </w:r>
        <w:r>
          <w:rPr>
            <w:noProof/>
            <w:webHidden/>
          </w:rPr>
          <w:tab/>
        </w:r>
        <w:r>
          <w:rPr>
            <w:noProof/>
            <w:webHidden/>
          </w:rPr>
          <w:fldChar w:fldCharType="begin"/>
        </w:r>
        <w:r>
          <w:rPr>
            <w:noProof/>
            <w:webHidden/>
          </w:rPr>
          <w:instrText xml:space="preserve"> PAGEREF _Toc201199512 \h </w:instrText>
        </w:r>
        <w:r>
          <w:rPr>
            <w:noProof/>
            <w:webHidden/>
          </w:rPr>
        </w:r>
        <w:r>
          <w:rPr>
            <w:noProof/>
            <w:webHidden/>
          </w:rPr>
          <w:fldChar w:fldCharType="separate"/>
        </w:r>
        <w:r>
          <w:rPr>
            <w:noProof/>
            <w:webHidden/>
          </w:rPr>
          <w:t>11</w:t>
        </w:r>
        <w:r>
          <w:rPr>
            <w:noProof/>
            <w:webHidden/>
          </w:rPr>
          <w:fldChar w:fldCharType="end"/>
        </w:r>
      </w:hyperlink>
    </w:p>
    <w:p w14:paraId="41E74910" w14:textId="0BE12562" w:rsidR="00320DFD" w:rsidRDefault="00320DFD">
      <w:pPr>
        <w:pStyle w:val="TDC2"/>
        <w:rPr>
          <w:rFonts w:asciiTheme="minorHAnsi" w:eastAsiaTheme="minorEastAsia" w:hAnsiTheme="minorHAnsi" w:cstheme="minorBidi"/>
          <w:noProof/>
          <w:kern w:val="2"/>
          <w:szCs w:val="24"/>
          <w14:ligatures w14:val="standardContextual"/>
        </w:rPr>
      </w:pPr>
      <w:hyperlink w:anchor="_Toc201199513" w:history="1">
        <w:r w:rsidRPr="002E6124">
          <w:rPr>
            <w:rStyle w:val="Hipervnculo"/>
            <w:noProof/>
          </w:rPr>
          <w:t>2.4</w:t>
        </w:r>
        <w:r>
          <w:rPr>
            <w:rFonts w:asciiTheme="minorHAnsi" w:eastAsiaTheme="minorEastAsia" w:hAnsiTheme="minorHAnsi" w:cstheme="minorBidi"/>
            <w:noProof/>
            <w:kern w:val="2"/>
            <w:szCs w:val="24"/>
            <w14:ligatures w14:val="standardContextual"/>
          </w:rPr>
          <w:tab/>
        </w:r>
        <w:r w:rsidRPr="002E6124">
          <w:rPr>
            <w:rStyle w:val="Hipervnculo"/>
            <w:noProof/>
          </w:rPr>
          <w:t>Porcentaje parcial</w:t>
        </w:r>
        <w:r>
          <w:rPr>
            <w:noProof/>
            <w:webHidden/>
          </w:rPr>
          <w:tab/>
        </w:r>
        <w:r>
          <w:rPr>
            <w:noProof/>
            <w:webHidden/>
          </w:rPr>
          <w:fldChar w:fldCharType="begin"/>
        </w:r>
        <w:r>
          <w:rPr>
            <w:noProof/>
            <w:webHidden/>
          </w:rPr>
          <w:instrText xml:space="preserve"> PAGEREF _Toc201199513 \h </w:instrText>
        </w:r>
        <w:r>
          <w:rPr>
            <w:noProof/>
            <w:webHidden/>
          </w:rPr>
        </w:r>
        <w:r>
          <w:rPr>
            <w:noProof/>
            <w:webHidden/>
          </w:rPr>
          <w:fldChar w:fldCharType="separate"/>
        </w:r>
        <w:r>
          <w:rPr>
            <w:noProof/>
            <w:webHidden/>
          </w:rPr>
          <w:t>12</w:t>
        </w:r>
        <w:r>
          <w:rPr>
            <w:noProof/>
            <w:webHidden/>
          </w:rPr>
          <w:fldChar w:fldCharType="end"/>
        </w:r>
      </w:hyperlink>
    </w:p>
    <w:p w14:paraId="60EABF68" w14:textId="2C615BDF" w:rsidR="00320DFD" w:rsidRDefault="00320DFD">
      <w:pPr>
        <w:pStyle w:val="TDC2"/>
        <w:rPr>
          <w:rFonts w:asciiTheme="minorHAnsi" w:eastAsiaTheme="minorEastAsia" w:hAnsiTheme="minorHAnsi" w:cstheme="minorBidi"/>
          <w:noProof/>
          <w:kern w:val="2"/>
          <w:szCs w:val="24"/>
          <w14:ligatures w14:val="standardContextual"/>
        </w:rPr>
      </w:pPr>
      <w:hyperlink w:anchor="_Toc201199514" w:history="1">
        <w:r w:rsidRPr="002E6124">
          <w:rPr>
            <w:rStyle w:val="Hipervnculo"/>
            <w:noProof/>
          </w:rPr>
          <w:t>2.5</w:t>
        </w:r>
        <w:r>
          <w:rPr>
            <w:rFonts w:asciiTheme="minorHAnsi" w:eastAsiaTheme="minorEastAsia" w:hAnsiTheme="minorHAnsi" w:cstheme="minorBidi"/>
            <w:noProof/>
            <w:kern w:val="2"/>
            <w:szCs w:val="24"/>
            <w14:ligatures w14:val="standardContextual"/>
          </w:rPr>
          <w:tab/>
        </w:r>
        <w:r w:rsidRPr="002E6124">
          <w:rPr>
            <w:rStyle w:val="Hipervnculo"/>
            <w:noProof/>
          </w:rPr>
          <w:t>Porcentaje acumulado</w:t>
        </w:r>
        <w:r>
          <w:rPr>
            <w:noProof/>
            <w:webHidden/>
          </w:rPr>
          <w:tab/>
        </w:r>
        <w:r>
          <w:rPr>
            <w:noProof/>
            <w:webHidden/>
          </w:rPr>
          <w:fldChar w:fldCharType="begin"/>
        </w:r>
        <w:r>
          <w:rPr>
            <w:noProof/>
            <w:webHidden/>
          </w:rPr>
          <w:instrText xml:space="preserve"> PAGEREF _Toc201199514 \h </w:instrText>
        </w:r>
        <w:r>
          <w:rPr>
            <w:noProof/>
            <w:webHidden/>
          </w:rPr>
        </w:r>
        <w:r>
          <w:rPr>
            <w:noProof/>
            <w:webHidden/>
          </w:rPr>
          <w:fldChar w:fldCharType="separate"/>
        </w:r>
        <w:r>
          <w:rPr>
            <w:noProof/>
            <w:webHidden/>
          </w:rPr>
          <w:t>13</w:t>
        </w:r>
        <w:r>
          <w:rPr>
            <w:noProof/>
            <w:webHidden/>
          </w:rPr>
          <w:fldChar w:fldCharType="end"/>
        </w:r>
      </w:hyperlink>
    </w:p>
    <w:p w14:paraId="28BDD565" w14:textId="726C7523"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15" w:history="1">
        <w:r w:rsidRPr="002E6124">
          <w:rPr>
            <w:rStyle w:val="Hipervnculo"/>
            <w:noProof/>
          </w:rPr>
          <w:t>3. PRODUCT BACKLOG</w:t>
        </w:r>
        <w:r>
          <w:rPr>
            <w:noProof/>
            <w:webHidden/>
          </w:rPr>
          <w:tab/>
        </w:r>
        <w:r>
          <w:rPr>
            <w:noProof/>
            <w:webHidden/>
          </w:rPr>
          <w:fldChar w:fldCharType="begin"/>
        </w:r>
        <w:r>
          <w:rPr>
            <w:noProof/>
            <w:webHidden/>
          </w:rPr>
          <w:instrText xml:space="preserve"> PAGEREF _Toc201199515 \h </w:instrText>
        </w:r>
        <w:r>
          <w:rPr>
            <w:noProof/>
            <w:webHidden/>
          </w:rPr>
        </w:r>
        <w:r>
          <w:rPr>
            <w:noProof/>
            <w:webHidden/>
          </w:rPr>
          <w:fldChar w:fldCharType="separate"/>
        </w:r>
        <w:r>
          <w:rPr>
            <w:noProof/>
            <w:webHidden/>
          </w:rPr>
          <w:t>15</w:t>
        </w:r>
        <w:r>
          <w:rPr>
            <w:noProof/>
            <w:webHidden/>
          </w:rPr>
          <w:fldChar w:fldCharType="end"/>
        </w:r>
      </w:hyperlink>
    </w:p>
    <w:p w14:paraId="15B04AA7" w14:textId="5A11D19A"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16" w:history="1">
        <w:r w:rsidRPr="002E6124">
          <w:rPr>
            <w:rStyle w:val="Hipervnculo"/>
            <w:noProof/>
          </w:rPr>
          <w:t>4. SPRINT BACKLOG Y VISTA EXTERNA</w:t>
        </w:r>
        <w:r>
          <w:rPr>
            <w:noProof/>
            <w:webHidden/>
          </w:rPr>
          <w:tab/>
        </w:r>
        <w:r>
          <w:rPr>
            <w:noProof/>
            <w:webHidden/>
          </w:rPr>
          <w:fldChar w:fldCharType="begin"/>
        </w:r>
        <w:r>
          <w:rPr>
            <w:noProof/>
            <w:webHidden/>
          </w:rPr>
          <w:instrText xml:space="preserve"> PAGEREF _Toc201199516 \h </w:instrText>
        </w:r>
        <w:r>
          <w:rPr>
            <w:noProof/>
            <w:webHidden/>
          </w:rPr>
        </w:r>
        <w:r>
          <w:rPr>
            <w:noProof/>
            <w:webHidden/>
          </w:rPr>
          <w:fldChar w:fldCharType="separate"/>
        </w:r>
        <w:r>
          <w:rPr>
            <w:noProof/>
            <w:webHidden/>
          </w:rPr>
          <w:t>20</w:t>
        </w:r>
        <w:r>
          <w:rPr>
            <w:noProof/>
            <w:webHidden/>
          </w:rPr>
          <w:fldChar w:fldCharType="end"/>
        </w:r>
      </w:hyperlink>
    </w:p>
    <w:p w14:paraId="272C9CAC" w14:textId="1E2E1A79" w:rsidR="00320DFD" w:rsidRDefault="00320DFD">
      <w:pPr>
        <w:pStyle w:val="TDC2"/>
        <w:rPr>
          <w:rFonts w:asciiTheme="minorHAnsi" w:eastAsiaTheme="minorEastAsia" w:hAnsiTheme="minorHAnsi" w:cstheme="minorBidi"/>
          <w:noProof/>
          <w:kern w:val="2"/>
          <w:szCs w:val="24"/>
          <w14:ligatures w14:val="standardContextual"/>
        </w:rPr>
      </w:pPr>
      <w:hyperlink w:anchor="_Toc201199517" w:history="1">
        <w:r w:rsidRPr="002E6124">
          <w:rPr>
            <w:rStyle w:val="Hipervnculo"/>
            <w:noProof/>
          </w:rPr>
          <w:t>4.1</w:t>
        </w:r>
        <w:r>
          <w:rPr>
            <w:rFonts w:asciiTheme="minorHAnsi" w:eastAsiaTheme="minorEastAsia" w:hAnsiTheme="minorHAnsi" w:cstheme="minorBidi"/>
            <w:noProof/>
            <w:kern w:val="2"/>
            <w:szCs w:val="24"/>
            <w14:ligatures w14:val="standardContextual"/>
          </w:rPr>
          <w:tab/>
        </w:r>
        <w:r w:rsidRPr="002E6124">
          <w:rPr>
            <w:rStyle w:val="Hipervnculo"/>
            <w:noProof/>
          </w:rPr>
          <w:t>Sprint backlog</w:t>
        </w:r>
        <w:r>
          <w:rPr>
            <w:noProof/>
            <w:webHidden/>
          </w:rPr>
          <w:tab/>
        </w:r>
        <w:r>
          <w:rPr>
            <w:noProof/>
            <w:webHidden/>
          </w:rPr>
          <w:fldChar w:fldCharType="begin"/>
        </w:r>
        <w:r>
          <w:rPr>
            <w:noProof/>
            <w:webHidden/>
          </w:rPr>
          <w:instrText xml:space="preserve"> PAGEREF _Toc201199517 \h </w:instrText>
        </w:r>
        <w:r>
          <w:rPr>
            <w:noProof/>
            <w:webHidden/>
          </w:rPr>
        </w:r>
        <w:r>
          <w:rPr>
            <w:noProof/>
            <w:webHidden/>
          </w:rPr>
          <w:fldChar w:fldCharType="separate"/>
        </w:r>
        <w:r>
          <w:rPr>
            <w:noProof/>
            <w:webHidden/>
          </w:rPr>
          <w:t>20</w:t>
        </w:r>
        <w:r>
          <w:rPr>
            <w:noProof/>
            <w:webHidden/>
          </w:rPr>
          <w:fldChar w:fldCharType="end"/>
        </w:r>
      </w:hyperlink>
    </w:p>
    <w:p w14:paraId="75832834" w14:textId="2DABD875" w:rsidR="00320DFD" w:rsidRDefault="00320DFD">
      <w:pPr>
        <w:pStyle w:val="TDC2"/>
        <w:rPr>
          <w:rFonts w:asciiTheme="minorHAnsi" w:eastAsiaTheme="minorEastAsia" w:hAnsiTheme="minorHAnsi" w:cstheme="minorBidi"/>
          <w:noProof/>
          <w:kern w:val="2"/>
          <w:szCs w:val="24"/>
          <w14:ligatures w14:val="standardContextual"/>
        </w:rPr>
      </w:pPr>
      <w:hyperlink w:anchor="_Toc201199518" w:history="1">
        <w:r w:rsidRPr="002E6124">
          <w:rPr>
            <w:rStyle w:val="Hipervnculo"/>
            <w:noProof/>
          </w:rPr>
          <w:t>4.2</w:t>
        </w:r>
        <w:r>
          <w:rPr>
            <w:rFonts w:asciiTheme="minorHAnsi" w:eastAsiaTheme="minorEastAsia" w:hAnsiTheme="minorHAnsi" w:cstheme="minorBidi"/>
            <w:noProof/>
            <w:kern w:val="2"/>
            <w:szCs w:val="24"/>
            <w14:ligatures w14:val="standardContextual"/>
          </w:rPr>
          <w:tab/>
        </w:r>
        <w:r w:rsidRPr="002E6124">
          <w:rPr>
            <w:rStyle w:val="Hipervnculo"/>
            <w:noProof/>
          </w:rPr>
          <w:t>Vista externa ( Casos de uso )</w:t>
        </w:r>
        <w:r>
          <w:rPr>
            <w:noProof/>
            <w:webHidden/>
          </w:rPr>
          <w:tab/>
        </w:r>
        <w:r>
          <w:rPr>
            <w:noProof/>
            <w:webHidden/>
          </w:rPr>
          <w:fldChar w:fldCharType="begin"/>
        </w:r>
        <w:r>
          <w:rPr>
            <w:noProof/>
            <w:webHidden/>
          </w:rPr>
          <w:instrText xml:space="preserve"> PAGEREF _Toc201199518 \h </w:instrText>
        </w:r>
        <w:r>
          <w:rPr>
            <w:noProof/>
            <w:webHidden/>
          </w:rPr>
        </w:r>
        <w:r>
          <w:rPr>
            <w:noProof/>
            <w:webHidden/>
          </w:rPr>
          <w:fldChar w:fldCharType="separate"/>
        </w:r>
        <w:r>
          <w:rPr>
            <w:noProof/>
            <w:webHidden/>
          </w:rPr>
          <w:t>21</w:t>
        </w:r>
        <w:r>
          <w:rPr>
            <w:noProof/>
            <w:webHidden/>
          </w:rPr>
          <w:fldChar w:fldCharType="end"/>
        </w:r>
      </w:hyperlink>
    </w:p>
    <w:p w14:paraId="43AA5C29" w14:textId="59F1B531"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19" w:history="1">
        <w:r w:rsidRPr="002E6124">
          <w:rPr>
            <w:rStyle w:val="Hipervnculo"/>
            <w:noProof/>
          </w:rPr>
          <w:t>5. SPRINT VISTAS</w:t>
        </w:r>
        <w:r>
          <w:rPr>
            <w:noProof/>
            <w:webHidden/>
          </w:rPr>
          <w:tab/>
        </w:r>
        <w:r>
          <w:rPr>
            <w:noProof/>
            <w:webHidden/>
          </w:rPr>
          <w:fldChar w:fldCharType="begin"/>
        </w:r>
        <w:r>
          <w:rPr>
            <w:noProof/>
            <w:webHidden/>
          </w:rPr>
          <w:instrText xml:space="preserve"> PAGEREF _Toc201199519 \h </w:instrText>
        </w:r>
        <w:r>
          <w:rPr>
            <w:noProof/>
            <w:webHidden/>
          </w:rPr>
        </w:r>
        <w:r>
          <w:rPr>
            <w:noProof/>
            <w:webHidden/>
          </w:rPr>
          <w:fldChar w:fldCharType="separate"/>
        </w:r>
        <w:r>
          <w:rPr>
            <w:noProof/>
            <w:webHidden/>
          </w:rPr>
          <w:t>37</w:t>
        </w:r>
        <w:r>
          <w:rPr>
            <w:noProof/>
            <w:webHidden/>
          </w:rPr>
          <w:fldChar w:fldCharType="end"/>
        </w:r>
      </w:hyperlink>
    </w:p>
    <w:p w14:paraId="799E61BD" w14:textId="0EC17CE4" w:rsidR="00320DFD" w:rsidRDefault="00320DFD">
      <w:pPr>
        <w:pStyle w:val="TDC2"/>
        <w:rPr>
          <w:rFonts w:asciiTheme="minorHAnsi" w:eastAsiaTheme="minorEastAsia" w:hAnsiTheme="minorHAnsi" w:cstheme="minorBidi"/>
          <w:noProof/>
          <w:kern w:val="2"/>
          <w:szCs w:val="24"/>
          <w14:ligatures w14:val="standardContextual"/>
        </w:rPr>
      </w:pPr>
      <w:hyperlink w:anchor="_Toc201199520" w:history="1">
        <w:r w:rsidRPr="002E6124">
          <w:rPr>
            <w:rStyle w:val="Hipervnculo"/>
            <w:noProof/>
          </w:rPr>
          <w:t>5.1</w:t>
        </w:r>
        <w:r>
          <w:rPr>
            <w:rFonts w:asciiTheme="minorHAnsi" w:eastAsiaTheme="minorEastAsia" w:hAnsiTheme="minorHAnsi" w:cstheme="minorBidi"/>
            <w:noProof/>
            <w:kern w:val="2"/>
            <w:szCs w:val="24"/>
            <w14:ligatures w14:val="standardContextual"/>
          </w:rPr>
          <w:tab/>
        </w:r>
        <w:r w:rsidRPr="002E6124">
          <w:rPr>
            <w:rStyle w:val="Hipervnculo"/>
            <w:noProof/>
          </w:rPr>
          <w:t>Vista lógica</w:t>
        </w:r>
        <w:r>
          <w:rPr>
            <w:noProof/>
            <w:webHidden/>
          </w:rPr>
          <w:tab/>
        </w:r>
        <w:r>
          <w:rPr>
            <w:noProof/>
            <w:webHidden/>
          </w:rPr>
          <w:fldChar w:fldCharType="begin"/>
        </w:r>
        <w:r>
          <w:rPr>
            <w:noProof/>
            <w:webHidden/>
          </w:rPr>
          <w:instrText xml:space="preserve"> PAGEREF _Toc201199520 \h </w:instrText>
        </w:r>
        <w:r>
          <w:rPr>
            <w:noProof/>
            <w:webHidden/>
          </w:rPr>
        </w:r>
        <w:r>
          <w:rPr>
            <w:noProof/>
            <w:webHidden/>
          </w:rPr>
          <w:fldChar w:fldCharType="separate"/>
        </w:r>
        <w:r>
          <w:rPr>
            <w:noProof/>
            <w:webHidden/>
          </w:rPr>
          <w:t>37</w:t>
        </w:r>
        <w:r>
          <w:rPr>
            <w:noProof/>
            <w:webHidden/>
          </w:rPr>
          <w:fldChar w:fldCharType="end"/>
        </w:r>
      </w:hyperlink>
    </w:p>
    <w:p w14:paraId="4C188F7D" w14:textId="61029598"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21" w:history="1">
        <w:r w:rsidRPr="002E6124">
          <w:rPr>
            <w:rStyle w:val="Hipervnculo"/>
            <w:noProof/>
          </w:rPr>
          <w:t>5.1.1</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Diagrama de clases</w:t>
        </w:r>
        <w:r>
          <w:rPr>
            <w:noProof/>
            <w:webHidden/>
          </w:rPr>
          <w:tab/>
        </w:r>
        <w:r>
          <w:rPr>
            <w:noProof/>
            <w:webHidden/>
          </w:rPr>
          <w:fldChar w:fldCharType="begin"/>
        </w:r>
        <w:r>
          <w:rPr>
            <w:noProof/>
            <w:webHidden/>
          </w:rPr>
          <w:instrText xml:space="preserve"> PAGEREF _Toc201199521 \h </w:instrText>
        </w:r>
        <w:r>
          <w:rPr>
            <w:noProof/>
            <w:webHidden/>
          </w:rPr>
        </w:r>
        <w:r>
          <w:rPr>
            <w:noProof/>
            <w:webHidden/>
          </w:rPr>
          <w:fldChar w:fldCharType="separate"/>
        </w:r>
        <w:r>
          <w:rPr>
            <w:noProof/>
            <w:webHidden/>
          </w:rPr>
          <w:t>37</w:t>
        </w:r>
        <w:r>
          <w:rPr>
            <w:noProof/>
            <w:webHidden/>
          </w:rPr>
          <w:fldChar w:fldCharType="end"/>
        </w:r>
      </w:hyperlink>
    </w:p>
    <w:p w14:paraId="654583C0" w14:textId="025E238D"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22" w:history="1">
        <w:r w:rsidRPr="002E6124">
          <w:rPr>
            <w:rStyle w:val="Hipervnculo"/>
            <w:noProof/>
          </w:rPr>
          <w:t>5.1.2</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Modelado de datos</w:t>
        </w:r>
        <w:r>
          <w:rPr>
            <w:noProof/>
            <w:webHidden/>
          </w:rPr>
          <w:tab/>
        </w:r>
        <w:r>
          <w:rPr>
            <w:noProof/>
            <w:webHidden/>
          </w:rPr>
          <w:fldChar w:fldCharType="begin"/>
        </w:r>
        <w:r>
          <w:rPr>
            <w:noProof/>
            <w:webHidden/>
          </w:rPr>
          <w:instrText xml:space="preserve"> PAGEREF _Toc201199522 \h </w:instrText>
        </w:r>
        <w:r>
          <w:rPr>
            <w:noProof/>
            <w:webHidden/>
          </w:rPr>
        </w:r>
        <w:r>
          <w:rPr>
            <w:noProof/>
            <w:webHidden/>
          </w:rPr>
          <w:fldChar w:fldCharType="separate"/>
        </w:r>
        <w:r>
          <w:rPr>
            <w:noProof/>
            <w:webHidden/>
          </w:rPr>
          <w:t>39</w:t>
        </w:r>
        <w:r>
          <w:rPr>
            <w:noProof/>
            <w:webHidden/>
          </w:rPr>
          <w:fldChar w:fldCharType="end"/>
        </w:r>
      </w:hyperlink>
    </w:p>
    <w:p w14:paraId="36DC58AF" w14:textId="75569BF0" w:rsidR="00320DFD" w:rsidRDefault="00320DFD">
      <w:pPr>
        <w:pStyle w:val="TDC2"/>
        <w:rPr>
          <w:rFonts w:asciiTheme="minorHAnsi" w:eastAsiaTheme="minorEastAsia" w:hAnsiTheme="minorHAnsi" w:cstheme="minorBidi"/>
          <w:noProof/>
          <w:kern w:val="2"/>
          <w:szCs w:val="24"/>
          <w14:ligatures w14:val="standardContextual"/>
        </w:rPr>
      </w:pPr>
      <w:hyperlink w:anchor="_Toc201199523" w:history="1">
        <w:r w:rsidRPr="002E6124">
          <w:rPr>
            <w:rStyle w:val="Hipervnculo"/>
            <w:noProof/>
          </w:rPr>
          <w:t>5.2</w:t>
        </w:r>
        <w:r>
          <w:rPr>
            <w:rFonts w:asciiTheme="minorHAnsi" w:eastAsiaTheme="minorEastAsia" w:hAnsiTheme="minorHAnsi" w:cstheme="minorBidi"/>
            <w:noProof/>
            <w:kern w:val="2"/>
            <w:szCs w:val="24"/>
            <w14:ligatures w14:val="standardContextual"/>
          </w:rPr>
          <w:tab/>
        </w:r>
        <w:r w:rsidRPr="002E6124">
          <w:rPr>
            <w:rStyle w:val="Hipervnculo"/>
            <w:noProof/>
          </w:rPr>
          <w:t>Vista de proceso:</w:t>
        </w:r>
        <w:r>
          <w:rPr>
            <w:noProof/>
            <w:webHidden/>
          </w:rPr>
          <w:tab/>
        </w:r>
        <w:r>
          <w:rPr>
            <w:noProof/>
            <w:webHidden/>
          </w:rPr>
          <w:fldChar w:fldCharType="begin"/>
        </w:r>
        <w:r>
          <w:rPr>
            <w:noProof/>
            <w:webHidden/>
          </w:rPr>
          <w:instrText xml:space="preserve"> PAGEREF _Toc201199523 \h </w:instrText>
        </w:r>
        <w:r>
          <w:rPr>
            <w:noProof/>
            <w:webHidden/>
          </w:rPr>
        </w:r>
        <w:r>
          <w:rPr>
            <w:noProof/>
            <w:webHidden/>
          </w:rPr>
          <w:fldChar w:fldCharType="separate"/>
        </w:r>
        <w:r>
          <w:rPr>
            <w:noProof/>
            <w:webHidden/>
          </w:rPr>
          <w:t>40</w:t>
        </w:r>
        <w:r>
          <w:rPr>
            <w:noProof/>
            <w:webHidden/>
          </w:rPr>
          <w:fldChar w:fldCharType="end"/>
        </w:r>
      </w:hyperlink>
    </w:p>
    <w:p w14:paraId="3E42F5AF" w14:textId="77D2F280"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24" w:history="1">
        <w:r w:rsidRPr="002E6124">
          <w:rPr>
            <w:rStyle w:val="Hipervnculo"/>
            <w:noProof/>
          </w:rPr>
          <w:t>5.2.1</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Diagramas de secuencias</w:t>
        </w:r>
        <w:r>
          <w:rPr>
            <w:noProof/>
            <w:webHidden/>
          </w:rPr>
          <w:tab/>
        </w:r>
        <w:r>
          <w:rPr>
            <w:noProof/>
            <w:webHidden/>
          </w:rPr>
          <w:fldChar w:fldCharType="begin"/>
        </w:r>
        <w:r>
          <w:rPr>
            <w:noProof/>
            <w:webHidden/>
          </w:rPr>
          <w:instrText xml:space="preserve"> PAGEREF _Toc201199524 \h </w:instrText>
        </w:r>
        <w:r>
          <w:rPr>
            <w:noProof/>
            <w:webHidden/>
          </w:rPr>
        </w:r>
        <w:r>
          <w:rPr>
            <w:noProof/>
            <w:webHidden/>
          </w:rPr>
          <w:fldChar w:fldCharType="separate"/>
        </w:r>
        <w:r>
          <w:rPr>
            <w:noProof/>
            <w:webHidden/>
          </w:rPr>
          <w:t>40</w:t>
        </w:r>
        <w:r>
          <w:rPr>
            <w:noProof/>
            <w:webHidden/>
          </w:rPr>
          <w:fldChar w:fldCharType="end"/>
        </w:r>
      </w:hyperlink>
    </w:p>
    <w:p w14:paraId="29D818B0" w14:textId="1D3B5473" w:rsidR="00320DFD" w:rsidRDefault="00320DFD">
      <w:pPr>
        <w:pStyle w:val="TDC2"/>
        <w:rPr>
          <w:rFonts w:asciiTheme="minorHAnsi" w:eastAsiaTheme="minorEastAsia" w:hAnsiTheme="minorHAnsi" w:cstheme="minorBidi"/>
          <w:noProof/>
          <w:kern w:val="2"/>
          <w:szCs w:val="24"/>
          <w14:ligatures w14:val="standardContextual"/>
        </w:rPr>
      </w:pPr>
      <w:hyperlink w:anchor="_Toc201199525" w:history="1">
        <w:r w:rsidRPr="002E6124">
          <w:rPr>
            <w:rStyle w:val="Hipervnculo"/>
            <w:noProof/>
          </w:rPr>
          <w:t>5.3</w:t>
        </w:r>
        <w:r>
          <w:rPr>
            <w:rFonts w:asciiTheme="minorHAnsi" w:eastAsiaTheme="minorEastAsia" w:hAnsiTheme="minorHAnsi" w:cstheme="minorBidi"/>
            <w:noProof/>
            <w:kern w:val="2"/>
            <w:szCs w:val="24"/>
            <w14:ligatures w14:val="standardContextual"/>
          </w:rPr>
          <w:tab/>
        </w:r>
        <w:r w:rsidRPr="002E6124">
          <w:rPr>
            <w:rStyle w:val="Hipervnculo"/>
            <w:noProof/>
          </w:rPr>
          <w:t>Vista desarrollo</w:t>
        </w:r>
        <w:r>
          <w:rPr>
            <w:noProof/>
            <w:webHidden/>
          </w:rPr>
          <w:tab/>
        </w:r>
        <w:r>
          <w:rPr>
            <w:noProof/>
            <w:webHidden/>
          </w:rPr>
          <w:fldChar w:fldCharType="begin"/>
        </w:r>
        <w:r>
          <w:rPr>
            <w:noProof/>
            <w:webHidden/>
          </w:rPr>
          <w:instrText xml:space="preserve"> PAGEREF _Toc201199525 \h </w:instrText>
        </w:r>
        <w:r>
          <w:rPr>
            <w:noProof/>
            <w:webHidden/>
          </w:rPr>
        </w:r>
        <w:r>
          <w:rPr>
            <w:noProof/>
            <w:webHidden/>
          </w:rPr>
          <w:fldChar w:fldCharType="separate"/>
        </w:r>
        <w:r>
          <w:rPr>
            <w:noProof/>
            <w:webHidden/>
          </w:rPr>
          <w:t>55</w:t>
        </w:r>
        <w:r>
          <w:rPr>
            <w:noProof/>
            <w:webHidden/>
          </w:rPr>
          <w:fldChar w:fldCharType="end"/>
        </w:r>
      </w:hyperlink>
    </w:p>
    <w:p w14:paraId="6237D0CE" w14:textId="57EE9DE6"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26" w:history="1">
        <w:r w:rsidRPr="002E6124">
          <w:rPr>
            <w:rStyle w:val="Hipervnculo"/>
            <w:noProof/>
          </w:rPr>
          <w:t>5.3.1</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Diagrama de componentes</w:t>
        </w:r>
        <w:r>
          <w:rPr>
            <w:noProof/>
            <w:webHidden/>
          </w:rPr>
          <w:tab/>
        </w:r>
        <w:r>
          <w:rPr>
            <w:noProof/>
            <w:webHidden/>
          </w:rPr>
          <w:fldChar w:fldCharType="begin"/>
        </w:r>
        <w:r>
          <w:rPr>
            <w:noProof/>
            <w:webHidden/>
          </w:rPr>
          <w:instrText xml:space="preserve"> PAGEREF _Toc201199526 \h </w:instrText>
        </w:r>
        <w:r>
          <w:rPr>
            <w:noProof/>
            <w:webHidden/>
          </w:rPr>
        </w:r>
        <w:r>
          <w:rPr>
            <w:noProof/>
            <w:webHidden/>
          </w:rPr>
          <w:fldChar w:fldCharType="separate"/>
        </w:r>
        <w:r>
          <w:rPr>
            <w:noProof/>
            <w:webHidden/>
          </w:rPr>
          <w:t>55</w:t>
        </w:r>
        <w:r>
          <w:rPr>
            <w:noProof/>
            <w:webHidden/>
          </w:rPr>
          <w:fldChar w:fldCharType="end"/>
        </w:r>
      </w:hyperlink>
    </w:p>
    <w:p w14:paraId="125269DF" w14:textId="5974DC46" w:rsidR="00320DFD" w:rsidRDefault="00320DFD">
      <w:pPr>
        <w:pStyle w:val="TDC2"/>
        <w:rPr>
          <w:rFonts w:asciiTheme="minorHAnsi" w:eastAsiaTheme="minorEastAsia" w:hAnsiTheme="minorHAnsi" w:cstheme="minorBidi"/>
          <w:noProof/>
          <w:kern w:val="2"/>
          <w:szCs w:val="24"/>
          <w14:ligatures w14:val="standardContextual"/>
        </w:rPr>
      </w:pPr>
      <w:hyperlink w:anchor="_Toc201199527" w:history="1">
        <w:r w:rsidRPr="002E6124">
          <w:rPr>
            <w:rStyle w:val="Hipervnculo"/>
            <w:noProof/>
          </w:rPr>
          <w:t>5.4</w:t>
        </w:r>
        <w:r>
          <w:rPr>
            <w:rFonts w:asciiTheme="minorHAnsi" w:eastAsiaTheme="minorEastAsia" w:hAnsiTheme="minorHAnsi" w:cstheme="minorBidi"/>
            <w:noProof/>
            <w:kern w:val="2"/>
            <w:szCs w:val="24"/>
            <w14:ligatures w14:val="standardContextual"/>
          </w:rPr>
          <w:tab/>
        </w:r>
        <w:r w:rsidRPr="002E6124">
          <w:rPr>
            <w:rStyle w:val="Hipervnculo"/>
            <w:noProof/>
          </w:rPr>
          <w:t>Vista física</w:t>
        </w:r>
        <w:r>
          <w:rPr>
            <w:noProof/>
            <w:webHidden/>
          </w:rPr>
          <w:tab/>
        </w:r>
        <w:r>
          <w:rPr>
            <w:noProof/>
            <w:webHidden/>
          </w:rPr>
          <w:fldChar w:fldCharType="begin"/>
        </w:r>
        <w:r>
          <w:rPr>
            <w:noProof/>
            <w:webHidden/>
          </w:rPr>
          <w:instrText xml:space="preserve"> PAGEREF _Toc201199527 \h </w:instrText>
        </w:r>
        <w:r>
          <w:rPr>
            <w:noProof/>
            <w:webHidden/>
          </w:rPr>
        </w:r>
        <w:r>
          <w:rPr>
            <w:noProof/>
            <w:webHidden/>
          </w:rPr>
          <w:fldChar w:fldCharType="separate"/>
        </w:r>
        <w:r>
          <w:rPr>
            <w:noProof/>
            <w:webHidden/>
          </w:rPr>
          <w:t>57</w:t>
        </w:r>
        <w:r>
          <w:rPr>
            <w:noProof/>
            <w:webHidden/>
          </w:rPr>
          <w:fldChar w:fldCharType="end"/>
        </w:r>
      </w:hyperlink>
    </w:p>
    <w:p w14:paraId="7EB44D3A" w14:textId="14295764"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28" w:history="1">
        <w:r w:rsidRPr="002E6124">
          <w:rPr>
            <w:rStyle w:val="Hipervnculo"/>
            <w:noProof/>
          </w:rPr>
          <w:t>5.4.1</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Diagrama de despliegue</w:t>
        </w:r>
        <w:r>
          <w:rPr>
            <w:noProof/>
            <w:webHidden/>
          </w:rPr>
          <w:tab/>
        </w:r>
        <w:r>
          <w:rPr>
            <w:noProof/>
            <w:webHidden/>
          </w:rPr>
          <w:fldChar w:fldCharType="begin"/>
        </w:r>
        <w:r>
          <w:rPr>
            <w:noProof/>
            <w:webHidden/>
          </w:rPr>
          <w:instrText xml:space="preserve"> PAGEREF _Toc201199528 \h </w:instrText>
        </w:r>
        <w:r>
          <w:rPr>
            <w:noProof/>
            <w:webHidden/>
          </w:rPr>
        </w:r>
        <w:r>
          <w:rPr>
            <w:noProof/>
            <w:webHidden/>
          </w:rPr>
          <w:fldChar w:fldCharType="separate"/>
        </w:r>
        <w:r>
          <w:rPr>
            <w:noProof/>
            <w:webHidden/>
          </w:rPr>
          <w:t>57</w:t>
        </w:r>
        <w:r>
          <w:rPr>
            <w:noProof/>
            <w:webHidden/>
          </w:rPr>
          <w:fldChar w:fldCharType="end"/>
        </w:r>
      </w:hyperlink>
    </w:p>
    <w:p w14:paraId="66039345" w14:textId="55A1F2F4"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29" w:history="1">
        <w:r w:rsidRPr="002E6124">
          <w:rPr>
            <w:rStyle w:val="Hipervnculo"/>
            <w:noProof/>
          </w:rPr>
          <w:t>6. MANUAL DE INSTALACIÓN Y NAVEGACIÓN</w:t>
        </w:r>
        <w:r>
          <w:rPr>
            <w:noProof/>
            <w:webHidden/>
          </w:rPr>
          <w:tab/>
        </w:r>
        <w:r>
          <w:rPr>
            <w:noProof/>
            <w:webHidden/>
          </w:rPr>
          <w:fldChar w:fldCharType="begin"/>
        </w:r>
        <w:r>
          <w:rPr>
            <w:noProof/>
            <w:webHidden/>
          </w:rPr>
          <w:instrText xml:space="preserve"> PAGEREF _Toc201199529 \h </w:instrText>
        </w:r>
        <w:r>
          <w:rPr>
            <w:noProof/>
            <w:webHidden/>
          </w:rPr>
        </w:r>
        <w:r>
          <w:rPr>
            <w:noProof/>
            <w:webHidden/>
          </w:rPr>
          <w:fldChar w:fldCharType="separate"/>
        </w:r>
        <w:r>
          <w:rPr>
            <w:noProof/>
            <w:webHidden/>
          </w:rPr>
          <w:t>59</w:t>
        </w:r>
        <w:r>
          <w:rPr>
            <w:noProof/>
            <w:webHidden/>
          </w:rPr>
          <w:fldChar w:fldCharType="end"/>
        </w:r>
      </w:hyperlink>
    </w:p>
    <w:p w14:paraId="323598CE" w14:textId="2A58131A" w:rsidR="00320DFD" w:rsidRDefault="00320DFD">
      <w:pPr>
        <w:pStyle w:val="TDC2"/>
        <w:rPr>
          <w:rFonts w:asciiTheme="minorHAnsi" w:eastAsiaTheme="minorEastAsia" w:hAnsiTheme="minorHAnsi" w:cstheme="minorBidi"/>
          <w:noProof/>
          <w:kern w:val="2"/>
          <w:szCs w:val="24"/>
          <w14:ligatures w14:val="standardContextual"/>
        </w:rPr>
      </w:pPr>
      <w:hyperlink w:anchor="_Toc201199530" w:history="1">
        <w:r w:rsidRPr="002E6124">
          <w:rPr>
            <w:rStyle w:val="Hipervnculo"/>
            <w:noProof/>
          </w:rPr>
          <w:t>6.1</w:t>
        </w:r>
        <w:r>
          <w:rPr>
            <w:rFonts w:asciiTheme="minorHAnsi" w:eastAsiaTheme="minorEastAsia" w:hAnsiTheme="minorHAnsi" w:cstheme="minorBidi"/>
            <w:noProof/>
            <w:kern w:val="2"/>
            <w:szCs w:val="24"/>
            <w14:ligatures w14:val="standardContextual"/>
          </w:rPr>
          <w:tab/>
        </w:r>
        <w:r w:rsidRPr="002E6124">
          <w:rPr>
            <w:rStyle w:val="Hipervnculo"/>
            <w:noProof/>
          </w:rPr>
          <w:t>Requisitos de hardware</w:t>
        </w:r>
        <w:r>
          <w:rPr>
            <w:noProof/>
            <w:webHidden/>
          </w:rPr>
          <w:tab/>
        </w:r>
        <w:r>
          <w:rPr>
            <w:noProof/>
            <w:webHidden/>
          </w:rPr>
          <w:fldChar w:fldCharType="begin"/>
        </w:r>
        <w:r>
          <w:rPr>
            <w:noProof/>
            <w:webHidden/>
          </w:rPr>
          <w:instrText xml:space="preserve"> PAGEREF _Toc201199530 \h </w:instrText>
        </w:r>
        <w:r>
          <w:rPr>
            <w:noProof/>
            <w:webHidden/>
          </w:rPr>
        </w:r>
        <w:r>
          <w:rPr>
            <w:noProof/>
            <w:webHidden/>
          </w:rPr>
          <w:fldChar w:fldCharType="separate"/>
        </w:r>
        <w:r>
          <w:rPr>
            <w:noProof/>
            <w:webHidden/>
          </w:rPr>
          <w:t>59</w:t>
        </w:r>
        <w:r>
          <w:rPr>
            <w:noProof/>
            <w:webHidden/>
          </w:rPr>
          <w:fldChar w:fldCharType="end"/>
        </w:r>
      </w:hyperlink>
    </w:p>
    <w:p w14:paraId="4D33EF67" w14:textId="5A4E42E3" w:rsidR="00320DFD" w:rsidRDefault="00320DFD">
      <w:pPr>
        <w:pStyle w:val="TDC2"/>
        <w:rPr>
          <w:rFonts w:asciiTheme="minorHAnsi" w:eastAsiaTheme="minorEastAsia" w:hAnsiTheme="minorHAnsi" w:cstheme="minorBidi"/>
          <w:noProof/>
          <w:kern w:val="2"/>
          <w:szCs w:val="24"/>
          <w14:ligatures w14:val="standardContextual"/>
        </w:rPr>
      </w:pPr>
      <w:hyperlink w:anchor="_Toc201199531" w:history="1">
        <w:r w:rsidRPr="002E6124">
          <w:rPr>
            <w:rStyle w:val="Hipervnculo"/>
            <w:noProof/>
          </w:rPr>
          <w:t>6.2</w:t>
        </w:r>
        <w:r>
          <w:rPr>
            <w:rFonts w:asciiTheme="minorHAnsi" w:eastAsiaTheme="minorEastAsia" w:hAnsiTheme="minorHAnsi" w:cstheme="minorBidi"/>
            <w:noProof/>
            <w:kern w:val="2"/>
            <w:szCs w:val="24"/>
            <w14:ligatures w14:val="standardContextual"/>
          </w:rPr>
          <w:tab/>
        </w:r>
        <w:r w:rsidRPr="002E6124">
          <w:rPr>
            <w:rStyle w:val="Hipervnculo"/>
            <w:noProof/>
          </w:rPr>
          <w:t>Requisitos de Software</w:t>
        </w:r>
        <w:r>
          <w:rPr>
            <w:noProof/>
            <w:webHidden/>
          </w:rPr>
          <w:tab/>
        </w:r>
        <w:r>
          <w:rPr>
            <w:noProof/>
            <w:webHidden/>
          </w:rPr>
          <w:fldChar w:fldCharType="begin"/>
        </w:r>
        <w:r>
          <w:rPr>
            <w:noProof/>
            <w:webHidden/>
          </w:rPr>
          <w:instrText xml:space="preserve"> PAGEREF _Toc201199531 \h </w:instrText>
        </w:r>
        <w:r>
          <w:rPr>
            <w:noProof/>
            <w:webHidden/>
          </w:rPr>
        </w:r>
        <w:r>
          <w:rPr>
            <w:noProof/>
            <w:webHidden/>
          </w:rPr>
          <w:fldChar w:fldCharType="separate"/>
        </w:r>
        <w:r>
          <w:rPr>
            <w:noProof/>
            <w:webHidden/>
          </w:rPr>
          <w:t>59</w:t>
        </w:r>
        <w:r>
          <w:rPr>
            <w:noProof/>
            <w:webHidden/>
          </w:rPr>
          <w:fldChar w:fldCharType="end"/>
        </w:r>
      </w:hyperlink>
    </w:p>
    <w:p w14:paraId="5C7410B7" w14:textId="5CCEB38A" w:rsidR="00320DFD" w:rsidRDefault="00320DFD">
      <w:pPr>
        <w:pStyle w:val="TDC2"/>
        <w:rPr>
          <w:rFonts w:asciiTheme="minorHAnsi" w:eastAsiaTheme="minorEastAsia" w:hAnsiTheme="minorHAnsi" w:cstheme="minorBidi"/>
          <w:noProof/>
          <w:kern w:val="2"/>
          <w:szCs w:val="24"/>
          <w14:ligatures w14:val="standardContextual"/>
        </w:rPr>
      </w:pPr>
      <w:hyperlink w:anchor="_Toc201199532" w:history="1">
        <w:r w:rsidRPr="002E6124">
          <w:rPr>
            <w:rStyle w:val="Hipervnculo"/>
            <w:noProof/>
          </w:rPr>
          <w:t>6.3</w:t>
        </w:r>
        <w:r>
          <w:rPr>
            <w:rFonts w:asciiTheme="minorHAnsi" w:eastAsiaTheme="minorEastAsia" w:hAnsiTheme="minorHAnsi" w:cstheme="minorBidi"/>
            <w:noProof/>
            <w:kern w:val="2"/>
            <w:szCs w:val="24"/>
            <w14:ligatures w14:val="standardContextual"/>
          </w:rPr>
          <w:tab/>
        </w:r>
        <w:r w:rsidRPr="002E6124">
          <w:rPr>
            <w:rStyle w:val="Hipervnculo"/>
            <w:noProof/>
          </w:rPr>
          <w:t>Instalación de dependencias</w:t>
        </w:r>
        <w:r>
          <w:rPr>
            <w:noProof/>
            <w:webHidden/>
          </w:rPr>
          <w:tab/>
        </w:r>
        <w:r>
          <w:rPr>
            <w:noProof/>
            <w:webHidden/>
          </w:rPr>
          <w:fldChar w:fldCharType="begin"/>
        </w:r>
        <w:r>
          <w:rPr>
            <w:noProof/>
            <w:webHidden/>
          </w:rPr>
          <w:instrText xml:space="preserve"> PAGEREF _Toc201199532 \h </w:instrText>
        </w:r>
        <w:r>
          <w:rPr>
            <w:noProof/>
            <w:webHidden/>
          </w:rPr>
        </w:r>
        <w:r>
          <w:rPr>
            <w:noProof/>
            <w:webHidden/>
          </w:rPr>
          <w:fldChar w:fldCharType="separate"/>
        </w:r>
        <w:r>
          <w:rPr>
            <w:noProof/>
            <w:webHidden/>
          </w:rPr>
          <w:t>60</w:t>
        </w:r>
        <w:r>
          <w:rPr>
            <w:noProof/>
            <w:webHidden/>
          </w:rPr>
          <w:fldChar w:fldCharType="end"/>
        </w:r>
      </w:hyperlink>
    </w:p>
    <w:p w14:paraId="6BB23590" w14:textId="79680F42" w:rsidR="00320DFD" w:rsidRDefault="00320DFD">
      <w:pPr>
        <w:pStyle w:val="TDC2"/>
        <w:rPr>
          <w:rFonts w:asciiTheme="minorHAnsi" w:eastAsiaTheme="minorEastAsia" w:hAnsiTheme="minorHAnsi" w:cstheme="minorBidi"/>
          <w:noProof/>
          <w:kern w:val="2"/>
          <w:szCs w:val="24"/>
          <w14:ligatures w14:val="standardContextual"/>
        </w:rPr>
      </w:pPr>
      <w:hyperlink w:anchor="_Toc201199533" w:history="1">
        <w:r w:rsidRPr="002E6124">
          <w:rPr>
            <w:rStyle w:val="Hipervnculo"/>
            <w:noProof/>
          </w:rPr>
          <w:t>6.4</w:t>
        </w:r>
        <w:r>
          <w:rPr>
            <w:rFonts w:asciiTheme="minorHAnsi" w:eastAsiaTheme="minorEastAsia" w:hAnsiTheme="minorHAnsi" w:cstheme="minorBidi"/>
            <w:noProof/>
            <w:kern w:val="2"/>
            <w:szCs w:val="24"/>
            <w14:ligatures w14:val="standardContextual"/>
          </w:rPr>
          <w:tab/>
        </w:r>
        <w:r w:rsidRPr="002E6124">
          <w:rPr>
            <w:rStyle w:val="Hipervnculo"/>
            <w:noProof/>
          </w:rPr>
          <w:t>Pasos para la instalación</w:t>
        </w:r>
        <w:r>
          <w:rPr>
            <w:noProof/>
            <w:webHidden/>
          </w:rPr>
          <w:tab/>
        </w:r>
        <w:r>
          <w:rPr>
            <w:noProof/>
            <w:webHidden/>
          </w:rPr>
          <w:fldChar w:fldCharType="begin"/>
        </w:r>
        <w:r>
          <w:rPr>
            <w:noProof/>
            <w:webHidden/>
          </w:rPr>
          <w:instrText xml:space="preserve"> PAGEREF _Toc201199533 \h </w:instrText>
        </w:r>
        <w:r>
          <w:rPr>
            <w:noProof/>
            <w:webHidden/>
          </w:rPr>
        </w:r>
        <w:r>
          <w:rPr>
            <w:noProof/>
            <w:webHidden/>
          </w:rPr>
          <w:fldChar w:fldCharType="separate"/>
        </w:r>
        <w:r>
          <w:rPr>
            <w:noProof/>
            <w:webHidden/>
          </w:rPr>
          <w:t>61</w:t>
        </w:r>
        <w:r>
          <w:rPr>
            <w:noProof/>
            <w:webHidden/>
          </w:rPr>
          <w:fldChar w:fldCharType="end"/>
        </w:r>
      </w:hyperlink>
    </w:p>
    <w:p w14:paraId="2EBDC389" w14:textId="2F429A27" w:rsidR="00320DFD" w:rsidRDefault="00320DFD">
      <w:pPr>
        <w:pStyle w:val="TDC2"/>
        <w:rPr>
          <w:rFonts w:asciiTheme="minorHAnsi" w:eastAsiaTheme="minorEastAsia" w:hAnsiTheme="minorHAnsi" w:cstheme="minorBidi"/>
          <w:noProof/>
          <w:kern w:val="2"/>
          <w:szCs w:val="24"/>
          <w14:ligatures w14:val="standardContextual"/>
        </w:rPr>
      </w:pPr>
      <w:hyperlink w:anchor="_Toc201199534" w:history="1">
        <w:r w:rsidRPr="002E6124">
          <w:rPr>
            <w:rStyle w:val="Hipervnculo"/>
            <w:noProof/>
          </w:rPr>
          <w:t>6.5</w:t>
        </w:r>
        <w:r>
          <w:rPr>
            <w:rFonts w:asciiTheme="minorHAnsi" w:eastAsiaTheme="minorEastAsia" w:hAnsiTheme="minorHAnsi" w:cstheme="minorBidi"/>
            <w:noProof/>
            <w:kern w:val="2"/>
            <w:szCs w:val="24"/>
            <w14:ligatures w14:val="standardContextual"/>
          </w:rPr>
          <w:tab/>
        </w:r>
        <w:r w:rsidRPr="002E6124">
          <w:rPr>
            <w:rStyle w:val="Hipervnculo"/>
            <w:noProof/>
          </w:rPr>
          <w:t>Ejecución del sistema</w:t>
        </w:r>
        <w:r>
          <w:rPr>
            <w:noProof/>
            <w:webHidden/>
          </w:rPr>
          <w:tab/>
        </w:r>
        <w:r>
          <w:rPr>
            <w:noProof/>
            <w:webHidden/>
          </w:rPr>
          <w:fldChar w:fldCharType="begin"/>
        </w:r>
        <w:r>
          <w:rPr>
            <w:noProof/>
            <w:webHidden/>
          </w:rPr>
          <w:instrText xml:space="preserve"> PAGEREF _Toc201199534 \h </w:instrText>
        </w:r>
        <w:r>
          <w:rPr>
            <w:noProof/>
            <w:webHidden/>
          </w:rPr>
        </w:r>
        <w:r>
          <w:rPr>
            <w:noProof/>
            <w:webHidden/>
          </w:rPr>
          <w:fldChar w:fldCharType="separate"/>
        </w:r>
        <w:r>
          <w:rPr>
            <w:noProof/>
            <w:webHidden/>
          </w:rPr>
          <w:t>61</w:t>
        </w:r>
        <w:r>
          <w:rPr>
            <w:noProof/>
            <w:webHidden/>
          </w:rPr>
          <w:fldChar w:fldCharType="end"/>
        </w:r>
      </w:hyperlink>
    </w:p>
    <w:p w14:paraId="410319BD" w14:textId="62FBE103" w:rsidR="00320DFD" w:rsidRDefault="00320DFD">
      <w:pPr>
        <w:pStyle w:val="TDC2"/>
        <w:rPr>
          <w:rFonts w:asciiTheme="minorHAnsi" w:eastAsiaTheme="minorEastAsia" w:hAnsiTheme="minorHAnsi" w:cstheme="minorBidi"/>
          <w:noProof/>
          <w:kern w:val="2"/>
          <w:szCs w:val="24"/>
          <w14:ligatures w14:val="standardContextual"/>
        </w:rPr>
      </w:pPr>
      <w:hyperlink w:anchor="_Toc201199535" w:history="1">
        <w:r w:rsidRPr="002E6124">
          <w:rPr>
            <w:rStyle w:val="Hipervnculo"/>
            <w:noProof/>
          </w:rPr>
          <w:t>6.6</w:t>
        </w:r>
        <w:r>
          <w:rPr>
            <w:rFonts w:asciiTheme="minorHAnsi" w:eastAsiaTheme="minorEastAsia" w:hAnsiTheme="minorHAnsi" w:cstheme="minorBidi"/>
            <w:noProof/>
            <w:kern w:val="2"/>
            <w:szCs w:val="24"/>
            <w14:ligatures w14:val="standardContextual"/>
          </w:rPr>
          <w:tab/>
        </w:r>
        <w:r w:rsidRPr="002E6124">
          <w:rPr>
            <w:rStyle w:val="Hipervnculo"/>
            <w:noProof/>
          </w:rPr>
          <w:t>Solución de errores comunes</w:t>
        </w:r>
        <w:r>
          <w:rPr>
            <w:noProof/>
            <w:webHidden/>
          </w:rPr>
          <w:tab/>
        </w:r>
        <w:r>
          <w:rPr>
            <w:noProof/>
            <w:webHidden/>
          </w:rPr>
          <w:fldChar w:fldCharType="begin"/>
        </w:r>
        <w:r>
          <w:rPr>
            <w:noProof/>
            <w:webHidden/>
          </w:rPr>
          <w:instrText xml:space="preserve"> PAGEREF _Toc201199535 \h </w:instrText>
        </w:r>
        <w:r>
          <w:rPr>
            <w:noProof/>
            <w:webHidden/>
          </w:rPr>
        </w:r>
        <w:r>
          <w:rPr>
            <w:noProof/>
            <w:webHidden/>
          </w:rPr>
          <w:fldChar w:fldCharType="separate"/>
        </w:r>
        <w:r>
          <w:rPr>
            <w:noProof/>
            <w:webHidden/>
          </w:rPr>
          <w:t>62</w:t>
        </w:r>
        <w:r>
          <w:rPr>
            <w:noProof/>
            <w:webHidden/>
          </w:rPr>
          <w:fldChar w:fldCharType="end"/>
        </w:r>
      </w:hyperlink>
    </w:p>
    <w:p w14:paraId="2EFF3FA1" w14:textId="74E898B9" w:rsidR="00320DFD" w:rsidRDefault="00320DFD">
      <w:pPr>
        <w:pStyle w:val="TDC2"/>
        <w:rPr>
          <w:rFonts w:asciiTheme="minorHAnsi" w:eastAsiaTheme="minorEastAsia" w:hAnsiTheme="minorHAnsi" w:cstheme="minorBidi"/>
          <w:noProof/>
          <w:kern w:val="2"/>
          <w:szCs w:val="24"/>
          <w14:ligatures w14:val="standardContextual"/>
        </w:rPr>
      </w:pPr>
      <w:hyperlink w:anchor="_Toc201199536" w:history="1">
        <w:r w:rsidRPr="002E6124">
          <w:rPr>
            <w:rStyle w:val="Hipervnculo"/>
            <w:noProof/>
          </w:rPr>
          <w:t>6.7</w:t>
        </w:r>
        <w:r>
          <w:rPr>
            <w:rFonts w:asciiTheme="minorHAnsi" w:eastAsiaTheme="minorEastAsia" w:hAnsiTheme="minorHAnsi" w:cstheme="minorBidi"/>
            <w:noProof/>
            <w:kern w:val="2"/>
            <w:szCs w:val="24"/>
            <w14:ligatures w14:val="standardContextual"/>
          </w:rPr>
          <w:tab/>
        </w:r>
        <w:r w:rsidRPr="002E6124">
          <w:rPr>
            <w:rStyle w:val="Hipervnculo"/>
            <w:noProof/>
          </w:rPr>
          <w:t>Árbol de navegación</w:t>
        </w:r>
        <w:r>
          <w:rPr>
            <w:noProof/>
            <w:webHidden/>
          </w:rPr>
          <w:tab/>
        </w:r>
        <w:r>
          <w:rPr>
            <w:noProof/>
            <w:webHidden/>
          </w:rPr>
          <w:fldChar w:fldCharType="begin"/>
        </w:r>
        <w:r>
          <w:rPr>
            <w:noProof/>
            <w:webHidden/>
          </w:rPr>
          <w:instrText xml:space="preserve"> PAGEREF _Toc201199536 \h </w:instrText>
        </w:r>
        <w:r>
          <w:rPr>
            <w:noProof/>
            <w:webHidden/>
          </w:rPr>
        </w:r>
        <w:r>
          <w:rPr>
            <w:noProof/>
            <w:webHidden/>
          </w:rPr>
          <w:fldChar w:fldCharType="separate"/>
        </w:r>
        <w:r>
          <w:rPr>
            <w:noProof/>
            <w:webHidden/>
          </w:rPr>
          <w:t>63</w:t>
        </w:r>
        <w:r>
          <w:rPr>
            <w:noProof/>
            <w:webHidden/>
          </w:rPr>
          <w:fldChar w:fldCharType="end"/>
        </w:r>
      </w:hyperlink>
    </w:p>
    <w:p w14:paraId="1138C068" w14:textId="6F409A5F"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37" w:history="1">
        <w:r w:rsidRPr="002E6124">
          <w:rPr>
            <w:rStyle w:val="Hipervnculo"/>
            <w:noProof/>
          </w:rPr>
          <w:t>7. PRUEBAS UNITARIAS</w:t>
        </w:r>
        <w:r>
          <w:rPr>
            <w:noProof/>
            <w:webHidden/>
          </w:rPr>
          <w:tab/>
        </w:r>
        <w:r>
          <w:rPr>
            <w:noProof/>
            <w:webHidden/>
          </w:rPr>
          <w:fldChar w:fldCharType="begin"/>
        </w:r>
        <w:r>
          <w:rPr>
            <w:noProof/>
            <w:webHidden/>
          </w:rPr>
          <w:instrText xml:space="preserve"> PAGEREF _Toc201199537 \h </w:instrText>
        </w:r>
        <w:r>
          <w:rPr>
            <w:noProof/>
            <w:webHidden/>
          </w:rPr>
        </w:r>
        <w:r>
          <w:rPr>
            <w:noProof/>
            <w:webHidden/>
          </w:rPr>
          <w:fldChar w:fldCharType="separate"/>
        </w:r>
        <w:r>
          <w:rPr>
            <w:noProof/>
            <w:webHidden/>
          </w:rPr>
          <w:t>65</w:t>
        </w:r>
        <w:r>
          <w:rPr>
            <w:noProof/>
            <w:webHidden/>
          </w:rPr>
          <w:fldChar w:fldCharType="end"/>
        </w:r>
      </w:hyperlink>
    </w:p>
    <w:p w14:paraId="493A231B" w14:textId="6EE1A580" w:rsidR="00320DFD" w:rsidRDefault="00320DFD">
      <w:pPr>
        <w:pStyle w:val="TDC2"/>
        <w:rPr>
          <w:rFonts w:asciiTheme="minorHAnsi" w:eastAsiaTheme="minorEastAsia" w:hAnsiTheme="minorHAnsi" w:cstheme="minorBidi"/>
          <w:noProof/>
          <w:kern w:val="2"/>
          <w:szCs w:val="24"/>
          <w14:ligatures w14:val="standardContextual"/>
        </w:rPr>
      </w:pPr>
      <w:hyperlink w:anchor="_Toc201199538" w:history="1">
        <w:r w:rsidRPr="002E6124">
          <w:rPr>
            <w:rStyle w:val="Hipervnculo"/>
            <w:noProof/>
          </w:rPr>
          <w:t>7.1</w:t>
        </w:r>
        <w:r>
          <w:rPr>
            <w:rFonts w:asciiTheme="minorHAnsi" w:eastAsiaTheme="minorEastAsia" w:hAnsiTheme="minorHAnsi" w:cstheme="minorBidi"/>
            <w:noProof/>
            <w:kern w:val="2"/>
            <w:szCs w:val="24"/>
            <w14:ligatures w14:val="standardContextual"/>
          </w:rPr>
          <w:tab/>
        </w:r>
        <w:r w:rsidRPr="002E6124">
          <w:rPr>
            <w:rStyle w:val="Hipervnculo"/>
            <w:noProof/>
          </w:rPr>
          <w:t>Prueba CU N°1.1</w:t>
        </w:r>
        <w:r>
          <w:rPr>
            <w:noProof/>
            <w:webHidden/>
          </w:rPr>
          <w:tab/>
        </w:r>
        <w:r>
          <w:rPr>
            <w:noProof/>
            <w:webHidden/>
          </w:rPr>
          <w:fldChar w:fldCharType="begin"/>
        </w:r>
        <w:r>
          <w:rPr>
            <w:noProof/>
            <w:webHidden/>
          </w:rPr>
          <w:instrText xml:space="preserve"> PAGEREF _Toc201199538 \h </w:instrText>
        </w:r>
        <w:r>
          <w:rPr>
            <w:noProof/>
            <w:webHidden/>
          </w:rPr>
        </w:r>
        <w:r>
          <w:rPr>
            <w:noProof/>
            <w:webHidden/>
          </w:rPr>
          <w:fldChar w:fldCharType="separate"/>
        </w:r>
        <w:r>
          <w:rPr>
            <w:noProof/>
            <w:webHidden/>
          </w:rPr>
          <w:t>65</w:t>
        </w:r>
        <w:r>
          <w:rPr>
            <w:noProof/>
            <w:webHidden/>
          </w:rPr>
          <w:fldChar w:fldCharType="end"/>
        </w:r>
      </w:hyperlink>
    </w:p>
    <w:p w14:paraId="5661AE08" w14:textId="7B944622" w:rsidR="00320DFD" w:rsidRDefault="00320DFD">
      <w:pPr>
        <w:pStyle w:val="TDC2"/>
        <w:rPr>
          <w:rFonts w:asciiTheme="minorHAnsi" w:eastAsiaTheme="minorEastAsia" w:hAnsiTheme="minorHAnsi" w:cstheme="minorBidi"/>
          <w:noProof/>
          <w:kern w:val="2"/>
          <w:szCs w:val="24"/>
          <w14:ligatures w14:val="standardContextual"/>
        </w:rPr>
      </w:pPr>
      <w:hyperlink w:anchor="_Toc201199539" w:history="1">
        <w:r w:rsidRPr="002E6124">
          <w:rPr>
            <w:rStyle w:val="Hipervnculo"/>
            <w:noProof/>
          </w:rPr>
          <w:t>7.2</w:t>
        </w:r>
        <w:r>
          <w:rPr>
            <w:rFonts w:asciiTheme="minorHAnsi" w:eastAsiaTheme="minorEastAsia" w:hAnsiTheme="minorHAnsi" w:cstheme="minorBidi"/>
            <w:noProof/>
            <w:kern w:val="2"/>
            <w:szCs w:val="24"/>
            <w14:ligatures w14:val="standardContextual"/>
          </w:rPr>
          <w:tab/>
        </w:r>
        <w:r w:rsidRPr="002E6124">
          <w:rPr>
            <w:rStyle w:val="Hipervnculo"/>
            <w:noProof/>
          </w:rPr>
          <w:t>Prueba CU N°1.4</w:t>
        </w:r>
        <w:r>
          <w:rPr>
            <w:noProof/>
            <w:webHidden/>
          </w:rPr>
          <w:tab/>
        </w:r>
        <w:r>
          <w:rPr>
            <w:noProof/>
            <w:webHidden/>
          </w:rPr>
          <w:fldChar w:fldCharType="begin"/>
        </w:r>
        <w:r>
          <w:rPr>
            <w:noProof/>
            <w:webHidden/>
          </w:rPr>
          <w:instrText xml:space="preserve"> PAGEREF _Toc201199539 \h </w:instrText>
        </w:r>
        <w:r>
          <w:rPr>
            <w:noProof/>
            <w:webHidden/>
          </w:rPr>
        </w:r>
        <w:r>
          <w:rPr>
            <w:noProof/>
            <w:webHidden/>
          </w:rPr>
          <w:fldChar w:fldCharType="separate"/>
        </w:r>
        <w:r>
          <w:rPr>
            <w:noProof/>
            <w:webHidden/>
          </w:rPr>
          <w:t>68</w:t>
        </w:r>
        <w:r>
          <w:rPr>
            <w:noProof/>
            <w:webHidden/>
          </w:rPr>
          <w:fldChar w:fldCharType="end"/>
        </w:r>
      </w:hyperlink>
    </w:p>
    <w:p w14:paraId="7C5E3FF8" w14:textId="5AA85889" w:rsidR="00320DFD" w:rsidRDefault="00320DFD">
      <w:pPr>
        <w:pStyle w:val="TDC2"/>
        <w:rPr>
          <w:rFonts w:asciiTheme="minorHAnsi" w:eastAsiaTheme="minorEastAsia" w:hAnsiTheme="minorHAnsi" w:cstheme="minorBidi"/>
          <w:noProof/>
          <w:kern w:val="2"/>
          <w:szCs w:val="24"/>
          <w14:ligatures w14:val="standardContextual"/>
        </w:rPr>
      </w:pPr>
      <w:hyperlink w:anchor="_Toc201199540" w:history="1">
        <w:r w:rsidRPr="002E6124">
          <w:rPr>
            <w:rStyle w:val="Hipervnculo"/>
            <w:noProof/>
          </w:rPr>
          <w:t>7.3</w:t>
        </w:r>
        <w:r>
          <w:rPr>
            <w:rFonts w:asciiTheme="minorHAnsi" w:eastAsiaTheme="minorEastAsia" w:hAnsiTheme="minorHAnsi" w:cstheme="minorBidi"/>
            <w:noProof/>
            <w:kern w:val="2"/>
            <w:szCs w:val="24"/>
            <w14:ligatures w14:val="standardContextual"/>
          </w:rPr>
          <w:tab/>
        </w:r>
        <w:r w:rsidRPr="002E6124">
          <w:rPr>
            <w:rStyle w:val="Hipervnculo"/>
            <w:noProof/>
          </w:rPr>
          <w:t>Prueba CU N°1. 7</w:t>
        </w:r>
        <w:r>
          <w:rPr>
            <w:noProof/>
            <w:webHidden/>
          </w:rPr>
          <w:tab/>
        </w:r>
        <w:r>
          <w:rPr>
            <w:noProof/>
            <w:webHidden/>
          </w:rPr>
          <w:fldChar w:fldCharType="begin"/>
        </w:r>
        <w:r>
          <w:rPr>
            <w:noProof/>
            <w:webHidden/>
          </w:rPr>
          <w:instrText xml:space="preserve"> PAGEREF _Toc201199540 \h </w:instrText>
        </w:r>
        <w:r>
          <w:rPr>
            <w:noProof/>
            <w:webHidden/>
          </w:rPr>
        </w:r>
        <w:r>
          <w:rPr>
            <w:noProof/>
            <w:webHidden/>
          </w:rPr>
          <w:fldChar w:fldCharType="separate"/>
        </w:r>
        <w:r>
          <w:rPr>
            <w:noProof/>
            <w:webHidden/>
          </w:rPr>
          <w:t>71</w:t>
        </w:r>
        <w:r>
          <w:rPr>
            <w:noProof/>
            <w:webHidden/>
          </w:rPr>
          <w:fldChar w:fldCharType="end"/>
        </w:r>
      </w:hyperlink>
    </w:p>
    <w:p w14:paraId="46C90FD8" w14:textId="09CCBE7B" w:rsidR="00320DFD" w:rsidRDefault="00320DFD">
      <w:pPr>
        <w:pStyle w:val="TDC2"/>
        <w:rPr>
          <w:rFonts w:asciiTheme="minorHAnsi" w:eastAsiaTheme="minorEastAsia" w:hAnsiTheme="minorHAnsi" w:cstheme="minorBidi"/>
          <w:noProof/>
          <w:kern w:val="2"/>
          <w:szCs w:val="24"/>
          <w14:ligatures w14:val="standardContextual"/>
        </w:rPr>
      </w:pPr>
      <w:hyperlink w:anchor="_Toc201199541" w:history="1">
        <w:r w:rsidRPr="002E6124">
          <w:rPr>
            <w:rStyle w:val="Hipervnculo"/>
            <w:noProof/>
          </w:rPr>
          <w:t>7.4</w:t>
        </w:r>
        <w:r>
          <w:rPr>
            <w:rFonts w:asciiTheme="minorHAnsi" w:eastAsiaTheme="minorEastAsia" w:hAnsiTheme="minorHAnsi" w:cstheme="minorBidi"/>
            <w:noProof/>
            <w:kern w:val="2"/>
            <w:szCs w:val="24"/>
            <w14:ligatures w14:val="standardContextual"/>
          </w:rPr>
          <w:tab/>
        </w:r>
        <w:r w:rsidRPr="002E6124">
          <w:rPr>
            <w:rStyle w:val="Hipervnculo"/>
            <w:noProof/>
          </w:rPr>
          <w:t>Prueba CU N°1.10</w:t>
        </w:r>
        <w:r>
          <w:rPr>
            <w:noProof/>
            <w:webHidden/>
          </w:rPr>
          <w:tab/>
        </w:r>
        <w:r>
          <w:rPr>
            <w:noProof/>
            <w:webHidden/>
          </w:rPr>
          <w:fldChar w:fldCharType="begin"/>
        </w:r>
        <w:r>
          <w:rPr>
            <w:noProof/>
            <w:webHidden/>
          </w:rPr>
          <w:instrText xml:space="preserve"> PAGEREF _Toc201199541 \h </w:instrText>
        </w:r>
        <w:r>
          <w:rPr>
            <w:noProof/>
            <w:webHidden/>
          </w:rPr>
        </w:r>
        <w:r>
          <w:rPr>
            <w:noProof/>
            <w:webHidden/>
          </w:rPr>
          <w:fldChar w:fldCharType="separate"/>
        </w:r>
        <w:r>
          <w:rPr>
            <w:noProof/>
            <w:webHidden/>
          </w:rPr>
          <w:t>74</w:t>
        </w:r>
        <w:r>
          <w:rPr>
            <w:noProof/>
            <w:webHidden/>
          </w:rPr>
          <w:fldChar w:fldCharType="end"/>
        </w:r>
      </w:hyperlink>
    </w:p>
    <w:p w14:paraId="2A71A9F6" w14:textId="2FA687E1" w:rsidR="00320DFD" w:rsidRDefault="00320DFD">
      <w:pPr>
        <w:pStyle w:val="TDC2"/>
        <w:rPr>
          <w:rFonts w:asciiTheme="minorHAnsi" w:eastAsiaTheme="minorEastAsia" w:hAnsiTheme="minorHAnsi" w:cstheme="minorBidi"/>
          <w:noProof/>
          <w:kern w:val="2"/>
          <w:szCs w:val="24"/>
          <w14:ligatures w14:val="standardContextual"/>
        </w:rPr>
      </w:pPr>
      <w:hyperlink w:anchor="_Toc201199542" w:history="1">
        <w:r w:rsidRPr="002E6124">
          <w:rPr>
            <w:rStyle w:val="Hipervnculo"/>
            <w:noProof/>
          </w:rPr>
          <w:t>7.5</w:t>
        </w:r>
        <w:r>
          <w:rPr>
            <w:rFonts w:asciiTheme="minorHAnsi" w:eastAsiaTheme="minorEastAsia" w:hAnsiTheme="minorHAnsi" w:cstheme="minorBidi"/>
            <w:noProof/>
            <w:kern w:val="2"/>
            <w:szCs w:val="24"/>
            <w14:ligatures w14:val="standardContextual"/>
          </w:rPr>
          <w:tab/>
        </w:r>
        <w:r w:rsidRPr="002E6124">
          <w:rPr>
            <w:rStyle w:val="Hipervnculo"/>
            <w:noProof/>
          </w:rPr>
          <w:t>Prueba CU N°1.13</w:t>
        </w:r>
        <w:r>
          <w:rPr>
            <w:noProof/>
            <w:webHidden/>
          </w:rPr>
          <w:tab/>
        </w:r>
        <w:r>
          <w:rPr>
            <w:noProof/>
            <w:webHidden/>
          </w:rPr>
          <w:fldChar w:fldCharType="begin"/>
        </w:r>
        <w:r>
          <w:rPr>
            <w:noProof/>
            <w:webHidden/>
          </w:rPr>
          <w:instrText xml:space="preserve"> PAGEREF _Toc201199542 \h </w:instrText>
        </w:r>
        <w:r>
          <w:rPr>
            <w:noProof/>
            <w:webHidden/>
          </w:rPr>
        </w:r>
        <w:r>
          <w:rPr>
            <w:noProof/>
            <w:webHidden/>
          </w:rPr>
          <w:fldChar w:fldCharType="separate"/>
        </w:r>
        <w:r>
          <w:rPr>
            <w:noProof/>
            <w:webHidden/>
          </w:rPr>
          <w:t>78</w:t>
        </w:r>
        <w:r>
          <w:rPr>
            <w:noProof/>
            <w:webHidden/>
          </w:rPr>
          <w:fldChar w:fldCharType="end"/>
        </w:r>
      </w:hyperlink>
    </w:p>
    <w:p w14:paraId="659209B2" w14:textId="77667DCC" w:rsidR="00320DFD" w:rsidRDefault="00320DFD">
      <w:pPr>
        <w:pStyle w:val="TDC2"/>
        <w:rPr>
          <w:rFonts w:asciiTheme="minorHAnsi" w:eastAsiaTheme="minorEastAsia" w:hAnsiTheme="minorHAnsi" w:cstheme="minorBidi"/>
          <w:noProof/>
          <w:kern w:val="2"/>
          <w:szCs w:val="24"/>
          <w14:ligatures w14:val="standardContextual"/>
        </w:rPr>
      </w:pPr>
      <w:hyperlink w:anchor="_Toc201199543" w:history="1">
        <w:r w:rsidRPr="002E6124">
          <w:rPr>
            <w:rStyle w:val="Hipervnculo"/>
            <w:noProof/>
          </w:rPr>
          <w:t>7.6</w:t>
        </w:r>
        <w:r>
          <w:rPr>
            <w:rFonts w:asciiTheme="minorHAnsi" w:eastAsiaTheme="minorEastAsia" w:hAnsiTheme="minorHAnsi" w:cstheme="minorBidi"/>
            <w:noProof/>
            <w:kern w:val="2"/>
            <w:szCs w:val="24"/>
            <w14:ligatures w14:val="standardContextual"/>
          </w:rPr>
          <w:tab/>
        </w:r>
        <w:r w:rsidRPr="002E6124">
          <w:rPr>
            <w:rStyle w:val="Hipervnculo"/>
            <w:noProof/>
          </w:rPr>
          <w:t>Prueba CU N°1.16</w:t>
        </w:r>
        <w:r>
          <w:rPr>
            <w:noProof/>
            <w:webHidden/>
          </w:rPr>
          <w:tab/>
        </w:r>
        <w:r>
          <w:rPr>
            <w:noProof/>
            <w:webHidden/>
          </w:rPr>
          <w:fldChar w:fldCharType="begin"/>
        </w:r>
        <w:r>
          <w:rPr>
            <w:noProof/>
            <w:webHidden/>
          </w:rPr>
          <w:instrText xml:space="preserve"> PAGEREF _Toc201199543 \h </w:instrText>
        </w:r>
        <w:r>
          <w:rPr>
            <w:noProof/>
            <w:webHidden/>
          </w:rPr>
        </w:r>
        <w:r>
          <w:rPr>
            <w:noProof/>
            <w:webHidden/>
          </w:rPr>
          <w:fldChar w:fldCharType="separate"/>
        </w:r>
        <w:r>
          <w:rPr>
            <w:noProof/>
            <w:webHidden/>
          </w:rPr>
          <w:t>81</w:t>
        </w:r>
        <w:r>
          <w:rPr>
            <w:noProof/>
            <w:webHidden/>
          </w:rPr>
          <w:fldChar w:fldCharType="end"/>
        </w:r>
      </w:hyperlink>
    </w:p>
    <w:p w14:paraId="2E8AEEDF" w14:textId="1FBE6DC6" w:rsidR="00320DFD" w:rsidRDefault="00320DFD">
      <w:pPr>
        <w:pStyle w:val="TDC2"/>
        <w:rPr>
          <w:rFonts w:asciiTheme="minorHAnsi" w:eastAsiaTheme="minorEastAsia" w:hAnsiTheme="minorHAnsi" w:cstheme="minorBidi"/>
          <w:noProof/>
          <w:kern w:val="2"/>
          <w:szCs w:val="24"/>
          <w14:ligatures w14:val="standardContextual"/>
        </w:rPr>
      </w:pPr>
      <w:hyperlink w:anchor="_Toc201199544" w:history="1">
        <w:r w:rsidRPr="002E6124">
          <w:rPr>
            <w:rStyle w:val="Hipervnculo"/>
            <w:noProof/>
          </w:rPr>
          <w:t>7.7</w:t>
        </w:r>
        <w:r>
          <w:rPr>
            <w:rFonts w:asciiTheme="minorHAnsi" w:eastAsiaTheme="minorEastAsia" w:hAnsiTheme="minorHAnsi" w:cstheme="minorBidi"/>
            <w:noProof/>
            <w:kern w:val="2"/>
            <w:szCs w:val="24"/>
            <w14:ligatures w14:val="standardContextual"/>
          </w:rPr>
          <w:tab/>
        </w:r>
        <w:r w:rsidRPr="002E6124">
          <w:rPr>
            <w:rStyle w:val="Hipervnculo"/>
            <w:noProof/>
          </w:rPr>
          <w:t>Prueba CU N°1.19</w:t>
        </w:r>
        <w:r>
          <w:rPr>
            <w:noProof/>
            <w:webHidden/>
          </w:rPr>
          <w:tab/>
        </w:r>
        <w:r>
          <w:rPr>
            <w:noProof/>
            <w:webHidden/>
          </w:rPr>
          <w:fldChar w:fldCharType="begin"/>
        </w:r>
        <w:r>
          <w:rPr>
            <w:noProof/>
            <w:webHidden/>
          </w:rPr>
          <w:instrText xml:space="preserve"> PAGEREF _Toc201199544 \h </w:instrText>
        </w:r>
        <w:r>
          <w:rPr>
            <w:noProof/>
            <w:webHidden/>
          </w:rPr>
        </w:r>
        <w:r>
          <w:rPr>
            <w:noProof/>
            <w:webHidden/>
          </w:rPr>
          <w:fldChar w:fldCharType="separate"/>
        </w:r>
        <w:r>
          <w:rPr>
            <w:noProof/>
            <w:webHidden/>
          </w:rPr>
          <w:t>84</w:t>
        </w:r>
        <w:r>
          <w:rPr>
            <w:noProof/>
            <w:webHidden/>
          </w:rPr>
          <w:fldChar w:fldCharType="end"/>
        </w:r>
      </w:hyperlink>
    </w:p>
    <w:p w14:paraId="22FAA87F" w14:textId="1E79E733" w:rsidR="00320DFD" w:rsidRDefault="00320DFD">
      <w:pPr>
        <w:pStyle w:val="TDC2"/>
        <w:rPr>
          <w:rFonts w:asciiTheme="minorHAnsi" w:eastAsiaTheme="minorEastAsia" w:hAnsiTheme="minorHAnsi" w:cstheme="minorBidi"/>
          <w:noProof/>
          <w:kern w:val="2"/>
          <w:szCs w:val="24"/>
          <w14:ligatures w14:val="standardContextual"/>
        </w:rPr>
      </w:pPr>
      <w:hyperlink w:anchor="_Toc201199545" w:history="1">
        <w:r w:rsidRPr="002E6124">
          <w:rPr>
            <w:rStyle w:val="Hipervnculo"/>
            <w:noProof/>
          </w:rPr>
          <w:t>7.8</w:t>
        </w:r>
        <w:r>
          <w:rPr>
            <w:rFonts w:asciiTheme="minorHAnsi" w:eastAsiaTheme="minorEastAsia" w:hAnsiTheme="minorHAnsi" w:cstheme="minorBidi"/>
            <w:noProof/>
            <w:kern w:val="2"/>
            <w:szCs w:val="24"/>
            <w14:ligatures w14:val="standardContextual"/>
          </w:rPr>
          <w:tab/>
        </w:r>
        <w:r w:rsidRPr="002E6124">
          <w:rPr>
            <w:rStyle w:val="Hipervnculo"/>
            <w:noProof/>
          </w:rPr>
          <w:t>Prueba CU N°2.1</w:t>
        </w:r>
        <w:r>
          <w:rPr>
            <w:noProof/>
            <w:webHidden/>
          </w:rPr>
          <w:tab/>
        </w:r>
        <w:r>
          <w:rPr>
            <w:noProof/>
            <w:webHidden/>
          </w:rPr>
          <w:fldChar w:fldCharType="begin"/>
        </w:r>
        <w:r>
          <w:rPr>
            <w:noProof/>
            <w:webHidden/>
          </w:rPr>
          <w:instrText xml:space="preserve"> PAGEREF _Toc201199545 \h </w:instrText>
        </w:r>
        <w:r>
          <w:rPr>
            <w:noProof/>
            <w:webHidden/>
          </w:rPr>
        </w:r>
        <w:r>
          <w:rPr>
            <w:noProof/>
            <w:webHidden/>
          </w:rPr>
          <w:fldChar w:fldCharType="separate"/>
        </w:r>
        <w:r>
          <w:rPr>
            <w:noProof/>
            <w:webHidden/>
          </w:rPr>
          <w:t>87</w:t>
        </w:r>
        <w:r>
          <w:rPr>
            <w:noProof/>
            <w:webHidden/>
          </w:rPr>
          <w:fldChar w:fldCharType="end"/>
        </w:r>
      </w:hyperlink>
    </w:p>
    <w:p w14:paraId="051ECE8E" w14:textId="3E409DD6" w:rsidR="00320DFD" w:rsidRDefault="00320DFD">
      <w:pPr>
        <w:pStyle w:val="TDC2"/>
        <w:rPr>
          <w:rFonts w:asciiTheme="minorHAnsi" w:eastAsiaTheme="minorEastAsia" w:hAnsiTheme="minorHAnsi" w:cstheme="minorBidi"/>
          <w:noProof/>
          <w:kern w:val="2"/>
          <w:szCs w:val="24"/>
          <w14:ligatures w14:val="standardContextual"/>
        </w:rPr>
      </w:pPr>
      <w:hyperlink w:anchor="_Toc201199546" w:history="1">
        <w:r w:rsidRPr="002E6124">
          <w:rPr>
            <w:rStyle w:val="Hipervnculo"/>
            <w:noProof/>
          </w:rPr>
          <w:t>7.9</w:t>
        </w:r>
        <w:r>
          <w:rPr>
            <w:rFonts w:asciiTheme="minorHAnsi" w:eastAsiaTheme="minorEastAsia" w:hAnsiTheme="minorHAnsi" w:cstheme="minorBidi"/>
            <w:noProof/>
            <w:kern w:val="2"/>
            <w:szCs w:val="24"/>
            <w14:ligatures w14:val="standardContextual"/>
          </w:rPr>
          <w:tab/>
        </w:r>
        <w:r w:rsidRPr="002E6124">
          <w:rPr>
            <w:rStyle w:val="Hipervnculo"/>
            <w:noProof/>
          </w:rPr>
          <w:t>Prueba CU N°2.2</w:t>
        </w:r>
        <w:r>
          <w:rPr>
            <w:noProof/>
            <w:webHidden/>
          </w:rPr>
          <w:tab/>
        </w:r>
        <w:r>
          <w:rPr>
            <w:noProof/>
            <w:webHidden/>
          </w:rPr>
          <w:fldChar w:fldCharType="begin"/>
        </w:r>
        <w:r>
          <w:rPr>
            <w:noProof/>
            <w:webHidden/>
          </w:rPr>
          <w:instrText xml:space="preserve"> PAGEREF _Toc201199546 \h </w:instrText>
        </w:r>
        <w:r>
          <w:rPr>
            <w:noProof/>
            <w:webHidden/>
          </w:rPr>
        </w:r>
        <w:r>
          <w:rPr>
            <w:noProof/>
            <w:webHidden/>
          </w:rPr>
          <w:fldChar w:fldCharType="separate"/>
        </w:r>
        <w:r>
          <w:rPr>
            <w:noProof/>
            <w:webHidden/>
          </w:rPr>
          <w:t>91</w:t>
        </w:r>
        <w:r>
          <w:rPr>
            <w:noProof/>
            <w:webHidden/>
          </w:rPr>
          <w:fldChar w:fldCharType="end"/>
        </w:r>
      </w:hyperlink>
    </w:p>
    <w:p w14:paraId="09E6DCD4" w14:textId="5B42FD96" w:rsidR="00320DFD" w:rsidRDefault="00320DFD">
      <w:pPr>
        <w:pStyle w:val="TDC2"/>
        <w:tabs>
          <w:tab w:val="left" w:pos="1200"/>
        </w:tabs>
        <w:rPr>
          <w:rFonts w:asciiTheme="minorHAnsi" w:eastAsiaTheme="minorEastAsia" w:hAnsiTheme="minorHAnsi" w:cstheme="minorBidi"/>
          <w:noProof/>
          <w:kern w:val="2"/>
          <w:szCs w:val="24"/>
          <w14:ligatures w14:val="standardContextual"/>
        </w:rPr>
      </w:pPr>
      <w:hyperlink w:anchor="_Toc201199547" w:history="1">
        <w:r w:rsidRPr="002E6124">
          <w:rPr>
            <w:rStyle w:val="Hipervnculo"/>
            <w:noProof/>
          </w:rPr>
          <w:t>7.10</w:t>
        </w:r>
        <w:r>
          <w:rPr>
            <w:rFonts w:asciiTheme="minorHAnsi" w:eastAsiaTheme="minorEastAsia" w:hAnsiTheme="minorHAnsi" w:cstheme="minorBidi"/>
            <w:noProof/>
            <w:kern w:val="2"/>
            <w:szCs w:val="24"/>
            <w14:ligatures w14:val="standardContextual"/>
          </w:rPr>
          <w:tab/>
        </w:r>
        <w:r w:rsidRPr="002E6124">
          <w:rPr>
            <w:rStyle w:val="Hipervnculo"/>
            <w:noProof/>
          </w:rPr>
          <w:t>Prueba CU N°2.4</w:t>
        </w:r>
        <w:r>
          <w:rPr>
            <w:noProof/>
            <w:webHidden/>
          </w:rPr>
          <w:tab/>
        </w:r>
        <w:r>
          <w:rPr>
            <w:noProof/>
            <w:webHidden/>
          </w:rPr>
          <w:fldChar w:fldCharType="begin"/>
        </w:r>
        <w:r>
          <w:rPr>
            <w:noProof/>
            <w:webHidden/>
          </w:rPr>
          <w:instrText xml:space="preserve"> PAGEREF _Toc201199547 \h </w:instrText>
        </w:r>
        <w:r>
          <w:rPr>
            <w:noProof/>
            <w:webHidden/>
          </w:rPr>
        </w:r>
        <w:r>
          <w:rPr>
            <w:noProof/>
            <w:webHidden/>
          </w:rPr>
          <w:fldChar w:fldCharType="separate"/>
        </w:r>
        <w:r>
          <w:rPr>
            <w:noProof/>
            <w:webHidden/>
          </w:rPr>
          <w:t>94</w:t>
        </w:r>
        <w:r>
          <w:rPr>
            <w:noProof/>
            <w:webHidden/>
          </w:rPr>
          <w:fldChar w:fldCharType="end"/>
        </w:r>
      </w:hyperlink>
    </w:p>
    <w:p w14:paraId="78B2702D" w14:textId="17387B7D" w:rsidR="00320DFD" w:rsidRDefault="00320DFD">
      <w:pPr>
        <w:pStyle w:val="TDC2"/>
        <w:tabs>
          <w:tab w:val="left" w:pos="1200"/>
        </w:tabs>
        <w:rPr>
          <w:rFonts w:asciiTheme="minorHAnsi" w:eastAsiaTheme="minorEastAsia" w:hAnsiTheme="minorHAnsi" w:cstheme="minorBidi"/>
          <w:noProof/>
          <w:kern w:val="2"/>
          <w:szCs w:val="24"/>
          <w14:ligatures w14:val="standardContextual"/>
        </w:rPr>
      </w:pPr>
      <w:hyperlink w:anchor="_Toc201199548" w:history="1">
        <w:r w:rsidRPr="002E6124">
          <w:rPr>
            <w:rStyle w:val="Hipervnculo"/>
            <w:noProof/>
          </w:rPr>
          <w:t>7.11</w:t>
        </w:r>
        <w:r>
          <w:rPr>
            <w:rFonts w:asciiTheme="minorHAnsi" w:eastAsiaTheme="minorEastAsia" w:hAnsiTheme="minorHAnsi" w:cstheme="minorBidi"/>
            <w:noProof/>
            <w:kern w:val="2"/>
            <w:szCs w:val="24"/>
            <w14:ligatures w14:val="standardContextual"/>
          </w:rPr>
          <w:tab/>
        </w:r>
        <w:r w:rsidRPr="002E6124">
          <w:rPr>
            <w:rStyle w:val="Hipervnculo"/>
            <w:noProof/>
          </w:rPr>
          <w:t>Prueba CU N°4.5</w:t>
        </w:r>
        <w:r>
          <w:rPr>
            <w:noProof/>
            <w:webHidden/>
          </w:rPr>
          <w:tab/>
        </w:r>
        <w:r>
          <w:rPr>
            <w:noProof/>
            <w:webHidden/>
          </w:rPr>
          <w:fldChar w:fldCharType="begin"/>
        </w:r>
        <w:r>
          <w:rPr>
            <w:noProof/>
            <w:webHidden/>
          </w:rPr>
          <w:instrText xml:space="preserve"> PAGEREF _Toc201199548 \h </w:instrText>
        </w:r>
        <w:r>
          <w:rPr>
            <w:noProof/>
            <w:webHidden/>
          </w:rPr>
        </w:r>
        <w:r>
          <w:rPr>
            <w:noProof/>
            <w:webHidden/>
          </w:rPr>
          <w:fldChar w:fldCharType="separate"/>
        </w:r>
        <w:r>
          <w:rPr>
            <w:noProof/>
            <w:webHidden/>
          </w:rPr>
          <w:t>98</w:t>
        </w:r>
        <w:r>
          <w:rPr>
            <w:noProof/>
            <w:webHidden/>
          </w:rPr>
          <w:fldChar w:fldCharType="end"/>
        </w:r>
      </w:hyperlink>
    </w:p>
    <w:p w14:paraId="70867345" w14:textId="56FAD242" w:rsidR="00320DFD" w:rsidRDefault="00320DFD">
      <w:pPr>
        <w:pStyle w:val="TDC2"/>
        <w:tabs>
          <w:tab w:val="left" w:pos="1200"/>
        </w:tabs>
        <w:rPr>
          <w:rFonts w:asciiTheme="minorHAnsi" w:eastAsiaTheme="minorEastAsia" w:hAnsiTheme="minorHAnsi" w:cstheme="minorBidi"/>
          <w:noProof/>
          <w:kern w:val="2"/>
          <w:szCs w:val="24"/>
          <w14:ligatures w14:val="standardContextual"/>
        </w:rPr>
      </w:pPr>
      <w:hyperlink w:anchor="_Toc201199549" w:history="1">
        <w:r w:rsidRPr="002E6124">
          <w:rPr>
            <w:rStyle w:val="Hipervnculo"/>
            <w:noProof/>
          </w:rPr>
          <w:t>7.12</w:t>
        </w:r>
        <w:r>
          <w:rPr>
            <w:rFonts w:asciiTheme="minorHAnsi" w:eastAsiaTheme="minorEastAsia" w:hAnsiTheme="minorHAnsi" w:cstheme="minorBidi"/>
            <w:noProof/>
            <w:kern w:val="2"/>
            <w:szCs w:val="24"/>
            <w14:ligatures w14:val="standardContextual"/>
          </w:rPr>
          <w:tab/>
        </w:r>
        <w:r w:rsidRPr="002E6124">
          <w:rPr>
            <w:rStyle w:val="Hipervnculo"/>
            <w:noProof/>
          </w:rPr>
          <w:t>Prueba CU N°6.5</w:t>
        </w:r>
        <w:r>
          <w:rPr>
            <w:noProof/>
            <w:webHidden/>
          </w:rPr>
          <w:tab/>
        </w:r>
        <w:r>
          <w:rPr>
            <w:noProof/>
            <w:webHidden/>
          </w:rPr>
          <w:fldChar w:fldCharType="begin"/>
        </w:r>
        <w:r>
          <w:rPr>
            <w:noProof/>
            <w:webHidden/>
          </w:rPr>
          <w:instrText xml:space="preserve"> PAGEREF _Toc201199549 \h </w:instrText>
        </w:r>
        <w:r>
          <w:rPr>
            <w:noProof/>
            <w:webHidden/>
          </w:rPr>
        </w:r>
        <w:r>
          <w:rPr>
            <w:noProof/>
            <w:webHidden/>
          </w:rPr>
          <w:fldChar w:fldCharType="separate"/>
        </w:r>
        <w:r>
          <w:rPr>
            <w:noProof/>
            <w:webHidden/>
          </w:rPr>
          <w:t>101</w:t>
        </w:r>
        <w:r>
          <w:rPr>
            <w:noProof/>
            <w:webHidden/>
          </w:rPr>
          <w:fldChar w:fldCharType="end"/>
        </w:r>
      </w:hyperlink>
    </w:p>
    <w:p w14:paraId="710100E5" w14:textId="7C91BF43" w:rsidR="00320DFD" w:rsidRDefault="00320DFD">
      <w:pPr>
        <w:pStyle w:val="TDC2"/>
        <w:tabs>
          <w:tab w:val="left" w:pos="1200"/>
        </w:tabs>
        <w:rPr>
          <w:rFonts w:asciiTheme="minorHAnsi" w:eastAsiaTheme="minorEastAsia" w:hAnsiTheme="minorHAnsi" w:cstheme="minorBidi"/>
          <w:noProof/>
          <w:kern w:val="2"/>
          <w:szCs w:val="24"/>
          <w14:ligatures w14:val="standardContextual"/>
        </w:rPr>
      </w:pPr>
      <w:hyperlink w:anchor="_Toc201199550" w:history="1">
        <w:r w:rsidRPr="002E6124">
          <w:rPr>
            <w:rStyle w:val="Hipervnculo"/>
            <w:noProof/>
          </w:rPr>
          <w:t>7.13</w:t>
        </w:r>
        <w:r>
          <w:rPr>
            <w:rFonts w:asciiTheme="minorHAnsi" w:eastAsiaTheme="minorEastAsia" w:hAnsiTheme="minorHAnsi" w:cstheme="minorBidi"/>
            <w:noProof/>
            <w:kern w:val="2"/>
            <w:szCs w:val="24"/>
            <w14:ligatures w14:val="standardContextual"/>
          </w:rPr>
          <w:tab/>
        </w:r>
        <w:r w:rsidRPr="002E6124">
          <w:rPr>
            <w:rStyle w:val="Hipervnculo"/>
            <w:noProof/>
          </w:rPr>
          <w:t>Prueba CU N°7.2</w:t>
        </w:r>
        <w:r>
          <w:rPr>
            <w:noProof/>
            <w:webHidden/>
          </w:rPr>
          <w:tab/>
        </w:r>
        <w:r>
          <w:rPr>
            <w:noProof/>
            <w:webHidden/>
          </w:rPr>
          <w:fldChar w:fldCharType="begin"/>
        </w:r>
        <w:r>
          <w:rPr>
            <w:noProof/>
            <w:webHidden/>
          </w:rPr>
          <w:instrText xml:space="preserve"> PAGEREF _Toc201199550 \h </w:instrText>
        </w:r>
        <w:r>
          <w:rPr>
            <w:noProof/>
            <w:webHidden/>
          </w:rPr>
        </w:r>
        <w:r>
          <w:rPr>
            <w:noProof/>
            <w:webHidden/>
          </w:rPr>
          <w:fldChar w:fldCharType="separate"/>
        </w:r>
        <w:r>
          <w:rPr>
            <w:noProof/>
            <w:webHidden/>
          </w:rPr>
          <w:t>104</w:t>
        </w:r>
        <w:r>
          <w:rPr>
            <w:noProof/>
            <w:webHidden/>
          </w:rPr>
          <w:fldChar w:fldCharType="end"/>
        </w:r>
      </w:hyperlink>
    </w:p>
    <w:p w14:paraId="4E8C4182" w14:textId="458B54F8" w:rsidR="00320DFD" w:rsidRDefault="00320DFD">
      <w:pPr>
        <w:pStyle w:val="TDC2"/>
        <w:tabs>
          <w:tab w:val="left" w:pos="1200"/>
        </w:tabs>
        <w:rPr>
          <w:rFonts w:asciiTheme="minorHAnsi" w:eastAsiaTheme="minorEastAsia" w:hAnsiTheme="minorHAnsi" w:cstheme="minorBidi"/>
          <w:noProof/>
          <w:kern w:val="2"/>
          <w:szCs w:val="24"/>
          <w14:ligatures w14:val="standardContextual"/>
        </w:rPr>
      </w:pPr>
      <w:hyperlink w:anchor="_Toc201199551" w:history="1">
        <w:r w:rsidRPr="002E6124">
          <w:rPr>
            <w:rStyle w:val="Hipervnculo"/>
            <w:noProof/>
          </w:rPr>
          <w:t>7.14</w:t>
        </w:r>
        <w:r>
          <w:rPr>
            <w:rFonts w:asciiTheme="minorHAnsi" w:eastAsiaTheme="minorEastAsia" w:hAnsiTheme="minorHAnsi" w:cstheme="minorBidi"/>
            <w:noProof/>
            <w:kern w:val="2"/>
            <w:szCs w:val="24"/>
            <w14:ligatures w14:val="standardContextual"/>
          </w:rPr>
          <w:tab/>
        </w:r>
        <w:r w:rsidRPr="002E6124">
          <w:rPr>
            <w:rStyle w:val="Hipervnculo"/>
            <w:noProof/>
          </w:rPr>
          <w:t>Prueba CU N°7.4</w:t>
        </w:r>
        <w:r>
          <w:rPr>
            <w:noProof/>
            <w:webHidden/>
          </w:rPr>
          <w:tab/>
        </w:r>
        <w:r>
          <w:rPr>
            <w:noProof/>
            <w:webHidden/>
          </w:rPr>
          <w:fldChar w:fldCharType="begin"/>
        </w:r>
        <w:r>
          <w:rPr>
            <w:noProof/>
            <w:webHidden/>
          </w:rPr>
          <w:instrText xml:space="preserve"> PAGEREF _Toc201199551 \h </w:instrText>
        </w:r>
        <w:r>
          <w:rPr>
            <w:noProof/>
            <w:webHidden/>
          </w:rPr>
        </w:r>
        <w:r>
          <w:rPr>
            <w:noProof/>
            <w:webHidden/>
          </w:rPr>
          <w:fldChar w:fldCharType="separate"/>
        </w:r>
        <w:r>
          <w:rPr>
            <w:noProof/>
            <w:webHidden/>
          </w:rPr>
          <w:t>108</w:t>
        </w:r>
        <w:r>
          <w:rPr>
            <w:noProof/>
            <w:webHidden/>
          </w:rPr>
          <w:fldChar w:fldCharType="end"/>
        </w:r>
      </w:hyperlink>
    </w:p>
    <w:p w14:paraId="75B9FCDA" w14:textId="0D789F04" w:rsidR="00320DFD" w:rsidRDefault="00320DFD">
      <w:pPr>
        <w:pStyle w:val="TDC2"/>
        <w:tabs>
          <w:tab w:val="left" w:pos="1200"/>
        </w:tabs>
        <w:rPr>
          <w:rFonts w:asciiTheme="minorHAnsi" w:eastAsiaTheme="minorEastAsia" w:hAnsiTheme="minorHAnsi" w:cstheme="minorBidi"/>
          <w:noProof/>
          <w:kern w:val="2"/>
          <w:szCs w:val="24"/>
          <w14:ligatures w14:val="standardContextual"/>
        </w:rPr>
      </w:pPr>
      <w:hyperlink w:anchor="_Toc201199552" w:history="1">
        <w:r w:rsidRPr="002E6124">
          <w:rPr>
            <w:rStyle w:val="Hipervnculo"/>
            <w:noProof/>
          </w:rPr>
          <w:t>7.15</w:t>
        </w:r>
        <w:r>
          <w:rPr>
            <w:rFonts w:asciiTheme="minorHAnsi" w:eastAsiaTheme="minorEastAsia" w:hAnsiTheme="minorHAnsi" w:cstheme="minorBidi"/>
            <w:noProof/>
            <w:kern w:val="2"/>
            <w:szCs w:val="24"/>
            <w14:ligatures w14:val="standardContextual"/>
          </w:rPr>
          <w:tab/>
        </w:r>
        <w:r w:rsidRPr="002E6124">
          <w:rPr>
            <w:rStyle w:val="Hipervnculo"/>
            <w:noProof/>
          </w:rPr>
          <w:t>Prueba CU N°7.5</w:t>
        </w:r>
        <w:r>
          <w:rPr>
            <w:noProof/>
            <w:webHidden/>
          </w:rPr>
          <w:tab/>
        </w:r>
        <w:r>
          <w:rPr>
            <w:noProof/>
            <w:webHidden/>
          </w:rPr>
          <w:fldChar w:fldCharType="begin"/>
        </w:r>
        <w:r>
          <w:rPr>
            <w:noProof/>
            <w:webHidden/>
          </w:rPr>
          <w:instrText xml:space="preserve"> PAGEREF _Toc201199552 \h </w:instrText>
        </w:r>
        <w:r>
          <w:rPr>
            <w:noProof/>
            <w:webHidden/>
          </w:rPr>
        </w:r>
        <w:r>
          <w:rPr>
            <w:noProof/>
            <w:webHidden/>
          </w:rPr>
          <w:fldChar w:fldCharType="separate"/>
        </w:r>
        <w:r>
          <w:rPr>
            <w:noProof/>
            <w:webHidden/>
          </w:rPr>
          <w:t>111</w:t>
        </w:r>
        <w:r>
          <w:rPr>
            <w:noProof/>
            <w:webHidden/>
          </w:rPr>
          <w:fldChar w:fldCharType="end"/>
        </w:r>
      </w:hyperlink>
    </w:p>
    <w:p w14:paraId="7B263539" w14:textId="2A25B1FB"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53" w:history="1">
        <w:r w:rsidRPr="002E6124">
          <w:rPr>
            <w:rStyle w:val="Hipervnculo"/>
            <w:noProof/>
          </w:rPr>
          <w:t>8. SPRINT REVIEW</w:t>
        </w:r>
        <w:r>
          <w:rPr>
            <w:noProof/>
            <w:webHidden/>
          </w:rPr>
          <w:tab/>
        </w:r>
        <w:r>
          <w:rPr>
            <w:noProof/>
            <w:webHidden/>
          </w:rPr>
          <w:fldChar w:fldCharType="begin"/>
        </w:r>
        <w:r>
          <w:rPr>
            <w:noProof/>
            <w:webHidden/>
          </w:rPr>
          <w:instrText xml:space="preserve"> PAGEREF _Toc201199553 \h </w:instrText>
        </w:r>
        <w:r>
          <w:rPr>
            <w:noProof/>
            <w:webHidden/>
          </w:rPr>
        </w:r>
        <w:r>
          <w:rPr>
            <w:noProof/>
            <w:webHidden/>
          </w:rPr>
          <w:fldChar w:fldCharType="separate"/>
        </w:r>
        <w:r>
          <w:rPr>
            <w:noProof/>
            <w:webHidden/>
          </w:rPr>
          <w:t>114</w:t>
        </w:r>
        <w:r>
          <w:rPr>
            <w:noProof/>
            <w:webHidden/>
          </w:rPr>
          <w:fldChar w:fldCharType="end"/>
        </w:r>
      </w:hyperlink>
    </w:p>
    <w:p w14:paraId="03D4B9A1" w14:textId="709796C9" w:rsidR="00320DFD" w:rsidRDefault="00320DFD">
      <w:pPr>
        <w:pStyle w:val="TDC2"/>
        <w:rPr>
          <w:rFonts w:asciiTheme="minorHAnsi" w:eastAsiaTheme="minorEastAsia" w:hAnsiTheme="minorHAnsi" w:cstheme="minorBidi"/>
          <w:noProof/>
          <w:kern w:val="2"/>
          <w:szCs w:val="24"/>
          <w14:ligatures w14:val="standardContextual"/>
        </w:rPr>
      </w:pPr>
      <w:hyperlink w:anchor="_Toc201199554" w:history="1">
        <w:r w:rsidRPr="002E6124">
          <w:rPr>
            <w:rStyle w:val="Hipervnculo"/>
            <w:noProof/>
          </w:rPr>
          <w:t>8.1</w:t>
        </w:r>
        <w:r>
          <w:rPr>
            <w:rFonts w:asciiTheme="minorHAnsi" w:eastAsiaTheme="minorEastAsia" w:hAnsiTheme="minorHAnsi" w:cstheme="minorBidi"/>
            <w:noProof/>
            <w:kern w:val="2"/>
            <w:szCs w:val="24"/>
            <w14:ligatures w14:val="standardContextual"/>
          </w:rPr>
          <w:tab/>
        </w:r>
        <w:r w:rsidRPr="002E6124">
          <w:rPr>
            <w:rStyle w:val="Hipervnculo"/>
            <w:noProof/>
          </w:rPr>
          <w:t>Backlog Review</w:t>
        </w:r>
        <w:r>
          <w:rPr>
            <w:noProof/>
            <w:webHidden/>
          </w:rPr>
          <w:tab/>
        </w:r>
        <w:r>
          <w:rPr>
            <w:noProof/>
            <w:webHidden/>
          </w:rPr>
          <w:fldChar w:fldCharType="begin"/>
        </w:r>
        <w:r>
          <w:rPr>
            <w:noProof/>
            <w:webHidden/>
          </w:rPr>
          <w:instrText xml:space="preserve"> PAGEREF _Toc201199554 \h </w:instrText>
        </w:r>
        <w:r>
          <w:rPr>
            <w:noProof/>
            <w:webHidden/>
          </w:rPr>
        </w:r>
        <w:r>
          <w:rPr>
            <w:noProof/>
            <w:webHidden/>
          </w:rPr>
          <w:fldChar w:fldCharType="separate"/>
        </w:r>
        <w:r>
          <w:rPr>
            <w:noProof/>
            <w:webHidden/>
          </w:rPr>
          <w:t>114</w:t>
        </w:r>
        <w:r>
          <w:rPr>
            <w:noProof/>
            <w:webHidden/>
          </w:rPr>
          <w:fldChar w:fldCharType="end"/>
        </w:r>
      </w:hyperlink>
    </w:p>
    <w:p w14:paraId="12E21AF3" w14:textId="191CD368" w:rsidR="00320DFD" w:rsidRDefault="00320DFD">
      <w:pPr>
        <w:pStyle w:val="TDC2"/>
        <w:rPr>
          <w:rFonts w:asciiTheme="minorHAnsi" w:eastAsiaTheme="minorEastAsia" w:hAnsiTheme="minorHAnsi" w:cstheme="minorBidi"/>
          <w:noProof/>
          <w:kern w:val="2"/>
          <w:szCs w:val="24"/>
          <w14:ligatures w14:val="standardContextual"/>
        </w:rPr>
      </w:pPr>
      <w:hyperlink w:anchor="_Toc201199555" w:history="1">
        <w:r w:rsidRPr="002E6124">
          <w:rPr>
            <w:rStyle w:val="Hipervnculo"/>
            <w:noProof/>
          </w:rPr>
          <w:t>8.2</w:t>
        </w:r>
        <w:r>
          <w:rPr>
            <w:rFonts w:asciiTheme="minorHAnsi" w:eastAsiaTheme="minorEastAsia" w:hAnsiTheme="minorHAnsi" w:cstheme="minorBidi"/>
            <w:noProof/>
            <w:kern w:val="2"/>
            <w:szCs w:val="24"/>
            <w14:ligatures w14:val="standardContextual"/>
          </w:rPr>
          <w:tab/>
        </w:r>
        <w:r w:rsidRPr="002E6124">
          <w:rPr>
            <w:rStyle w:val="Hipervnculo"/>
            <w:noProof/>
          </w:rPr>
          <w:t>Tabla de esfuerzo</w:t>
        </w:r>
        <w:r>
          <w:rPr>
            <w:noProof/>
            <w:webHidden/>
          </w:rPr>
          <w:tab/>
        </w:r>
        <w:r>
          <w:rPr>
            <w:noProof/>
            <w:webHidden/>
          </w:rPr>
          <w:fldChar w:fldCharType="begin"/>
        </w:r>
        <w:r>
          <w:rPr>
            <w:noProof/>
            <w:webHidden/>
          </w:rPr>
          <w:instrText xml:space="preserve"> PAGEREF _Toc201199555 \h </w:instrText>
        </w:r>
        <w:r>
          <w:rPr>
            <w:noProof/>
            <w:webHidden/>
          </w:rPr>
        </w:r>
        <w:r>
          <w:rPr>
            <w:noProof/>
            <w:webHidden/>
          </w:rPr>
          <w:fldChar w:fldCharType="separate"/>
        </w:r>
        <w:r>
          <w:rPr>
            <w:noProof/>
            <w:webHidden/>
          </w:rPr>
          <w:t>115</w:t>
        </w:r>
        <w:r>
          <w:rPr>
            <w:noProof/>
            <w:webHidden/>
          </w:rPr>
          <w:fldChar w:fldCharType="end"/>
        </w:r>
      </w:hyperlink>
    </w:p>
    <w:p w14:paraId="07309E5E" w14:textId="12E12510" w:rsidR="00320DFD" w:rsidRDefault="00320DFD">
      <w:pPr>
        <w:pStyle w:val="TDC2"/>
        <w:rPr>
          <w:rFonts w:asciiTheme="minorHAnsi" w:eastAsiaTheme="minorEastAsia" w:hAnsiTheme="minorHAnsi" w:cstheme="minorBidi"/>
          <w:noProof/>
          <w:kern w:val="2"/>
          <w:szCs w:val="24"/>
          <w14:ligatures w14:val="standardContextual"/>
        </w:rPr>
      </w:pPr>
      <w:hyperlink w:anchor="_Toc201199556" w:history="1">
        <w:r w:rsidRPr="002E6124">
          <w:rPr>
            <w:rStyle w:val="Hipervnculo"/>
            <w:noProof/>
          </w:rPr>
          <w:t>8.3</w:t>
        </w:r>
        <w:r>
          <w:rPr>
            <w:rFonts w:asciiTheme="minorHAnsi" w:eastAsiaTheme="minorEastAsia" w:hAnsiTheme="minorHAnsi" w:cstheme="minorBidi"/>
            <w:noProof/>
            <w:kern w:val="2"/>
            <w:szCs w:val="24"/>
            <w14:ligatures w14:val="standardContextual"/>
          </w:rPr>
          <w:tab/>
        </w:r>
        <w:r w:rsidRPr="002E6124">
          <w:rPr>
            <w:rStyle w:val="Hipervnculo"/>
            <w:noProof/>
          </w:rPr>
          <w:t>Gráficos de seguimiento</w:t>
        </w:r>
        <w:r>
          <w:rPr>
            <w:noProof/>
            <w:webHidden/>
          </w:rPr>
          <w:tab/>
        </w:r>
        <w:r>
          <w:rPr>
            <w:noProof/>
            <w:webHidden/>
          </w:rPr>
          <w:fldChar w:fldCharType="begin"/>
        </w:r>
        <w:r>
          <w:rPr>
            <w:noProof/>
            <w:webHidden/>
          </w:rPr>
          <w:instrText xml:space="preserve"> PAGEREF _Toc201199556 \h </w:instrText>
        </w:r>
        <w:r>
          <w:rPr>
            <w:noProof/>
            <w:webHidden/>
          </w:rPr>
        </w:r>
        <w:r>
          <w:rPr>
            <w:noProof/>
            <w:webHidden/>
          </w:rPr>
          <w:fldChar w:fldCharType="separate"/>
        </w:r>
        <w:r>
          <w:rPr>
            <w:noProof/>
            <w:webHidden/>
          </w:rPr>
          <w:t>115</w:t>
        </w:r>
        <w:r>
          <w:rPr>
            <w:noProof/>
            <w:webHidden/>
          </w:rPr>
          <w:fldChar w:fldCharType="end"/>
        </w:r>
      </w:hyperlink>
    </w:p>
    <w:p w14:paraId="6F383790" w14:textId="51DA3325"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57" w:history="1">
        <w:r w:rsidRPr="002E6124">
          <w:rPr>
            <w:rStyle w:val="Hipervnculo"/>
            <w:noProof/>
          </w:rPr>
          <w:t>8.3.1</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Burn down chart</w:t>
        </w:r>
        <w:r>
          <w:rPr>
            <w:noProof/>
            <w:webHidden/>
          </w:rPr>
          <w:tab/>
        </w:r>
        <w:r>
          <w:rPr>
            <w:noProof/>
            <w:webHidden/>
          </w:rPr>
          <w:fldChar w:fldCharType="begin"/>
        </w:r>
        <w:r>
          <w:rPr>
            <w:noProof/>
            <w:webHidden/>
          </w:rPr>
          <w:instrText xml:space="preserve"> PAGEREF _Toc201199557 \h </w:instrText>
        </w:r>
        <w:r>
          <w:rPr>
            <w:noProof/>
            <w:webHidden/>
          </w:rPr>
        </w:r>
        <w:r>
          <w:rPr>
            <w:noProof/>
            <w:webHidden/>
          </w:rPr>
          <w:fldChar w:fldCharType="separate"/>
        </w:r>
        <w:r>
          <w:rPr>
            <w:noProof/>
            <w:webHidden/>
          </w:rPr>
          <w:t>116</w:t>
        </w:r>
        <w:r>
          <w:rPr>
            <w:noProof/>
            <w:webHidden/>
          </w:rPr>
          <w:fldChar w:fldCharType="end"/>
        </w:r>
      </w:hyperlink>
    </w:p>
    <w:p w14:paraId="5AB89116" w14:textId="16D11FE8"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58" w:history="1">
        <w:r w:rsidRPr="002E6124">
          <w:rPr>
            <w:rStyle w:val="Hipervnculo"/>
            <w:noProof/>
          </w:rPr>
          <w:t>8.3.2</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Burn Up chart</w:t>
        </w:r>
        <w:r>
          <w:rPr>
            <w:noProof/>
            <w:webHidden/>
          </w:rPr>
          <w:tab/>
        </w:r>
        <w:r>
          <w:rPr>
            <w:noProof/>
            <w:webHidden/>
          </w:rPr>
          <w:fldChar w:fldCharType="begin"/>
        </w:r>
        <w:r>
          <w:rPr>
            <w:noProof/>
            <w:webHidden/>
          </w:rPr>
          <w:instrText xml:space="preserve"> PAGEREF _Toc201199558 \h </w:instrText>
        </w:r>
        <w:r>
          <w:rPr>
            <w:noProof/>
            <w:webHidden/>
          </w:rPr>
        </w:r>
        <w:r>
          <w:rPr>
            <w:noProof/>
            <w:webHidden/>
          </w:rPr>
          <w:fldChar w:fldCharType="separate"/>
        </w:r>
        <w:r>
          <w:rPr>
            <w:noProof/>
            <w:webHidden/>
          </w:rPr>
          <w:t>117</w:t>
        </w:r>
        <w:r>
          <w:rPr>
            <w:noProof/>
            <w:webHidden/>
          </w:rPr>
          <w:fldChar w:fldCharType="end"/>
        </w:r>
      </w:hyperlink>
    </w:p>
    <w:p w14:paraId="75A2E9E8" w14:textId="76D00E84"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59" w:history="1">
        <w:r w:rsidRPr="002E6124">
          <w:rPr>
            <w:rStyle w:val="Hipervnculo"/>
            <w:noProof/>
          </w:rPr>
          <w:t>8.3.3</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Velocidad del equipó</w:t>
        </w:r>
        <w:r>
          <w:rPr>
            <w:noProof/>
            <w:webHidden/>
          </w:rPr>
          <w:tab/>
        </w:r>
        <w:r>
          <w:rPr>
            <w:noProof/>
            <w:webHidden/>
          </w:rPr>
          <w:fldChar w:fldCharType="begin"/>
        </w:r>
        <w:r>
          <w:rPr>
            <w:noProof/>
            <w:webHidden/>
          </w:rPr>
          <w:instrText xml:space="preserve"> PAGEREF _Toc201199559 \h </w:instrText>
        </w:r>
        <w:r>
          <w:rPr>
            <w:noProof/>
            <w:webHidden/>
          </w:rPr>
        </w:r>
        <w:r>
          <w:rPr>
            <w:noProof/>
            <w:webHidden/>
          </w:rPr>
          <w:fldChar w:fldCharType="separate"/>
        </w:r>
        <w:r>
          <w:rPr>
            <w:noProof/>
            <w:webHidden/>
          </w:rPr>
          <w:t>117</w:t>
        </w:r>
        <w:r>
          <w:rPr>
            <w:noProof/>
            <w:webHidden/>
          </w:rPr>
          <w:fldChar w:fldCharType="end"/>
        </w:r>
      </w:hyperlink>
    </w:p>
    <w:p w14:paraId="05F45F39" w14:textId="275CCD4D" w:rsidR="00320DFD" w:rsidRDefault="00320DFD">
      <w:pPr>
        <w:pStyle w:val="TDC2"/>
        <w:rPr>
          <w:rFonts w:asciiTheme="minorHAnsi" w:eastAsiaTheme="minorEastAsia" w:hAnsiTheme="minorHAnsi" w:cstheme="minorBidi"/>
          <w:noProof/>
          <w:kern w:val="2"/>
          <w:szCs w:val="24"/>
          <w14:ligatures w14:val="standardContextual"/>
        </w:rPr>
      </w:pPr>
      <w:hyperlink w:anchor="_Toc201199560" w:history="1">
        <w:r w:rsidRPr="002E6124">
          <w:rPr>
            <w:rStyle w:val="Hipervnculo"/>
            <w:noProof/>
          </w:rPr>
          <w:t>8.4</w:t>
        </w:r>
        <w:r>
          <w:rPr>
            <w:rFonts w:asciiTheme="minorHAnsi" w:eastAsiaTheme="minorEastAsia" w:hAnsiTheme="minorHAnsi" w:cstheme="minorBidi"/>
            <w:noProof/>
            <w:kern w:val="2"/>
            <w:szCs w:val="24"/>
            <w14:ligatures w14:val="standardContextual"/>
          </w:rPr>
          <w:tab/>
        </w:r>
        <w:r w:rsidRPr="002E6124">
          <w:rPr>
            <w:rStyle w:val="Hipervnculo"/>
            <w:noProof/>
          </w:rPr>
          <w:t>Retrospectiva</w:t>
        </w:r>
        <w:r>
          <w:rPr>
            <w:noProof/>
            <w:webHidden/>
          </w:rPr>
          <w:tab/>
        </w:r>
        <w:r>
          <w:rPr>
            <w:noProof/>
            <w:webHidden/>
          </w:rPr>
          <w:fldChar w:fldCharType="begin"/>
        </w:r>
        <w:r>
          <w:rPr>
            <w:noProof/>
            <w:webHidden/>
          </w:rPr>
          <w:instrText xml:space="preserve"> PAGEREF _Toc201199560 \h </w:instrText>
        </w:r>
        <w:r>
          <w:rPr>
            <w:noProof/>
            <w:webHidden/>
          </w:rPr>
        </w:r>
        <w:r>
          <w:rPr>
            <w:noProof/>
            <w:webHidden/>
          </w:rPr>
          <w:fldChar w:fldCharType="separate"/>
        </w:r>
        <w:r>
          <w:rPr>
            <w:noProof/>
            <w:webHidden/>
          </w:rPr>
          <w:t>119</w:t>
        </w:r>
        <w:r>
          <w:rPr>
            <w:noProof/>
            <w:webHidden/>
          </w:rPr>
          <w:fldChar w:fldCharType="end"/>
        </w:r>
      </w:hyperlink>
    </w:p>
    <w:p w14:paraId="0AF5BD97" w14:textId="6BDC782D"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61" w:history="1">
        <w:r w:rsidRPr="002E6124">
          <w:rPr>
            <w:rStyle w:val="Hipervnculo"/>
            <w:noProof/>
          </w:rPr>
          <w:t>8.4.1</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Plan de mejora</w:t>
        </w:r>
        <w:r>
          <w:rPr>
            <w:noProof/>
            <w:webHidden/>
          </w:rPr>
          <w:tab/>
        </w:r>
        <w:r>
          <w:rPr>
            <w:noProof/>
            <w:webHidden/>
          </w:rPr>
          <w:fldChar w:fldCharType="begin"/>
        </w:r>
        <w:r>
          <w:rPr>
            <w:noProof/>
            <w:webHidden/>
          </w:rPr>
          <w:instrText xml:space="preserve"> PAGEREF _Toc201199561 \h </w:instrText>
        </w:r>
        <w:r>
          <w:rPr>
            <w:noProof/>
            <w:webHidden/>
          </w:rPr>
        </w:r>
        <w:r>
          <w:rPr>
            <w:noProof/>
            <w:webHidden/>
          </w:rPr>
          <w:fldChar w:fldCharType="separate"/>
        </w:r>
        <w:r>
          <w:rPr>
            <w:noProof/>
            <w:webHidden/>
          </w:rPr>
          <w:t>119</w:t>
        </w:r>
        <w:r>
          <w:rPr>
            <w:noProof/>
            <w:webHidden/>
          </w:rPr>
          <w:fldChar w:fldCharType="end"/>
        </w:r>
      </w:hyperlink>
    </w:p>
    <w:p w14:paraId="1076FFF5" w14:textId="58F78366"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62" w:history="1">
        <w:r w:rsidRPr="002E6124">
          <w:rPr>
            <w:rStyle w:val="Hipervnculo"/>
            <w:noProof/>
          </w:rPr>
          <w:t>9. ANEXO</w:t>
        </w:r>
        <w:r>
          <w:rPr>
            <w:noProof/>
            <w:webHidden/>
          </w:rPr>
          <w:tab/>
        </w:r>
        <w:r w:rsidRPr="00320DFD">
          <w:rPr>
            <w:noProof/>
            <w:webHidden/>
          </w:rPr>
          <w:tab/>
        </w:r>
        <w:r>
          <w:rPr>
            <w:noProof/>
            <w:webHidden/>
          </w:rPr>
          <w:fldChar w:fldCharType="begin"/>
        </w:r>
        <w:r>
          <w:rPr>
            <w:noProof/>
            <w:webHidden/>
          </w:rPr>
          <w:instrText xml:space="preserve"> PAGEREF _Toc201199562 \h </w:instrText>
        </w:r>
        <w:r>
          <w:rPr>
            <w:noProof/>
            <w:webHidden/>
          </w:rPr>
        </w:r>
        <w:r>
          <w:rPr>
            <w:noProof/>
            <w:webHidden/>
          </w:rPr>
          <w:fldChar w:fldCharType="separate"/>
        </w:r>
        <w:r>
          <w:rPr>
            <w:noProof/>
            <w:webHidden/>
          </w:rPr>
          <w:t>120</w:t>
        </w:r>
        <w:r>
          <w:rPr>
            <w:noProof/>
            <w:webHidden/>
          </w:rPr>
          <w:fldChar w:fldCharType="end"/>
        </w:r>
      </w:hyperlink>
    </w:p>
    <w:p w14:paraId="40461306" w14:textId="76C9164F" w:rsidR="00320DFD" w:rsidRDefault="00320DFD">
      <w:pPr>
        <w:pStyle w:val="TDC2"/>
        <w:rPr>
          <w:rFonts w:asciiTheme="minorHAnsi" w:eastAsiaTheme="minorEastAsia" w:hAnsiTheme="minorHAnsi" w:cstheme="minorBidi"/>
          <w:noProof/>
          <w:kern w:val="2"/>
          <w:szCs w:val="24"/>
          <w14:ligatures w14:val="standardContextual"/>
        </w:rPr>
      </w:pPr>
      <w:hyperlink w:anchor="_Toc201199563" w:history="1">
        <w:r w:rsidRPr="002E6124">
          <w:rPr>
            <w:rStyle w:val="Hipervnculo"/>
            <w:noProof/>
          </w:rPr>
          <w:t>9.1</w:t>
        </w:r>
        <w:r>
          <w:rPr>
            <w:rFonts w:asciiTheme="minorHAnsi" w:eastAsiaTheme="minorEastAsia" w:hAnsiTheme="minorHAnsi" w:cstheme="minorBidi"/>
            <w:noProof/>
            <w:kern w:val="2"/>
            <w:szCs w:val="24"/>
            <w14:ligatures w14:val="standardContextual"/>
          </w:rPr>
          <w:tab/>
        </w:r>
        <w:r w:rsidRPr="002E6124">
          <w:rPr>
            <w:rStyle w:val="Hipervnculo"/>
            <w:noProof/>
          </w:rPr>
          <w:t>Propuesta de solución detallada</w:t>
        </w:r>
        <w:r>
          <w:rPr>
            <w:noProof/>
            <w:webHidden/>
          </w:rPr>
          <w:tab/>
        </w:r>
        <w:r>
          <w:rPr>
            <w:noProof/>
            <w:webHidden/>
          </w:rPr>
          <w:fldChar w:fldCharType="begin"/>
        </w:r>
        <w:r>
          <w:rPr>
            <w:noProof/>
            <w:webHidden/>
          </w:rPr>
          <w:instrText xml:space="preserve"> PAGEREF _Toc201199563 \h </w:instrText>
        </w:r>
        <w:r>
          <w:rPr>
            <w:noProof/>
            <w:webHidden/>
          </w:rPr>
        </w:r>
        <w:r>
          <w:rPr>
            <w:noProof/>
            <w:webHidden/>
          </w:rPr>
          <w:fldChar w:fldCharType="separate"/>
        </w:r>
        <w:r>
          <w:rPr>
            <w:noProof/>
            <w:webHidden/>
          </w:rPr>
          <w:t>120</w:t>
        </w:r>
        <w:r>
          <w:rPr>
            <w:noProof/>
            <w:webHidden/>
          </w:rPr>
          <w:fldChar w:fldCharType="end"/>
        </w:r>
      </w:hyperlink>
    </w:p>
    <w:p w14:paraId="5B54AFC9" w14:textId="431CD611" w:rsidR="00320DFD" w:rsidRDefault="00320DFD">
      <w:pPr>
        <w:pStyle w:val="TDC3"/>
        <w:rPr>
          <w:rFonts w:asciiTheme="minorHAnsi" w:eastAsiaTheme="minorEastAsia" w:hAnsiTheme="minorHAnsi" w:cstheme="minorBidi"/>
          <w:iCs w:val="0"/>
          <w:smallCaps w:val="0"/>
          <w:noProof/>
          <w:kern w:val="2"/>
          <w:sz w:val="24"/>
          <w:szCs w:val="24"/>
          <w14:ligatures w14:val="standardContextual"/>
        </w:rPr>
      </w:pPr>
      <w:hyperlink w:anchor="_Toc201199564" w:history="1">
        <w:r w:rsidRPr="002E6124">
          <w:rPr>
            <w:rStyle w:val="Hipervnculo"/>
            <w:noProof/>
          </w:rPr>
          <w:t>9.1.1</w:t>
        </w:r>
        <w:r>
          <w:rPr>
            <w:rFonts w:asciiTheme="minorHAnsi" w:eastAsiaTheme="minorEastAsia" w:hAnsiTheme="minorHAnsi" w:cstheme="minorBidi"/>
            <w:iCs w:val="0"/>
            <w:smallCaps w:val="0"/>
            <w:noProof/>
            <w:kern w:val="2"/>
            <w:sz w:val="24"/>
            <w:szCs w:val="24"/>
            <w14:ligatures w14:val="standardContextual"/>
          </w:rPr>
          <w:tab/>
        </w:r>
        <w:r w:rsidRPr="002E6124">
          <w:rPr>
            <w:rStyle w:val="Hipervnculo"/>
            <w:noProof/>
          </w:rPr>
          <w:t>Pila Tecnológica</w:t>
        </w:r>
        <w:r>
          <w:rPr>
            <w:noProof/>
            <w:webHidden/>
          </w:rPr>
          <w:tab/>
        </w:r>
        <w:r>
          <w:rPr>
            <w:noProof/>
            <w:webHidden/>
          </w:rPr>
          <w:fldChar w:fldCharType="begin"/>
        </w:r>
        <w:r>
          <w:rPr>
            <w:noProof/>
            <w:webHidden/>
          </w:rPr>
          <w:instrText xml:space="preserve"> PAGEREF _Toc201199564 \h </w:instrText>
        </w:r>
        <w:r>
          <w:rPr>
            <w:noProof/>
            <w:webHidden/>
          </w:rPr>
        </w:r>
        <w:r>
          <w:rPr>
            <w:noProof/>
            <w:webHidden/>
          </w:rPr>
          <w:fldChar w:fldCharType="separate"/>
        </w:r>
        <w:r>
          <w:rPr>
            <w:noProof/>
            <w:webHidden/>
          </w:rPr>
          <w:t>121</w:t>
        </w:r>
        <w:r>
          <w:rPr>
            <w:noProof/>
            <w:webHidden/>
          </w:rPr>
          <w:fldChar w:fldCharType="end"/>
        </w:r>
      </w:hyperlink>
    </w:p>
    <w:p w14:paraId="5AE88D5B" w14:textId="5CF2F011" w:rsidR="00320DFD" w:rsidRDefault="00320DFD">
      <w:pPr>
        <w:pStyle w:val="TDC2"/>
        <w:rPr>
          <w:rFonts w:asciiTheme="minorHAnsi" w:eastAsiaTheme="minorEastAsia" w:hAnsiTheme="minorHAnsi" w:cstheme="minorBidi"/>
          <w:noProof/>
          <w:kern w:val="2"/>
          <w:szCs w:val="24"/>
          <w14:ligatures w14:val="standardContextual"/>
        </w:rPr>
      </w:pPr>
      <w:hyperlink w:anchor="_Toc201199565" w:history="1">
        <w:r w:rsidRPr="002E6124">
          <w:rPr>
            <w:rStyle w:val="Hipervnculo"/>
            <w:noProof/>
          </w:rPr>
          <w:t>9.2</w:t>
        </w:r>
        <w:r>
          <w:rPr>
            <w:rFonts w:asciiTheme="minorHAnsi" w:eastAsiaTheme="minorEastAsia" w:hAnsiTheme="minorHAnsi" w:cstheme="minorBidi"/>
            <w:noProof/>
            <w:kern w:val="2"/>
            <w:szCs w:val="24"/>
            <w14:ligatures w14:val="standardContextual"/>
          </w:rPr>
          <w:tab/>
        </w:r>
        <w:r w:rsidRPr="002E6124">
          <w:rPr>
            <w:rStyle w:val="Hipervnculo"/>
            <w:noProof/>
          </w:rPr>
          <w:t>Pdf diagrama de clases y modelado datos:</w:t>
        </w:r>
        <w:r>
          <w:rPr>
            <w:noProof/>
            <w:webHidden/>
          </w:rPr>
          <w:tab/>
        </w:r>
        <w:r>
          <w:rPr>
            <w:noProof/>
            <w:webHidden/>
          </w:rPr>
          <w:fldChar w:fldCharType="begin"/>
        </w:r>
        <w:r>
          <w:rPr>
            <w:noProof/>
            <w:webHidden/>
          </w:rPr>
          <w:instrText xml:space="preserve"> PAGEREF _Toc201199565 \h </w:instrText>
        </w:r>
        <w:r>
          <w:rPr>
            <w:noProof/>
            <w:webHidden/>
          </w:rPr>
        </w:r>
        <w:r>
          <w:rPr>
            <w:noProof/>
            <w:webHidden/>
          </w:rPr>
          <w:fldChar w:fldCharType="separate"/>
        </w:r>
        <w:r>
          <w:rPr>
            <w:noProof/>
            <w:webHidden/>
          </w:rPr>
          <w:t>122</w:t>
        </w:r>
        <w:r>
          <w:rPr>
            <w:noProof/>
            <w:webHidden/>
          </w:rPr>
          <w:fldChar w:fldCharType="end"/>
        </w:r>
      </w:hyperlink>
    </w:p>
    <w:p w14:paraId="2683C602" w14:textId="1F11051E" w:rsidR="00320DFD" w:rsidRDefault="00320DFD">
      <w:pPr>
        <w:pStyle w:val="TDC2"/>
        <w:rPr>
          <w:rFonts w:asciiTheme="minorHAnsi" w:eastAsiaTheme="minorEastAsia" w:hAnsiTheme="minorHAnsi" w:cstheme="minorBidi"/>
          <w:noProof/>
          <w:kern w:val="2"/>
          <w:szCs w:val="24"/>
          <w14:ligatures w14:val="standardContextual"/>
        </w:rPr>
      </w:pPr>
      <w:hyperlink w:anchor="_Toc201199566" w:history="1">
        <w:r w:rsidRPr="002E6124">
          <w:rPr>
            <w:rStyle w:val="Hipervnculo"/>
            <w:noProof/>
          </w:rPr>
          <w:t>9.3</w:t>
        </w:r>
        <w:r>
          <w:rPr>
            <w:rFonts w:asciiTheme="minorHAnsi" w:eastAsiaTheme="minorEastAsia" w:hAnsiTheme="minorHAnsi" w:cstheme="minorBidi"/>
            <w:noProof/>
            <w:kern w:val="2"/>
            <w:szCs w:val="24"/>
            <w14:ligatures w14:val="standardContextual"/>
          </w:rPr>
          <w:tab/>
        </w:r>
        <w:r w:rsidRPr="002E6124">
          <w:rPr>
            <w:rStyle w:val="Hipervnculo"/>
            <w:noProof/>
          </w:rPr>
          <w:t>Pdf vista de proceso</w:t>
        </w:r>
        <w:r>
          <w:rPr>
            <w:noProof/>
            <w:webHidden/>
          </w:rPr>
          <w:tab/>
        </w:r>
        <w:r>
          <w:rPr>
            <w:noProof/>
            <w:webHidden/>
          </w:rPr>
          <w:fldChar w:fldCharType="begin"/>
        </w:r>
        <w:r>
          <w:rPr>
            <w:noProof/>
            <w:webHidden/>
          </w:rPr>
          <w:instrText xml:space="preserve"> PAGEREF _Toc201199566 \h </w:instrText>
        </w:r>
        <w:r>
          <w:rPr>
            <w:noProof/>
            <w:webHidden/>
          </w:rPr>
        </w:r>
        <w:r>
          <w:rPr>
            <w:noProof/>
            <w:webHidden/>
          </w:rPr>
          <w:fldChar w:fldCharType="separate"/>
        </w:r>
        <w:r>
          <w:rPr>
            <w:noProof/>
            <w:webHidden/>
          </w:rPr>
          <w:t>122</w:t>
        </w:r>
        <w:r>
          <w:rPr>
            <w:noProof/>
            <w:webHidden/>
          </w:rPr>
          <w:fldChar w:fldCharType="end"/>
        </w:r>
      </w:hyperlink>
    </w:p>
    <w:p w14:paraId="28500E6C" w14:textId="319FDFD6" w:rsidR="00320DFD" w:rsidRDefault="00320DFD">
      <w:pPr>
        <w:pStyle w:val="TDC2"/>
        <w:rPr>
          <w:rFonts w:asciiTheme="minorHAnsi" w:eastAsiaTheme="minorEastAsia" w:hAnsiTheme="minorHAnsi" w:cstheme="minorBidi"/>
          <w:noProof/>
          <w:kern w:val="2"/>
          <w:szCs w:val="24"/>
          <w14:ligatures w14:val="standardContextual"/>
        </w:rPr>
      </w:pPr>
      <w:hyperlink w:anchor="_Toc201199567" w:history="1">
        <w:r w:rsidRPr="002E6124">
          <w:rPr>
            <w:rStyle w:val="Hipervnculo"/>
            <w:noProof/>
          </w:rPr>
          <w:t>9.4</w:t>
        </w:r>
        <w:r>
          <w:rPr>
            <w:rFonts w:asciiTheme="minorHAnsi" w:eastAsiaTheme="minorEastAsia" w:hAnsiTheme="minorHAnsi" w:cstheme="minorBidi"/>
            <w:noProof/>
            <w:kern w:val="2"/>
            <w:szCs w:val="24"/>
            <w14:ligatures w14:val="standardContextual"/>
          </w:rPr>
          <w:tab/>
        </w:r>
        <w:r w:rsidRPr="002E6124">
          <w:rPr>
            <w:rStyle w:val="Hipervnculo"/>
            <w:noProof/>
          </w:rPr>
          <w:t>Pdf vista componentes</w:t>
        </w:r>
        <w:r>
          <w:rPr>
            <w:noProof/>
            <w:webHidden/>
          </w:rPr>
          <w:tab/>
        </w:r>
        <w:r>
          <w:rPr>
            <w:noProof/>
            <w:webHidden/>
          </w:rPr>
          <w:fldChar w:fldCharType="begin"/>
        </w:r>
        <w:r>
          <w:rPr>
            <w:noProof/>
            <w:webHidden/>
          </w:rPr>
          <w:instrText xml:space="preserve"> PAGEREF _Toc201199567 \h </w:instrText>
        </w:r>
        <w:r>
          <w:rPr>
            <w:noProof/>
            <w:webHidden/>
          </w:rPr>
        </w:r>
        <w:r>
          <w:rPr>
            <w:noProof/>
            <w:webHidden/>
          </w:rPr>
          <w:fldChar w:fldCharType="separate"/>
        </w:r>
        <w:r>
          <w:rPr>
            <w:noProof/>
            <w:webHidden/>
          </w:rPr>
          <w:t>122</w:t>
        </w:r>
        <w:r>
          <w:rPr>
            <w:noProof/>
            <w:webHidden/>
          </w:rPr>
          <w:fldChar w:fldCharType="end"/>
        </w:r>
      </w:hyperlink>
    </w:p>
    <w:p w14:paraId="22461AF4" w14:textId="02A83104" w:rsidR="00320DFD" w:rsidRDefault="00320DFD">
      <w:pPr>
        <w:pStyle w:val="TDC2"/>
        <w:rPr>
          <w:rFonts w:asciiTheme="minorHAnsi" w:eastAsiaTheme="minorEastAsia" w:hAnsiTheme="minorHAnsi" w:cstheme="minorBidi"/>
          <w:noProof/>
          <w:kern w:val="2"/>
          <w:szCs w:val="24"/>
          <w14:ligatures w14:val="standardContextual"/>
        </w:rPr>
      </w:pPr>
      <w:hyperlink w:anchor="_Toc201199568" w:history="1">
        <w:r w:rsidRPr="002E6124">
          <w:rPr>
            <w:rStyle w:val="Hipervnculo"/>
            <w:noProof/>
          </w:rPr>
          <w:t>9.5</w:t>
        </w:r>
        <w:r>
          <w:rPr>
            <w:rFonts w:asciiTheme="minorHAnsi" w:eastAsiaTheme="minorEastAsia" w:hAnsiTheme="minorHAnsi" w:cstheme="minorBidi"/>
            <w:noProof/>
            <w:kern w:val="2"/>
            <w:szCs w:val="24"/>
            <w14:ligatures w14:val="standardContextual"/>
          </w:rPr>
          <w:tab/>
        </w:r>
        <w:r w:rsidRPr="002E6124">
          <w:rPr>
            <w:rStyle w:val="Hipervnculo"/>
            <w:noProof/>
          </w:rPr>
          <w:t>Pdf vista despliegue</w:t>
        </w:r>
        <w:r>
          <w:rPr>
            <w:noProof/>
            <w:webHidden/>
          </w:rPr>
          <w:tab/>
        </w:r>
        <w:r>
          <w:rPr>
            <w:noProof/>
            <w:webHidden/>
          </w:rPr>
          <w:fldChar w:fldCharType="begin"/>
        </w:r>
        <w:r>
          <w:rPr>
            <w:noProof/>
            <w:webHidden/>
          </w:rPr>
          <w:instrText xml:space="preserve"> PAGEREF _Toc201199568 \h </w:instrText>
        </w:r>
        <w:r>
          <w:rPr>
            <w:noProof/>
            <w:webHidden/>
          </w:rPr>
        </w:r>
        <w:r>
          <w:rPr>
            <w:noProof/>
            <w:webHidden/>
          </w:rPr>
          <w:fldChar w:fldCharType="separate"/>
        </w:r>
        <w:r>
          <w:rPr>
            <w:noProof/>
            <w:webHidden/>
          </w:rPr>
          <w:t>122</w:t>
        </w:r>
        <w:r>
          <w:rPr>
            <w:noProof/>
            <w:webHidden/>
          </w:rPr>
          <w:fldChar w:fldCharType="end"/>
        </w:r>
      </w:hyperlink>
    </w:p>
    <w:p w14:paraId="7684D4AF" w14:textId="3743EB43" w:rsidR="00320DFD" w:rsidRDefault="00320DFD">
      <w:pPr>
        <w:pStyle w:val="TDC2"/>
        <w:rPr>
          <w:rFonts w:asciiTheme="minorHAnsi" w:eastAsiaTheme="minorEastAsia" w:hAnsiTheme="minorHAnsi" w:cstheme="minorBidi"/>
          <w:noProof/>
          <w:kern w:val="2"/>
          <w:szCs w:val="24"/>
          <w14:ligatures w14:val="standardContextual"/>
        </w:rPr>
      </w:pPr>
      <w:hyperlink w:anchor="_Toc201199569" w:history="1">
        <w:r w:rsidRPr="002E6124">
          <w:rPr>
            <w:rStyle w:val="Hipervnculo"/>
            <w:noProof/>
          </w:rPr>
          <w:t>9.6</w:t>
        </w:r>
        <w:r>
          <w:rPr>
            <w:rFonts w:asciiTheme="minorHAnsi" w:eastAsiaTheme="minorEastAsia" w:hAnsiTheme="minorHAnsi" w:cstheme="minorBidi"/>
            <w:noProof/>
            <w:kern w:val="2"/>
            <w:szCs w:val="24"/>
            <w14:ligatures w14:val="standardContextual"/>
          </w:rPr>
          <w:tab/>
        </w:r>
        <w:r w:rsidRPr="002E6124">
          <w:rPr>
            <w:rStyle w:val="Hipervnculo"/>
            <w:noProof/>
          </w:rPr>
          <w:t>Diagrama de clases y modelado de datos</w:t>
        </w:r>
        <w:r>
          <w:rPr>
            <w:noProof/>
            <w:webHidden/>
          </w:rPr>
          <w:tab/>
        </w:r>
        <w:r>
          <w:rPr>
            <w:noProof/>
            <w:webHidden/>
          </w:rPr>
          <w:fldChar w:fldCharType="begin"/>
        </w:r>
        <w:r>
          <w:rPr>
            <w:noProof/>
            <w:webHidden/>
          </w:rPr>
          <w:instrText xml:space="preserve"> PAGEREF _Toc201199569 \h </w:instrText>
        </w:r>
        <w:r>
          <w:rPr>
            <w:noProof/>
            <w:webHidden/>
          </w:rPr>
        </w:r>
        <w:r>
          <w:rPr>
            <w:noProof/>
            <w:webHidden/>
          </w:rPr>
          <w:fldChar w:fldCharType="separate"/>
        </w:r>
        <w:r>
          <w:rPr>
            <w:noProof/>
            <w:webHidden/>
          </w:rPr>
          <w:t>122</w:t>
        </w:r>
        <w:r>
          <w:rPr>
            <w:noProof/>
            <w:webHidden/>
          </w:rPr>
          <w:fldChar w:fldCharType="end"/>
        </w:r>
      </w:hyperlink>
    </w:p>
    <w:p w14:paraId="60E039CE" w14:textId="31F58093" w:rsidR="00320DFD" w:rsidRDefault="00320DFD">
      <w:pPr>
        <w:pStyle w:val="TDC2"/>
        <w:rPr>
          <w:rFonts w:asciiTheme="minorHAnsi" w:eastAsiaTheme="minorEastAsia" w:hAnsiTheme="minorHAnsi" w:cstheme="minorBidi"/>
          <w:noProof/>
          <w:kern w:val="2"/>
          <w:szCs w:val="24"/>
          <w14:ligatures w14:val="standardContextual"/>
        </w:rPr>
      </w:pPr>
      <w:hyperlink w:anchor="_Toc201199570" w:history="1">
        <w:r w:rsidRPr="002E6124">
          <w:rPr>
            <w:rStyle w:val="Hipervnculo"/>
            <w:noProof/>
          </w:rPr>
          <w:t>9.7</w:t>
        </w:r>
        <w:r>
          <w:rPr>
            <w:rFonts w:asciiTheme="minorHAnsi" w:eastAsiaTheme="minorEastAsia" w:hAnsiTheme="minorHAnsi" w:cstheme="minorBidi"/>
            <w:noProof/>
            <w:kern w:val="2"/>
            <w:szCs w:val="24"/>
            <w14:ligatures w14:val="standardContextual"/>
          </w:rPr>
          <w:tab/>
        </w:r>
        <w:r w:rsidRPr="002E6124">
          <w:rPr>
            <w:rStyle w:val="Hipervnculo"/>
            <w:noProof/>
          </w:rPr>
          <w:t>Árbol de navegación y vista del menú desplegable</w:t>
        </w:r>
        <w:r>
          <w:rPr>
            <w:noProof/>
            <w:webHidden/>
          </w:rPr>
          <w:tab/>
        </w:r>
        <w:r>
          <w:rPr>
            <w:noProof/>
            <w:webHidden/>
          </w:rPr>
          <w:fldChar w:fldCharType="begin"/>
        </w:r>
        <w:r>
          <w:rPr>
            <w:noProof/>
            <w:webHidden/>
          </w:rPr>
          <w:instrText xml:space="preserve"> PAGEREF _Toc201199570 \h </w:instrText>
        </w:r>
        <w:r>
          <w:rPr>
            <w:noProof/>
            <w:webHidden/>
          </w:rPr>
        </w:r>
        <w:r>
          <w:rPr>
            <w:noProof/>
            <w:webHidden/>
          </w:rPr>
          <w:fldChar w:fldCharType="separate"/>
        </w:r>
        <w:r>
          <w:rPr>
            <w:noProof/>
            <w:webHidden/>
          </w:rPr>
          <w:t>127</w:t>
        </w:r>
        <w:r>
          <w:rPr>
            <w:noProof/>
            <w:webHidden/>
          </w:rPr>
          <w:fldChar w:fldCharType="end"/>
        </w:r>
      </w:hyperlink>
    </w:p>
    <w:p w14:paraId="151673F9" w14:textId="1E3B2FC2" w:rsidR="00320DFD" w:rsidRDefault="00320DFD">
      <w:pPr>
        <w:pStyle w:val="TDC2"/>
        <w:rPr>
          <w:rFonts w:asciiTheme="minorHAnsi" w:eastAsiaTheme="minorEastAsia" w:hAnsiTheme="minorHAnsi" w:cstheme="minorBidi"/>
          <w:noProof/>
          <w:kern w:val="2"/>
          <w:szCs w:val="24"/>
          <w14:ligatures w14:val="standardContextual"/>
        </w:rPr>
      </w:pPr>
      <w:hyperlink w:anchor="_Toc201199571" w:history="1">
        <w:r w:rsidRPr="002E6124">
          <w:rPr>
            <w:rStyle w:val="Hipervnculo"/>
            <w:noProof/>
          </w:rPr>
          <w:t>9.8</w:t>
        </w:r>
        <w:r>
          <w:rPr>
            <w:rFonts w:asciiTheme="minorHAnsi" w:eastAsiaTheme="minorEastAsia" w:hAnsiTheme="minorHAnsi" w:cstheme="minorBidi"/>
            <w:noProof/>
            <w:kern w:val="2"/>
            <w:szCs w:val="24"/>
            <w14:ligatures w14:val="standardContextual"/>
          </w:rPr>
          <w:tab/>
        </w:r>
        <w:r w:rsidRPr="002E6124">
          <w:rPr>
            <w:rStyle w:val="Hipervnculo"/>
            <w:noProof/>
          </w:rPr>
          <w:t>Pdf Tabla de esfuerzo</w:t>
        </w:r>
        <w:r>
          <w:rPr>
            <w:noProof/>
            <w:webHidden/>
          </w:rPr>
          <w:tab/>
        </w:r>
        <w:r>
          <w:rPr>
            <w:noProof/>
            <w:webHidden/>
          </w:rPr>
          <w:fldChar w:fldCharType="begin"/>
        </w:r>
        <w:r>
          <w:rPr>
            <w:noProof/>
            <w:webHidden/>
          </w:rPr>
          <w:instrText xml:space="preserve"> PAGEREF _Toc201199571 \h </w:instrText>
        </w:r>
        <w:r>
          <w:rPr>
            <w:noProof/>
            <w:webHidden/>
          </w:rPr>
        </w:r>
        <w:r>
          <w:rPr>
            <w:noProof/>
            <w:webHidden/>
          </w:rPr>
          <w:fldChar w:fldCharType="separate"/>
        </w:r>
        <w:r>
          <w:rPr>
            <w:noProof/>
            <w:webHidden/>
          </w:rPr>
          <w:t>127</w:t>
        </w:r>
        <w:r>
          <w:rPr>
            <w:noProof/>
            <w:webHidden/>
          </w:rPr>
          <w:fldChar w:fldCharType="end"/>
        </w:r>
      </w:hyperlink>
    </w:p>
    <w:p w14:paraId="196BCCA9" w14:textId="2C9E709D" w:rsidR="00320DFD" w:rsidRDefault="00320DFD">
      <w:pPr>
        <w:pStyle w:val="TDC2"/>
        <w:rPr>
          <w:rFonts w:asciiTheme="minorHAnsi" w:eastAsiaTheme="minorEastAsia" w:hAnsiTheme="minorHAnsi" w:cstheme="minorBidi"/>
          <w:noProof/>
          <w:kern w:val="2"/>
          <w:szCs w:val="24"/>
          <w14:ligatures w14:val="standardContextual"/>
        </w:rPr>
      </w:pPr>
      <w:hyperlink w:anchor="_Toc201199572" w:history="1">
        <w:r w:rsidRPr="002E6124">
          <w:rPr>
            <w:rStyle w:val="Hipervnculo"/>
            <w:noProof/>
          </w:rPr>
          <w:t>9.9</w:t>
        </w:r>
        <w:r>
          <w:rPr>
            <w:rFonts w:asciiTheme="minorHAnsi" w:eastAsiaTheme="minorEastAsia" w:hAnsiTheme="minorHAnsi" w:cstheme="minorBidi"/>
            <w:noProof/>
            <w:kern w:val="2"/>
            <w:szCs w:val="24"/>
            <w14:ligatures w14:val="standardContextual"/>
          </w:rPr>
          <w:tab/>
        </w:r>
        <w:r w:rsidRPr="002E6124">
          <w:rPr>
            <w:rStyle w:val="Hipervnculo"/>
            <w:noProof/>
          </w:rPr>
          <w:t>Diagrama de despliegue</w:t>
        </w:r>
        <w:r>
          <w:rPr>
            <w:noProof/>
            <w:webHidden/>
          </w:rPr>
          <w:tab/>
        </w:r>
        <w:r>
          <w:rPr>
            <w:noProof/>
            <w:webHidden/>
          </w:rPr>
          <w:fldChar w:fldCharType="begin"/>
        </w:r>
        <w:r>
          <w:rPr>
            <w:noProof/>
            <w:webHidden/>
          </w:rPr>
          <w:instrText xml:space="preserve"> PAGEREF _Toc201199572 \h </w:instrText>
        </w:r>
        <w:r>
          <w:rPr>
            <w:noProof/>
            <w:webHidden/>
          </w:rPr>
        </w:r>
        <w:r>
          <w:rPr>
            <w:noProof/>
            <w:webHidden/>
          </w:rPr>
          <w:fldChar w:fldCharType="separate"/>
        </w:r>
        <w:r>
          <w:rPr>
            <w:noProof/>
            <w:webHidden/>
          </w:rPr>
          <w:t>128</w:t>
        </w:r>
        <w:r>
          <w:rPr>
            <w:noProof/>
            <w:webHidden/>
          </w:rPr>
          <w:fldChar w:fldCharType="end"/>
        </w:r>
      </w:hyperlink>
    </w:p>
    <w:p w14:paraId="57972185" w14:textId="6E569792"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73" w:history="1">
        <w:r w:rsidRPr="002E6124">
          <w:rPr>
            <w:rStyle w:val="Hipervnculo"/>
            <w:noProof/>
          </w:rPr>
          <w:t>10. REFERENCIAS</w:t>
        </w:r>
        <w:r>
          <w:rPr>
            <w:noProof/>
            <w:webHidden/>
          </w:rPr>
          <w:tab/>
        </w:r>
        <w:r>
          <w:rPr>
            <w:noProof/>
            <w:webHidden/>
          </w:rPr>
          <w:fldChar w:fldCharType="begin"/>
        </w:r>
        <w:r>
          <w:rPr>
            <w:noProof/>
            <w:webHidden/>
          </w:rPr>
          <w:instrText xml:space="preserve"> PAGEREF _Toc201199573 \h </w:instrText>
        </w:r>
        <w:r>
          <w:rPr>
            <w:noProof/>
            <w:webHidden/>
          </w:rPr>
        </w:r>
        <w:r>
          <w:rPr>
            <w:noProof/>
            <w:webHidden/>
          </w:rPr>
          <w:fldChar w:fldCharType="separate"/>
        </w:r>
        <w:r>
          <w:rPr>
            <w:noProof/>
            <w:webHidden/>
          </w:rPr>
          <w:t>129</w:t>
        </w:r>
        <w:r>
          <w:rPr>
            <w:noProof/>
            <w:webHidden/>
          </w:rPr>
          <w:fldChar w:fldCharType="end"/>
        </w:r>
      </w:hyperlink>
    </w:p>
    <w:p w14:paraId="478991BD" w14:textId="5BEDD903" w:rsidR="000A13D0" w:rsidRDefault="00733E7F" w:rsidP="000A13D0">
      <w:pPr>
        <w:ind w:firstLine="0"/>
      </w:pPr>
      <w:r>
        <w:rPr>
          <w:rFonts w:eastAsiaTheme="majorEastAsia" w:cstheme="majorBidi"/>
          <w:bCs/>
          <w:caps/>
          <w:szCs w:val="20"/>
        </w:rPr>
        <w:fldChar w:fldCharType="end"/>
      </w:r>
    </w:p>
    <w:p w14:paraId="3A8549CD" w14:textId="614B0919" w:rsidR="000A13D0" w:rsidRDefault="000A13D0">
      <w:pPr>
        <w:spacing w:line="278" w:lineRule="auto"/>
        <w:ind w:firstLine="0"/>
        <w:jc w:val="left"/>
      </w:pPr>
      <w:r>
        <w:br w:type="page"/>
      </w:r>
    </w:p>
    <w:p w14:paraId="00D7C7BA" w14:textId="61716112" w:rsidR="000A13D0" w:rsidRDefault="000C1D01" w:rsidP="000A13D0">
      <w:pPr>
        <w:ind w:firstLine="0"/>
        <w:rPr>
          <w:b/>
          <w:bCs/>
        </w:rPr>
      </w:pPr>
      <w:r>
        <w:rPr>
          <w:b/>
          <w:bCs/>
        </w:rPr>
        <w:lastRenderedPageBreak/>
        <w:t>Í</w:t>
      </w:r>
      <w:r w:rsidR="000A13D0" w:rsidRPr="003C3DF6">
        <w:rPr>
          <w:b/>
          <w:bCs/>
        </w:rPr>
        <w:t>NDICE DE FIGURAS</w:t>
      </w:r>
    </w:p>
    <w:p w14:paraId="68702BBB" w14:textId="77777777" w:rsidR="008F35EA" w:rsidRPr="003C3DF6" w:rsidRDefault="008F35EA" w:rsidP="000A13D0">
      <w:pPr>
        <w:ind w:firstLine="0"/>
        <w:rPr>
          <w:b/>
          <w:bCs/>
        </w:rPr>
      </w:pPr>
    </w:p>
    <w:p w14:paraId="09FAA010" w14:textId="42ED0567" w:rsidR="00320DFD" w:rsidRDefault="004541E9">
      <w:pPr>
        <w:pStyle w:val="TDC1"/>
        <w:rPr>
          <w:rFonts w:asciiTheme="minorHAnsi" w:eastAsiaTheme="minorEastAsia" w:hAnsiTheme="minorHAnsi" w:cstheme="minorBidi"/>
          <w:bCs w:val="0"/>
          <w:caps w:val="0"/>
          <w:noProof/>
          <w:kern w:val="2"/>
          <w:szCs w:val="24"/>
          <w14:ligatures w14:val="standardContextual"/>
        </w:rPr>
      </w:pPr>
      <w:r>
        <w:fldChar w:fldCharType="begin"/>
      </w:r>
      <w:r>
        <w:instrText xml:space="preserve"> TOC \o "1-1" \h \z \t "Descripción;2" </w:instrText>
      </w:r>
      <w:r>
        <w:fldChar w:fldCharType="separate"/>
      </w:r>
      <w:hyperlink w:anchor="_Toc201199574" w:history="1">
        <w:r w:rsidR="00320DFD" w:rsidRPr="007D7A71">
          <w:rPr>
            <w:rStyle w:val="Hipervnculo"/>
            <w:noProof/>
          </w:rPr>
          <w:t>1. INTRODUCCIÓN</w:t>
        </w:r>
        <w:r w:rsidR="00320DFD">
          <w:rPr>
            <w:noProof/>
            <w:webHidden/>
          </w:rPr>
          <w:tab/>
        </w:r>
        <w:r w:rsidR="00320DFD">
          <w:rPr>
            <w:noProof/>
            <w:webHidden/>
          </w:rPr>
          <w:fldChar w:fldCharType="begin"/>
        </w:r>
        <w:r w:rsidR="00320DFD">
          <w:rPr>
            <w:noProof/>
            <w:webHidden/>
          </w:rPr>
          <w:instrText xml:space="preserve"> PAGEREF _Toc201199574 \h </w:instrText>
        </w:r>
        <w:r w:rsidR="00320DFD">
          <w:rPr>
            <w:noProof/>
            <w:webHidden/>
          </w:rPr>
        </w:r>
        <w:r w:rsidR="00320DFD">
          <w:rPr>
            <w:noProof/>
            <w:webHidden/>
          </w:rPr>
          <w:fldChar w:fldCharType="separate"/>
        </w:r>
        <w:r w:rsidR="00320DFD">
          <w:rPr>
            <w:noProof/>
            <w:webHidden/>
          </w:rPr>
          <w:t>10</w:t>
        </w:r>
        <w:r w:rsidR="00320DFD">
          <w:rPr>
            <w:noProof/>
            <w:webHidden/>
          </w:rPr>
          <w:fldChar w:fldCharType="end"/>
        </w:r>
      </w:hyperlink>
    </w:p>
    <w:p w14:paraId="6EDB3670" w14:textId="6B14269D"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75" w:history="1">
        <w:r w:rsidRPr="007D7A71">
          <w:rPr>
            <w:rStyle w:val="Hipervnculo"/>
            <w:noProof/>
          </w:rPr>
          <w:t>2. PROPUESTA DE SOLUCIÓN E INCREMENTO DONDE SE ESPECIFICA EL INCREMENTO</w:t>
        </w:r>
        <w:r>
          <w:rPr>
            <w:noProof/>
            <w:webHidden/>
          </w:rPr>
          <w:tab/>
        </w:r>
        <w:r>
          <w:rPr>
            <w:noProof/>
            <w:webHidden/>
          </w:rPr>
          <w:fldChar w:fldCharType="begin"/>
        </w:r>
        <w:r>
          <w:rPr>
            <w:noProof/>
            <w:webHidden/>
          </w:rPr>
          <w:instrText xml:space="preserve"> PAGEREF _Toc201199575 \h </w:instrText>
        </w:r>
        <w:r>
          <w:rPr>
            <w:noProof/>
            <w:webHidden/>
          </w:rPr>
        </w:r>
        <w:r>
          <w:rPr>
            <w:noProof/>
            <w:webHidden/>
          </w:rPr>
          <w:fldChar w:fldCharType="separate"/>
        </w:r>
        <w:r>
          <w:rPr>
            <w:noProof/>
            <w:webHidden/>
          </w:rPr>
          <w:t>11</w:t>
        </w:r>
        <w:r>
          <w:rPr>
            <w:noProof/>
            <w:webHidden/>
          </w:rPr>
          <w:fldChar w:fldCharType="end"/>
        </w:r>
      </w:hyperlink>
    </w:p>
    <w:p w14:paraId="6AC46277" w14:textId="2B42D096" w:rsidR="00320DFD" w:rsidRDefault="00320DFD">
      <w:pPr>
        <w:pStyle w:val="TDC2"/>
        <w:rPr>
          <w:rFonts w:asciiTheme="minorHAnsi" w:eastAsiaTheme="minorEastAsia" w:hAnsiTheme="minorHAnsi" w:cstheme="minorBidi"/>
          <w:noProof/>
          <w:kern w:val="2"/>
          <w:szCs w:val="24"/>
          <w14:ligatures w14:val="standardContextual"/>
        </w:rPr>
      </w:pPr>
      <w:hyperlink w:anchor="_Toc201199576" w:history="1">
        <w:r w:rsidRPr="007D7A71">
          <w:rPr>
            <w:rStyle w:val="Hipervnculo"/>
            <w:noProof/>
          </w:rPr>
          <w:t>Figura 2.1 gráfico de barras de casos de uso</w:t>
        </w:r>
        <w:r>
          <w:rPr>
            <w:noProof/>
            <w:webHidden/>
          </w:rPr>
          <w:tab/>
        </w:r>
        <w:r>
          <w:rPr>
            <w:noProof/>
            <w:webHidden/>
          </w:rPr>
          <w:fldChar w:fldCharType="begin"/>
        </w:r>
        <w:r>
          <w:rPr>
            <w:noProof/>
            <w:webHidden/>
          </w:rPr>
          <w:instrText xml:space="preserve"> PAGEREF _Toc201199576 \h </w:instrText>
        </w:r>
        <w:r>
          <w:rPr>
            <w:noProof/>
            <w:webHidden/>
          </w:rPr>
        </w:r>
        <w:r>
          <w:rPr>
            <w:noProof/>
            <w:webHidden/>
          </w:rPr>
          <w:fldChar w:fldCharType="separate"/>
        </w:r>
        <w:r>
          <w:rPr>
            <w:noProof/>
            <w:webHidden/>
          </w:rPr>
          <w:t>13</w:t>
        </w:r>
        <w:r>
          <w:rPr>
            <w:noProof/>
            <w:webHidden/>
          </w:rPr>
          <w:fldChar w:fldCharType="end"/>
        </w:r>
      </w:hyperlink>
    </w:p>
    <w:p w14:paraId="0B027222" w14:textId="30E51D1F" w:rsidR="00320DFD" w:rsidRDefault="00320DFD">
      <w:pPr>
        <w:pStyle w:val="TDC2"/>
        <w:rPr>
          <w:rFonts w:asciiTheme="minorHAnsi" w:eastAsiaTheme="minorEastAsia" w:hAnsiTheme="minorHAnsi" w:cstheme="minorBidi"/>
          <w:noProof/>
          <w:kern w:val="2"/>
          <w:szCs w:val="24"/>
          <w14:ligatures w14:val="standardContextual"/>
        </w:rPr>
      </w:pPr>
      <w:hyperlink w:anchor="_Toc201199577" w:history="1">
        <w:r w:rsidRPr="007D7A71">
          <w:rPr>
            <w:rStyle w:val="Hipervnculo"/>
            <w:noProof/>
          </w:rPr>
          <w:t>Figura 2.2 gráfico circular de porcentaje parcial</w:t>
        </w:r>
        <w:r>
          <w:rPr>
            <w:noProof/>
            <w:webHidden/>
          </w:rPr>
          <w:tab/>
        </w:r>
        <w:r>
          <w:rPr>
            <w:noProof/>
            <w:webHidden/>
          </w:rPr>
          <w:fldChar w:fldCharType="begin"/>
        </w:r>
        <w:r>
          <w:rPr>
            <w:noProof/>
            <w:webHidden/>
          </w:rPr>
          <w:instrText xml:space="preserve"> PAGEREF _Toc201199577 \h </w:instrText>
        </w:r>
        <w:r>
          <w:rPr>
            <w:noProof/>
            <w:webHidden/>
          </w:rPr>
        </w:r>
        <w:r>
          <w:rPr>
            <w:noProof/>
            <w:webHidden/>
          </w:rPr>
          <w:fldChar w:fldCharType="separate"/>
        </w:r>
        <w:r>
          <w:rPr>
            <w:noProof/>
            <w:webHidden/>
          </w:rPr>
          <w:t>14</w:t>
        </w:r>
        <w:r>
          <w:rPr>
            <w:noProof/>
            <w:webHidden/>
          </w:rPr>
          <w:fldChar w:fldCharType="end"/>
        </w:r>
      </w:hyperlink>
    </w:p>
    <w:p w14:paraId="77E1426A" w14:textId="339041C7" w:rsidR="00320DFD" w:rsidRDefault="00320DFD">
      <w:pPr>
        <w:pStyle w:val="TDC2"/>
        <w:rPr>
          <w:rFonts w:asciiTheme="minorHAnsi" w:eastAsiaTheme="minorEastAsia" w:hAnsiTheme="minorHAnsi" w:cstheme="minorBidi"/>
          <w:noProof/>
          <w:kern w:val="2"/>
          <w:szCs w:val="24"/>
          <w14:ligatures w14:val="standardContextual"/>
        </w:rPr>
      </w:pPr>
      <w:hyperlink w:anchor="_Toc201199578" w:history="1">
        <w:r w:rsidRPr="007D7A71">
          <w:rPr>
            <w:rStyle w:val="Hipervnculo"/>
            <w:noProof/>
          </w:rPr>
          <w:t>Figura 2.3 gráfico de barras porcentaje acumulado</w:t>
        </w:r>
        <w:r>
          <w:rPr>
            <w:noProof/>
            <w:webHidden/>
          </w:rPr>
          <w:tab/>
        </w:r>
        <w:r>
          <w:rPr>
            <w:noProof/>
            <w:webHidden/>
          </w:rPr>
          <w:fldChar w:fldCharType="begin"/>
        </w:r>
        <w:r>
          <w:rPr>
            <w:noProof/>
            <w:webHidden/>
          </w:rPr>
          <w:instrText xml:space="preserve"> PAGEREF _Toc201199578 \h </w:instrText>
        </w:r>
        <w:r>
          <w:rPr>
            <w:noProof/>
            <w:webHidden/>
          </w:rPr>
        </w:r>
        <w:r>
          <w:rPr>
            <w:noProof/>
            <w:webHidden/>
          </w:rPr>
          <w:fldChar w:fldCharType="separate"/>
        </w:r>
        <w:r>
          <w:rPr>
            <w:noProof/>
            <w:webHidden/>
          </w:rPr>
          <w:t>15</w:t>
        </w:r>
        <w:r>
          <w:rPr>
            <w:noProof/>
            <w:webHidden/>
          </w:rPr>
          <w:fldChar w:fldCharType="end"/>
        </w:r>
      </w:hyperlink>
    </w:p>
    <w:p w14:paraId="65C6D21B" w14:textId="402C6028" w:rsidR="00320DFD" w:rsidRPr="00320DFD" w:rsidRDefault="00320DFD" w:rsidP="00320DFD">
      <w:pPr>
        <w:pStyle w:val="TDC1"/>
        <w:rPr>
          <w:rFonts w:asciiTheme="minorHAnsi" w:eastAsiaTheme="minorEastAsia" w:hAnsiTheme="minorHAnsi" w:cstheme="minorBidi"/>
          <w:bCs w:val="0"/>
          <w:caps w:val="0"/>
          <w:noProof/>
          <w:kern w:val="2"/>
          <w:szCs w:val="24"/>
          <w14:ligatures w14:val="standardContextual"/>
        </w:rPr>
      </w:pPr>
      <w:hyperlink w:anchor="_Toc201199579" w:history="1">
        <w:r w:rsidRPr="007D7A71">
          <w:rPr>
            <w:rStyle w:val="Hipervnculo"/>
            <w:noProof/>
          </w:rPr>
          <w:t>3. PRODUCT BACKLOG</w:t>
        </w:r>
        <w:r>
          <w:rPr>
            <w:noProof/>
            <w:webHidden/>
          </w:rPr>
          <w:tab/>
        </w:r>
        <w:r>
          <w:rPr>
            <w:noProof/>
            <w:webHidden/>
          </w:rPr>
          <w:fldChar w:fldCharType="begin"/>
        </w:r>
        <w:r>
          <w:rPr>
            <w:noProof/>
            <w:webHidden/>
          </w:rPr>
          <w:instrText xml:space="preserve"> PAGEREF _Toc201199579 \h </w:instrText>
        </w:r>
        <w:r>
          <w:rPr>
            <w:noProof/>
            <w:webHidden/>
          </w:rPr>
        </w:r>
        <w:r>
          <w:rPr>
            <w:noProof/>
            <w:webHidden/>
          </w:rPr>
          <w:fldChar w:fldCharType="separate"/>
        </w:r>
        <w:r>
          <w:rPr>
            <w:noProof/>
            <w:webHidden/>
          </w:rPr>
          <w:t>16</w:t>
        </w:r>
        <w:r>
          <w:rPr>
            <w:noProof/>
            <w:webHidden/>
          </w:rPr>
          <w:fldChar w:fldCharType="end"/>
        </w:r>
      </w:hyperlink>
    </w:p>
    <w:p w14:paraId="11FB9AFD" w14:textId="2FAF72B2" w:rsidR="00320DFD" w:rsidRPr="00320DFD" w:rsidRDefault="00320DFD" w:rsidP="00320DFD">
      <w:pPr>
        <w:pStyle w:val="TDC1"/>
        <w:rPr>
          <w:rFonts w:asciiTheme="minorHAnsi" w:eastAsiaTheme="minorEastAsia" w:hAnsiTheme="minorHAnsi" w:cstheme="minorBidi"/>
          <w:bCs w:val="0"/>
          <w:caps w:val="0"/>
          <w:noProof/>
          <w:kern w:val="2"/>
          <w:szCs w:val="24"/>
          <w14:ligatures w14:val="standardContextual"/>
        </w:rPr>
      </w:pPr>
      <w:hyperlink w:anchor="_Toc201199581" w:history="1">
        <w:r w:rsidRPr="007D7A71">
          <w:rPr>
            <w:rStyle w:val="Hipervnculo"/>
            <w:noProof/>
          </w:rPr>
          <w:t>4. SPRINT BACKLOG Y VISTA EXTERNA</w:t>
        </w:r>
        <w:r>
          <w:rPr>
            <w:noProof/>
            <w:webHidden/>
          </w:rPr>
          <w:tab/>
        </w:r>
        <w:r>
          <w:rPr>
            <w:noProof/>
            <w:webHidden/>
          </w:rPr>
          <w:fldChar w:fldCharType="begin"/>
        </w:r>
        <w:r>
          <w:rPr>
            <w:noProof/>
            <w:webHidden/>
          </w:rPr>
          <w:instrText xml:space="preserve"> PAGEREF _Toc201199581 \h </w:instrText>
        </w:r>
        <w:r>
          <w:rPr>
            <w:noProof/>
            <w:webHidden/>
          </w:rPr>
        </w:r>
        <w:r>
          <w:rPr>
            <w:noProof/>
            <w:webHidden/>
          </w:rPr>
          <w:fldChar w:fldCharType="separate"/>
        </w:r>
        <w:r>
          <w:rPr>
            <w:noProof/>
            <w:webHidden/>
          </w:rPr>
          <w:t>21</w:t>
        </w:r>
        <w:r>
          <w:rPr>
            <w:noProof/>
            <w:webHidden/>
          </w:rPr>
          <w:fldChar w:fldCharType="end"/>
        </w:r>
      </w:hyperlink>
    </w:p>
    <w:p w14:paraId="7C7589EA" w14:textId="04E66C1C"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598" w:history="1">
        <w:r w:rsidRPr="007D7A71">
          <w:rPr>
            <w:rStyle w:val="Hipervnculo"/>
            <w:noProof/>
          </w:rPr>
          <w:t>5. SPRINT VISTAS</w:t>
        </w:r>
        <w:r>
          <w:rPr>
            <w:noProof/>
            <w:webHidden/>
          </w:rPr>
          <w:tab/>
        </w:r>
        <w:r>
          <w:rPr>
            <w:noProof/>
            <w:webHidden/>
          </w:rPr>
          <w:fldChar w:fldCharType="begin"/>
        </w:r>
        <w:r>
          <w:rPr>
            <w:noProof/>
            <w:webHidden/>
          </w:rPr>
          <w:instrText xml:space="preserve"> PAGEREF _Toc201199598 \h </w:instrText>
        </w:r>
        <w:r>
          <w:rPr>
            <w:noProof/>
            <w:webHidden/>
          </w:rPr>
        </w:r>
        <w:r>
          <w:rPr>
            <w:noProof/>
            <w:webHidden/>
          </w:rPr>
          <w:fldChar w:fldCharType="separate"/>
        </w:r>
        <w:r>
          <w:rPr>
            <w:noProof/>
            <w:webHidden/>
          </w:rPr>
          <w:t>38</w:t>
        </w:r>
        <w:r>
          <w:rPr>
            <w:noProof/>
            <w:webHidden/>
          </w:rPr>
          <w:fldChar w:fldCharType="end"/>
        </w:r>
      </w:hyperlink>
    </w:p>
    <w:p w14:paraId="4438C414" w14:textId="7E777D41" w:rsidR="00320DFD" w:rsidRDefault="00320DFD">
      <w:pPr>
        <w:pStyle w:val="TDC2"/>
        <w:rPr>
          <w:rFonts w:asciiTheme="minorHAnsi" w:eastAsiaTheme="minorEastAsia" w:hAnsiTheme="minorHAnsi" w:cstheme="minorBidi"/>
          <w:noProof/>
          <w:kern w:val="2"/>
          <w:szCs w:val="24"/>
          <w14:ligatures w14:val="standardContextual"/>
        </w:rPr>
      </w:pPr>
      <w:hyperlink w:anchor="_Toc201199599" w:history="1">
        <w:r w:rsidRPr="007D7A71">
          <w:rPr>
            <w:rStyle w:val="Hipervnculo"/>
            <w:noProof/>
          </w:rPr>
          <w:t>Figura 5.1 Diagrama de clases UML del sistema Biométrico web</w:t>
        </w:r>
        <w:r>
          <w:rPr>
            <w:noProof/>
            <w:webHidden/>
          </w:rPr>
          <w:tab/>
        </w:r>
        <w:r>
          <w:rPr>
            <w:noProof/>
            <w:webHidden/>
          </w:rPr>
          <w:fldChar w:fldCharType="begin"/>
        </w:r>
        <w:r>
          <w:rPr>
            <w:noProof/>
            <w:webHidden/>
          </w:rPr>
          <w:instrText xml:space="preserve"> PAGEREF _Toc201199599 \h </w:instrText>
        </w:r>
        <w:r>
          <w:rPr>
            <w:noProof/>
            <w:webHidden/>
          </w:rPr>
        </w:r>
        <w:r>
          <w:rPr>
            <w:noProof/>
            <w:webHidden/>
          </w:rPr>
          <w:fldChar w:fldCharType="separate"/>
        </w:r>
        <w:r>
          <w:rPr>
            <w:noProof/>
            <w:webHidden/>
          </w:rPr>
          <w:t>39</w:t>
        </w:r>
        <w:r>
          <w:rPr>
            <w:noProof/>
            <w:webHidden/>
          </w:rPr>
          <w:fldChar w:fldCharType="end"/>
        </w:r>
      </w:hyperlink>
    </w:p>
    <w:p w14:paraId="50C706A9" w14:textId="1A267FC6" w:rsidR="00320DFD" w:rsidRDefault="00320DFD">
      <w:pPr>
        <w:pStyle w:val="TDC2"/>
        <w:rPr>
          <w:rFonts w:asciiTheme="minorHAnsi" w:eastAsiaTheme="minorEastAsia" w:hAnsiTheme="minorHAnsi" w:cstheme="minorBidi"/>
          <w:noProof/>
          <w:kern w:val="2"/>
          <w:szCs w:val="24"/>
          <w14:ligatures w14:val="standardContextual"/>
        </w:rPr>
      </w:pPr>
      <w:hyperlink w:anchor="_Toc201199600" w:history="1">
        <w:r w:rsidRPr="007D7A71">
          <w:rPr>
            <w:rStyle w:val="Hipervnculo"/>
            <w:noProof/>
          </w:rPr>
          <w:t>Figura 5.2 Diagrama modelo de datos de sistema web EUGCOM</w:t>
        </w:r>
        <w:r>
          <w:rPr>
            <w:noProof/>
            <w:webHidden/>
          </w:rPr>
          <w:tab/>
        </w:r>
        <w:r>
          <w:rPr>
            <w:noProof/>
            <w:webHidden/>
          </w:rPr>
          <w:fldChar w:fldCharType="begin"/>
        </w:r>
        <w:r>
          <w:rPr>
            <w:noProof/>
            <w:webHidden/>
          </w:rPr>
          <w:instrText xml:space="preserve"> PAGEREF _Toc201199600 \h </w:instrText>
        </w:r>
        <w:r>
          <w:rPr>
            <w:noProof/>
            <w:webHidden/>
          </w:rPr>
        </w:r>
        <w:r>
          <w:rPr>
            <w:noProof/>
            <w:webHidden/>
          </w:rPr>
          <w:fldChar w:fldCharType="separate"/>
        </w:r>
        <w:r>
          <w:rPr>
            <w:noProof/>
            <w:webHidden/>
          </w:rPr>
          <w:t>40</w:t>
        </w:r>
        <w:r>
          <w:rPr>
            <w:noProof/>
            <w:webHidden/>
          </w:rPr>
          <w:fldChar w:fldCharType="end"/>
        </w:r>
      </w:hyperlink>
    </w:p>
    <w:p w14:paraId="7E576199" w14:textId="7B01A5A5" w:rsidR="00320DFD" w:rsidRDefault="00320DFD">
      <w:pPr>
        <w:pStyle w:val="TDC2"/>
        <w:rPr>
          <w:rFonts w:asciiTheme="minorHAnsi" w:eastAsiaTheme="minorEastAsia" w:hAnsiTheme="minorHAnsi" w:cstheme="minorBidi"/>
          <w:noProof/>
          <w:kern w:val="2"/>
          <w:szCs w:val="24"/>
          <w14:ligatures w14:val="standardContextual"/>
        </w:rPr>
      </w:pPr>
      <w:hyperlink w:anchor="_Toc201199601" w:history="1">
        <w:r w:rsidRPr="007D7A71">
          <w:rPr>
            <w:rStyle w:val="Hipervnculo"/>
            <w:noProof/>
          </w:rPr>
          <w:t>Figura 5.3 “Caso de uso N°1.1, Visualizando turnos de trabajo asignados por empleado”</w:t>
        </w:r>
        <w:r>
          <w:rPr>
            <w:noProof/>
            <w:webHidden/>
          </w:rPr>
          <w:tab/>
        </w:r>
        <w:r>
          <w:rPr>
            <w:noProof/>
            <w:webHidden/>
          </w:rPr>
          <w:fldChar w:fldCharType="begin"/>
        </w:r>
        <w:r>
          <w:rPr>
            <w:noProof/>
            <w:webHidden/>
          </w:rPr>
          <w:instrText xml:space="preserve"> PAGEREF _Toc201199601 \h </w:instrText>
        </w:r>
        <w:r>
          <w:rPr>
            <w:noProof/>
            <w:webHidden/>
          </w:rPr>
        </w:r>
        <w:r>
          <w:rPr>
            <w:noProof/>
            <w:webHidden/>
          </w:rPr>
          <w:fldChar w:fldCharType="separate"/>
        </w:r>
        <w:r>
          <w:rPr>
            <w:noProof/>
            <w:webHidden/>
          </w:rPr>
          <w:t>41</w:t>
        </w:r>
        <w:r>
          <w:rPr>
            <w:noProof/>
            <w:webHidden/>
          </w:rPr>
          <w:fldChar w:fldCharType="end"/>
        </w:r>
      </w:hyperlink>
    </w:p>
    <w:p w14:paraId="79483379" w14:textId="76E06339" w:rsidR="00320DFD" w:rsidRDefault="00320DFD">
      <w:pPr>
        <w:pStyle w:val="TDC2"/>
        <w:rPr>
          <w:rFonts w:asciiTheme="minorHAnsi" w:eastAsiaTheme="minorEastAsia" w:hAnsiTheme="minorHAnsi" w:cstheme="minorBidi"/>
          <w:noProof/>
          <w:kern w:val="2"/>
          <w:szCs w:val="24"/>
          <w14:ligatures w14:val="standardContextual"/>
        </w:rPr>
      </w:pPr>
      <w:hyperlink w:anchor="_Toc201199602" w:history="1">
        <w:r w:rsidRPr="007D7A71">
          <w:rPr>
            <w:rStyle w:val="Hipervnculo"/>
            <w:noProof/>
          </w:rPr>
          <w:t>Figura 5.4 “Caso de uso N°1.4, Visualizando los departamentos de la empresa”</w:t>
        </w:r>
        <w:r>
          <w:rPr>
            <w:noProof/>
            <w:webHidden/>
          </w:rPr>
          <w:tab/>
        </w:r>
        <w:r>
          <w:rPr>
            <w:noProof/>
            <w:webHidden/>
          </w:rPr>
          <w:fldChar w:fldCharType="begin"/>
        </w:r>
        <w:r>
          <w:rPr>
            <w:noProof/>
            <w:webHidden/>
          </w:rPr>
          <w:instrText xml:space="preserve"> PAGEREF _Toc201199602 \h </w:instrText>
        </w:r>
        <w:r>
          <w:rPr>
            <w:noProof/>
            <w:webHidden/>
          </w:rPr>
        </w:r>
        <w:r>
          <w:rPr>
            <w:noProof/>
            <w:webHidden/>
          </w:rPr>
          <w:fldChar w:fldCharType="separate"/>
        </w:r>
        <w:r>
          <w:rPr>
            <w:noProof/>
            <w:webHidden/>
          </w:rPr>
          <w:t>42</w:t>
        </w:r>
        <w:r>
          <w:rPr>
            <w:noProof/>
            <w:webHidden/>
          </w:rPr>
          <w:fldChar w:fldCharType="end"/>
        </w:r>
      </w:hyperlink>
    </w:p>
    <w:p w14:paraId="61EBA3C3" w14:textId="002B4053" w:rsidR="00320DFD" w:rsidRDefault="00320DFD">
      <w:pPr>
        <w:pStyle w:val="TDC2"/>
        <w:rPr>
          <w:rFonts w:asciiTheme="minorHAnsi" w:eastAsiaTheme="minorEastAsia" w:hAnsiTheme="minorHAnsi" w:cstheme="minorBidi"/>
          <w:noProof/>
          <w:kern w:val="2"/>
          <w:szCs w:val="24"/>
          <w14:ligatures w14:val="standardContextual"/>
        </w:rPr>
      </w:pPr>
      <w:hyperlink w:anchor="_Toc201199603" w:history="1">
        <w:r w:rsidRPr="007D7A71">
          <w:rPr>
            <w:rStyle w:val="Hipervnculo"/>
            <w:noProof/>
          </w:rPr>
          <w:t>Figura 5.5 “Caso de uso N°1.7, Visualizando los motivos de permiso”</w:t>
        </w:r>
        <w:r>
          <w:rPr>
            <w:noProof/>
            <w:webHidden/>
          </w:rPr>
          <w:tab/>
        </w:r>
        <w:r>
          <w:rPr>
            <w:noProof/>
            <w:webHidden/>
          </w:rPr>
          <w:fldChar w:fldCharType="begin"/>
        </w:r>
        <w:r>
          <w:rPr>
            <w:noProof/>
            <w:webHidden/>
          </w:rPr>
          <w:instrText xml:space="preserve"> PAGEREF _Toc201199603 \h </w:instrText>
        </w:r>
        <w:r>
          <w:rPr>
            <w:noProof/>
            <w:webHidden/>
          </w:rPr>
        </w:r>
        <w:r>
          <w:rPr>
            <w:noProof/>
            <w:webHidden/>
          </w:rPr>
          <w:fldChar w:fldCharType="separate"/>
        </w:r>
        <w:r>
          <w:rPr>
            <w:noProof/>
            <w:webHidden/>
          </w:rPr>
          <w:t>43</w:t>
        </w:r>
        <w:r>
          <w:rPr>
            <w:noProof/>
            <w:webHidden/>
          </w:rPr>
          <w:fldChar w:fldCharType="end"/>
        </w:r>
      </w:hyperlink>
    </w:p>
    <w:p w14:paraId="27F664F4" w14:textId="7EF0062F" w:rsidR="00320DFD" w:rsidRDefault="00320DFD">
      <w:pPr>
        <w:pStyle w:val="TDC2"/>
        <w:rPr>
          <w:rFonts w:asciiTheme="minorHAnsi" w:eastAsiaTheme="minorEastAsia" w:hAnsiTheme="minorHAnsi" w:cstheme="minorBidi"/>
          <w:noProof/>
          <w:kern w:val="2"/>
          <w:szCs w:val="24"/>
          <w14:ligatures w14:val="standardContextual"/>
        </w:rPr>
      </w:pPr>
      <w:hyperlink w:anchor="_Toc201199604" w:history="1">
        <w:r w:rsidRPr="007D7A71">
          <w:rPr>
            <w:rStyle w:val="Hipervnculo"/>
            <w:noProof/>
          </w:rPr>
          <w:t>Figura 5.6 “Caso de uso 1.10, Visualizando los tipos de contratos”</w:t>
        </w:r>
        <w:r>
          <w:rPr>
            <w:noProof/>
            <w:webHidden/>
          </w:rPr>
          <w:tab/>
        </w:r>
        <w:r>
          <w:rPr>
            <w:noProof/>
            <w:webHidden/>
          </w:rPr>
          <w:fldChar w:fldCharType="begin"/>
        </w:r>
        <w:r>
          <w:rPr>
            <w:noProof/>
            <w:webHidden/>
          </w:rPr>
          <w:instrText xml:space="preserve"> PAGEREF _Toc201199604 \h </w:instrText>
        </w:r>
        <w:r>
          <w:rPr>
            <w:noProof/>
            <w:webHidden/>
          </w:rPr>
        </w:r>
        <w:r>
          <w:rPr>
            <w:noProof/>
            <w:webHidden/>
          </w:rPr>
          <w:fldChar w:fldCharType="separate"/>
        </w:r>
        <w:r>
          <w:rPr>
            <w:noProof/>
            <w:webHidden/>
          </w:rPr>
          <w:t>44</w:t>
        </w:r>
        <w:r>
          <w:rPr>
            <w:noProof/>
            <w:webHidden/>
          </w:rPr>
          <w:fldChar w:fldCharType="end"/>
        </w:r>
      </w:hyperlink>
    </w:p>
    <w:p w14:paraId="328BBACF" w14:textId="434559B4" w:rsidR="00320DFD" w:rsidRDefault="00320DFD">
      <w:pPr>
        <w:pStyle w:val="TDC2"/>
        <w:rPr>
          <w:rFonts w:asciiTheme="minorHAnsi" w:eastAsiaTheme="minorEastAsia" w:hAnsiTheme="minorHAnsi" w:cstheme="minorBidi"/>
          <w:noProof/>
          <w:kern w:val="2"/>
          <w:szCs w:val="24"/>
          <w14:ligatures w14:val="standardContextual"/>
        </w:rPr>
      </w:pPr>
      <w:hyperlink w:anchor="_Toc201199605" w:history="1">
        <w:r w:rsidRPr="007D7A71">
          <w:rPr>
            <w:rStyle w:val="Hipervnculo"/>
            <w:noProof/>
          </w:rPr>
          <w:t>Figura 5.7 “Caso de uso N°1.13, Visualizando los tipos de vacaciones”</w:t>
        </w:r>
        <w:r>
          <w:rPr>
            <w:noProof/>
            <w:webHidden/>
          </w:rPr>
          <w:tab/>
        </w:r>
        <w:r>
          <w:rPr>
            <w:noProof/>
            <w:webHidden/>
          </w:rPr>
          <w:fldChar w:fldCharType="begin"/>
        </w:r>
        <w:r>
          <w:rPr>
            <w:noProof/>
            <w:webHidden/>
          </w:rPr>
          <w:instrText xml:space="preserve"> PAGEREF _Toc201199605 \h </w:instrText>
        </w:r>
        <w:r>
          <w:rPr>
            <w:noProof/>
            <w:webHidden/>
          </w:rPr>
        </w:r>
        <w:r>
          <w:rPr>
            <w:noProof/>
            <w:webHidden/>
          </w:rPr>
          <w:fldChar w:fldCharType="separate"/>
        </w:r>
        <w:r>
          <w:rPr>
            <w:noProof/>
            <w:webHidden/>
          </w:rPr>
          <w:t>45</w:t>
        </w:r>
        <w:r>
          <w:rPr>
            <w:noProof/>
            <w:webHidden/>
          </w:rPr>
          <w:fldChar w:fldCharType="end"/>
        </w:r>
      </w:hyperlink>
    </w:p>
    <w:p w14:paraId="358A6CB2" w14:textId="4DE48726" w:rsidR="00320DFD" w:rsidRDefault="00320DFD">
      <w:pPr>
        <w:pStyle w:val="TDC2"/>
        <w:rPr>
          <w:rFonts w:asciiTheme="minorHAnsi" w:eastAsiaTheme="minorEastAsia" w:hAnsiTheme="minorHAnsi" w:cstheme="minorBidi"/>
          <w:noProof/>
          <w:kern w:val="2"/>
          <w:szCs w:val="24"/>
          <w14:ligatures w14:val="standardContextual"/>
        </w:rPr>
      </w:pPr>
      <w:hyperlink w:anchor="_Toc201199606" w:history="1">
        <w:r w:rsidRPr="007D7A71">
          <w:rPr>
            <w:rStyle w:val="Hipervnculo"/>
            <w:noProof/>
          </w:rPr>
          <w:t>Figura 5.8 “Caso de uso N°1.16, Visualizando la pestaña de sucursales”</w:t>
        </w:r>
        <w:r>
          <w:rPr>
            <w:noProof/>
            <w:webHidden/>
          </w:rPr>
          <w:tab/>
        </w:r>
        <w:r>
          <w:rPr>
            <w:noProof/>
            <w:webHidden/>
          </w:rPr>
          <w:fldChar w:fldCharType="begin"/>
        </w:r>
        <w:r>
          <w:rPr>
            <w:noProof/>
            <w:webHidden/>
          </w:rPr>
          <w:instrText xml:space="preserve"> PAGEREF _Toc201199606 \h </w:instrText>
        </w:r>
        <w:r>
          <w:rPr>
            <w:noProof/>
            <w:webHidden/>
          </w:rPr>
        </w:r>
        <w:r>
          <w:rPr>
            <w:noProof/>
            <w:webHidden/>
          </w:rPr>
          <w:fldChar w:fldCharType="separate"/>
        </w:r>
        <w:r>
          <w:rPr>
            <w:noProof/>
            <w:webHidden/>
          </w:rPr>
          <w:t>46</w:t>
        </w:r>
        <w:r>
          <w:rPr>
            <w:noProof/>
            <w:webHidden/>
          </w:rPr>
          <w:fldChar w:fldCharType="end"/>
        </w:r>
      </w:hyperlink>
    </w:p>
    <w:p w14:paraId="1A78A5CF" w14:textId="48FC3C5E" w:rsidR="00320DFD" w:rsidRDefault="00320DFD">
      <w:pPr>
        <w:pStyle w:val="TDC2"/>
        <w:rPr>
          <w:rFonts w:asciiTheme="minorHAnsi" w:eastAsiaTheme="minorEastAsia" w:hAnsiTheme="minorHAnsi" w:cstheme="minorBidi"/>
          <w:noProof/>
          <w:kern w:val="2"/>
          <w:szCs w:val="24"/>
          <w14:ligatures w14:val="standardContextual"/>
        </w:rPr>
      </w:pPr>
      <w:hyperlink w:anchor="_Toc201199607" w:history="1">
        <w:r w:rsidRPr="007D7A71">
          <w:rPr>
            <w:rStyle w:val="Hipervnculo"/>
            <w:noProof/>
          </w:rPr>
          <w:t>Figura 5.9 “Caso de uso N°1.19, Ingresando a pestaña centro de costos”</w:t>
        </w:r>
        <w:r>
          <w:rPr>
            <w:noProof/>
            <w:webHidden/>
          </w:rPr>
          <w:tab/>
        </w:r>
        <w:r>
          <w:rPr>
            <w:noProof/>
            <w:webHidden/>
          </w:rPr>
          <w:fldChar w:fldCharType="begin"/>
        </w:r>
        <w:r>
          <w:rPr>
            <w:noProof/>
            <w:webHidden/>
          </w:rPr>
          <w:instrText xml:space="preserve"> PAGEREF _Toc201199607 \h </w:instrText>
        </w:r>
        <w:r>
          <w:rPr>
            <w:noProof/>
            <w:webHidden/>
          </w:rPr>
        </w:r>
        <w:r>
          <w:rPr>
            <w:noProof/>
            <w:webHidden/>
          </w:rPr>
          <w:fldChar w:fldCharType="separate"/>
        </w:r>
        <w:r>
          <w:rPr>
            <w:noProof/>
            <w:webHidden/>
          </w:rPr>
          <w:t>47</w:t>
        </w:r>
        <w:r>
          <w:rPr>
            <w:noProof/>
            <w:webHidden/>
          </w:rPr>
          <w:fldChar w:fldCharType="end"/>
        </w:r>
      </w:hyperlink>
    </w:p>
    <w:p w14:paraId="217DB212" w14:textId="3B4BA76C" w:rsidR="00320DFD" w:rsidRDefault="00320DFD">
      <w:pPr>
        <w:pStyle w:val="TDC2"/>
        <w:rPr>
          <w:rFonts w:asciiTheme="minorHAnsi" w:eastAsiaTheme="minorEastAsia" w:hAnsiTheme="minorHAnsi" w:cstheme="minorBidi"/>
          <w:noProof/>
          <w:kern w:val="2"/>
          <w:szCs w:val="24"/>
          <w14:ligatures w14:val="standardContextual"/>
        </w:rPr>
      </w:pPr>
      <w:hyperlink w:anchor="_Toc201199608" w:history="1">
        <w:r w:rsidRPr="007D7A71">
          <w:rPr>
            <w:rStyle w:val="Hipervnculo"/>
            <w:noProof/>
          </w:rPr>
          <w:t>Figura 5.10 “Caso de uso N°2.1, visualizando fichas de empleados”</w:t>
        </w:r>
        <w:r>
          <w:rPr>
            <w:noProof/>
            <w:webHidden/>
          </w:rPr>
          <w:tab/>
        </w:r>
        <w:r>
          <w:rPr>
            <w:noProof/>
            <w:webHidden/>
          </w:rPr>
          <w:fldChar w:fldCharType="begin"/>
        </w:r>
        <w:r>
          <w:rPr>
            <w:noProof/>
            <w:webHidden/>
          </w:rPr>
          <w:instrText xml:space="preserve"> PAGEREF _Toc201199608 \h </w:instrText>
        </w:r>
        <w:r>
          <w:rPr>
            <w:noProof/>
            <w:webHidden/>
          </w:rPr>
        </w:r>
        <w:r>
          <w:rPr>
            <w:noProof/>
            <w:webHidden/>
          </w:rPr>
          <w:fldChar w:fldCharType="separate"/>
        </w:r>
        <w:r>
          <w:rPr>
            <w:noProof/>
            <w:webHidden/>
          </w:rPr>
          <w:t>48</w:t>
        </w:r>
        <w:r>
          <w:rPr>
            <w:noProof/>
            <w:webHidden/>
          </w:rPr>
          <w:fldChar w:fldCharType="end"/>
        </w:r>
      </w:hyperlink>
    </w:p>
    <w:p w14:paraId="6E251508" w14:textId="454FB253" w:rsidR="00320DFD" w:rsidRDefault="00320DFD">
      <w:pPr>
        <w:pStyle w:val="TDC2"/>
        <w:rPr>
          <w:rFonts w:asciiTheme="minorHAnsi" w:eastAsiaTheme="minorEastAsia" w:hAnsiTheme="minorHAnsi" w:cstheme="minorBidi"/>
          <w:noProof/>
          <w:kern w:val="2"/>
          <w:szCs w:val="24"/>
          <w14:ligatures w14:val="standardContextual"/>
        </w:rPr>
      </w:pPr>
      <w:hyperlink w:anchor="_Toc201199609" w:history="1">
        <w:r w:rsidRPr="007D7A71">
          <w:rPr>
            <w:rStyle w:val="Hipervnculo"/>
            <w:noProof/>
          </w:rPr>
          <w:t>Figura 5.11 “Caso de uso N°2.2, creando nuevo empleado”</w:t>
        </w:r>
        <w:r>
          <w:rPr>
            <w:noProof/>
            <w:webHidden/>
          </w:rPr>
          <w:tab/>
        </w:r>
        <w:r>
          <w:rPr>
            <w:noProof/>
            <w:webHidden/>
          </w:rPr>
          <w:fldChar w:fldCharType="begin"/>
        </w:r>
        <w:r>
          <w:rPr>
            <w:noProof/>
            <w:webHidden/>
          </w:rPr>
          <w:instrText xml:space="preserve"> PAGEREF _Toc201199609 \h </w:instrText>
        </w:r>
        <w:r>
          <w:rPr>
            <w:noProof/>
            <w:webHidden/>
          </w:rPr>
        </w:r>
        <w:r>
          <w:rPr>
            <w:noProof/>
            <w:webHidden/>
          </w:rPr>
          <w:fldChar w:fldCharType="separate"/>
        </w:r>
        <w:r>
          <w:rPr>
            <w:noProof/>
            <w:webHidden/>
          </w:rPr>
          <w:t>49</w:t>
        </w:r>
        <w:r>
          <w:rPr>
            <w:noProof/>
            <w:webHidden/>
          </w:rPr>
          <w:fldChar w:fldCharType="end"/>
        </w:r>
      </w:hyperlink>
    </w:p>
    <w:p w14:paraId="1FA4D276" w14:textId="44CD8217" w:rsidR="00320DFD" w:rsidRDefault="00320DFD">
      <w:pPr>
        <w:pStyle w:val="TDC2"/>
        <w:rPr>
          <w:rFonts w:asciiTheme="minorHAnsi" w:eastAsiaTheme="minorEastAsia" w:hAnsiTheme="minorHAnsi" w:cstheme="minorBidi"/>
          <w:noProof/>
          <w:kern w:val="2"/>
          <w:szCs w:val="24"/>
          <w14:ligatures w14:val="standardContextual"/>
        </w:rPr>
      </w:pPr>
      <w:hyperlink w:anchor="_Toc201199610" w:history="1">
        <w:r w:rsidRPr="007D7A71">
          <w:rPr>
            <w:rStyle w:val="Hipervnculo"/>
            <w:noProof/>
          </w:rPr>
          <w:t>Figura 5.12 “Caso de uso N°2.4, Mostrando lista de empleados”</w:t>
        </w:r>
        <w:r>
          <w:rPr>
            <w:noProof/>
            <w:webHidden/>
          </w:rPr>
          <w:tab/>
        </w:r>
        <w:r>
          <w:rPr>
            <w:noProof/>
            <w:webHidden/>
          </w:rPr>
          <w:fldChar w:fldCharType="begin"/>
        </w:r>
        <w:r>
          <w:rPr>
            <w:noProof/>
            <w:webHidden/>
          </w:rPr>
          <w:instrText xml:space="preserve"> PAGEREF _Toc201199610 \h </w:instrText>
        </w:r>
        <w:r>
          <w:rPr>
            <w:noProof/>
            <w:webHidden/>
          </w:rPr>
        </w:r>
        <w:r>
          <w:rPr>
            <w:noProof/>
            <w:webHidden/>
          </w:rPr>
          <w:fldChar w:fldCharType="separate"/>
        </w:r>
        <w:r>
          <w:rPr>
            <w:noProof/>
            <w:webHidden/>
          </w:rPr>
          <w:t>50</w:t>
        </w:r>
        <w:r>
          <w:rPr>
            <w:noProof/>
            <w:webHidden/>
          </w:rPr>
          <w:fldChar w:fldCharType="end"/>
        </w:r>
      </w:hyperlink>
    </w:p>
    <w:p w14:paraId="112ACAC4" w14:textId="194F0A4F" w:rsidR="00320DFD" w:rsidRDefault="00320DFD">
      <w:pPr>
        <w:pStyle w:val="TDC2"/>
        <w:rPr>
          <w:rFonts w:asciiTheme="minorHAnsi" w:eastAsiaTheme="minorEastAsia" w:hAnsiTheme="minorHAnsi" w:cstheme="minorBidi"/>
          <w:noProof/>
          <w:kern w:val="2"/>
          <w:szCs w:val="24"/>
          <w14:ligatures w14:val="standardContextual"/>
        </w:rPr>
      </w:pPr>
      <w:hyperlink w:anchor="_Toc201199611" w:history="1">
        <w:r w:rsidRPr="007D7A71">
          <w:rPr>
            <w:rStyle w:val="Hipervnculo"/>
            <w:noProof/>
          </w:rPr>
          <w:t>Figura 5.13 “Caso de uso N°4.5, Visualizando el listado de turnos creados”</w:t>
        </w:r>
        <w:r>
          <w:rPr>
            <w:noProof/>
            <w:webHidden/>
          </w:rPr>
          <w:tab/>
        </w:r>
        <w:r>
          <w:rPr>
            <w:noProof/>
            <w:webHidden/>
          </w:rPr>
          <w:fldChar w:fldCharType="begin"/>
        </w:r>
        <w:r>
          <w:rPr>
            <w:noProof/>
            <w:webHidden/>
          </w:rPr>
          <w:instrText xml:space="preserve"> PAGEREF _Toc201199611 \h </w:instrText>
        </w:r>
        <w:r>
          <w:rPr>
            <w:noProof/>
            <w:webHidden/>
          </w:rPr>
        </w:r>
        <w:r>
          <w:rPr>
            <w:noProof/>
            <w:webHidden/>
          </w:rPr>
          <w:fldChar w:fldCharType="separate"/>
        </w:r>
        <w:r>
          <w:rPr>
            <w:noProof/>
            <w:webHidden/>
          </w:rPr>
          <w:t>51</w:t>
        </w:r>
        <w:r>
          <w:rPr>
            <w:noProof/>
            <w:webHidden/>
          </w:rPr>
          <w:fldChar w:fldCharType="end"/>
        </w:r>
      </w:hyperlink>
    </w:p>
    <w:p w14:paraId="31B18923" w14:textId="4B543932" w:rsidR="00320DFD" w:rsidRDefault="00320DFD">
      <w:pPr>
        <w:pStyle w:val="TDC2"/>
        <w:rPr>
          <w:rFonts w:asciiTheme="minorHAnsi" w:eastAsiaTheme="minorEastAsia" w:hAnsiTheme="minorHAnsi" w:cstheme="minorBidi"/>
          <w:noProof/>
          <w:kern w:val="2"/>
          <w:szCs w:val="24"/>
          <w14:ligatures w14:val="standardContextual"/>
        </w:rPr>
      </w:pPr>
      <w:hyperlink w:anchor="_Toc201199612" w:history="1">
        <w:r w:rsidRPr="007D7A71">
          <w:rPr>
            <w:rStyle w:val="Hipervnculo"/>
            <w:noProof/>
          </w:rPr>
          <w:t>Figura 5.14 “Caso de uso N°6.5, Visualizando lista con permisos aprobados</w:t>
        </w:r>
        <w:r>
          <w:rPr>
            <w:noProof/>
            <w:webHidden/>
          </w:rPr>
          <w:tab/>
        </w:r>
        <w:r>
          <w:rPr>
            <w:noProof/>
            <w:webHidden/>
          </w:rPr>
          <w:fldChar w:fldCharType="begin"/>
        </w:r>
        <w:r>
          <w:rPr>
            <w:noProof/>
            <w:webHidden/>
          </w:rPr>
          <w:instrText xml:space="preserve"> PAGEREF _Toc201199612 \h </w:instrText>
        </w:r>
        <w:r>
          <w:rPr>
            <w:noProof/>
            <w:webHidden/>
          </w:rPr>
        </w:r>
        <w:r>
          <w:rPr>
            <w:noProof/>
            <w:webHidden/>
          </w:rPr>
          <w:fldChar w:fldCharType="separate"/>
        </w:r>
        <w:r>
          <w:rPr>
            <w:noProof/>
            <w:webHidden/>
          </w:rPr>
          <w:t>52</w:t>
        </w:r>
        <w:r>
          <w:rPr>
            <w:noProof/>
            <w:webHidden/>
          </w:rPr>
          <w:fldChar w:fldCharType="end"/>
        </w:r>
      </w:hyperlink>
    </w:p>
    <w:p w14:paraId="02E6C595" w14:textId="4F66602A" w:rsidR="00320DFD" w:rsidRDefault="00320DFD">
      <w:pPr>
        <w:pStyle w:val="TDC2"/>
        <w:rPr>
          <w:rFonts w:asciiTheme="minorHAnsi" w:eastAsiaTheme="minorEastAsia" w:hAnsiTheme="minorHAnsi" w:cstheme="minorBidi"/>
          <w:noProof/>
          <w:kern w:val="2"/>
          <w:szCs w:val="24"/>
          <w14:ligatures w14:val="standardContextual"/>
        </w:rPr>
      </w:pPr>
      <w:hyperlink w:anchor="_Toc201199613" w:history="1">
        <w:r w:rsidRPr="007D7A71">
          <w:rPr>
            <w:rStyle w:val="Hipervnculo"/>
            <w:noProof/>
          </w:rPr>
          <w:t>Figura 5.15 “Caso de uso N°7.2, Accediendo al menú”</w:t>
        </w:r>
        <w:r>
          <w:rPr>
            <w:noProof/>
            <w:webHidden/>
          </w:rPr>
          <w:tab/>
        </w:r>
        <w:r>
          <w:rPr>
            <w:noProof/>
            <w:webHidden/>
          </w:rPr>
          <w:fldChar w:fldCharType="begin"/>
        </w:r>
        <w:r>
          <w:rPr>
            <w:noProof/>
            <w:webHidden/>
          </w:rPr>
          <w:instrText xml:space="preserve"> PAGEREF _Toc201199613 \h </w:instrText>
        </w:r>
        <w:r>
          <w:rPr>
            <w:noProof/>
            <w:webHidden/>
          </w:rPr>
        </w:r>
        <w:r>
          <w:rPr>
            <w:noProof/>
            <w:webHidden/>
          </w:rPr>
          <w:fldChar w:fldCharType="separate"/>
        </w:r>
        <w:r>
          <w:rPr>
            <w:noProof/>
            <w:webHidden/>
          </w:rPr>
          <w:t>53</w:t>
        </w:r>
        <w:r>
          <w:rPr>
            <w:noProof/>
            <w:webHidden/>
          </w:rPr>
          <w:fldChar w:fldCharType="end"/>
        </w:r>
      </w:hyperlink>
    </w:p>
    <w:p w14:paraId="6A368BA4" w14:textId="57FA7CC4" w:rsidR="00320DFD" w:rsidRDefault="00320DFD">
      <w:pPr>
        <w:pStyle w:val="TDC2"/>
        <w:rPr>
          <w:rFonts w:asciiTheme="minorHAnsi" w:eastAsiaTheme="minorEastAsia" w:hAnsiTheme="minorHAnsi" w:cstheme="minorBidi"/>
          <w:noProof/>
          <w:kern w:val="2"/>
          <w:szCs w:val="24"/>
          <w14:ligatures w14:val="standardContextual"/>
        </w:rPr>
      </w:pPr>
      <w:hyperlink w:anchor="_Toc201199614" w:history="1">
        <w:r w:rsidRPr="007D7A71">
          <w:rPr>
            <w:rStyle w:val="Hipervnculo"/>
            <w:noProof/>
          </w:rPr>
          <w:t>Figura 5.16 “Caso de uso N°7.4, Cerrando sesión”</w:t>
        </w:r>
        <w:r>
          <w:rPr>
            <w:noProof/>
            <w:webHidden/>
          </w:rPr>
          <w:tab/>
        </w:r>
        <w:r>
          <w:rPr>
            <w:noProof/>
            <w:webHidden/>
          </w:rPr>
          <w:fldChar w:fldCharType="begin"/>
        </w:r>
        <w:r>
          <w:rPr>
            <w:noProof/>
            <w:webHidden/>
          </w:rPr>
          <w:instrText xml:space="preserve"> PAGEREF _Toc201199614 \h </w:instrText>
        </w:r>
        <w:r>
          <w:rPr>
            <w:noProof/>
            <w:webHidden/>
          </w:rPr>
        </w:r>
        <w:r>
          <w:rPr>
            <w:noProof/>
            <w:webHidden/>
          </w:rPr>
          <w:fldChar w:fldCharType="separate"/>
        </w:r>
        <w:r>
          <w:rPr>
            <w:noProof/>
            <w:webHidden/>
          </w:rPr>
          <w:t>54</w:t>
        </w:r>
        <w:r>
          <w:rPr>
            <w:noProof/>
            <w:webHidden/>
          </w:rPr>
          <w:fldChar w:fldCharType="end"/>
        </w:r>
      </w:hyperlink>
    </w:p>
    <w:p w14:paraId="4997FA5B" w14:textId="44997714" w:rsidR="00320DFD" w:rsidRDefault="00320DFD">
      <w:pPr>
        <w:pStyle w:val="TDC2"/>
        <w:rPr>
          <w:rFonts w:asciiTheme="minorHAnsi" w:eastAsiaTheme="minorEastAsia" w:hAnsiTheme="minorHAnsi" w:cstheme="minorBidi"/>
          <w:noProof/>
          <w:kern w:val="2"/>
          <w:szCs w:val="24"/>
          <w14:ligatures w14:val="standardContextual"/>
        </w:rPr>
      </w:pPr>
      <w:hyperlink w:anchor="_Toc201199615" w:history="1">
        <w:r w:rsidRPr="007D7A71">
          <w:rPr>
            <w:rStyle w:val="Hipervnculo"/>
            <w:noProof/>
          </w:rPr>
          <w:t>Figura 5.17 “Caso de uso N°7.5, Volviendo al menú principal”</w:t>
        </w:r>
        <w:r>
          <w:rPr>
            <w:noProof/>
            <w:webHidden/>
          </w:rPr>
          <w:tab/>
        </w:r>
        <w:r>
          <w:rPr>
            <w:noProof/>
            <w:webHidden/>
          </w:rPr>
          <w:fldChar w:fldCharType="begin"/>
        </w:r>
        <w:r>
          <w:rPr>
            <w:noProof/>
            <w:webHidden/>
          </w:rPr>
          <w:instrText xml:space="preserve"> PAGEREF _Toc201199615 \h </w:instrText>
        </w:r>
        <w:r>
          <w:rPr>
            <w:noProof/>
            <w:webHidden/>
          </w:rPr>
        </w:r>
        <w:r>
          <w:rPr>
            <w:noProof/>
            <w:webHidden/>
          </w:rPr>
          <w:fldChar w:fldCharType="separate"/>
        </w:r>
        <w:r>
          <w:rPr>
            <w:noProof/>
            <w:webHidden/>
          </w:rPr>
          <w:t>55</w:t>
        </w:r>
        <w:r>
          <w:rPr>
            <w:noProof/>
            <w:webHidden/>
          </w:rPr>
          <w:fldChar w:fldCharType="end"/>
        </w:r>
      </w:hyperlink>
    </w:p>
    <w:p w14:paraId="666C557D" w14:textId="3E8FC864" w:rsidR="00320DFD" w:rsidRDefault="00320DFD">
      <w:pPr>
        <w:pStyle w:val="TDC2"/>
        <w:rPr>
          <w:rFonts w:asciiTheme="minorHAnsi" w:eastAsiaTheme="minorEastAsia" w:hAnsiTheme="minorHAnsi" w:cstheme="minorBidi"/>
          <w:noProof/>
          <w:kern w:val="2"/>
          <w:szCs w:val="24"/>
          <w14:ligatures w14:val="standardContextual"/>
        </w:rPr>
      </w:pPr>
      <w:hyperlink w:anchor="_Toc201199616" w:history="1">
        <w:r w:rsidRPr="007D7A71">
          <w:rPr>
            <w:rStyle w:val="Hipervnculo"/>
            <w:noProof/>
          </w:rPr>
          <w:t>Figura 5.18 Diagrama de componentes de EugCom</w:t>
        </w:r>
        <w:r>
          <w:rPr>
            <w:noProof/>
            <w:webHidden/>
          </w:rPr>
          <w:tab/>
        </w:r>
        <w:r>
          <w:rPr>
            <w:noProof/>
            <w:webHidden/>
          </w:rPr>
          <w:fldChar w:fldCharType="begin"/>
        </w:r>
        <w:r>
          <w:rPr>
            <w:noProof/>
            <w:webHidden/>
          </w:rPr>
          <w:instrText xml:space="preserve"> PAGEREF _Toc201199616 \h </w:instrText>
        </w:r>
        <w:r>
          <w:rPr>
            <w:noProof/>
            <w:webHidden/>
          </w:rPr>
        </w:r>
        <w:r>
          <w:rPr>
            <w:noProof/>
            <w:webHidden/>
          </w:rPr>
          <w:fldChar w:fldCharType="separate"/>
        </w:r>
        <w:r>
          <w:rPr>
            <w:noProof/>
            <w:webHidden/>
          </w:rPr>
          <w:t>57</w:t>
        </w:r>
        <w:r>
          <w:rPr>
            <w:noProof/>
            <w:webHidden/>
          </w:rPr>
          <w:fldChar w:fldCharType="end"/>
        </w:r>
      </w:hyperlink>
    </w:p>
    <w:p w14:paraId="651893D8" w14:textId="145A7F78" w:rsidR="00320DFD" w:rsidRDefault="00320DFD">
      <w:pPr>
        <w:pStyle w:val="TDC2"/>
        <w:rPr>
          <w:rFonts w:asciiTheme="minorHAnsi" w:eastAsiaTheme="minorEastAsia" w:hAnsiTheme="minorHAnsi" w:cstheme="minorBidi"/>
          <w:noProof/>
          <w:kern w:val="2"/>
          <w:szCs w:val="24"/>
          <w14:ligatures w14:val="standardContextual"/>
        </w:rPr>
      </w:pPr>
      <w:hyperlink w:anchor="_Toc201199617" w:history="1">
        <w:r w:rsidRPr="007D7A71">
          <w:rPr>
            <w:rStyle w:val="Hipervnculo"/>
            <w:noProof/>
          </w:rPr>
          <w:t>Figura 5.19 Diagrama de despliegue de EugCOM</w:t>
        </w:r>
        <w:r>
          <w:rPr>
            <w:noProof/>
            <w:webHidden/>
          </w:rPr>
          <w:tab/>
        </w:r>
        <w:r>
          <w:rPr>
            <w:noProof/>
            <w:webHidden/>
          </w:rPr>
          <w:fldChar w:fldCharType="begin"/>
        </w:r>
        <w:r>
          <w:rPr>
            <w:noProof/>
            <w:webHidden/>
          </w:rPr>
          <w:instrText xml:space="preserve"> PAGEREF _Toc201199617 \h </w:instrText>
        </w:r>
        <w:r>
          <w:rPr>
            <w:noProof/>
            <w:webHidden/>
          </w:rPr>
        </w:r>
        <w:r>
          <w:rPr>
            <w:noProof/>
            <w:webHidden/>
          </w:rPr>
          <w:fldChar w:fldCharType="separate"/>
        </w:r>
        <w:r>
          <w:rPr>
            <w:noProof/>
            <w:webHidden/>
          </w:rPr>
          <w:t>59</w:t>
        </w:r>
        <w:r>
          <w:rPr>
            <w:noProof/>
            <w:webHidden/>
          </w:rPr>
          <w:fldChar w:fldCharType="end"/>
        </w:r>
      </w:hyperlink>
    </w:p>
    <w:p w14:paraId="65BC07EF" w14:textId="31296E4B" w:rsidR="00320DFD" w:rsidRPr="0088678B" w:rsidRDefault="00320DFD" w:rsidP="0088678B">
      <w:pPr>
        <w:pStyle w:val="TDC1"/>
        <w:rPr>
          <w:rFonts w:asciiTheme="minorHAnsi" w:eastAsiaTheme="minorEastAsia" w:hAnsiTheme="minorHAnsi" w:cstheme="minorBidi"/>
          <w:bCs w:val="0"/>
          <w:caps w:val="0"/>
          <w:noProof/>
          <w:kern w:val="2"/>
          <w:szCs w:val="24"/>
          <w14:ligatures w14:val="standardContextual"/>
        </w:rPr>
      </w:pPr>
      <w:hyperlink w:anchor="_Toc201199618" w:history="1">
        <w:r w:rsidRPr="007D7A71">
          <w:rPr>
            <w:rStyle w:val="Hipervnculo"/>
            <w:noProof/>
          </w:rPr>
          <w:t>6. MANUAL DE INSTALACIÓN Y NAVEGACIÓN</w:t>
        </w:r>
        <w:r>
          <w:rPr>
            <w:noProof/>
            <w:webHidden/>
          </w:rPr>
          <w:tab/>
        </w:r>
        <w:r>
          <w:rPr>
            <w:noProof/>
            <w:webHidden/>
          </w:rPr>
          <w:fldChar w:fldCharType="begin"/>
        </w:r>
        <w:r>
          <w:rPr>
            <w:noProof/>
            <w:webHidden/>
          </w:rPr>
          <w:instrText xml:space="preserve"> PAGEREF _Toc201199618 \h </w:instrText>
        </w:r>
        <w:r>
          <w:rPr>
            <w:noProof/>
            <w:webHidden/>
          </w:rPr>
        </w:r>
        <w:r>
          <w:rPr>
            <w:noProof/>
            <w:webHidden/>
          </w:rPr>
          <w:fldChar w:fldCharType="separate"/>
        </w:r>
        <w:r>
          <w:rPr>
            <w:noProof/>
            <w:webHidden/>
          </w:rPr>
          <w:t>60</w:t>
        </w:r>
        <w:r>
          <w:rPr>
            <w:noProof/>
            <w:webHidden/>
          </w:rPr>
          <w:fldChar w:fldCharType="end"/>
        </w:r>
      </w:hyperlink>
    </w:p>
    <w:p w14:paraId="79894AF1" w14:textId="1CA42217" w:rsidR="00320DFD" w:rsidRDefault="00320DFD">
      <w:pPr>
        <w:pStyle w:val="TDC2"/>
        <w:rPr>
          <w:rFonts w:asciiTheme="minorHAnsi" w:eastAsiaTheme="minorEastAsia" w:hAnsiTheme="minorHAnsi" w:cstheme="minorBidi"/>
          <w:noProof/>
          <w:kern w:val="2"/>
          <w:szCs w:val="24"/>
          <w14:ligatures w14:val="standardContextual"/>
        </w:rPr>
      </w:pPr>
      <w:hyperlink w:anchor="_Toc201199620" w:history="1">
        <w:r w:rsidRPr="007D7A71">
          <w:rPr>
            <w:rStyle w:val="Hipervnculo"/>
            <w:noProof/>
          </w:rPr>
          <w:t>Figura 6.1 “Árbol de navegación EugCOM”</w:t>
        </w:r>
        <w:r>
          <w:rPr>
            <w:noProof/>
            <w:webHidden/>
          </w:rPr>
          <w:tab/>
        </w:r>
        <w:r>
          <w:rPr>
            <w:noProof/>
            <w:webHidden/>
          </w:rPr>
          <w:fldChar w:fldCharType="begin"/>
        </w:r>
        <w:r>
          <w:rPr>
            <w:noProof/>
            <w:webHidden/>
          </w:rPr>
          <w:instrText xml:space="preserve"> PAGEREF _Toc201199620 \h </w:instrText>
        </w:r>
        <w:r>
          <w:rPr>
            <w:noProof/>
            <w:webHidden/>
          </w:rPr>
        </w:r>
        <w:r>
          <w:rPr>
            <w:noProof/>
            <w:webHidden/>
          </w:rPr>
          <w:fldChar w:fldCharType="separate"/>
        </w:r>
        <w:r>
          <w:rPr>
            <w:noProof/>
            <w:webHidden/>
          </w:rPr>
          <w:t>64</w:t>
        </w:r>
        <w:r>
          <w:rPr>
            <w:noProof/>
            <w:webHidden/>
          </w:rPr>
          <w:fldChar w:fldCharType="end"/>
        </w:r>
      </w:hyperlink>
    </w:p>
    <w:p w14:paraId="230CE7B4" w14:textId="620A42CE" w:rsidR="00320DFD" w:rsidRDefault="00320DFD">
      <w:pPr>
        <w:pStyle w:val="TDC2"/>
        <w:rPr>
          <w:rFonts w:asciiTheme="minorHAnsi" w:eastAsiaTheme="minorEastAsia" w:hAnsiTheme="minorHAnsi" w:cstheme="minorBidi"/>
          <w:noProof/>
          <w:kern w:val="2"/>
          <w:szCs w:val="24"/>
          <w14:ligatures w14:val="standardContextual"/>
        </w:rPr>
      </w:pPr>
      <w:hyperlink w:anchor="_Toc201199621" w:history="1">
        <w:r w:rsidRPr="007D7A71">
          <w:rPr>
            <w:rStyle w:val="Hipervnculo"/>
            <w:noProof/>
          </w:rPr>
          <w:t>Figura 6.2 “Vista navegación menú desplegable externa”</w:t>
        </w:r>
        <w:r>
          <w:rPr>
            <w:noProof/>
            <w:webHidden/>
          </w:rPr>
          <w:tab/>
        </w:r>
        <w:r>
          <w:rPr>
            <w:noProof/>
            <w:webHidden/>
          </w:rPr>
          <w:fldChar w:fldCharType="begin"/>
        </w:r>
        <w:r>
          <w:rPr>
            <w:noProof/>
            <w:webHidden/>
          </w:rPr>
          <w:instrText xml:space="preserve"> PAGEREF _Toc201199621 \h </w:instrText>
        </w:r>
        <w:r>
          <w:rPr>
            <w:noProof/>
            <w:webHidden/>
          </w:rPr>
        </w:r>
        <w:r>
          <w:rPr>
            <w:noProof/>
            <w:webHidden/>
          </w:rPr>
          <w:fldChar w:fldCharType="separate"/>
        </w:r>
        <w:r>
          <w:rPr>
            <w:noProof/>
            <w:webHidden/>
          </w:rPr>
          <w:t>65</w:t>
        </w:r>
        <w:r>
          <w:rPr>
            <w:noProof/>
            <w:webHidden/>
          </w:rPr>
          <w:fldChar w:fldCharType="end"/>
        </w:r>
      </w:hyperlink>
    </w:p>
    <w:p w14:paraId="4394D13F" w14:textId="3BFA6BF9" w:rsidR="00320DFD" w:rsidRPr="0088678B" w:rsidRDefault="00320DFD" w:rsidP="0088678B">
      <w:pPr>
        <w:pStyle w:val="TDC1"/>
        <w:rPr>
          <w:rFonts w:asciiTheme="minorHAnsi" w:eastAsiaTheme="minorEastAsia" w:hAnsiTheme="minorHAnsi" w:cstheme="minorBidi"/>
          <w:bCs w:val="0"/>
          <w:caps w:val="0"/>
          <w:noProof/>
          <w:kern w:val="2"/>
          <w:szCs w:val="24"/>
          <w14:ligatures w14:val="standardContextual"/>
        </w:rPr>
      </w:pPr>
      <w:hyperlink w:anchor="_Toc201199622" w:history="1">
        <w:r w:rsidRPr="007D7A71">
          <w:rPr>
            <w:rStyle w:val="Hipervnculo"/>
            <w:noProof/>
          </w:rPr>
          <w:t>7. PRUEBAS UNITARIAS</w:t>
        </w:r>
        <w:r>
          <w:rPr>
            <w:noProof/>
            <w:webHidden/>
          </w:rPr>
          <w:tab/>
        </w:r>
        <w:r>
          <w:rPr>
            <w:noProof/>
            <w:webHidden/>
          </w:rPr>
          <w:fldChar w:fldCharType="begin"/>
        </w:r>
        <w:r>
          <w:rPr>
            <w:noProof/>
            <w:webHidden/>
          </w:rPr>
          <w:instrText xml:space="preserve"> PAGEREF _Toc201199622 \h </w:instrText>
        </w:r>
        <w:r>
          <w:rPr>
            <w:noProof/>
            <w:webHidden/>
          </w:rPr>
        </w:r>
        <w:r>
          <w:rPr>
            <w:noProof/>
            <w:webHidden/>
          </w:rPr>
          <w:fldChar w:fldCharType="separate"/>
        </w:r>
        <w:r>
          <w:rPr>
            <w:noProof/>
            <w:webHidden/>
          </w:rPr>
          <w:t>66</w:t>
        </w:r>
        <w:r>
          <w:rPr>
            <w:noProof/>
            <w:webHidden/>
          </w:rPr>
          <w:fldChar w:fldCharType="end"/>
        </w:r>
      </w:hyperlink>
    </w:p>
    <w:p w14:paraId="20625539" w14:textId="7A660D54"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24" w:history="1">
        <w:r w:rsidRPr="007D7A71">
          <w:rPr>
            <w:rStyle w:val="Hipervnculo"/>
            <w:noProof/>
          </w:rPr>
          <w:t>Figura 7.1 “Captura de pantalla de prueba 1-2-3 caso de uso N°1.1”</w:t>
        </w:r>
        <w:r>
          <w:rPr>
            <w:noProof/>
            <w:webHidden/>
          </w:rPr>
          <w:tab/>
        </w:r>
        <w:r>
          <w:rPr>
            <w:noProof/>
            <w:webHidden/>
          </w:rPr>
          <w:fldChar w:fldCharType="begin"/>
        </w:r>
        <w:r>
          <w:rPr>
            <w:noProof/>
            <w:webHidden/>
          </w:rPr>
          <w:instrText xml:space="preserve"> PAGEREF _Toc201199624 \h </w:instrText>
        </w:r>
        <w:r>
          <w:rPr>
            <w:noProof/>
            <w:webHidden/>
          </w:rPr>
        </w:r>
        <w:r>
          <w:rPr>
            <w:noProof/>
            <w:webHidden/>
          </w:rPr>
          <w:fldChar w:fldCharType="separate"/>
        </w:r>
        <w:r>
          <w:rPr>
            <w:noProof/>
            <w:webHidden/>
          </w:rPr>
          <w:t>68</w:t>
        </w:r>
        <w:r>
          <w:rPr>
            <w:noProof/>
            <w:webHidden/>
          </w:rPr>
          <w:fldChar w:fldCharType="end"/>
        </w:r>
      </w:hyperlink>
    </w:p>
    <w:p w14:paraId="0EF16654" w14:textId="2D662F81"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26" w:history="1">
        <w:r w:rsidRPr="007D7A71">
          <w:rPr>
            <w:rStyle w:val="Hipervnculo"/>
            <w:noProof/>
          </w:rPr>
          <w:t>Figura 7.2 “Captura de pantalla de prueba 1-2-3 caso de uso N°1.4”</w:t>
        </w:r>
        <w:r>
          <w:rPr>
            <w:noProof/>
            <w:webHidden/>
          </w:rPr>
          <w:tab/>
        </w:r>
        <w:r>
          <w:rPr>
            <w:noProof/>
            <w:webHidden/>
          </w:rPr>
          <w:fldChar w:fldCharType="begin"/>
        </w:r>
        <w:r>
          <w:rPr>
            <w:noProof/>
            <w:webHidden/>
          </w:rPr>
          <w:instrText xml:space="preserve"> PAGEREF _Toc201199626 \h </w:instrText>
        </w:r>
        <w:r>
          <w:rPr>
            <w:noProof/>
            <w:webHidden/>
          </w:rPr>
        </w:r>
        <w:r>
          <w:rPr>
            <w:noProof/>
            <w:webHidden/>
          </w:rPr>
          <w:fldChar w:fldCharType="separate"/>
        </w:r>
        <w:r>
          <w:rPr>
            <w:noProof/>
            <w:webHidden/>
          </w:rPr>
          <w:t>71</w:t>
        </w:r>
        <w:r>
          <w:rPr>
            <w:noProof/>
            <w:webHidden/>
          </w:rPr>
          <w:fldChar w:fldCharType="end"/>
        </w:r>
      </w:hyperlink>
    </w:p>
    <w:p w14:paraId="43C4694A" w14:textId="41FB1F14"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28" w:history="1">
        <w:r w:rsidRPr="007D7A71">
          <w:rPr>
            <w:rStyle w:val="Hipervnculo"/>
            <w:noProof/>
          </w:rPr>
          <w:t>Figura 7.3 “Captura de pantalla de prueba 1-2-3 caso de uso N°1.7”</w:t>
        </w:r>
        <w:r>
          <w:rPr>
            <w:noProof/>
            <w:webHidden/>
          </w:rPr>
          <w:tab/>
        </w:r>
        <w:r>
          <w:rPr>
            <w:noProof/>
            <w:webHidden/>
          </w:rPr>
          <w:fldChar w:fldCharType="begin"/>
        </w:r>
        <w:r>
          <w:rPr>
            <w:noProof/>
            <w:webHidden/>
          </w:rPr>
          <w:instrText xml:space="preserve"> PAGEREF _Toc201199628 \h </w:instrText>
        </w:r>
        <w:r>
          <w:rPr>
            <w:noProof/>
            <w:webHidden/>
          </w:rPr>
        </w:r>
        <w:r>
          <w:rPr>
            <w:noProof/>
            <w:webHidden/>
          </w:rPr>
          <w:fldChar w:fldCharType="separate"/>
        </w:r>
        <w:r>
          <w:rPr>
            <w:noProof/>
            <w:webHidden/>
          </w:rPr>
          <w:t>75</w:t>
        </w:r>
        <w:r>
          <w:rPr>
            <w:noProof/>
            <w:webHidden/>
          </w:rPr>
          <w:fldChar w:fldCharType="end"/>
        </w:r>
      </w:hyperlink>
    </w:p>
    <w:p w14:paraId="0C420263" w14:textId="32B3BE66"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30" w:history="1">
        <w:r w:rsidRPr="007D7A71">
          <w:rPr>
            <w:rStyle w:val="Hipervnculo"/>
            <w:noProof/>
          </w:rPr>
          <w:t>Figura 7.4 “Captura de pantalla de prueba 1-2-3 caso de uso N°1.10”</w:t>
        </w:r>
        <w:r>
          <w:rPr>
            <w:noProof/>
            <w:webHidden/>
          </w:rPr>
          <w:tab/>
        </w:r>
        <w:r>
          <w:rPr>
            <w:noProof/>
            <w:webHidden/>
          </w:rPr>
          <w:fldChar w:fldCharType="begin"/>
        </w:r>
        <w:r>
          <w:rPr>
            <w:noProof/>
            <w:webHidden/>
          </w:rPr>
          <w:instrText xml:space="preserve"> PAGEREF _Toc201199630 \h </w:instrText>
        </w:r>
        <w:r>
          <w:rPr>
            <w:noProof/>
            <w:webHidden/>
          </w:rPr>
        </w:r>
        <w:r>
          <w:rPr>
            <w:noProof/>
            <w:webHidden/>
          </w:rPr>
          <w:fldChar w:fldCharType="separate"/>
        </w:r>
        <w:r>
          <w:rPr>
            <w:noProof/>
            <w:webHidden/>
          </w:rPr>
          <w:t>78</w:t>
        </w:r>
        <w:r>
          <w:rPr>
            <w:noProof/>
            <w:webHidden/>
          </w:rPr>
          <w:fldChar w:fldCharType="end"/>
        </w:r>
      </w:hyperlink>
    </w:p>
    <w:p w14:paraId="61EAACEE" w14:textId="14498F4B"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32" w:history="1">
        <w:r w:rsidRPr="007D7A71">
          <w:rPr>
            <w:rStyle w:val="Hipervnculo"/>
            <w:noProof/>
          </w:rPr>
          <w:t>Figura 7.5 “Captura de pantalla de prueba 1-2-3 caso de uso N°1.13”</w:t>
        </w:r>
        <w:r>
          <w:rPr>
            <w:noProof/>
            <w:webHidden/>
          </w:rPr>
          <w:tab/>
        </w:r>
        <w:r>
          <w:rPr>
            <w:noProof/>
            <w:webHidden/>
          </w:rPr>
          <w:fldChar w:fldCharType="begin"/>
        </w:r>
        <w:r>
          <w:rPr>
            <w:noProof/>
            <w:webHidden/>
          </w:rPr>
          <w:instrText xml:space="preserve"> PAGEREF _Toc201199632 \h </w:instrText>
        </w:r>
        <w:r>
          <w:rPr>
            <w:noProof/>
            <w:webHidden/>
          </w:rPr>
        </w:r>
        <w:r>
          <w:rPr>
            <w:noProof/>
            <w:webHidden/>
          </w:rPr>
          <w:fldChar w:fldCharType="separate"/>
        </w:r>
        <w:r>
          <w:rPr>
            <w:noProof/>
            <w:webHidden/>
          </w:rPr>
          <w:t>82</w:t>
        </w:r>
        <w:r>
          <w:rPr>
            <w:noProof/>
            <w:webHidden/>
          </w:rPr>
          <w:fldChar w:fldCharType="end"/>
        </w:r>
      </w:hyperlink>
    </w:p>
    <w:p w14:paraId="2908738E" w14:textId="68B48B9E"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34" w:history="1">
        <w:r w:rsidRPr="007D7A71">
          <w:rPr>
            <w:rStyle w:val="Hipervnculo"/>
            <w:noProof/>
          </w:rPr>
          <w:t>Figura 7.6 “Captura de pantalla de prueba 1-2-3 caso de uso N°1.16</w:t>
        </w:r>
        <w:r>
          <w:rPr>
            <w:noProof/>
            <w:webHidden/>
          </w:rPr>
          <w:tab/>
        </w:r>
        <w:r>
          <w:rPr>
            <w:noProof/>
            <w:webHidden/>
          </w:rPr>
          <w:fldChar w:fldCharType="begin"/>
        </w:r>
        <w:r>
          <w:rPr>
            <w:noProof/>
            <w:webHidden/>
          </w:rPr>
          <w:instrText xml:space="preserve"> PAGEREF _Toc201199634 \h </w:instrText>
        </w:r>
        <w:r>
          <w:rPr>
            <w:noProof/>
            <w:webHidden/>
          </w:rPr>
        </w:r>
        <w:r>
          <w:rPr>
            <w:noProof/>
            <w:webHidden/>
          </w:rPr>
          <w:fldChar w:fldCharType="separate"/>
        </w:r>
        <w:r>
          <w:rPr>
            <w:noProof/>
            <w:webHidden/>
          </w:rPr>
          <w:t>85</w:t>
        </w:r>
        <w:r>
          <w:rPr>
            <w:noProof/>
            <w:webHidden/>
          </w:rPr>
          <w:fldChar w:fldCharType="end"/>
        </w:r>
      </w:hyperlink>
    </w:p>
    <w:p w14:paraId="47269AF7" w14:textId="7361F407"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36" w:history="1">
        <w:r w:rsidRPr="007D7A71">
          <w:rPr>
            <w:rStyle w:val="Hipervnculo"/>
            <w:noProof/>
          </w:rPr>
          <w:t>Figura 7.7 “Captura de pantalla de prueba 1-2-3 caso de uso N°1.19”</w:t>
        </w:r>
        <w:r>
          <w:rPr>
            <w:noProof/>
            <w:webHidden/>
          </w:rPr>
          <w:tab/>
        </w:r>
        <w:r>
          <w:rPr>
            <w:noProof/>
            <w:webHidden/>
          </w:rPr>
          <w:fldChar w:fldCharType="begin"/>
        </w:r>
        <w:r>
          <w:rPr>
            <w:noProof/>
            <w:webHidden/>
          </w:rPr>
          <w:instrText xml:space="preserve"> PAGEREF _Toc201199636 \h </w:instrText>
        </w:r>
        <w:r>
          <w:rPr>
            <w:noProof/>
            <w:webHidden/>
          </w:rPr>
        </w:r>
        <w:r>
          <w:rPr>
            <w:noProof/>
            <w:webHidden/>
          </w:rPr>
          <w:fldChar w:fldCharType="separate"/>
        </w:r>
        <w:r>
          <w:rPr>
            <w:noProof/>
            <w:webHidden/>
          </w:rPr>
          <w:t>88</w:t>
        </w:r>
        <w:r>
          <w:rPr>
            <w:noProof/>
            <w:webHidden/>
          </w:rPr>
          <w:fldChar w:fldCharType="end"/>
        </w:r>
      </w:hyperlink>
    </w:p>
    <w:p w14:paraId="25B5C9B9" w14:textId="2B9A80E6"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38" w:history="1">
        <w:r w:rsidRPr="007D7A71">
          <w:rPr>
            <w:rStyle w:val="Hipervnculo"/>
            <w:noProof/>
          </w:rPr>
          <w:t>Figura 7.8 “Captura de pantalla de prueba 1-2-3-4 caso de uso N°2.1”</w:t>
        </w:r>
        <w:r>
          <w:rPr>
            <w:noProof/>
            <w:webHidden/>
          </w:rPr>
          <w:tab/>
        </w:r>
        <w:r>
          <w:rPr>
            <w:noProof/>
            <w:webHidden/>
          </w:rPr>
          <w:fldChar w:fldCharType="begin"/>
        </w:r>
        <w:r>
          <w:rPr>
            <w:noProof/>
            <w:webHidden/>
          </w:rPr>
          <w:instrText xml:space="preserve"> PAGEREF _Toc201199638 \h </w:instrText>
        </w:r>
        <w:r>
          <w:rPr>
            <w:noProof/>
            <w:webHidden/>
          </w:rPr>
        </w:r>
        <w:r>
          <w:rPr>
            <w:noProof/>
            <w:webHidden/>
          </w:rPr>
          <w:fldChar w:fldCharType="separate"/>
        </w:r>
        <w:r>
          <w:rPr>
            <w:noProof/>
            <w:webHidden/>
          </w:rPr>
          <w:t>92</w:t>
        </w:r>
        <w:r>
          <w:rPr>
            <w:noProof/>
            <w:webHidden/>
          </w:rPr>
          <w:fldChar w:fldCharType="end"/>
        </w:r>
      </w:hyperlink>
    </w:p>
    <w:p w14:paraId="42D2A32B" w14:textId="0FD2128F"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40" w:history="1">
        <w:r w:rsidRPr="007D7A71">
          <w:rPr>
            <w:rStyle w:val="Hipervnculo"/>
            <w:noProof/>
          </w:rPr>
          <w:t>Figura 7.9 “Captura de pantalla de prueba 1-2-3 caso de uso N°2.2”</w:t>
        </w:r>
        <w:r>
          <w:rPr>
            <w:noProof/>
            <w:webHidden/>
          </w:rPr>
          <w:tab/>
        </w:r>
        <w:r>
          <w:rPr>
            <w:noProof/>
            <w:webHidden/>
          </w:rPr>
          <w:fldChar w:fldCharType="begin"/>
        </w:r>
        <w:r>
          <w:rPr>
            <w:noProof/>
            <w:webHidden/>
          </w:rPr>
          <w:instrText xml:space="preserve"> PAGEREF _Toc201199640 \h </w:instrText>
        </w:r>
        <w:r>
          <w:rPr>
            <w:noProof/>
            <w:webHidden/>
          </w:rPr>
        </w:r>
        <w:r>
          <w:rPr>
            <w:noProof/>
            <w:webHidden/>
          </w:rPr>
          <w:fldChar w:fldCharType="separate"/>
        </w:r>
        <w:r>
          <w:rPr>
            <w:noProof/>
            <w:webHidden/>
          </w:rPr>
          <w:t>95</w:t>
        </w:r>
        <w:r>
          <w:rPr>
            <w:noProof/>
            <w:webHidden/>
          </w:rPr>
          <w:fldChar w:fldCharType="end"/>
        </w:r>
      </w:hyperlink>
    </w:p>
    <w:p w14:paraId="61FC3D11" w14:textId="3864FF70"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42" w:history="1">
        <w:r w:rsidRPr="007D7A71">
          <w:rPr>
            <w:rStyle w:val="Hipervnculo"/>
            <w:noProof/>
          </w:rPr>
          <w:t>Figura 7.10 “Captura de pantalla de prueba 1-2-3 caso de uso N°2.4”</w:t>
        </w:r>
        <w:r>
          <w:rPr>
            <w:noProof/>
            <w:webHidden/>
          </w:rPr>
          <w:tab/>
        </w:r>
        <w:r>
          <w:rPr>
            <w:noProof/>
            <w:webHidden/>
          </w:rPr>
          <w:fldChar w:fldCharType="begin"/>
        </w:r>
        <w:r>
          <w:rPr>
            <w:noProof/>
            <w:webHidden/>
          </w:rPr>
          <w:instrText xml:space="preserve"> PAGEREF _Toc201199642 \h </w:instrText>
        </w:r>
        <w:r>
          <w:rPr>
            <w:noProof/>
            <w:webHidden/>
          </w:rPr>
        </w:r>
        <w:r>
          <w:rPr>
            <w:noProof/>
            <w:webHidden/>
          </w:rPr>
          <w:fldChar w:fldCharType="separate"/>
        </w:r>
        <w:r>
          <w:rPr>
            <w:noProof/>
            <w:webHidden/>
          </w:rPr>
          <w:t>98</w:t>
        </w:r>
        <w:r>
          <w:rPr>
            <w:noProof/>
            <w:webHidden/>
          </w:rPr>
          <w:fldChar w:fldCharType="end"/>
        </w:r>
      </w:hyperlink>
    </w:p>
    <w:p w14:paraId="67B851C4" w14:textId="633A6E8C"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44" w:history="1">
        <w:r w:rsidRPr="007D7A71">
          <w:rPr>
            <w:rStyle w:val="Hipervnculo"/>
            <w:noProof/>
          </w:rPr>
          <w:t>Figura 7.11 “Captura de pantalla de prueba 1-2-3 caso de uso N°4.5”</w:t>
        </w:r>
        <w:r>
          <w:rPr>
            <w:noProof/>
            <w:webHidden/>
          </w:rPr>
          <w:tab/>
        </w:r>
        <w:r>
          <w:rPr>
            <w:noProof/>
            <w:webHidden/>
          </w:rPr>
          <w:fldChar w:fldCharType="begin"/>
        </w:r>
        <w:r>
          <w:rPr>
            <w:noProof/>
            <w:webHidden/>
          </w:rPr>
          <w:instrText xml:space="preserve"> PAGEREF _Toc201199644 \h </w:instrText>
        </w:r>
        <w:r>
          <w:rPr>
            <w:noProof/>
            <w:webHidden/>
          </w:rPr>
        </w:r>
        <w:r>
          <w:rPr>
            <w:noProof/>
            <w:webHidden/>
          </w:rPr>
          <w:fldChar w:fldCharType="separate"/>
        </w:r>
        <w:r>
          <w:rPr>
            <w:noProof/>
            <w:webHidden/>
          </w:rPr>
          <w:t>101</w:t>
        </w:r>
        <w:r>
          <w:rPr>
            <w:noProof/>
            <w:webHidden/>
          </w:rPr>
          <w:fldChar w:fldCharType="end"/>
        </w:r>
      </w:hyperlink>
    </w:p>
    <w:p w14:paraId="31319C3A" w14:textId="698FAF35"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46" w:history="1">
        <w:r w:rsidRPr="007D7A71">
          <w:rPr>
            <w:rStyle w:val="Hipervnculo"/>
            <w:noProof/>
          </w:rPr>
          <w:t>Figura 7.12 “Captura de pantalla de prueba 1-2-3 caso de uso N°6.5”</w:t>
        </w:r>
        <w:r>
          <w:rPr>
            <w:noProof/>
            <w:webHidden/>
          </w:rPr>
          <w:tab/>
        </w:r>
        <w:r>
          <w:rPr>
            <w:noProof/>
            <w:webHidden/>
          </w:rPr>
          <w:fldChar w:fldCharType="begin"/>
        </w:r>
        <w:r>
          <w:rPr>
            <w:noProof/>
            <w:webHidden/>
          </w:rPr>
          <w:instrText xml:space="preserve"> PAGEREF _Toc201199646 \h </w:instrText>
        </w:r>
        <w:r>
          <w:rPr>
            <w:noProof/>
            <w:webHidden/>
          </w:rPr>
        </w:r>
        <w:r>
          <w:rPr>
            <w:noProof/>
            <w:webHidden/>
          </w:rPr>
          <w:fldChar w:fldCharType="separate"/>
        </w:r>
        <w:r>
          <w:rPr>
            <w:noProof/>
            <w:webHidden/>
          </w:rPr>
          <w:t>105</w:t>
        </w:r>
        <w:r>
          <w:rPr>
            <w:noProof/>
            <w:webHidden/>
          </w:rPr>
          <w:fldChar w:fldCharType="end"/>
        </w:r>
      </w:hyperlink>
    </w:p>
    <w:p w14:paraId="57433C87" w14:textId="0E2D7A62" w:rsidR="00320DFD" w:rsidRDefault="00320DFD">
      <w:pPr>
        <w:pStyle w:val="TDC2"/>
        <w:rPr>
          <w:rFonts w:asciiTheme="minorHAnsi" w:eastAsiaTheme="minorEastAsia" w:hAnsiTheme="minorHAnsi" w:cstheme="minorBidi"/>
          <w:noProof/>
          <w:kern w:val="2"/>
          <w:szCs w:val="24"/>
          <w14:ligatures w14:val="standardContextual"/>
        </w:rPr>
      </w:pPr>
      <w:hyperlink w:anchor="_Toc201199648" w:history="1">
        <w:r w:rsidRPr="007D7A71">
          <w:rPr>
            <w:rStyle w:val="Hipervnculo"/>
            <w:noProof/>
          </w:rPr>
          <w:t>Figura 7.13 “Captura de pantalla de prueba 1-2-3 caso de uso N°7.2”</w:t>
        </w:r>
        <w:r>
          <w:rPr>
            <w:noProof/>
            <w:webHidden/>
          </w:rPr>
          <w:tab/>
        </w:r>
        <w:r>
          <w:rPr>
            <w:noProof/>
            <w:webHidden/>
          </w:rPr>
          <w:fldChar w:fldCharType="begin"/>
        </w:r>
        <w:r>
          <w:rPr>
            <w:noProof/>
            <w:webHidden/>
          </w:rPr>
          <w:instrText xml:space="preserve"> PAGEREF _Toc201199648 \h </w:instrText>
        </w:r>
        <w:r>
          <w:rPr>
            <w:noProof/>
            <w:webHidden/>
          </w:rPr>
        </w:r>
        <w:r>
          <w:rPr>
            <w:noProof/>
            <w:webHidden/>
          </w:rPr>
          <w:fldChar w:fldCharType="separate"/>
        </w:r>
        <w:r>
          <w:rPr>
            <w:noProof/>
            <w:webHidden/>
          </w:rPr>
          <w:t>108</w:t>
        </w:r>
        <w:r>
          <w:rPr>
            <w:noProof/>
            <w:webHidden/>
          </w:rPr>
          <w:fldChar w:fldCharType="end"/>
        </w:r>
      </w:hyperlink>
    </w:p>
    <w:p w14:paraId="4C9CB49D" w14:textId="003E9757" w:rsidR="00320DFD" w:rsidRDefault="00320DFD" w:rsidP="00320DFD">
      <w:pPr>
        <w:pStyle w:val="TDC2"/>
        <w:rPr>
          <w:rFonts w:asciiTheme="minorHAnsi" w:eastAsiaTheme="minorEastAsia" w:hAnsiTheme="minorHAnsi" w:cstheme="minorBidi"/>
          <w:noProof/>
          <w:kern w:val="2"/>
          <w:szCs w:val="24"/>
          <w14:ligatures w14:val="standardContextual"/>
        </w:rPr>
      </w:pPr>
      <w:hyperlink w:anchor="_Toc201199649" w:history="1">
        <w:r w:rsidRPr="007D7A71">
          <w:rPr>
            <w:rStyle w:val="Hipervnculo"/>
            <w:noProof/>
          </w:rPr>
          <w:t>Figura 7.14 “Captura de pantalla de prueba 1-2-3 caso de uso N°7.2”</w:t>
        </w:r>
        <w:r>
          <w:rPr>
            <w:noProof/>
            <w:webHidden/>
          </w:rPr>
          <w:tab/>
        </w:r>
        <w:r>
          <w:rPr>
            <w:noProof/>
            <w:webHidden/>
          </w:rPr>
          <w:fldChar w:fldCharType="begin"/>
        </w:r>
        <w:r>
          <w:rPr>
            <w:noProof/>
            <w:webHidden/>
          </w:rPr>
          <w:instrText xml:space="preserve"> PAGEREF _Toc201199649 \h </w:instrText>
        </w:r>
        <w:r>
          <w:rPr>
            <w:noProof/>
            <w:webHidden/>
          </w:rPr>
        </w:r>
        <w:r>
          <w:rPr>
            <w:noProof/>
            <w:webHidden/>
          </w:rPr>
          <w:fldChar w:fldCharType="separate"/>
        </w:r>
        <w:r>
          <w:rPr>
            <w:noProof/>
            <w:webHidden/>
          </w:rPr>
          <w:t>108</w:t>
        </w:r>
        <w:r>
          <w:rPr>
            <w:noProof/>
            <w:webHidden/>
          </w:rPr>
          <w:fldChar w:fldCharType="end"/>
        </w:r>
      </w:hyperlink>
    </w:p>
    <w:p w14:paraId="040AFA99" w14:textId="1AD9450F"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51" w:history="1">
        <w:r w:rsidRPr="007D7A71">
          <w:rPr>
            <w:rStyle w:val="Hipervnculo"/>
            <w:noProof/>
          </w:rPr>
          <w:t>Figura 7.15 “Captura de pantalla de prueba 1-2-3 caso de uso N°7.4”</w:t>
        </w:r>
        <w:r>
          <w:rPr>
            <w:noProof/>
            <w:webHidden/>
          </w:rPr>
          <w:tab/>
        </w:r>
        <w:r>
          <w:rPr>
            <w:noProof/>
            <w:webHidden/>
          </w:rPr>
          <w:fldChar w:fldCharType="begin"/>
        </w:r>
        <w:r>
          <w:rPr>
            <w:noProof/>
            <w:webHidden/>
          </w:rPr>
          <w:instrText xml:space="preserve"> PAGEREF _Toc201199651 \h </w:instrText>
        </w:r>
        <w:r>
          <w:rPr>
            <w:noProof/>
            <w:webHidden/>
          </w:rPr>
        </w:r>
        <w:r>
          <w:rPr>
            <w:noProof/>
            <w:webHidden/>
          </w:rPr>
          <w:fldChar w:fldCharType="separate"/>
        </w:r>
        <w:r>
          <w:rPr>
            <w:noProof/>
            <w:webHidden/>
          </w:rPr>
          <w:t>111</w:t>
        </w:r>
        <w:r>
          <w:rPr>
            <w:noProof/>
            <w:webHidden/>
          </w:rPr>
          <w:fldChar w:fldCharType="end"/>
        </w:r>
      </w:hyperlink>
    </w:p>
    <w:p w14:paraId="343C80B2" w14:textId="6A78536A" w:rsidR="00320DFD" w:rsidRDefault="00320DFD">
      <w:pPr>
        <w:pStyle w:val="TDC2"/>
        <w:rPr>
          <w:rFonts w:asciiTheme="minorHAnsi" w:eastAsiaTheme="minorEastAsia" w:hAnsiTheme="minorHAnsi" w:cstheme="minorBidi"/>
          <w:noProof/>
          <w:kern w:val="2"/>
          <w:szCs w:val="24"/>
          <w14:ligatures w14:val="standardContextual"/>
        </w:rPr>
      </w:pPr>
      <w:hyperlink w:anchor="_Toc201199653" w:history="1">
        <w:r w:rsidRPr="007D7A71">
          <w:rPr>
            <w:rStyle w:val="Hipervnculo"/>
            <w:noProof/>
          </w:rPr>
          <w:t>Figura 7.16 “Captura de pantalla de prueba 1-2-3 caso de uso N°7.5”</w:t>
        </w:r>
        <w:r>
          <w:rPr>
            <w:noProof/>
            <w:webHidden/>
          </w:rPr>
          <w:tab/>
        </w:r>
        <w:r>
          <w:rPr>
            <w:noProof/>
            <w:webHidden/>
          </w:rPr>
          <w:fldChar w:fldCharType="begin"/>
        </w:r>
        <w:r>
          <w:rPr>
            <w:noProof/>
            <w:webHidden/>
          </w:rPr>
          <w:instrText xml:space="preserve"> PAGEREF _Toc201199653 \h </w:instrText>
        </w:r>
        <w:r>
          <w:rPr>
            <w:noProof/>
            <w:webHidden/>
          </w:rPr>
        </w:r>
        <w:r>
          <w:rPr>
            <w:noProof/>
            <w:webHidden/>
          </w:rPr>
          <w:fldChar w:fldCharType="separate"/>
        </w:r>
        <w:r>
          <w:rPr>
            <w:noProof/>
            <w:webHidden/>
          </w:rPr>
          <w:t>114</w:t>
        </w:r>
        <w:r>
          <w:rPr>
            <w:noProof/>
            <w:webHidden/>
          </w:rPr>
          <w:fldChar w:fldCharType="end"/>
        </w:r>
      </w:hyperlink>
    </w:p>
    <w:p w14:paraId="76DD37CB" w14:textId="4CBC2542" w:rsidR="00320DFD" w:rsidRPr="0088678B" w:rsidRDefault="00320DFD" w:rsidP="0088678B">
      <w:pPr>
        <w:pStyle w:val="TDC1"/>
        <w:rPr>
          <w:rFonts w:asciiTheme="minorHAnsi" w:eastAsiaTheme="minorEastAsia" w:hAnsiTheme="minorHAnsi" w:cstheme="minorBidi"/>
          <w:bCs w:val="0"/>
          <w:caps w:val="0"/>
          <w:noProof/>
          <w:kern w:val="2"/>
          <w:szCs w:val="24"/>
          <w14:ligatures w14:val="standardContextual"/>
        </w:rPr>
      </w:pPr>
      <w:hyperlink w:anchor="_Toc201199654" w:history="1">
        <w:r w:rsidRPr="007D7A71">
          <w:rPr>
            <w:rStyle w:val="Hipervnculo"/>
            <w:noProof/>
          </w:rPr>
          <w:t>8. SPRINT REVIEW</w:t>
        </w:r>
        <w:r>
          <w:rPr>
            <w:noProof/>
            <w:webHidden/>
          </w:rPr>
          <w:tab/>
        </w:r>
        <w:r>
          <w:rPr>
            <w:noProof/>
            <w:webHidden/>
          </w:rPr>
          <w:fldChar w:fldCharType="begin"/>
        </w:r>
        <w:r>
          <w:rPr>
            <w:noProof/>
            <w:webHidden/>
          </w:rPr>
          <w:instrText xml:space="preserve"> PAGEREF _Toc201199654 \h </w:instrText>
        </w:r>
        <w:r>
          <w:rPr>
            <w:noProof/>
            <w:webHidden/>
          </w:rPr>
        </w:r>
        <w:r>
          <w:rPr>
            <w:noProof/>
            <w:webHidden/>
          </w:rPr>
          <w:fldChar w:fldCharType="separate"/>
        </w:r>
        <w:r>
          <w:rPr>
            <w:noProof/>
            <w:webHidden/>
          </w:rPr>
          <w:t>115</w:t>
        </w:r>
        <w:r>
          <w:rPr>
            <w:noProof/>
            <w:webHidden/>
          </w:rPr>
          <w:fldChar w:fldCharType="end"/>
        </w:r>
      </w:hyperlink>
    </w:p>
    <w:p w14:paraId="1FB2641A" w14:textId="3C86052E" w:rsidR="00320DFD" w:rsidRDefault="00320DFD">
      <w:pPr>
        <w:pStyle w:val="TDC2"/>
        <w:rPr>
          <w:rFonts w:asciiTheme="minorHAnsi" w:eastAsiaTheme="minorEastAsia" w:hAnsiTheme="minorHAnsi" w:cstheme="minorBidi"/>
          <w:noProof/>
          <w:kern w:val="2"/>
          <w:szCs w:val="24"/>
          <w14:ligatures w14:val="standardContextual"/>
        </w:rPr>
      </w:pPr>
      <w:hyperlink w:anchor="_Toc201199657" w:history="1">
        <w:r w:rsidRPr="007D7A71">
          <w:rPr>
            <w:rStyle w:val="Hipervnculo"/>
            <w:noProof/>
          </w:rPr>
          <w:t>Figura 8.1 Gráfica Burn-Down del esfuerzo del equipo</w:t>
        </w:r>
        <w:r>
          <w:rPr>
            <w:noProof/>
            <w:webHidden/>
          </w:rPr>
          <w:tab/>
        </w:r>
        <w:r>
          <w:rPr>
            <w:noProof/>
            <w:webHidden/>
          </w:rPr>
          <w:fldChar w:fldCharType="begin"/>
        </w:r>
        <w:r>
          <w:rPr>
            <w:noProof/>
            <w:webHidden/>
          </w:rPr>
          <w:instrText xml:space="preserve"> PAGEREF _Toc201199657 \h </w:instrText>
        </w:r>
        <w:r>
          <w:rPr>
            <w:noProof/>
            <w:webHidden/>
          </w:rPr>
        </w:r>
        <w:r>
          <w:rPr>
            <w:noProof/>
            <w:webHidden/>
          </w:rPr>
          <w:fldChar w:fldCharType="separate"/>
        </w:r>
        <w:r>
          <w:rPr>
            <w:noProof/>
            <w:webHidden/>
          </w:rPr>
          <w:t>117</w:t>
        </w:r>
        <w:r>
          <w:rPr>
            <w:noProof/>
            <w:webHidden/>
          </w:rPr>
          <w:fldChar w:fldCharType="end"/>
        </w:r>
      </w:hyperlink>
    </w:p>
    <w:p w14:paraId="19B70EF1" w14:textId="10E00C3C" w:rsidR="00320DFD" w:rsidRDefault="00320DFD">
      <w:pPr>
        <w:pStyle w:val="TDC2"/>
        <w:rPr>
          <w:rFonts w:asciiTheme="minorHAnsi" w:eastAsiaTheme="minorEastAsia" w:hAnsiTheme="minorHAnsi" w:cstheme="minorBidi"/>
          <w:noProof/>
          <w:kern w:val="2"/>
          <w:szCs w:val="24"/>
          <w14:ligatures w14:val="standardContextual"/>
        </w:rPr>
      </w:pPr>
      <w:hyperlink w:anchor="_Toc201199658" w:history="1">
        <w:r w:rsidRPr="007D7A71">
          <w:rPr>
            <w:rStyle w:val="Hipervnculo"/>
            <w:noProof/>
          </w:rPr>
          <w:t>Figura 8.2 Gráfica Burn-Up del esfuerzo del equipo</w:t>
        </w:r>
        <w:r>
          <w:rPr>
            <w:noProof/>
            <w:webHidden/>
          </w:rPr>
          <w:tab/>
        </w:r>
        <w:r>
          <w:rPr>
            <w:noProof/>
            <w:webHidden/>
          </w:rPr>
          <w:fldChar w:fldCharType="begin"/>
        </w:r>
        <w:r>
          <w:rPr>
            <w:noProof/>
            <w:webHidden/>
          </w:rPr>
          <w:instrText xml:space="preserve"> PAGEREF _Toc201199658 \h </w:instrText>
        </w:r>
        <w:r>
          <w:rPr>
            <w:noProof/>
            <w:webHidden/>
          </w:rPr>
        </w:r>
        <w:r>
          <w:rPr>
            <w:noProof/>
            <w:webHidden/>
          </w:rPr>
          <w:fldChar w:fldCharType="separate"/>
        </w:r>
        <w:r>
          <w:rPr>
            <w:noProof/>
            <w:webHidden/>
          </w:rPr>
          <w:t>118</w:t>
        </w:r>
        <w:r>
          <w:rPr>
            <w:noProof/>
            <w:webHidden/>
          </w:rPr>
          <w:fldChar w:fldCharType="end"/>
        </w:r>
      </w:hyperlink>
    </w:p>
    <w:p w14:paraId="04529889" w14:textId="43A9736A" w:rsidR="00320DFD" w:rsidRDefault="00320DFD" w:rsidP="0088678B">
      <w:pPr>
        <w:pStyle w:val="TDC2"/>
        <w:rPr>
          <w:rFonts w:asciiTheme="minorHAnsi" w:eastAsiaTheme="minorEastAsia" w:hAnsiTheme="minorHAnsi" w:cstheme="minorBidi"/>
          <w:noProof/>
          <w:kern w:val="2"/>
          <w:szCs w:val="24"/>
          <w14:ligatures w14:val="standardContextual"/>
        </w:rPr>
      </w:pPr>
      <w:hyperlink w:anchor="_Toc201199659" w:history="1">
        <w:r w:rsidRPr="007D7A71">
          <w:rPr>
            <w:rStyle w:val="Hipervnculo"/>
            <w:noProof/>
          </w:rPr>
          <w:t>Figura 8.3 Velocidad del equipo</w:t>
        </w:r>
        <w:r>
          <w:rPr>
            <w:noProof/>
            <w:webHidden/>
          </w:rPr>
          <w:tab/>
        </w:r>
        <w:r>
          <w:rPr>
            <w:noProof/>
            <w:webHidden/>
          </w:rPr>
          <w:fldChar w:fldCharType="begin"/>
        </w:r>
        <w:r>
          <w:rPr>
            <w:noProof/>
            <w:webHidden/>
          </w:rPr>
          <w:instrText xml:space="preserve"> PAGEREF _Toc201199659 \h </w:instrText>
        </w:r>
        <w:r>
          <w:rPr>
            <w:noProof/>
            <w:webHidden/>
          </w:rPr>
        </w:r>
        <w:r>
          <w:rPr>
            <w:noProof/>
            <w:webHidden/>
          </w:rPr>
          <w:fldChar w:fldCharType="separate"/>
        </w:r>
        <w:r>
          <w:rPr>
            <w:noProof/>
            <w:webHidden/>
          </w:rPr>
          <w:t>119</w:t>
        </w:r>
        <w:r>
          <w:rPr>
            <w:noProof/>
            <w:webHidden/>
          </w:rPr>
          <w:fldChar w:fldCharType="end"/>
        </w:r>
      </w:hyperlink>
    </w:p>
    <w:p w14:paraId="6FB27843" w14:textId="56BD8F1C"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661" w:history="1">
        <w:r w:rsidRPr="007D7A71">
          <w:rPr>
            <w:rStyle w:val="Hipervnculo"/>
            <w:noProof/>
          </w:rPr>
          <w:t>9. ANEXO</w:t>
        </w:r>
        <w:r>
          <w:rPr>
            <w:noProof/>
            <w:webHidden/>
          </w:rPr>
          <w:tab/>
        </w:r>
        <w:r w:rsidR="0088678B" w:rsidRPr="0088678B">
          <w:rPr>
            <w:noProof/>
            <w:webHidden/>
          </w:rPr>
          <w:tab/>
        </w:r>
        <w:r>
          <w:rPr>
            <w:noProof/>
            <w:webHidden/>
          </w:rPr>
          <w:fldChar w:fldCharType="begin"/>
        </w:r>
        <w:r>
          <w:rPr>
            <w:noProof/>
            <w:webHidden/>
          </w:rPr>
          <w:instrText xml:space="preserve"> PAGEREF _Toc201199661 \h </w:instrText>
        </w:r>
        <w:r>
          <w:rPr>
            <w:noProof/>
            <w:webHidden/>
          </w:rPr>
        </w:r>
        <w:r>
          <w:rPr>
            <w:noProof/>
            <w:webHidden/>
          </w:rPr>
          <w:fldChar w:fldCharType="separate"/>
        </w:r>
        <w:r>
          <w:rPr>
            <w:noProof/>
            <w:webHidden/>
          </w:rPr>
          <w:t>121</w:t>
        </w:r>
        <w:r>
          <w:rPr>
            <w:noProof/>
            <w:webHidden/>
          </w:rPr>
          <w:fldChar w:fldCharType="end"/>
        </w:r>
      </w:hyperlink>
    </w:p>
    <w:p w14:paraId="2CBCA0E5" w14:textId="767F02E2" w:rsidR="00320DFD" w:rsidRDefault="00320DFD">
      <w:pPr>
        <w:pStyle w:val="TDC1"/>
        <w:rPr>
          <w:rFonts w:asciiTheme="minorHAnsi" w:eastAsiaTheme="minorEastAsia" w:hAnsiTheme="minorHAnsi" w:cstheme="minorBidi"/>
          <w:bCs w:val="0"/>
          <w:caps w:val="0"/>
          <w:noProof/>
          <w:kern w:val="2"/>
          <w:szCs w:val="24"/>
          <w14:ligatures w14:val="standardContextual"/>
        </w:rPr>
      </w:pPr>
      <w:hyperlink w:anchor="_Toc201199662" w:history="1">
        <w:r w:rsidRPr="007D7A71">
          <w:rPr>
            <w:rStyle w:val="Hipervnculo"/>
            <w:noProof/>
          </w:rPr>
          <w:t>10. REFERENCIAS</w:t>
        </w:r>
        <w:r>
          <w:rPr>
            <w:noProof/>
            <w:webHidden/>
          </w:rPr>
          <w:tab/>
        </w:r>
        <w:r>
          <w:rPr>
            <w:noProof/>
            <w:webHidden/>
          </w:rPr>
          <w:fldChar w:fldCharType="begin"/>
        </w:r>
        <w:r>
          <w:rPr>
            <w:noProof/>
            <w:webHidden/>
          </w:rPr>
          <w:instrText xml:space="preserve"> PAGEREF _Toc201199662 \h </w:instrText>
        </w:r>
        <w:r>
          <w:rPr>
            <w:noProof/>
            <w:webHidden/>
          </w:rPr>
        </w:r>
        <w:r>
          <w:rPr>
            <w:noProof/>
            <w:webHidden/>
          </w:rPr>
          <w:fldChar w:fldCharType="separate"/>
        </w:r>
        <w:r>
          <w:rPr>
            <w:noProof/>
            <w:webHidden/>
          </w:rPr>
          <w:t>130</w:t>
        </w:r>
        <w:r>
          <w:rPr>
            <w:noProof/>
            <w:webHidden/>
          </w:rPr>
          <w:fldChar w:fldCharType="end"/>
        </w:r>
      </w:hyperlink>
    </w:p>
    <w:p w14:paraId="06C170F3" w14:textId="5B754316" w:rsidR="000A13D0" w:rsidRDefault="004541E9">
      <w:pPr>
        <w:spacing w:line="278" w:lineRule="auto"/>
        <w:ind w:firstLine="0"/>
        <w:jc w:val="left"/>
      </w:pPr>
      <w:r>
        <w:fldChar w:fldCharType="end"/>
      </w:r>
    </w:p>
    <w:p w14:paraId="00AD2AF0" w14:textId="12A35529" w:rsidR="000A13D0" w:rsidRDefault="000C1D01" w:rsidP="000A13D0">
      <w:pPr>
        <w:ind w:firstLine="0"/>
        <w:rPr>
          <w:b/>
          <w:bCs/>
        </w:rPr>
      </w:pPr>
      <w:r>
        <w:rPr>
          <w:b/>
          <w:bCs/>
        </w:rPr>
        <w:lastRenderedPageBreak/>
        <w:t>Í</w:t>
      </w:r>
      <w:r w:rsidR="000A13D0" w:rsidRPr="003C3DF6">
        <w:rPr>
          <w:b/>
          <w:bCs/>
        </w:rPr>
        <w:t>NDICE DE TABLAS</w:t>
      </w:r>
    </w:p>
    <w:p w14:paraId="2D4B57D1" w14:textId="77777777" w:rsidR="00675E96" w:rsidRPr="003C3DF6" w:rsidRDefault="00675E96" w:rsidP="000A13D0">
      <w:pPr>
        <w:ind w:firstLine="0"/>
        <w:rPr>
          <w:b/>
          <w:bCs/>
        </w:rPr>
      </w:pPr>
    </w:p>
    <w:p w14:paraId="366D0CA8" w14:textId="6B39A9C4" w:rsidR="00AE2F0C" w:rsidRDefault="00C224D3">
      <w:pPr>
        <w:pStyle w:val="TDC1"/>
        <w:rPr>
          <w:rFonts w:asciiTheme="minorHAnsi" w:eastAsiaTheme="minorEastAsia" w:hAnsiTheme="minorHAnsi" w:cstheme="minorBidi"/>
          <w:bCs w:val="0"/>
          <w:caps w:val="0"/>
          <w:noProof/>
          <w:kern w:val="2"/>
          <w:szCs w:val="24"/>
          <w14:ligatures w14:val="standardContextual"/>
        </w:rPr>
      </w:pPr>
      <w:r>
        <w:fldChar w:fldCharType="begin"/>
      </w:r>
      <w:r>
        <w:instrText xml:space="preserve"> TOC \o "1-1" \h \z \t "Descripción;2" </w:instrText>
      </w:r>
      <w:r>
        <w:fldChar w:fldCharType="separate"/>
      </w:r>
      <w:hyperlink w:anchor="_Toc201199663" w:history="1">
        <w:r w:rsidR="00AE2F0C" w:rsidRPr="00DE705F">
          <w:rPr>
            <w:rStyle w:val="Hipervnculo"/>
            <w:noProof/>
          </w:rPr>
          <w:t>1. INTRODUCCIÓN</w:t>
        </w:r>
        <w:r w:rsidR="00AE2F0C">
          <w:rPr>
            <w:noProof/>
            <w:webHidden/>
          </w:rPr>
          <w:tab/>
        </w:r>
        <w:r w:rsidR="00AE2F0C">
          <w:rPr>
            <w:noProof/>
            <w:webHidden/>
          </w:rPr>
          <w:fldChar w:fldCharType="begin"/>
        </w:r>
        <w:r w:rsidR="00AE2F0C">
          <w:rPr>
            <w:noProof/>
            <w:webHidden/>
          </w:rPr>
          <w:instrText xml:space="preserve"> PAGEREF _Toc201199663 \h </w:instrText>
        </w:r>
        <w:r w:rsidR="00AE2F0C">
          <w:rPr>
            <w:noProof/>
            <w:webHidden/>
          </w:rPr>
        </w:r>
        <w:r w:rsidR="00AE2F0C">
          <w:rPr>
            <w:noProof/>
            <w:webHidden/>
          </w:rPr>
          <w:fldChar w:fldCharType="separate"/>
        </w:r>
        <w:r w:rsidR="00AE2F0C">
          <w:rPr>
            <w:noProof/>
            <w:webHidden/>
          </w:rPr>
          <w:t>11</w:t>
        </w:r>
        <w:r w:rsidR="00AE2F0C">
          <w:rPr>
            <w:noProof/>
            <w:webHidden/>
          </w:rPr>
          <w:fldChar w:fldCharType="end"/>
        </w:r>
      </w:hyperlink>
    </w:p>
    <w:p w14:paraId="5DB5D01C" w14:textId="590841E0" w:rsidR="00AE2F0C" w:rsidRPr="00AE2F0C" w:rsidRDefault="00AE2F0C" w:rsidP="00AE2F0C">
      <w:pPr>
        <w:pStyle w:val="TDC1"/>
        <w:rPr>
          <w:rFonts w:asciiTheme="minorHAnsi" w:eastAsiaTheme="minorEastAsia" w:hAnsiTheme="minorHAnsi" w:cstheme="minorBidi"/>
          <w:bCs w:val="0"/>
          <w:caps w:val="0"/>
          <w:noProof/>
          <w:kern w:val="2"/>
          <w:szCs w:val="24"/>
          <w14:ligatures w14:val="standardContextual"/>
        </w:rPr>
      </w:pPr>
      <w:hyperlink w:anchor="_Toc201199664" w:history="1">
        <w:r w:rsidRPr="00DE705F">
          <w:rPr>
            <w:rStyle w:val="Hipervnculo"/>
            <w:noProof/>
          </w:rPr>
          <w:t>2. PROPUESTA DE SOLUCIÓN E INCREMENTO DONDE SE ESPECIFICA EL INCREMENTO</w:t>
        </w:r>
        <w:r>
          <w:rPr>
            <w:noProof/>
            <w:webHidden/>
          </w:rPr>
          <w:tab/>
        </w:r>
        <w:r>
          <w:rPr>
            <w:noProof/>
            <w:webHidden/>
          </w:rPr>
          <w:fldChar w:fldCharType="begin"/>
        </w:r>
        <w:r>
          <w:rPr>
            <w:noProof/>
            <w:webHidden/>
          </w:rPr>
          <w:instrText xml:space="preserve"> PAGEREF _Toc201199664 \h </w:instrText>
        </w:r>
        <w:r>
          <w:rPr>
            <w:noProof/>
            <w:webHidden/>
          </w:rPr>
        </w:r>
        <w:r>
          <w:rPr>
            <w:noProof/>
            <w:webHidden/>
          </w:rPr>
          <w:fldChar w:fldCharType="separate"/>
        </w:r>
        <w:r>
          <w:rPr>
            <w:noProof/>
            <w:webHidden/>
          </w:rPr>
          <w:t>12</w:t>
        </w:r>
        <w:r>
          <w:rPr>
            <w:noProof/>
            <w:webHidden/>
          </w:rPr>
          <w:fldChar w:fldCharType="end"/>
        </w:r>
      </w:hyperlink>
    </w:p>
    <w:p w14:paraId="22FDB749" w14:textId="74B67A96" w:rsidR="00AE2F0C" w:rsidRDefault="00AE2F0C">
      <w:pPr>
        <w:pStyle w:val="TDC1"/>
        <w:rPr>
          <w:rFonts w:asciiTheme="minorHAnsi" w:eastAsiaTheme="minorEastAsia" w:hAnsiTheme="minorHAnsi" w:cstheme="minorBidi"/>
          <w:bCs w:val="0"/>
          <w:caps w:val="0"/>
          <w:noProof/>
          <w:kern w:val="2"/>
          <w:szCs w:val="24"/>
          <w14:ligatures w14:val="standardContextual"/>
        </w:rPr>
      </w:pPr>
      <w:hyperlink w:anchor="_Toc201199668" w:history="1">
        <w:r w:rsidRPr="00DE705F">
          <w:rPr>
            <w:rStyle w:val="Hipervnculo"/>
            <w:noProof/>
          </w:rPr>
          <w:t>3. PRODUCT BACKLOG</w:t>
        </w:r>
        <w:r>
          <w:rPr>
            <w:noProof/>
            <w:webHidden/>
          </w:rPr>
          <w:tab/>
        </w:r>
        <w:r>
          <w:rPr>
            <w:noProof/>
            <w:webHidden/>
          </w:rPr>
          <w:fldChar w:fldCharType="begin"/>
        </w:r>
        <w:r>
          <w:rPr>
            <w:noProof/>
            <w:webHidden/>
          </w:rPr>
          <w:instrText xml:space="preserve"> PAGEREF _Toc201199668 \h </w:instrText>
        </w:r>
        <w:r>
          <w:rPr>
            <w:noProof/>
            <w:webHidden/>
          </w:rPr>
        </w:r>
        <w:r>
          <w:rPr>
            <w:noProof/>
            <w:webHidden/>
          </w:rPr>
          <w:fldChar w:fldCharType="separate"/>
        </w:r>
        <w:r>
          <w:rPr>
            <w:noProof/>
            <w:webHidden/>
          </w:rPr>
          <w:t>17</w:t>
        </w:r>
        <w:r>
          <w:rPr>
            <w:noProof/>
            <w:webHidden/>
          </w:rPr>
          <w:fldChar w:fldCharType="end"/>
        </w:r>
      </w:hyperlink>
    </w:p>
    <w:p w14:paraId="7A6D41AF" w14:textId="18B8C5DE" w:rsidR="00AE2F0C" w:rsidRDefault="00AE2F0C">
      <w:pPr>
        <w:pStyle w:val="TDC2"/>
        <w:rPr>
          <w:rFonts w:asciiTheme="minorHAnsi" w:eastAsiaTheme="minorEastAsia" w:hAnsiTheme="minorHAnsi" w:cstheme="minorBidi"/>
          <w:noProof/>
          <w:kern w:val="2"/>
          <w:szCs w:val="24"/>
          <w14:ligatures w14:val="standardContextual"/>
        </w:rPr>
      </w:pPr>
      <w:hyperlink w:anchor="_Toc201199669" w:history="1">
        <w:r w:rsidRPr="00DE705F">
          <w:rPr>
            <w:rStyle w:val="Hipervnculo"/>
            <w:noProof/>
          </w:rPr>
          <w:t>Tabla 3.1 product backlog</w:t>
        </w:r>
        <w:r>
          <w:rPr>
            <w:noProof/>
            <w:webHidden/>
          </w:rPr>
          <w:tab/>
        </w:r>
        <w:r>
          <w:rPr>
            <w:noProof/>
            <w:webHidden/>
          </w:rPr>
          <w:fldChar w:fldCharType="begin"/>
        </w:r>
        <w:r>
          <w:rPr>
            <w:noProof/>
            <w:webHidden/>
          </w:rPr>
          <w:instrText xml:space="preserve"> PAGEREF _Toc201199669 \h </w:instrText>
        </w:r>
        <w:r>
          <w:rPr>
            <w:noProof/>
            <w:webHidden/>
          </w:rPr>
        </w:r>
        <w:r>
          <w:rPr>
            <w:noProof/>
            <w:webHidden/>
          </w:rPr>
          <w:fldChar w:fldCharType="separate"/>
        </w:r>
        <w:r>
          <w:rPr>
            <w:noProof/>
            <w:webHidden/>
          </w:rPr>
          <w:t>17</w:t>
        </w:r>
        <w:r>
          <w:rPr>
            <w:noProof/>
            <w:webHidden/>
          </w:rPr>
          <w:fldChar w:fldCharType="end"/>
        </w:r>
      </w:hyperlink>
    </w:p>
    <w:p w14:paraId="4C7DD26E" w14:textId="1C9C70D7" w:rsidR="00AE2F0C" w:rsidRDefault="00AE2F0C">
      <w:pPr>
        <w:pStyle w:val="TDC1"/>
        <w:rPr>
          <w:rFonts w:asciiTheme="minorHAnsi" w:eastAsiaTheme="minorEastAsia" w:hAnsiTheme="minorHAnsi" w:cstheme="minorBidi"/>
          <w:bCs w:val="0"/>
          <w:caps w:val="0"/>
          <w:noProof/>
          <w:kern w:val="2"/>
          <w:szCs w:val="24"/>
          <w14:ligatures w14:val="standardContextual"/>
        </w:rPr>
      </w:pPr>
      <w:hyperlink w:anchor="_Toc201199670" w:history="1">
        <w:r w:rsidRPr="00DE705F">
          <w:rPr>
            <w:rStyle w:val="Hipervnculo"/>
            <w:noProof/>
          </w:rPr>
          <w:t>4. SPRINT BACKLOG Y VISTA EXTERNA</w:t>
        </w:r>
        <w:r>
          <w:rPr>
            <w:noProof/>
            <w:webHidden/>
          </w:rPr>
          <w:tab/>
        </w:r>
        <w:r>
          <w:rPr>
            <w:noProof/>
            <w:webHidden/>
          </w:rPr>
          <w:fldChar w:fldCharType="begin"/>
        </w:r>
        <w:r>
          <w:rPr>
            <w:noProof/>
            <w:webHidden/>
          </w:rPr>
          <w:instrText xml:space="preserve"> PAGEREF _Toc201199670 \h </w:instrText>
        </w:r>
        <w:r>
          <w:rPr>
            <w:noProof/>
            <w:webHidden/>
          </w:rPr>
        </w:r>
        <w:r>
          <w:rPr>
            <w:noProof/>
            <w:webHidden/>
          </w:rPr>
          <w:fldChar w:fldCharType="separate"/>
        </w:r>
        <w:r>
          <w:rPr>
            <w:noProof/>
            <w:webHidden/>
          </w:rPr>
          <w:t>22</w:t>
        </w:r>
        <w:r>
          <w:rPr>
            <w:noProof/>
            <w:webHidden/>
          </w:rPr>
          <w:fldChar w:fldCharType="end"/>
        </w:r>
      </w:hyperlink>
    </w:p>
    <w:p w14:paraId="11FEA98B" w14:textId="2DA6349A" w:rsidR="00AE2F0C" w:rsidRDefault="00AE2F0C">
      <w:pPr>
        <w:pStyle w:val="TDC2"/>
        <w:rPr>
          <w:rFonts w:asciiTheme="minorHAnsi" w:eastAsiaTheme="minorEastAsia" w:hAnsiTheme="minorHAnsi" w:cstheme="minorBidi"/>
          <w:noProof/>
          <w:kern w:val="2"/>
          <w:szCs w:val="24"/>
          <w14:ligatures w14:val="standardContextual"/>
        </w:rPr>
      </w:pPr>
      <w:hyperlink w:anchor="_Toc201199671" w:history="1">
        <w:r w:rsidRPr="00DE705F">
          <w:rPr>
            <w:rStyle w:val="Hipervnculo"/>
            <w:noProof/>
          </w:rPr>
          <w:t>Tabla 4.1 Sprint backlog</w:t>
        </w:r>
        <w:r>
          <w:rPr>
            <w:noProof/>
            <w:webHidden/>
          </w:rPr>
          <w:tab/>
        </w:r>
        <w:r>
          <w:rPr>
            <w:noProof/>
            <w:webHidden/>
          </w:rPr>
          <w:fldChar w:fldCharType="begin"/>
        </w:r>
        <w:r>
          <w:rPr>
            <w:noProof/>
            <w:webHidden/>
          </w:rPr>
          <w:instrText xml:space="preserve"> PAGEREF _Toc201199671 \h </w:instrText>
        </w:r>
        <w:r>
          <w:rPr>
            <w:noProof/>
            <w:webHidden/>
          </w:rPr>
        </w:r>
        <w:r>
          <w:rPr>
            <w:noProof/>
            <w:webHidden/>
          </w:rPr>
          <w:fldChar w:fldCharType="separate"/>
        </w:r>
        <w:r>
          <w:rPr>
            <w:noProof/>
            <w:webHidden/>
          </w:rPr>
          <w:t>22</w:t>
        </w:r>
        <w:r>
          <w:rPr>
            <w:noProof/>
            <w:webHidden/>
          </w:rPr>
          <w:fldChar w:fldCharType="end"/>
        </w:r>
      </w:hyperlink>
    </w:p>
    <w:p w14:paraId="71BAFC54" w14:textId="1FEAB000" w:rsidR="00AE2F0C" w:rsidRDefault="00AE2F0C">
      <w:pPr>
        <w:pStyle w:val="TDC2"/>
        <w:rPr>
          <w:rFonts w:asciiTheme="minorHAnsi" w:eastAsiaTheme="minorEastAsia" w:hAnsiTheme="minorHAnsi" w:cstheme="minorBidi"/>
          <w:noProof/>
          <w:kern w:val="2"/>
          <w:szCs w:val="24"/>
          <w14:ligatures w14:val="standardContextual"/>
        </w:rPr>
      </w:pPr>
      <w:hyperlink w:anchor="_Toc201199672" w:history="1">
        <w:r w:rsidRPr="00DE705F">
          <w:rPr>
            <w:rStyle w:val="Hipervnculo"/>
            <w:noProof/>
          </w:rPr>
          <w:t>Tabla 4.2</w:t>
        </w:r>
        <w:r w:rsidRPr="00DE705F">
          <w:rPr>
            <w:rStyle w:val="Hipervnculo"/>
            <w:rFonts w:eastAsia="Times New Roman" w:cs="Times New Roman"/>
            <w:noProof/>
          </w:rPr>
          <w:t xml:space="preserve"> Caso de uso N°1.1, </w:t>
        </w:r>
        <w:r w:rsidRPr="00DE705F">
          <w:rPr>
            <w:rStyle w:val="Hipervnculo"/>
            <w:noProof/>
          </w:rPr>
          <w:t xml:space="preserve">visualizando los turnos </w:t>
        </w:r>
        <w:r w:rsidRPr="00DE705F">
          <w:rPr>
            <w:rStyle w:val="Hipervnculo"/>
            <w:rFonts w:eastAsia="Times New Roman" w:cs="Times New Roman"/>
            <w:noProof/>
          </w:rPr>
          <w:t xml:space="preserve">de trabajo </w:t>
        </w:r>
        <w:r w:rsidRPr="00DE705F">
          <w:rPr>
            <w:rStyle w:val="Hipervnculo"/>
            <w:noProof/>
          </w:rPr>
          <w:t>asignados por empleado</w:t>
        </w:r>
        <w:r>
          <w:rPr>
            <w:noProof/>
            <w:webHidden/>
          </w:rPr>
          <w:tab/>
        </w:r>
        <w:r>
          <w:rPr>
            <w:noProof/>
            <w:webHidden/>
          </w:rPr>
          <w:fldChar w:fldCharType="begin"/>
        </w:r>
        <w:r>
          <w:rPr>
            <w:noProof/>
            <w:webHidden/>
          </w:rPr>
          <w:instrText xml:space="preserve"> PAGEREF _Toc201199672 \h </w:instrText>
        </w:r>
        <w:r>
          <w:rPr>
            <w:noProof/>
            <w:webHidden/>
          </w:rPr>
        </w:r>
        <w:r>
          <w:rPr>
            <w:noProof/>
            <w:webHidden/>
          </w:rPr>
          <w:fldChar w:fldCharType="separate"/>
        </w:r>
        <w:r>
          <w:rPr>
            <w:noProof/>
            <w:webHidden/>
          </w:rPr>
          <w:t>24</w:t>
        </w:r>
        <w:r>
          <w:rPr>
            <w:noProof/>
            <w:webHidden/>
          </w:rPr>
          <w:fldChar w:fldCharType="end"/>
        </w:r>
      </w:hyperlink>
    </w:p>
    <w:p w14:paraId="2D6F239E" w14:textId="78F77DA6" w:rsidR="00AE2F0C" w:rsidRDefault="00AE2F0C">
      <w:pPr>
        <w:pStyle w:val="TDC2"/>
        <w:rPr>
          <w:rFonts w:asciiTheme="minorHAnsi" w:eastAsiaTheme="minorEastAsia" w:hAnsiTheme="minorHAnsi" w:cstheme="minorBidi"/>
          <w:noProof/>
          <w:kern w:val="2"/>
          <w:szCs w:val="24"/>
          <w14:ligatures w14:val="standardContextual"/>
        </w:rPr>
      </w:pPr>
      <w:hyperlink w:anchor="_Toc201199673" w:history="1">
        <w:r w:rsidRPr="00DE705F">
          <w:rPr>
            <w:rStyle w:val="Hipervnculo"/>
            <w:noProof/>
          </w:rPr>
          <w:t>Tabla 4.3 Caso de uso N°1.4, Visualizando los departamentos de la empresa</w:t>
        </w:r>
        <w:r>
          <w:rPr>
            <w:noProof/>
            <w:webHidden/>
          </w:rPr>
          <w:tab/>
        </w:r>
        <w:r>
          <w:rPr>
            <w:noProof/>
            <w:webHidden/>
          </w:rPr>
          <w:fldChar w:fldCharType="begin"/>
        </w:r>
        <w:r>
          <w:rPr>
            <w:noProof/>
            <w:webHidden/>
          </w:rPr>
          <w:instrText xml:space="preserve"> PAGEREF _Toc201199673 \h </w:instrText>
        </w:r>
        <w:r>
          <w:rPr>
            <w:noProof/>
            <w:webHidden/>
          </w:rPr>
        </w:r>
        <w:r>
          <w:rPr>
            <w:noProof/>
            <w:webHidden/>
          </w:rPr>
          <w:fldChar w:fldCharType="separate"/>
        </w:r>
        <w:r>
          <w:rPr>
            <w:noProof/>
            <w:webHidden/>
          </w:rPr>
          <w:t>25</w:t>
        </w:r>
        <w:r>
          <w:rPr>
            <w:noProof/>
            <w:webHidden/>
          </w:rPr>
          <w:fldChar w:fldCharType="end"/>
        </w:r>
      </w:hyperlink>
    </w:p>
    <w:p w14:paraId="1BB63D0B" w14:textId="07F41DA3" w:rsidR="00AE2F0C" w:rsidRDefault="00AE2F0C">
      <w:pPr>
        <w:pStyle w:val="TDC2"/>
        <w:rPr>
          <w:rFonts w:asciiTheme="minorHAnsi" w:eastAsiaTheme="minorEastAsia" w:hAnsiTheme="minorHAnsi" w:cstheme="minorBidi"/>
          <w:noProof/>
          <w:kern w:val="2"/>
          <w:szCs w:val="24"/>
          <w14:ligatures w14:val="standardContextual"/>
        </w:rPr>
      </w:pPr>
      <w:hyperlink w:anchor="_Toc201199674" w:history="1">
        <w:r w:rsidRPr="00DE705F">
          <w:rPr>
            <w:rStyle w:val="Hipervnculo"/>
            <w:noProof/>
          </w:rPr>
          <w:t>Tabla 4.4 Caso de uso N°1.7, Visualizando los motivos de permiso</w:t>
        </w:r>
        <w:r>
          <w:rPr>
            <w:noProof/>
            <w:webHidden/>
          </w:rPr>
          <w:tab/>
        </w:r>
        <w:r>
          <w:rPr>
            <w:noProof/>
            <w:webHidden/>
          </w:rPr>
          <w:fldChar w:fldCharType="begin"/>
        </w:r>
        <w:r>
          <w:rPr>
            <w:noProof/>
            <w:webHidden/>
          </w:rPr>
          <w:instrText xml:space="preserve"> PAGEREF _Toc201199674 \h </w:instrText>
        </w:r>
        <w:r>
          <w:rPr>
            <w:noProof/>
            <w:webHidden/>
          </w:rPr>
        </w:r>
        <w:r>
          <w:rPr>
            <w:noProof/>
            <w:webHidden/>
          </w:rPr>
          <w:fldChar w:fldCharType="separate"/>
        </w:r>
        <w:r>
          <w:rPr>
            <w:noProof/>
            <w:webHidden/>
          </w:rPr>
          <w:t>26</w:t>
        </w:r>
        <w:r>
          <w:rPr>
            <w:noProof/>
            <w:webHidden/>
          </w:rPr>
          <w:fldChar w:fldCharType="end"/>
        </w:r>
      </w:hyperlink>
    </w:p>
    <w:p w14:paraId="39507DE7" w14:textId="12E57A97" w:rsidR="00AE2F0C" w:rsidRDefault="00AE2F0C">
      <w:pPr>
        <w:pStyle w:val="TDC2"/>
        <w:rPr>
          <w:rFonts w:asciiTheme="minorHAnsi" w:eastAsiaTheme="minorEastAsia" w:hAnsiTheme="minorHAnsi" w:cstheme="minorBidi"/>
          <w:noProof/>
          <w:kern w:val="2"/>
          <w:szCs w:val="24"/>
          <w14:ligatures w14:val="standardContextual"/>
        </w:rPr>
      </w:pPr>
      <w:hyperlink w:anchor="_Toc201199675" w:history="1">
        <w:r w:rsidRPr="00DE705F">
          <w:rPr>
            <w:rStyle w:val="Hipervnculo"/>
            <w:noProof/>
          </w:rPr>
          <w:t>Tabla 4.5 Caso de uso N °1.10, Visualizando tipos de contratos</w:t>
        </w:r>
        <w:r>
          <w:rPr>
            <w:noProof/>
            <w:webHidden/>
          </w:rPr>
          <w:tab/>
        </w:r>
        <w:r>
          <w:rPr>
            <w:noProof/>
            <w:webHidden/>
          </w:rPr>
          <w:fldChar w:fldCharType="begin"/>
        </w:r>
        <w:r>
          <w:rPr>
            <w:noProof/>
            <w:webHidden/>
          </w:rPr>
          <w:instrText xml:space="preserve"> PAGEREF _Toc201199675 \h </w:instrText>
        </w:r>
        <w:r>
          <w:rPr>
            <w:noProof/>
            <w:webHidden/>
          </w:rPr>
        </w:r>
        <w:r>
          <w:rPr>
            <w:noProof/>
            <w:webHidden/>
          </w:rPr>
          <w:fldChar w:fldCharType="separate"/>
        </w:r>
        <w:r>
          <w:rPr>
            <w:noProof/>
            <w:webHidden/>
          </w:rPr>
          <w:t>27</w:t>
        </w:r>
        <w:r>
          <w:rPr>
            <w:noProof/>
            <w:webHidden/>
          </w:rPr>
          <w:fldChar w:fldCharType="end"/>
        </w:r>
      </w:hyperlink>
    </w:p>
    <w:p w14:paraId="5FFAD584" w14:textId="000715A1" w:rsidR="00AE2F0C" w:rsidRDefault="00AE2F0C">
      <w:pPr>
        <w:pStyle w:val="TDC2"/>
        <w:rPr>
          <w:rFonts w:asciiTheme="minorHAnsi" w:eastAsiaTheme="minorEastAsia" w:hAnsiTheme="minorHAnsi" w:cstheme="minorBidi"/>
          <w:noProof/>
          <w:kern w:val="2"/>
          <w:szCs w:val="24"/>
          <w14:ligatures w14:val="standardContextual"/>
        </w:rPr>
      </w:pPr>
      <w:hyperlink w:anchor="_Toc201199676" w:history="1">
        <w:r w:rsidRPr="00DE705F">
          <w:rPr>
            <w:rStyle w:val="Hipervnculo"/>
            <w:noProof/>
          </w:rPr>
          <w:t>Tabla 4.6 Caso de uso N °1.13, visualizando los tipos de vacaciones</w:t>
        </w:r>
        <w:r>
          <w:rPr>
            <w:noProof/>
            <w:webHidden/>
          </w:rPr>
          <w:tab/>
        </w:r>
        <w:r>
          <w:rPr>
            <w:noProof/>
            <w:webHidden/>
          </w:rPr>
          <w:fldChar w:fldCharType="begin"/>
        </w:r>
        <w:r>
          <w:rPr>
            <w:noProof/>
            <w:webHidden/>
          </w:rPr>
          <w:instrText xml:space="preserve"> PAGEREF _Toc201199676 \h </w:instrText>
        </w:r>
        <w:r>
          <w:rPr>
            <w:noProof/>
            <w:webHidden/>
          </w:rPr>
        </w:r>
        <w:r>
          <w:rPr>
            <w:noProof/>
            <w:webHidden/>
          </w:rPr>
          <w:fldChar w:fldCharType="separate"/>
        </w:r>
        <w:r>
          <w:rPr>
            <w:noProof/>
            <w:webHidden/>
          </w:rPr>
          <w:t>28</w:t>
        </w:r>
        <w:r>
          <w:rPr>
            <w:noProof/>
            <w:webHidden/>
          </w:rPr>
          <w:fldChar w:fldCharType="end"/>
        </w:r>
      </w:hyperlink>
    </w:p>
    <w:p w14:paraId="34DE178C" w14:textId="57F8304B" w:rsidR="00AE2F0C" w:rsidRDefault="00AE2F0C">
      <w:pPr>
        <w:pStyle w:val="TDC2"/>
        <w:rPr>
          <w:rFonts w:asciiTheme="minorHAnsi" w:eastAsiaTheme="minorEastAsia" w:hAnsiTheme="minorHAnsi" w:cstheme="minorBidi"/>
          <w:noProof/>
          <w:kern w:val="2"/>
          <w:szCs w:val="24"/>
          <w14:ligatures w14:val="standardContextual"/>
        </w:rPr>
      </w:pPr>
      <w:hyperlink w:anchor="_Toc201199677" w:history="1">
        <w:r w:rsidRPr="00DE705F">
          <w:rPr>
            <w:rStyle w:val="Hipervnculo"/>
            <w:noProof/>
          </w:rPr>
          <w:t>Tabla 4.7 Caso de uso N °1.16, visualizando la pestaña de sucursales</w:t>
        </w:r>
        <w:r>
          <w:rPr>
            <w:noProof/>
            <w:webHidden/>
          </w:rPr>
          <w:tab/>
        </w:r>
        <w:r>
          <w:rPr>
            <w:noProof/>
            <w:webHidden/>
          </w:rPr>
          <w:fldChar w:fldCharType="begin"/>
        </w:r>
        <w:r>
          <w:rPr>
            <w:noProof/>
            <w:webHidden/>
          </w:rPr>
          <w:instrText xml:space="preserve"> PAGEREF _Toc201199677 \h </w:instrText>
        </w:r>
        <w:r>
          <w:rPr>
            <w:noProof/>
            <w:webHidden/>
          </w:rPr>
        </w:r>
        <w:r>
          <w:rPr>
            <w:noProof/>
            <w:webHidden/>
          </w:rPr>
          <w:fldChar w:fldCharType="separate"/>
        </w:r>
        <w:r>
          <w:rPr>
            <w:noProof/>
            <w:webHidden/>
          </w:rPr>
          <w:t>29</w:t>
        </w:r>
        <w:r>
          <w:rPr>
            <w:noProof/>
            <w:webHidden/>
          </w:rPr>
          <w:fldChar w:fldCharType="end"/>
        </w:r>
      </w:hyperlink>
    </w:p>
    <w:p w14:paraId="473A3398" w14:textId="25963100" w:rsidR="00AE2F0C" w:rsidRDefault="00AE2F0C">
      <w:pPr>
        <w:pStyle w:val="TDC2"/>
        <w:rPr>
          <w:rFonts w:asciiTheme="minorHAnsi" w:eastAsiaTheme="minorEastAsia" w:hAnsiTheme="minorHAnsi" w:cstheme="minorBidi"/>
          <w:noProof/>
          <w:kern w:val="2"/>
          <w:szCs w:val="24"/>
          <w14:ligatures w14:val="standardContextual"/>
        </w:rPr>
      </w:pPr>
      <w:hyperlink w:anchor="_Toc201199678" w:history="1">
        <w:r w:rsidRPr="00DE705F">
          <w:rPr>
            <w:rStyle w:val="Hipervnculo"/>
            <w:noProof/>
          </w:rPr>
          <w:t>Tabla 4.8 Caso de uno N °1.19, Ingresando a la pestaña centro de costos</w:t>
        </w:r>
        <w:r>
          <w:rPr>
            <w:noProof/>
            <w:webHidden/>
          </w:rPr>
          <w:tab/>
        </w:r>
        <w:r>
          <w:rPr>
            <w:noProof/>
            <w:webHidden/>
          </w:rPr>
          <w:fldChar w:fldCharType="begin"/>
        </w:r>
        <w:r>
          <w:rPr>
            <w:noProof/>
            <w:webHidden/>
          </w:rPr>
          <w:instrText xml:space="preserve"> PAGEREF _Toc201199678 \h </w:instrText>
        </w:r>
        <w:r>
          <w:rPr>
            <w:noProof/>
            <w:webHidden/>
          </w:rPr>
        </w:r>
        <w:r>
          <w:rPr>
            <w:noProof/>
            <w:webHidden/>
          </w:rPr>
          <w:fldChar w:fldCharType="separate"/>
        </w:r>
        <w:r>
          <w:rPr>
            <w:noProof/>
            <w:webHidden/>
          </w:rPr>
          <w:t>30</w:t>
        </w:r>
        <w:r>
          <w:rPr>
            <w:noProof/>
            <w:webHidden/>
          </w:rPr>
          <w:fldChar w:fldCharType="end"/>
        </w:r>
      </w:hyperlink>
    </w:p>
    <w:p w14:paraId="1EDA30FA" w14:textId="474D6423" w:rsidR="00AE2F0C" w:rsidRDefault="00AE2F0C">
      <w:pPr>
        <w:pStyle w:val="TDC2"/>
        <w:rPr>
          <w:rFonts w:asciiTheme="minorHAnsi" w:eastAsiaTheme="minorEastAsia" w:hAnsiTheme="minorHAnsi" w:cstheme="minorBidi"/>
          <w:noProof/>
          <w:kern w:val="2"/>
          <w:szCs w:val="24"/>
          <w14:ligatures w14:val="standardContextual"/>
        </w:rPr>
      </w:pPr>
      <w:hyperlink w:anchor="_Toc201199679" w:history="1">
        <w:r w:rsidRPr="00DE705F">
          <w:rPr>
            <w:rStyle w:val="Hipervnculo"/>
            <w:noProof/>
          </w:rPr>
          <w:t>Tabla 4.9 Caso de uso N °2.1, visualizando la pestaña de ficha de empleados</w:t>
        </w:r>
        <w:r>
          <w:rPr>
            <w:noProof/>
            <w:webHidden/>
          </w:rPr>
          <w:tab/>
        </w:r>
        <w:r>
          <w:rPr>
            <w:noProof/>
            <w:webHidden/>
          </w:rPr>
          <w:fldChar w:fldCharType="begin"/>
        </w:r>
        <w:r>
          <w:rPr>
            <w:noProof/>
            <w:webHidden/>
          </w:rPr>
          <w:instrText xml:space="preserve"> PAGEREF _Toc201199679 \h </w:instrText>
        </w:r>
        <w:r>
          <w:rPr>
            <w:noProof/>
            <w:webHidden/>
          </w:rPr>
        </w:r>
        <w:r>
          <w:rPr>
            <w:noProof/>
            <w:webHidden/>
          </w:rPr>
          <w:fldChar w:fldCharType="separate"/>
        </w:r>
        <w:r>
          <w:rPr>
            <w:noProof/>
            <w:webHidden/>
          </w:rPr>
          <w:t>31</w:t>
        </w:r>
        <w:r>
          <w:rPr>
            <w:noProof/>
            <w:webHidden/>
          </w:rPr>
          <w:fldChar w:fldCharType="end"/>
        </w:r>
      </w:hyperlink>
    </w:p>
    <w:p w14:paraId="3395A9BB" w14:textId="59E80040" w:rsidR="00AE2F0C" w:rsidRDefault="00AE2F0C">
      <w:pPr>
        <w:pStyle w:val="TDC2"/>
        <w:rPr>
          <w:rFonts w:asciiTheme="minorHAnsi" w:eastAsiaTheme="minorEastAsia" w:hAnsiTheme="minorHAnsi" w:cstheme="minorBidi"/>
          <w:noProof/>
          <w:kern w:val="2"/>
          <w:szCs w:val="24"/>
          <w14:ligatures w14:val="standardContextual"/>
        </w:rPr>
      </w:pPr>
      <w:hyperlink w:anchor="_Toc201199680" w:history="1">
        <w:r w:rsidRPr="00DE705F">
          <w:rPr>
            <w:rStyle w:val="Hipervnculo"/>
            <w:noProof/>
          </w:rPr>
          <w:t>Tabla 4.10 Caso de uso N°2.2, Creando nuevo empleado</w:t>
        </w:r>
        <w:r>
          <w:rPr>
            <w:noProof/>
            <w:webHidden/>
          </w:rPr>
          <w:tab/>
        </w:r>
        <w:r>
          <w:rPr>
            <w:noProof/>
            <w:webHidden/>
          </w:rPr>
          <w:fldChar w:fldCharType="begin"/>
        </w:r>
        <w:r>
          <w:rPr>
            <w:noProof/>
            <w:webHidden/>
          </w:rPr>
          <w:instrText xml:space="preserve"> PAGEREF _Toc201199680 \h </w:instrText>
        </w:r>
        <w:r>
          <w:rPr>
            <w:noProof/>
            <w:webHidden/>
          </w:rPr>
        </w:r>
        <w:r>
          <w:rPr>
            <w:noProof/>
            <w:webHidden/>
          </w:rPr>
          <w:fldChar w:fldCharType="separate"/>
        </w:r>
        <w:r>
          <w:rPr>
            <w:noProof/>
            <w:webHidden/>
          </w:rPr>
          <w:t>32</w:t>
        </w:r>
        <w:r>
          <w:rPr>
            <w:noProof/>
            <w:webHidden/>
          </w:rPr>
          <w:fldChar w:fldCharType="end"/>
        </w:r>
      </w:hyperlink>
    </w:p>
    <w:p w14:paraId="0F9D4CA5" w14:textId="26D78903" w:rsidR="00AE2F0C" w:rsidRDefault="00AE2F0C">
      <w:pPr>
        <w:pStyle w:val="TDC2"/>
        <w:rPr>
          <w:rFonts w:asciiTheme="minorHAnsi" w:eastAsiaTheme="minorEastAsia" w:hAnsiTheme="minorHAnsi" w:cstheme="minorBidi"/>
          <w:noProof/>
          <w:kern w:val="2"/>
          <w:szCs w:val="24"/>
          <w14:ligatures w14:val="standardContextual"/>
        </w:rPr>
      </w:pPr>
      <w:hyperlink w:anchor="_Toc201199681" w:history="1">
        <w:r w:rsidRPr="00DE705F">
          <w:rPr>
            <w:rStyle w:val="Hipervnculo"/>
            <w:noProof/>
          </w:rPr>
          <w:t>Tabla 4.11 Caso de uso N °2.4, Mostrando lista de empleados</w:t>
        </w:r>
        <w:r>
          <w:rPr>
            <w:noProof/>
            <w:webHidden/>
          </w:rPr>
          <w:tab/>
        </w:r>
        <w:r>
          <w:rPr>
            <w:noProof/>
            <w:webHidden/>
          </w:rPr>
          <w:fldChar w:fldCharType="begin"/>
        </w:r>
        <w:r>
          <w:rPr>
            <w:noProof/>
            <w:webHidden/>
          </w:rPr>
          <w:instrText xml:space="preserve"> PAGEREF _Toc201199681 \h </w:instrText>
        </w:r>
        <w:r>
          <w:rPr>
            <w:noProof/>
            <w:webHidden/>
          </w:rPr>
        </w:r>
        <w:r>
          <w:rPr>
            <w:noProof/>
            <w:webHidden/>
          </w:rPr>
          <w:fldChar w:fldCharType="separate"/>
        </w:r>
        <w:r>
          <w:rPr>
            <w:noProof/>
            <w:webHidden/>
          </w:rPr>
          <w:t>33</w:t>
        </w:r>
        <w:r>
          <w:rPr>
            <w:noProof/>
            <w:webHidden/>
          </w:rPr>
          <w:fldChar w:fldCharType="end"/>
        </w:r>
      </w:hyperlink>
    </w:p>
    <w:p w14:paraId="20920406" w14:textId="3ACFD59F" w:rsidR="00AE2F0C" w:rsidRDefault="00AE2F0C">
      <w:pPr>
        <w:pStyle w:val="TDC2"/>
        <w:rPr>
          <w:rFonts w:asciiTheme="minorHAnsi" w:eastAsiaTheme="minorEastAsia" w:hAnsiTheme="minorHAnsi" w:cstheme="minorBidi"/>
          <w:noProof/>
          <w:kern w:val="2"/>
          <w:szCs w:val="24"/>
          <w14:ligatures w14:val="standardContextual"/>
        </w:rPr>
      </w:pPr>
      <w:hyperlink w:anchor="_Toc201199682" w:history="1">
        <w:r w:rsidRPr="00DE705F">
          <w:rPr>
            <w:rStyle w:val="Hipervnculo"/>
            <w:noProof/>
          </w:rPr>
          <w:t>Tabla 4.12 Caso de uso N°4.5, visualizando el listado de turnos</w:t>
        </w:r>
        <w:r>
          <w:rPr>
            <w:noProof/>
            <w:webHidden/>
          </w:rPr>
          <w:tab/>
        </w:r>
        <w:r>
          <w:rPr>
            <w:noProof/>
            <w:webHidden/>
          </w:rPr>
          <w:fldChar w:fldCharType="begin"/>
        </w:r>
        <w:r>
          <w:rPr>
            <w:noProof/>
            <w:webHidden/>
          </w:rPr>
          <w:instrText xml:space="preserve"> PAGEREF _Toc201199682 \h </w:instrText>
        </w:r>
        <w:r>
          <w:rPr>
            <w:noProof/>
            <w:webHidden/>
          </w:rPr>
        </w:r>
        <w:r>
          <w:rPr>
            <w:noProof/>
            <w:webHidden/>
          </w:rPr>
          <w:fldChar w:fldCharType="separate"/>
        </w:r>
        <w:r>
          <w:rPr>
            <w:noProof/>
            <w:webHidden/>
          </w:rPr>
          <w:t>34</w:t>
        </w:r>
        <w:r>
          <w:rPr>
            <w:noProof/>
            <w:webHidden/>
          </w:rPr>
          <w:fldChar w:fldCharType="end"/>
        </w:r>
      </w:hyperlink>
    </w:p>
    <w:p w14:paraId="1CB128DB" w14:textId="713DBF7F" w:rsidR="00AE2F0C" w:rsidRDefault="00AE2F0C">
      <w:pPr>
        <w:pStyle w:val="TDC2"/>
        <w:rPr>
          <w:rFonts w:asciiTheme="minorHAnsi" w:eastAsiaTheme="minorEastAsia" w:hAnsiTheme="minorHAnsi" w:cstheme="minorBidi"/>
          <w:noProof/>
          <w:kern w:val="2"/>
          <w:szCs w:val="24"/>
          <w14:ligatures w14:val="standardContextual"/>
        </w:rPr>
      </w:pPr>
      <w:hyperlink w:anchor="_Toc201199683" w:history="1">
        <w:r w:rsidRPr="00DE705F">
          <w:rPr>
            <w:rStyle w:val="Hipervnculo"/>
            <w:noProof/>
          </w:rPr>
          <w:t>Tabla 4.13 Caso de uso N°6.5, Visualizando lista con permisos aprobados</w:t>
        </w:r>
        <w:r>
          <w:rPr>
            <w:noProof/>
            <w:webHidden/>
          </w:rPr>
          <w:tab/>
        </w:r>
        <w:r>
          <w:rPr>
            <w:noProof/>
            <w:webHidden/>
          </w:rPr>
          <w:fldChar w:fldCharType="begin"/>
        </w:r>
        <w:r>
          <w:rPr>
            <w:noProof/>
            <w:webHidden/>
          </w:rPr>
          <w:instrText xml:space="preserve"> PAGEREF _Toc201199683 \h </w:instrText>
        </w:r>
        <w:r>
          <w:rPr>
            <w:noProof/>
            <w:webHidden/>
          </w:rPr>
        </w:r>
        <w:r>
          <w:rPr>
            <w:noProof/>
            <w:webHidden/>
          </w:rPr>
          <w:fldChar w:fldCharType="separate"/>
        </w:r>
        <w:r>
          <w:rPr>
            <w:noProof/>
            <w:webHidden/>
          </w:rPr>
          <w:t>35</w:t>
        </w:r>
        <w:r>
          <w:rPr>
            <w:noProof/>
            <w:webHidden/>
          </w:rPr>
          <w:fldChar w:fldCharType="end"/>
        </w:r>
      </w:hyperlink>
    </w:p>
    <w:p w14:paraId="537928C2" w14:textId="32E16E9A" w:rsidR="00AE2F0C" w:rsidRDefault="00AE2F0C">
      <w:pPr>
        <w:pStyle w:val="TDC2"/>
        <w:rPr>
          <w:rFonts w:asciiTheme="minorHAnsi" w:eastAsiaTheme="minorEastAsia" w:hAnsiTheme="minorHAnsi" w:cstheme="minorBidi"/>
          <w:noProof/>
          <w:kern w:val="2"/>
          <w:szCs w:val="24"/>
          <w14:ligatures w14:val="standardContextual"/>
        </w:rPr>
      </w:pPr>
      <w:hyperlink w:anchor="_Toc201199684" w:history="1">
        <w:r w:rsidRPr="00DE705F">
          <w:rPr>
            <w:rStyle w:val="Hipervnculo"/>
            <w:noProof/>
          </w:rPr>
          <w:t>Tabla 4.14 Caso de uso N°7.2, Accediendo al menú</w:t>
        </w:r>
        <w:r>
          <w:rPr>
            <w:noProof/>
            <w:webHidden/>
          </w:rPr>
          <w:tab/>
        </w:r>
        <w:r>
          <w:rPr>
            <w:noProof/>
            <w:webHidden/>
          </w:rPr>
          <w:fldChar w:fldCharType="begin"/>
        </w:r>
        <w:r>
          <w:rPr>
            <w:noProof/>
            <w:webHidden/>
          </w:rPr>
          <w:instrText xml:space="preserve"> PAGEREF _Toc201199684 \h </w:instrText>
        </w:r>
        <w:r>
          <w:rPr>
            <w:noProof/>
            <w:webHidden/>
          </w:rPr>
        </w:r>
        <w:r>
          <w:rPr>
            <w:noProof/>
            <w:webHidden/>
          </w:rPr>
          <w:fldChar w:fldCharType="separate"/>
        </w:r>
        <w:r>
          <w:rPr>
            <w:noProof/>
            <w:webHidden/>
          </w:rPr>
          <w:t>36</w:t>
        </w:r>
        <w:r>
          <w:rPr>
            <w:noProof/>
            <w:webHidden/>
          </w:rPr>
          <w:fldChar w:fldCharType="end"/>
        </w:r>
      </w:hyperlink>
    </w:p>
    <w:p w14:paraId="6A1D7417" w14:textId="3D202446" w:rsidR="00AE2F0C" w:rsidRDefault="00AE2F0C">
      <w:pPr>
        <w:pStyle w:val="TDC2"/>
        <w:rPr>
          <w:rFonts w:asciiTheme="minorHAnsi" w:eastAsiaTheme="minorEastAsia" w:hAnsiTheme="minorHAnsi" w:cstheme="minorBidi"/>
          <w:noProof/>
          <w:kern w:val="2"/>
          <w:szCs w:val="24"/>
          <w14:ligatures w14:val="standardContextual"/>
        </w:rPr>
      </w:pPr>
      <w:hyperlink w:anchor="_Toc201199685" w:history="1">
        <w:r w:rsidRPr="00DE705F">
          <w:rPr>
            <w:rStyle w:val="Hipervnculo"/>
            <w:noProof/>
          </w:rPr>
          <w:t>Tabla 4.15 Caso de uso N°7.4, Cerrando sesión</w:t>
        </w:r>
        <w:r>
          <w:rPr>
            <w:noProof/>
            <w:webHidden/>
          </w:rPr>
          <w:tab/>
        </w:r>
        <w:r>
          <w:rPr>
            <w:noProof/>
            <w:webHidden/>
          </w:rPr>
          <w:fldChar w:fldCharType="begin"/>
        </w:r>
        <w:r>
          <w:rPr>
            <w:noProof/>
            <w:webHidden/>
          </w:rPr>
          <w:instrText xml:space="preserve"> PAGEREF _Toc201199685 \h </w:instrText>
        </w:r>
        <w:r>
          <w:rPr>
            <w:noProof/>
            <w:webHidden/>
          </w:rPr>
        </w:r>
        <w:r>
          <w:rPr>
            <w:noProof/>
            <w:webHidden/>
          </w:rPr>
          <w:fldChar w:fldCharType="separate"/>
        </w:r>
        <w:r>
          <w:rPr>
            <w:noProof/>
            <w:webHidden/>
          </w:rPr>
          <w:t>37</w:t>
        </w:r>
        <w:r>
          <w:rPr>
            <w:noProof/>
            <w:webHidden/>
          </w:rPr>
          <w:fldChar w:fldCharType="end"/>
        </w:r>
      </w:hyperlink>
    </w:p>
    <w:p w14:paraId="06FB797D" w14:textId="7CBC79B6" w:rsidR="00AE2F0C" w:rsidRDefault="00AE2F0C">
      <w:pPr>
        <w:pStyle w:val="TDC2"/>
        <w:rPr>
          <w:rFonts w:asciiTheme="minorHAnsi" w:eastAsiaTheme="minorEastAsia" w:hAnsiTheme="minorHAnsi" w:cstheme="minorBidi"/>
          <w:noProof/>
          <w:kern w:val="2"/>
          <w:szCs w:val="24"/>
          <w14:ligatures w14:val="standardContextual"/>
        </w:rPr>
      </w:pPr>
      <w:hyperlink w:anchor="_Toc201199686" w:history="1">
        <w:r w:rsidRPr="00DE705F">
          <w:rPr>
            <w:rStyle w:val="Hipervnculo"/>
            <w:noProof/>
          </w:rPr>
          <w:t>Tabla 4.16 Caso de uso N°7.5, Volviendo al menú principal</w:t>
        </w:r>
        <w:r>
          <w:rPr>
            <w:noProof/>
            <w:webHidden/>
          </w:rPr>
          <w:tab/>
        </w:r>
        <w:r>
          <w:rPr>
            <w:noProof/>
            <w:webHidden/>
          </w:rPr>
          <w:fldChar w:fldCharType="begin"/>
        </w:r>
        <w:r>
          <w:rPr>
            <w:noProof/>
            <w:webHidden/>
          </w:rPr>
          <w:instrText xml:space="preserve"> PAGEREF _Toc201199686 \h </w:instrText>
        </w:r>
        <w:r>
          <w:rPr>
            <w:noProof/>
            <w:webHidden/>
          </w:rPr>
        </w:r>
        <w:r>
          <w:rPr>
            <w:noProof/>
            <w:webHidden/>
          </w:rPr>
          <w:fldChar w:fldCharType="separate"/>
        </w:r>
        <w:r>
          <w:rPr>
            <w:noProof/>
            <w:webHidden/>
          </w:rPr>
          <w:t>38</w:t>
        </w:r>
        <w:r>
          <w:rPr>
            <w:noProof/>
            <w:webHidden/>
          </w:rPr>
          <w:fldChar w:fldCharType="end"/>
        </w:r>
      </w:hyperlink>
    </w:p>
    <w:p w14:paraId="5FA59D59" w14:textId="306AC854" w:rsidR="00AE2F0C" w:rsidRPr="00AE2F0C" w:rsidRDefault="00AE2F0C" w:rsidP="00AE2F0C">
      <w:pPr>
        <w:pStyle w:val="TDC1"/>
        <w:rPr>
          <w:rFonts w:asciiTheme="minorHAnsi" w:eastAsiaTheme="minorEastAsia" w:hAnsiTheme="minorHAnsi" w:cstheme="minorBidi"/>
          <w:bCs w:val="0"/>
          <w:caps w:val="0"/>
          <w:noProof/>
          <w:kern w:val="2"/>
          <w:szCs w:val="24"/>
          <w14:ligatures w14:val="standardContextual"/>
        </w:rPr>
      </w:pPr>
      <w:hyperlink w:anchor="_Toc201199687" w:history="1">
        <w:r w:rsidRPr="00DE705F">
          <w:rPr>
            <w:rStyle w:val="Hipervnculo"/>
            <w:noProof/>
          </w:rPr>
          <w:t>5. SPRINT VISTAS</w:t>
        </w:r>
        <w:r>
          <w:rPr>
            <w:noProof/>
            <w:webHidden/>
          </w:rPr>
          <w:tab/>
        </w:r>
        <w:r>
          <w:rPr>
            <w:noProof/>
            <w:webHidden/>
          </w:rPr>
          <w:fldChar w:fldCharType="begin"/>
        </w:r>
        <w:r>
          <w:rPr>
            <w:noProof/>
            <w:webHidden/>
          </w:rPr>
          <w:instrText xml:space="preserve"> PAGEREF _Toc201199687 \h </w:instrText>
        </w:r>
        <w:r>
          <w:rPr>
            <w:noProof/>
            <w:webHidden/>
          </w:rPr>
        </w:r>
        <w:r>
          <w:rPr>
            <w:noProof/>
            <w:webHidden/>
          </w:rPr>
          <w:fldChar w:fldCharType="separate"/>
        </w:r>
        <w:r>
          <w:rPr>
            <w:noProof/>
            <w:webHidden/>
          </w:rPr>
          <w:t>39</w:t>
        </w:r>
        <w:r>
          <w:rPr>
            <w:noProof/>
            <w:webHidden/>
          </w:rPr>
          <w:fldChar w:fldCharType="end"/>
        </w:r>
      </w:hyperlink>
    </w:p>
    <w:p w14:paraId="6F92460E" w14:textId="1CCE45EC" w:rsidR="00AE2F0C" w:rsidRDefault="00AE2F0C">
      <w:pPr>
        <w:pStyle w:val="TDC1"/>
        <w:rPr>
          <w:rFonts w:asciiTheme="minorHAnsi" w:eastAsiaTheme="minorEastAsia" w:hAnsiTheme="minorHAnsi" w:cstheme="minorBidi"/>
          <w:bCs w:val="0"/>
          <w:caps w:val="0"/>
          <w:noProof/>
          <w:kern w:val="2"/>
          <w:szCs w:val="24"/>
          <w14:ligatures w14:val="standardContextual"/>
        </w:rPr>
      </w:pPr>
      <w:hyperlink w:anchor="_Toc201199707" w:history="1">
        <w:r w:rsidRPr="00DE705F">
          <w:rPr>
            <w:rStyle w:val="Hipervnculo"/>
            <w:noProof/>
          </w:rPr>
          <w:t>6. MANUAL DE INSTALACIÓN Y NAVEGACIÓN</w:t>
        </w:r>
        <w:r>
          <w:rPr>
            <w:noProof/>
            <w:webHidden/>
          </w:rPr>
          <w:tab/>
        </w:r>
        <w:r>
          <w:rPr>
            <w:noProof/>
            <w:webHidden/>
          </w:rPr>
          <w:fldChar w:fldCharType="begin"/>
        </w:r>
        <w:r>
          <w:rPr>
            <w:noProof/>
            <w:webHidden/>
          </w:rPr>
          <w:instrText xml:space="preserve"> PAGEREF _Toc201199707 \h </w:instrText>
        </w:r>
        <w:r>
          <w:rPr>
            <w:noProof/>
            <w:webHidden/>
          </w:rPr>
        </w:r>
        <w:r>
          <w:rPr>
            <w:noProof/>
            <w:webHidden/>
          </w:rPr>
          <w:fldChar w:fldCharType="separate"/>
        </w:r>
        <w:r>
          <w:rPr>
            <w:noProof/>
            <w:webHidden/>
          </w:rPr>
          <w:t>61</w:t>
        </w:r>
        <w:r>
          <w:rPr>
            <w:noProof/>
            <w:webHidden/>
          </w:rPr>
          <w:fldChar w:fldCharType="end"/>
        </w:r>
      </w:hyperlink>
    </w:p>
    <w:p w14:paraId="27425C14" w14:textId="69665133"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08" w:history="1">
        <w:r w:rsidRPr="00DE705F">
          <w:rPr>
            <w:rStyle w:val="Hipervnculo"/>
            <w:noProof/>
          </w:rPr>
          <w:t>Tabla 6.1 solución de errores comunes</w:t>
        </w:r>
        <w:r>
          <w:rPr>
            <w:noProof/>
            <w:webHidden/>
          </w:rPr>
          <w:tab/>
        </w:r>
        <w:r>
          <w:rPr>
            <w:noProof/>
            <w:webHidden/>
          </w:rPr>
          <w:fldChar w:fldCharType="begin"/>
        </w:r>
        <w:r>
          <w:rPr>
            <w:noProof/>
            <w:webHidden/>
          </w:rPr>
          <w:instrText xml:space="preserve"> PAGEREF _Toc201199708 \h </w:instrText>
        </w:r>
        <w:r>
          <w:rPr>
            <w:noProof/>
            <w:webHidden/>
          </w:rPr>
        </w:r>
        <w:r>
          <w:rPr>
            <w:noProof/>
            <w:webHidden/>
          </w:rPr>
          <w:fldChar w:fldCharType="separate"/>
        </w:r>
        <w:r>
          <w:rPr>
            <w:noProof/>
            <w:webHidden/>
          </w:rPr>
          <w:t>64</w:t>
        </w:r>
        <w:r>
          <w:rPr>
            <w:noProof/>
            <w:webHidden/>
          </w:rPr>
          <w:fldChar w:fldCharType="end"/>
        </w:r>
      </w:hyperlink>
    </w:p>
    <w:p w14:paraId="37D33705" w14:textId="19808768" w:rsidR="00AE2F0C" w:rsidRDefault="00AE2F0C">
      <w:pPr>
        <w:pStyle w:val="TDC1"/>
        <w:rPr>
          <w:rFonts w:asciiTheme="minorHAnsi" w:eastAsiaTheme="minorEastAsia" w:hAnsiTheme="minorHAnsi" w:cstheme="minorBidi"/>
          <w:bCs w:val="0"/>
          <w:caps w:val="0"/>
          <w:noProof/>
          <w:kern w:val="2"/>
          <w:szCs w:val="24"/>
          <w14:ligatures w14:val="standardContextual"/>
        </w:rPr>
      </w:pPr>
      <w:hyperlink w:anchor="_Toc201199711" w:history="1">
        <w:r w:rsidRPr="00DE705F">
          <w:rPr>
            <w:rStyle w:val="Hipervnculo"/>
            <w:noProof/>
          </w:rPr>
          <w:t>7. PRUEBAS UNITARIAS</w:t>
        </w:r>
        <w:r>
          <w:rPr>
            <w:noProof/>
            <w:webHidden/>
          </w:rPr>
          <w:tab/>
        </w:r>
        <w:r>
          <w:rPr>
            <w:noProof/>
            <w:webHidden/>
          </w:rPr>
          <w:fldChar w:fldCharType="begin"/>
        </w:r>
        <w:r>
          <w:rPr>
            <w:noProof/>
            <w:webHidden/>
          </w:rPr>
          <w:instrText xml:space="preserve"> PAGEREF _Toc201199711 \h </w:instrText>
        </w:r>
        <w:r>
          <w:rPr>
            <w:noProof/>
            <w:webHidden/>
          </w:rPr>
        </w:r>
        <w:r>
          <w:rPr>
            <w:noProof/>
            <w:webHidden/>
          </w:rPr>
          <w:fldChar w:fldCharType="separate"/>
        </w:r>
        <w:r>
          <w:rPr>
            <w:noProof/>
            <w:webHidden/>
          </w:rPr>
          <w:t>67</w:t>
        </w:r>
        <w:r>
          <w:rPr>
            <w:noProof/>
            <w:webHidden/>
          </w:rPr>
          <w:fldChar w:fldCharType="end"/>
        </w:r>
      </w:hyperlink>
    </w:p>
    <w:p w14:paraId="3F29FAA1" w14:textId="5F18097F"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12" w:history="1">
        <w:r w:rsidRPr="00DE705F">
          <w:rPr>
            <w:rStyle w:val="Hipervnculo"/>
            <w:noProof/>
          </w:rPr>
          <w:t>Tabla 7.1 CU N°1.1 para prueba,” Visualizando los turnos de trabajo asignados”</w:t>
        </w:r>
        <w:r>
          <w:rPr>
            <w:noProof/>
            <w:webHidden/>
          </w:rPr>
          <w:tab/>
        </w:r>
        <w:r>
          <w:rPr>
            <w:noProof/>
            <w:webHidden/>
          </w:rPr>
          <w:fldChar w:fldCharType="begin"/>
        </w:r>
        <w:r>
          <w:rPr>
            <w:noProof/>
            <w:webHidden/>
          </w:rPr>
          <w:instrText xml:space="preserve"> PAGEREF _Toc201199712 \h </w:instrText>
        </w:r>
        <w:r>
          <w:rPr>
            <w:noProof/>
            <w:webHidden/>
          </w:rPr>
        </w:r>
        <w:r>
          <w:rPr>
            <w:noProof/>
            <w:webHidden/>
          </w:rPr>
          <w:fldChar w:fldCharType="separate"/>
        </w:r>
        <w:r>
          <w:rPr>
            <w:noProof/>
            <w:webHidden/>
          </w:rPr>
          <w:t>67</w:t>
        </w:r>
        <w:r>
          <w:rPr>
            <w:noProof/>
            <w:webHidden/>
          </w:rPr>
          <w:fldChar w:fldCharType="end"/>
        </w:r>
      </w:hyperlink>
    </w:p>
    <w:p w14:paraId="0F5F6D5F" w14:textId="24366896"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14" w:history="1">
        <w:r w:rsidRPr="00DE705F">
          <w:rPr>
            <w:rStyle w:val="Hipervnculo"/>
            <w:noProof/>
          </w:rPr>
          <w:t>Tabla 7.2 CU N°1.1 para prueba,” visualizando los departamentos de la empresa”</w:t>
        </w:r>
        <w:r>
          <w:rPr>
            <w:noProof/>
            <w:webHidden/>
          </w:rPr>
          <w:tab/>
        </w:r>
        <w:r>
          <w:rPr>
            <w:noProof/>
            <w:webHidden/>
          </w:rPr>
          <w:fldChar w:fldCharType="begin"/>
        </w:r>
        <w:r>
          <w:rPr>
            <w:noProof/>
            <w:webHidden/>
          </w:rPr>
          <w:instrText xml:space="preserve"> PAGEREF _Toc201199714 \h </w:instrText>
        </w:r>
        <w:r>
          <w:rPr>
            <w:noProof/>
            <w:webHidden/>
          </w:rPr>
        </w:r>
        <w:r>
          <w:rPr>
            <w:noProof/>
            <w:webHidden/>
          </w:rPr>
          <w:fldChar w:fldCharType="separate"/>
        </w:r>
        <w:r>
          <w:rPr>
            <w:noProof/>
            <w:webHidden/>
          </w:rPr>
          <w:t>70</w:t>
        </w:r>
        <w:r>
          <w:rPr>
            <w:noProof/>
            <w:webHidden/>
          </w:rPr>
          <w:fldChar w:fldCharType="end"/>
        </w:r>
      </w:hyperlink>
    </w:p>
    <w:p w14:paraId="4F649AD8" w14:textId="3DA183D5"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16" w:history="1">
        <w:r w:rsidRPr="00DE705F">
          <w:rPr>
            <w:rStyle w:val="Hipervnculo"/>
            <w:noProof/>
          </w:rPr>
          <w:t>Tabla 7.3 CU N°1.7 para prueba,” visualizando los motivos de permiso”</w:t>
        </w:r>
        <w:r>
          <w:rPr>
            <w:noProof/>
            <w:webHidden/>
          </w:rPr>
          <w:tab/>
        </w:r>
        <w:r>
          <w:rPr>
            <w:noProof/>
            <w:webHidden/>
          </w:rPr>
          <w:fldChar w:fldCharType="begin"/>
        </w:r>
        <w:r>
          <w:rPr>
            <w:noProof/>
            <w:webHidden/>
          </w:rPr>
          <w:instrText xml:space="preserve"> PAGEREF _Toc201199716 \h </w:instrText>
        </w:r>
        <w:r>
          <w:rPr>
            <w:noProof/>
            <w:webHidden/>
          </w:rPr>
        </w:r>
        <w:r>
          <w:rPr>
            <w:noProof/>
            <w:webHidden/>
          </w:rPr>
          <w:fldChar w:fldCharType="separate"/>
        </w:r>
        <w:r>
          <w:rPr>
            <w:noProof/>
            <w:webHidden/>
          </w:rPr>
          <w:t>73</w:t>
        </w:r>
        <w:r>
          <w:rPr>
            <w:noProof/>
            <w:webHidden/>
          </w:rPr>
          <w:fldChar w:fldCharType="end"/>
        </w:r>
      </w:hyperlink>
    </w:p>
    <w:p w14:paraId="3362406A" w14:textId="40E29743"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18" w:history="1">
        <w:r w:rsidRPr="00DE705F">
          <w:rPr>
            <w:rStyle w:val="Hipervnculo"/>
            <w:noProof/>
          </w:rPr>
          <w:t>Tabla 7.4 CU N°1.10 para prueba,” Visualizando los tipos de contrato”</w:t>
        </w:r>
        <w:r>
          <w:rPr>
            <w:noProof/>
            <w:webHidden/>
          </w:rPr>
          <w:tab/>
        </w:r>
        <w:r>
          <w:rPr>
            <w:noProof/>
            <w:webHidden/>
          </w:rPr>
          <w:fldChar w:fldCharType="begin"/>
        </w:r>
        <w:r>
          <w:rPr>
            <w:noProof/>
            <w:webHidden/>
          </w:rPr>
          <w:instrText xml:space="preserve"> PAGEREF _Toc201199718 \h </w:instrText>
        </w:r>
        <w:r>
          <w:rPr>
            <w:noProof/>
            <w:webHidden/>
          </w:rPr>
        </w:r>
        <w:r>
          <w:rPr>
            <w:noProof/>
            <w:webHidden/>
          </w:rPr>
          <w:fldChar w:fldCharType="separate"/>
        </w:r>
        <w:r>
          <w:rPr>
            <w:noProof/>
            <w:webHidden/>
          </w:rPr>
          <w:t>77</w:t>
        </w:r>
        <w:r>
          <w:rPr>
            <w:noProof/>
            <w:webHidden/>
          </w:rPr>
          <w:fldChar w:fldCharType="end"/>
        </w:r>
      </w:hyperlink>
    </w:p>
    <w:p w14:paraId="5835E6C1" w14:textId="1D4087C2"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20" w:history="1">
        <w:r w:rsidRPr="00DE705F">
          <w:rPr>
            <w:rStyle w:val="Hipervnculo"/>
            <w:noProof/>
          </w:rPr>
          <w:t>Tabla 7.5 CU N°1.13 para prueba,” Visualizando los tipos de vacaciones”</w:t>
        </w:r>
        <w:r>
          <w:rPr>
            <w:noProof/>
            <w:webHidden/>
          </w:rPr>
          <w:tab/>
        </w:r>
        <w:r>
          <w:rPr>
            <w:noProof/>
            <w:webHidden/>
          </w:rPr>
          <w:fldChar w:fldCharType="begin"/>
        </w:r>
        <w:r>
          <w:rPr>
            <w:noProof/>
            <w:webHidden/>
          </w:rPr>
          <w:instrText xml:space="preserve"> PAGEREF _Toc201199720 \h </w:instrText>
        </w:r>
        <w:r>
          <w:rPr>
            <w:noProof/>
            <w:webHidden/>
          </w:rPr>
        </w:r>
        <w:r>
          <w:rPr>
            <w:noProof/>
            <w:webHidden/>
          </w:rPr>
          <w:fldChar w:fldCharType="separate"/>
        </w:r>
        <w:r>
          <w:rPr>
            <w:noProof/>
            <w:webHidden/>
          </w:rPr>
          <w:t>80</w:t>
        </w:r>
        <w:r>
          <w:rPr>
            <w:noProof/>
            <w:webHidden/>
          </w:rPr>
          <w:fldChar w:fldCharType="end"/>
        </w:r>
      </w:hyperlink>
    </w:p>
    <w:p w14:paraId="56FA43F0" w14:textId="45DCC340"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22" w:history="1">
        <w:r w:rsidRPr="00DE705F">
          <w:rPr>
            <w:rStyle w:val="Hipervnculo"/>
            <w:noProof/>
          </w:rPr>
          <w:t>Tabla 7.6 CU N°1.16 para prueba,” Visualizando la pestaña sucursal”</w:t>
        </w:r>
        <w:r>
          <w:rPr>
            <w:noProof/>
            <w:webHidden/>
          </w:rPr>
          <w:tab/>
        </w:r>
        <w:r>
          <w:rPr>
            <w:noProof/>
            <w:webHidden/>
          </w:rPr>
          <w:fldChar w:fldCharType="begin"/>
        </w:r>
        <w:r>
          <w:rPr>
            <w:noProof/>
            <w:webHidden/>
          </w:rPr>
          <w:instrText xml:space="preserve"> PAGEREF _Toc201199722 \h </w:instrText>
        </w:r>
        <w:r>
          <w:rPr>
            <w:noProof/>
            <w:webHidden/>
          </w:rPr>
        </w:r>
        <w:r>
          <w:rPr>
            <w:noProof/>
            <w:webHidden/>
          </w:rPr>
          <w:fldChar w:fldCharType="separate"/>
        </w:r>
        <w:r>
          <w:rPr>
            <w:noProof/>
            <w:webHidden/>
          </w:rPr>
          <w:t>84</w:t>
        </w:r>
        <w:r>
          <w:rPr>
            <w:noProof/>
            <w:webHidden/>
          </w:rPr>
          <w:fldChar w:fldCharType="end"/>
        </w:r>
      </w:hyperlink>
    </w:p>
    <w:p w14:paraId="457209F7" w14:textId="51A8F5F0"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24" w:history="1">
        <w:r w:rsidRPr="00DE705F">
          <w:rPr>
            <w:rStyle w:val="Hipervnculo"/>
            <w:noProof/>
          </w:rPr>
          <w:t>Tabla 7.7 CU N°1.19 para prueba,” Ingresando a la pestaña centro de costo”</w:t>
        </w:r>
        <w:r>
          <w:rPr>
            <w:noProof/>
            <w:webHidden/>
          </w:rPr>
          <w:tab/>
        </w:r>
        <w:r>
          <w:rPr>
            <w:noProof/>
            <w:webHidden/>
          </w:rPr>
          <w:fldChar w:fldCharType="begin"/>
        </w:r>
        <w:r>
          <w:rPr>
            <w:noProof/>
            <w:webHidden/>
          </w:rPr>
          <w:instrText xml:space="preserve"> PAGEREF _Toc201199724 \h </w:instrText>
        </w:r>
        <w:r>
          <w:rPr>
            <w:noProof/>
            <w:webHidden/>
          </w:rPr>
        </w:r>
        <w:r>
          <w:rPr>
            <w:noProof/>
            <w:webHidden/>
          </w:rPr>
          <w:fldChar w:fldCharType="separate"/>
        </w:r>
        <w:r>
          <w:rPr>
            <w:noProof/>
            <w:webHidden/>
          </w:rPr>
          <w:t>87</w:t>
        </w:r>
        <w:r>
          <w:rPr>
            <w:noProof/>
            <w:webHidden/>
          </w:rPr>
          <w:fldChar w:fldCharType="end"/>
        </w:r>
      </w:hyperlink>
    </w:p>
    <w:p w14:paraId="51D465DB" w14:textId="783CD37A"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26" w:history="1">
        <w:r w:rsidRPr="00DE705F">
          <w:rPr>
            <w:rStyle w:val="Hipervnculo"/>
            <w:noProof/>
          </w:rPr>
          <w:t>Tabla 7.8 CU N°2.1 para prueba,” Visualizando la ficha de empleados”</w:t>
        </w:r>
        <w:r>
          <w:rPr>
            <w:noProof/>
            <w:webHidden/>
          </w:rPr>
          <w:tab/>
        </w:r>
        <w:r>
          <w:rPr>
            <w:noProof/>
            <w:webHidden/>
          </w:rPr>
          <w:fldChar w:fldCharType="begin"/>
        </w:r>
        <w:r>
          <w:rPr>
            <w:noProof/>
            <w:webHidden/>
          </w:rPr>
          <w:instrText xml:space="preserve"> PAGEREF _Toc201199726 \h </w:instrText>
        </w:r>
        <w:r>
          <w:rPr>
            <w:noProof/>
            <w:webHidden/>
          </w:rPr>
        </w:r>
        <w:r>
          <w:rPr>
            <w:noProof/>
            <w:webHidden/>
          </w:rPr>
          <w:fldChar w:fldCharType="separate"/>
        </w:r>
        <w:r>
          <w:rPr>
            <w:noProof/>
            <w:webHidden/>
          </w:rPr>
          <w:t>90</w:t>
        </w:r>
        <w:r>
          <w:rPr>
            <w:noProof/>
            <w:webHidden/>
          </w:rPr>
          <w:fldChar w:fldCharType="end"/>
        </w:r>
      </w:hyperlink>
    </w:p>
    <w:p w14:paraId="2D1B9333" w14:textId="4678B11F"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28" w:history="1">
        <w:r w:rsidRPr="00DE705F">
          <w:rPr>
            <w:rStyle w:val="Hipervnculo"/>
            <w:noProof/>
          </w:rPr>
          <w:t>Tabla 7.9 CU N°2.2 para prueba,” Creando nuevo empleado”</w:t>
        </w:r>
        <w:r>
          <w:rPr>
            <w:noProof/>
            <w:webHidden/>
          </w:rPr>
          <w:tab/>
        </w:r>
        <w:r>
          <w:rPr>
            <w:noProof/>
            <w:webHidden/>
          </w:rPr>
          <w:fldChar w:fldCharType="begin"/>
        </w:r>
        <w:r>
          <w:rPr>
            <w:noProof/>
            <w:webHidden/>
          </w:rPr>
          <w:instrText xml:space="preserve"> PAGEREF _Toc201199728 \h </w:instrText>
        </w:r>
        <w:r>
          <w:rPr>
            <w:noProof/>
            <w:webHidden/>
          </w:rPr>
        </w:r>
        <w:r>
          <w:rPr>
            <w:noProof/>
            <w:webHidden/>
          </w:rPr>
          <w:fldChar w:fldCharType="separate"/>
        </w:r>
        <w:r>
          <w:rPr>
            <w:noProof/>
            <w:webHidden/>
          </w:rPr>
          <w:t>94</w:t>
        </w:r>
        <w:r>
          <w:rPr>
            <w:noProof/>
            <w:webHidden/>
          </w:rPr>
          <w:fldChar w:fldCharType="end"/>
        </w:r>
      </w:hyperlink>
    </w:p>
    <w:p w14:paraId="6E180835" w14:textId="0401156B"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30" w:history="1">
        <w:r w:rsidRPr="00DE705F">
          <w:rPr>
            <w:rStyle w:val="Hipervnculo"/>
            <w:noProof/>
          </w:rPr>
          <w:t>Tabla 7.10 CU N°2.4 para prueba,” Mostrando lista de empleado”</w:t>
        </w:r>
        <w:r>
          <w:rPr>
            <w:noProof/>
            <w:webHidden/>
          </w:rPr>
          <w:tab/>
        </w:r>
        <w:r>
          <w:rPr>
            <w:noProof/>
            <w:webHidden/>
          </w:rPr>
          <w:fldChar w:fldCharType="begin"/>
        </w:r>
        <w:r>
          <w:rPr>
            <w:noProof/>
            <w:webHidden/>
          </w:rPr>
          <w:instrText xml:space="preserve"> PAGEREF _Toc201199730 \h </w:instrText>
        </w:r>
        <w:r>
          <w:rPr>
            <w:noProof/>
            <w:webHidden/>
          </w:rPr>
        </w:r>
        <w:r>
          <w:rPr>
            <w:noProof/>
            <w:webHidden/>
          </w:rPr>
          <w:fldChar w:fldCharType="separate"/>
        </w:r>
        <w:r>
          <w:rPr>
            <w:noProof/>
            <w:webHidden/>
          </w:rPr>
          <w:t>97</w:t>
        </w:r>
        <w:r>
          <w:rPr>
            <w:noProof/>
            <w:webHidden/>
          </w:rPr>
          <w:fldChar w:fldCharType="end"/>
        </w:r>
      </w:hyperlink>
    </w:p>
    <w:p w14:paraId="32F5DE75" w14:textId="7DB58FE3"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32" w:history="1">
        <w:r w:rsidRPr="00DE705F">
          <w:rPr>
            <w:rStyle w:val="Hipervnculo"/>
            <w:noProof/>
          </w:rPr>
          <w:t>Tabla 7.11 CU N°4.5 para prueba,” Visualizando el listado de turnos creados”</w:t>
        </w:r>
        <w:r>
          <w:rPr>
            <w:noProof/>
            <w:webHidden/>
          </w:rPr>
          <w:tab/>
        </w:r>
        <w:r>
          <w:rPr>
            <w:noProof/>
            <w:webHidden/>
          </w:rPr>
          <w:fldChar w:fldCharType="begin"/>
        </w:r>
        <w:r>
          <w:rPr>
            <w:noProof/>
            <w:webHidden/>
          </w:rPr>
          <w:instrText xml:space="preserve"> PAGEREF _Toc201199732 \h </w:instrText>
        </w:r>
        <w:r>
          <w:rPr>
            <w:noProof/>
            <w:webHidden/>
          </w:rPr>
        </w:r>
        <w:r>
          <w:rPr>
            <w:noProof/>
            <w:webHidden/>
          </w:rPr>
          <w:fldChar w:fldCharType="separate"/>
        </w:r>
        <w:r>
          <w:rPr>
            <w:noProof/>
            <w:webHidden/>
          </w:rPr>
          <w:t>100</w:t>
        </w:r>
        <w:r>
          <w:rPr>
            <w:noProof/>
            <w:webHidden/>
          </w:rPr>
          <w:fldChar w:fldCharType="end"/>
        </w:r>
      </w:hyperlink>
    </w:p>
    <w:p w14:paraId="212B0EF2" w14:textId="3E9B9A81"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34" w:history="1">
        <w:r w:rsidRPr="00DE705F">
          <w:rPr>
            <w:rStyle w:val="Hipervnculo"/>
            <w:noProof/>
          </w:rPr>
          <w:t>Tabla 7.12 CU N°6.5 para prueba,” Visualizando lista con permisos aprobados”</w:t>
        </w:r>
        <w:r>
          <w:rPr>
            <w:noProof/>
            <w:webHidden/>
          </w:rPr>
          <w:tab/>
        </w:r>
        <w:r>
          <w:rPr>
            <w:noProof/>
            <w:webHidden/>
          </w:rPr>
          <w:fldChar w:fldCharType="begin"/>
        </w:r>
        <w:r>
          <w:rPr>
            <w:noProof/>
            <w:webHidden/>
          </w:rPr>
          <w:instrText xml:space="preserve"> PAGEREF _Toc201199734 \h </w:instrText>
        </w:r>
        <w:r>
          <w:rPr>
            <w:noProof/>
            <w:webHidden/>
          </w:rPr>
        </w:r>
        <w:r>
          <w:rPr>
            <w:noProof/>
            <w:webHidden/>
          </w:rPr>
          <w:fldChar w:fldCharType="separate"/>
        </w:r>
        <w:r>
          <w:rPr>
            <w:noProof/>
            <w:webHidden/>
          </w:rPr>
          <w:t>103</w:t>
        </w:r>
        <w:r>
          <w:rPr>
            <w:noProof/>
            <w:webHidden/>
          </w:rPr>
          <w:fldChar w:fldCharType="end"/>
        </w:r>
      </w:hyperlink>
    </w:p>
    <w:p w14:paraId="4598086A" w14:textId="569E3809"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36" w:history="1">
        <w:r w:rsidRPr="00DE705F">
          <w:rPr>
            <w:rStyle w:val="Hipervnculo"/>
            <w:noProof/>
          </w:rPr>
          <w:t>Tabla 7.13 CU N°7.2 para prueba,” Accediendo al menú”</w:t>
        </w:r>
        <w:r>
          <w:rPr>
            <w:noProof/>
            <w:webHidden/>
          </w:rPr>
          <w:tab/>
        </w:r>
        <w:r>
          <w:rPr>
            <w:noProof/>
            <w:webHidden/>
          </w:rPr>
          <w:fldChar w:fldCharType="begin"/>
        </w:r>
        <w:r>
          <w:rPr>
            <w:noProof/>
            <w:webHidden/>
          </w:rPr>
          <w:instrText xml:space="preserve"> PAGEREF _Toc201199736 \h </w:instrText>
        </w:r>
        <w:r>
          <w:rPr>
            <w:noProof/>
            <w:webHidden/>
          </w:rPr>
        </w:r>
        <w:r>
          <w:rPr>
            <w:noProof/>
            <w:webHidden/>
          </w:rPr>
          <w:fldChar w:fldCharType="separate"/>
        </w:r>
        <w:r>
          <w:rPr>
            <w:noProof/>
            <w:webHidden/>
          </w:rPr>
          <w:t>107</w:t>
        </w:r>
        <w:r>
          <w:rPr>
            <w:noProof/>
            <w:webHidden/>
          </w:rPr>
          <w:fldChar w:fldCharType="end"/>
        </w:r>
      </w:hyperlink>
    </w:p>
    <w:p w14:paraId="10C49283" w14:textId="3F6C5EF1"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39" w:history="1">
        <w:r w:rsidRPr="00DE705F">
          <w:rPr>
            <w:rStyle w:val="Hipervnculo"/>
            <w:noProof/>
          </w:rPr>
          <w:t>Tabla 7.14 CU N°7.4 para prueba,” Cerrando sesión”</w:t>
        </w:r>
        <w:r>
          <w:rPr>
            <w:noProof/>
            <w:webHidden/>
          </w:rPr>
          <w:tab/>
        </w:r>
        <w:r>
          <w:rPr>
            <w:noProof/>
            <w:webHidden/>
          </w:rPr>
          <w:fldChar w:fldCharType="begin"/>
        </w:r>
        <w:r>
          <w:rPr>
            <w:noProof/>
            <w:webHidden/>
          </w:rPr>
          <w:instrText xml:space="preserve"> PAGEREF _Toc201199739 \h </w:instrText>
        </w:r>
        <w:r>
          <w:rPr>
            <w:noProof/>
            <w:webHidden/>
          </w:rPr>
        </w:r>
        <w:r>
          <w:rPr>
            <w:noProof/>
            <w:webHidden/>
          </w:rPr>
          <w:fldChar w:fldCharType="separate"/>
        </w:r>
        <w:r>
          <w:rPr>
            <w:noProof/>
            <w:webHidden/>
          </w:rPr>
          <w:t>110</w:t>
        </w:r>
        <w:r>
          <w:rPr>
            <w:noProof/>
            <w:webHidden/>
          </w:rPr>
          <w:fldChar w:fldCharType="end"/>
        </w:r>
      </w:hyperlink>
    </w:p>
    <w:p w14:paraId="78B5760E" w14:textId="06A56F72"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41" w:history="1">
        <w:r w:rsidRPr="00DE705F">
          <w:rPr>
            <w:rStyle w:val="Hipervnculo"/>
            <w:noProof/>
          </w:rPr>
          <w:t>Tabla 7.15 CU N°7.5 para prueba,” Volviendo al menú principal”</w:t>
        </w:r>
        <w:r>
          <w:rPr>
            <w:noProof/>
            <w:webHidden/>
          </w:rPr>
          <w:tab/>
        </w:r>
        <w:r>
          <w:rPr>
            <w:noProof/>
            <w:webHidden/>
          </w:rPr>
          <w:fldChar w:fldCharType="begin"/>
        </w:r>
        <w:r>
          <w:rPr>
            <w:noProof/>
            <w:webHidden/>
          </w:rPr>
          <w:instrText xml:space="preserve"> PAGEREF _Toc201199741 \h </w:instrText>
        </w:r>
        <w:r>
          <w:rPr>
            <w:noProof/>
            <w:webHidden/>
          </w:rPr>
        </w:r>
        <w:r>
          <w:rPr>
            <w:noProof/>
            <w:webHidden/>
          </w:rPr>
          <w:fldChar w:fldCharType="separate"/>
        </w:r>
        <w:r>
          <w:rPr>
            <w:noProof/>
            <w:webHidden/>
          </w:rPr>
          <w:t>113</w:t>
        </w:r>
        <w:r>
          <w:rPr>
            <w:noProof/>
            <w:webHidden/>
          </w:rPr>
          <w:fldChar w:fldCharType="end"/>
        </w:r>
      </w:hyperlink>
    </w:p>
    <w:p w14:paraId="647EE827" w14:textId="47DA0605" w:rsidR="00AE2F0C" w:rsidRDefault="00AE2F0C">
      <w:pPr>
        <w:pStyle w:val="TDC1"/>
        <w:rPr>
          <w:rFonts w:asciiTheme="minorHAnsi" w:eastAsiaTheme="minorEastAsia" w:hAnsiTheme="minorHAnsi" w:cstheme="minorBidi"/>
          <w:bCs w:val="0"/>
          <w:caps w:val="0"/>
          <w:noProof/>
          <w:kern w:val="2"/>
          <w:szCs w:val="24"/>
          <w14:ligatures w14:val="standardContextual"/>
        </w:rPr>
      </w:pPr>
      <w:hyperlink w:anchor="_Toc201199743" w:history="1">
        <w:r w:rsidRPr="00DE705F">
          <w:rPr>
            <w:rStyle w:val="Hipervnculo"/>
            <w:noProof/>
          </w:rPr>
          <w:t>8. SPRINT REVIEW</w:t>
        </w:r>
        <w:r>
          <w:rPr>
            <w:noProof/>
            <w:webHidden/>
          </w:rPr>
          <w:tab/>
        </w:r>
        <w:r>
          <w:rPr>
            <w:noProof/>
            <w:webHidden/>
          </w:rPr>
          <w:fldChar w:fldCharType="begin"/>
        </w:r>
        <w:r>
          <w:rPr>
            <w:noProof/>
            <w:webHidden/>
          </w:rPr>
          <w:instrText xml:space="preserve"> PAGEREF _Toc201199743 \h </w:instrText>
        </w:r>
        <w:r>
          <w:rPr>
            <w:noProof/>
            <w:webHidden/>
          </w:rPr>
        </w:r>
        <w:r>
          <w:rPr>
            <w:noProof/>
            <w:webHidden/>
          </w:rPr>
          <w:fldChar w:fldCharType="separate"/>
        </w:r>
        <w:r>
          <w:rPr>
            <w:noProof/>
            <w:webHidden/>
          </w:rPr>
          <w:t>116</w:t>
        </w:r>
        <w:r>
          <w:rPr>
            <w:noProof/>
            <w:webHidden/>
          </w:rPr>
          <w:fldChar w:fldCharType="end"/>
        </w:r>
      </w:hyperlink>
    </w:p>
    <w:p w14:paraId="739CFDC0" w14:textId="4F971C20" w:rsidR="00AE2F0C" w:rsidRDefault="00AE2F0C">
      <w:pPr>
        <w:pStyle w:val="TDC2"/>
        <w:rPr>
          <w:rFonts w:asciiTheme="minorHAnsi" w:eastAsiaTheme="minorEastAsia" w:hAnsiTheme="minorHAnsi" w:cstheme="minorBidi"/>
          <w:noProof/>
          <w:kern w:val="2"/>
          <w:szCs w:val="24"/>
          <w14:ligatures w14:val="standardContextual"/>
        </w:rPr>
      </w:pPr>
      <w:hyperlink w:anchor="_Toc201199744" w:history="1">
        <w:r w:rsidRPr="00DE705F">
          <w:rPr>
            <w:rStyle w:val="Hipervnculo"/>
            <w:noProof/>
          </w:rPr>
          <w:t>Tabla 8.1 Sprint Backlog Review</w:t>
        </w:r>
        <w:r>
          <w:rPr>
            <w:noProof/>
            <w:webHidden/>
          </w:rPr>
          <w:tab/>
        </w:r>
        <w:r>
          <w:rPr>
            <w:noProof/>
            <w:webHidden/>
          </w:rPr>
          <w:fldChar w:fldCharType="begin"/>
        </w:r>
        <w:r>
          <w:rPr>
            <w:noProof/>
            <w:webHidden/>
          </w:rPr>
          <w:instrText xml:space="preserve"> PAGEREF _Toc201199744 \h </w:instrText>
        </w:r>
        <w:r>
          <w:rPr>
            <w:noProof/>
            <w:webHidden/>
          </w:rPr>
        </w:r>
        <w:r>
          <w:rPr>
            <w:noProof/>
            <w:webHidden/>
          </w:rPr>
          <w:fldChar w:fldCharType="separate"/>
        </w:r>
        <w:r>
          <w:rPr>
            <w:noProof/>
            <w:webHidden/>
          </w:rPr>
          <w:t>116</w:t>
        </w:r>
        <w:r>
          <w:rPr>
            <w:noProof/>
            <w:webHidden/>
          </w:rPr>
          <w:fldChar w:fldCharType="end"/>
        </w:r>
      </w:hyperlink>
    </w:p>
    <w:p w14:paraId="68BD48C7" w14:textId="0B078D0D" w:rsidR="00AE2F0C" w:rsidRDefault="00AE2F0C" w:rsidP="00AE2F0C">
      <w:pPr>
        <w:pStyle w:val="TDC2"/>
        <w:rPr>
          <w:rFonts w:asciiTheme="minorHAnsi" w:eastAsiaTheme="minorEastAsia" w:hAnsiTheme="minorHAnsi" w:cstheme="minorBidi"/>
          <w:noProof/>
          <w:kern w:val="2"/>
          <w:szCs w:val="24"/>
          <w14:ligatures w14:val="standardContextual"/>
        </w:rPr>
      </w:pPr>
      <w:hyperlink w:anchor="_Toc201199745" w:history="1">
        <w:r w:rsidRPr="00DE705F">
          <w:rPr>
            <w:rStyle w:val="Hipervnculo"/>
            <w:noProof/>
          </w:rPr>
          <w:t>Tabla 8.2 Tabla de esfuerzo</w:t>
        </w:r>
        <w:r>
          <w:rPr>
            <w:noProof/>
            <w:webHidden/>
          </w:rPr>
          <w:tab/>
        </w:r>
        <w:r>
          <w:rPr>
            <w:noProof/>
            <w:webHidden/>
          </w:rPr>
          <w:fldChar w:fldCharType="begin"/>
        </w:r>
        <w:r>
          <w:rPr>
            <w:noProof/>
            <w:webHidden/>
          </w:rPr>
          <w:instrText xml:space="preserve"> PAGEREF _Toc201199745 \h </w:instrText>
        </w:r>
        <w:r>
          <w:rPr>
            <w:noProof/>
            <w:webHidden/>
          </w:rPr>
        </w:r>
        <w:r>
          <w:rPr>
            <w:noProof/>
            <w:webHidden/>
          </w:rPr>
          <w:fldChar w:fldCharType="separate"/>
        </w:r>
        <w:r>
          <w:rPr>
            <w:noProof/>
            <w:webHidden/>
          </w:rPr>
          <w:t>117</w:t>
        </w:r>
        <w:r>
          <w:rPr>
            <w:noProof/>
            <w:webHidden/>
          </w:rPr>
          <w:fldChar w:fldCharType="end"/>
        </w:r>
      </w:hyperlink>
    </w:p>
    <w:p w14:paraId="409DF22E" w14:textId="0CA998CF" w:rsidR="00AE2F0C" w:rsidRDefault="00AE2F0C">
      <w:pPr>
        <w:pStyle w:val="TDC2"/>
        <w:rPr>
          <w:rFonts w:asciiTheme="minorHAnsi" w:eastAsiaTheme="minorEastAsia" w:hAnsiTheme="minorHAnsi" w:cstheme="minorBidi"/>
          <w:noProof/>
          <w:kern w:val="2"/>
          <w:szCs w:val="24"/>
          <w14:ligatures w14:val="standardContextual"/>
        </w:rPr>
      </w:pPr>
      <w:hyperlink w:anchor="_Toc201199749" w:history="1">
        <w:r w:rsidRPr="00DE705F">
          <w:rPr>
            <w:rStyle w:val="Hipervnculo"/>
            <w:noProof/>
          </w:rPr>
          <w:t>Tabla 8.3 “Plan de mejora”</w:t>
        </w:r>
        <w:r>
          <w:rPr>
            <w:noProof/>
            <w:webHidden/>
          </w:rPr>
          <w:tab/>
        </w:r>
        <w:r>
          <w:rPr>
            <w:noProof/>
            <w:webHidden/>
          </w:rPr>
          <w:fldChar w:fldCharType="begin"/>
        </w:r>
        <w:r>
          <w:rPr>
            <w:noProof/>
            <w:webHidden/>
          </w:rPr>
          <w:instrText xml:space="preserve"> PAGEREF _Toc201199749 \h </w:instrText>
        </w:r>
        <w:r>
          <w:rPr>
            <w:noProof/>
            <w:webHidden/>
          </w:rPr>
        </w:r>
        <w:r>
          <w:rPr>
            <w:noProof/>
            <w:webHidden/>
          </w:rPr>
          <w:fldChar w:fldCharType="separate"/>
        </w:r>
        <w:r>
          <w:rPr>
            <w:noProof/>
            <w:webHidden/>
          </w:rPr>
          <w:t>121</w:t>
        </w:r>
        <w:r>
          <w:rPr>
            <w:noProof/>
            <w:webHidden/>
          </w:rPr>
          <w:fldChar w:fldCharType="end"/>
        </w:r>
      </w:hyperlink>
    </w:p>
    <w:p w14:paraId="06609A2B" w14:textId="3BBAE69E" w:rsidR="00AE2F0C" w:rsidRDefault="00AE2F0C">
      <w:pPr>
        <w:pStyle w:val="TDC1"/>
        <w:rPr>
          <w:rFonts w:asciiTheme="minorHAnsi" w:eastAsiaTheme="minorEastAsia" w:hAnsiTheme="minorHAnsi" w:cstheme="minorBidi"/>
          <w:bCs w:val="0"/>
          <w:caps w:val="0"/>
          <w:noProof/>
          <w:kern w:val="2"/>
          <w:szCs w:val="24"/>
          <w14:ligatures w14:val="standardContextual"/>
        </w:rPr>
      </w:pPr>
      <w:hyperlink w:anchor="_Toc201199750" w:history="1">
        <w:r w:rsidRPr="00DE705F">
          <w:rPr>
            <w:rStyle w:val="Hipervnculo"/>
            <w:noProof/>
          </w:rPr>
          <w:t>9. ANEXO</w:t>
        </w:r>
        <w:r>
          <w:rPr>
            <w:noProof/>
            <w:webHidden/>
          </w:rPr>
          <w:tab/>
        </w:r>
        <w:r w:rsidRPr="00AE2F0C">
          <w:rPr>
            <w:noProof/>
            <w:webHidden/>
          </w:rPr>
          <w:tab/>
        </w:r>
        <w:r>
          <w:rPr>
            <w:noProof/>
            <w:webHidden/>
          </w:rPr>
          <w:fldChar w:fldCharType="begin"/>
        </w:r>
        <w:r>
          <w:rPr>
            <w:noProof/>
            <w:webHidden/>
          </w:rPr>
          <w:instrText xml:space="preserve"> PAGEREF _Toc201199750 \h </w:instrText>
        </w:r>
        <w:r>
          <w:rPr>
            <w:noProof/>
            <w:webHidden/>
          </w:rPr>
        </w:r>
        <w:r>
          <w:rPr>
            <w:noProof/>
            <w:webHidden/>
          </w:rPr>
          <w:fldChar w:fldCharType="separate"/>
        </w:r>
        <w:r>
          <w:rPr>
            <w:noProof/>
            <w:webHidden/>
          </w:rPr>
          <w:t>122</w:t>
        </w:r>
        <w:r>
          <w:rPr>
            <w:noProof/>
            <w:webHidden/>
          </w:rPr>
          <w:fldChar w:fldCharType="end"/>
        </w:r>
      </w:hyperlink>
    </w:p>
    <w:p w14:paraId="430713BA" w14:textId="48F113CF" w:rsidR="00AE2F0C" w:rsidRDefault="00AE2F0C">
      <w:pPr>
        <w:pStyle w:val="TDC1"/>
        <w:rPr>
          <w:rFonts w:asciiTheme="minorHAnsi" w:eastAsiaTheme="minorEastAsia" w:hAnsiTheme="minorHAnsi" w:cstheme="minorBidi"/>
          <w:bCs w:val="0"/>
          <w:caps w:val="0"/>
          <w:noProof/>
          <w:kern w:val="2"/>
          <w:szCs w:val="24"/>
          <w14:ligatures w14:val="standardContextual"/>
        </w:rPr>
      </w:pPr>
      <w:hyperlink w:anchor="_Toc201199751" w:history="1">
        <w:r w:rsidRPr="00DE705F">
          <w:rPr>
            <w:rStyle w:val="Hipervnculo"/>
            <w:noProof/>
          </w:rPr>
          <w:t>10. REFERENCIAS</w:t>
        </w:r>
        <w:r>
          <w:rPr>
            <w:noProof/>
            <w:webHidden/>
          </w:rPr>
          <w:tab/>
        </w:r>
        <w:r>
          <w:rPr>
            <w:noProof/>
            <w:webHidden/>
          </w:rPr>
          <w:fldChar w:fldCharType="begin"/>
        </w:r>
        <w:r>
          <w:rPr>
            <w:noProof/>
            <w:webHidden/>
          </w:rPr>
          <w:instrText xml:space="preserve"> PAGEREF _Toc201199751 \h </w:instrText>
        </w:r>
        <w:r>
          <w:rPr>
            <w:noProof/>
            <w:webHidden/>
          </w:rPr>
        </w:r>
        <w:r>
          <w:rPr>
            <w:noProof/>
            <w:webHidden/>
          </w:rPr>
          <w:fldChar w:fldCharType="separate"/>
        </w:r>
        <w:r>
          <w:rPr>
            <w:noProof/>
            <w:webHidden/>
          </w:rPr>
          <w:t>131</w:t>
        </w:r>
        <w:r>
          <w:rPr>
            <w:noProof/>
            <w:webHidden/>
          </w:rPr>
          <w:fldChar w:fldCharType="end"/>
        </w:r>
      </w:hyperlink>
    </w:p>
    <w:p w14:paraId="19D652A9" w14:textId="018C9194" w:rsidR="000A13D0" w:rsidRDefault="00C224D3">
      <w:pPr>
        <w:spacing w:line="278" w:lineRule="auto"/>
        <w:ind w:firstLine="0"/>
        <w:jc w:val="left"/>
      </w:pPr>
      <w:r>
        <w:fldChar w:fldCharType="end"/>
      </w:r>
      <w:r w:rsidR="000A13D0">
        <w:br w:type="page"/>
      </w:r>
    </w:p>
    <w:p w14:paraId="68A38281" w14:textId="7041EF5F" w:rsidR="000A13D0" w:rsidRDefault="00075567" w:rsidP="00075567">
      <w:pPr>
        <w:pStyle w:val="Ttulo1"/>
      </w:pPr>
      <w:bookmarkStart w:id="1" w:name="_Toc199358957"/>
      <w:bookmarkStart w:id="2" w:name="_Toc200405754"/>
      <w:bookmarkStart w:id="3" w:name="_Toc201199508"/>
      <w:bookmarkStart w:id="4" w:name="_Toc201199574"/>
      <w:bookmarkStart w:id="5" w:name="_Toc201199663"/>
      <w:r>
        <w:lastRenderedPageBreak/>
        <w:t>I</w:t>
      </w:r>
      <w:r w:rsidR="005C6402">
        <w:t>NTRODUCCI</w:t>
      </w:r>
      <w:r w:rsidR="00945F17">
        <w:t>Ó</w:t>
      </w:r>
      <w:r w:rsidR="005C6402">
        <w:t>N</w:t>
      </w:r>
      <w:bookmarkEnd w:id="1"/>
      <w:bookmarkEnd w:id="2"/>
      <w:bookmarkEnd w:id="3"/>
      <w:bookmarkEnd w:id="4"/>
      <w:bookmarkEnd w:id="5"/>
    </w:p>
    <w:p w14:paraId="7903DEC6" w14:textId="77777777" w:rsidR="00517358" w:rsidRDefault="00517358" w:rsidP="00517358"/>
    <w:p w14:paraId="50071D40" w14:textId="77777777" w:rsidR="00987A0F" w:rsidRPr="00517358" w:rsidRDefault="00987A0F" w:rsidP="00517358"/>
    <w:p w14:paraId="5AD7DDE2" w14:textId="77777777" w:rsidR="003423E5" w:rsidRDefault="003423E5" w:rsidP="003423E5">
      <w:r w:rsidRPr="003423E5">
        <w:t>El presente documento aborda el desarrollo y la especificación del Primer Incremento para el Sistema Biométrico Web EUGCOM, un sistema de gestión de Recursos Humanos. Este entregable marca el inicio formal de la implementación del proyecto, donde se ha priorizado y documentado un mínimo del 20% de los casos de uso previamente identificados. Se ha iniciado la traza y documentación de los eventos clave de la metodología Scrum++, que rigen el ciclo de vida de desarrollo de este proyecto.</w:t>
      </w:r>
    </w:p>
    <w:p w14:paraId="5C2D04C8" w14:textId="77777777" w:rsidR="005B0A49" w:rsidRPr="003423E5" w:rsidRDefault="005B0A49" w:rsidP="003423E5"/>
    <w:p w14:paraId="266811BA" w14:textId="2C9D8238" w:rsidR="003423E5" w:rsidRPr="003423E5" w:rsidRDefault="003423E5" w:rsidP="003423E5">
      <w:r w:rsidRPr="003423E5">
        <w:t>A lo largo de este informe, se detalla la propuesta de solución arquitectónica, fundamentada en un modelo Cliente-Servidor con enfoque en Microservicios, diseñada para proporcionar una plataforma robusta, escalable y segura para la administración de RRHH de EUGCOM. Se presentarán los componentes clave de esta arquitectura, las tecnologías seleccionadas (PHP, MySQL, JavaScript, HTML, CSS y Bootstrap), y las consideraciones fundamentales de diseño, seguridad, escalabilidad y manejo de errores. Además, se hará referencia explícita a la cantidad de casos de uso cubiertos en este incremento, la metodología de desarrollo empleada y la documentación asociada, todo ello en conformidad con los requisitos establecidos para esta primera entrega.</w:t>
      </w:r>
    </w:p>
    <w:p w14:paraId="0DFC7531" w14:textId="28D2F779" w:rsidR="001D279A" w:rsidRPr="0037598B" w:rsidRDefault="001D279A" w:rsidP="003423E5"/>
    <w:p w14:paraId="21050B9D" w14:textId="706891D6" w:rsidR="00B529B9" w:rsidRDefault="00B529B9">
      <w:pPr>
        <w:spacing w:line="278" w:lineRule="auto"/>
        <w:ind w:firstLine="0"/>
        <w:jc w:val="left"/>
      </w:pPr>
    </w:p>
    <w:p w14:paraId="29104660" w14:textId="374953BD" w:rsidR="00B529B9" w:rsidRDefault="00B529B9">
      <w:pPr>
        <w:spacing w:line="278" w:lineRule="auto"/>
        <w:ind w:firstLine="0"/>
        <w:jc w:val="left"/>
      </w:pPr>
    </w:p>
    <w:p w14:paraId="27782FC8" w14:textId="300A90B9" w:rsidR="00B529B9" w:rsidRPr="00B12918" w:rsidRDefault="00B529B9">
      <w:pPr>
        <w:spacing w:line="278" w:lineRule="auto"/>
        <w:ind w:firstLine="0"/>
        <w:jc w:val="left"/>
      </w:pPr>
      <w:r>
        <w:br w:type="page"/>
      </w:r>
    </w:p>
    <w:p w14:paraId="5F42632E" w14:textId="539A1B62" w:rsidR="00760E29" w:rsidRDefault="6B875C95" w:rsidP="00722CB0">
      <w:pPr>
        <w:pStyle w:val="Ttulo1"/>
      </w:pPr>
      <w:bookmarkStart w:id="6" w:name="_Toc200405755"/>
      <w:bookmarkStart w:id="7" w:name="_Toc201199509"/>
      <w:bookmarkStart w:id="8" w:name="_Toc201199575"/>
      <w:bookmarkStart w:id="9" w:name="_Toc201199664"/>
      <w:r>
        <w:lastRenderedPageBreak/>
        <w:t>PROPUESTA DE SOLUCI</w:t>
      </w:r>
      <w:r w:rsidR="002D45BF">
        <w:t>Ó</w:t>
      </w:r>
      <w:r>
        <w:t>N E INCREMENTO DONDE SE ESPECIFICA EL INCREMENTO</w:t>
      </w:r>
      <w:bookmarkEnd w:id="6"/>
      <w:bookmarkEnd w:id="7"/>
      <w:bookmarkEnd w:id="8"/>
      <w:bookmarkEnd w:id="9"/>
    </w:p>
    <w:p w14:paraId="4624F6BC" w14:textId="77777777" w:rsidR="00E60FF0" w:rsidRDefault="00E60FF0" w:rsidP="00E60FF0"/>
    <w:p w14:paraId="1F21547B" w14:textId="77777777" w:rsidR="00987A0F" w:rsidRDefault="00987A0F" w:rsidP="00E60FF0"/>
    <w:p w14:paraId="772FBC7F" w14:textId="6B7888AA" w:rsidR="00E60FF0" w:rsidRPr="00E60FF0" w:rsidRDefault="00E60FF0" w:rsidP="00E60FF0">
      <w:r>
        <w:t>En esta sección se documentará la propuesta de solución más conocida como arquitectura del proyecto, con la especificación del incremento y la cantidad de casos de uso, el porcentaje parcial del incremento y el acumulado.</w:t>
      </w:r>
    </w:p>
    <w:p w14:paraId="4C064589" w14:textId="77777777" w:rsidR="00ED2055" w:rsidRDefault="00ED2055" w:rsidP="00ED2055"/>
    <w:p w14:paraId="73B0B45F" w14:textId="1B905FA3" w:rsidR="002D45BF" w:rsidRDefault="002D45BF" w:rsidP="002D45BF">
      <w:pPr>
        <w:pStyle w:val="Ttulo2"/>
      </w:pPr>
      <w:bookmarkStart w:id="10" w:name="_Toc201199510"/>
      <w:r>
        <w:t>Propuesta de solución</w:t>
      </w:r>
      <w:bookmarkEnd w:id="10"/>
    </w:p>
    <w:p w14:paraId="11D2D689" w14:textId="77777777" w:rsidR="002D45BF" w:rsidRPr="002D45BF" w:rsidRDefault="002D45BF" w:rsidP="002D45BF"/>
    <w:p w14:paraId="5E29754A" w14:textId="77777777" w:rsidR="00ED2055" w:rsidRDefault="00ED2055" w:rsidP="00ED2055">
      <w:r w:rsidRPr="00D9662A">
        <w:t>La propuesta de solución para el sistema de gestión de RRHH de EUGCOM se basa en una Arquitectura Cliente-Servidor en Capas, la cual será implementada con un enfoque de Microservicios para el backend. Este modelo arquitectónico se elige por su robustez, su capacidad de escalabilidad independiente de los módulos, su facilidad de mantenimiento y su flexibilidad para integrar futuras funcionalidades, respondiendo directamente a la complejidad y variedad de los requisitos detallados en el documento.</w:t>
      </w:r>
    </w:p>
    <w:p w14:paraId="77858068" w14:textId="77777777" w:rsidR="00ED2055" w:rsidRPr="00D9662A" w:rsidRDefault="00ED2055" w:rsidP="00ED2055"/>
    <w:p w14:paraId="579BFE88" w14:textId="2567895D" w:rsidR="00ED2055" w:rsidRDefault="00ED2055" w:rsidP="00ED2055">
      <w:r>
        <w:t>La persistencia de datos se gestionará mediante una base de datos utilizando el gestor de base de datos MySQL</w:t>
      </w:r>
      <w:r w:rsidR="005B0018">
        <w:t>/MariaDB</w:t>
      </w:r>
      <w:r>
        <w:t>, que almacenará toda la información crítica del sistema. El backend se desarrollará principalmente en PHP</w:t>
      </w:r>
      <w:r w:rsidR="00C52603">
        <w:t xml:space="preserve"> versión 7.4</w:t>
      </w:r>
      <w:r>
        <w:t>. El servidor web será Apache (gestionado convenientemente con XAMPP</w:t>
      </w:r>
      <w:r w:rsidR="007233D4">
        <w:t xml:space="preserve"> V3.3.0</w:t>
      </w:r>
      <w:r>
        <w:t xml:space="preserve"> en entornos de desarrollo), que facilitará la ejecución de PHP y la entrega del contenido.</w:t>
      </w:r>
    </w:p>
    <w:p w14:paraId="16807EDA" w14:textId="77777777" w:rsidR="00ED2055" w:rsidRPr="00D9662A" w:rsidRDefault="00ED2055" w:rsidP="00ED2055"/>
    <w:p w14:paraId="5A8F23B2" w14:textId="22356392" w:rsidR="00ED2055" w:rsidRPr="00D9662A" w:rsidRDefault="00ED2055" w:rsidP="00ED2055">
      <w:r w:rsidRPr="00D9662A">
        <w:t xml:space="preserve">La interfaz gráfica de usuario (Frontend) será una aplicación web interactiva, desarrollada con JavaScript, HTML y CSS. JavaScript se encargará de la lógica de presentación y de las interacciones dinámicas. HTML estructurará el contenido de la página, y CSS se utilizará para el diseño y estilo visual. Se integrará la librería Bootstrap para asegurar un diseño responsivo, </w:t>
      </w:r>
      <w:r w:rsidRPr="00D9662A">
        <w:lastRenderedPageBreak/>
        <w:t>modular y consistente, que se adapte a las necesidades visuales y de usabilidad identificadas.</w:t>
      </w:r>
      <w:r w:rsidR="00DB35E5">
        <w:t xml:space="preserve"> Revisar anexo </w:t>
      </w:r>
      <w:r w:rsidR="00F60977">
        <w:t>8.1</w:t>
      </w:r>
      <w:r w:rsidR="009E4CBA">
        <w:t>.</w:t>
      </w:r>
    </w:p>
    <w:p w14:paraId="385854CF" w14:textId="57775A0A" w:rsidR="00D9662A" w:rsidRPr="00D9662A" w:rsidRDefault="00D9662A" w:rsidP="00E60FF0">
      <w:pPr>
        <w:spacing w:before="240" w:after="240"/>
        <w:ind w:firstLine="0"/>
        <w:rPr>
          <w:rFonts w:eastAsia="Times New Roman" w:cs="Times New Roman"/>
        </w:rPr>
      </w:pPr>
    </w:p>
    <w:p w14:paraId="08302940" w14:textId="77777777" w:rsidR="00466725" w:rsidRDefault="00466725" w:rsidP="00466725">
      <w:pPr>
        <w:pStyle w:val="Ttulo2"/>
      </w:pPr>
      <w:bookmarkStart w:id="11" w:name="_Toc201199511"/>
      <w:r w:rsidRPr="00466725">
        <w:t>Especificación del Incremento (Primer Incremento)</w:t>
      </w:r>
      <w:bookmarkEnd w:id="11"/>
    </w:p>
    <w:p w14:paraId="36D53C47" w14:textId="77777777" w:rsidR="00466725" w:rsidRPr="00466725" w:rsidRDefault="00466725" w:rsidP="00466725"/>
    <w:p w14:paraId="2B29B1CD" w14:textId="54421EB2" w:rsidR="00466725" w:rsidRPr="00466725" w:rsidRDefault="00314843" w:rsidP="00E17289">
      <w:r>
        <w:t>Se detalla el p</w:t>
      </w:r>
      <w:r w:rsidR="00466725" w:rsidRPr="00466725">
        <w:t xml:space="preserve">rimer </w:t>
      </w:r>
      <w:r>
        <w:t>i</w:t>
      </w:r>
      <w:r w:rsidR="00466725" w:rsidRPr="00466725">
        <w:t>ncremento del proyecto "Sistema Biométrico Web EUGCOM". Este incremento se enfoca en establecer las bases fundamentales del sistema, cubriendo los casos de uso iniciales y la estructura arquitectónica definida bajo la metodología Scrum++.</w:t>
      </w:r>
    </w:p>
    <w:p w14:paraId="5986B3ED" w14:textId="314316AC" w:rsidR="0004205D" w:rsidRPr="002D45BF" w:rsidRDefault="0004205D" w:rsidP="002D45BF">
      <w:pPr>
        <w:spacing w:line="278" w:lineRule="auto"/>
        <w:ind w:firstLine="0"/>
        <w:jc w:val="left"/>
        <w:rPr>
          <w:rFonts w:eastAsia="Times New Roman" w:cs="Times New Roman"/>
        </w:rPr>
      </w:pPr>
    </w:p>
    <w:p w14:paraId="4E5BBC3C" w14:textId="004B76AD" w:rsidR="00535FCB" w:rsidRDefault="008513ED" w:rsidP="00466725">
      <w:pPr>
        <w:pStyle w:val="Ttulo2"/>
      </w:pPr>
      <w:bookmarkStart w:id="12" w:name="_Toc201199512"/>
      <w:r>
        <w:t xml:space="preserve">Cantidad de </w:t>
      </w:r>
      <w:r w:rsidRPr="00466725">
        <w:t>casos</w:t>
      </w:r>
      <w:r>
        <w:t xml:space="preserve"> de uso</w:t>
      </w:r>
      <w:bookmarkEnd w:id="12"/>
    </w:p>
    <w:p w14:paraId="36B62B8D" w14:textId="77777777" w:rsidR="00C13E56" w:rsidRDefault="00C13E56" w:rsidP="00C13E56"/>
    <w:p w14:paraId="3CD28233" w14:textId="2C1D0922" w:rsidR="00F9267B" w:rsidRDefault="00D709BE" w:rsidP="00F9267B">
      <w:r>
        <w:t>E</w:t>
      </w:r>
      <w:r w:rsidR="00F9267B">
        <w:t>l</w:t>
      </w:r>
      <w:r w:rsidR="00F9267B" w:rsidRPr="00F9267B">
        <w:t xml:space="preserve"> primer incremento comprende la implementación y documentación de </w:t>
      </w:r>
      <w:r w:rsidR="00F9267B">
        <w:t>15</w:t>
      </w:r>
      <w:r w:rsidR="00F9267B" w:rsidRPr="00F9267B">
        <w:t xml:space="preserve"> casos de uso del sistema, los cuales han sido seleccionados como prioritarios para el inicio del desarrollo</w:t>
      </w:r>
      <w:r w:rsidR="00F9267B">
        <w:t>.</w:t>
      </w:r>
    </w:p>
    <w:p w14:paraId="584FC510" w14:textId="77777777" w:rsidR="00E60FF0" w:rsidRPr="00F9267B" w:rsidRDefault="00E60FF0" w:rsidP="00F9267B"/>
    <w:p w14:paraId="0886B6AB" w14:textId="4AABAA07" w:rsidR="00D55532" w:rsidRPr="0004205D" w:rsidRDefault="00C13E56" w:rsidP="00D709BE">
      <w:r>
        <w:t>L</w:t>
      </w:r>
      <w:r w:rsidR="00EC0BFA">
        <w:t xml:space="preserve">a figura </w:t>
      </w:r>
      <w:r w:rsidR="007C5A36">
        <w:t>2.1</w:t>
      </w:r>
      <w:r w:rsidR="00EC0BFA">
        <w:t xml:space="preserve"> </w:t>
      </w:r>
      <w:r w:rsidRPr="00C13E56">
        <w:t>representa la distribución de los casos de uso clasificados por su incremento o categoría, mostrando la cantidad específica para cada tipo.</w:t>
      </w:r>
    </w:p>
    <w:p w14:paraId="78E9195B" w14:textId="6A71ABDC" w:rsidR="00EC0BFA" w:rsidRDefault="00EC0BFA" w:rsidP="007C5A36">
      <w:pPr>
        <w:pStyle w:val="Descripcin"/>
        <w:keepNext/>
      </w:pPr>
      <w:bookmarkStart w:id="13" w:name="_Toc200405757"/>
      <w:bookmarkStart w:id="14" w:name="_Toc200570059"/>
      <w:bookmarkStart w:id="15" w:name="_Toc200854178"/>
      <w:bookmarkStart w:id="16" w:name="_Toc201172395"/>
      <w:bookmarkStart w:id="17" w:name="_Toc201199576"/>
      <w:bookmarkStart w:id="18" w:name="_Toc201199665"/>
      <w:r>
        <w:lastRenderedPageBreak/>
        <w:t xml:space="preserve">Figura </w:t>
      </w:r>
      <w:fldSimple w:instr=" STYLEREF 1 \s ">
        <w:r w:rsidR="001F64B0">
          <w:rPr>
            <w:noProof/>
          </w:rPr>
          <w:t>2</w:t>
        </w:r>
      </w:fldSimple>
      <w:r w:rsidR="001F64B0">
        <w:t>.</w:t>
      </w:r>
      <w:fldSimple w:instr=" SEQ Figura \* ARABIC \s 1 ">
        <w:r w:rsidR="001F64B0">
          <w:rPr>
            <w:noProof/>
          </w:rPr>
          <w:t>1</w:t>
        </w:r>
      </w:fldSimple>
      <w:r>
        <w:t xml:space="preserve"> gr</w:t>
      </w:r>
      <w:r w:rsidR="000C1D01">
        <w:t>á</w:t>
      </w:r>
      <w:r>
        <w:t>fico de barras de casos de uso</w:t>
      </w:r>
      <w:bookmarkEnd w:id="13"/>
      <w:bookmarkEnd w:id="14"/>
      <w:bookmarkEnd w:id="15"/>
      <w:bookmarkEnd w:id="16"/>
      <w:bookmarkEnd w:id="17"/>
      <w:bookmarkEnd w:id="18"/>
    </w:p>
    <w:p w14:paraId="335D1287" w14:textId="277C57A0" w:rsidR="0004205D" w:rsidRDefault="00EE54B8" w:rsidP="00EE54B8">
      <w:pPr>
        <w:pStyle w:val="Sinespaciado"/>
      </w:pPr>
      <w:r w:rsidRPr="00EE54B8">
        <w:rPr>
          <w:noProof/>
        </w:rPr>
        <w:drawing>
          <wp:inline distT="0" distB="0" distL="0" distR="0" wp14:anchorId="683A5FE7" wp14:editId="1425891B">
            <wp:extent cx="4276725" cy="4650763"/>
            <wp:effectExtent l="0" t="0" r="0" b="0"/>
            <wp:docPr id="1560018915"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018915" name="Imagen 1" descr="Gráfico, Gráfico de barras&#10;&#10;El contenido generado por IA puede ser incorrecto."/>
                    <pic:cNvPicPr/>
                  </pic:nvPicPr>
                  <pic:blipFill>
                    <a:blip r:embed="rId10"/>
                    <a:stretch>
                      <a:fillRect/>
                    </a:stretch>
                  </pic:blipFill>
                  <pic:spPr>
                    <a:xfrm>
                      <a:off x="0" y="0"/>
                      <a:ext cx="4278625" cy="4652829"/>
                    </a:xfrm>
                    <a:prstGeom prst="rect">
                      <a:avLst/>
                    </a:prstGeom>
                  </pic:spPr>
                </pic:pic>
              </a:graphicData>
            </a:graphic>
          </wp:inline>
        </w:drawing>
      </w:r>
    </w:p>
    <w:p w14:paraId="05F32D84" w14:textId="77777777" w:rsidR="00EF7FAB" w:rsidRDefault="00EF7FAB" w:rsidP="00466725">
      <w:pPr>
        <w:pStyle w:val="Sinespaciado"/>
      </w:pPr>
    </w:p>
    <w:p w14:paraId="45195760" w14:textId="6F77B75B" w:rsidR="00A20867" w:rsidRDefault="0004205D" w:rsidP="00503EE3">
      <w:r>
        <w:t>Fuente: Elaborado por el estudiante de acuerdo con el proyecto</w:t>
      </w:r>
    </w:p>
    <w:p w14:paraId="31361132" w14:textId="77777777" w:rsidR="008513ED" w:rsidRPr="00A20867" w:rsidRDefault="008513ED" w:rsidP="00503EE3"/>
    <w:p w14:paraId="78338F6C" w14:textId="563C3C27" w:rsidR="006828EB" w:rsidRDefault="008513ED" w:rsidP="008513ED">
      <w:pPr>
        <w:pStyle w:val="Ttulo2"/>
      </w:pPr>
      <w:bookmarkStart w:id="19" w:name="_Toc200405758"/>
      <w:bookmarkStart w:id="20" w:name="_Toc201199513"/>
      <w:r>
        <w:t xml:space="preserve">Porcentaje </w:t>
      </w:r>
      <w:bookmarkEnd w:id="19"/>
      <w:r>
        <w:t>parcial</w:t>
      </w:r>
      <w:bookmarkEnd w:id="20"/>
    </w:p>
    <w:p w14:paraId="43B93733" w14:textId="3185202D" w:rsidR="00535FCB" w:rsidRDefault="00535FCB" w:rsidP="002B34D9">
      <w:pPr>
        <w:ind w:firstLine="0"/>
      </w:pPr>
    </w:p>
    <w:p w14:paraId="6DBA5F37" w14:textId="631798C9" w:rsidR="00D1742F" w:rsidRPr="00EC35D4" w:rsidRDefault="009626B7" w:rsidP="00EC35D4">
      <w:r w:rsidRPr="00EC35D4">
        <w:t xml:space="preserve">Este incremento logra cubrir un 23% de los </w:t>
      </w:r>
      <w:r w:rsidR="00B06889">
        <w:t>casos de uso</w:t>
      </w:r>
      <w:r w:rsidRPr="00EC35D4">
        <w:t xml:space="preserve">. Este porcentaje se considera el porcentaje parcial </w:t>
      </w:r>
      <w:r w:rsidR="00D55532">
        <w:t xml:space="preserve">que </w:t>
      </w:r>
      <w:r w:rsidR="000C1D01" w:rsidRPr="000C1D01">
        <w:t xml:space="preserve">representan </w:t>
      </w:r>
      <w:r w:rsidR="00D55532">
        <w:t>los porcentajes de los incrementos acumulados</w:t>
      </w:r>
      <w:r w:rsidR="00D55532" w:rsidRPr="00EC35D4">
        <w:t xml:space="preserve"> </w:t>
      </w:r>
      <w:r w:rsidRPr="00EC35D4">
        <w:t xml:space="preserve">para esta entrega. La Figura </w:t>
      </w:r>
      <w:r w:rsidR="007C5A36">
        <w:t>2.2</w:t>
      </w:r>
      <w:r w:rsidRPr="00EC35D4">
        <w:t xml:space="preserve"> ilustra este porcentaje parcial en un gráfico circular.</w:t>
      </w:r>
    </w:p>
    <w:p w14:paraId="010F0B6A" w14:textId="77777777" w:rsidR="00D1742F" w:rsidRDefault="00D1742F" w:rsidP="002B34D9">
      <w:pPr>
        <w:ind w:firstLine="0"/>
      </w:pPr>
    </w:p>
    <w:p w14:paraId="40FBD89F" w14:textId="31213C91" w:rsidR="000C1D01" w:rsidRDefault="000C1D01" w:rsidP="000C1D01">
      <w:pPr>
        <w:pStyle w:val="Descripcin"/>
        <w:keepNext/>
      </w:pPr>
      <w:bookmarkStart w:id="21" w:name="_Toc201172396"/>
      <w:bookmarkStart w:id="22" w:name="_Toc201199577"/>
      <w:bookmarkStart w:id="23" w:name="_Toc201199666"/>
      <w:r>
        <w:lastRenderedPageBreak/>
        <w:t xml:space="preserve">Figura </w:t>
      </w:r>
      <w:fldSimple w:instr=" STYLEREF 1 \s ">
        <w:r w:rsidR="001F64B0">
          <w:rPr>
            <w:noProof/>
          </w:rPr>
          <w:t>2</w:t>
        </w:r>
      </w:fldSimple>
      <w:r w:rsidR="001F64B0">
        <w:t>.</w:t>
      </w:r>
      <w:fldSimple w:instr=" SEQ Figura \* ARABIC \s 1 ">
        <w:r w:rsidR="001F64B0">
          <w:rPr>
            <w:noProof/>
          </w:rPr>
          <w:t>2</w:t>
        </w:r>
      </w:fldSimple>
      <w:r>
        <w:t xml:space="preserve"> gráfico circular de porcentaje parcial</w:t>
      </w:r>
      <w:bookmarkEnd w:id="21"/>
      <w:bookmarkEnd w:id="22"/>
      <w:bookmarkEnd w:id="23"/>
    </w:p>
    <w:p w14:paraId="1F0A459C" w14:textId="39370254" w:rsidR="0004205D" w:rsidRDefault="00EE54B8" w:rsidP="00EE54B8">
      <w:pPr>
        <w:pStyle w:val="Sinespaciado"/>
      </w:pPr>
      <w:r w:rsidRPr="00EE54B8">
        <w:rPr>
          <w:noProof/>
        </w:rPr>
        <w:drawing>
          <wp:inline distT="0" distB="0" distL="0" distR="0" wp14:anchorId="0E612975" wp14:editId="24C24ED7">
            <wp:extent cx="3990975" cy="4275101"/>
            <wp:effectExtent l="0" t="0" r="0" b="0"/>
            <wp:docPr id="1215848" name="Imagen 1" descr="Gráfico, Gráfico circ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48" name="Imagen 1" descr="Gráfico, Gráfico circular&#10;&#10;El contenido generado por IA puede ser incorrecto."/>
                    <pic:cNvPicPr/>
                  </pic:nvPicPr>
                  <pic:blipFill>
                    <a:blip r:embed="rId11"/>
                    <a:stretch>
                      <a:fillRect/>
                    </a:stretch>
                  </pic:blipFill>
                  <pic:spPr>
                    <a:xfrm>
                      <a:off x="0" y="0"/>
                      <a:ext cx="3992918" cy="4277182"/>
                    </a:xfrm>
                    <a:prstGeom prst="rect">
                      <a:avLst/>
                    </a:prstGeom>
                  </pic:spPr>
                </pic:pic>
              </a:graphicData>
            </a:graphic>
          </wp:inline>
        </w:drawing>
      </w:r>
    </w:p>
    <w:p w14:paraId="52325CC8" w14:textId="77777777" w:rsidR="00EF7FAB" w:rsidRDefault="00EF7FAB" w:rsidP="006B1A36">
      <w:pPr>
        <w:pStyle w:val="Sinespaciado"/>
      </w:pPr>
    </w:p>
    <w:p w14:paraId="216D3084" w14:textId="1DA1DC0E" w:rsidR="00EC1702" w:rsidRDefault="0004205D" w:rsidP="00D1742F">
      <w:r>
        <w:t>Fuente: Elaborado por el estudiante de acuerdo con el proyecto</w:t>
      </w:r>
    </w:p>
    <w:p w14:paraId="738E6B9C" w14:textId="77777777" w:rsidR="008513ED" w:rsidRDefault="008513ED" w:rsidP="00D1742F"/>
    <w:p w14:paraId="32712AF5" w14:textId="77777777" w:rsidR="007C5A36" w:rsidRPr="000532EB" w:rsidRDefault="007C5A36" w:rsidP="00D1742F"/>
    <w:p w14:paraId="6EF17AE5" w14:textId="4657F03E" w:rsidR="005A03DF" w:rsidRDefault="008513ED">
      <w:pPr>
        <w:pStyle w:val="Ttulo2"/>
      </w:pPr>
      <w:bookmarkStart w:id="24" w:name="_Toc201199514"/>
      <w:r>
        <w:t>Porcentaje acumulado</w:t>
      </w:r>
      <w:bookmarkEnd w:id="24"/>
    </w:p>
    <w:p w14:paraId="3AAA7A9F" w14:textId="77777777" w:rsidR="009E15BA" w:rsidRPr="009E15BA" w:rsidRDefault="009E15BA" w:rsidP="009E15BA"/>
    <w:p w14:paraId="0AF0E845" w14:textId="7B133464" w:rsidR="009A5BDA" w:rsidRDefault="007D3888" w:rsidP="007D3888">
      <w:r>
        <w:t>E</w:t>
      </w:r>
      <w:r w:rsidR="009A5BDA" w:rsidRPr="00466725">
        <w:t xml:space="preserve">l porcentaje acumulado de necesidades cubiertas se mantiene en un 23%. </w:t>
      </w:r>
    </w:p>
    <w:p w14:paraId="18846C6B" w14:textId="77777777" w:rsidR="006E601F" w:rsidRDefault="006E601F" w:rsidP="009E15BA"/>
    <w:p w14:paraId="5EE0EC2A" w14:textId="2C14FEA9" w:rsidR="007A7325" w:rsidRDefault="007A7325" w:rsidP="00B95FA3">
      <w:r>
        <w:t>L</w:t>
      </w:r>
      <w:r w:rsidRPr="007A7325">
        <w:t>a figura</w:t>
      </w:r>
      <w:r>
        <w:t xml:space="preserve"> </w:t>
      </w:r>
      <w:r w:rsidR="007C5A36">
        <w:t>2.3</w:t>
      </w:r>
      <w:r w:rsidRPr="007A7325">
        <w:t xml:space="preserve"> presenta un gráfico de barras que ilustra la acumulación progresiva de la cantidad de casos de uso a través de sus categorías (Primarios, Secundarios, Terciarios, Cuaternarios)</w:t>
      </w:r>
      <w:r w:rsidR="00B8260F">
        <w:t xml:space="preserve"> que </w:t>
      </w:r>
      <w:r w:rsidR="000C1D01" w:rsidRPr="000C1D01">
        <w:t xml:space="preserve">representan </w:t>
      </w:r>
      <w:r w:rsidR="00B8260F">
        <w:t>los porcentajes de los incrementos acumulados</w:t>
      </w:r>
      <w:r w:rsidR="00655A38" w:rsidRPr="00466725">
        <w:t xml:space="preserve">. Este cumplimiento </w:t>
      </w:r>
      <w:r w:rsidR="00655A38" w:rsidRPr="00466725">
        <w:lastRenderedPageBreak/>
        <w:t>del 23% excede el requisito mínimo del 20% establecido</w:t>
      </w:r>
      <w:r w:rsidR="002401C0">
        <w:t xml:space="preserve">. </w:t>
      </w:r>
      <w:r w:rsidR="008841CC" w:rsidRPr="007A7325">
        <w:t>Cada</w:t>
      </w:r>
      <w:r w:rsidRPr="007A7325">
        <w:t xml:space="preserve"> barra muestra la </w:t>
      </w:r>
      <w:r w:rsidR="00E63B1E" w:rsidRPr="007A7325">
        <w:t xml:space="preserve">suma </w:t>
      </w:r>
      <w:r w:rsidR="00E63B1E">
        <w:t xml:space="preserve">porcentual </w:t>
      </w:r>
      <w:r w:rsidRPr="007A7325">
        <w:t xml:space="preserve">total de los casos de uso hasta ese punto, lo que permite visualizar el crecimiento total a medida que se consideran más categorías. </w:t>
      </w:r>
    </w:p>
    <w:p w14:paraId="219968C0" w14:textId="73C5B5C7" w:rsidR="009328FF" w:rsidRDefault="009328FF" w:rsidP="009328FF">
      <w:pPr>
        <w:pStyle w:val="Descripcin"/>
        <w:keepNext/>
      </w:pPr>
    </w:p>
    <w:p w14:paraId="673D1E5C" w14:textId="4334F603" w:rsidR="000C1D01" w:rsidRDefault="000C1D01" w:rsidP="000C1D01">
      <w:pPr>
        <w:pStyle w:val="Descripcin"/>
        <w:keepNext/>
      </w:pPr>
      <w:bookmarkStart w:id="25" w:name="_Toc201172397"/>
      <w:bookmarkStart w:id="26" w:name="_Toc201199578"/>
      <w:bookmarkStart w:id="27" w:name="_Toc201199667"/>
      <w:r>
        <w:t xml:space="preserve">Figura </w:t>
      </w:r>
      <w:fldSimple w:instr=" STYLEREF 1 \s ">
        <w:r w:rsidR="001F64B0">
          <w:rPr>
            <w:noProof/>
          </w:rPr>
          <w:t>2</w:t>
        </w:r>
      </w:fldSimple>
      <w:r w:rsidR="001F64B0">
        <w:t>.</w:t>
      </w:r>
      <w:fldSimple w:instr=" SEQ Figura \* ARABIC \s 1 ">
        <w:r w:rsidR="001F64B0">
          <w:rPr>
            <w:noProof/>
          </w:rPr>
          <w:t>3</w:t>
        </w:r>
      </w:fldSimple>
      <w:r>
        <w:t xml:space="preserve"> </w:t>
      </w:r>
      <w:r w:rsidRPr="003D5B76">
        <w:t>gr</w:t>
      </w:r>
      <w:r>
        <w:t>á</w:t>
      </w:r>
      <w:r w:rsidRPr="003D5B76">
        <w:t>fico de barras porcentaje acumulado</w:t>
      </w:r>
      <w:bookmarkEnd w:id="25"/>
      <w:bookmarkEnd w:id="26"/>
      <w:bookmarkEnd w:id="27"/>
    </w:p>
    <w:p w14:paraId="6853BE94" w14:textId="29317DB5" w:rsidR="005A03DF" w:rsidRDefault="00EE54B8" w:rsidP="006B1A36">
      <w:pPr>
        <w:pStyle w:val="Sinespaciado"/>
      </w:pPr>
      <w:r>
        <w:rPr>
          <w:noProof/>
        </w:rPr>
        <w:drawing>
          <wp:inline distT="0" distB="0" distL="0" distR="0" wp14:anchorId="6AB05F4B" wp14:editId="7C250487">
            <wp:extent cx="5105400" cy="4514850"/>
            <wp:effectExtent l="0" t="0" r="0" b="0"/>
            <wp:docPr id="156830824" name="Imagen 1" descr="Gráfico, Gráfico de barras, Histo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0824" name="Imagen 1" descr="Gráfico, Gráfico de barras, Histograma&#10;&#10;El contenido generado por IA puede ser incorrecto."/>
                    <pic:cNvPicPr/>
                  </pic:nvPicPr>
                  <pic:blipFill>
                    <a:blip r:embed="rId12"/>
                    <a:stretch>
                      <a:fillRect/>
                    </a:stretch>
                  </pic:blipFill>
                  <pic:spPr>
                    <a:xfrm>
                      <a:off x="0" y="0"/>
                      <a:ext cx="5105400" cy="4514850"/>
                    </a:xfrm>
                    <a:prstGeom prst="rect">
                      <a:avLst/>
                    </a:prstGeom>
                  </pic:spPr>
                </pic:pic>
              </a:graphicData>
            </a:graphic>
          </wp:inline>
        </w:drawing>
      </w:r>
    </w:p>
    <w:p w14:paraId="3038D924" w14:textId="77777777" w:rsidR="00E60FF0" w:rsidRDefault="00E60FF0" w:rsidP="006B1A36">
      <w:pPr>
        <w:pStyle w:val="Sinespaciado"/>
      </w:pPr>
    </w:p>
    <w:p w14:paraId="7CBDA736" w14:textId="77777777" w:rsidR="00D709BE" w:rsidRDefault="00D709BE" w:rsidP="006B1A36">
      <w:pPr>
        <w:pStyle w:val="Sinespaciado"/>
      </w:pPr>
    </w:p>
    <w:p w14:paraId="3736F367" w14:textId="553D07FA" w:rsidR="004F0E24" w:rsidRDefault="6B875C95" w:rsidP="00D709BE">
      <w:r>
        <w:t>Fuente: Elaborado por el estudiante de acuerdo con el proyecto</w:t>
      </w:r>
    </w:p>
    <w:p w14:paraId="6769D046" w14:textId="340254B4" w:rsidR="00E60FF0" w:rsidRDefault="00E60FF0" w:rsidP="00E60FF0">
      <w:pPr>
        <w:spacing w:line="278" w:lineRule="auto"/>
        <w:ind w:firstLine="0"/>
        <w:jc w:val="left"/>
      </w:pPr>
      <w:r>
        <w:br w:type="page"/>
      </w:r>
    </w:p>
    <w:p w14:paraId="46AEE287" w14:textId="65F55982" w:rsidR="6B875C95" w:rsidRDefault="00F35736" w:rsidP="00F35736">
      <w:pPr>
        <w:pStyle w:val="Ttulo1"/>
      </w:pPr>
      <w:bookmarkStart w:id="28" w:name="_Toc201199515"/>
      <w:bookmarkStart w:id="29" w:name="_Toc201199579"/>
      <w:bookmarkStart w:id="30" w:name="_Toc201199668"/>
      <w:r>
        <w:lastRenderedPageBreak/>
        <w:t>PRODUCT BACKLOG</w:t>
      </w:r>
      <w:bookmarkEnd w:id="28"/>
      <w:bookmarkEnd w:id="29"/>
      <w:bookmarkEnd w:id="30"/>
    </w:p>
    <w:p w14:paraId="30BA1A36" w14:textId="77777777" w:rsidR="00DA3A84" w:rsidRDefault="00DA3A84" w:rsidP="00DA3A84"/>
    <w:p w14:paraId="236EF2C9" w14:textId="77777777" w:rsidR="00987A0F" w:rsidRDefault="00987A0F" w:rsidP="00DA3A84"/>
    <w:p w14:paraId="254F2D31" w14:textId="3095E0BB" w:rsidR="005514FF" w:rsidRPr="00DA3A84" w:rsidRDefault="00A7263C" w:rsidP="005514FF">
      <w:r>
        <w:t xml:space="preserve">En la tabla 3.1 se ha </w:t>
      </w:r>
      <w:r w:rsidR="00DA3A84" w:rsidRPr="00DA3A84">
        <w:t>establecido y mantenido un Product Backlog que contiene los requerimientos priorizados del sistema</w:t>
      </w:r>
      <w:r w:rsidR="00F41CA5">
        <w:t>, u</w:t>
      </w:r>
      <w:r w:rsidR="00F93229">
        <w:t>na historia de usuario, descripción breve, prioridad, estimación</w:t>
      </w:r>
      <w:r w:rsidR="003B2CFF">
        <w:t xml:space="preserve"> y estado</w:t>
      </w:r>
      <w:r w:rsidR="00DA3A84" w:rsidRPr="00DA3A84">
        <w:t xml:space="preserve">. Este backlog es fundamental para la planificación de los </w:t>
      </w:r>
      <w:r w:rsidR="00803D6C" w:rsidRPr="00DA3A84">
        <w:t>Sprint</w:t>
      </w:r>
      <w:r w:rsidR="00803D6C">
        <w:t>s</w:t>
      </w:r>
      <w:r w:rsidR="00DA3A84" w:rsidRPr="00DA3A84">
        <w:t>.</w:t>
      </w:r>
    </w:p>
    <w:p w14:paraId="61E3A971" w14:textId="449602C4" w:rsidR="00EA3640" w:rsidRPr="00EA3640" w:rsidRDefault="00EA3640" w:rsidP="00EA3640">
      <w:pPr>
        <w:pStyle w:val="Sinespaciado"/>
      </w:pPr>
    </w:p>
    <w:p w14:paraId="319BB0B3" w14:textId="14BA0897" w:rsidR="00803D6C" w:rsidRDefault="00803D6C" w:rsidP="00803D6C">
      <w:pPr>
        <w:pStyle w:val="Descripcin"/>
        <w:keepNext/>
      </w:pPr>
      <w:bookmarkStart w:id="31" w:name="_Toc200854044"/>
      <w:bookmarkStart w:id="32" w:name="_Toc201172325"/>
      <w:bookmarkStart w:id="33" w:name="_Toc201199580"/>
      <w:bookmarkStart w:id="34" w:name="_Toc201199669"/>
      <w:r>
        <w:t xml:space="preserve">Tabla </w:t>
      </w:r>
      <w:fldSimple w:instr=" STYLEREF 1 \s ">
        <w:r w:rsidR="00ED0FAA">
          <w:rPr>
            <w:noProof/>
          </w:rPr>
          <w:t>3</w:t>
        </w:r>
      </w:fldSimple>
      <w:r w:rsidR="00ED0FAA">
        <w:t>.</w:t>
      </w:r>
      <w:fldSimple w:instr=" SEQ Tabla \* ARABIC \s 1 ">
        <w:r w:rsidR="00ED0FAA">
          <w:rPr>
            <w:noProof/>
          </w:rPr>
          <w:t>1</w:t>
        </w:r>
      </w:fldSimple>
      <w:r>
        <w:t xml:space="preserve"> product backlog</w:t>
      </w:r>
      <w:bookmarkEnd w:id="31"/>
      <w:bookmarkEnd w:id="32"/>
      <w:bookmarkEnd w:id="33"/>
      <w:bookmarkEnd w:id="34"/>
    </w:p>
    <w:tbl>
      <w:tblPr>
        <w:tblStyle w:val="Tablaconcuadrcula"/>
        <w:tblW w:w="0" w:type="auto"/>
        <w:tblLayout w:type="fixed"/>
        <w:tblLook w:val="04A0" w:firstRow="1" w:lastRow="0" w:firstColumn="1" w:lastColumn="0" w:noHBand="0" w:noVBand="1"/>
      </w:tblPr>
      <w:tblGrid>
        <w:gridCol w:w="636"/>
        <w:gridCol w:w="1344"/>
        <w:gridCol w:w="2126"/>
        <w:gridCol w:w="1701"/>
        <w:gridCol w:w="1134"/>
        <w:gridCol w:w="1276"/>
        <w:gridCol w:w="1177"/>
      </w:tblGrid>
      <w:tr w:rsidR="00F426D3" w14:paraId="391FA67B" w14:textId="7EAF82AD" w:rsidTr="7CF57183">
        <w:trPr>
          <w:trHeight w:val="905"/>
        </w:trPr>
        <w:tc>
          <w:tcPr>
            <w:tcW w:w="636" w:type="dxa"/>
          </w:tcPr>
          <w:p w14:paraId="1FA59DB8" w14:textId="1C6395EF" w:rsidR="00AA32B6" w:rsidRPr="007C25F6" w:rsidRDefault="00F07082" w:rsidP="007C25F6">
            <w:pPr>
              <w:ind w:firstLine="0"/>
              <w:jc w:val="center"/>
              <w:rPr>
                <w:rFonts w:cs="Times New Roman"/>
              </w:rPr>
            </w:pPr>
            <w:r>
              <w:rPr>
                <w:rFonts w:cs="Times New Roman"/>
              </w:rPr>
              <w:t>CU</w:t>
            </w:r>
          </w:p>
        </w:tc>
        <w:tc>
          <w:tcPr>
            <w:tcW w:w="1344" w:type="dxa"/>
          </w:tcPr>
          <w:p w14:paraId="60646E45" w14:textId="1A3C8B19" w:rsidR="00AA32B6" w:rsidRPr="007C25F6" w:rsidRDefault="00AA32B6" w:rsidP="007C25F6">
            <w:pPr>
              <w:ind w:firstLine="0"/>
              <w:jc w:val="center"/>
              <w:rPr>
                <w:rFonts w:cs="Times New Roman"/>
              </w:rPr>
            </w:pPr>
            <w:r w:rsidRPr="007C25F6">
              <w:rPr>
                <w:rFonts w:cs="Times New Roman"/>
              </w:rPr>
              <w:t>Caso de uso</w:t>
            </w:r>
          </w:p>
        </w:tc>
        <w:tc>
          <w:tcPr>
            <w:tcW w:w="2126" w:type="dxa"/>
          </w:tcPr>
          <w:p w14:paraId="2FA04EF2" w14:textId="1A6CF0F4" w:rsidR="00AA32B6" w:rsidRPr="007C25F6" w:rsidRDefault="00AA32B6" w:rsidP="007C25F6">
            <w:pPr>
              <w:ind w:firstLine="0"/>
              <w:jc w:val="center"/>
              <w:rPr>
                <w:rFonts w:cs="Times New Roman"/>
              </w:rPr>
            </w:pPr>
            <w:r w:rsidRPr="007C25F6">
              <w:rPr>
                <w:rFonts w:cs="Times New Roman"/>
              </w:rPr>
              <w:t>Historia de usuario</w:t>
            </w:r>
          </w:p>
        </w:tc>
        <w:tc>
          <w:tcPr>
            <w:tcW w:w="1701" w:type="dxa"/>
          </w:tcPr>
          <w:p w14:paraId="34016F1C" w14:textId="4B529A0F" w:rsidR="00AA32B6" w:rsidRPr="007C25F6" w:rsidRDefault="00AA32B6" w:rsidP="007C25F6">
            <w:pPr>
              <w:ind w:firstLine="0"/>
              <w:jc w:val="center"/>
              <w:rPr>
                <w:rFonts w:cs="Times New Roman"/>
              </w:rPr>
            </w:pPr>
            <w:r w:rsidRPr="007C25F6">
              <w:rPr>
                <w:rFonts w:cs="Times New Roman"/>
              </w:rPr>
              <w:t>Descripción breve</w:t>
            </w:r>
          </w:p>
        </w:tc>
        <w:tc>
          <w:tcPr>
            <w:tcW w:w="1134" w:type="dxa"/>
          </w:tcPr>
          <w:p w14:paraId="2A5F4731" w14:textId="6D3234AD" w:rsidR="00AA32B6" w:rsidRPr="007C25F6" w:rsidRDefault="00AA32B6" w:rsidP="007C25F6">
            <w:pPr>
              <w:ind w:firstLine="0"/>
              <w:jc w:val="center"/>
              <w:rPr>
                <w:rFonts w:cs="Times New Roman"/>
              </w:rPr>
            </w:pPr>
            <w:r w:rsidRPr="007C25F6">
              <w:rPr>
                <w:rFonts w:cs="Times New Roman"/>
              </w:rPr>
              <w:t>Prioridad</w:t>
            </w:r>
          </w:p>
        </w:tc>
        <w:tc>
          <w:tcPr>
            <w:tcW w:w="1276" w:type="dxa"/>
          </w:tcPr>
          <w:p w14:paraId="243AD9CD" w14:textId="4FB8ADDD" w:rsidR="00AA32B6" w:rsidRPr="007C25F6" w:rsidRDefault="00AA32B6" w:rsidP="007C25F6">
            <w:pPr>
              <w:ind w:firstLine="0"/>
              <w:jc w:val="center"/>
              <w:rPr>
                <w:rFonts w:cs="Times New Roman"/>
              </w:rPr>
            </w:pPr>
            <w:r w:rsidRPr="007C25F6">
              <w:rPr>
                <w:rFonts w:cs="Times New Roman"/>
              </w:rPr>
              <w:t>Estimación</w:t>
            </w:r>
          </w:p>
        </w:tc>
        <w:tc>
          <w:tcPr>
            <w:tcW w:w="1177" w:type="dxa"/>
          </w:tcPr>
          <w:p w14:paraId="2E35312B" w14:textId="5CAB080D" w:rsidR="00AA32B6" w:rsidRPr="007C25F6" w:rsidRDefault="00AA32B6" w:rsidP="007C25F6">
            <w:pPr>
              <w:ind w:firstLine="0"/>
              <w:jc w:val="center"/>
              <w:rPr>
                <w:rFonts w:cs="Times New Roman"/>
              </w:rPr>
            </w:pPr>
            <w:r w:rsidRPr="007C25F6">
              <w:rPr>
                <w:rFonts w:cs="Times New Roman"/>
              </w:rPr>
              <w:t>Estado</w:t>
            </w:r>
          </w:p>
        </w:tc>
      </w:tr>
      <w:tr w:rsidR="00F426D3" w14:paraId="3903A553" w14:textId="293B4603" w:rsidTr="7CF57183">
        <w:trPr>
          <w:trHeight w:val="905"/>
        </w:trPr>
        <w:tc>
          <w:tcPr>
            <w:tcW w:w="636" w:type="dxa"/>
          </w:tcPr>
          <w:p w14:paraId="6E29C4BB" w14:textId="70AF7B69" w:rsidR="00AA32B6" w:rsidRPr="007C25F6" w:rsidRDefault="00AA32B6" w:rsidP="007C25F6">
            <w:pPr>
              <w:ind w:firstLine="0"/>
              <w:jc w:val="center"/>
              <w:rPr>
                <w:rFonts w:cs="Times New Roman"/>
              </w:rPr>
            </w:pPr>
            <w:r w:rsidRPr="007C25F6">
              <w:rPr>
                <w:rFonts w:cs="Times New Roman"/>
              </w:rPr>
              <w:t>1.1</w:t>
            </w:r>
          </w:p>
        </w:tc>
        <w:tc>
          <w:tcPr>
            <w:tcW w:w="1344" w:type="dxa"/>
          </w:tcPr>
          <w:p w14:paraId="1DEC7097" w14:textId="1D1E8DD9" w:rsidR="00AA32B6" w:rsidRPr="007C25F6" w:rsidRDefault="00D45272" w:rsidP="007C25F6">
            <w:pPr>
              <w:ind w:firstLine="0"/>
              <w:jc w:val="center"/>
              <w:rPr>
                <w:rFonts w:cs="Times New Roman"/>
              </w:rPr>
            </w:pPr>
            <w:r w:rsidRPr="007C25F6">
              <w:rPr>
                <w:rFonts w:cs="Times New Roman"/>
                <w:color w:val="000000"/>
                <w:sz w:val="22"/>
                <w:szCs w:val="22"/>
                <w:shd w:val="clear" w:color="auto" w:fill="FFFFFF"/>
              </w:rPr>
              <w:t>Visualizando los turnos de trabajo asignado por empleado</w:t>
            </w:r>
          </w:p>
        </w:tc>
        <w:tc>
          <w:tcPr>
            <w:tcW w:w="2126" w:type="dxa"/>
          </w:tcPr>
          <w:p w14:paraId="536D1B44" w14:textId="6B3F8B8F"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Visualizar los turnos de trabajo asignado por empleado</w:t>
            </w:r>
          </w:p>
        </w:tc>
        <w:tc>
          <w:tcPr>
            <w:tcW w:w="1701" w:type="dxa"/>
          </w:tcPr>
          <w:p w14:paraId="1BBBD7BF" w14:textId="144580C2" w:rsidR="00AA32B6" w:rsidRPr="007C25F6" w:rsidRDefault="00AA32B6" w:rsidP="007C25F6">
            <w:pPr>
              <w:ind w:firstLine="0"/>
              <w:jc w:val="center"/>
              <w:rPr>
                <w:rFonts w:cs="Times New Roman"/>
              </w:rPr>
            </w:pPr>
            <w:r w:rsidRPr="007C25F6">
              <w:rPr>
                <w:rFonts w:cs="Times New Roman"/>
              </w:rPr>
              <w:t>Diseñar, crear tabla de turnos, dentro de ella asignación de turnos, importar información y diseño de lista con empleados registrados</w:t>
            </w:r>
          </w:p>
        </w:tc>
        <w:tc>
          <w:tcPr>
            <w:tcW w:w="1134" w:type="dxa"/>
          </w:tcPr>
          <w:p w14:paraId="7B090CA2" w14:textId="3FA5D5D0" w:rsidR="00AA32B6" w:rsidRPr="007C25F6" w:rsidRDefault="00AA32B6" w:rsidP="007C25F6">
            <w:pPr>
              <w:ind w:firstLine="0"/>
              <w:jc w:val="center"/>
              <w:rPr>
                <w:rFonts w:cs="Times New Roman"/>
              </w:rPr>
            </w:pPr>
            <w:r w:rsidRPr="007C25F6">
              <w:rPr>
                <w:rFonts w:cs="Times New Roman"/>
              </w:rPr>
              <w:t>Media</w:t>
            </w:r>
          </w:p>
        </w:tc>
        <w:tc>
          <w:tcPr>
            <w:tcW w:w="1276" w:type="dxa"/>
          </w:tcPr>
          <w:p w14:paraId="25368E73" w14:textId="165798AE" w:rsidR="00AA32B6" w:rsidRPr="007C25F6" w:rsidRDefault="00AA32B6" w:rsidP="007C25F6">
            <w:pPr>
              <w:ind w:firstLine="0"/>
              <w:jc w:val="center"/>
              <w:rPr>
                <w:rFonts w:cs="Times New Roman"/>
              </w:rPr>
            </w:pPr>
            <w:r w:rsidRPr="007C25F6">
              <w:rPr>
                <w:rFonts w:cs="Times New Roman"/>
              </w:rPr>
              <w:t>8</w:t>
            </w:r>
          </w:p>
        </w:tc>
        <w:tc>
          <w:tcPr>
            <w:tcW w:w="1177" w:type="dxa"/>
          </w:tcPr>
          <w:p w14:paraId="61F99E88" w14:textId="0A109D28" w:rsidR="00AA32B6" w:rsidRPr="007C25F6" w:rsidRDefault="7CF57183" w:rsidP="7CF57183">
            <w:pPr>
              <w:ind w:firstLine="0"/>
              <w:jc w:val="center"/>
            </w:pPr>
            <w:r w:rsidRPr="7CF57183">
              <w:rPr>
                <w:rFonts w:cs="Times New Roman"/>
              </w:rPr>
              <w:t>En proceso</w:t>
            </w:r>
          </w:p>
        </w:tc>
      </w:tr>
      <w:tr w:rsidR="00F426D3" w14:paraId="6C3A3995" w14:textId="32471567" w:rsidTr="7CF57183">
        <w:trPr>
          <w:trHeight w:val="905"/>
        </w:trPr>
        <w:tc>
          <w:tcPr>
            <w:tcW w:w="636" w:type="dxa"/>
          </w:tcPr>
          <w:p w14:paraId="7241D772" w14:textId="38DC0F63" w:rsidR="00AA32B6" w:rsidRPr="007C25F6" w:rsidRDefault="00AA32B6" w:rsidP="007C25F6">
            <w:pPr>
              <w:ind w:firstLine="0"/>
              <w:jc w:val="center"/>
              <w:rPr>
                <w:rFonts w:cs="Times New Roman"/>
              </w:rPr>
            </w:pPr>
            <w:r w:rsidRPr="007C25F6">
              <w:rPr>
                <w:rFonts w:cs="Times New Roman"/>
              </w:rPr>
              <w:t>1.4</w:t>
            </w:r>
          </w:p>
        </w:tc>
        <w:tc>
          <w:tcPr>
            <w:tcW w:w="1344" w:type="dxa"/>
          </w:tcPr>
          <w:p w14:paraId="67ACE6AE" w14:textId="42FF3FCB" w:rsidR="00D45272" w:rsidRPr="007C25F6" w:rsidRDefault="00D45272" w:rsidP="007C25F6">
            <w:pPr>
              <w:ind w:firstLine="0"/>
              <w:jc w:val="center"/>
              <w:rPr>
                <w:rFonts w:cs="Times New Roman"/>
              </w:rPr>
            </w:pPr>
            <w:r w:rsidRPr="007C25F6">
              <w:rPr>
                <w:rFonts w:cs="Times New Roman"/>
                <w:color w:val="000000"/>
                <w:sz w:val="22"/>
                <w:szCs w:val="22"/>
                <w:shd w:val="clear" w:color="auto" w:fill="FFFFFF"/>
              </w:rPr>
              <w:t>Visualizando los departamentos de la empresa</w:t>
            </w:r>
          </w:p>
        </w:tc>
        <w:tc>
          <w:tcPr>
            <w:tcW w:w="2126" w:type="dxa"/>
          </w:tcPr>
          <w:p w14:paraId="62F32FDE" w14:textId="360D5F29"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Visualizar los departamentos de la empresa</w:t>
            </w:r>
          </w:p>
        </w:tc>
        <w:tc>
          <w:tcPr>
            <w:tcW w:w="1701" w:type="dxa"/>
          </w:tcPr>
          <w:p w14:paraId="26803071" w14:textId="4C73FCE1" w:rsidR="00AA32B6" w:rsidRPr="007C25F6" w:rsidRDefault="00AA32B6" w:rsidP="007C25F6">
            <w:pPr>
              <w:ind w:firstLine="0"/>
              <w:jc w:val="center"/>
              <w:rPr>
                <w:rFonts w:cs="Times New Roman"/>
              </w:rPr>
            </w:pPr>
            <w:r w:rsidRPr="007C25F6">
              <w:rPr>
                <w:rFonts w:cs="Times New Roman"/>
              </w:rPr>
              <w:t>Diseñar y crear departamentos, importar la información y diseño de lista con departamentos</w:t>
            </w:r>
          </w:p>
        </w:tc>
        <w:tc>
          <w:tcPr>
            <w:tcW w:w="1134" w:type="dxa"/>
          </w:tcPr>
          <w:p w14:paraId="0A6DE68D" w14:textId="063368F2" w:rsidR="00AA32B6" w:rsidRPr="007C25F6" w:rsidRDefault="00AA32B6" w:rsidP="007C25F6">
            <w:pPr>
              <w:ind w:firstLine="0"/>
              <w:jc w:val="center"/>
              <w:rPr>
                <w:rFonts w:cs="Times New Roman"/>
              </w:rPr>
            </w:pPr>
            <w:r w:rsidRPr="007C25F6">
              <w:rPr>
                <w:rFonts w:cs="Times New Roman"/>
              </w:rPr>
              <w:t>Media</w:t>
            </w:r>
          </w:p>
        </w:tc>
        <w:tc>
          <w:tcPr>
            <w:tcW w:w="1276" w:type="dxa"/>
          </w:tcPr>
          <w:p w14:paraId="35327834" w14:textId="39890BCD" w:rsidR="00AA32B6" w:rsidRPr="007C25F6" w:rsidRDefault="00AA32B6" w:rsidP="007C25F6">
            <w:pPr>
              <w:ind w:firstLine="0"/>
              <w:jc w:val="center"/>
              <w:rPr>
                <w:rFonts w:cs="Times New Roman"/>
              </w:rPr>
            </w:pPr>
            <w:r w:rsidRPr="007C25F6">
              <w:rPr>
                <w:rFonts w:cs="Times New Roman"/>
              </w:rPr>
              <w:t>7</w:t>
            </w:r>
          </w:p>
        </w:tc>
        <w:tc>
          <w:tcPr>
            <w:tcW w:w="1177" w:type="dxa"/>
          </w:tcPr>
          <w:p w14:paraId="6C0CD43A" w14:textId="329AEDC7" w:rsidR="00AA32B6" w:rsidRPr="007C25F6" w:rsidRDefault="7CF57183" w:rsidP="7CF57183">
            <w:pPr>
              <w:ind w:firstLine="0"/>
              <w:jc w:val="center"/>
            </w:pPr>
            <w:r w:rsidRPr="7CF57183">
              <w:rPr>
                <w:rFonts w:cs="Times New Roman"/>
              </w:rPr>
              <w:t>En proceso</w:t>
            </w:r>
          </w:p>
        </w:tc>
      </w:tr>
      <w:tr w:rsidR="00F426D3" w14:paraId="4059DD01" w14:textId="6C334346" w:rsidTr="7CF57183">
        <w:trPr>
          <w:trHeight w:val="905"/>
        </w:trPr>
        <w:tc>
          <w:tcPr>
            <w:tcW w:w="636" w:type="dxa"/>
          </w:tcPr>
          <w:p w14:paraId="3253EE0F" w14:textId="3E873A17" w:rsidR="00AA32B6" w:rsidRPr="007C25F6" w:rsidRDefault="00AA32B6" w:rsidP="007C25F6">
            <w:pPr>
              <w:ind w:firstLine="0"/>
              <w:jc w:val="center"/>
              <w:rPr>
                <w:rFonts w:cs="Times New Roman"/>
              </w:rPr>
            </w:pPr>
            <w:r w:rsidRPr="007C25F6">
              <w:rPr>
                <w:rFonts w:cs="Times New Roman"/>
              </w:rPr>
              <w:lastRenderedPageBreak/>
              <w:t>1.7</w:t>
            </w:r>
          </w:p>
        </w:tc>
        <w:tc>
          <w:tcPr>
            <w:tcW w:w="1344" w:type="dxa"/>
          </w:tcPr>
          <w:p w14:paraId="304BD1E5" w14:textId="5855DEFB" w:rsidR="00AA32B6" w:rsidRPr="007C25F6" w:rsidRDefault="005A6CE4" w:rsidP="007C25F6">
            <w:pPr>
              <w:ind w:firstLine="0"/>
              <w:jc w:val="center"/>
              <w:rPr>
                <w:rFonts w:cs="Times New Roman"/>
              </w:rPr>
            </w:pPr>
            <w:r w:rsidRPr="007C25F6">
              <w:rPr>
                <w:rFonts w:cs="Times New Roman"/>
                <w:color w:val="000000"/>
                <w:sz w:val="22"/>
                <w:szCs w:val="22"/>
                <w:shd w:val="clear" w:color="auto" w:fill="FFFFFF"/>
              </w:rPr>
              <w:t>Visualizando motivos de permiso</w:t>
            </w:r>
          </w:p>
        </w:tc>
        <w:tc>
          <w:tcPr>
            <w:tcW w:w="2126" w:type="dxa"/>
          </w:tcPr>
          <w:p w14:paraId="58E09475" w14:textId="3A0881A9"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Visualizar motivos de permisos</w:t>
            </w:r>
          </w:p>
        </w:tc>
        <w:tc>
          <w:tcPr>
            <w:tcW w:w="1701" w:type="dxa"/>
          </w:tcPr>
          <w:p w14:paraId="3AAC32A2" w14:textId="52E3D328" w:rsidR="00AA32B6" w:rsidRPr="007C25F6" w:rsidRDefault="00AA32B6" w:rsidP="007C25F6">
            <w:pPr>
              <w:ind w:firstLine="0"/>
              <w:jc w:val="center"/>
              <w:rPr>
                <w:rFonts w:cs="Times New Roman"/>
              </w:rPr>
            </w:pPr>
            <w:r w:rsidRPr="007C25F6">
              <w:rPr>
                <w:rFonts w:cs="Times New Roman"/>
              </w:rPr>
              <w:t>Diseñar y crear la vista de permisos, importar información y diseñar una lista con motivos de permisos.</w:t>
            </w:r>
          </w:p>
        </w:tc>
        <w:tc>
          <w:tcPr>
            <w:tcW w:w="1134" w:type="dxa"/>
          </w:tcPr>
          <w:p w14:paraId="78117609" w14:textId="7B9F239E" w:rsidR="00AA32B6" w:rsidRPr="007C25F6" w:rsidRDefault="00AA32B6" w:rsidP="007C25F6">
            <w:pPr>
              <w:ind w:firstLine="0"/>
              <w:jc w:val="center"/>
              <w:rPr>
                <w:rFonts w:cs="Times New Roman"/>
              </w:rPr>
            </w:pPr>
            <w:r w:rsidRPr="007C25F6">
              <w:rPr>
                <w:rFonts w:cs="Times New Roman"/>
              </w:rPr>
              <w:t>Media</w:t>
            </w:r>
          </w:p>
        </w:tc>
        <w:tc>
          <w:tcPr>
            <w:tcW w:w="1276" w:type="dxa"/>
          </w:tcPr>
          <w:p w14:paraId="50EA1CA6" w14:textId="599680FA" w:rsidR="00AA32B6" w:rsidRPr="007C25F6" w:rsidRDefault="00AA32B6" w:rsidP="007C25F6">
            <w:pPr>
              <w:ind w:firstLine="0"/>
              <w:jc w:val="center"/>
              <w:rPr>
                <w:rFonts w:cs="Times New Roman"/>
              </w:rPr>
            </w:pPr>
            <w:r w:rsidRPr="007C25F6">
              <w:rPr>
                <w:rFonts w:cs="Times New Roman"/>
              </w:rPr>
              <w:t>7</w:t>
            </w:r>
          </w:p>
        </w:tc>
        <w:tc>
          <w:tcPr>
            <w:tcW w:w="1177" w:type="dxa"/>
          </w:tcPr>
          <w:p w14:paraId="193F47BC" w14:textId="0A109D28" w:rsidR="00AA32B6" w:rsidRPr="007C25F6" w:rsidRDefault="7CF57183" w:rsidP="7CF57183">
            <w:pPr>
              <w:ind w:firstLine="0"/>
              <w:jc w:val="center"/>
            </w:pPr>
            <w:r w:rsidRPr="7CF57183">
              <w:rPr>
                <w:rFonts w:cs="Times New Roman"/>
              </w:rPr>
              <w:t>En proceso</w:t>
            </w:r>
          </w:p>
          <w:p w14:paraId="05A8C61A" w14:textId="55F96067" w:rsidR="00AA32B6" w:rsidRPr="007C25F6" w:rsidRDefault="00AA32B6" w:rsidP="007C25F6">
            <w:pPr>
              <w:ind w:firstLine="0"/>
              <w:jc w:val="center"/>
              <w:rPr>
                <w:rFonts w:cs="Times New Roman"/>
              </w:rPr>
            </w:pPr>
          </w:p>
        </w:tc>
      </w:tr>
      <w:tr w:rsidR="00F426D3" w14:paraId="195D10D3" w14:textId="208F9552" w:rsidTr="7CF57183">
        <w:trPr>
          <w:trHeight w:val="905"/>
        </w:trPr>
        <w:tc>
          <w:tcPr>
            <w:tcW w:w="636" w:type="dxa"/>
          </w:tcPr>
          <w:p w14:paraId="52803AE4" w14:textId="61655A69" w:rsidR="00AA32B6" w:rsidRPr="007C25F6" w:rsidRDefault="00AA32B6" w:rsidP="007C25F6">
            <w:pPr>
              <w:ind w:firstLine="0"/>
              <w:jc w:val="center"/>
              <w:rPr>
                <w:rFonts w:cs="Times New Roman"/>
              </w:rPr>
            </w:pPr>
            <w:r w:rsidRPr="007C25F6">
              <w:rPr>
                <w:rFonts w:cs="Times New Roman"/>
              </w:rPr>
              <w:t>1.10</w:t>
            </w:r>
          </w:p>
        </w:tc>
        <w:tc>
          <w:tcPr>
            <w:tcW w:w="1344" w:type="dxa"/>
          </w:tcPr>
          <w:p w14:paraId="5D961F84" w14:textId="17D760AC" w:rsidR="00AA32B6" w:rsidRPr="007C25F6" w:rsidRDefault="005A6CE4" w:rsidP="007C25F6">
            <w:pPr>
              <w:ind w:firstLine="0"/>
              <w:jc w:val="center"/>
              <w:rPr>
                <w:rFonts w:cs="Times New Roman"/>
              </w:rPr>
            </w:pPr>
            <w:r w:rsidRPr="007C25F6">
              <w:rPr>
                <w:rFonts w:cs="Times New Roman"/>
                <w:color w:val="000000"/>
                <w:sz w:val="22"/>
                <w:szCs w:val="22"/>
                <w:shd w:val="clear" w:color="auto" w:fill="FFFFFF"/>
              </w:rPr>
              <w:t>Visualizando los tipos de contrato</w:t>
            </w:r>
          </w:p>
        </w:tc>
        <w:tc>
          <w:tcPr>
            <w:tcW w:w="2126" w:type="dxa"/>
          </w:tcPr>
          <w:p w14:paraId="1C601A44" w14:textId="7362FB18"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Visualizar tipo de contrato</w:t>
            </w:r>
          </w:p>
        </w:tc>
        <w:tc>
          <w:tcPr>
            <w:tcW w:w="1701" w:type="dxa"/>
          </w:tcPr>
          <w:p w14:paraId="2DDC6996" w14:textId="05856FE5" w:rsidR="00AA32B6" w:rsidRPr="007C25F6" w:rsidRDefault="00AA32B6" w:rsidP="007C25F6">
            <w:pPr>
              <w:ind w:firstLine="0"/>
              <w:jc w:val="center"/>
              <w:rPr>
                <w:rFonts w:cs="Times New Roman"/>
              </w:rPr>
            </w:pPr>
            <w:r w:rsidRPr="007C25F6">
              <w:rPr>
                <w:rFonts w:cs="Times New Roman"/>
              </w:rPr>
              <w:t>Diseñar y crear vista de sucursales, importar información y diseño de lista de tipo de contrato</w:t>
            </w:r>
          </w:p>
        </w:tc>
        <w:tc>
          <w:tcPr>
            <w:tcW w:w="1134" w:type="dxa"/>
          </w:tcPr>
          <w:p w14:paraId="47034EAC" w14:textId="24F7B8C4" w:rsidR="00AA32B6" w:rsidRPr="007C25F6" w:rsidRDefault="00AA32B6" w:rsidP="007C25F6">
            <w:pPr>
              <w:ind w:firstLine="0"/>
              <w:jc w:val="center"/>
              <w:rPr>
                <w:rFonts w:cs="Times New Roman"/>
              </w:rPr>
            </w:pPr>
            <w:r w:rsidRPr="007C25F6">
              <w:rPr>
                <w:rFonts w:cs="Times New Roman"/>
              </w:rPr>
              <w:t>Media</w:t>
            </w:r>
          </w:p>
        </w:tc>
        <w:tc>
          <w:tcPr>
            <w:tcW w:w="1276" w:type="dxa"/>
          </w:tcPr>
          <w:p w14:paraId="64EDFF03" w14:textId="7DDED7ED" w:rsidR="00AA32B6" w:rsidRPr="007C25F6" w:rsidRDefault="00AA32B6" w:rsidP="007C25F6">
            <w:pPr>
              <w:ind w:firstLine="0"/>
              <w:jc w:val="center"/>
              <w:rPr>
                <w:rFonts w:cs="Times New Roman"/>
              </w:rPr>
            </w:pPr>
            <w:r w:rsidRPr="007C25F6">
              <w:rPr>
                <w:rFonts w:cs="Times New Roman"/>
              </w:rPr>
              <w:t>9</w:t>
            </w:r>
          </w:p>
        </w:tc>
        <w:tc>
          <w:tcPr>
            <w:tcW w:w="1177" w:type="dxa"/>
          </w:tcPr>
          <w:p w14:paraId="4E7569EB" w14:textId="0A109D28" w:rsidR="00AA32B6" w:rsidRPr="007C25F6" w:rsidRDefault="7CF57183" w:rsidP="7CF57183">
            <w:pPr>
              <w:ind w:firstLine="0"/>
              <w:jc w:val="center"/>
            </w:pPr>
            <w:r w:rsidRPr="7CF57183">
              <w:rPr>
                <w:rFonts w:cs="Times New Roman"/>
              </w:rPr>
              <w:t>En proceso</w:t>
            </w:r>
          </w:p>
          <w:p w14:paraId="3F602F93" w14:textId="1A954138" w:rsidR="00AA32B6" w:rsidRPr="007C25F6" w:rsidRDefault="00AA32B6" w:rsidP="007C25F6">
            <w:pPr>
              <w:ind w:firstLine="0"/>
              <w:jc w:val="center"/>
              <w:rPr>
                <w:rFonts w:cs="Times New Roman"/>
              </w:rPr>
            </w:pPr>
          </w:p>
        </w:tc>
      </w:tr>
      <w:tr w:rsidR="00F426D3" w14:paraId="6B33A362" w14:textId="469B51C4" w:rsidTr="7CF57183">
        <w:trPr>
          <w:trHeight w:val="905"/>
        </w:trPr>
        <w:tc>
          <w:tcPr>
            <w:tcW w:w="636" w:type="dxa"/>
          </w:tcPr>
          <w:p w14:paraId="225B365C" w14:textId="7159C495" w:rsidR="00AA32B6" w:rsidRPr="007C25F6" w:rsidRDefault="00AA32B6" w:rsidP="007C25F6">
            <w:pPr>
              <w:ind w:firstLine="0"/>
              <w:jc w:val="center"/>
              <w:rPr>
                <w:rFonts w:cs="Times New Roman"/>
              </w:rPr>
            </w:pPr>
            <w:r w:rsidRPr="007C25F6">
              <w:rPr>
                <w:rFonts w:cs="Times New Roman"/>
              </w:rPr>
              <w:t>1.13</w:t>
            </w:r>
          </w:p>
        </w:tc>
        <w:tc>
          <w:tcPr>
            <w:tcW w:w="1344" w:type="dxa"/>
          </w:tcPr>
          <w:p w14:paraId="71A9CB99" w14:textId="00F2B85D" w:rsidR="00AA32B6" w:rsidRPr="007C25F6" w:rsidRDefault="005A6CE4" w:rsidP="007C25F6">
            <w:pPr>
              <w:ind w:firstLine="0"/>
              <w:jc w:val="center"/>
              <w:rPr>
                <w:rFonts w:cs="Times New Roman"/>
              </w:rPr>
            </w:pPr>
            <w:r w:rsidRPr="007C25F6">
              <w:rPr>
                <w:rFonts w:cs="Times New Roman"/>
                <w:color w:val="000000"/>
                <w:sz w:val="22"/>
                <w:szCs w:val="22"/>
                <w:shd w:val="clear" w:color="auto" w:fill="FFFFFF"/>
              </w:rPr>
              <w:t>Visualizando los tipos de vacaciones</w:t>
            </w:r>
          </w:p>
        </w:tc>
        <w:tc>
          <w:tcPr>
            <w:tcW w:w="2126" w:type="dxa"/>
          </w:tcPr>
          <w:p w14:paraId="20413ABF" w14:textId="3747CB98"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Visualizar tipo de vacaciones</w:t>
            </w:r>
          </w:p>
        </w:tc>
        <w:tc>
          <w:tcPr>
            <w:tcW w:w="1701" w:type="dxa"/>
          </w:tcPr>
          <w:p w14:paraId="01776444" w14:textId="5A1ED725" w:rsidR="00AA32B6" w:rsidRPr="007C25F6" w:rsidRDefault="00AA32B6" w:rsidP="007C25F6">
            <w:pPr>
              <w:ind w:firstLine="0"/>
              <w:jc w:val="center"/>
              <w:rPr>
                <w:rFonts w:cs="Times New Roman"/>
              </w:rPr>
            </w:pPr>
            <w:r w:rsidRPr="007C25F6">
              <w:rPr>
                <w:rFonts w:cs="Times New Roman"/>
              </w:rPr>
              <w:t>Diseñar y crear vista vacaciones, importar información y diseño de lista</w:t>
            </w:r>
            <w:r w:rsidR="000C1D01">
              <w:rPr>
                <w:rFonts w:cs="Times New Roman"/>
              </w:rPr>
              <w:t xml:space="preserve"> de</w:t>
            </w:r>
            <w:r w:rsidRPr="007C25F6">
              <w:rPr>
                <w:rFonts w:cs="Times New Roman"/>
              </w:rPr>
              <w:t xml:space="preserve"> vacaciones.</w:t>
            </w:r>
          </w:p>
        </w:tc>
        <w:tc>
          <w:tcPr>
            <w:tcW w:w="1134" w:type="dxa"/>
          </w:tcPr>
          <w:p w14:paraId="41B99845" w14:textId="7E2DC0E8" w:rsidR="00AA32B6" w:rsidRPr="007C25F6" w:rsidRDefault="00AA32B6" w:rsidP="007C25F6">
            <w:pPr>
              <w:ind w:firstLine="0"/>
              <w:jc w:val="center"/>
              <w:rPr>
                <w:rFonts w:cs="Times New Roman"/>
              </w:rPr>
            </w:pPr>
            <w:r w:rsidRPr="007C25F6">
              <w:rPr>
                <w:rFonts w:cs="Times New Roman"/>
              </w:rPr>
              <w:t>Media</w:t>
            </w:r>
          </w:p>
        </w:tc>
        <w:tc>
          <w:tcPr>
            <w:tcW w:w="1276" w:type="dxa"/>
          </w:tcPr>
          <w:p w14:paraId="081365C3" w14:textId="7944771A" w:rsidR="00AA32B6" w:rsidRPr="007C25F6" w:rsidRDefault="007C4E3B" w:rsidP="007C25F6">
            <w:pPr>
              <w:ind w:firstLine="0"/>
              <w:jc w:val="center"/>
              <w:rPr>
                <w:rFonts w:cs="Times New Roman"/>
              </w:rPr>
            </w:pPr>
            <w:r>
              <w:rPr>
                <w:rFonts w:cs="Times New Roman"/>
              </w:rPr>
              <w:t>7</w:t>
            </w:r>
          </w:p>
        </w:tc>
        <w:tc>
          <w:tcPr>
            <w:tcW w:w="1177" w:type="dxa"/>
          </w:tcPr>
          <w:p w14:paraId="245E2D10" w14:textId="0A109D28" w:rsidR="00AA32B6" w:rsidRPr="007C25F6" w:rsidRDefault="7CF57183" w:rsidP="7CF57183">
            <w:pPr>
              <w:ind w:firstLine="0"/>
              <w:jc w:val="center"/>
            </w:pPr>
            <w:r w:rsidRPr="7CF57183">
              <w:rPr>
                <w:rFonts w:cs="Times New Roman"/>
              </w:rPr>
              <w:t>En proceso</w:t>
            </w:r>
          </w:p>
          <w:p w14:paraId="4F9CB687" w14:textId="6D21CEEA" w:rsidR="00AA32B6" w:rsidRPr="007C25F6" w:rsidRDefault="00AA32B6" w:rsidP="007C25F6">
            <w:pPr>
              <w:ind w:firstLine="0"/>
              <w:jc w:val="center"/>
              <w:rPr>
                <w:rFonts w:cs="Times New Roman"/>
              </w:rPr>
            </w:pPr>
          </w:p>
        </w:tc>
      </w:tr>
      <w:tr w:rsidR="00F426D3" w14:paraId="432CAE35" w14:textId="7A9AFE6C" w:rsidTr="7CF57183">
        <w:trPr>
          <w:trHeight w:val="905"/>
        </w:trPr>
        <w:tc>
          <w:tcPr>
            <w:tcW w:w="636" w:type="dxa"/>
          </w:tcPr>
          <w:p w14:paraId="370FD3A0" w14:textId="6F52EB2D" w:rsidR="00AA32B6" w:rsidRPr="007C25F6" w:rsidRDefault="00AA32B6" w:rsidP="007C25F6">
            <w:pPr>
              <w:ind w:firstLine="0"/>
              <w:jc w:val="center"/>
              <w:rPr>
                <w:rFonts w:cs="Times New Roman"/>
              </w:rPr>
            </w:pPr>
            <w:r w:rsidRPr="007C25F6">
              <w:rPr>
                <w:rFonts w:cs="Times New Roman"/>
              </w:rPr>
              <w:t>1.16</w:t>
            </w:r>
          </w:p>
        </w:tc>
        <w:tc>
          <w:tcPr>
            <w:tcW w:w="1344" w:type="dxa"/>
          </w:tcPr>
          <w:p w14:paraId="1C8FBACD" w14:textId="154F64BA" w:rsidR="00AA32B6" w:rsidRPr="007C25F6" w:rsidRDefault="00EB5AED" w:rsidP="007C25F6">
            <w:pPr>
              <w:ind w:firstLine="0"/>
              <w:jc w:val="center"/>
              <w:rPr>
                <w:rFonts w:cs="Times New Roman"/>
              </w:rPr>
            </w:pPr>
            <w:r w:rsidRPr="007C25F6">
              <w:rPr>
                <w:rFonts w:cs="Times New Roman"/>
                <w:color w:val="000000"/>
                <w:sz w:val="22"/>
                <w:szCs w:val="22"/>
                <w:shd w:val="clear" w:color="auto" w:fill="FFFFFF"/>
              </w:rPr>
              <w:t>Visualizando sucursales</w:t>
            </w:r>
          </w:p>
        </w:tc>
        <w:tc>
          <w:tcPr>
            <w:tcW w:w="2126" w:type="dxa"/>
          </w:tcPr>
          <w:p w14:paraId="75365FB0" w14:textId="585A5411"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w:t>
            </w:r>
            <w:r w:rsidR="007C25F6">
              <w:rPr>
                <w:rFonts w:cs="Times New Roman"/>
              </w:rPr>
              <w:t>r</w:t>
            </w:r>
            <w:r w:rsidR="00AA32B6" w:rsidRPr="007C25F6">
              <w:rPr>
                <w:rFonts w:cs="Times New Roman"/>
              </w:rPr>
              <w:t xml:space="preserve"> sucursales</w:t>
            </w:r>
          </w:p>
        </w:tc>
        <w:tc>
          <w:tcPr>
            <w:tcW w:w="1701" w:type="dxa"/>
          </w:tcPr>
          <w:p w14:paraId="4201D67A" w14:textId="151AFFA4" w:rsidR="00AA32B6" w:rsidRPr="007C25F6" w:rsidRDefault="00AA32B6" w:rsidP="007C25F6">
            <w:pPr>
              <w:ind w:firstLine="0"/>
              <w:jc w:val="center"/>
              <w:rPr>
                <w:rFonts w:cs="Times New Roman"/>
              </w:rPr>
            </w:pPr>
            <w:r w:rsidRPr="007C25F6">
              <w:rPr>
                <w:rFonts w:cs="Times New Roman"/>
              </w:rPr>
              <w:t xml:space="preserve">Diseñar y crear vistas sucursales, importar información y </w:t>
            </w:r>
            <w:r w:rsidRPr="007C25F6">
              <w:rPr>
                <w:rFonts w:cs="Times New Roman"/>
              </w:rPr>
              <w:lastRenderedPageBreak/>
              <w:t>diseño de listas sucursal</w:t>
            </w:r>
          </w:p>
        </w:tc>
        <w:tc>
          <w:tcPr>
            <w:tcW w:w="1134" w:type="dxa"/>
          </w:tcPr>
          <w:p w14:paraId="6D67505B" w14:textId="52746392" w:rsidR="00AA32B6" w:rsidRPr="007C25F6" w:rsidRDefault="00AA32B6" w:rsidP="007C25F6">
            <w:pPr>
              <w:ind w:firstLine="0"/>
              <w:jc w:val="center"/>
              <w:rPr>
                <w:rFonts w:cs="Times New Roman"/>
              </w:rPr>
            </w:pPr>
            <w:r w:rsidRPr="007C25F6">
              <w:rPr>
                <w:rFonts w:cs="Times New Roman"/>
              </w:rPr>
              <w:lastRenderedPageBreak/>
              <w:t>Media</w:t>
            </w:r>
          </w:p>
        </w:tc>
        <w:tc>
          <w:tcPr>
            <w:tcW w:w="1276" w:type="dxa"/>
          </w:tcPr>
          <w:p w14:paraId="2F82ACD2" w14:textId="3CDE2D31" w:rsidR="00AA32B6" w:rsidRPr="007C25F6" w:rsidRDefault="00AA32B6" w:rsidP="007C25F6">
            <w:pPr>
              <w:ind w:firstLine="0"/>
              <w:jc w:val="center"/>
              <w:rPr>
                <w:rFonts w:cs="Times New Roman"/>
              </w:rPr>
            </w:pPr>
            <w:r w:rsidRPr="007C25F6">
              <w:rPr>
                <w:rFonts w:cs="Times New Roman"/>
              </w:rPr>
              <w:t>10</w:t>
            </w:r>
          </w:p>
        </w:tc>
        <w:tc>
          <w:tcPr>
            <w:tcW w:w="1177" w:type="dxa"/>
          </w:tcPr>
          <w:p w14:paraId="30AA06B9" w14:textId="0A109D28" w:rsidR="00AA32B6" w:rsidRPr="007C25F6" w:rsidRDefault="7CF57183" w:rsidP="7CF57183">
            <w:pPr>
              <w:ind w:firstLine="0"/>
              <w:jc w:val="center"/>
            </w:pPr>
            <w:r w:rsidRPr="7CF57183">
              <w:rPr>
                <w:rFonts w:cs="Times New Roman"/>
              </w:rPr>
              <w:t>En proceso</w:t>
            </w:r>
          </w:p>
          <w:p w14:paraId="271F5FDC" w14:textId="70B3C0B2" w:rsidR="00AA32B6" w:rsidRPr="007C25F6" w:rsidRDefault="00AA32B6" w:rsidP="007C25F6">
            <w:pPr>
              <w:ind w:firstLine="0"/>
              <w:jc w:val="center"/>
              <w:rPr>
                <w:rFonts w:cs="Times New Roman"/>
              </w:rPr>
            </w:pPr>
          </w:p>
        </w:tc>
      </w:tr>
      <w:tr w:rsidR="00F426D3" w14:paraId="21A383F3" w14:textId="7146366E" w:rsidTr="7CF57183">
        <w:trPr>
          <w:trHeight w:val="905"/>
        </w:trPr>
        <w:tc>
          <w:tcPr>
            <w:tcW w:w="636" w:type="dxa"/>
          </w:tcPr>
          <w:p w14:paraId="242410C1" w14:textId="0110BF60" w:rsidR="00AA32B6" w:rsidRPr="007C25F6" w:rsidRDefault="00AA32B6" w:rsidP="007C25F6">
            <w:pPr>
              <w:ind w:firstLine="0"/>
              <w:jc w:val="center"/>
              <w:rPr>
                <w:rFonts w:cs="Times New Roman"/>
              </w:rPr>
            </w:pPr>
            <w:r w:rsidRPr="007C25F6">
              <w:rPr>
                <w:rFonts w:cs="Times New Roman"/>
              </w:rPr>
              <w:t>1.19</w:t>
            </w:r>
          </w:p>
        </w:tc>
        <w:tc>
          <w:tcPr>
            <w:tcW w:w="1344" w:type="dxa"/>
          </w:tcPr>
          <w:p w14:paraId="66F3B5F9" w14:textId="2B80EAAF" w:rsidR="00AA32B6" w:rsidRPr="007C25F6" w:rsidRDefault="00EB5AED" w:rsidP="007C25F6">
            <w:pPr>
              <w:ind w:firstLine="0"/>
              <w:jc w:val="center"/>
              <w:rPr>
                <w:rFonts w:cs="Times New Roman"/>
              </w:rPr>
            </w:pPr>
            <w:r w:rsidRPr="007C25F6">
              <w:rPr>
                <w:rFonts w:cs="Times New Roman"/>
                <w:color w:val="000000"/>
                <w:sz w:val="22"/>
                <w:szCs w:val="22"/>
                <w:shd w:val="clear" w:color="auto" w:fill="FFFFFF"/>
              </w:rPr>
              <w:t>Ingresando a la pestaña de centros de costos</w:t>
            </w:r>
          </w:p>
        </w:tc>
        <w:tc>
          <w:tcPr>
            <w:tcW w:w="2126" w:type="dxa"/>
          </w:tcPr>
          <w:p w14:paraId="16A38C5D" w14:textId="1C5805D1"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Visualizar centro de costos</w:t>
            </w:r>
          </w:p>
        </w:tc>
        <w:tc>
          <w:tcPr>
            <w:tcW w:w="1701" w:type="dxa"/>
          </w:tcPr>
          <w:p w14:paraId="1B4C93DE" w14:textId="4111D2D6" w:rsidR="00AA32B6" w:rsidRPr="007C25F6" w:rsidRDefault="00AA32B6" w:rsidP="007C25F6">
            <w:pPr>
              <w:ind w:firstLine="0"/>
              <w:jc w:val="center"/>
              <w:rPr>
                <w:rFonts w:cs="Times New Roman"/>
              </w:rPr>
            </w:pPr>
            <w:r w:rsidRPr="007C25F6">
              <w:rPr>
                <w:rFonts w:cs="Times New Roman"/>
              </w:rPr>
              <w:t>Diseñar y crear vista centro de costos, importar información y diseño de lista de centro de costos</w:t>
            </w:r>
          </w:p>
        </w:tc>
        <w:tc>
          <w:tcPr>
            <w:tcW w:w="1134" w:type="dxa"/>
          </w:tcPr>
          <w:p w14:paraId="7679AF69" w14:textId="050695E1" w:rsidR="00AA32B6" w:rsidRPr="007C25F6" w:rsidRDefault="00AA32B6" w:rsidP="007C25F6">
            <w:pPr>
              <w:ind w:firstLine="0"/>
              <w:jc w:val="center"/>
              <w:rPr>
                <w:rFonts w:cs="Times New Roman"/>
              </w:rPr>
            </w:pPr>
            <w:r w:rsidRPr="007C25F6">
              <w:rPr>
                <w:rFonts w:cs="Times New Roman"/>
              </w:rPr>
              <w:t>Media</w:t>
            </w:r>
          </w:p>
        </w:tc>
        <w:tc>
          <w:tcPr>
            <w:tcW w:w="1276" w:type="dxa"/>
          </w:tcPr>
          <w:p w14:paraId="354B37AC" w14:textId="32787583" w:rsidR="00AA32B6" w:rsidRPr="007C25F6" w:rsidRDefault="00AA32B6" w:rsidP="007C25F6">
            <w:pPr>
              <w:ind w:firstLine="0"/>
              <w:jc w:val="center"/>
              <w:rPr>
                <w:rFonts w:cs="Times New Roman"/>
              </w:rPr>
            </w:pPr>
            <w:r w:rsidRPr="007C25F6">
              <w:rPr>
                <w:rFonts w:cs="Times New Roman"/>
              </w:rPr>
              <w:t>9</w:t>
            </w:r>
          </w:p>
        </w:tc>
        <w:tc>
          <w:tcPr>
            <w:tcW w:w="1177" w:type="dxa"/>
          </w:tcPr>
          <w:p w14:paraId="372F416B" w14:textId="0A109D28" w:rsidR="00AA32B6" w:rsidRPr="007C25F6" w:rsidRDefault="7CF57183" w:rsidP="7CF57183">
            <w:pPr>
              <w:ind w:firstLine="0"/>
              <w:jc w:val="center"/>
            </w:pPr>
            <w:r w:rsidRPr="7CF57183">
              <w:rPr>
                <w:rFonts w:cs="Times New Roman"/>
              </w:rPr>
              <w:t>En proceso</w:t>
            </w:r>
          </w:p>
          <w:p w14:paraId="2DA304CF" w14:textId="6FA2A45E" w:rsidR="00AA32B6" w:rsidRPr="007C25F6" w:rsidRDefault="00AA32B6" w:rsidP="007C25F6">
            <w:pPr>
              <w:ind w:firstLine="0"/>
              <w:jc w:val="center"/>
              <w:rPr>
                <w:rFonts w:cs="Times New Roman"/>
              </w:rPr>
            </w:pPr>
          </w:p>
        </w:tc>
      </w:tr>
      <w:tr w:rsidR="00F426D3" w14:paraId="12AFC836" w14:textId="60031869" w:rsidTr="7CF57183">
        <w:trPr>
          <w:trHeight w:val="905"/>
        </w:trPr>
        <w:tc>
          <w:tcPr>
            <w:tcW w:w="636" w:type="dxa"/>
          </w:tcPr>
          <w:p w14:paraId="1909B92D" w14:textId="41600FCC" w:rsidR="00AA32B6" w:rsidRPr="007C25F6" w:rsidRDefault="00AA32B6" w:rsidP="007C25F6">
            <w:pPr>
              <w:ind w:firstLine="0"/>
              <w:jc w:val="center"/>
              <w:rPr>
                <w:rFonts w:cs="Times New Roman"/>
              </w:rPr>
            </w:pPr>
            <w:r w:rsidRPr="007C25F6">
              <w:rPr>
                <w:rFonts w:cs="Times New Roman"/>
              </w:rPr>
              <w:t>2.1</w:t>
            </w:r>
          </w:p>
        </w:tc>
        <w:tc>
          <w:tcPr>
            <w:tcW w:w="1344" w:type="dxa"/>
          </w:tcPr>
          <w:p w14:paraId="733F478C" w14:textId="7A92F4DE" w:rsidR="00AA32B6" w:rsidRPr="007C25F6" w:rsidRDefault="00EB5AED" w:rsidP="007C25F6">
            <w:pPr>
              <w:ind w:firstLine="0"/>
              <w:jc w:val="center"/>
              <w:rPr>
                <w:rFonts w:cs="Times New Roman"/>
              </w:rPr>
            </w:pPr>
            <w:r w:rsidRPr="007C25F6">
              <w:rPr>
                <w:rFonts w:cs="Times New Roman"/>
                <w:color w:val="000000"/>
                <w:sz w:val="22"/>
                <w:szCs w:val="22"/>
                <w:shd w:val="clear" w:color="auto" w:fill="FFFFFF"/>
              </w:rPr>
              <w:t>Visualizando ficha de empleados</w:t>
            </w:r>
          </w:p>
        </w:tc>
        <w:tc>
          <w:tcPr>
            <w:tcW w:w="2126" w:type="dxa"/>
          </w:tcPr>
          <w:p w14:paraId="2511BA28" w14:textId="6FFBE5B3"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Visualizar fichas de empleados</w:t>
            </w:r>
          </w:p>
        </w:tc>
        <w:tc>
          <w:tcPr>
            <w:tcW w:w="1701" w:type="dxa"/>
          </w:tcPr>
          <w:p w14:paraId="341F5CF6" w14:textId="5F26003F" w:rsidR="00AA32B6" w:rsidRPr="007C25F6" w:rsidRDefault="00AA32B6" w:rsidP="007C25F6">
            <w:pPr>
              <w:ind w:firstLine="0"/>
              <w:jc w:val="center"/>
              <w:rPr>
                <w:rFonts w:cs="Times New Roman"/>
              </w:rPr>
            </w:pPr>
            <w:r w:rsidRPr="007C25F6">
              <w:rPr>
                <w:rFonts w:cs="Times New Roman"/>
              </w:rPr>
              <w:t>Diseñar y crear vista ficha de empleado, importar información y diseñar lista de ficha de empleado</w:t>
            </w:r>
          </w:p>
        </w:tc>
        <w:tc>
          <w:tcPr>
            <w:tcW w:w="1134" w:type="dxa"/>
          </w:tcPr>
          <w:p w14:paraId="10AC2A0A" w14:textId="23CD9FEB" w:rsidR="00AA32B6" w:rsidRPr="007C25F6" w:rsidRDefault="00AA32B6" w:rsidP="007C25F6">
            <w:pPr>
              <w:ind w:firstLine="0"/>
              <w:jc w:val="center"/>
              <w:rPr>
                <w:rFonts w:cs="Times New Roman"/>
              </w:rPr>
            </w:pPr>
            <w:r w:rsidRPr="007C25F6">
              <w:rPr>
                <w:rFonts w:cs="Times New Roman"/>
              </w:rPr>
              <w:t>Media</w:t>
            </w:r>
          </w:p>
        </w:tc>
        <w:tc>
          <w:tcPr>
            <w:tcW w:w="1276" w:type="dxa"/>
          </w:tcPr>
          <w:p w14:paraId="37D57329" w14:textId="5240EBB8" w:rsidR="00AA32B6" w:rsidRPr="007C25F6" w:rsidRDefault="00AA32B6" w:rsidP="007C25F6">
            <w:pPr>
              <w:ind w:firstLine="0"/>
              <w:jc w:val="center"/>
              <w:rPr>
                <w:rFonts w:cs="Times New Roman"/>
              </w:rPr>
            </w:pPr>
            <w:r w:rsidRPr="007C25F6">
              <w:rPr>
                <w:rFonts w:cs="Times New Roman"/>
              </w:rPr>
              <w:t>7</w:t>
            </w:r>
          </w:p>
        </w:tc>
        <w:tc>
          <w:tcPr>
            <w:tcW w:w="1177" w:type="dxa"/>
          </w:tcPr>
          <w:p w14:paraId="2C0A5BC9" w14:textId="0A109D28" w:rsidR="00AA32B6" w:rsidRPr="007C25F6" w:rsidRDefault="7CF57183" w:rsidP="7CF57183">
            <w:pPr>
              <w:ind w:firstLine="0"/>
              <w:jc w:val="center"/>
            </w:pPr>
            <w:r w:rsidRPr="7CF57183">
              <w:rPr>
                <w:rFonts w:cs="Times New Roman"/>
              </w:rPr>
              <w:t>En proceso</w:t>
            </w:r>
          </w:p>
          <w:p w14:paraId="71CC6D3A" w14:textId="02FEDFF0" w:rsidR="00AA32B6" w:rsidRPr="007C25F6" w:rsidRDefault="00AA32B6" w:rsidP="007C25F6">
            <w:pPr>
              <w:ind w:firstLine="0"/>
              <w:jc w:val="center"/>
              <w:rPr>
                <w:rFonts w:cs="Times New Roman"/>
              </w:rPr>
            </w:pPr>
          </w:p>
        </w:tc>
      </w:tr>
      <w:tr w:rsidR="00F426D3" w14:paraId="172B12FB" w14:textId="221D25F3" w:rsidTr="7CF57183">
        <w:trPr>
          <w:trHeight w:val="905"/>
        </w:trPr>
        <w:tc>
          <w:tcPr>
            <w:tcW w:w="636" w:type="dxa"/>
          </w:tcPr>
          <w:p w14:paraId="45605DE6" w14:textId="000FAE65" w:rsidR="00AA32B6" w:rsidRPr="007C25F6" w:rsidRDefault="00AA32B6" w:rsidP="007C25F6">
            <w:pPr>
              <w:ind w:firstLine="0"/>
              <w:jc w:val="center"/>
              <w:rPr>
                <w:rFonts w:cs="Times New Roman"/>
              </w:rPr>
            </w:pPr>
            <w:r w:rsidRPr="007C25F6">
              <w:rPr>
                <w:rFonts w:cs="Times New Roman"/>
              </w:rPr>
              <w:t>2.2</w:t>
            </w:r>
          </w:p>
        </w:tc>
        <w:tc>
          <w:tcPr>
            <w:tcW w:w="1344" w:type="dxa"/>
          </w:tcPr>
          <w:p w14:paraId="433F3126" w14:textId="6109713E" w:rsidR="00AA32B6" w:rsidRPr="007C25F6" w:rsidRDefault="00D452EF" w:rsidP="007C25F6">
            <w:pPr>
              <w:ind w:firstLine="0"/>
              <w:jc w:val="center"/>
              <w:rPr>
                <w:rFonts w:cs="Times New Roman"/>
              </w:rPr>
            </w:pPr>
            <w:r w:rsidRPr="007C25F6">
              <w:rPr>
                <w:rFonts w:cs="Times New Roman"/>
                <w:color w:val="000000"/>
                <w:sz w:val="22"/>
                <w:szCs w:val="22"/>
                <w:shd w:val="clear" w:color="auto" w:fill="FFFFFF"/>
              </w:rPr>
              <w:t>Creando nuevo empleado</w:t>
            </w:r>
          </w:p>
        </w:tc>
        <w:tc>
          <w:tcPr>
            <w:tcW w:w="2126" w:type="dxa"/>
          </w:tcPr>
          <w:p w14:paraId="1CFF1A66" w14:textId="2DA7F04D"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Crear nuevo empleado</w:t>
            </w:r>
          </w:p>
        </w:tc>
        <w:tc>
          <w:tcPr>
            <w:tcW w:w="1701" w:type="dxa"/>
          </w:tcPr>
          <w:p w14:paraId="01A47D5F" w14:textId="4ECD4064" w:rsidR="00AA32B6" w:rsidRPr="007C25F6" w:rsidRDefault="00AA32B6" w:rsidP="007C25F6">
            <w:pPr>
              <w:ind w:firstLine="0"/>
              <w:jc w:val="center"/>
              <w:rPr>
                <w:rFonts w:cs="Times New Roman"/>
              </w:rPr>
            </w:pPr>
            <w:r w:rsidRPr="007C25F6">
              <w:rPr>
                <w:rFonts w:cs="Times New Roman"/>
              </w:rPr>
              <w:t xml:space="preserve">Diseñar y crear vistas de ingreso empleado, botón de creación de nuevo de empleado, conexión con base de datos y validación de </w:t>
            </w:r>
            <w:r w:rsidRPr="007C25F6">
              <w:rPr>
                <w:rFonts w:cs="Times New Roman"/>
              </w:rPr>
              <w:lastRenderedPageBreak/>
              <w:t>campos obligatorios</w:t>
            </w:r>
          </w:p>
        </w:tc>
        <w:tc>
          <w:tcPr>
            <w:tcW w:w="1134" w:type="dxa"/>
          </w:tcPr>
          <w:p w14:paraId="6F77A401" w14:textId="1DF60B1A" w:rsidR="00AA32B6" w:rsidRPr="007C25F6" w:rsidRDefault="00AA32B6" w:rsidP="007C25F6">
            <w:pPr>
              <w:ind w:firstLine="0"/>
              <w:jc w:val="center"/>
              <w:rPr>
                <w:rFonts w:cs="Times New Roman"/>
              </w:rPr>
            </w:pPr>
            <w:r w:rsidRPr="007C25F6">
              <w:rPr>
                <w:rFonts w:cs="Times New Roman"/>
              </w:rPr>
              <w:lastRenderedPageBreak/>
              <w:t>Alta</w:t>
            </w:r>
          </w:p>
        </w:tc>
        <w:tc>
          <w:tcPr>
            <w:tcW w:w="1276" w:type="dxa"/>
          </w:tcPr>
          <w:p w14:paraId="5BDBB7E7" w14:textId="1F9FD67A" w:rsidR="00AA32B6" w:rsidRPr="007C25F6" w:rsidRDefault="00AA32B6" w:rsidP="007C25F6">
            <w:pPr>
              <w:ind w:firstLine="0"/>
              <w:jc w:val="center"/>
              <w:rPr>
                <w:rFonts w:cs="Times New Roman"/>
              </w:rPr>
            </w:pPr>
            <w:r w:rsidRPr="007C25F6">
              <w:rPr>
                <w:rFonts w:cs="Times New Roman"/>
              </w:rPr>
              <w:t>9</w:t>
            </w:r>
          </w:p>
        </w:tc>
        <w:tc>
          <w:tcPr>
            <w:tcW w:w="1177" w:type="dxa"/>
          </w:tcPr>
          <w:p w14:paraId="5D03CE6C" w14:textId="0A109D28" w:rsidR="00AA32B6" w:rsidRPr="007C25F6" w:rsidRDefault="7CF57183" w:rsidP="7CF57183">
            <w:pPr>
              <w:ind w:firstLine="0"/>
              <w:jc w:val="center"/>
            </w:pPr>
            <w:r w:rsidRPr="7CF57183">
              <w:rPr>
                <w:rFonts w:cs="Times New Roman"/>
              </w:rPr>
              <w:t>En proceso</w:t>
            </w:r>
          </w:p>
          <w:p w14:paraId="53459831" w14:textId="7D8FBCF2" w:rsidR="00AA32B6" w:rsidRPr="007C25F6" w:rsidRDefault="00AA32B6" w:rsidP="007C25F6">
            <w:pPr>
              <w:ind w:firstLine="0"/>
              <w:jc w:val="center"/>
              <w:rPr>
                <w:rFonts w:cs="Times New Roman"/>
              </w:rPr>
            </w:pPr>
          </w:p>
        </w:tc>
      </w:tr>
      <w:tr w:rsidR="00F426D3" w14:paraId="2D8DB697" w14:textId="22B246EC" w:rsidTr="7CF57183">
        <w:trPr>
          <w:trHeight w:val="905"/>
        </w:trPr>
        <w:tc>
          <w:tcPr>
            <w:tcW w:w="636" w:type="dxa"/>
          </w:tcPr>
          <w:p w14:paraId="43AC49F9" w14:textId="09910A17" w:rsidR="00AA32B6" w:rsidRPr="007C25F6" w:rsidRDefault="00AA32B6" w:rsidP="007C25F6">
            <w:pPr>
              <w:ind w:firstLine="0"/>
              <w:jc w:val="center"/>
              <w:rPr>
                <w:rFonts w:cs="Times New Roman"/>
              </w:rPr>
            </w:pPr>
            <w:r w:rsidRPr="007C25F6">
              <w:rPr>
                <w:rFonts w:cs="Times New Roman"/>
              </w:rPr>
              <w:t>2.4</w:t>
            </w:r>
          </w:p>
        </w:tc>
        <w:tc>
          <w:tcPr>
            <w:tcW w:w="1344" w:type="dxa"/>
          </w:tcPr>
          <w:p w14:paraId="3AA64827" w14:textId="26D77316" w:rsidR="00AA32B6" w:rsidRPr="007C25F6" w:rsidRDefault="00D452EF" w:rsidP="007C25F6">
            <w:pPr>
              <w:ind w:firstLine="0"/>
              <w:jc w:val="center"/>
              <w:rPr>
                <w:rFonts w:cs="Times New Roman"/>
              </w:rPr>
            </w:pPr>
            <w:r w:rsidRPr="007C25F6">
              <w:rPr>
                <w:rFonts w:cs="Times New Roman"/>
                <w:color w:val="000000"/>
                <w:sz w:val="22"/>
                <w:szCs w:val="22"/>
                <w:shd w:val="clear" w:color="auto" w:fill="FFFFFF"/>
              </w:rPr>
              <w:t>Mostrando lista de empleados</w:t>
            </w:r>
          </w:p>
        </w:tc>
        <w:tc>
          <w:tcPr>
            <w:tcW w:w="2126" w:type="dxa"/>
          </w:tcPr>
          <w:p w14:paraId="439EBD88" w14:textId="6C307CFB"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Most</w:t>
            </w:r>
            <w:r w:rsidR="000C1D01">
              <w:rPr>
                <w:rFonts w:cs="Times New Roman"/>
              </w:rPr>
              <w:t>r</w:t>
            </w:r>
            <w:r w:rsidR="00AA32B6" w:rsidRPr="007C25F6">
              <w:rPr>
                <w:rFonts w:cs="Times New Roman"/>
              </w:rPr>
              <w:t>ar lista de empleados</w:t>
            </w:r>
          </w:p>
        </w:tc>
        <w:tc>
          <w:tcPr>
            <w:tcW w:w="1701" w:type="dxa"/>
          </w:tcPr>
          <w:p w14:paraId="3BD9EFB6" w14:textId="34135F2C" w:rsidR="00AA32B6" w:rsidRPr="007C25F6" w:rsidRDefault="00AA32B6" w:rsidP="007C25F6">
            <w:pPr>
              <w:ind w:firstLine="0"/>
              <w:jc w:val="center"/>
              <w:rPr>
                <w:rFonts w:cs="Times New Roman"/>
              </w:rPr>
            </w:pPr>
            <w:r w:rsidRPr="007C25F6">
              <w:rPr>
                <w:rFonts w:cs="Times New Roman"/>
              </w:rPr>
              <w:t>Diseñar y crear vista lista de empleado, importar información y diseñar la lista que refleje la información de empleados</w:t>
            </w:r>
          </w:p>
        </w:tc>
        <w:tc>
          <w:tcPr>
            <w:tcW w:w="1134" w:type="dxa"/>
          </w:tcPr>
          <w:p w14:paraId="1F818E9D" w14:textId="27B9C947" w:rsidR="00AA32B6" w:rsidRPr="007C25F6" w:rsidRDefault="00AA32B6" w:rsidP="007C25F6">
            <w:pPr>
              <w:ind w:firstLine="0"/>
              <w:jc w:val="center"/>
              <w:rPr>
                <w:rFonts w:cs="Times New Roman"/>
              </w:rPr>
            </w:pPr>
            <w:r w:rsidRPr="007C25F6">
              <w:rPr>
                <w:rFonts w:cs="Times New Roman"/>
              </w:rPr>
              <w:t>Alta</w:t>
            </w:r>
          </w:p>
        </w:tc>
        <w:tc>
          <w:tcPr>
            <w:tcW w:w="1276" w:type="dxa"/>
          </w:tcPr>
          <w:p w14:paraId="4848D7DB" w14:textId="4B0DFA3D" w:rsidR="00AA32B6" w:rsidRPr="007C25F6" w:rsidRDefault="00AA32B6" w:rsidP="007C25F6">
            <w:pPr>
              <w:ind w:firstLine="0"/>
              <w:jc w:val="center"/>
              <w:rPr>
                <w:rFonts w:cs="Times New Roman"/>
              </w:rPr>
            </w:pPr>
            <w:r w:rsidRPr="007C25F6">
              <w:rPr>
                <w:rFonts w:cs="Times New Roman"/>
              </w:rPr>
              <w:t>6</w:t>
            </w:r>
          </w:p>
        </w:tc>
        <w:tc>
          <w:tcPr>
            <w:tcW w:w="1177" w:type="dxa"/>
          </w:tcPr>
          <w:p w14:paraId="6785F4B4" w14:textId="0A109D28" w:rsidR="00AA32B6" w:rsidRPr="007C25F6" w:rsidRDefault="7CF57183" w:rsidP="7CF57183">
            <w:pPr>
              <w:ind w:firstLine="0"/>
              <w:jc w:val="center"/>
            </w:pPr>
            <w:r w:rsidRPr="7CF57183">
              <w:rPr>
                <w:rFonts w:cs="Times New Roman"/>
              </w:rPr>
              <w:t>En proceso</w:t>
            </w:r>
          </w:p>
          <w:p w14:paraId="2C5781C2" w14:textId="715D51EA" w:rsidR="00AA32B6" w:rsidRPr="007C25F6" w:rsidRDefault="00AA32B6" w:rsidP="007C25F6">
            <w:pPr>
              <w:ind w:firstLine="0"/>
              <w:jc w:val="center"/>
              <w:rPr>
                <w:rFonts w:cs="Times New Roman"/>
              </w:rPr>
            </w:pPr>
          </w:p>
        </w:tc>
      </w:tr>
      <w:tr w:rsidR="00F426D3" w14:paraId="01E246DF" w14:textId="60E98E8C" w:rsidTr="7CF57183">
        <w:trPr>
          <w:trHeight w:val="905"/>
        </w:trPr>
        <w:tc>
          <w:tcPr>
            <w:tcW w:w="636" w:type="dxa"/>
          </w:tcPr>
          <w:p w14:paraId="30A28404" w14:textId="0507501C" w:rsidR="00AA32B6" w:rsidRPr="007C25F6" w:rsidRDefault="00AA32B6" w:rsidP="007C25F6">
            <w:pPr>
              <w:ind w:firstLine="0"/>
              <w:jc w:val="center"/>
              <w:rPr>
                <w:rFonts w:cs="Times New Roman"/>
              </w:rPr>
            </w:pPr>
            <w:r w:rsidRPr="007C25F6">
              <w:rPr>
                <w:rFonts w:cs="Times New Roman"/>
              </w:rPr>
              <w:t>4.5</w:t>
            </w:r>
          </w:p>
        </w:tc>
        <w:tc>
          <w:tcPr>
            <w:tcW w:w="1344" w:type="dxa"/>
          </w:tcPr>
          <w:p w14:paraId="2CF47068" w14:textId="57309481" w:rsidR="00AA32B6" w:rsidRPr="007C25F6" w:rsidRDefault="00D452EF" w:rsidP="007C25F6">
            <w:pPr>
              <w:ind w:firstLine="0"/>
              <w:jc w:val="center"/>
              <w:rPr>
                <w:rFonts w:cs="Times New Roman"/>
              </w:rPr>
            </w:pPr>
            <w:r w:rsidRPr="007C25F6">
              <w:rPr>
                <w:rFonts w:cs="Times New Roman"/>
                <w:color w:val="000000"/>
                <w:sz w:val="22"/>
                <w:szCs w:val="22"/>
                <w:shd w:val="clear" w:color="auto" w:fill="FFFFFF"/>
              </w:rPr>
              <w:t>Visualizando el listado de turnos creado</w:t>
            </w:r>
          </w:p>
        </w:tc>
        <w:tc>
          <w:tcPr>
            <w:tcW w:w="2126" w:type="dxa"/>
          </w:tcPr>
          <w:p w14:paraId="65AF5A07" w14:textId="73BD4726"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Visualizar listado de turnos creado</w:t>
            </w:r>
          </w:p>
        </w:tc>
        <w:tc>
          <w:tcPr>
            <w:tcW w:w="1701" w:type="dxa"/>
          </w:tcPr>
          <w:p w14:paraId="131DB0D0" w14:textId="5C8DFC42" w:rsidR="00AA32B6" w:rsidRPr="007C25F6" w:rsidRDefault="00AA32B6" w:rsidP="007C25F6">
            <w:pPr>
              <w:ind w:firstLine="0"/>
              <w:jc w:val="center"/>
              <w:rPr>
                <w:rFonts w:cs="Times New Roman"/>
              </w:rPr>
            </w:pPr>
            <w:r w:rsidRPr="007C25F6">
              <w:rPr>
                <w:rFonts w:cs="Times New Roman"/>
              </w:rPr>
              <w:t>Diseñar y crear una vista de listado de turnos, importar información y diseñar lista que refleje los turnos creados</w:t>
            </w:r>
          </w:p>
        </w:tc>
        <w:tc>
          <w:tcPr>
            <w:tcW w:w="1134" w:type="dxa"/>
          </w:tcPr>
          <w:p w14:paraId="3A5A642D" w14:textId="644B1D73" w:rsidR="00AA32B6" w:rsidRPr="007C25F6" w:rsidRDefault="00AA32B6" w:rsidP="007C25F6">
            <w:pPr>
              <w:ind w:firstLine="0"/>
              <w:jc w:val="center"/>
              <w:rPr>
                <w:rFonts w:cs="Times New Roman"/>
              </w:rPr>
            </w:pPr>
            <w:r w:rsidRPr="007C25F6">
              <w:rPr>
                <w:rFonts w:cs="Times New Roman"/>
              </w:rPr>
              <w:t>Media</w:t>
            </w:r>
          </w:p>
        </w:tc>
        <w:tc>
          <w:tcPr>
            <w:tcW w:w="1276" w:type="dxa"/>
          </w:tcPr>
          <w:p w14:paraId="38C1E7B1" w14:textId="7245CE33" w:rsidR="00AA32B6" w:rsidRPr="007C25F6" w:rsidRDefault="00AA32B6" w:rsidP="007C25F6">
            <w:pPr>
              <w:ind w:firstLine="0"/>
              <w:jc w:val="center"/>
              <w:rPr>
                <w:rFonts w:cs="Times New Roman"/>
              </w:rPr>
            </w:pPr>
            <w:r w:rsidRPr="007C25F6">
              <w:rPr>
                <w:rFonts w:cs="Times New Roman"/>
              </w:rPr>
              <w:t>7</w:t>
            </w:r>
          </w:p>
        </w:tc>
        <w:tc>
          <w:tcPr>
            <w:tcW w:w="1177" w:type="dxa"/>
          </w:tcPr>
          <w:p w14:paraId="50763023" w14:textId="0A109D28" w:rsidR="00AA32B6" w:rsidRPr="007C25F6" w:rsidRDefault="7CF57183" w:rsidP="7CF57183">
            <w:pPr>
              <w:ind w:firstLine="0"/>
              <w:jc w:val="center"/>
            </w:pPr>
            <w:r w:rsidRPr="7CF57183">
              <w:rPr>
                <w:rFonts w:cs="Times New Roman"/>
              </w:rPr>
              <w:t>En proceso</w:t>
            </w:r>
          </w:p>
          <w:p w14:paraId="7B0E7E54" w14:textId="7CB33A20" w:rsidR="00AA32B6" w:rsidRPr="007C25F6" w:rsidRDefault="00AA32B6" w:rsidP="007C25F6">
            <w:pPr>
              <w:ind w:firstLine="0"/>
              <w:jc w:val="center"/>
              <w:rPr>
                <w:rFonts w:cs="Times New Roman"/>
              </w:rPr>
            </w:pPr>
          </w:p>
        </w:tc>
      </w:tr>
      <w:tr w:rsidR="00F426D3" w14:paraId="69153906" w14:textId="36743E4C" w:rsidTr="7CF57183">
        <w:trPr>
          <w:trHeight w:val="905"/>
        </w:trPr>
        <w:tc>
          <w:tcPr>
            <w:tcW w:w="636" w:type="dxa"/>
          </w:tcPr>
          <w:p w14:paraId="60C59D1F" w14:textId="798B483E" w:rsidR="00AA32B6" w:rsidRPr="007C25F6" w:rsidRDefault="00AA32B6" w:rsidP="007C25F6">
            <w:pPr>
              <w:ind w:firstLine="0"/>
              <w:jc w:val="center"/>
              <w:rPr>
                <w:rFonts w:cs="Times New Roman"/>
              </w:rPr>
            </w:pPr>
            <w:r w:rsidRPr="007C25F6">
              <w:rPr>
                <w:rFonts w:cs="Times New Roman"/>
              </w:rPr>
              <w:t>6.5</w:t>
            </w:r>
          </w:p>
        </w:tc>
        <w:tc>
          <w:tcPr>
            <w:tcW w:w="1344" w:type="dxa"/>
          </w:tcPr>
          <w:p w14:paraId="553CAEDE" w14:textId="4311234D" w:rsidR="00AA32B6" w:rsidRPr="007C25F6" w:rsidRDefault="00D452EF" w:rsidP="007C25F6">
            <w:pPr>
              <w:ind w:firstLine="0"/>
              <w:jc w:val="center"/>
              <w:rPr>
                <w:rFonts w:cs="Times New Roman"/>
              </w:rPr>
            </w:pPr>
            <w:r w:rsidRPr="007C25F6">
              <w:rPr>
                <w:rFonts w:cs="Times New Roman"/>
                <w:color w:val="000000"/>
                <w:sz w:val="22"/>
                <w:szCs w:val="22"/>
                <w:shd w:val="clear" w:color="auto" w:fill="FFFFFF"/>
              </w:rPr>
              <w:t>Visualizando lista con permisos aprobados</w:t>
            </w:r>
          </w:p>
        </w:tc>
        <w:tc>
          <w:tcPr>
            <w:tcW w:w="2126" w:type="dxa"/>
          </w:tcPr>
          <w:p w14:paraId="18298C60" w14:textId="3F5F7CB5"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Visualizar lista con permisos aprobados</w:t>
            </w:r>
          </w:p>
        </w:tc>
        <w:tc>
          <w:tcPr>
            <w:tcW w:w="1701" w:type="dxa"/>
          </w:tcPr>
          <w:p w14:paraId="0CFB0EC1" w14:textId="731DD7A5" w:rsidR="00AA32B6" w:rsidRPr="007C25F6" w:rsidRDefault="00AA32B6" w:rsidP="007C25F6">
            <w:pPr>
              <w:ind w:firstLine="0"/>
              <w:jc w:val="center"/>
              <w:rPr>
                <w:rFonts w:cs="Times New Roman"/>
              </w:rPr>
            </w:pPr>
            <w:r w:rsidRPr="007C25F6">
              <w:rPr>
                <w:rFonts w:cs="Times New Roman"/>
              </w:rPr>
              <w:t xml:space="preserve">Diseñar y crear vista permisos aprobados, importar información de base de datos y diseñar lista que refleje la información de </w:t>
            </w:r>
            <w:r w:rsidRPr="007C25F6">
              <w:rPr>
                <w:rFonts w:cs="Times New Roman"/>
              </w:rPr>
              <w:lastRenderedPageBreak/>
              <w:t>permisos aprobados</w:t>
            </w:r>
          </w:p>
        </w:tc>
        <w:tc>
          <w:tcPr>
            <w:tcW w:w="1134" w:type="dxa"/>
          </w:tcPr>
          <w:p w14:paraId="212E0C1A" w14:textId="13E9CE2F" w:rsidR="00AA32B6" w:rsidRPr="007C25F6" w:rsidRDefault="00AA32B6" w:rsidP="007C25F6">
            <w:pPr>
              <w:ind w:firstLine="0"/>
              <w:jc w:val="center"/>
              <w:rPr>
                <w:rFonts w:cs="Times New Roman"/>
              </w:rPr>
            </w:pPr>
            <w:r w:rsidRPr="007C25F6">
              <w:rPr>
                <w:rFonts w:cs="Times New Roman"/>
              </w:rPr>
              <w:lastRenderedPageBreak/>
              <w:t>Alta</w:t>
            </w:r>
          </w:p>
        </w:tc>
        <w:tc>
          <w:tcPr>
            <w:tcW w:w="1276" w:type="dxa"/>
          </w:tcPr>
          <w:p w14:paraId="7E930434" w14:textId="7B0464C6" w:rsidR="00AA32B6" w:rsidRPr="007C25F6" w:rsidRDefault="00AA32B6" w:rsidP="007C25F6">
            <w:pPr>
              <w:ind w:firstLine="0"/>
              <w:jc w:val="center"/>
              <w:rPr>
                <w:rFonts w:cs="Times New Roman"/>
              </w:rPr>
            </w:pPr>
            <w:r w:rsidRPr="007C25F6">
              <w:rPr>
                <w:rFonts w:cs="Times New Roman"/>
              </w:rPr>
              <w:t>7</w:t>
            </w:r>
          </w:p>
        </w:tc>
        <w:tc>
          <w:tcPr>
            <w:tcW w:w="1177" w:type="dxa"/>
          </w:tcPr>
          <w:p w14:paraId="55CA3F40" w14:textId="0A109D28" w:rsidR="00AA32B6" w:rsidRPr="007C25F6" w:rsidRDefault="7CF57183" w:rsidP="7CF57183">
            <w:pPr>
              <w:ind w:firstLine="0"/>
              <w:jc w:val="center"/>
            </w:pPr>
            <w:r w:rsidRPr="7CF57183">
              <w:rPr>
                <w:rFonts w:cs="Times New Roman"/>
              </w:rPr>
              <w:t>En proceso</w:t>
            </w:r>
          </w:p>
          <w:p w14:paraId="2486BA62" w14:textId="29D4F2A8" w:rsidR="00AA32B6" w:rsidRPr="007C25F6" w:rsidRDefault="00AA32B6" w:rsidP="007C25F6">
            <w:pPr>
              <w:ind w:firstLine="0"/>
              <w:jc w:val="center"/>
              <w:rPr>
                <w:rFonts w:cs="Times New Roman"/>
              </w:rPr>
            </w:pPr>
          </w:p>
        </w:tc>
      </w:tr>
      <w:tr w:rsidR="00F426D3" w14:paraId="0B290E6F" w14:textId="4237FC50" w:rsidTr="7CF57183">
        <w:trPr>
          <w:trHeight w:val="905"/>
        </w:trPr>
        <w:tc>
          <w:tcPr>
            <w:tcW w:w="636" w:type="dxa"/>
          </w:tcPr>
          <w:p w14:paraId="6E397803" w14:textId="7E96A22C" w:rsidR="00AA32B6" w:rsidRPr="007C25F6" w:rsidRDefault="00AA32B6" w:rsidP="007C25F6">
            <w:pPr>
              <w:ind w:firstLine="0"/>
              <w:jc w:val="center"/>
              <w:rPr>
                <w:rFonts w:cs="Times New Roman"/>
              </w:rPr>
            </w:pPr>
            <w:r w:rsidRPr="007C25F6">
              <w:rPr>
                <w:rFonts w:cs="Times New Roman"/>
              </w:rPr>
              <w:t>7.2</w:t>
            </w:r>
          </w:p>
        </w:tc>
        <w:tc>
          <w:tcPr>
            <w:tcW w:w="1344" w:type="dxa"/>
          </w:tcPr>
          <w:p w14:paraId="174EC1A1" w14:textId="34112153" w:rsidR="00AA32B6" w:rsidRPr="007C25F6" w:rsidRDefault="00D452EF" w:rsidP="007C25F6">
            <w:pPr>
              <w:ind w:firstLine="0"/>
              <w:jc w:val="center"/>
              <w:rPr>
                <w:rFonts w:cs="Times New Roman"/>
              </w:rPr>
            </w:pPr>
            <w:r w:rsidRPr="007C25F6">
              <w:rPr>
                <w:rFonts w:cs="Times New Roman"/>
                <w:color w:val="000000"/>
                <w:sz w:val="22"/>
                <w:szCs w:val="22"/>
                <w:shd w:val="clear" w:color="auto" w:fill="FFFFFF"/>
              </w:rPr>
              <w:t xml:space="preserve">Accediendo al </w:t>
            </w:r>
            <w:r w:rsidR="007C25F6" w:rsidRPr="007C25F6">
              <w:rPr>
                <w:rFonts w:cs="Times New Roman"/>
                <w:color w:val="000000"/>
                <w:sz w:val="22"/>
                <w:szCs w:val="22"/>
                <w:shd w:val="clear" w:color="auto" w:fill="FFFFFF"/>
              </w:rPr>
              <w:t>menú</w:t>
            </w:r>
          </w:p>
        </w:tc>
        <w:tc>
          <w:tcPr>
            <w:tcW w:w="2126" w:type="dxa"/>
          </w:tcPr>
          <w:p w14:paraId="2DBE0D51" w14:textId="4D4007FD"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Acceder al menú (Iniciar sesión)</w:t>
            </w:r>
          </w:p>
        </w:tc>
        <w:tc>
          <w:tcPr>
            <w:tcW w:w="1701" w:type="dxa"/>
          </w:tcPr>
          <w:p w14:paraId="6F11AA93" w14:textId="274A8384" w:rsidR="00AA32B6" w:rsidRPr="007C25F6" w:rsidRDefault="00AA32B6" w:rsidP="007C25F6">
            <w:pPr>
              <w:ind w:firstLine="0"/>
              <w:jc w:val="center"/>
              <w:rPr>
                <w:rFonts w:cs="Times New Roman"/>
              </w:rPr>
            </w:pPr>
            <w:r w:rsidRPr="007C25F6">
              <w:rPr>
                <w:rFonts w:cs="Times New Roman"/>
              </w:rPr>
              <w:t>Diseñar inicio de sesión y menú principal que validen credenciales y direccione al menú principal</w:t>
            </w:r>
          </w:p>
        </w:tc>
        <w:tc>
          <w:tcPr>
            <w:tcW w:w="1134" w:type="dxa"/>
          </w:tcPr>
          <w:p w14:paraId="3C205579" w14:textId="7DAFCF18" w:rsidR="00AA32B6" w:rsidRPr="007C25F6" w:rsidRDefault="00AA32B6" w:rsidP="007C25F6">
            <w:pPr>
              <w:ind w:firstLine="0"/>
              <w:jc w:val="center"/>
              <w:rPr>
                <w:rFonts w:cs="Times New Roman"/>
              </w:rPr>
            </w:pPr>
            <w:r w:rsidRPr="007C25F6">
              <w:rPr>
                <w:rFonts w:cs="Times New Roman"/>
              </w:rPr>
              <w:t>Alta</w:t>
            </w:r>
          </w:p>
        </w:tc>
        <w:tc>
          <w:tcPr>
            <w:tcW w:w="1276" w:type="dxa"/>
          </w:tcPr>
          <w:p w14:paraId="3F7BCB0A" w14:textId="729AEFA5" w:rsidR="00AA32B6" w:rsidRPr="007C25F6" w:rsidRDefault="00AA32B6" w:rsidP="007C25F6">
            <w:pPr>
              <w:ind w:firstLine="0"/>
              <w:jc w:val="center"/>
              <w:rPr>
                <w:rFonts w:cs="Times New Roman"/>
              </w:rPr>
            </w:pPr>
            <w:r w:rsidRPr="007C25F6">
              <w:rPr>
                <w:rFonts w:cs="Times New Roman"/>
              </w:rPr>
              <w:t>7</w:t>
            </w:r>
          </w:p>
        </w:tc>
        <w:tc>
          <w:tcPr>
            <w:tcW w:w="1177" w:type="dxa"/>
          </w:tcPr>
          <w:p w14:paraId="4E0EA3C8" w14:textId="0A109D28" w:rsidR="00AA32B6" w:rsidRPr="007C25F6" w:rsidRDefault="7CF57183" w:rsidP="7CF57183">
            <w:pPr>
              <w:ind w:firstLine="0"/>
              <w:jc w:val="center"/>
            </w:pPr>
            <w:r w:rsidRPr="7CF57183">
              <w:rPr>
                <w:rFonts w:cs="Times New Roman"/>
              </w:rPr>
              <w:t>En proceso</w:t>
            </w:r>
          </w:p>
          <w:p w14:paraId="78D75902" w14:textId="5B41DE33" w:rsidR="00AA32B6" w:rsidRPr="007C25F6" w:rsidRDefault="00AA32B6" w:rsidP="007C25F6">
            <w:pPr>
              <w:ind w:firstLine="0"/>
              <w:jc w:val="center"/>
              <w:rPr>
                <w:rFonts w:cs="Times New Roman"/>
              </w:rPr>
            </w:pPr>
          </w:p>
        </w:tc>
      </w:tr>
      <w:tr w:rsidR="00F426D3" w14:paraId="3182E19D" w14:textId="1CB8072A" w:rsidTr="7CF57183">
        <w:trPr>
          <w:trHeight w:val="905"/>
        </w:trPr>
        <w:tc>
          <w:tcPr>
            <w:tcW w:w="636" w:type="dxa"/>
          </w:tcPr>
          <w:p w14:paraId="73D87E06" w14:textId="6E1279FF" w:rsidR="00AA32B6" w:rsidRPr="007C25F6" w:rsidRDefault="00AA32B6" w:rsidP="007C25F6">
            <w:pPr>
              <w:ind w:firstLine="0"/>
              <w:jc w:val="center"/>
              <w:rPr>
                <w:rFonts w:cs="Times New Roman"/>
              </w:rPr>
            </w:pPr>
            <w:r w:rsidRPr="007C25F6">
              <w:rPr>
                <w:rFonts w:cs="Times New Roman"/>
              </w:rPr>
              <w:t>7.4</w:t>
            </w:r>
          </w:p>
        </w:tc>
        <w:tc>
          <w:tcPr>
            <w:tcW w:w="1344" w:type="dxa"/>
          </w:tcPr>
          <w:p w14:paraId="19DB44DA" w14:textId="3618CDAB" w:rsidR="00AA32B6" w:rsidRPr="007C25F6" w:rsidRDefault="007C25F6" w:rsidP="007C25F6">
            <w:pPr>
              <w:ind w:firstLine="0"/>
              <w:jc w:val="center"/>
              <w:rPr>
                <w:rFonts w:cs="Times New Roman"/>
              </w:rPr>
            </w:pPr>
            <w:r w:rsidRPr="007C25F6">
              <w:rPr>
                <w:rFonts w:cs="Times New Roman"/>
                <w:color w:val="000000"/>
                <w:sz w:val="22"/>
                <w:szCs w:val="22"/>
                <w:shd w:val="clear" w:color="auto" w:fill="FFFFFF"/>
              </w:rPr>
              <w:t>Cerrando sesión</w:t>
            </w:r>
          </w:p>
        </w:tc>
        <w:tc>
          <w:tcPr>
            <w:tcW w:w="2126" w:type="dxa"/>
          </w:tcPr>
          <w:p w14:paraId="536798C0" w14:textId="2C7F65C1"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Cerrar sesión</w:t>
            </w:r>
          </w:p>
        </w:tc>
        <w:tc>
          <w:tcPr>
            <w:tcW w:w="1701" w:type="dxa"/>
          </w:tcPr>
          <w:p w14:paraId="485BDF3B" w14:textId="20C6767B" w:rsidR="00AA32B6" w:rsidRPr="007C25F6" w:rsidRDefault="00AA32B6" w:rsidP="007C25F6">
            <w:pPr>
              <w:ind w:firstLine="0"/>
              <w:jc w:val="center"/>
              <w:rPr>
                <w:rFonts w:cs="Times New Roman"/>
              </w:rPr>
            </w:pPr>
            <w:r w:rsidRPr="007C25F6">
              <w:rPr>
                <w:rFonts w:cs="Times New Roman"/>
              </w:rPr>
              <w:t>Diseñar botón de cerrar sesión, ventana de confirmación y redireccionar al inicio de sesión</w:t>
            </w:r>
          </w:p>
        </w:tc>
        <w:tc>
          <w:tcPr>
            <w:tcW w:w="1134" w:type="dxa"/>
          </w:tcPr>
          <w:p w14:paraId="30D27E48" w14:textId="5A177495" w:rsidR="00AA32B6" w:rsidRPr="007C25F6" w:rsidRDefault="00AA32B6" w:rsidP="007C25F6">
            <w:pPr>
              <w:ind w:firstLine="0"/>
              <w:jc w:val="center"/>
              <w:rPr>
                <w:rFonts w:cs="Times New Roman"/>
              </w:rPr>
            </w:pPr>
            <w:r w:rsidRPr="007C25F6">
              <w:rPr>
                <w:rFonts w:cs="Times New Roman"/>
              </w:rPr>
              <w:t>Alta</w:t>
            </w:r>
          </w:p>
        </w:tc>
        <w:tc>
          <w:tcPr>
            <w:tcW w:w="1276" w:type="dxa"/>
          </w:tcPr>
          <w:p w14:paraId="16435E3C" w14:textId="3CE8868D" w:rsidR="00AA32B6" w:rsidRPr="007C25F6" w:rsidRDefault="00AA32B6" w:rsidP="007C25F6">
            <w:pPr>
              <w:ind w:firstLine="0"/>
              <w:jc w:val="center"/>
              <w:rPr>
                <w:rFonts w:cs="Times New Roman"/>
              </w:rPr>
            </w:pPr>
            <w:r w:rsidRPr="007C25F6">
              <w:rPr>
                <w:rFonts w:cs="Times New Roman"/>
              </w:rPr>
              <w:t>8</w:t>
            </w:r>
          </w:p>
        </w:tc>
        <w:tc>
          <w:tcPr>
            <w:tcW w:w="1177" w:type="dxa"/>
          </w:tcPr>
          <w:p w14:paraId="2CA3F6C8" w14:textId="0A109D28" w:rsidR="00AA32B6" w:rsidRPr="007C25F6" w:rsidRDefault="7CF57183" w:rsidP="7CF57183">
            <w:pPr>
              <w:ind w:firstLine="0"/>
              <w:jc w:val="center"/>
            </w:pPr>
            <w:r w:rsidRPr="7CF57183">
              <w:rPr>
                <w:rFonts w:cs="Times New Roman"/>
              </w:rPr>
              <w:t>En proceso</w:t>
            </w:r>
          </w:p>
          <w:p w14:paraId="5AF7A53B" w14:textId="2F29455E" w:rsidR="00AA32B6" w:rsidRPr="007C25F6" w:rsidRDefault="00AA32B6" w:rsidP="007C25F6">
            <w:pPr>
              <w:ind w:firstLine="0"/>
              <w:jc w:val="center"/>
              <w:rPr>
                <w:rFonts w:cs="Times New Roman"/>
              </w:rPr>
            </w:pPr>
          </w:p>
        </w:tc>
      </w:tr>
      <w:tr w:rsidR="00F426D3" w14:paraId="198DA78A" w14:textId="10F8C6B1" w:rsidTr="7CF57183">
        <w:trPr>
          <w:trHeight w:val="905"/>
        </w:trPr>
        <w:tc>
          <w:tcPr>
            <w:tcW w:w="636" w:type="dxa"/>
          </w:tcPr>
          <w:p w14:paraId="05161842" w14:textId="23CF1533" w:rsidR="00AA32B6" w:rsidRPr="007C25F6" w:rsidRDefault="00AA32B6" w:rsidP="007C25F6">
            <w:pPr>
              <w:ind w:firstLine="0"/>
              <w:jc w:val="center"/>
              <w:rPr>
                <w:rFonts w:cs="Times New Roman"/>
              </w:rPr>
            </w:pPr>
            <w:r w:rsidRPr="007C25F6">
              <w:rPr>
                <w:rFonts w:cs="Times New Roman"/>
              </w:rPr>
              <w:t>7.5</w:t>
            </w:r>
          </w:p>
        </w:tc>
        <w:tc>
          <w:tcPr>
            <w:tcW w:w="1344" w:type="dxa"/>
          </w:tcPr>
          <w:p w14:paraId="107D75C1" w14:textId="6810AEC3" w:rsidR="00AA32B6" w:rsidRPr="007C25F6" w:rsidRDefault="007C25F6" w:rsidP="007C25F6">
            <w:pPr>
              <w:ind w:firstLine="0"/>
              <w:jc w:val="center"/>
              <w:rPr>
                <w:rFonts w:cs="Times New Roman"/>
              </w:rPr>
            </w:pPr>
            <w:r w:rsidRPr="007C25F6">
              <w:rPr>
                <w:rFonts w:cs="Times New Roman"/>
                <w:color w:val="000000"/>
                <w:sz w:val="22"/>
                <w:szCs w:val="22"/>
                <w:shd w:val="clear" w:color="auto" w:fill="FFFFFF"/>
              </w:rPr>
              <w:t>Volviendo al menú principal</w:t>
            </w:r>
          </w:p>
        </w:tc>
        <w:tc>
          <w:tcPr>
            <w:tcW w:w="2126" w:type="dxa"/>
          </w:tcPr>
          <w:p w14:paraId="3BAD55BF" w14:textId="2E6F65B8" w:rsidR="00AA32B6" w:rsidRPr="007C25F6" w:rsidRDefault="00F426D3" w:rsidP="007C25F6">
            <w:pPr>
              <w:ind w:firstLine="0"/>
              <w:jc w:val="center"/>
              <w:rPr>
                <w:rFonts w:cs="Times New Roman"/>
              </w:rPr>
            </w:pPr>
            <w:r>
              <w:rPr>
                <w:rFonts w:cs="Times New Roman"/>
              </w:rPr>
              <w:t xml:space="preserve">Como usuario necesito poder. </w:t>
            </w:r>
            <w:r w:rsidR="00AA32B6" w:rsidRPr="007C25F6">
              <w:rPr>
                <w:rFonts w:cs="Times New Roman"/>
              </w:rPr>
              <w:t>Volver al menú principal</w:t>
            </w:r>
          </w:p>
        </w:tc>
        <w:tc>
          <w:tcPr>
            <w:tcW w:w="1701" w:type="dxa"/>
          </w:tcPr>
          <w:p w14:paraId="03BF5BF4" w14:textId="2A552E87" w:rsidR="00AA32B6" w:rsidRPr="007C25F6" w:rsidRDefault="00AA32B6" w:rsidP="007C25F6">
            <w:pPr>
              <w:ind w:firstLine="0"/>
              <w:jc w:val="center"/>
              <w:rPr>
                <w:rFonts w:cs="Times New Roman"/>
              </w:rPr>
            </w:pPr>
            <w:r w:rsidRPr="007C25F6">
              <w:rPr>
                <w:rFonts w:cs="Times New Roman"/>
              </w:rPr>
              <w:t>Diseñar una imagen que se vincule para redireccionar al menú principal</w:t>
            </w:r>
          </w:p>
        </w:tc>
        <w:tc>
          <w:tcPr>
            <w:tcW w:w="1134" w:type="dxa"/>
          </w:tcPr>
          <w:p w14:paraId="6848B9E5" w14:textId="0E393D97" w:rsidR="00AA32B6" w:rsidRPr="007C25F6" w:rsidRDefault="00AA32B6" w:rsidP="007C25F6">
            <w:pPr>
              <w:ind w:firstLine="0"/>
              <w:jc w:val="center"/>
              <w:rPr>
                <w:rFonts w:cs="Times New Roman"/>
              </w:rPr>
            </w:pPr>
            <w:r w:rsidRPr="007C25F6">
              <w:rPr>
                <w:rFonts w:cs="Times New Roman"/>
              </w:rPr>
              <w:t>Alta</w:t>
            </w:r>
          </w:p>
        </w:tc>
        <w:tc>
          <w:tcPr>
            <w:tcW w:w="1276" w:type="dxa"/>
          </w:tcPr>
          <w:p w14:paraId="49108365" w14:textId="3F7EA192" w:rsidR="00AA32B6" w:rsidRPr="007C25F6" w:rsidRDefault="00AA32B6" w:rsidP="007C25F6">
            <w:pPr>
              <w:ind w:firstLine="0"/>
              <w:jc w:val="center"/>
              <w:rPr>
                <w:rFonts w:cs="Times New Roman"/>
              </w:rPr>
            </w:pPr>
            <w:r w:rsidRPr="007C25F6">
              <w:rPr>
                <w:rFonts w:cs="Times New Roman"/>
              </w:rPr>
              <w:t>8</w:t>
            </w:r>
          </w:p>
        </w:tc>
        <w:tc>
          <w:tcPr>
            <w:tcW w:w="1177" w:type="dxa"/>
          </w:tcPr>
          <w:p w14:paraId="5B7E5C2C" w14:textId="0A109D28" w:rsidR="00AA32B6" w:rsidRPr="007C25F6" w:rsidRDefault="7CF57183" w:rsidP="7CF57183">
            <w:pPr>
              <w:ind w:firstLine="0"/>
              <w:jc w:val="center"/>
            </w:pPr>
            <w:r w:rsidRPr="7CF57183">
              <w:rPr>
                <w:rFonts w:cs="Times New Roman"/>
              </w:rPr>
              <w:t>En proceso</w:t>
            </w:r>
          </w:p>
          <w:p w14:paraId="32EB259B" w14:textId="3BDD79FF" w:rsidR="00AA32B6" w:rsidRPr="007C25F6" w:rsidRDefault="00AA32B6" w:rsidP="007C25F6">
            <w:pPr>
              <w:ind w:firstLine="0"/>
              <w:jc w:val="center"/>
              <w:rPr>
                <w:rFonts w:cs="Times New Roman"/>
              </w:rPr>
            </w:pPr>
          </w:p>
        </w:tc>
      </w:tr>
    </w:tbl>
    <w:p w14:paraId="5D5BF676" w14:textId="3B9CA733" w:rsidR="00225003" w:rsidRDefault="00225003" w:rsidP="00C54CC8">
      <w:pPr>
        <w:pStyle w:val="Sinespaciado"/>
      </w:pPr>
    </w:p>
    <w:p w14:paraId="36BC9C6F" w14:textId="2D36EE5D" w:rsidR="00F426D3" w:rsidRDefault="00137052" w:rsidP="00170657">
      <w:r>
        <w:t>Fuente: elaborado por estudiante de acuerdo con el proyect</w:t>
      </w:r>
      <w:r w:rsidR="00170657">
        <w:t>o</w:t>
      </w:r>
    </w:p>
    <w:p w14:paraId="600B5133" w14:textId="16BEEF34" w:rsidR="00160361" w:rsidRPr="00F35736" w:rsidRDefault="00F426D3" w:rsidP="00F426D3">
      <w:pPr>
        <w:spacing w:line="278" w:lineRule="auto"/>
        <w:ind w:firstLine="0"/>
        <w:jc w:val="left"/>
      </w:pPr>
      <w:r>
        <w:br w:type="page"/>
      </w:r>
    </w:p>
    <w:p w14:paraId="1D9ACE2B" w14:textId="203B20E2" w:rsidR="005A03DF" w:rsidRDefault="008E3157" w:rsidP="005A03DF">
      <w:pPr>
        <w:pStyle w:val="Ttulo1"/>
      </w:pPr>
      <w:bookmarkStart w:id="35" w:name="_Toc201199516"/>
      <w:bookmarkStart w:id="36" w:name="_Toc201199581"/>
      <w:bookmarkStart w:id="37" w:name="_Toc201199670"/>
      <w:r>
        <w:lastRenderedPageBreak/>
        <w:t>SPRINT BACKLOG</w:t>
      </w:r>
      <w:r w:rsidR="00FD2BD9">
        <w:t xml:space="preserve"> Y VISTA EXTERNA</w:t>
      </w:r>
      <w:bookmarkEnd w:id="35"/>
      <w:bookmarkEnd w:id="36"/>
      <w:bookmarkEnd w:id="37"/>
    </w:p>
    <w:p w14:paraId="13FA23D5" w14:textId="77777777" w:rsidR="00225003" w:rsidRDefault="00225003" w:rsidP="00225003"/>
    <w:p w14:paraId="3DDEBD22" w14:textId="77777777" w:rsidR="00987A0F" w:rsidRPr="00225003" w:rsidRDefault="00987A0F" w:rsidP="00225003"/>
    <w:p w14:paraId="5B106C05" w14:textId="4C407EA2" w:rsidR="00B6155F" w:rsidRDefault="00115472" w:rsidP="00974F7F">
      <w:pPr>
        <w:rPr>
          <w:noProof/>
        </w:rPr>
      </w:pPr>
      <w:r>
        <w:t xml:space="preserve">El sprint backlog se enfoca en el primer incremento del sistema web </w:t>
      </w:r>
      <w:r w:rsidR="00F3456F">
        <w:t xml:space="preserve">además la vista externa </w:t>
      </w:r>
      <w:r w:rsidR="00084473">
        <w:t xml:space="preserve">son los </w:t>
      </w:r>
      <w:r w:rsidR="00225003" w:rsidRPr="00225003">
        <w:t>casos de uso de tipo extendido y sus nombres están formulados en gerundio, como se observa en los ejemplos presentes en el documento.</w:t>
      </w:r>
      <w:r w:rsidR="00B6155F" w:rsidRPr="00B6155F">
        <w:rPr>
          <w:noProof/>
        </w:rPr>
        <w:t xml:space="preserve"> </w:t>
      </w:r>
    </w:p>
    <w:p w14:paraId="4C666F7B" w14:textId="77777777" w:rsidR="00FD2BD9" w:rsidRDefault="00FD2BD9" w:rsidP="00225003">
      <w:pPr>
        <w:rPr>
          <w:noProof/>
        </w:rPr>
      </w:pPr>
    </w:p>
    <w:p w14:paraId="7D028EDA" w14:textId="7F97F501" w:rsidR="00FD2BD9" w:rsidRDefault="00BA6E02" w:rsidP="00FD2BD9">
      <w:pPr>
        <w:pStyle w:val="Ttulo2"/>
        <w:rPr>
          <w:noProof/>
        </w:rPr>
      </w:pPr>
      <w:bookmarkStart w:id="38" w:name="_Toc201199517"/>
      <w:r>
        <w:rPr>
          <w:noProof/>
        </w:rPr>
        <w:t>Sprint backlog</w:t>
      </w:r>
      <w:bookmarkEnd w:id="38"/>
    </w:p>
    <w:p w14:paraId="02B55D46" w14:textId="77777777" w:rsidR="00FD2BD9" w:rsidRPr="00FD2BD9" w:rsidRDefault="00FD2BD9" w:rsidP="00FD2BD9"/>
    <w:p w14:paraId="0D16A7E8" w14:textId="61571744" w:rsidR="00FD2BD9" w:rsidRDefault="00FD2BD9" w:rsidP="00FD2BD9">
      <w:r w:rsidRPr="00225003">
        <w:t xml:space="preserve">El Sprint Backlog de este </w:t>
      </w:r>
      <w:r>
        <w:t xml:space="preserve">primer </w:t>
      </w:r>
      <w:r w:rsidRPr="00225003">
        <w:t>incremento se ha enfocado en la Vista Externa del sistema, detallando los casos de uso que lo componen</w:t>
      </w:r>
      <w:r w:rsidR="00840341">
        <w:t>.</w:t>
      </w:r>
    </w:p>
    <w:p w14:paraId="0363A81E" w14:textId="77777777" w:rsidR="00974F7F" w:rsidRDefault="00974F7F" w:rsidP="00FD2BD9"/>
    <w:p w14:paraId="41DF4594" w14:textId="47ACC45A" w:rsidR="00EB1CC8" w:rsidRDefault="00EB1CC8" w:rsidP="00FD2BD9">
      <w:r>
        <w:t xml:space="preserve">En la tabla 4.1 se especifica el conjunto de elementos </w:t>
      </w:r>
      <w:r w:rsidR="00E93253">
        <w:t xml:space="preserve">del producto backlog </w:t>
      </w:r>
      <w:r w:rsidR="00740CD0">
        <w:t>para ser desarrollados en el sprint actual, junto con plan</w:t>
      </w:r>
      <w:r w:rsidR="008864E1">
        <w:t xml:space="preserve"> para entrega.</w:t>
      </w:r>
    </w:p>
    <w:p w14:paraId="59E6FBC7" w14:textId="77777777" w:rsidR="003E7B2B" w:rsidRDefault="003E7B2B" w:rsidP="00FD2BD9"/>
    <w:p w14:paraId="2A248EAC" w14:textId="3F0DA03E" w:rsidR="003E7B2B" w:rsidRDefault="2B78DE59" w:rsidP="003E7B2B">
      <w:pPr>
        <w:pStyle w:val="Descripcin"/>
      </w:pPr>
      <w:bookmarkStart w:id="39" w:name="_Toc200854046"/>
      <w:bookmarkStart w:id="40" w:name="_Toc201172327"/>
      <w:bookmarkStart w:id="41" w:name="_Toc201199582"/>
      <w:bookmarkStart w:id="42" w:name="_Toc201199671"/>
      <w:r>
        <w:t xml:space="preserve">Tabla </w:t>
      </w:r>
      <w:fldSimple w:instr=" STYLEREF 1 \s ">
        <w:r w:rsidR="00ED0FAA">
          <w:rPr>
            <w:noProof/>
          </w:rPr>
          <w:t>4</w:t>
        </w:r>
      </w:fldSimple>
      <w:r w:rsidR="00ED0FAA">
        <w:t>.</w:t>
      </w:r>
      <w:fldSimple w:instr=" SEQ Tabla \* ARABIC \s 1 ">
        <w:r w:rsidR="00ED0FAA">
          <w:rPr>
            <w:noProof/>
          </w:rPr>
          <w:t>1</w:t>
        </w:r>
      </w:fldSimple>
      <w:r>
        <w:t xml:space="preserve"> Sprint backlog</w:t>
      </w:r>
      <w:bookmarkEnd w:id="39"/>
      <w:bookmarkEnd w:id="40"/>
      <w:bookmarkEnd w:id="41"/>
      <w:bookmarkEnd w:id="42"/>
    </w:p>
    <w:p w14:paraId="3BE0E531" w14:textId="1E35EEC1" w:rsidR="00473D40" w:rsidRDefault="00285E2D" w:rsidP="00BA28C4">
      <w:pPr>
        <w:pStyle w:val="Sinespaciado"/>
      </w:pPr>
      <w:r>
        <w:rPr>
          <w:noProof/>
        </w:rPr>
        <w:drawing>
          <wp:inline distT="0" distB="0" distL="0" distR="0" wp14:anchorId="6EC46DCC" wp14:editId="3EA63D92">
            <wp:extent cx="5981698" cy="1685925"/>
            <wp:effectExtent l="0" t="0" r="0" b="0"/>
            <wp:docPr id="1940884485" name="Picture 1940884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81698" cy="1685925"/>
                    </a:xfrm>
                    <a:prstGeom prst="rect">
                      <a:avLst/>
                    </a:prstGeom>
                  </pic:spPr>
                </pic:pic>
              </a:graphicData>
            </a:graphic>
          </wp:inline>
        </w:drawing>
      </w:r>
    </w:p>
    <w:p w14:paraId="57369A83" w14:textId="47790085" w:rsidR="002F60DB" w:rsidRDefault="000364C8" w:rsidP="00BA28C4">
      <w:pPr>
        <w:pStyle w:val="Sinespaciado"/>
      </w:pPr>
      <w:r>
        <w:rPr>
          <w:noProof/>
        </w:rPr>
        <w:lastRenderedPageBreak/>
        <w:drawing>
          <wp:inline distT="0" distB="0" distL="0" distR="0" wp14:anchorId="68AB8351" wp14:editId="4EEB9454">
            <wp:extent cx="5981698" cy="1543050"/>
            <wp:effectExtent l="0" t="0" r="0" b="0"/>
            <wp:docPr id="678173019" name="Picture 678173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81698" cy="1543050"/>
                    </a:xfrm>
                    <a:prstGeom prst="rect">
                      <a:avLst/>
                    </a:prstGeom>
                  </pic:spPr>
                </pic:pic>
              </a:graphicData>
            </a:graphic>
          </wp:inline>
        </w:drawing>
      </w:r>
    </w:p>
    <w:p w14:paraId="1C94044A" w14:textId="11E65C56" w:rsidR="00BA6E02" w:rsidRDefault="00BA6E02" w:rsidP="00BA28C4">
      <w:pPr>
        <w:pStyle w:val="Sinespaciado"/>
      </w:pPr>
      <w:r>
        <w:rPr>
          <w:noProof/>
        </w:rPr>
        <w:drawing>
          <wp:inline distT="0" distB="0" distL="0" distR="0" wp14:anchorId="0B760EC2" wp14:editId="3805BB34">
            <wp:extent cx="5981698" cy="1457325"/>
            <wp:effectExtent l="0" t="0" r="0" b="0"/>
            <wp:docPr id="1553895723" name="Picture 1553895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81698" cy="1457325"/>
                    </a:xfrm>
                    <a:prstGeom prst="rect">
                      <a:avLst/>
                    </a:prstGeom>
                  </pic:spPr>
                </pic:pic>
              </a:graphicData>
            </a:graphic>
          </wp:inline>
        </w:drawing>
      </w:r>
    </w:p>
    <w:p w14:paraId="2915C05D" w14:textId="77777777" w:rsidR="00BA28C4" w:rsidRDefault="00BA28C4" w:rsidP="00BA28C4">
      <w:pPr>
        <w:pStyle w:val="Sinespaciado"/>
      </w:pPr>
    </w:p>
    <w:p w14:paraId="46A7DD17" w14:textId="77777777" w:rsidR="007C5EEB" w:rsidRDefault="007C5EEB" w:rsidP="007C5EEB">
      <w:r>
        <w:t>Fuente: Elaborado por el estudiante de acuerdo con el proyecto</w:t>
      </w:r>
    </w:p>
    <w:p w14:paraId="2DA82521" w14:textId="77777777" w:rsidR="007C5EEB" w:rsidRPr="00BA6E02" w:rsidRDefault="007C5EEB" w:rsidP="007C5EEB">
      <w:pPr>
        <w:ind w:firstLine="0"/>
      </w:pPr>
    </w:p>
    <w:p w14:paraId="239F69CA" w14:textId="06892F8F" w:rsidR="0069031B" w:rsidRDefault="005B5DF6" w:rsidP="005B5DF6">
      <w:pPr>
        <w:pStyle w:val="Ttulo2"/>
        <w:rPr>
          <w:noProof/>
        </w:rPr>
      </w:pPr>
      <w:bookmarkStart w:id="43" w:name="_Toc201199518"/>
      <w:r>
        <w:rPr>
          <w:noProof/>
        </w:rPr>
        <w:t>V</w:t>
      </w:r>
      <w:r w:rsidR="00BA6E02">
        <w:rPr>
          <w:noProof/>
        </w:rPr>
        <w:t>ista externa</w:t>
      </w:r>
      <w:r w:rsidR="00840341">
        <w:rPr>
          <w:noProof/>
        </w:rPr>
        <w:t xml:space="preserve"> </w:t>
      </w:r>
      <w:r w:rsidR="00BA6E02">
        <w:rPr>
          <w:noProof/>
        </w:rPr>
        <w:t>( Casos de uso )</w:t>
      </w:r>
      <w:bookmarkEnd w:id="43"/>
    </w:p>
    <w:p w14:paraId="6F21FA3A" w14:textId="77777777" w:rsidR="00FD2BD9" w:rsidRPr="00FD2BD9" w:rsidRDefault="00FD2BD9" w:rsidP="00FD2BD9"/>
    <w:p w14:paraId="241DC934" w14:textId="7AA0E148" w:rsidR="00BA6E02" w:rsidRDefault="00840341" w:rsidP="00BA6E02">
      <w:r>
        <w:t>La vista externa presenta los</w:t>
      </w:r>
      <w:r w:rsidR="00FD2BD9" w:rsidRPr="00225003">
        <w:t xml:space="preserve"> casos de uso </w:t>
      </w:r>
      <w:r>
        <w:t xml:space="preserve">donde </w:t>
      </w:r>
      <w:r w:rsidR="00FD2BD9" w:rsidRPr="00225003">
        <w:t>son de tipo extendido y sus nombres están formulados en gerundio, como se observa en los ejemplos presentes en el documento</w:t>
      </w:r>
    </w:p>
    <w:p w14:paraId="0591714F" w14:textId="66818184" w:rsidR="00FD2BD9" w:rsidRPr="00BA6E02" w:rsidRDefault="00D67A7E" w:rsidP="00D67A7E">
      <w:pPr>
        <w:spacing w:line="278" w:lineRule="auto"/>
        <w:ind w:firstLine="0"/>
        <w:jc w:val="left"/>
      </w:pPr>
      <w:r>
        <w:br w:type="page"/>
      </w:r>
    </w:p>
    <w:p w14:paraId="2E169FA9" w14:textId="732CF08A" w:rsidR="0069031B" w:rsidRDefault="0069031B" w:rsidP="0069031B">
      <w:r>
        <w:lastRenderedPageBreak/>
        <w:t xml:space="preserve">En la </w:t>
      </w:r>
      <w:r>
        <w:rPr>
          <w:i/>
        </w:rPr>
        <w:t xml:space="preserve">Tabla </w:t>
      </w:r>
      <w:r w:rsidR="00CD7D3C">
        <w:rPr>
          <w:i/>
        </w:rPr>
        <w:t>4</w:t>
      </w:r>
      <w:r>
        <w:rPr>
          <w:i/>
        </w:rPr>
        <w:t>.</w:t>
      </w:r>
      <w:r w:rsidR="00EB1CC8">
        <w:rPr>
          <w:i/>
        </w:rPr>
        <w:t>2</w:t>
      </w:r>
      <w:r>
        <w:rPr>
          <w:i/>
        </w:rPr>
        <w:t xml:space="preserve"> </w:t>
      </w:r>
      <w:r>
        <w:t>se puede visualizar el Caso de uso N°1.1 en el cual el proceso comienza cuando el usuario se dirige a la pestaña de la asignación de turnos y como respuesta el sistema abre la ventana y muestra el listado completo de trabajadores con sus respectivos turnos.</w:t>
      </w:r>
    </w:p>
    <w:p w14:paraId="28D1CFAB" w14:textId="77777777" w:rsidR="00B6155F" w:rsidRDefault="00B6155F" w:rsidP="00225003">
      <w:pPr>
        <w:rPr>
          <w:noProof/>
        </w:rPr>
      </w:pPr>
    </w:p>
    <w:p w14:paraId="3A11C67E" w14:textId="42BB369E" w:rsidR="00F657ED" w:rsidRDefault="00F657ED" w:rsidP="00F25AEF">
      <w:pPr>
        <w:pStyle w:val="Descripcin"/>
        <w:keepNext/>
      </w:pPr>
      <w:bookmarkStart w:id="44" w:name="_Toc200570022"/>
      <w:bookmarkStart w:id="45" w:name="_Toc200570164"/>
      <w:bookmarkStart w:id="46" w:name="_Toc200854047"/>
      <w:bookmarkStart w:id="47" w:name="_Toc201172328"/>
      <w:bookmarkStart w:id="48" w:name="_Toc201199583"/>
      <w:bookmarkStart w:id="49" w:name="_Toc201199672"/>
      <w:r>
        <w:t xml:space="preserve">Tabla </w:t>
      </w:r>
      <w:fldSimple w:instr=" STYLEREF 1 \s ">
        <w:r w:rsidR="00ED0FAA">
          <w:rPr>
            <w:noProof/>
          </w:rPr>
          <w:t>4</w:t>
        </w:r>
      </w:fldSimple>
      <w:r w:rsidR="00ED0FAA">
        <w:t>.</w:t>
      </w:r>
      <w:fldSimple w:instr=" SEQ Tabla \* ARABIC \s 1 ">
        <w:r w:rsidR="00ED0FAA">
          <w:rPr>
            <w:noProof/>
          </w:rPr>
          <w:t>2</w:t>
        </w:r>
      </w:fldSimple>
      <w:r w:rsidR="00F25AEF" w:rsidRPr="00F25AEF">
        <w:rPr>
          <w:rFonts w:eastAsia="Times New Roman" w:cs="Times New Roman"/>
          <w:color w:val="000000"/>
        </w:rPr>
        <w:t xml:space="preserve"> </w:t>
      </w:r>
      <w:r w:rsidR="00F25AEF">
        <w:rPr>
          <w:rFonts w:eastAsia="Times New Roman" w:cs="Times New Roman"/>
          <w:color w:val="000000"/>
        </w:rPr>
        <w:t xml:space="preserve">Caso de uso N°1.1, </w:t>
      </w:r>
      <w:r w:rsidR="00F25AEF" w:rsidRPr="006F5F40">
        <w:t>visualizando</w:t>
      </w:r>
      <w:r w:rsidR="00F25AEF">
        <w:t xml:space="preserve"> los turnos </w:t>
      </w:r>
      <w:r w:rsidR="00F25AEF">
        <w:rPr>
          <w:rFonts w:eastAsia="Times New Roman" w:cs="Times New Roman"/>
          <w:color w:val="000000"/>
        </w:rPr>
        <w:t xml:space="preserve">de trabajo </w:t>
      </w:r>
      <w:r w:rsidR="00F25AEF">
        <w:t>asignados por empleado</w:t>
      </w:r>
      <w:bookmarkEnd w:id="44"/>
      <w:bookmarkEnd w:id="45"/>
      <w:bookmarkEnd w:id="46"/>
      <w:bookmarkEnd w:id="47"/>
      <w:bookmarkEnd w:id="48"/>
      <w:bookmarkEnd w:id="49"/>
    </w:p>
    <w:p w14:paraId="0D25A3B4" w14:textId="51B0BA19" w:rsidR="00225003" w:rsidRDefault="0005618E" w:rsidP="00F25AEF">
      <w:pPr>
        <w:pStyle w:val="Sinespaciado"/>
      </w:pPr>
      <w:r>
        <w:rPr>
          <w:noProof/>
        </w:rPr>
        <w:drawing>
          <wp:inline distT="0" distB="0" distL="0" distR="0" wp14:anchorId="03E0454D" wp14:editId="6CBEA800">
            <wp:extent cx="5971540" cy="4017645"/>
            <wp:effectExtent l="0" t="0" r="0" b="1905"/>
            <wp:docPr id="65926416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64166" name="Imagen 1" descr="Tabla&#10;&#10;El contenido generado por IA puede ser incorrecto."/>
                    <pic:cNvPicPr/>
                  </pic:nvPicPr>
                  <pic:blipFill>
                    <a:blip r:embed="rId16"/>
                    <a:stretch>
                      <a:fillRect/>
                    </a:stretch>
                  </pic:blipFill>
                  <pic:spPr>
                    <a:xfrm>
                      <a:off x="0" y="0"/>
                      <a:ext cx="5971540" cy="4017645"/>
                    </a:xfrm>
                    <a:prstGeom prst="rect">
                      <a:avLst/>
                    </a:prstGeom>
                  </pic:spPr>
                </pic:pic>
              </a:graphicData>
            </a:graphic>
          </wp:inline>
        </w:drawing>
      </w:r>
    </w:p>
    <w:p w14:paraId="4C6B7B4B" w14:textId="77777777" w:rsidR="00EB1BBA" w:rsidRDefault="00EB1BBA" w:rsidP="00F25AEF">
      <w:pPr>
        <w:pStyle w:val="Sinespaciado"/>
      </w:pPr>
    </w:p>
    <w:p w14:paraId="710230C0" w14:textId="76405284" w:rsidR="001B3FB1" w:rsidRDefault="001B3FB1" w:rsidP="00AC446C">
      <w:r>
        <w:t>Fuente: Elaborado por el estudiante de acuerdo con el proyecto</w:t>
      </w:r>
    </w:p>
    <w:p w14:paraId="22E502C4" w14:textId="2B6C0E7A" w:rsidR="007C5EEB" w:rsidRDefault="007C5EEB" w:rsidP="00AC446C"/>
    <w:p w14:paraId="006AB53F" w14:textId="511958F1" w:rsidR="00762852" w:rsidRDefault="00762852" w:rsidP="00AC446C"/>
    <w:p w14:paraId="619F15B1" w14:textId="78E821B8" w:rsidR="00762852" w:rsidRDefault="00762852" w:rsidP="00AC446C"/>
    <w:p w14:paraId="13E1C576" w14:textId="7B77868F" w:rsidR="00762852" w:rsidRDefault="00762852" w:rsidP="00AC446C"/>
    <w:p w14:paraId="6B80E815" w14:textId="409C242E" w:rsidR="00762852" w:rsidRDefault="00762852" w:rsidP="0053736A">
      <w:pPr>
        <w:ind w:firstLine="0"/>
      </w:pPr>
    </w:p>
    <w:p w14:paraId="64BE8F8A" w14:textId="350D5247" w:rsidR="00281908" w:rsidRDefault="00E510B6" w:rsidP="0053736A">
      <w:r>
        <w:lastRenderedPageBreak/>
        <w:t xml:space="preserve">En la </w:t>
      </w:r>
      <w:r>
        <w:rPr>
          <w:i/>
        </w:rPr>
        <w:t xml:space="preserve">Tabla </w:t>
      </w:r>
      <w:r w:rsidR="009D023E">
        <w:rPr>
          <w:i/>
        </w:rPr>
        <w:t>4.</w:t>
      </w:r>
      <w:r w:rsidR="00776A16">
        <w:rPr>
          <w:i/>
        </w:rPr>
        <w:t>3</w:t>
      </w:r>
      <w:r w:rsidR="009D023E">
        <w:rPr>
          <w:i/>
        </w:rPr>
        <w:t xml:space="preserve"> </w:t>
      </w:r>
      <w:r w:rsidR="009D023E">
        <w:t>se</w:t>
      </w:r>
      <w:r>
        <w:t xml:space="preserve"> puede visualizar el Caso de Uso N°1.4 cuyo propósito es mostrar el listado de todos los departamentos de la empresa, el proceso comienza cuando el usuario se dirige a la pestaña de departamentos de la empresa y luego el sistema le muestra un listado con los departamentos de la empresa.</w:t>
      </w:r>
      <w:bookmarkStart w:id="50" w:name="_8bt32vss7kga" w:colFirst="0" w:colLast="0"/>
      <w:bookmarkEnd w:id="50"/>
    </w:p>
    <w:p w14:paraId="687F8346" w14:textId="77777777" w:rsidR="00380EE1" w:rsidRPr="006F5F40" w:rsidRDefault="00380EE1" w:rsidP="0053736A"/>
    <w:p w14:paraId="07BCC035" w14:textId="2C64E2FB" w:rsidR="00281908" w:rsidRDefault="00281908" w:rsidP="00C93104">
      <w:pPr>
        <w:pStyle w:val="Descripcin"/>
        <w:keepNext/>
      </w:pPr>
      <w:bookmarkStart w:id="51" w:name="_Toc200570023"/>
      <w:bookmarkStart w:id="52" w:name="_Toc200570165"/>
      <w:bookmarkStart w:id="53" w:name="_Toc200854048"/>
      <w:bookmarkStart w:id="54" w:name="_Toc201172329"/>
      <w:bookmarkStart w:id="55" w:name="_Toc201199584"/>
      <w:bookmarkStart w:id="56" w:name="_Toc201199673"/>
      <w:r>
        <w:t xml:space="preserve">Tabla </w:t>
      </w:r>
      <w:fldSimple w:instr=" STYLEREF 1 \s ">
        <w:r w:rsidR="00ED0FAA">
          <w:rPr>
            <w:noProof/>
          </w:rPr>
          <w:t>4</w:t>
        </w:r>
      </w:fldSimple>
      <w:r w:rsidR="00ED0FAA">
        <w:t>.</w:t>
      </w:r>
      <w:fldSimple w:instr=" SEQ Tabla \* ARABIC \s 1 ">
        <w:r w:rsidR="00ED0FAA">
          <w:rPr>
            <w:noProof/>
          </w:rPr>
          <w:t>3</w:t>
        </w:r>
      </w:fldSimple>
      <w:r w:rsidR="00C93104" w:rsidRPr="00C93104">
        <w:t xml:space="preserve"> </w:t>
      </w:r>
      <w:r w:rsidR="00C93104" w:rsidRPr="006F5F40">
        <w:t>Caso</w:t>
      </w:r>
      <w:r w:rsidR="00C93104" w:rsidRPr="004767AC">
        <w:t xml:space="preserve"> de uso N°1.4, Visualizando los departamentos de la empresa</w:t>
      </w:r>
      <w:bookmarkEnd w:id="51"/>
      <w:bookmarkEnd w:id="52"/>
      <w:bookmarkEnd w:id="53"/>
      <w:bookmarkEnd w:id="54"/>
      <w:bookmarkEnd w:id="55"/>
      <w:bookmarkEnd w:id="56"/>
    </w:p>
    <w:p w14:paraId="371585E0" w14:textId="28836E8B" w:rsidR="00AC446C" w:rsidRDefault="002322C8" w:rsidP="00281908">
      <w:pPr>
        <w:pStyle w:val="Sinespaciado"/>
      </w:pPr>
      <w:r>
        <w:rPr>
          <w:noProof/>
        </w:rPr>
        <w:drawing>
          <wp:inline distT="0" distB="0" distL="0" distR="0" wp14:anchorId="553499C5" wp14:editId="257FC044">
            <wp:extent cx="5759543" cy="5382883"/>
            <wp:effectExtent l="0" t="0" r="0" b="8890"/>
            <wp:docPr id="201495599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55998" name="Imagen 1" descr="Tabla&#10;&#10;El contenido generado por IA puede ser incorrecto."/>
                    <pic:cNvPicPr/>
                  </pic:nvPicPr>
                  <pic:blipFill>
                    <a:blip r:embed="rId17"/>
                    <a:stretch>
                      <a:fillRect/>
                    </a:stretch>
                  </pic:blipFill>
                  <pic:spPr>
                    <a:xfrm>
                      <a:off x="0" y="0"/>
                      <a:ext cx="5768475" cy="5391231"/>
                    </a:xfrm>
                    <a:prstGeom prst="rect">
                      <a:avLst/>
                    </a:prstGeom>
                  </pic:spPr>
                </pic:pic>
              </a:graphicData>
            </a:graphic>
          </wp:inline>
        </w:drawing>
      </w:r>
    </w:p>
    <w:p w14:paraId="21F0D374" w14:textId="77777777" w:rsidR="00EB1BBA" w:rsidRDefault="00EB1BBA" w:rsidP="00281908">
      <w:pPr>
        <w:pStyle w:val="Sinespaciado"/>
      </w:pPr>
    </w:p>
    <w:p w14:paraId="3E4AF70D" w14:textId="0E049F0F" w:rsidR="00C60F12" w:rsidRDefault="00281908" w:rsidP="00D67A7E">
      <w:r>
        <w:t>Fuente: Elaborado por el estudiante de acuerdo con el proyect</w:t>
      </w:r>
      <w:r w:rsidR="00D67A7E">
        <w:t>o</w:t>
      </w:r>
    </w:p>
    <w:p w14:paraId="0085BF22" w14:textId="1677EEDA" w:rsidR="00C60F12" w:rsidRDefault="00C60F12" w:rsidP="00C60F12">
      <w:pPr>
        <w:rPr>
          <w:noProof/>
        </w:rPr>
      </w:pPr>
      <w:r>
        <w:lastRenderedPageBreak/>
        <w:t xml:space="preserve">En la </w:t>
      </w:r>
      <w:r>
        <w:rPr>
          <w:i/>
        </w:rPr>
        <w:t xml:space="preserve">Tabla </w:t>
      </w:r>
      <w:r w:rsidR="00CD7D3C">
        <w:rPr>
          <w:i/>
        </w:rPr>
        <w:t>4.</w:t>
      </w:r>
      <w:r w:rsidR="00776A16">
        <w:rPr>
          <w:i/>
        </w:rPr>
        <w:t>4</w:t>
      </w:r>
      <w:r>
        <w:rPr>
          <w:i/>
        </w:rPr>
        <w:t xml:space="preserve"> </w:t>
      </w:r>
      <w:r>
        <w:t>se puede visualizar el Caso de uso N°1.7 cuyo propósito es visualizar los motivos de permiso, el proceso comienza cuando el usuario se dirige a la pestaña de motivos y el sistema le muestra el listado de permisos aceptados y el correspondiente motivo del permiso.</w:t>
      </w:r>
      <w:r w:rsidRPr="00C60F12">
        <w:rPr>
          <w:noProof/>
        </w:rPr>
        <w:t xml:space="preserve"> </w:t>
      </w:r>
    </w:p>
    <w:p w14:paraId="4180F1C5" w14:textId="77777777" w:rsidR="00C60F12" w:rsidRDefault="00C60F12" w:rsidP="00C60F12">
      <w:pPr>
        <w:rPr>
          <w:noProof/>
        </w:rPr>
      </w:pPr>
    </w:p>
    <w:p w14:paraId="13B913D1" w14:textId="238BC049" w:rsidR="00EB1BBA" w:rsidRDefault="00EB1BBA" w:rsidP="00462B59">
      <w:pPr>
        <w:pStyle w:val="Descripcin"/>
        <w:keepNext/>
      </w:pPr>
      <w:bookmarkStart w:id="57" w:name="_Toc200570024"/>
      <w:bookmarkStart w:id="58" w:name="_Toc200570166"/>
      <w:bookmarkStart w:id="59" w:name="_Toc200854049"/>
      <w:bookmarkStart w:id="60" w:name="_Toc201172330"/>
      <w:bookmarkStart w:id="61" w:name="_Toc201199585"/>
      <w:bookmarkStart w:id="62" w:name="_Toc201199674"/>
      <w:r>
        <w:t xml:space="preserve">Tabla </w:t>
      </w:r>
      <w:fldSimple w:instr=" STYLEREF 1 \s ">
        <w:r w:rsidR="00ED0FAA">
          <w:rPr>
            <w:noProof/>
          </w:rPr>
          <w:t>4</w:t>
        </w:r>
      </w:fldSimple>
      <w:r w:rsidR="00ED0FAA">
        <w:t>.</w:t>
      </w:r>
      <w:fldSimple w:instr=" SEQ Tabla \* ARABIC \s 1 ">
        <w:r w:rsidR="00ED0FAA">
          <w:rPr>
            <w:noProof/>
          </w:rPr>
          <w:t>4</w:t>
        </w:r>
      </w:fldSimple>
      <w:r w:rsidR="00462B59">
        <w:t xml:space="preserve"> </w:t>
      </w:r>
      <w:r w:rsidR="00462B59" w:rsidRPr="00DE5394">
        <w:t>Caso de uso N°1.7, Visualizando los motivos de permiso</w:t>
      </w:r>
      <w:bookmarkEnd w:id="57"/>
      <w:bookmarkEnd w:id="58"/>
      <w:bookmarkEnd w:id="59"/>
      <w:bookmarkEnd w:id="60"/>
      <w:bookmarkEnd w:id="61"/>
      <w:bookmarkEnd w:id="62"/>
    </w:p>
    <w:p w14:paraId="2916129C" w14:textId="2576711A" w:rsidR="00C60F12" w:rsidRDefault="00B56A13" w:rsidP="00C60F12">
      <w:pPr>
        <w:pStyle w:val="Sinespaciado"/>
      </w:pPr>
      <w:r>
        <w:rPr>
          <w:noProof/>
        </w:rPr>
        <w:drawing>
          <wp:inline distT="0" distB="0" distL="0" distR="0" wp14:anchorId="4BDDC89D" wp14:editId="27B1F143">
            <wp:extent cx="5715000" cy="4419600"/>
            <wp:effectExtent l="0" t="0" r="0" b="0"/>
            <wp:docPr id="69271146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11461" name="Imagen 1" descr="Tabla&#10;&#10;El contenido generado por IA puede ser incorrecto."/>
                    <pic:cNvPicPr/>
                  </pic:nvPicPr>
                  <pic:blipFill>
                    <a:blip r:embed="rId18"/>
                    <a:stretch>
                      <a:fillRect/>
                    </a:stretch>
                  </pic:blipFill>
                  <pic:spPr>
                    <a:xfrm>
                      <a:off x="0" y="0"/>
                      <a:ext cx="5715000" cy="4419600"/>
                    </a:xfrm>
                    <a:prstGeom prst="rect">
                      <a:avLst/>
                    </a:prstGeom>
                  </pic:spPr>
                </pic:pic>
              </a:graphicData>
            </a:graphic>
          </wp:inline>
        </w:drawing>
      </w:r>
    </w:p>
    <w:p w14:paraId="5E12F06A" w14:textId="77777777" w:rsidR="00EB1BBA" w:rsidRDefault="00EB1BBA" w:rsidP="00C60F12">
      <w:pPr>
        <w:pStyle w:val="Sinespaciado"/>
      </w:pPr>
    </w:p>
    <w:p w14:paraId="2715EC33" w14:textId="62989710" w:rsidR="00462B59" w:rsidRDefault="00EB1BBA" w:rsidP="00D67A7E">
      <w:r>
        <w:t>Fuente: Elaborado por el estudiante de acuerdo con el proyecto</w:t>
      </w:r>
    </w:p>
    <w:p w14:paraId="7509A6C2" w14:textId="07A5650B" w:rsidR="00D67A7E" w:rsidRPr="00D67A7E" w:rsidRDefault="00D67A7E" w:rsidP="00D67A7E">
      <w:pPr>
        <w:spacing w:line="278" w:lineRule="auto"/>
        <w:ind w:firstLine="0"/>
        <w:jc w:val="left"/>
      </w:pPr>
      <w:r>
        <w:br w:type="page"/>
      </w:r>
    </w:p>
    <w:p w14:paraId="1197CAB3" w14:textId="57B086FA" w:rsidR="00D23292" w:rsidRDefault="00D23292" w:rsidP="00D23292">
      <w:r>
        <w:lastRenderedPageBreak/>
        <w:t xml:space="preserve">En la </w:t>
      </w:r>
      <w:r>
        <w:rPr>
          <w:i/>
        </w:rPr>
        <w:t xml:space="preserve">Tabla </w:t>
      </w:r>
      <w:r w:rsidR="002D496E">
        <w:rPr>
          <w:i/>
        </w:rPr>
        <w:t>4.</w:t>
      </w:r>
      <w:r w:rsidR="00776A16">
        <w:rPr>
          <w:i/>
        </w:rPr>
        <w:t>5</w:t>
      </w:r>
      <w:r w:rsidR="002D496E">
        <w:rPr>
          <w:i/>
        </w:rPr>
        <w:t xml:space="preserve"> </w:t>
      </w:r>
      <w:r w:rsidR="002D496E">
        <w:t>se</w:t>
      </w:r>
      <w:r>
        <w:t xml:space="preserve"> puede visualizar el Caso de uso N°1.10 cuyo propósito es poder visualizar los tipos de contratos que tiene la empresa, el proceso comienza cuando el usuario va a la pestaña de tipo de contrato</w:t>
      </w:r>
      <w:r w:rsidR="007725F3">
        <w:t xml:space="preserve"> de tablas maestras del menú desplegable</w:t>
      </w:r>
      <w:r>
        <w:t xml:space="preserve"> y luego el sistema le muestra los tipos de contratos de la empresa.</w:t>
      </w:r>
    </w:p>
    <w:p w14:paraId="4A893B46" w14:textId="77777777" w:rsidR="00D23292" w:rsidRDefault="00D23292" w:rsidP="00D23292"/>
    <w:p w14:paraId="23964887" w14:textId="5B233927" w:rsidR="002C08BD" w:rsidRDefault="002C08BD" w:rsidP="002D496E">
      <w:pPr>
        <w:pStyle w:val="Descripcin"/>
      </w:pPr>
      <w:bookmarkStart w:id="63" w:name="_Toc200570025"/>
      <w:bookmarkStart w:id="64" w:name="_Toc200570167"/>
      <w:bookmarkStart w:id="65" w:name="_Toc200854050"/>
      <w:bookmarkStart w:id="66" w:name="_Toc201172331"/>
      <w:bookmarkStart w:id="67" w:name="_Toc201199586"/>
      <w:bookmarkStart w:id="68" w:name="_Toc201199675"/>
      <w:r>
        <w:t xml:space="preserve">Tabla </w:t>
      </w:r>
      <w:fldSimple w:instr=" STYLEREF 1 \s ">
        <w:r w:rsidR="00ED0FAA">
          <w:rPr>
            <w:noProof/>
          </w:rPr>
          <w:t>4</w:t>
        </w:r>
      </w:fldSimple>
      <w:r w:rsidR="00ED0FAA">
        <w:t>.</w:t>
      </w:r>
      <w:fldSimple w:instr=" SEQ Tabla \* ARABIC \s 1 ">
        <w:r w:rsidR="00ED0FAA">
          <w:rPr>
            <w:noProof/>
          </w:rPr>
          <w:t>5</w:t>
        </w:r>
      </w:fldSimple>
      <w:r w:rsidR="0020228B" w:rsidRPr="0020228B">
        <w:t xml:space="preserve"> </w:t>
      </w:r>
      <w:r w:rsidR="0020228B" w:rsidRPr="007E4738">
        <w:t>Caso de uso N °1.10, Visualizando tipos de contratos</w:t>
      </w:r>
      <w:bookmarkEnd w:id="63"/>
      <w:bookmarkEnd w:id="64"/>
      <w:bookmarkEnd w:id="65"/>
      <w:bookmarkEnd w:id="66"/>
      <w:bookmarkEnd w:id="67"/>
      <w:bookmarkEnd w:id="68"/>
    </w:p>
    <w:p w14:paraId="6C37E1E9" w14:textId="487DEB84" w:rsidR="00462B59" w:rsidRDefault="007725F3" w:rsidP="00C60F12">
      <w:pPr>
        <w:pStyle w:val="Sinespaciado"/>
      </w:pPr>
      <w:r>
        <w:rPr>
          <w:noProof/>
        </w:rPr>
        <w:drawing>
          <wp:inline distT="0" distB="0" distL="0" distR="0" wp14:anchorId="21C10CDC" wp14:editId="01884200">
            <wp:extent cx="5715000" cy="4762500"/>
            <wp:effectExtent l="0" t="0" r="0" b="0"/>
            <wp:docPr id="125371204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12042" name="Imagen 1" descr="Tabla&#10;&#10;El contenido generado por IA puede ser incorrecto."/>
                    <pic:cNvPicPr/>
                  </pic:nvPicPr>
                  <pic:blipFill>
                    <a:blip r:embed="rId19"/>
                    <a:stretch>
                      <a:fillRect/>
                    </a:stretch>
                  </pic:blipFill>
                  <pic:spPr>
                    <a:xfrm>
                      <a:off x="0" y="0"/>
                      <a:ext cx="5715000" cy="4762500"/>
                    </a:xfrm>
                    <a:prstGeom prst="rect">
                      <a:avLst/>
                    </a:prstGeom>
                  </pic:spPr>
                </pic:pic>
              </a:graphicData>
            </a:graphic>
          </wp:inline>
        </w:drawing>
      </w:r>
    </w:p>
    <w:p w14:paraId="07210015" w14:textId="77777777" w:rsidR="005146E4" w:rsidRDefault="005146E4" w:rsidP="00C60F12">
      <w:pPr>
        <w:pStyle w:val="Sinespaciado"/>
      </w:pPr>
    </w:p>
    <w:p w14:paraId="12489B57" w14:textId="77777777" w:rsidR="0041191E" w:rsidRDefault="0041191E" w:rsidP="00C60F12">
      <w:pPr>
        <w:pStyle w:val="Sinespaciado"/>
      </w:pPr>
    </w:p>
    <w:p w14:paraId="698F6BD8" w14:textId="51F4F48D" w:rsidR="00C051F8" w:rsidRDefault="0041191E" w:rsidP="00D67A7E">
      <w:r>
        <w:t>Fuente: Elaborado por el estudiante de acuerdo con el proyect</w:t>
      </w:r>
      <w:r w:rsidR="00D67A7E">
        <w:t>o</w:t>
      </w:r>
    </w:p>
    <w:p w14:paraId="395B4462" w14:textId="172A5F0C" w:rsidR="00C051F8" w:rsidRDefault="00D67A7E" w:rsidP="00D67A7E">
      <w:pPr>
        <w:spacing w:line="278" w:lineRule="auto"/>
        <w:ind w:firstLine="0"/>
        <w:jc w:val="left"/>
      </w:pPr>
      <w:r>
        <w:br w:type="page"/>
      </w:r>
    </w:p>
    <w:p w14:paraId="30013271" w14:textId="4FC6B946" w:rsidR="008C0A9F" w:rsidRDefault="008C0A9F" w:rsidP="008C0A9F">
      <w:pPr>
        <w:rPr>
          <w:noProof/>
        </w:rPr>
      </w:pPr>
      <w:r>
        <w:lastRenderedPageBreak/>
        <w:t xml:space="preserve">En la </w:t>
      </w:r>
      <w:r>
        <w:rPr>
          <w:i/>
        </w:rPr>
        <w:t xml:space="preserve">Tabla </w:t>
      </w:r>
      <w:r w:rsidR="00CD7D3C">
        <w:rPr>
          <w:i/>
        </w:rPr>
        <w:t>4.</w:t>
      </w:r>
      <w:r w:rsidR="00776A16">
        <w:rPr>
          <w:i/>
        </w:rPr>
        <w:t>6</w:t>
      </w:r>
      <w:r>
        <w:t xml:space="preserve"> se puede visualizar el Caso de uso N°1.13 que consiste en visualizar, los tipos de vacaciones, el proceso comienza cuando el usuario selecciona la pestaña </w:t>
      </w:r>
      <w:r w:rsidR="006C2EF5">
        <w:t xml:space="preserve">tipo de vacaciones </w:t>
      </w:r>
      <w:r w:rsidR="00107B02">
        <w:t xml:space="preserve">de tablas maestras del menú desplegable </w:t>
      </w:r>
      <w:r>
        <w:t>y luego el sistema muestra la lista con los tipos de vacaciones.</w:t>
      </w:r>
      <w:r w:rsidRPr="008C0A9F">
        <w:rPr>
          <w:noProof/>
        </w:rPr>
        <w:t xml:space="preserve"> </w:t>
      </w:r>
    </w:p>
    <w:p w14:paraId="3F65DF34" w14:textId="77777777" w:rsidR="008C0A9F" w:rsidRDefault="008C0A9F" w:rsidP="008C0A9F">
      <w:pPr>
        <w:rPr>
          <w:noProof/>
        </w:rPr>
      </w:pPr>
    </w:p>
    <w:p w14:paraId="3D80A020" w14:textId="0735F991" w:rsidR="008C0A9F" w:rsidRDefault="008C0A9F" w:rsidP="00844776">
      <w:pPr>
        <w:pStyle w:val="Descripcin"/>
        <w:keepNext/>
      </w:pPr>
      <w:bookmarkStart w:id="69" w:name="_Toc200570026"/>
      <w:bookmarkStart w:id="70" w:name="_Toc200570168"/>
      <w:bookmarkStart w:id="71" w:name="_Toc200854051"/>
      <w:bookmarkStart w:id="72" w:name="_Toc201172332"/>
      <w:bookmarkStart w:id="73" w:name="_Toc201199587"/>
      <w:bookmarkStart w:id="74" w:name="_Toc201199676"/>
      <w:r>
        <w:t xml:space="preserve">Tabla </w:t>
      </w:r>
      <w:fldSimple w:instr=" STYLEREF 1 \s ">
        <w:r w:rsidR="00ED0FAA">
          <w:rPr>
            <w:noProof/>
          </w:rPr>
          <w:t>4</w:t>
        </w:r>
      </w:fldSimple>
      <w:r w:rsidR="00ED0FAA">
        <w:t>.</w:t>
      </w:r>
      <w:fldSimple w:instr=" SEQ Tabla \* ARABIC \s 1 ">
        <w:r w:rsidR="00ED0FAA">
          <w:rPr>
            <w:noProof/>
          </w:rPr>
          <w:t>6</w:t>
        </w:r>
      </w:fldSimple>
      <w:r w:rsidR="00844776">
        <w:t xml:space="preserve"> </w:t>
      </w:r>
      <w:r w:rsidR="00844776" w:rsidRPr="00632FA3">
        <w:t>Caso de uso N °1.13, visualizando los tipos de vacaciones</w:t>
      </w:r>
      <w:bookmarkEnd w:id="69"/>
      <w:bookmarkEnd w:id="70"/>
      <w:bookmarkEnd w:id="71"/>
      <w:bookmarkEnd w:id="72"/>
      <w:bookmarkEnd w:id="73"/>
      <w:bookmarkEnd w:id="74"/>
    </w:p>
    <w:p w14:paraId="1FDF158E" w14:textId="0EF28E64" w:rsidR="00C051F8" w:rsidRDefault="006C2EF5" w:rsidP="008C0A9F">
      <w:pPr>
        <w:pStyle w:val="Sinespaciado"/>
      </w:pPr>
      <w:r>
        <w:rPr>
          <w:noProof/>
        </w:rPr>
        <w:drawing>
          <wp:inline distT="0" distB="0" distL="0" distR="0" wp14:anchorId="0A4D42E3" wp14:editId="3792260F">
            <wp:extent cx="5629275" cy="4105275"/>
            <wp:effectExtent l="0" t="0" r="9525" b="9525"/>
            <wp:docPr id="109011843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18434" name="Imagen 1" descr="Tabla&#10;&#10;El contenido generado por IA puede ser incorrecto."/>
                    <pic:cNvPicPr/>
                  </pic:nvPicPr>
                  <pic:blipFill>
                    <a:blip r:embed="rId20"/>
                    <a:stretch>
                      <a:fillRect/>
                    </a:stretch>
                  </pic:blipFill>
                  <pic:spPr>
                    <a:xfrm>
                      <a:off x="0" y="0"/>
                      <a:ext cx="5629275" cy="4105275"/>
                    </a:xfrm>
                    <a:prstGeom prst="rect">
                      <a:avLst/>
                    </a:prstGeom>
                  </pic:spPr>
                </pic:pic>
              </a:graphicData>
            </a:graphic>
          </wp:inline>
        </w:drawing>
      </w:r>
    </w:p>
    <w:p w14:paraId="5720F1D2" w14:textId="77777777" w:rsidR="008C0A9F" w:rsidRDefault="008C0A9F" w:rsidP="008C0A9F">
      <w:pPr>
        <w:pStyle w:val="Sinespaciado"/>
      </w:pPr>
    </w:p>
    <w:p w14:paraId="364AFC0A" w14:textId="77777777" w:rsidR="005146E4" w:rsidRDefault="005146E4" w:rsidP="008C0A9F">
      <w:pPr>
        <w:pStyle w:val="Sinespaciado"/>
      </w:pPr>
    </w:p>
    <w:p w14:paraId="1B9989A6" w14:textId="77777777" w:rsidR="008C0A9F" w:rsidRDefault="008C0A9F" w:rsidP="008C0A9F">
      <w:r>
        <w:t>Fuente: Elaborado por el estudiante de acuerdo con el proyecto</w:t>
      </w:r>
    </w:p>
    <w:p w14:paraId="1A006118" w14:textId="77777777" w:rsidR="008C0A9F" w:rsidRDefault="008C0A9F" w:rsidP="008C0A9F">
      <w:pPr>
        <w:pStyle w:val="Sinespaciado"/>
      </w:pPr>
    </w:p>
    <w:p w14:paraId="0153EE1E" w14:textId="77777777" w:rsidR="00807661" w:rsidRDefault="00807661" w:rsidP="008C0A9F">
      <w:pPr>
        <w:pStyle w:val="Sinespaciado"/>
      </w:pPr>
    </w:p>
    <w:p w14:paraId="10B2E471" w14:textId="77777777" w:rsidR="00807661" w:rsidRDefault="00807661" w:rsidP="008C0A9F">
      <w:pPr>
        <w:pStyle w:val="Sinespaciado"/>
      </w:pPr>
    </w:p>
    <w:p w14:paraId="24CFA542" w14:textId="77777777" w:rsidR="00807661" w:rsidRDefault="00807661" w:rsidP="008C0A9F">
      <w:pPr>
        <w:pStyle w:val="Sinespaciado"/>
      </w:pPr>
    </w:p>
    <w:p w14:paraId="1CFDEBA6" w14:textId="77777777" w:rsidR="00807661" w:rsidRDefault="00807661" w:rsidP="008C0A9F">
      <w:pPr>
        <w:pStyle w:val="Sinespaciado"/>
      </w:pPr>
    </w:p>
    <w:p w14:paraId="1DB8AF37" w14:textId="77777777" w:rsidR="00807661" w:rsidRDefault="00807661" w:rsidP="008C0A9F">
      <w:pPr>
        <w:pStyle w:val="Sinespaciado"/>
      </w:pPr>
    </w:p>
    <w:p w14:paraId="6C2E8C9C" w14:textId="77777777" w:rsidR="00807661" w:rsidRDefault="00807661" w:rsidP="008C0A9F">
      <w:pPr>
        <w:pStyle w:val="Sinespaciado"/>
      </w:pPr>
    </w:p>
    <w:p w14:paraId="01B14567" w14:textId="68D22A93" w:rsidR="00CB5501" w:rsidRDefault="00CB5501" w:rsidP="00CB5501">
      <w:r>
        <w:lastRenderedPageBreak/>
        <w:t xml:space="preserve">En la </w:t>
      </w:r>
      <w:r>
        <w:rPr>
          <w:i/>
        </w:rPr>
        <w:t>Tabla 4.7</w:t>
      </w:r>
      <w:r>
        <w:t xml:space="preserve"> se puede visualizar el Caso de uso N°1.16, se enfoca en ingresar a una pestaña llamada sucursal dentro tablas maestras del menú desplegable, donde sucursal muestra una lista de la cantidad de sucursales registradas en el sistema.</w:t>
      </w:r>
    </w:p>
    <w:p w14:paraId="0B023CFC" w14:textId="77777777" w:rsidR="00807661" w:rsidRDefault="00807661" w:rsidP="002D496E">
      <w:pPr>
        <w:ind w:firstLine="0"/>
        <w:rPr>
          <w:noProof/>
        </w:rPr>
      </w:pPr>
    </w:p>
    <w:p w14:paraId="7340FC7D" w14:textId="28164771" w:rsidR="0095521A" w:rsidRDefault="0095521A" w:rsidP="007E0F65">
      <w:pPr>
        <w:pStyle w:val="Descripcin"/>
        <w:keepNext/>
      </w:pPr>
      <w:bookmarkStart w:id="75" w:name="_Toc200570027"/>
      <w:bookmarkStart w:id="76" w:name="_Toc200570169"/>
      <w:bookmarkStart w:id="77" w:name="_Toc200854052"/>
      <w:bookmarkStart w:id="78" w:name="_Toc201172333"/>
      <w:bookmarkStart w:id="79" w:name="_Toc201199588"/>
      <w:bookmarkStart w:id="80" w:name="_Toc201199677"/>
      <w:r>
        <w:t xml:space="preserve">Tabla </w:t>
      </w:r>
      <w:fldSimple w:instr=" STYLEREF 1 \s ">
        <w:r w:rsidR="00ED0FAA">
          <w:rPr>
            <w:noProof/>
          </w:rPr>
          <w:t>4</w:t>
        </w:r>
      </w:fldSimple>
      <w:r w:rsidR="00ED0FAA">
        <w:t>.</w:t>
      </w:r>
      <w:fldSimple w:instr=" SEQ Tabla \* ARABIC \s 1 ">
        <w:r w:rsidR="00ED0FAA">
          <w:rPr>
            <w:noProof/>
          </w:rPr>
          <w:t>7</w:t>
        </w:r>
      </w:fldSimple>
      <w:r w:rsidR="007E0F65">
        <w:t xml:space="preserve"> </w:t>
      </w:r>
      <w:r w:rsidR="007E0F65" w:rsidRPr="0009598A">
        <w:t>Caso de uso N °1.16, visualizando la pestaña de sucursales</w:t>
      </w:r>
      <w:bookmarkEnd w:id="75"/>
      <w:bookmarkEnd w:id="76"/>
      <w:bookmarkEnd w:id="77"/>
      <w:bookmarkEnd w:id="78"/>
      <w:bookmarkEnd w:id="79"/>
      <w:bookmarkEnd w:id="80"/>
    </w:p>
    <w:p w14:paraId="1FBB2D0E" w14:textId="5B8A2B47" w:rsidR="00807661" w:rsidRDefault="00B11B8D" w:rsidP="0095521A">
      <w:pPr>
        <w:pStyle w:val="Sinespaciado"/>
      </w:pPr>
      <w:r>
        <w:rPr>
          <w:noProof/>
        </w:rPr>
        <w:drawing>
          <wp:inline distT="0" distB="0" distL="0" distR="0" wp14:anchorId="5EAB3103" wp14:editId="608659A7">
            <wp:extent cx="5705475" cy="3829050"/>
            <wp:effectExtent l="0" t="0" r="9525" b="0"/>
            <wp:docPr id="93615160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51607" name="Imagen 1" descr="Tabla&#10;&#10;El contenido generado por IA puede ser incorrecto."/>
                    <pic:cNvPicPr/>
                  </pic:nvPicPr>
                  <pic:blipFill>
                    <a:blip r:embed="rId21"/>
                    <a:stretch>
                      <a:fillRect/>
                    </a:stretch>
                  </pic:blipFill>
                  <pic:spPr>
                    <a:xfrm>
                      <a:off x="0" y="0"/>
                      <a:ext cx="5705475" cy="3829050"/>
                    </a:xfrm>
                    <a:prstGeom prst="rect">
                      <a:avLst/>
                    </a:prstGeom>
                  </pic:spPr>
                </pic:pic>
              </a:graphicData>
            </a:graphic>
          </wp:inline>
        </w:drawing>
      </w:r>
    </w:p>
    <w:p w14:paraId="7E9B3428" w14:textId="77777777" w:rsidR="0095521A" w:rsidRDefault="0095521A" w:rsidP="0095521A"/>
    <w:p w14:paraId="091965E5" w14:textId="77777777" w:rsidR="0095521A" w:rsidRDefault="0095521A" w:rsidP="0095521A">
      <w:r>
        <w:t>Fuente: Elaborado por el estudiante de acuerdo con el proyecto</w:t>
      </w:r>
    </w:p>
    <w:p w14:paraId="0D4AC94E" w14:textId="77777777" w:rsidR="0095521A" w:rsidRDefault="0095521A" w:rsidP="00807661"/>
    <w:p w14:paraId="3B3BAEFD" w14:textId="77777777" w:rsidR="00CD7D3C" w:rsidRDefault="00CD7D3C" w:rsidP="00807661"/>
    <w:p w14:paraId="678DBB8D" w14:textId="77777777" w:rsidR="00CD7D3C" w:rsidRDefault="00CD7D3C" w:rsidP="00807661"/>
    <w:p w14:paraId="7B36547E" w14:textId="77777777" w:rsidR="00CD7D3C" w:rsidRDefault="00CD7D3C" w:rsidP="00807661"/>
    <w:p w14:paraId="385FE7FB" w14:textId="77777777" w:rsidR="00CD7D3C" w:rsidRDefault="00CD7D3C" w:rsidP="00807661"/>
    <w:p w14:paraId="45D78A6D" w14:textId="082E3DA0" w:rsidR="00CD7D3C" w:rsidRDefault="00CD7D3C" w:rsidP="00CD7D3C">
      <w:pPr>
        <w:rPr>
          <w:noProof/>
        </w:rPr>
      </w:pPr>
      <w:r>
        <w:lastRenderedPageBreak/>
        <w:t xml:space="preserve">En la </w:t>
      </w:r>
      <w:r>
        <w:rPr>
          <w:i/>
        </w:rPr>
        <w:t xml:space="preserve">Tabla </w:t>
      </w:r>
      <w:r w:rsidR="002D496E">
        <w:rPr>
          <w:i/>
        </w:rPr>
        <w:t>4.</w:t>
      </w:r>
      <w:r w:rsidR="00776A16">
        <w:rPr>
          <w:i/>
        </w:rPr>
        <w:t>8</w:t>
      </w:r>
      <w:r w:rsidR="002D496E">
        <w:rPr>
          <w:i/>
        </w:rPr>
        <w:t xml:space="preserve"> </w:t>
      </w:r>
      <w:r w:rsidR="002D496E">
        <w:t>se</w:t>
      </w:r>
      <w:r>
        <w:t xml:space="preserve"> puede visualizar el Caso de uso N°1.19, este caso de uso se enfoca en la </w:t>
      </w:r>
      <w:r w:rsidR="005E0F54">
        <w:t>visualización</w:t>
      </w:r>
      <w:r>
        <w:t xml:space="preserve"> de la pestaña del centro de costo</w:t>
      </w:r>
      <w:r w:rsidR="00A42135">
        <w:t xml:space="preserve"> de tabla</w:t>
      </w:r>
      <w:r w:rsidR="00C763C0">
        <w:t>s</w:t>
      </w:r>
      <w:r w:rsidR="00A42135">
        <w:t xml:space="preserve"> maestras del menú desplegable</w:t>
      </w:r>
      <w:r w:rsidR="008E1019">
        <w:t xml:space="preserve">, </w:t>
      </w:r>
      <w:r w:rsidR="005E0F54">
        <w:t xml:space="preserve">donde se </w:t>
      </w:r>
      <w:r w:rsidR="00C13D75">
        <w:t>m</w:t>
      </w:r>
      <w:r w:rsidR="006B1B7D">
        <w:t xml:space="preserve">uestra la interfaz </w:t>
      </w:r>
      <w:r w:rsidR="00BB41DC">
        <w:t>con</w:t>
      </w:r>
      <w:r w:rsidR="006B1B7D">
        <w:t xml:space="preserve"> </w:t>
      </w:r>
      <w:r w:rsidR="005E0F54">
        <w:t>una lista con los centros de costos</w:t>
      </w:r>
      <w:r>
        <w:t>.</w:t>
      </w:r>
      <w:r w:rsidRPr="00CD7D3C">
        <w:rPr>
          <w:noProof/>
        </w:rPr>
        <w:t xml:space="preserve"> </w:t>
      </w:r>
    </w:p>
    <w:p w14:paraId="39A92683" w14:textId="77777777" w:rsidR="00CD7D3C" w:rsidRDefault="00CD7D3C" w:rsidP="00CD7D3C">
      <w:pPr>
        <w:rPr>
          <w:noProof/>
        </w:rPr>
      </w:pPr>
    </w:p>
    <w:p w14:paraId="32F8D2EE" w14:textId="3F63D4E2" w:rsidR="00BF3756" w:rsidRDefault="00BF3756" w:rsidP="00CE2EA4">
      <w:pPr>
        <w:pStyle w:val="Descripcin"/>
        <w:keepNext/>
      </w:pPr>
      <w:bookmarkStart w:id="81" w:name="_Toc200570028"/>
      <w:bookmarkStart w:id="82" w:name="_Toc200570170"/>
      <w:bookmarkStart w:id="83" w:name="_Toc200854053"/>
      <w:bookmarkStart w:id="84" w:name="_Toc201172334"/>
      <w:bookmarkStart w:id="85" w:name="_Toc201199589"/>
      <w:bookmarkStart w:id="86" w:name="_Toc201199678"/>
      <w:r>
        <w:t xml:space="preserve">Tabla </w:t>
      </w:r>
      <w:fldSimple w:instr=" STYLEREF 1 \s ">
        <w:r w:rsidR="00ED0FAA">
          <w:rPr>
            <w:noProof/>
          </w:rPr>
          <w:t>4</w:t>
        </w:r>
      </w:fldSimple>
      <w:r w:rsidR="00ED0FAA">
        <w:t>.</w:t>
      </w:r>
      <w:fldSimple w:instr=" SEQ Tabla \* ARABIC \s 1 ">
        <w:r w:rsidR="00ED0FAA">
          <w:rPr>
            <w:noProof/>
          </w:rPr>
          <w:t>8</w:t>
        </w:r>
      </w:fldSimple>
      <w:r>
        <w:t xml:space="preserve"> </w:t>
      </w:r>
      <w:r w:rsidR="00CE2EA4" w:rsidRPr="00FD0BB8">
        <w:t>Caso de uno N °1.19, Ingresando a la pestaña centro de costos</w:t>
      </w:r>
      <w:bookmarkEnd w:id="81"/>
      <w:bookmarkEnd w:id="82"/>
      <w:bookmarkEnd w:id="83"/>
      <w:bookmarkEnd w:id="84"/>
      <w:bookmarkEnd w:id="85"/>
      <w:bookmarkEnd w:id="86"/>
    </w:p>
    <w:p w14:paraId="468EA84C" w14:textId="2A84E431" w:rsidR="00CD7D3C" w:rsidRDefault="00CB4E8F" w:rsidP="00CD7D3C">
      <w:pPr>
        <w:pStyle w:val="Sinespaciado"/>
      </w:pPr>
      <w:r>
        <w:rPr>
          <w:noProof/>
        </w:rPr>
        <w:drawing>
          <wp:inline distT="0" distB="0" distL="0" distR="0" wp14:anchorId="47330737" wp14:editId="548E9C8F">
            <wp:extent cx="5686425" cy="4048125"/>
            <wp:effectExtent l="0" t="0" r="9525" b="9525"/>
            <wp:docPr id="60509253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92530" name="Imagen 1" descr="Tabla&#10;&#10;El contenido generado por IA puede ser incorrecto."/>
                    <pic:cNvPicPr/>
                  </pic:nvPicPr>
                  <pic:blipFill>
                    <a:blip r:embed="rId22"/>
                    <a:stretch>
                      <a:fillRect/>
                    </a:stretch>
                  </pic:blipFill>
                  <pic:spPr>
                    <a:xfrm>
                      <a:off x="0" y="0"/>
                      <a:ext cx="5686425" cy="4048125"/>
                    </a:xfrm>
                    <a:prstGeom prst="rect">
                      <a:avLst/>
                    </a:prstGeom>
                  </pic:spPr>
                </pic:pic>
              </a:graphicData>
            </a:graphic>
          </wp:inline>
        </w:drawing>
      </w:r>
    </w:p>
    <w:p w14:paraId="306595D6" w14:textId="77777777" w:rsidR="00CD7D3C" w:rsidRDefault="00CD7D3C" w:rsidP="00CD7D3C"/>
    <w:p w14:paraId="322FE7DE" w14:textId="77777777" w:rsidR="00CD7D3C" w:rsidRDefault="00CD7D3C" w:rsidP="00CD7D3C">
      <w:r>
        <w:t>Fuente: Elaborado por el estudiante de acuerdo con el proyecto</w:t>
      </w:r>
    </w:p>
    <w:p w14:paraId="4FD17986" w14:textId="77777777" w:rsidR="00CD7D3C" w:rsidRDefault="00CD7D3C" w:rsidP="00CD7D3C"/>
    <w:p w14:paraId="4D4A36C9" w14:textId="77777777" w:rsidR="003C1195" w:rsidRDefault="003C1195" w:rsidP="00CD7D3C"/>
    <w:p w14:paraId="2117C0ED" w14:textId="77777777" w:rsidR="003C1195" w:rsidRDefault="003C1195" w:rsidP="00CD7D3C"/>
    <w:p w14:paraId="6D35BA86" w14:textId="77777777" w:rsidR="003C1195" w:rsidRDefault="003C1195" w:rsidP="00CD7D3C"/>
    <w:p w14:paraId="1A4F3D03" w14:textId="0BF7AB73" w:rsidR="003C1195" w:rsidRDefault="00544EA5" w:rsidP="003C1195">
      <w:r>
        <w:lastRenderedPageBreak/>
        <w:t xml:space="preserve">En la </w:t>
      </w:r>
      <w:r>
        <w:rPr>
          <w:i/>
        </w:rPr>
        <w:t>Tabla 4.9</w:t>
      </w:r>
      <w:r>
        <w:t xml:space="preserve"> se puede visualizar el Caso de uso N°2.1, donde el actor accede a la pestaña ficha de empleados</w:t>
      </w:r>
      <w:r w:rsidR="00302A59">
        <w:t xml:space="preserve"> </w:t>
      </w:r>
      <w:r>
        <w:t xml:space="preserve">de </w:t>
      </w:r>
      <w:r w:rsidR="00F007B6">
        <w:t>informes</w:t>
      </w:r>
      <w:r>
        <w:t xml:space="preserve"> del menú desplegable, cargando la interfaz con todas las fichas de los empleados, donde el actor presiona acción para visualizar la ficha del empleado.</w:t>
      </w:r>
    </w:p>
    <w:p w14:paraId="311DC954" w14:textId="77777777" w:rsidR="00544EA5" w:rsidRDefault="00544EA5" w:rsidP="003C1195"/>
    <w:p w14:paraId="251DFE70" w14:textId="2F3F3A6E" w:rsidR="003C1195" w:rsidRDefault="003C1195" w:rsidP="002206DE">
      <w:pPr>
        <w:pStyle w:val="Descripcin"/>
        <w:keepNext/>
      </w:pPr>
      <w:bookmarkStart w:id="87" w:name="_Toc200570029"/>
      <w:bookmarkStart w:id="88" w:name="_Toc200570171"/>
      <w:bookmarkStart w:id="89" w:name="_Toc200854054"/>
      <w:bookmarkStart w:id="90" w:name="_Toc201172335"/>
      <w:bookmarkStart w:id="91" w:name="_Toc201199590"/>
      <w:bookmarkStart w:id="92" w:name="_Toc201199679"/>
      <w:r>
        <w:t xml:space="preserve">Tabla </w:t>
      </w:r>
      <w:fldSimple w:instr=" STYLEREF 1 \s ">
        <w:r w:rsidR="00ED0FAA">
          <w:rPr>
            <w:noProof/>
          </w:rPr>
          <w:t>4</w:t>
        </w:r>
      </w:fldSimple>
      <w:r w:rsidR="00ED0FAA">
        <w:t>.</w:t>
      </w:r>
      <w:fldSimple w:instr=" SEQ Tabla \* ARABIC \s 1 ">
        <w:r w:rsidR="00ED0FAA">
          <w:rPr>
            <w:noProof/>
          </w:rPr>
          <w:t>9</w:t>
        </w:r>
      </w:fldSimple>
      <w:r w:rsidR="002206DE">
        <w:t xml:space="preserve"> </w:t>
      </w:r>
      <w:r w:rsidR="002206DE" w:rsidRPr="00381A18">
        <w:t>Caso de uso N °2.1, visualizando la pestaña de ficha de empleado</w:t>
      </w:r>
      <w:bookmarkEnd w:id="87"/>
      <w:bookmarkEnd w:id="88"/>
      <w:bookmarkEnd w:id="89"/>
      <w:bookmarkEnd w:id="90"/>
      <w:r w:rsidR="00C1579C">
        <w:t>s</w:t>
      </w:r>
      <w:bookmarkEnd w:id="91"/>
      <w:bookmarkEnd w:id="92"/>
    </w:p>
    <w:p w14:paraId="085A3D3F" w14:textId="623AA953" w:rsidR="003C1195" w:rsidRDefault="00F007B6" w:rsidP="003C1195">
      <w:pPr>
        <w:pStyle w:val="Sinespaciado"/>
      </w:pPr>
      <w:r>
        <w:rPr>
          <w:noProof/>
        </w:rPr>
        <w:drawing>
          <wp:inline distT="0" distB="0" distL="0" distR="0" wp14:anchorId="7F7EB309" wp14:editId="129F94D7">
            <wp:extent cx="5667375" cy="4800600"/>
            <wp:effectExtent l="0" t="0" r="9525" b="0"/>
            <wp:docPr id="46257662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576626" name="Imagen 1" descr="Tabla&#10;&#10;El contenido generado por IA puede ser incorrecto."/>
                    <pic:cNvPicPr/>
                  </pic:nvPicPr>
                  <pic:blipFill>
                    <a:blip r:embed="rId23"/>
                    <a:stretch>
                      <a:fillRect/>
                    </a:stretch>
                  </pic:blipFill>
                  <pic:spPr>
                    <a:xfrm>
                      <a:off x="0" y="0"/>
                      <a:ext cx="5667375" cy="4800600"/>
                    </a:xfrm>
                    <a:prstGeom prst="rect">
                      <a:avLst/>
                    </a:prstGeom>
                  </pic:spPr>
                </pic:pic>
              </a:graphicData>
            </a:graphic>
          </wp:inline>
        </w:drawing>
      </w:r>
    </w:p>
    <w:p w14:paraId="7E00560A" w14:textId="77777777" w:rsidR="003C1195" w:rsidRDefault="003C1195" w:rsidP="00CD7D3C"/>
    <w:p w14:paraId="2DB53DAF" w14:textId="77777777" w:rsidR="003C1195" w:rsidRDefault="003C1195" w:rsidP="003C1195">
      <w:r>
        <w:t>Fuente: Elaborado por el estudiante de acuerdo con el proyecto</w:t>
      </w:r>
    </w:p>
    <w:p w14:paraId="6D09D820" w14:textId="77777777" w:rsidR="003C1195" w:rsidRDefault="003C1195" w:rsidP="00CD7D3C"/>
    <w:p w14:paraId="604DF104" w14:textId="77777777" w:rsidR="006436AE" w:rsidRDefault="006436AE" w:rsidP="00CD7D3C"/>
    <w:p w14:paraId="64E707C0" w14:textId="77777777" w:rsidR="006436AE" w:rsidRDefault="006436AE" w:rsidP="006F07ED">
      <w:pPr>
        <w:ind w:firstLine="0"/>
      </w:pPr>
    </w:p>
    <w:p w14:paraId="14514D23" w14:textId="250AE283" w:rsidR="005146E4" w:rsidRDefault="005146E4" w:rsidP="005146E4">
      <w:r>
        <w:lastRenderedPageBreak/>
        <w:t xml:space="preserve">En la </w:t>
      </w:r>
      <w:r>
        <w:rPr>
          <w:i/>
        </w:rPr>
        <w:t xml:space="preserve">Tabla </w:t>
      </w:r>
      <w:r w:rsidR="0049152A">
        <w:rPr>
          <w:i/>
        </w:rPr>
        <w:t>4.</w:t>
      </w:r>
      <w:r w:rsidR="00776A16">
        <w:rPr>
          <w:i/>
        </w:rPr>
        <w:t>10</w:t>
      </w:r>
      <w:r>
        <w:t xml:space="preserve"> se puede visualizar el Caso de uso N°2.2, Este caso de uso es para la creación de la ficha de nuevos empleados, aplicando un formulario con los datos personales para ingresarlos al sistema.</w:t>
      </w:r>
    </w:p>
    <w:p w14:paraId="3BD56671" w14:textId="77777777" w:rsidR="006436AE" w:rsidRDefault="006436AE" w:rsidP="00CD7D3C"/>
    <w:p w14:paraId="243831F6" w14:textId="31280BBF" w:rsidR="000E50D0" w:rsidRDefault="000E50D0" w:rsidP="0049152A">
      <w:pPr>
        <w:pStyle w:val="Descripcin"/>
        <w:keepNext/>
      </w:pPr>
      <w:bookmarkStart w:id="93" w:name="_Toc200570030"/>
      <w:bookmarkStart w:id="94" w:name="_Toc200570172"/>
      <w:bookmarkStart w:id="95" w:name="_Toc200854055"/>
      <w:bookmarkStart w:id="96" w:name="_Toc201172336"/>
      <w:bookmarkStart w:id="97" w:name="_Toc201199591"/>
      <w:bookmarkStart w:id="98" w:name="_Toc201199680"/>
      <w:r>
        <w:t xml:space="preserve">Tabla </w:t>
      </w:r>
      <w:fldSimple w:instr=" STYLEREF 1 \s ">
        <w:r w:rsidR="00ED0FAA">
          <w:rPr>
            <w:noProof/>
          </w:rPr>
          <w:t>4</w:t>
        </w:r>
      </w:fldSimple>
      <w:r w:rsidR="00ED0FAA">
        <w:t>.</w:t>
      </w:r>
      <w:fldSimple w:instr=" SEQ Tabla \* ARABIC \s 1 ">
        <w:r w:rsidR="00ED0FAA">
          <w:rPr>
            <w:noProof/>
          </w:rPr>
          <w:t>10</w:t>
        </w:r>
      </w:fldSimple>
      <w:r>
        <w:t xml:space="preserve"> </w:t>
      </w:r>
      <w:r w:rsidR="0049152A" w:rsidRPr="00EE3C37">
        <w:t>Caso de uso N°2.2, Creando nuevo empleado</w:t>
      </w:r>
      <w:bookmarkEnd w:id="93"/>
      <w:bookmarkEnd w:id="94"/>
      <w:bookmarkEnd w:id="95"/>
      <w:bookmarkEnd w:id="96"/>
      <w:bookmarkEnd w:id="97"/>
      <w:bookmarkEnd w:id="98"/>
    </w:p>
    <w:p w14:paraId="2A90E756" w14:textId="6D036A7E" w:rsidR="006436AE" w:rsidRDefault="008C6D6F" w:rsidP="005146E4">
      <w:pPr>
        <w:pStyle w:val="Sinespaciado"/>
      </w:pPr>
      <w:r>
        <w:rPr>
          <w:noProof/>
        </w:rPr>
        <w:drawing>
          <wp:inline distT="0" distB="0" distL="0" distR="0" wp14:anchorId="37194BA0" wp14:editId="6BE69F0E">
            <wp:extent cx="5971540" cy="5530850"/>
            <wp:effectExtent l="0" t="0" r="0" b="0"/>
            <wp:docPr id="114228968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89683" name="Imagen 1" descr="Tabla&#10;&#10;El contenido generado por IA puede ser incorrecto."/>
                    <pic:cNvPicPr/>
                  </pic:nvPicPr>
                  <pic:blipFill>
                    <a:blip r:embed="rId24"/>
                    <a:stretch>
                      <a:fillRect/>
                    </a:stretch>
                  </pic:blipFill>
                  <pic:spPr>
                    <a:xfrm>
                      <a:off x="0" y="0"/>
                      <a:ext cx="5971540" cy="5530850"/>
                    </a:xfrm>
                    <a:prstGeom prst="rect">
                      <a:avLst/>
                    </a:prstGeom>
                  </pic:spPr>
                </pic:pic>
              </a:graphicData>
            </a:graphic>
          </wp:inline>
        </w:drawing>
      </w:r>
    </w:p>
    <w:p w14:paraId="33C914F6" w14:textId="77777777" w:rsidR="005146E4" w:rsidRDefault="005146E4" w:rsidP="00CD7D3C"/>
    <w:p w14:paraId="7D819B6A" w14:textId="77777777" w:rsidR="005146E4" w:rsidRDefault="005146E4" w:rsidP="005146E4">
      <w:r>
        <w:t>Fuente: Elaborado por el estudiante de acuerdo con el proyecto</w:t>
      </w:r>
    </w:p>
    <w:p w14:paraId="44D192ED" w14:textId="77777777" w:rsidR="00E90ED9" w:rsidRDefault="00E90ED9" w:rsidP="006F07ED">
      <w:pPr>
        <w:ind w:firstLine="0"/>
      </w:pPr>
    </w:p>
    <w:p w14:paraId="7229942C" w14:textId="4D36ACD9" w:rsidR="00123121" w:rsidRDefault="00123121" w:rsidP="00123121">
      <w:r>
        <w:lastRenderedPageBreak/>
        <w:t xml:space="preserve">En la </w:t>
      </w:r>
      <w:r>
        <w:rPr>
          <w:i/>
        </w:rPr>
        <w:t xml:space="preserve">Tabla </w:t>
      </w:r>
      <w:r w:rsidR="000E50D0">
        <w:rPr>
          <w:i/>
        </w:rPr>
        <w:t>4.</w:t>
      </w:r>
      <w:r w:rsidR="00F72D94">
        <w:rPr>
          <w:i/>
        </w:rPr>
        <w:t>1</w:t>
      </w:r>
      <w:r w:rsidR="00776A16">
        <w:rPr>
          <w:i/>
        </w:rPr>
        <w:t>1</w:t>
      </w:r>
      <w:r>
        <w:t xml:space="preserve"> se puede visualizar el Caso de uso N°2.4, el sistema entrega una lista con todos los empleados registrados, </w:t>
      </w:r>
      <w:r w:rsidR="006053F4">
        <w:t xml:space="preserve">se presenta el </w:t>
      </w:r>
      <w:r>
        <w:t>propósito del caso de uso</w:t>
      </w:r>
      <w:r w:rsidR="006053F4">
        <w:t xml:space="preserve"> extendido</w:t>
      </w:r>
      <w:r w:rsidR="00433D67">
        <w:t>.</w:t>
      </w:r>
    </w:p>
    <w:p w14:paraId="73767109" w14:textId="69158E07" w:rsidR="006E7641" w:rsidRDefault="006E7641" w:rsidP="00F72D94">
      <w:pPr>
        <w:pStyle w:val="Descripcin"/>
        <w:keepNext/>
        <w:jc w:val="both"/>
      </w:pPr>
    </w:p>
    <w:p w14:paraId="741F95D2" w14:textId="40ACDDAB" w:rsidR="00F72D94" w:rsidRDefault="00F72D94" w:rsidP="00F72D94">
      <w:pPr>
        <w:pStyle w:val="Descripcin"/>
        <w:keepNext/>
      </w:pPr>
      <w:bookmarkStart w:id="99" w:name="_Toc200570031"/>
      <w:bookmarkStart w:id="100" w:name="_Toc200570173"/>
      <w:bookmarkStart w:id="101" w:name="_Toc200854056"/>
      <w:bookmarkStart w:id="102" w:name="_Toc201172337"/>
      <w:bookmarkStart w:id="103" w:name="_Toc201199592"/>
      <w:bookmarkStart w:id="104" w:name="_Toc201199681"/>
      <w:r>
        <w:t xml:space="preserve">Tabla </w:t>
      </w:r>
      <w:fldSimple w:instr=" STYLEREF 1 \s ">
        <w:r w:rsidR="00ED0FAA">
          <w:rPr>
            <w:noProof/>
          </w:rPr>
          <w:t>4</w:t>
        </w:r>
      </w:fldSimple>
      <w:r w:rsidR="00ED0FAA">
        <w:t>.</w:t>
      </w:r>
      <w:fldSimple w:instr=" SEQ Tabla \* ARABIC \s 1 ">
        <w:r w:rsidR="00ED0FAA">
          <w:rPr>
            <w:noProof/>
          </w:rPr>
          <w:t>11</w:t>
        </w:r>
      </w:fldSimple>
      <w:r>
        <w:t xml:space="preserve"> </w:t>
      </w:r>
      <w:r w:rsidRPr="003B6609">
        <w:t>Caso de uso N °2.4, Mostrando lista de empleados</w:t>
      </w:r>
      <w:bookmarkEnd w:id="99"/>
      <w:bookmarkEnd w:id="100"/>
      <w:bookmarkEnd w:id="101"/>
      <w:bookmarkEnd w:id="102"/>
      <w:bookmarkEnd w:id="103"/>
      <w:bookmarkEnd w:id="104"/>
    </w:p>
    <w:p w14:paraId="599FE6F9" w14:textId="668ADBB4" w:rsidR="00E90ED9" w:rsidRDefault="00C56834" w:rsidP="00433D67">
      <w:pPr>
        <w:pStyle w:val="Sinespaciado"/>
      </w:pPr>
      <w:r>
        <w:rPr>
          <w:noProof/>
        </w:rPr>
        <w:drawing>
          <wp:inline distT="0" distB="0" distL="0" distR="0" wp14:anchorId="781B6347" wp14:editId="6C4ABE1B">
            <wp:extent cx="5695950" cy="4495800"/>
            <wp:effectExtent l="0" t="0" r="0" b="0"/>
            <wp:docPr id="118268630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86307" name="Imagen 1" descr="Tabla&#10;&#10;El contenido generado por IA puede ser incorrecto."/>
                    <pic:cNvPicPr/>
                  </pic:nvPicPr>
                  <pic:blipFill>
                    <a:blip r:embed="rId25"/>
                    <a:stretch>
                      <a:fillRect/>
                    </a:stretch>
                  </pic:blipFill>
                  <pic:spPr>
                    <a:xfrm>
                      <a:off x="0" y="0"/>
                      <a:ext cx="5695950" cy="4495800"/>
                    </a:xfrm>
                    <a:prstGeom prst="rect">
                      <a:avLst/>
                    </a:prstGeom>
                  </pic:spPr>
                </pic:pic>
              </a:graphicData>
            </a:graphic>
          </wp:inline>
        </w:drawing>
      </w:r>
    </w:p>
    <w:p w14:paraId="5E916830" w14:textId="77777777" w:rsidR="00433D67" w:rsidRDefault="00433D67" w:rsidP="00CD7D3C"/>
    <w:p w14:paraId="2E256E56" w14:textId="6197F3D3" w:rsidR="000C1D01" w:rsidRDefault="00433D67" w:rsidP="00433D67">
      <w:r>
        <w:t>Fuente: Elaborado por el estudiante de acuerdo con el proyecto</w:t>
      </w:r>
    </w:p>
    <w:p w14:paraId="24318EE0" w14:textId="326CB82F" w:rsidR="00433D67" w:rsidRDefault="000C1D01" w:rsidP="000C1D01">
      <w:pPr>
        <w:spacing w:line="278" w:lineRule="auto"/>
        <w:ind w:firstLine="0"/>
        <w:jc w:val="left"/>
      </w:pPr>
      <w:r>
        <w:br w:type="page"/>
      </w:r>
    </w:p>
    <w:p w14:paraId="7BA35770" w14:textId="3829324A" w:rsidR="00433D67" w:rsidRDefault="00433D67" w:rsidP="00433D67">
      <w:r>
        <w:lastRenderedPageBreak/>
        <w:t xml:space="preserve">En la </w:t>
      </w:r>
      <w:r>
        <w:rPr>
          <w:i/>
        </w:rPr>
        <w:t xml:space="preserve">Tabla </w:t>
      </w:r>
      <w:r w:rsidR="00776A16">
        <w:rPr>
          <w:i/>
        </w:rPr>
        <w:t>4.12</w:t>
      </w:r>
      <w:r>
        <w:t xml:space="preserve"> se puede visualizar el Caso de uso N°4.5, el sistema</w:t>
      </w:r>
      <w:r w:rsidR="00846F94">
        <w:t xml:space="preserve"> visualiza </w:t>
      </w:r>
      <w:r>
        <w:t>un listado con todos los turnos creados y agregados a los empleados por el administrador.</w:t>
      </w:r>
    </w:p>
    <w:p w14:paraId="61FA475A" w14:textId="77777777" w:rsidR="00433D67" w:rsidRDefault="00433D67" w:rsidP="00433D67"/>
    <w:p w14:paraId="0B042A64" w14:textId="5ACA9EEF" w:rsidR="00B50FE5" w:rsidRDefault="00B50FE5" w:rsidP="00062478">
      <w:pPr>
        <w:pStyle w:val="Descripcin"/>
        <w:keepNext/>
      </w:pPr>
      <w:bookmarkStart w:id="105" w:name="_Toc200570032"/>
      <w:bookmarkStart w:id="106" w:name="_Toc200570174"/>
      <w:bookmarkStart w:id="107" w:name="_Toc200854057"/>
      <w:bookmarkStart w:id="108" w:name="_Toc201172338"/>
      <w:bookmarkStart w:id="109" w:name="_Toc201199593"/>
      <w:bookmarkStart w:id="110" w:name="_Toc201199682"/>
      <w:r>
        <w:t xml:space="preserve">Tabla </w:t>
      </w:r>
      <w:fldSimple w:instr=" STYLEREF 1 \s ">
        <w:r w:rsidR="00ED0FAA">
          <w:rPr>
            <w:noProof/>
          </w:rPr>
          <w:t>4</w:t>
        </w:r>
      </w:fldSimple>
      <w:r w:rsidR="00ED0FAA">
        <w:t>.</w:t>
      </w:r>
      <w:fldSimple w:instr=" SEQ Tabla \* ARABIC \s 1 ">
        <w:r w:rsidR="00ED0FAA">
          <w:rPr>
            <w:noProof/>
          </w:rPr>
          <w:t>12</w:t>
        </w:r>
      </w:fldSimple>
      <w:r w:rsidR="00062478">
        <w:t xml:space="preserve"> </w:t>
      </w:r>
      <w:r w:rsidR="00062478" w:rsidRPr="00714EA4">
        <w:t>Caso de uso N°4.5, visualizando el listado de turnos</w:t>
      </w:r>
      <w:bookmarkEnd w:id="105"/>
      <w:bookmarkEnd w:id="106"/>
      <w:bookmarkEnd w:id="107"/>
      <w:bookmarkEnd w:id="108"/>
      <w:bookmarkEnd w:id="109"/>
      <w:bookmarkEnd w:id="110"/>
    </w:p>
    <w:p w14:paraId="4FC96137" w14:textId="0EBCD443" w:rsidR="00433D67" w:rsidRDefault="00640686" w:rsidP="00062478">
      <w:pPr>
        <w:pStyle w:val="Sinespaciado"/>
      </w:pPr>
      <w:r>
        <w:rPr>
          <w:noProof/>
        </w:rPr>
        <w:drawing>
          <wp:inline distT="0" distB="0" distL="0" distR="0" wp14:anchorId="7D27BB25" wp14:editId="1B12EE2A">
            <wp:extent cx="5971540" cy="4446905"/>
            <wp:effectExtent l="0" t="0" r="0" b="0"/>
            <wp:docPr id="130331007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10075" name="Imagen 1" descr="Tabla&#10;&#10;El contenido generado por IA puede ser incorrecto."/>
                    <pic:cNvPicPr/>
                  </pic:nvPicPr>
                  <pic:blipFill>
                    <a:blip r:embed="rId26"/>
                    <a:stretch>
                      <a:fillRect/>
                    </a:stretch>
                  </pic:blipFill>
                  <pic:spPr>
                    <a:xfrm>
                      <a:off x="0" y="0"/>
                      <a:ext cx="5971540" cy="4446905"/>
                    </a:xfrm>
                    <a:prstGeom prst="rect">
                      <a:avLst/>
                    </a:prstGeom>
                  </pic:spPr>
                </pic:pic>
              </a:graphicData>
            </a:graphic>
          </wp:inline>
        </w:drawing>
      </w:r>
    </w:p>
    <w:p w14:paraId="549D6E7F" w14:textId="77777777" w:rsidR="00433D67" w:rsidRDefault="00433D67" w:rsidP="00CD7D3C"/>
    <w:p w14:paraId="374E414D" w14:textId="77777777" w:rsidR="00433D67" w:rsidRDefault="00433D67" w:rsidP="00433D67">
      <w:r>
        <w:t>Fuente: Elaborado por el estudiante de acuerdo con el proyecto</w:t>
      </w:r>
    </w:p>
    <w:p w14:paraId="6C774991" w14:textId="77777777" w:rsidR="00433D67" w:rsidRDefault="00433D67" w:rsidP="00CD7D3C"/>
    <w:p w14:paraId="52531851" w14:textId="77777777" w:rsidR="00062478" w:rsidRDefault="00062478" w:rsidP="00CD7D3C"/>
    <w:p w14:paraId="0C89650F" w14:textId="77777777" w:rsidR="00062478" w:rsidRDefault="00062478" w:rsidP="00CD7D3C"/>
    <w:p w14:paraId="4C31D34B" w14:textId="77777777" w:rsidR="00062478" w:rsidRDefault="00062478" w:rsidP="00CD7D3C"/>
    <w:p w14:paraId="28DDA9BB" w14:textId="1938C796" w:rsidR="007548C4" w:rsidRDefault="007548C4" w:rsidP="007548C4">
      <w:r>
        <w:lastRenderedPageBreak/>
        <w:t xml:space="preserve">En la </w:t>
      </w:r>
      <w:r>
        <w:rPr>
          <w:i/>
        </w:rPr>
        <w:t xml:space="preserve">Tabla </w:t>
      </w:r>
      <w:r w:rsidR="00FA1401">
        <w:rPr>
          <w:i/>
        </w:rPr>
        <w:t>4.1</w:t>
      </w:r>
      <w:r w:rsidR="00776A16">
        <w:rPr>
          <w:i/>
        </w:rPr>
        <w:t>3</w:t>
      </w:r>
      <w:r w:rsidR="00FA1401">
        <w:rPr>
          <w:i/>
        </w:rPr>
        <w:t xml:space="preserve"> </w:t>
      </w:r>
      <w:r w:rsidR="00DF770F">
        <w:t>se puede visualizar el Caso de uso N°6.5 el sistema despliega una pestaña de permisos aprobados desde informes que visualice a todos los empleados con los permisos aprobados y campos correspondientes seleccionados previamente por el actor (ya explicados en las precondiciones).</w:t>
      </w:r>
    </w:p>
    <w:p w14:paraId="0E204F2D" w14:textId="77777777" w:rsidR="00062478" w:rsidRPr="00225003" w:rsidRDefault="00062478" w:rsidP="00CD7D3C"/>
    <w:p w14:paraId="7112F49E" w14:textId="2DF96994" w:rsidR="00315CA1" w:rsidRDefault="00315CA1" w:rsidP="009540DC">
      <w:pPr>
        <w:pStyle w:val="Descripcin"/>
        <w:keepNext/>
      </w:pPr>
      <w:bookmarkStart w:id="111" w:name="_Toc200570033"/>
      <w:bookmarkStart w:id="112" w:name="_Toc200570175"/>
      <w:bookmarkStart w:id="113" w:name="_Toc200854058"/>
      <w:bookmarkStart w:id="114" w:name="_Toc201172339"/>
      <w:bookmarkStart w:id="115" w:name="_Toc201199594"/>
      <w:bookmarkStart w:id="116" w:name="_Toc201199683"/>
      <w:r>
        <w:t xml:space="preserve">Tabla </w:t>
      </w:r>
      <w:fldSimple w:instr=" STYLEREF 1 \s ">
        <w:r w:rsidR="00ED0FAA">
          <w:rPr>
            <w:noProof/>
          </w:rPr>
          <w:t>4</w:t>
        </w:r>
      </w:fldSimple>
      <w:r w:rsidR="00ED0FAA">
        <w:t>.</w:t>
      </w:r>
      <w:fldSimple w:instr=" SEQ Tabla \* ARABIC \s 1 ">
        <w:r w:rsidR="00ED0FAA">
          <w:rPr>
            <w:noProof/>
          </w:rPr>
          <w:t>13</w:t>
        </w:r>
      </w:fldSimple>
      <w:r w:rsidR="009540DC">
        <w:t xml:space="preserve"> </w:t>
      </w:r>
      <w:r w:rsidR="009540DC" w:rsidRPr="001479FF">
        <w:t>Caso de uso N°6.5, Visualizando lista con permisos aprobados</w:t>
      </w:r>
      <w:bookmarkEnd w:id="111"/>
      <w:bookmarkEnd w:id="112"/>
      <w:bookmarkEnd w:id="113"/>
      <w:bookmarkEnd w:id="114"/>
      <w:bookmarkEnd w:id="115"/>
      <w:bookmarkEnd w:id="116"/>
    </w:p>
    <w:p w14:paraId="05B59120" w14:textId="5C055D58" w:rsidR="00062478" w:rsidRDefault="0047076C" w:rsidP="002656E1">
      <w:pPr>
        <w:pStyle w:val="Sinespaciado"/>
      </w:pPr>
      <w:r>
        <w:rPr>
          <w:noProof/>
        </w:rPr>
        <w:drawing>
          <wp:inline distT="0" distB="0" distL="0" distR="0" wp14:anchorId="54DAD222" wp14:editId="1B098DDC">
            <wp:extent cx="5686425" cy="5067300"/>
            <wp:effectExtent l="0" t="0" r="9525" b="0"/>
            <wp:docPr id="31191965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19654" name="Imagen 1" descr="Tabla&#10;&#10;El contenido generado por IA puede ser incorrecto."/>
                    <pic:cNvPicPr/>
                  </pic:nvPicPr>
                  <pic:blipFill>
                    <a:blip r:embed="rId27"/>
                    <a:stretch>
                      <a:fillRect/>
                    </a:stretch>
                  </pic:blipFill>
                  <pic:spPr>
                    <a:xfrm>
                      <a:off x="0" y="0"/>
                      <a:ext cx="5686425" cy="5067300"/>
                    </a:xfrm>
                    <a:prstGeom prst="rect">
                      <a:avLst/>
                    </a:prstGeom>
                  </pic:spPr>
                </pic:pic>
              </a:graphicData>
            </a:graphic>
          </wp:inline>
        </w:drawing>
      </w:r>
    </w:p>
    <w:p w14:paraId="3D9FED1D" w14:textId="77777777" w:rsidR="00062478" w:rsidRDefault="00062478" w:rsidP="005A03DF">
      <w:pPr>
        <w:ind w:firstLine="0"/>
      </w:pPr>
    </w:p>
    <w:p w14:paraId="1D4AACC2" w14:textId="77777777" w:rsidR="00062478" w:rsidRDefault="00062478" w:rsidP="00062478">
      <w:r>
        <w:t>Fuente: Elaborado por el estudiante de acuerdo con el proyecto</w:t>
      </w:r>
    </w:p>
    <w:p w14:paraId="0E51695F" w14:textId="77777777" w:rsidR="00C3559B" w:rsidRDefault="00C3559B" w:rsidP="00062478"/>
    <w:p w14:paraId="23BD95E2" w14:textId="77777777" w:rsidR="00762852" w:rsidRDefault="00762852" w:rsidP="00062478"/>
    <w:p w14:paraId="279A54ED" w14:textId="07E08520" w:rsidR="00C3559B" w:rsidRDefault="00C3559B" w:rsidP="00C3559B">
      <w:r>
        <w:t xml:space="preserve">En la </w:t>
      </w:r>
      <w:r>
        <w:rPr>
          <w:i/>
        </w:rPr>
        <w:t xml:space="preserve">Tabla </w:t>
      </w:r>
      <w:r w:rsidR="00B9713C">
        <w:rPr>
          <w:i/>
        </w:rPr>
        <w:t>4.1</w:t>
      </w:r>
      <w:r w:rsidR="00776A16">
        <w:rPr>
          <w:i/>
        </w:rPr>
        <w:t>4</w:t>
      </w:r>
      <w:r>
        <w:t xml:space="preserve"> se puede visualizar el Caso de uso N°7.2 que consiste en acceder al menú principal desplegable donde el actor debe iniciar sesión con un Rut de empresa y una clave, la cual será validada por el sistema, redirigiendo al actor al menú principal desplegable, este caso de uso es fundamental.</w:t>
      </w:r>
    </w:p>
    <w:p w14:paraId="42E66F5A" w14:textId="77777777" w:rsidR="00062478" w:rsidRDefault="00062478" w:rsidP="005A03DF">
      <w:pPr>
        <w:ind w:firstLine="0"/>
      </w:pPr>
    </w:p>
    <w:p w14:paraId="4A02D3AC" w14:textId="5132A01A" w:rsidR="00A46F5B" w:rsidRDefault="00A46F5B" w:rsidP="00A46F5B">
      <w:pPr>
        <w:pStyle w:val="Descripcin"/>
        <w:keepNext/>
      </w:pPr>
      <w:bookmarkStart w:id="117" w:name="_Toc200570034"/>
      <w:bookmarkStart w:id="118" w:name="_Toc200570176"/>
      <w:bookmarkStart w:id="119" w:name="_Toc200854059"/>
      <w:bookmarkStart w:id="120" w:name="_Toc201172340"/>
      <w:bookmarkStart w:id="121" w:name="_Toc201199595"/>
      <w:bookmarkStart w:id="122" w:name="_Toc201199684"/>
      <w:r>
        <w:t xml:space="preserve">Tabla </w:t>
      </w:r>
      <w:fldSimple w:instr=" STYLEREF 1 \s ">
        <w:r w:rsidR="00ED0FAA">
          <w:rPr>
            <w:noProof/>
          </w:rPr>
          <w:t>4</w:t>
        </w:r>
      </w:fldSimple>
      <w:r w:rsidR="00ED0FAA">
        <w:t>.</w:t>
      </w:r>
      <w:fldSimple w:instr=" SEQ Tabla \* ARABIC \s 1 ">
        <w:r w:rsidR="00ED0FAA">
          <w:rPr>
            <w:noProof/>
          </w:rPr>
          <w:t>14</w:t>
        </w:r>
      </w:fldSimple>
      <w:r>
        <w:t xml:space="preserve"> </w:t>
      </w:r>
      <w:r w:rsidRPr="00530F54">
        <w:t>Caso de uso N°7.2, Accediendo al menú</w:t>
      </w:r>
      <w:bookmarkEnd w:id="117"/>
      <w:bookmarkEnd w:id="118"/>
      <w:bookmarkEnd w:id="119"/>
      <w:bookmarkEnd w:id="120"/>
      <w:bookmarkEnd w:id="121"/>
      <w:bookmarkEnd w:id="122"/>
    </w:p>
    <w:p w14:paraId="72D20BFE" w14:textId="77777777" w:rsidR="00062478" w:rsidRDefault="00B7552E" w:rsidP="00A46F5B">
      <w:pPr>
        <w:pStyle w:val="Sinespaciado"/>
      </w:pPr>
      <w:r>
        <w:rPr>
          <w:noProof/>
        </w:rPr>
        <w:drawing>
          <wp:inline distT="0" distB="0" distL="0" distR="0" wp14:anchorId="1ECECB07" wp14:editId="0C905806">
            <wp:extent cx="5971540" cy="5258435"/>
            <wp:effectExtent l="0" t="0" r="0" b="0"/>
            <wp:docPr id="1361406669"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06669" name="Imagen 1" descr="Interfaz de usuario gráfica, Texto&#10;&#10;El contenido generado por IA puede ser incorrecto."/>
                    <pic:cNvPicPr/>
                  </pic:nvPicPr>
                  <pic:blipFill>
                    <a:blip r:embed="rId28"/>
                    <a:stretch>
                      <a:fillRect/>
                    </a:stretch>
                  </pic:blipFill>
                  <pic:spPr>
                    <a:xfrm>
                      <a:off x="0" y="0"/>
                      <a:ext cx="5971540" cy="5258435"/>
                    </a:xfrm>
                    <a:prstGeom prst="rect">
                      <a:avLst/>
                    </a:prstGeom>
                  </pic:spPr>
                </pic:pic>
              </a:graphicData>
            </a:graphic>
          </wp:inline>
        </w:drawing>
      </w:r>
    </w:p>
    <w:p w14:paraId="7D46C1F6" w14:textId="77777777" w:rsidR="00062478" w:rsidRDefault="00062478" w:rsidP="005A03DF">
      <w:pPr>
        <w:ind w:firstLine="0"/>
      </w:pPr>
    </w:p>
    <w:p w14:paraId="6D287F0E" w14:textId="77777777" w:rsidR="00062478" w:rsidRDefault="00062478" w:rsidP="00062478">
      <w:r>
        <w:t>Fuente: Elaborado por el estudiante de acuerdo con el proyecto</w:t>
      </w:r>
    </w:p>
    <w:p w14:paraId="251B7090" w14:textId="77777777" w:rsidR="00762852" w:rsidRDefault="00762852" w:rsidP="00062478"/>
    <w:p w14:paraId="5F735163" w14:textId="359708EE" w:rsidR="00810987" w:rsidRDefault="00810987" w:rsidP="00810987">
      <w:r>
        <w:t xml:space="preserve">En la </w:t>
      </w:r>
      <w:r>
        <w:rPr>
          <w:i/>
        </w:rPr>
        <w:t xml:space="preserve">Tabla </w:t>
      </w:r>
      <w:r w:rsidR="00B9713C">
        <w:rPr>
          <w:i/>
        </w:rPr>
        <w:t>4.1</w:t>
      </w:r>
      <w:r w:rsidR="00776A16">
        <w:rPr>
          <w:i/>
        </w:rPr>
        <w:t>5</w:t>
      </w:r>
      <w:r>
        <w:rPr>
          <w:i/>
        </w:rPr>
        <w:t xml:space="preserve"> </w:t>
      </w:r>
      <w:r>
        <w:t>se puede visualizar el Caso de uso N°7.4 que consiste en cerrar sesión, el proceso comienza cuando el usuario da clic en la opción de cerrar sesión que se encuentra en la parte inferior izquierda del menú desplegable y el sistema le pregunta por confirmación de la decisión.</w:t>
      </w:r>
    </w:p>
    <w:p w14:paraId="79131C10" w14:textId="77777777" w:rsidR="00062478" w:rsidRDefault="00062478" w:rsidP="005A03DF">
      <w:pPr>
        <w:ind w:firstLine="0"/>
      </w:pPr>
    </w:p>
    <w:p w14:paraId="14E64DFA" w14:textId="5A2D4A9B" w:rsidR="00B9713C" w:rsidRDefault="00B9713C" w:rsidP="00B9713C">
      <w:pPr>
        <w:pStyle w:val="Descripcin"/>
        <w:keepNext/>
      </w:pPr>
      <w:bookmarkStart w:id="123" w:name="_Toc200570035"/>
      <w:bookmarkStart w:id="124" w:name="_Toc200570177"/>
      <w:bookmarkStart w:id="125" w:name="_Toc200854060"/>
      <w:bookmarkStart w:id="126" w:name="_Toc201172341"/>
      <w:bookmarkStart w:id="127" w:name="_Toc201199596"/>
      <w:bookmarkStart w:id="128" w:name="_Toc201199685"/>
      <w:r>
        <w:t xml:space="preserve">Tabla </w:t>
      </w:r>
      <w:fldSimple w:instr=" STYLEREF 1 \s ">
        <w:r w:rsidR="00ED0FAA">
          <w:rPr>
            <w:noProof/>
          </w:rPr>
          <w:t>4</w:t>
        </w:r>
      </w:fldSimple>
      <w:r w:rsidR="00ED0FAA">
        <w:t>.</w:t>
      </w:r>
      <w:fldSimple w:instr=" SEQ Tabla \* ARABIC \s 1 ">
        <w:r w:rsidR="00ED0FAA">
          <w:rPr>
            <w:noProof/>
          </w:rPr>
          <w:t>15</w:t>
        </w:r>
      </w:fldSimple>
      <w:r>
        <w:t xml:space="preserve"> </w:t>
      </w:r>
      <w:r w:rsidRPr="005E734D">
        <w:t>Caso de uso N°7.4, Cerrando sesión</w:t>
      </w:r>
      <w:bookmarkEnd w:id="123"/>
      <w:bookmarkEnd w:id="124"/>
      <w:bookmarkEnd w:id="125"/>
      <w:bookmarkEnd w:id="126"/>
      <w:bookmarkEnd w:id="127"/>
      <w:bookmarkEnd w:id="128"/>
    </w:p>
    <w:p w14:paraId="68D3EED4" w14:textId="24A897BE" w:rsidR="0055550C" w:rsidRDefault="50B1CA06" w:rsidP="002656E1">
      <w:pPr>
        <w:pStyle w:val="Sinespaciado"/>
      </w:pPr>
      <w:r>
        <w:rPr>
          <w:noProof/>
        </w:rPr>
        <w:drawing>
          <wp:inline distT="0" distB="0" distL="0" distR="0" wp14:anchorId="7D84E79E" wp14:editId="484C6240">
            <wp:extent cx="5981698" cy="3829050"/>
            <wp:effectExtent l="0" t="0" r="0" b="0"/>
            <wp:docPr id="2093553941" name="Imagen 2093553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5981698" cy="3829050"/>
                    </a:xfrm>
                    <a:prstGeom prst="rect">
                      <a:avLst/>
                    </a:prstGeom>
                  </pic:spPr>
                </pic:pic>
              </a:graphicData>
            </a:graphic>
          </wp:inline>
        </w:drawing>
      </w:r>
    </w:p>
    <w:p w14:paraId="4D7BA608" w14:textId="77777777" w:rsidR="00062478" w:rsidRDefault="00062478" w:rsidP="005A03DF">
      <w:pPr>
        <w:ind w:firstLine="0"/>
      </w:pPr>
    </w:p>
    <w:p w14:paraId="4B6C00BD" w14:textId="77777777" w:rsidR="00062478" w:rsidRDefault="00062478" w:rsidP="00062478">
      <w:r>
        <w:t>Fuente: Elaborado por el estudiante de acuerdo con el proyecto</w:t>
      </w:r>
    </w:p>
    <w:p w14:paraId="1268E7B8" w14:textId="77777777" w:rsidR="00B9713C" w:rsidRDefault="00B9713C" w:rsidP="00062478"/>
    <w:p w14:paraId="32910DC4" w14:textId="77777777" w:rsidR="00B9713C" w:rsidRDefault="00B9713C" w:rsidP="00062478"/>
    <w:p w14:paraId="37D969E4" w14:textId="77777777" w:rsidR="00B9713C" w:rsidRDefault="00B9713C" w:rsidP="00062478"/>
    <w:p w14:paraId="7D5BF251" w14:textId="47C065A2" w:rsidR="00062478" w:rsidRDefault="00062478" w:rsidP="005A03DF">
      <w:pPr>
        <w:ind w:firstLine="0"/>
      </w:pPr>
    </w:p>
    <w:p w14:paraId="041555B5" w14:textId="7A736971" w:rsidR="00762852" w:rsidRDefault="00762852" w:rsidP="005A03DF">
      <w:pPr>
        <w:ind w:firstLine="0"/>
      </w:pPr>
    </w:p>
    <w:p w14:paraId="752BB69A" w14:textId="48DBB887" w:rsidR="0055550C" w:rsidRDefault="006003A3" w:rsidP="002656E1">
      <w:r>
        <w:t xml:space="preserve">En la </w:t>
      </w:r>
      <w:r>
        <w:rPr>
          <w:i/>
        </w:rPr>
        <w:t xml:space="preserve">Tabla </w:t>
      </w:r>
      <w:r w:rsidR="00776A16">
        <w:rPr>
          <w:i/>
        </w:rPr>
        <w:t>4.16</w:t>
      </w:r>
      <w:r>
        <w:t xml:space="preserve"> se puede visualizar el Caso de uso N°7.5 que consiste en volver al menú principal, el proceso comienza cuando el usuario da clic en el logo de la empresa ubicado en la esquina superior izquierda y el sistema lo llevará a la página principal.</w:t>
      </w:r>
    </w:p>
    <w:p w14:paraId="5E858831" w14:textId="77777777" w:rsidR="0055550C" w:rsidRDefault="0055550C" w:rsidP="005A03DF">
      <w:pPr>
        <w:ind w:firstLine="0"/>
      </w:pPr>
    </w:p>
    <w:p w14:paraId="5B9B3E09" w14:textId="110FB8A7" w:rsidR="002656E1" w:rsidRDefault="002656E1" w:rsidP="002656E1">
      <w:pPr>
        <w:pStyle w:val="Descripcin"/>
        <w:keepNext/>
      </w:pPr>
      <w:bookmarkStart w:id="129" w:name="_Toc200570036"/>
      <w:bookmarkStart w:id="130" w:name="_Toc200570178"/>
      <w:bookmarkStart w:id="131" w:name="_Toc200854061"/>
      <w:bookmarkStart w:id="132" w:name="_Toc201172342"/>
      <w:bookmarkStart w:id="133" w:name="_Toc201199597"/>
      <w:bookmarkStart w:id="134" w:name="_Toc201199686"/>
      <w:r>
        <w:t xml:space="preserve">Tabla </w:t>
      </w:r>
      <w:fldSimple w:instr=" STYLEREF 1 \s ">
        <w:r w:rsidR="00ED0FAA">
          <w:rPr>
            <w:noProof/>
          </w:rPr>
          <w:t>4</w:t>
        </w:r>
      </w:fldSimple>
      <w:r w:rsidR="00ED0FAA">
        <w:t>.</w:t>
      </w:r>
      <w:fldSimple w:instr=" SEQ Tabla \* ARABIC \s 1 ">
        <w:r w:rsidR="00ED0FAA">
          <w:rPr>
            <w:noProof/>
          </w:rPr>
          <w:t>16</w:t>
        </w:r>
      </w:fldSimple>
      <w:r>
        <w:t xml:space="preserve"> </w:t>
      </w:r>
      <w:r w:rsidRPr="00F93CC6">
        <w:t>Caso de uso N°7.5, Volviendo al menú principal</w:t>
      </w:r>
      <w:bookmarkEnd w:id="129"/>
      <w:bookmarkEnd w:id="130"/>
      <w:bookmarkEnd w:id="131"/>
      <w:bookmarkEnd w:id="132"/>
      <w:bookmarkEnd w:id="133"/>
      <w:bookmarkEnd w:id="134"/>
    </w:p>
    <w:p w14:paraId="19254BF4" w14:textId="290922B7" w:rsidR="00760E29" w:rsidRDefault="00B21D9E" w:rsidP="002656E1">
      <w:pPr>
        <w:pStyle w:val="Sinespaciado"/>
      </w:pPr>
      <w:r>
        <w:rPr>
          <w:noProof/>
        </w:rPr>
        <w:drawing>
          <wp:inline distT="0" distB="0" distL="0" distR="0" wp14:anchorId="7F2E994D" wp14:editId="0C1A4111">
            <wp:extent cx="5971540" cy="3628390"/>
            <wp:effectExtent l="0" t="0" r="0" b="0"/>
            <wp:docPr id="16938246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2467" name="Imagen 1" descr="Tabla&#10;&#10;El contenido generado por IA puede ser incorrecto."/>
                    <pic:cNvPicPr/>
                  </pic:nvPicPr>
                  <pic:blipFill>
                    <a:blip r:embed="rId30"/>
                    <a:stretch>
                      <a:fillRect/>
                    </a:stretch>
                  </pic:blipFill>
                  <pic:spPr>
                    <a:xfrm>
                      <a:off x="0" y="0"/>
                      <a:ext cx="5971540" cy="3628390"/>
                    </a:xfrm>
                    <a:prstGeom prst="rect">
                      <a:avLst/>
                    </a:prstGeom>
                  </pic:spPr>
                </pic:pic>
              </a:graphicData>
            </a:graphic>
          </wp:inline>
        </w:drawing>
      </w:r>
    </w:p>
    <w:p w14:paraId="38A2CEC3" w14:textId="77777777" w:rsidR="00062478" w:rsidRDefault="00062478" w:rsidP="005A03DF">
      <w:pPr>
        <w:ind w:firstLine="0"/>
      </w:pPr>
    </w:p>
    <w:p w14:paraId="4B8D554F" w14:textId="77777777" w:rsidR="00062478" w:rsidRDefault="00062478" w:rsidP="00062478">
      <w:r>
        <w:t>Fuente: Elaborado por el estudiante de acuerdo con el proyecto</w:t>
      </w:r>
    </w:p>
    <w:p w14:paraId="4C92B157" w14:textId="32AA3877" w:rsidR="00E03F45" w:rsidRDefault="000527D0" w:rsidP="00A929CB">
      <w:pPr>
        <w:spacing w:line="278" w:lineRule="auto"/>
        <w:ind w:firstLine="0"/>
        <w:jc w:val="left"/>
      </w:pPr>
      <w:r>
        <w:br w:type="page"/>
      </w:r>
    </w:p>
    <w:p w14:paraId="65131D2B" w14:textId="5889B131" w:rsidR="00F35736" w:rsidRDefault="00F35736" w:rsidP="00F35736">
      <w:pPr>
        <w:pStyle w:val="Ttulo1"/>
      </w:pPr>
      <w:bookmarkStart w:id="135" w:name="_Toc201199519"/>
      <w:bookmarkStart w:id="136" w:name="_Toc201199598"/>
      <w:bookmarkStart w:id="137" w:name="_Toc201199687"/>
      <w:r>
        <w:lastRenderedPageBreak/>
        <w:t>SPRINT</w:t>
      </w:r>
      <w:r w:rsidR="002A5F3F">
        <w:t xml:space="preserve"> VISTAS</w:t>
      </w:r>
      <w:bookmarkEnd w:id="135"/>
      <w:bookmarkEnd w:id="136"/>
      <w:bookmarkEnd w:id="137"/>
      <w:r w:rsidR="00762852">
        <w:t xml:space="preserve"> </w:t>
      </w:r>
      <w:r w:rsidR="006F07ED">
        <w:t xml:space="preserve"> </w:t>
      </w:r>
    </w:p>
    <w:p w14:paraId="3B649E1B" w14:textId="77777777" w:rsidR="00987A0F" w:rsidRPr="00987A0F" w:rsidRDefault="00987A0F" w:rsidP="00987A0F"/>
    <w:p w14:paraId="6FAFE7DE" w14:textId="059E66A2" w:rsidR="00762852" w:rsidRPr="00762852" w:rsidRDefault="00762852" w:rsidP="00762852"/>
    <w:p w14:paraId="2952F26F" w14:textId="3855066F" w:rsidR="00F35736" w:rsidRDefault="008551D8" w:rsidP="008551D8">
      <w:r w:rsidRPr="008551D8">
        <w:t>La arquitectura del sistema se describe a través de cinco perspectivas complementarias, cada una adaptada a una audiencia específica. Estas perspectivas se detallan a continuación.</w:t>
      </w:r>
    </w:p>
    <w:p w14:paraId="3C4C2E26" w14:textId="2FCB2904" w:rsidR="008551D8" w:rsidRPr="008551D8" w:rsidRDefault="008551D8" w:rsidP="008551D8"/>
    <w:p w14:paraId="6E2B50CE" w14:textId="7394DBA5" w:rsidR="00F35736" w:rsidRDefault="00F35736" w:rsidP="00F35736">
      <w:pPr>
        <w:pStyle w:val="Ttulo2"/>
      </w:pPr>
      <w:bookmarkStart w:id="138" w:name="_Toc201199520"/>
      <w:r>
        <w:t xml:space="preserve">Vista </w:t>
      </w:r>
      <w:r w:rsidR="00DC71E1">
        <w:t>lógica</w:t>
      </w:r>
      <w:bookmarkEnd w:id="138"/>
    </w:p>
    <w:p w14:paraId="1C7F67CF" w14:textId="77777777" w:rsidR="009B6C5F" w:rsidRDefault="009B6C5F" w:rsidP="009B6C5F"/>
    <w:p w14:paraId="5414AFDA" w14:textId="51D9D3A9" w:rsidR="007810A4" w:rsidRDefault="00A0751D" w:rsidP="00A0751D">
      <w:r w:rsidRPr="00A0751D">
        <w:t>El propósito de la Vista Lógica es representar la estructura del sistema, incluyendo sus entidades, atributos, métodos y sus relaciones.</w:t>
      </w:r>
    </w:p>
    <w:p w14:paraId="3E5AEADE" w14:textId="77777777" w:rsidR="00A0751D" w:rsidRPr="00A0751D" w:rsidRDefault="00A0751D" w:rsidP="00A0751D"/>
    <w:p w14:paraId="0CCCA766" w14:textId="2367116B" w:rsidR="00E03F45" w:rsidRDefault="00E03F45" w:rsidP="00E03F45">
      <w:pPr>
        <w:pStyle w:val="Ttulo3"/>
      </w:pPr>
      <w:bookmarkStart w:id="139" w:name="_Toc201199521"/>
      <w:r>
        <w:t>Diagrama de clases</w:t>
      </w:r>
      <w:bookmarkEnd w:id="139"/>
    </w:p>
    <w:p w14:paraId="74CAC6F2" w14:textId="7A6B808E" w:rsidR="000D7383" w:rsidRDefault="000D7383" w:rsidP="000D7383"/>
    <w:p w14:paraId="6487AF35" w14:textId="0FE2B739" w:rsidR="00762852" w:rsidRPr="00602EC6" w:rsidRDefault="00602EC6" w:rsidP="00602EC6">
      <w:r w:rsidRPr="00602EC6">
        <w:t>La Figura 5.1 presenta un Diagrama de Clases UML, que es una parte integral del diseño Orientado a Objetos (OO). Visualiza las clases, sus atributos, métodos y las relaciones entre ellas, como herencia, asociación, agregación y composición. El diagrama también ilustra la multiplicidad.</w:t>
      </w:r>
      <w:r w:rsidR="003C0D45">
        <w:t xml:space="preserve"> Para ver detalles de</w:t>
      </w:r>
      <w:r w:rsidR="000C1D01">
        <w:t>l</w:t>
      </w:r>
      <w:r w:rsidR="003C0D45">
        <w:t xml:space="preserve"> diagrama de clases revisar anexo</w:t>
      </w:r>
      <w:r w:rsidR="00F60977">
        <w:t xml:space="preserve"> </w:t>
      </w:r>
      <w:r w:rsidR="006F07ED">
        <w:t>9</w:t>
      </w:r>
      <w:r w:rsidR="00F60977">
        <w:t>.</w:t>
      </w:r>
      <w:r w:rsidR="000E7D9E">
        <w:t xml:space="preserve">6 y ver </w:t>
      </w:r>
      <w:r w:rsidR="00917E9D">
        <w:t>PDF anexo</w:t>
      </w:r>
      <w:r w:rsidR="000E7D9E">
        <w:t xml:space="preserve"> </w:t>
      </w:r>
      <w:r w:rsidR="00917E9D">
        <w:t>8.1.</w:t>
      </w:r>
      <w:r w:rsidR="00762852" w:rsidRPr="00602EC6">
        <w:br w:type="page"/>
      </w:r>
    </w:p>
    <w:p w14:paraId="358EC03D" w14:textId="1CB9295D" w:rsidR="00762852" w:rsidRPr="000D7383" w:rsidRDefault="00762852" w:rsidP="00762852"/>
    <w:p w14:paraId="2CF6C53A" w14:textId="0E4BE7F0" w:rsidR="00762852" w:rsidRPr="007810A4" w:rsidRDefault="00762852" w:rsidP="007810A4"/>
    <w:p w14:paraId="222AB817" w14:textId="3D3A8886" w:rsidR="004712D1" w:rsidRDefault="004712D1" w:rsidP="004712D1">
      <w:pPr>
        <w:pStyle w:val="Descripcin"/>
      </w:pPr>
      <w:bookmarkStart w:id="140" w:name="_Toc200854201"/>
      <w:bookmarkStart w:id="141" w:name="_Toc201172418"/>
      <w:bookmarkStart w:id="142" w:name="_Toc201199599"/>
      <w:bookmarkStart w:id="143" w:name="_Toc201199688"/>
      <w:r>
        <w:t xml:space="preserve">Figura </w:t>
      </w:r>
      <w:fldSimple w:instr=" STYLEREF 1 \s ">
        <w:r w:rsidR="001F64B0">
          <w:rPr>
            <w:noProof/>
          </w:rPr>
          <w:t>5</w:t>
        </w:r>
      </w:fldSimple>
      <w:r w:rsidR="001F64B0">
        <w:t>.</w:t>
      </w:r>
      <w:fldSimple w:instr=" SEQ Figura \* ARABIC \s 1 ">
        <w:r w:rsidR="001F64B0">
          <w:rPr>
            <w:noProof/>
          </w:rPr>
          <w:t>1</w:t>
        </w:r>
      </w:fldSimple>
      <w:r>
        <w:t xml:space="preserve"> Diagrama de clases UML del sistema Biométrico web</w:t>
      </w:r>
      <w:bookmarkEnd w:id="140"/>
      <w:bookmarkEnd w:id="141"/>
      <w:bookmarkEnd w:id="142"/>
      <w:bookmarkEnd w:id="143"/>
    </w:p>
    <w:p w14:paraId="0E1C8613" w14:textId="77777777" w:rsidR="0009031E" w:rsidRPr="0009031E" w:rsidRDefault="0009031E" w:rsidP="0009031E"/>
    <w:p w14:paraId="7449EB91" w14:textId="4CFA9915" w:rsidR="005F65E6" w:rsidRDefault="005F65E6" w:rsidP="001E4711">
      <w:pPr>
        <w:pStyle w:val="Sinespaciado"/>
      </w:pPr>
    </w:p>
    <w:p w14:paraId="182965F7" w14:textId="38C7B03F" w:rsidR="001E4711" w:rsidRDefault="00EC5009" w:rsidP="00A63590">
      <w:pPr>
        <w:pStyle w:val="Sinespaciado"/>
      </w:pPr>
      <w:r>
        <w:rPr>
          <w:noProof/>
        </w:rPr>
        <w:drawing>
          <wp:inline distT="0" distB="0" distL="0" distR="0" wp14:anchorId="5FC120B9" wp14:editId="275189B1">
            <wp:extent cx="5971540" cy="4204335"/>
            <wp:effectExtent l="0" t="0" r="0" b="5715"/>
            <wp:docPr id="102680738"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0738" name="Imagen 1" descr="Diagrama, Esquemático&#10;&#10;El contenido generado por IA puede ser incorrecto."/>
                    <pic:cNvPicPr/>
                  </pic:nvPicPr>
                  <pic:blipFill>
                    <a:blip r:embed="rId31"/>
                    <a:stretch>
                      <a:fillRect/>
                    </a:stretch>
                  </pic:blipFill>
                  <pic:spPr>
                    <a:xfrm>
                      <a:off x="0" y="0"/>
                      <a:ext cx="5971540" cy="4204335"/>
                    </a:xfrm>
                    <a:prstGeom prst="rect">
                      <a:avLst/>
                    </a:prstGeom>
                  </pic:spPr>
                </pic:pic>
              </a:graphicData>
            </a:graphic>
          </wp:inline>
        </w:drawing>
      </w:r>
    </w:p>
    <w:p w14:paraId="0DFF4741" w14:textId="77777777" w:rsidR="001350A0" w:rsidRDefault="001350A0" w:rsidP="00A63590">
      <w:pPr>
        <w:pStyle w:val="Sinespaciado"/>
      </w:pPr>
    </w:p>
    <w:p w14:paraId="70D88D4D" w14:textId="7EA0677D" w:rsidR="00762852" w:rsidRDefault="00762852" w:rsidP="00A63590">
      <w:pPr>
        <w:pStyle w:val="Sinespaciado"/>
      </w:pPr>
    </w:p>
    <w:p w14:paraId="354B9241" w14:textId="6509B424" w:rsidR="005A42F5" w:rsidRDefault="005A42F5" w:rsidP="00A63590">
      <w:pPr>
        <w:pStyle w:val="Sinespaciado"/>
      </w:pPr>
    </w:p>
    <w:p w14:paraId="0124C4C0" w14:textId="04EC7859" w:rsidR="005A42F5" w:rsidRDefault="005A42F5" w:rsidP="005A42F5">
      <w:r>
        <w:t>Fuente: Elaborado por el estudiante de acuerdo con el proyecto</w:t>
      </w:r>
    </w:p>
    <w:p w14:paraId="36A5DB35" w14:textId="45E4D0B2" w:rsidR="001350A0" w:rsidRDefault="001350A0" w:rsidP="005A42F5"/>
    <w:p w14:paraId="3189739B" w14:textId="54A2D05D" w:rsidR="005A42F5" w:rsidRDefault="005A42F5" w:rsidP="00A63590">
      <w:pPr>
        <w:pStyle w:val="Sinespaciado"/>
      </w:pPr>
    </w:p>
    <w:p w14:paraId="5DCBFEC9" w14:textId="6863A69D" w:rsidR="00E03F45" w:rsidRPr="00D863EF" w:rsidRDefault="00D863EF" w:rsidP="00D863EF">
      <w:pPr>
        <w:spacing w:line="278" w:lineRule="auto"/>
        <w:ind w:firstLine="0"/>
        <w:jc w:val="left"/>
        <w:rPr>
          <w:rFonts w:ascii="Aptos" w:hAnsi="Aptos"/>
        </w:rPr>
      </w:pPr>
      <w:r>
        <w:br w:type="page"/>
      </w:r>
    </w:p>
    <w:p w14:paraId="4E5B656E" w14:textId="38F5EFDB" w:rsidR="00E03F45" w:rsidRDefault="00E03F45" w:rsidP="00E03F45">
      <w:pPr>
        <w:pStyle w:val="Ttulo3"/>
      </w:pPr>
      <w:bookmarkStart w:id="144" w:name="_Toc201199522"/>
      <w:r>
        <w:lastRenderedPageBreak/>
        <w:t>Modelado de datos</w:t>
      </w:r>
      <w:bookmarkEnd w:id="144"/>
    </w:p>
    <w:p w14:paraId="1F262849" w14:textId="77777777" w:rsidR="004D13F3" w:rsidRDefault="004D13F3" w:rsidP="004D13F3"/>
    <w:p w14:paraId="744D1A55" w14:textId="6E5E0D9E" w:rsidR="00E852DB" w:rsidRDefault="00E852DB" w:rsidP="00E852DB">
      <w:r w:rsidRPr="00E852DB">
        <w:t>La Figura 5.2 muestra un modelo de datos (también conocido como modelo entidad-relación), que representa la estructura lógica de la base de datos. Este modelo describe las entidades y sus relaciones, centrándose específicamente en los atributos que constituyen cada entidad. Enfatiza el almacenamiento de datos y la gestión de la información dentro de un sistema de base de datos relacional como MySQL.</w:t>
      </w:r>
      <w:r w:rsidR="00876D85">
        <w:t xml:space="preserve"> Revisar anexo</w:t>
      </w:r>
      <w:r w:rsidR="006F07ED">
        <w:t xml:space="preserve"> 9</w:t>
      </w:r>
      <w:r w:rsidR="00876D85">
        <w:t xml:space="preserve">.6 para más información de la relación </w:t>
      </w:r>
    </w:p>
    <w:p w14:paraId="51AB0A2D" w14:textId="2628EF1F" w:rsidR="00D863EF" w:rsidRDefault="00D863EF" w:rsidP="000B4C46">
      <w:pPr>
        <w:pStyle w:val="Sinespaciado"/>
      </w:pPr>
    </w:p>
    <w:p w14:paraId="011BFB48" w14:textId="4111792C" w:rsidR="0082794F" w:rsidRDefault="0082794F" w:rsidP="0082794F">
      <w:pPr>
        <w:pStyle w:val="Descripcin"/>
      </w:pPr>
      <w:bookmarkStart w:id="145" w:name="_Toc200854202"/>
      <w:bookmarkStart w:id="146" w:name="_Toc201172419"/>
      <w:bookmarkStart w:id="147" w:name="_Toc201199600"/>
      <w:bookmarkStart w:id="148" w:name="_Toc201199689"/>
      <w:r>
        <w:t xml:space="preserve">Figura </w:t>
      </w:r>
      <w:fldSimple w:instr=" STYLEREF 1 \s ">
        <w:r w:rsidR="001F64B0">
          <w:rPr>
            <w:noProof/>
          </w:rPr>
          <w:t>5</w:t>
        </w:r>
      </w:fldSimple>
      <w:r w:rsidR="001F64B0">
        <w:t>.</w:t>
      </w:r>
      <w:fldSimple w:instr=" SEQ Figura \* ARABIC \s 1 ">
        <w:r w:rsidR="001F64B0">
          <w:rPr>
            <w:noProof/>
          </w:rPr>
          <w:t>2</w:t>
        </w:r>
      </w:fldSimple>
      <w:r>
        <w:t xml:space="preserve"> Diagrama modelo de datos de sistema web EUGCOM</w:t>
      </w:r>
      <w:bookmarkEnd w:id="145"/>
      <w:bookmarkEnd w:id="146"/>
      <w:bookmarkEnd w:id="147"/>
      <w:bookmarkEnd w:id="148"/>
    </w:p>
    <w:p w14:paraId="732A9F73" w14:textId="77777777" w:rsidR="00915C04" w:rsidRPr="00915C04" w:rsidRDefault="00915C04" w:rsidP="00915C04"/>
    <w:p w14:paraId="4347CA8B" w14:textId="3CBC3302" w:rsidR="008626D6" w:rsidRDefault="00915C04" w:rsidP="0082794F">
      <w:pPr>
        <w:pStyle w:val="Sinespaciado"/>
      </w:pPr>
      <w:r>
        <w:rPr>
          <w:noProof/>
        </w:rPr>
        <w:drawing>
          <wp:inline distT="0" distB="0" distL="0" distR="0" wp14:anchorId="1AFD9A50" wp14:editId="183B4E48">
            <wp:extent cx="5971540" cy="3970655"/>
            <wp:effectExtent l="0" t="0" r="0" b="0"/>
            <wp:docPr id="847863568"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863568" name="Imagen 1" descr="Diagrama, Esquemático&#10;&#10;El contenido generado por IA puede ser incorrecto."/>
                    <pic:cNvPicPr/>
                  </pic:nvPicPr>
                  <pic:blipFill>
                    <a:blip r:embed="rId32"/>
                    <a:stretch>
                      <a:fillRect/>
                    </a:stretch>
                  </pic:blipFill>
                  <pic:spPr>
                    <a:xfrm>
                      <a:off x="0" y="0"/>
                      <a:ext cx="5971540" cy="3970655"/>
                    </a:xfrm>
                    <a:prstGeom prst="rect">
                      <a:avLst/>
                    </a:prstGeom>
                  </pic:spPr>
                </pic:pic>
              </a:graphicData>
            </a:graphic>
          </wp:inline>
        </w:drawing>
      </w:r>
    </w:p>
    <w:p w14:paraId="3934E9A8" w14:textId="30FF6F6E" w:rsidR="00D863EF" w:rsidRDefault="00D863EF" w:rsidP="004D13F3"/>
    <w:p w14:paraId="7309A01F" w14:textId="77777777" w:rsidR="00915C04" w:rsidRPr="004D13F3" w:rsidRDefault="00915C04" w:rsidP="004D13F3"/>
    <w:p w14:paraId="7C48B981" w14:textId="3C2023F7" w:rsidR="00DC71E1" w:rsidRPr="00DC71E1" w:rsidRDefault="52BC3A71" w:rsidP="00C94F1D">
      <w:r>
        <w:t>Fuente: Elaborado por el estudiante de acuerdo con el proyecto</w:t>
      </w:r>
    </w:p>
    <w:p w14:paraId="0EC7EFCA" w14:textId="77777777" w:rsidR="00F35736" w:rsidRDefault="00F35736" w:rsidP="00F35736">
      <w:pPr>
        <w:pStyle w:val="Ttulo2"/>
      </w:pPr>
      <w:bookmarkStart w:id="149" w:name="_Toc201199523"/>
      <w:r>
        <w:lastRenderedPageBreak/>
        <w:t>Vista de proceso:</w:t>
      </w:r>
      <w:bookmarkEnd w:id="149"/>
    </w:p>
    <w:p w14:paraId="58E5C0D1" w14:textId="77777777" w:rsidR="00DC71E1" w:rsidRDefault="00DC71E1" w:rsidP="00DC71E1"/>
    <w:p w14:paraId="5961CC31" w14:textId="56978B65" w:rsidR="008D5AB5" w:rsidRDefault="00BF4326" w:rsidP="00D62829">
      <w:r>
        <w:t xml:space="preserve">La vista de proceso </w:t>
      </w:r>
      <w:r w:rsidR="00863A2E">
        <w:t xml:space="preserve">captura </w:t>
      </w:r>
      <w:r w:rsidR="0056424E">
        <w:t>aspectos de concurrencia</w:t>
      </w:r>
      <w:r w:rsidR="00995E18">
        <w:t xml:space="preserve"> y sincronización de</w:t>
      </w:r>
      <w:r w:rsidR="00D62829">
        <w:t>l diseño del sistema web EugCom.</w:t>
      </w:r>
    </w:p>
    <w:p w14:paraId="599AA9B5" w14:textId="77777777" w:rsidR="00D62829" w:rsidRPr="00DC71E1" w:rsidRDefault="00D62829" w:rsidP="00D62829"/>
    <w:p w14:paraId="2746E317" w14:textId="51AF1D80" w:rsidR="00F35736" w:rsidRDefault="2748AD84" w:rsidP="002D6B74">
      <w:pPr>
        <w:pStyle w:val="Ttulo3"/>
      </w:pPr>
      <w:bookmarkStart w:id="150" w:name="_Toc201199524"/>
      <w:r>
        <w:t>Diagrama</w:t>
      </w:r>
      <w:r w:rsidR="00876D85">
        <w:t>s</w:t>
      </w:r>
      <w:r>
        <w:t xml:space="preserve"> de secuencia</w:t>
      </w:r>
      <w:r w:rsidR="00876D85">
        <w:t>s</w:t>
      </w:r>
      <w:bookmarkEnd w:id="150"/>
    </w:p>
    <w:p w14:paraId="5F5A356F" w14:textId="77777777" w:rsidR="008D5AB5" w:rsidRDefault="008D5AB5" w:rsidP="009F1B8E">
      <w:pPr>
        <w:ind w:firstLine="0"/>
      </w:pPr>
    </w:p>
    <w:p w14:paraId="4C0E630E" w14:textId="212FD2BF" w:rsidR="7621B1B0" w:rsidRDefault="05800D32" w:rsidP="004A7A19">
      <w:r>
        <w:t xml:space="preserve">En la figura 5.3 </w:t>
      </w:r>
      <w:r w:rsidR="08A210B3">
        <w:t>se describe</w:t>
      </w:r>
      <w:r>
        <w:t xml:space="preserve"> el proceso</w:t>
      </w:r>
      <w:r w:rsidR="4F1E0344">
        <w:t xml:space="preserve"> que </w:t>
      </w:r>
      <w:r w:rsidR="74BB5A32">
        <w:t xml:space="preserve">debe </w:t>
      </w:r>
      <w:r w:rsidR="756E2FC4">
        <w:t xml:space="preserve">seguir el usuario </w:t>
      </w:r>
      <w:r w:rsidR="5444A6BA">
        <w:t xml:space="preserve">para </w:t>
      </w:r>
      <w:r w:rsidR="2447CA0B">
        <w:t>acceder</w:t>
      </w:r>
      <w:r w:rsidR="478FC862">
        <w:t xml:space="preserve"> </w:t>
      </w:r>
      <w:r w:rsidR="5D8B28C8">
        <w:t xml:space="preserve">a </w:t>
      </w:r>
      <w:r w:rsidR="00094F70">
        <w:t xml:space="preserve">la </w:t>
      </w:r>
      <w:r w:rsidR="00697119">
        <w:t>asignación</w:t>
      </w:r>
      <w:r w:rsidR="00094F70">
        <w:t xml:space="preserve"> de turnos </w:t>
      </w:r>
      <w:r w:rsidR="6A9E3216">
        <w:t xml:space="preserve">con sus respectivos turnos </w:t>
      </w:r>
      <w:r w:rsidR="6DDAD2DC">
        <w:t>asignados</w:t>
      </w:r>
      <w:r w:rsidR="00697119">
        <w:t xml:space="preserve"> por empleado</w:t>
      </w:r>
      <w:r w:rsidR="6DDAD2DC">
        <w:t xml:space="preserve">. </w:t>
      </w:r>
      <w:r w:rsidR="61103639">
        <w:t>La interacción comienza</w:t>
      </w:r>
      <w:r w:rsidR="2B8849E1">
        <w:t xml:space="preserve"> </w:t>
      </w:r>
      <w:r w:rsidR="665FAF29">
        <w:t xml:space="preserve">luego de que el usuario </w:t>
      </w:r>
      <w:r w:rsidR="36563EA7">
        <w:t xml:space="preserve">inicie sesión y </w:t>
      </w:r>
      <w:r w:rsidR="2D87799A">
        <w:t xml:space="preserve">seleccione </w:t>
      </w:r>
      <w:r w:rsidR="29694CFD">
        <w:t xml:space="preserve">“Asignación de </w:t>
      </w:r>
      <w:r w:rsidR="0328AF97">
        <w:t>Turnos”</w:t>
      </w:r>
      <w:r w:rsidR="1E2A3479">
        <w:t xml:space="preserve"> </w:t>
      </w:r>
      <w:r w:rsidR="03E7BA8A">
        <w:t>en la interfaz de</w:t>
      </w:r>
      <w:r w:rsidR="00F154B6">
        <w:t xml:space="preserve"> header</w:t>
      </w:r>
      <w:r w:rsidR="03E7BA8A">
        <w:t>.</w:t>
      </w:r>
      <w:r w:rsidR="55293747">
        <w:t xml:space="preserve"> </w:t>
      </w:r>
      <w:r w:rsidR="0252D373">
        <w:t>Esta acción solicita al sistema</w:t>
      </w:r>
      <w:r w:rsidR="21BF8CF6">
        <w:t xml:space="preserve"> que cargue y </w:t>
      </w:r>
      <w:r w:rsidR="40470938">
        <w:t>muestre</w:t>
      </w:r>
      <w:r w:rsidR="54FAAB3E">
        <w:t xml:space="preserve"> </w:t>
      </w:r>
      <w:r w:rsidR="67DABF03">
        <w:t xml:space="preserve">la información </w:t>
      </w:r>
      <w:r w:rsidR="562EE1B5">
        <w:t xml:space="preserve">correspondiente a dicha </w:t>
      </w:r>
      <w:r w:rsidR="6A94C699">
        <w:t>sección.</w:t>
      </w:r>
      <w:r w:rsidR="2DA475B1">
        <w:t xml:space="preserve"> Como respuesta</w:t>
      </w:r>
      <w:r w:rsidR="39926B94">
        <w:t xml:space="preserve">, el sistema </w:t>
      </w:r>
      <w:r w:rsidR="0085B40D">
        <w:t>abre la ventana asociada a</w:t>
      </w:r>
      <w:r w:rsidR="7090F1C2">
        <w:t xml:space="preserve"> la asignación de turnos y</w:t>
      </w:r>
      <w:r w:rsidR="464FB6A5">
        <w:t xml:space="preserve"> </w:t>
      </w:r>
      <w:r w:rsidR="35CCEFA8">
        <w:t>despliega</w:t>
      </w:r>
      <w:r w:rsidR="72493998">
        <w:t xml:space="preserve"> una lista </w:t>
      </w:r>
      <w:r w:rsidR="00CC77DF">
        <w:t>de</w:t>
      </w:r>
      <w:r w:rsidR="7EC4B0CA">
        <w:t xml:space="preserve"> </w:t>
      </w:r>
      <w:r w:rsidR="58CDFA7E">
        <w:t>turnos</w:t>
      </w:r>
      <w:r w:rsidR="00CC77DF">
        <w:t xml:space="preserve"> de trabajo asignados por empleado</w:t>
      </w:r>
      <w:r w:rsidR="58CDFA7E">
        <w:t>.</w:t>
      </w:r>
      <w:r w:rsidR="5492E259">
        <w:t xml:space="preserve"> </w:t>
      </w:r>
    </w:p>
    <w:p w14:paraId="2EEC92DD" w14:textId="77777777" w:rsidR="00C127A8" w:rsidRDefault="00C127A8" w:rsidP="004A7A19"/>
    <w:p w14:paraId="716C31D3" w14:textId="27EFD832" w:rsidR="00827657" w:rsidRDefault="00827657" w:rsidP="009F1B8E">
      <w:pPr>
        <w:pStyle w:val="Descripcin"/>
        <w:keepNext/>
      </w:pPr>
      <w:bookmarkStart w:id="151" w:name="_Toc200854203"/>
      <w:bookmarkStart w:id="152" w:name="_Toc201172420"/>
      <w:bookmarkStart w:id="153" w:name="_Toc201199601"/>
      <w:bookmarkStart w:id="154" w:name="_Toc201199690"/>
      <w:r>
        <w:t xml:space="preserve">Figura </w:t>
      </w:r>
      <w:fldSimple w:instr=" STYLEREF 1 \s ">
        <w:r w:rsidR="001F64B0">
          <w:rPr>
            <w:noProof/>
          </w:rPr>
          <w:t>5</w:t>
        </w:r>
      </w:fldSimple>
      <w:r w:rsidR="001F64B0">
        <w:t>.</w:t>
      </w:r>
      <w:fldSimple w:instr=" SEQ Figura \* ARABIC \s 1 ">
        <w:r w:rsidR="001F64B0">
          <w:rPr>
            <w:noProof/>
          </w:rPr>
          <w:t>3</w:t>
        </w:r>
      </w:fldSimple>
      <w:r>
        <w:t xml:space="preserve"> “Caso de uso N°1.1, Visualizando turnos de trabajo</w:t>
      </w:r>
      <w:r w:rsidR="003A0176">
        <w:t xml:space="preserve"> asignado</w:t>
      </w:r>
      <w:r w:rsidR="009F1B8E">
        <w:t>s</w:t>
      </w:r>
      <w:r>
        <w:t xml:space="preserve"> por empleado</w:t>
      </w:r>
      <w:r w:rsidR="009F1B8E">
        <w:t>”</w:t>
      </w:r>
      <w:bookmarkEnd w:id="151"/>
      <w:bookmarkEnd w:id="152"/>
      <w:bookmarkEnd w:id="153"/>
      <w:bookmarkEnd w:id="154"/>
    </w:p>
    <w:p w14:paraId="30AA0A52" w14:textId="48DF1DBB" w:rsidR="60AB3E7B" w:rsidRDefault="00AA52A1" w:rsidP="009F1B8E">
      <w:pPr>
        <w:pStyle w:val="Sinespaciado"/>
      </w:pPr>
      <w:r>
        <w:rPr>
          <w:noProof/>
        </w:rPr>
        <w:drawing>
          <wp:inline distT="0" distB="0" distL="0" distR="0" wp14:anchorId="5DDC391F" wp14:editId="60A51439">
            <wp:extent cx="4885899" cy="2378525"/>
            <wp:effectExtent l="0" t="0" r="0" b="3175"/>
            <wp:docPr id="1187296379"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893544" cy="2382247"/>
                    </a:xfrm>
                    <a:prstGeom prst="rect">
                      <a:avLst/>
                    </a:prstGeom>
                  </pic:spPr>
                </pic:pic>
              </a:graphicData>
            </a:graphic>
          </wp:inline>
        </w:drawing>
      </w:r>
    </w:p>
    <w:p w14:paraId="11BFB246" w14:textId="71986E40" w:rsidR="00497F41" w:rsidRDefault="00497F41" w:rsidP="009F1B8E">
      <w:pPr>
        <w:pStyle w:val="Sinespaciado"/>
      </w:pPr>
    </w:p>
    <w:p w14:paraId="73AEC50B" w14:textId="6BAF13C3" w:rsidR="007228E5" w:rsidRDefault="009F1B8E" w:rsidP="008F7641">
      <w:r>
        <w:t>Fuente: Elaborado por el estudiante de acuerdo con el proyecto</w:t>
      </w:r>
    </w:p>
    <w:p w14:paraId="60F68091" w14:textId="6BBCC0C5" w:rsidR="0CE033C5" w:rsidRDefault="007228E5" w:rsidP="007228E5">
      <w:pPr>
        <w:spacing w:line="278" w:lineRule="auto"/>
        <w:ind w:firstLine="0"/>
        <w:jc w:val="left"/>
      </w:pPr>
      <w:r>
        <w:br w:type="page"/>
      </w:r>
    </w:p>
    <w:p w14:paraId="69CB87B4" w14:textId="5B1F228C" w:rsidR="00796303" w:rsidRDefault="00796303" w:rsidP="00796303">
      <w:r>
        <w:lastRenderedPageBreak/>
        <w:t>En la figura 5.4</w:t>
      </w:r>
      <w:r w:rsidR="324317DB">
        <w:t xml:space="preserve"> se describe el proceso</w:t>
      </w:r>
      <w:r w:rsidR="79A1CCEA">
        <w:t xml:space="preserve"> </w:t>
      </w:r>
      <w:r w:rsidR="33BB90CF">
        <w:t xml:space="preserve">mediante el cual el </w:t>
      </w:r>
      <w:r w:rsidR="558A9F10">
        <w:t xml:space="preserve">usuario </w:t>
      </w:r>
      <w:r w:rsidR="695CCEA3">
        <w:t>accede al listado</w:t>
      </w:r>
      <w:r w:rsidR="47CB7460">
        <w:t xml:space="preserve"> completo de los </w:t>
      </w:r>
      <w:r w:rsidR="06BC7DBD">
        <w:t xml:space="preserve">departamentos de la </w:t>
      </w:r>
      <w:r w:rsidR="00497F41">
        <w:t>empresa. La</w:t>
      </w:r>
      <w:r w:rsidR="5593B076">
        <w:t xml:space="preserve"> </w:t>
      </w:r>
      <w:r w:rsidR="666552B1">
        <w:t xml:space="preserve">interacción </w:t>
      </w:r>
      <w:r w:rsidR="71DDACCE">
        <w:t xml:space="preserve">comienza </w:t>
      </w:r>
      <w:r w:rsidR="3B2F82AE">
        <w:t xml:space="preserve">cuando el </w:t>
      </w:r>
      <w:r w:rsidR="3F536ED3">
        <w:t xml:space="preserve">usuario inicia </w:t>
      </w:r>
      <w:r w:rsidR="795F5842">
        <w:t>sesión</w:t>
      </w:r>
      <w:r w:rsidR="74566172">
        <w:t xml:space="preserve"> </w:t>
      </w:r>
      <w:r w:rsidR="420A5A57">
        <w:t>y</w:t>
      </w:r>
      <w:r w:rsidR="2FD3DADD">
        <w:t xml:space="preserve"> selecciona </w:t>
      </w:r>
      <w:r w:rsidR="709B6D05">
        <w:t>Departamentos</w:t>
      </w:r>
      <w:r w:rsidR="725E50BC">
        <w:t xml:space="preserve"> </w:t>
      </w:r>
      <w:r w:rsidR="0B9B8692">
        <w:t xml:space="preserve">dentro de la interfaz del </w:t>
      </w:r>
      <w:r w:rsidR="353565BA">
        <w:t xml:space="preserve">sistema. </w:t>
      </w:r>
      <w:r w:rsidR="0EE7DD23">
        <w:t>Al ejecutar esta acción,</w:t>
      </w:r>
      <w:r w:rsidR="4BD8B76E">
        <w:t xml:space="preserve"> el sistema responde </w:t>
      </w:r>
      <w:r w:rsidR="212D9C57">
        <w:t xml:space="preserve">cargando y mostrando </w:t>
      </w:r>
      <w:r w:rsidR="2D727533">
        <w:t xml:space="preserve">automáticamente </w:t>
      </w:r>
      <w:r w:rsidR="302A1046">
        <w:t xml:space="preserve">un listado detallado que </w:t>
      </w:r>
      <w:r w:rsidR="3950EA18">
        <w:t>incluye todos</w:t>
      </w:r>
      <w:r w:rsidR="41DD7179">
        <w:t xml:space="preserve"> los </w:t>
      </w:r>
      <w:r w:rsidR="08D9ABDA">
        <w:t>departamentos</w:t>
      </w:r>
      <w:r w:rsidR="71060572">
        <w:t xml:space="preserve"> existentes</w:t>
      </w:r>
      <w:r w:rsidR="5110DE5D">
        <w:t>.</w:t>
      </w:r>
    </w:p>
    <w:p w14:paraId="40FCAF23" w14:textId="77777777" w:rsidR="00943502" w:rsidRDefault="00943502" w:rsidP="01E8D66A">
      <w:pPr>
        <w:ind w:firstLine="0"/>
      </w:pPr>
    </w:p>
    <w:p w14:paraId="78D8E731" w14:textId="4D9035C5" w:rsidR="00F77887" w:rsidRDefault="00F77887" w:rsidP="00943502">
      <w:pPr>
        <w:pStyle w:val="Descripcin"/>
      </w:pPr>
      <w:bookmarkStart w:id="155" w:name="_Toc200854204"/>
      <w:bookmarkStart w:id="156" w:name="_Toc201172421"/>
      <w:bookmarkStart w:id="157" w:name="_Toc201199602"/>
      <w:bookmarkStart w:id="158" w:name="_Toc201199691"/>
      <w:r>
        <w:t xml:space="preserve">Figura </w:t>
      </w:r>
      <w:fldSimple w:instr=" STYLEREF 1 \s ">
        <w:r w:rsidR="001F64B0">
          <w:rPr>
            <w:noProof/>
          </w:rPr>
          <w:t>5</w:t>
        </w:r>
      </w:fldSimple>
      <w:r w:rsidR="001F64B0">
        <w:t>.</w:t>
      </w:r>
      <w:fldSimple w:instr=" SEQ Figura \* ARABIC \s 1 ">
        <w:r w:rsidR="001F64B0">
          <w:rPr>
            <w:noProof/>
          </w:rPr>
          <w:t>4</w:t>
        </w:r>
      </w:fldSimple>
      <w:r>
        <w:t xml:space="preserve"> </w:t>
      </w:r>
      <w:r w:rsidR="009651E9">
        <w:t xml:space="preserve">“Caso de uso N°1.4, </w:t>
      </w:r>
      <w:r w:rsidR="00943502">
        <w:t>Visualizando</w:t>
      </w:r>
      <w:r w:rsidR="009651E9">
        <w:t xml:space="preserve"> </w:t>
      </w:r>
      <w:r w:rsidR="00943502">
        <w:t>los departamentos de la empresa</w:t>
      </w:r>
      <w:r w:rsidR="00091A25">
        <w:t>”</w:t>
      </w:r>
      <w:bookmarkEnd w:id="155"/>
      <w:bookmarkEnd w:id="156"/>
      <w:bookmarkEnd w:id="157"/>
      <w:bookmarkEnd w:id="158"/>
    </w:p>
    <w:p w14:paraId="4F08372B" w14:textId="77777777" w:rsidR="00336BE6" w:rsidRPr="00336BE6" w:rsidRDefault="00336BE6" w:rsidP="00336BE6"/>
    <w:p w14:paraId="066CC7AB" w14:textId="4B7F546E" w:rsidR="6660DDC1" w:rsidRDefault="00642FB5" w:rsidP="00A368B2">
      <w:pPr>
        <w:pStyle w:val="Sinespaciado"/>
      </w:pPr>
      <w:r>
        <w:rPr>
          <w:noProof/>
        </w:rPr>
        <w:drawing>
          <wp:inline distT="0" distB="0" distL="0" distR="0" wp14:anchorId="6ED6D59A" wp14:editId="66A140D0">
            <wp:extent cx="5971540" cy="2993390"/>
            <wp:effectExtent l="0" t="0" r="0" b="0"/>
            <wp:docPr id="1936387767"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87767" name="Imagen 1" descr="Gráfico, Gráfico de cajas y bigotes&#10;&#10;El contenido generado por IA puede ser incorrecto."/>
                    <pic:cNvPicPr/>
                  </pic:nvPicPr>
                  <pic:blipFill>
                    <a:blip r:embed="rId34"/>
                    <a:stretch>
                      <a:fillRect/>
                    </a:stretch>
                  </pic:blipFill>
                  <pic:spPr>
                    <a:xfrm>
                      <a:off x="0" y="0"/>
                      <a:ext cx="5971540" cy="2993390"/>
                    </a:xfrm>
                    <a:prstGeom prst="rect">
                      <a:avLst/>
                    </a:prstGeom>
                  </pic:spPr>
                </pic:pic>
              </a:graphicData>
            </a:graphic>
          </wp:inline>
        </w:drawing>
      </w:r>
    </w:p>
    <w:p w14:paraId="05D36334" w14:textId="77777777" w:rsidR="00943502" w:rsidRDefault="00943502" w:rsidP="00A368B2">
      <w:pPr>
        <w:pStyle w:val="Sinespaciado"/>
      </w:pPr>
    </w:p>
    <w:p w14:paraId="50735B33" w14:textId="2E07DCD6" w:rsidR="00943502" w:rsidRDefault="00943502" w:rsidP="00A368B2">
      <w:pPr>
        <w:pStyle w:val="Sinespaciado"/>
      </w:pPr>
    </w:p>
    <w:p w14:paraId="6828B903" w14:textId="10C6F0A6" w:rsidR="00D62829" w:rsidRDefault="00943502" w:rsidP="00497F41">
      <w:r>
        <w:t>Fuente: Elaborado por el estudiante de acuerdo con el proyecto</w:t>
      </w:r>
    </w:p>
    <w:p w14:paraId="263F7A74" w14:textId="2F6DB476" w:rsidR="00497F41" w:rsidRDefault="00497F41" w:rsidP="00497F41"/>
    <w:p w14:paraId="5846BC7D" w14:textId="654B23B5" w:rsidR="00497F41" w:rsidRDefault="00497F41" w:rsidP="00497F41"/>
    <w:p w14:paraId="7A64EAAD" w14:textId="4A0075C4" w:rsidR="00497F41" w:rsidRDefault="00E14AF7" w:rsidP="00E14AF7">
      <w:pPr>
        <w:spacing w:line="278" w:lineRule="auto"/>
        <w:ind w:firstLine="0"/>
        <w:jc w:val="left"/>
      </w:pPr>
      <w:r>
        <w:br w:type="page"/>
      </w:r>
    </w:p>
    <w:p w14:paraId="0480A7C5" w14:textId="38B13525" w:rsidR="00796303" w:rsidRDefault="497E63CD" w:rsidP="00796303">
      <w:r>
        <w:lastRenderedPageBreak/>
        <w:t>En la figura 5.5 se muestra el proceso mediante el cual el usuario</w:t>
      </w:r>
      <w:r w:rsidR="4575C1AC">
        <w:t xml:space="preserve"> </w:t>
      </w:r>
      <w:r w:rsidR="16B2F924">
        <w:t xml:space="preserve">accede </w:t>
      </w:r>
      <w:r w:rsidR="7CC1ADBB">
        <w:t xml:space="preserve">al listado completo </w:t>
      </w:r>
      <w:r w:rsidR="1FC84EE1">
        <w:t xml:space="preserve">de motivos de </w:t>
      </w:r>
      <w:r w:rsidR="49A033CF">
        <w:t xml:space="preserve">permiso </w:t>
      </w:r>
      <w:r w:rsidR="4DA1D49F">
        <w:t xml:space="preserve">registrados en el </w:t>
      </w:r>
      <w:r w:rsidR="48E90C49">
        <w:t xml:space="preserve">sistema. </w:t>
      </w:r>
      <w:r w:rsidR="7E50D268">
        <w:t xml:space="preserve">Este proceso comienza </w:t>
      </w:r>
      <w:r w:rsidR="5DCC90F8">
        <w:t xml:space="preserve">una vez que el usuario </w:t>
      </w:r>
      <w:r w:rsidR="373F2561">
        <w:t xml:space="preserve">ha iniciado </w:t>
      </w:r>
      <w:r w:rsidR="39C3CCBD">
        <w:t xml:space="preserve">sesión </w:t>
      </w:r>
      <w:r w:rsidR="371148AC">
        <w:t xml:space="preserve">y </w:t>
      </w:r>
      <w:r w:rsidR="267AD28D">
        <w:t xml:space="preserve">luego, se </w:t>
      </w:r>
      <w:r w:rsidR="40B8B6C3">
        <w:t xml:space="preserve">dirige a la sección </w:t>
      </w:r>
      <w:r w:rsidR="0F00DD15">
        <w:t xml:space="preserve">Motivos de </w:t>
      </w:r>
      <w:r w:rsidR="00A22E5F">
        <w:t>Permiso</w:t>
      </w:r>
      <w:r w:rsidR="008B487F">
        <w:t xml:space="preserve"> d</w:t>
      </w:r>
      <w:r w:rsidR="00D80FA4">
        <w:t>esde las tablas maestras del menú desplegable</w:t>
      </w:r>
      <w:r w:rsidR="4CD5CD36">
        <w:t>. Al seleccionar</w:t>
      </w:r>
      <w:r w:rsidR="3B2F9A2C">
        <w:t xml:space="preserve"> esta </w:t>
      </w:r>
      <w:r w:rsidR="06109832">
        <w:t xml:space="preserve">opción, el </w:t>
      </w:r>
      <w:r w:rsidR="290BC2FB">
        <w:t xml:space="preserve">sistema responde </w:t>
      </w:r>
      <w:r w:rsidR="02EA112F">
        <w:t xml:space="preserve">mostrando </w:t>
      </w:r>
      <w:r w:rsidR="7BAA7387">
        <w:t xml:space="preserve">en la interfaz una lista que contiene todos los permisos aceptados </w:t>
      </w:r>
      <w:r w:rsidR="2D5582E7">
        <w:t xml:space="preserve">junto con el motivo </w:t>
      </w:r>
      <w:r w:rsidR="4EA2274D">
        <w:t>específico asociado</w:t>
      </w:r>
      <w:r w:rsidR="4EB6C4C6">
        <w:t xml:space="preserve"> a cada uno</w:t>
      </w:r>
      <w:r w:rsidR="5C02E1AD">
        <w:t>.</w:t>
      </w:r>
    </w:p>
    <w:p w14:paraId="6C99650C" w14:textId="754F10E2" w:rsidR="3C8343C5" w:rsidRDefault="3C8343C5"/>
    <w:p w14:paraId="50B2EB1A" w14:textId="7E1B9E19" w:rsidR="00D67A7E" w:rsidRDefault="00D67A7E" w:rsidP="00091A25">
      <w:pPr>
        <w:pStyle w:val="Descripcin"/>
        <w:keepNext/>
      </w:pPr>
      <w:bookmarkStart w:id="159" w:name="_Toc200854205"/>
      <w:bookmarkStart w:id="160" w:name="_Toc201172422"/>
      <w:bookmarkStart w:id="161" w:name="_Toc201199603"/>
      <w:bookmarkStart w:id="162" w:name="_Toc201199692"/>
      <w:r>
        <w:t xml:space="preserve">Figura </w:t>
      </w:r>
      <w:fldSimple w:instr=" STYLEREF 1 \s ">
        <w:r w:rsidR="001F64B0">
          <w:rPr>
            <w:noProof/>
          </w:rPr>
          <w:t>5</w:t>
        </w:r>
      </w:fldSimple>
      <w:r w:rsidR="001F64B0">
        <w:t>.</w:t>
      </w:r>
      <w:fldSimple w:instr=" SEQ Figura \* ARABIC \s 1 ">
        <w:r w:rsidR="001F64B0">
          <w:rPr>
            <w:noProof/>
          </w:rPr>
          <w:t>5</w:t>
        </w:r>
      </w:fldSimple>
      <w:r>
        <w:t xml:space="preserve"> </w:t>
      </w:r>
      <w:r w:rsidR="00091A25">
        <w:t>“Caso</w:t>
      </w:r>
      <w:r>
        <w:t xml:space="preserve"> de uso N°1.</w:t>
      </w:r>
      <w:r w:rsidR="00754827">
        <w:t>7</w:t>
      </w:r>
      <w:r>
        <w:t xml:space="preserve">, </w:t>
      </w:r>
      <w:r w:rsidR="00091A25">
        <w:t>Visualizando los</w:t>
      </w:r>
      <w:r w:rsidR="00110679">
        <w:t xml:space="preserve"> motivos </w:t>
      </w:r>
      <w:r w:rsidR="00091A25">
        <w:t xml:space="preserve">de </w:t>
      </w:r>
      <w:r w:rsidR="00110679">
        <w:t>permiso</w:t>
      </w:r>
      <w:r w:rsidR="00091A25">
        <w:t>”</w:t>
      </w:r>
      <w:bookmarkEnd w:id="159"/>
      <w:bookmarkEnd w:id="160"/>
      <w:bookmarkEnd w:id="161"/>
      <w:bookmarkEnd w:id="162"/>
    </w:p>
    <w:p w14:paraId="3DEF8D65" w14:textId="77777777" w:rsidR="00AC2A4C" w:rsidRPr="00AC2A4C" w:rsidRDefault="00AC2A4C" w:rsidP="00AC2A4C"/>
    <w:p w14:paraId="28E80217" w14:textId="056309ED" w:rsidR="44009221" w:rsidRDefault="00DC5AB9" w:rsidP="00B104C1">
      <w:pPr>
        <w:pStyle w:val="Sinespaciado"/>
      </w:pPr>
      <w:r w:rsidRPr="00B104C1">
        <w:rPr>
          <w:noProof/>
        </w:rPr>
        <w:drawing>
          <wp:inline distT="0" distB="0" distL="0" distR="0" wp14:anchorId="438074B5" wp14:editId="19C10573">
            <wp:extent cx="5971540" cy="2503170"/>
            <wp:effectExtent l="0" t="0" r="0" b="0"/>
            <wp:docPr id="244667025"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667025" name="Imagen 1" descr="Gráfico&#10;&#10;El contenido generado por IA puede ser incorrecto."/>
                    <pic:cNvPicPr/>
                  </pic:nvPicPr>
                  <pic:blipFill>
                    <a:blip r:embed="rId35"/>
                    <a:stretch>
                      <a:fillRect/>
                    </a:stretch>
                  </pic:blipFill>
                  <pic:spPr>
                    <a:xfrm>
                      <a:off x="0" y="0"/>
                      <a:ext cx="5971540" cy="2503170"/>
                    </a:xfrm>
                    <a:prstGeom prst="rect">
                      <a:avLst/>
                    </a:prstGeom>
                  </pic:spPr>
                </pic:pic>
              </a:graphicData>
            </a:graphic>
          </wp:inline>
        </w:drawing>
      </w:r>
    </w:p>
    <w:p w14:paraId="14C62C1B" w14:textId="77777777" w:rsidR="00025CD9" w:rsidRDefault="00025CD9" w:rsidP="00D52040">
      <w:pPr>
        <w:pStyle w:val="Sinespaciado"/>
      </w:pPr>
    </w:p>
    <w:p w14:paraId="60B25923" w14:textId="77777777" w:rsidR="00025CD9" w:rsidRDefault="00025CD9" w:rsidP="00D52040">
      <w:pPr>
        <w:pStyle w:val="Sinespaciado"/>
      </w:pPr>
    </w:p>
    <w:p w14:paraId="4BD7D6B0" w14:textId="545568C2" w:rsidR="00D62829" w:rsidRDefault="00D52040" w:rsidP="00025CD9">
      <w:r>
        <w:t>Fuente: Elaborado por el estudiante de acuerdo con el proyecto</w:t>
      </w:r>
    </w:p>
    <w:p w14:paraId="3C98B956" w14:textId="1FF52764" w:rsidR="00D52040" w:rsidRDefault="00D52040" w:rsidP="00D52040">
      <w:pPr>
        <w:spacing w:line="278" w:lineRule="auto"/>
        <w:ind w:firstLine="0"/>
        <w:jc w:val="left"/>
      </w:pPr>
      <w:r>
        <w:br w:type="page"/>
      </w:r>
    </w:p>
    <w:p w14:paraId="2EF3BC71" w14:textId="1492CF19" w:rsidR="00796303" w:rsidRDefault="00796303" w:rsidP="00796303">
      <w:r>
        <w:lastRenderedPageBreak/>
        <w:t>En la figura 5.6</w:t>
      </w:r>
      <w:r w:rsidR="083045CA">
        <w:t xml:space="preserve"> </w:t>
      </w:r>
      <w:r w:rsidR="2DB54B79">
        <w:t xml:space="preserve">se </w:t>
      </w:r>
      <w:r w:rsidR="7E0B7DD5">
        <w:t>describe el proceso mediante</w:t>
      </w:r>
      <w:r w:rsidR="656E8961">
        <w:t xml:space="preserve"> el cual</w:t>
      </w:r>
      <w:r w:rsidR="7A30E442">
        <w:t xml:space="preserve"> el usuario </w:t>
      </w:r>
      <w:r w:rsidR="74492366">
        <w:t>accede a la lista</w:t>
      </w:r>
      <w:r w:rsidR="598E9E65">
        <w:t xml:space="preserve"> </w:t>
      </w:r>
      <w:r w:rsidR="72E0EC0C">
        <w:t xml:space="preserve">de </w:t>
      </w:r>
      <w:r w:rsidR="1D7E8D56">
        <w:t xml:space="preserve">tipos de </w:t>
      </w:r>
      <w:r w:rsidR="7FC7AE5C">
        <w:t xml:space="preserve">contratos </w:t>
      </w:r>
      <w:r w:rsidR="5525058A">
        <w:t>utilizados por la empresa</w:t>
      </w:r>
      <w:r w:rsidR="3F1F87F4">
        <w:t>.</w:t>
      </w:r>
      <w:r w:rsidR="19559B30">
        <w:t xml:space="preserve"> </w:t>
      </w:r>
      <w:r w:rsidR="3F1F87F4">
        <w:t xml:space="preserve">El proceso </w:t>
      </w:r>
      <w:r w:rsidR="56F31FE6">
        <w:t xml:space="preserve">comienza </w:t>
      </w:r>
      <w:r w:rsidR="2BB72709">
        <w:t>después</w:t>
      </w:r>
      <w:r w:rsidR="7F9EF7A4">
        <w:t xml:space="preserve"> de que el usuario </w:t>
      </w:r>
      <w:r w:rsidR="27F20959">
        <w:t xml:space="preserve">inicie </w:t>
      </w:r>
      <w:r w:rsidR="1D9C9924">
        <w:t>sesión</w:t>
      </w:r>
      <w:r w:rsidR="638B9CF6">
        <w:t xml:space="preserve">, </w:t>
      </w:r>
      <w:r w:rsidR="39623BF6">
        <w:t xml:space="preserve">luego se dirige a </w:t>
      </w:r>
      <w:r w:rsidR="2891A06A">
        <w:t xml:space="preserve">la sección </w:t>
      </w:r>
      <w:r w:rsidR="3997B5C3">
        <w:t>Tipo</w:t>
      </w:r>
      <w:r w:rsidR="26B7AD63">
        <w:t xml:space="preserve"> de </w:t>
      </w:r>
      <w:r w:rsidR="16A7707F">
        <w:t>Contrato</w:t>
      </w:r>
      <w:r w:rsidR="5A7107F3">
        <w:t>. Al seleccionar</w:t>
      </w:r>
      <w:r w:rsidR="11EE16E5">
        <w:t xml:space="preserve"> esta opción, </w:t>
      </w:r>
      <w:r w:rsidR="5CCF5E31">
        <w:t xml:space="preserve">el </w:t>
      </w:r>
      <w:r w:rsidR="30F6E504">
        <w:t>sistema</w:t>
      </w:r>
      <w:r w:rsidR="5CCF5E31">
        <w:t xml:space="preserve"> responde </w:t>
      </w:r>
      <w:r w:rsidR="70530FEA">
        <w:t xml:space="preserve">cargando y </w:t>
      </w:r>
      <w:r w:rsidR="5FCE81C4">
        <w:t xml:space="preserve">mostrando en la interfaz </w:t>
      </w:r>
      <w:r w:rsidR="10A2F9A9">
        <w:t xml:space="preserve">una lista </w:t>
      </w:r>
      <w:r w:rsidR="7ADB9455">
        <w:t xml:space="preserve">con todos los tipos de contrato actualmente registrados y en </w:t>
      </w:r>
      <w:r w:rsidR="3DE95DF0">
        <w:t xml:space="preserve">uso dentro de la </w:t>
      </w:r>
      <w:r w:rsidR="4DDB3C41">
        <w:t>empresa.</w:t>
      </w:r>
      <w:r w:rsidR="7B232C88">
        <w:t xml:space="preserve"> Esta visualización permite al usuario tener una </w:t>
      </w:r>
      <w:r w:rsidR="7BD84FE0">
        <w:t xml:space="preserve">visión general de las modalidades de contratación que maneja la </w:t>
      </w:r>
      <w:r w:rsidR="58025DD9">
        <w:t>organización.</w:t>
      </w:r>
    </w:p>
    <w:p w14:paraId="1802F7BD" w14:textId="77777777" w:rsidR="00F2714D" w:rsidRDefault="00F2714D" w:rsidP="16B3BC11">
      <w:pPr>
        <w:ind w:firstLine="0"/>
      </w:pPr>
    </w:p>
    <w:p w14:paraId="6C119A35" w14:textId="2EA64AA4" w:rsidR="009D4926" w:rsidRDefault="009D4926" w:rsidP="00F2714D">
      <w:pPr>
        <w:pStyle w:val="Descripcin"/>
        <w:keepNext/>
      </w:pPr>
      <w:bookmarkStart w:id="163" w:name="_Toc200854206"/>
      <w:bookmarkStart w:id="164" w:name="_Toc201172423"/>
      <w:bookmarkStart w:id="165" w:name="_Toc201199604"/>
      <w:bookmarkStart w:id="166" w:name="_Toc201199693"/>
      <w:r>
        <w:t xml:space="preserve">Figura </w:t>
      </w:r>
      <w:fldSimple w:instr=" STYLEREF 1 \s ">
        <w:r w:rsidR="001F64B0">
          <w:rPr>
            <w:noProof/>
          </w:rPr>
          <w:t>5</w:t>
        </w:r>
      </w:fldSimple>
      <w:r w:rsidR="001F64B0">
        <w:t>.</w:t>
      </w:r>
      <w:fldSimple w:instr=" SEQ Figura \* ARABIC \s 1 ">
        <w:r w:rsidR="001F64B0">
          <w:rPr>
            <w:noProof/>
          </w:rPr>
          <w:t>6</w:t>
        </w:r>
      </w:fldSimple>
      <w:r>
        <w:t xml:space="preserve"> “Caso de uso 1.1</w:t>
      </w:r>
      <w:r w:rsidR="00F2714D">
        <w:t>0, Visualizando los tipos de contratos”</w:t>
      </w:r>
      <w:bookmarkEnd w:id="163"/>
      <w:bookmarkEnd w:id="164"/>
      <w:bookmarkEnd w:id="165"/>
      <w:bookmarkEnd w:id="166"/>
    </w:p>
    <w:p w14:paraId="0BADEFEF" w14:textId="77777777" w:rsidR="00F2714D" w:rsidRPr="00F2714D" w:rsidRDefault="00F2714D" w:rsidP="00F2714D"/>
    <w:p w14:paraId="584FF63E" w14:textId="138ACEC3" w:rsidR="00D62829" w:rsidRDefault="00D062F0" w:rsidP="47146A2D">
      <w:pPr>
        <w:ind w:firstLine="0"/>
      </w:pPr>
      <w:r>
        <w:rPr>
          <w:noProof/>
        </w:rPr>
        <w:drawing>
          <wp:inline distT="0" distB="0" distL="0" distR="0" wp14:anchorId="4F2ABBDF" wp14:editId="128D969B">
            <wp:extent cx="5971540" cy="3007995"/>
            <wp:effectExtent l="0" t="0" r="0" b="1905"/>
            <wp:docPr id="166148629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86292" name="Imagen 1" descr="Gráfico&#10;&#10;El contenido generado por IA puede ser incorrecto."/>
                    <pic:cNvPicPr/>
                  </pic:nvPicPr>
                  <pic:blipFill>
                    <a:blip r:embed="rId36"/>
                    <a:stretch>
                      <a:fillRect/>
                    </a:stretch>
                  </pic:blipFill>
                  <pic:spPr>
                    <a:xfrm>
                      <a:off x="0" y="0"/>
                      <a:ext cx="5971540" cy="3007995"/>
                    </a:xfrm>
                    <a:prstGeom prst="rect">
                      <a:avLst/>
                    </a:prstGeom>
                  </pic:spPr>
                </pic:pic>
              </a:graphicData>
            </a:graphic>
          </wp:inline>
        </w:drawing>
      </w:r>
    </w:p>
    <w:p w14:paraId="2829B64F" w14:textId="77777777" w:rsidR="009D4926" w:rsidRDefault="009D4926" w:rsidP="009D4926">
      <w:r>
        <w:t>Fuente: Elaborado por el estudiante de acuerdo con el proyecto</w:t>
      </w:r>
    </w:p>
    <w:p w14:paraId="02643C2B" w14:textId="77777777" w:rsidR="009D4926" w:rsidRDefault="009D4926" w:rsidP="47146A2D">
      <w:pPr>
        <w:ind w:firstLine="0"/>
      </w:pPr>
    </w:p>
    <w:p w14:paraId="329E16DE" w14:textId="77777777" w:rsidR="00F3426B" w:rsidRDefault="00F3426B" w:rsidP="47146A2D">
      <w:pPr>
        <w:ind w:firstLine="0"/>
      </w:pPr>
    </w:p>
    <w:p w14:paraId="26C125FE" w14:textId="1502B7DD" w:rsidR="00D62829" w:rsidRDefault="00D62829">
      <w:pPr>
        <w:spacing w:line="278" w:lineRule="auto"/>
        <w:ind w:firstLine="0"/>
        <w:jc w:val="left"/>
      </w:pPr>
      <w:r>
        <w:br w:type="page"/>
      </w:r>
    </w:p>
    <w:p w14:paraId="0140C4F0" w14:textId="0F383FD3" w:rsidR="00796303" w:rsidRDefault="00796303" w:rsidP="00183AD3">
      <w:r>
        <w:lastRenderedPageBreak/>
        <w:t>En la figura 5.7</w:t>
      </w:r>
      <w:r w:rsidR="35756336">
        <w:t xml:space="preserve"> </w:t>
      </w:r>
      <w:r w:rsidR="102FF4C1">
        <w:t xml:space="preserve">se </w:t>
      </w:r>
      <w:r w:rsidR="4713FFA2">
        <w:t xml:space="preserve">describe el proceso </w:t>
      </w:r>
      <w:r w:rsidR="30360AB3">
        <w:t xml:space="preserve">mediante el cual el usuario </w:t>
      </w:r>
      <w:r w:rsidR="31575FDD">
        <w:t xml:space="preserve">accede al </w:t>
      </w:r>
      <w:r w:rsidR="1C2E652B">
        <w:t xml:space="preserve">listado de los tipos de </w:t>
      </w:r>
      <w:r w:rsidR="4FCFB8C9">
        <w:t xml:space="preserve">vacaciones registrados en </w:t>
      </w:r>
      <w:r w:rsidR="7B4D8B59">
        <w:t>el sistema</w:t>
      </w:r>
      <w:r w:rsidR="0DD95447">
        <w:t xml:space="preserve">. </w:t>
      </w:r>
      <w:r w:rsidR="2AC828E9">
        <w:t xml:space="preserve">El proceso comienza cuando el usuario </w:t>
      </w:r>
      <w:r w:rsidR="0A2CEF90">
        <w:t>inicia sesión y se dirige</w:t>
      </w:r>
      <w:r w:rsidR="0E31A656">
        <w:t xml:space="preserve"> a la sección </w:t>
      </w:r>
      <w:r w:rsidR="26A71626">
        <w:t xml:space="preserve">Tipos de </w:t>
      </w:r>
      <w:r w:rsidR="46EA3BC4">
        <w:t>Vacaciones.</w:t>
      </w:r>
      <w:r w:rsidR="490405F0">
        <w:t xml:space="preserve"> Al seleccionar esta opción</w:t>
      </w:r>
      <w:r w:rsidR="3858D4F9">
        <w:t>,</w:t>
      </w:r>
      <w:r w:rsidR="2865110A">
        <w:t xml:space="preserve"> el sistema responde </w:t>
      </w:r>
      <w:r w:rsidR="2E2B6FA8">
        <w:t xml:space="preserve">mostrando </w:t>
      </w:r>
      <w:r w:rsidR="19A7ABA5">
        <w:t xml:space="preserve">en la </w:t>
      </w:r>
      <w:r w:rsidR="21527545">
        <w:t>interfaz</w:t>
      </w:r>
      <w:r w:rsidR="3F907262">
        <w:t xml:space="preserve"> </w:t>
      </w:r>
      <w:r w:rsidR="0600791A">
        <w:t xml:space="preserve">una lista </w:t>
      </w:r>
      <w:r w:rsidR="67FE282A">
        <w:t xml:space="preserve">detallada con los </w:t>
      </w:r>
      <w:r w:rsidR="19618F6D">
        <w:t xml:space="preserve">distintos tipos de vacaciones </w:t>
      </w:r>
      <w:r w:rsidR="6644F3B4">
        <w:t>creados en la plataforma</w:t>
      </w:r>
      <w:r w:rsidR="5F2879ED">
        <w:t>.</w:t>
      </w:r>
    </w:p>
    <w:p w14:paraId="0C2DBC83" w14:textId="63BA55B1" w:rsidR="00235DC5" w:rsidRDefault="00235DC5" w:rsidP="00D95161">
      <w:pPr>
        <w:pStyle w:val="Descripcin"/>
        <w:keepNext/>
      </w:pPr>
      <w:bookmarkStart w:id="167" w:name="_Toc200854207"/>
      <w:bookmarkStart w:id="168" w:name="_Toc201172424"/>
      <w:bookmarkStart w:id="169" w:name="_Toc201199605"/>
      <w:bookmarkStart w:id="170" w:name="_Toc201199694"/>
      <w:r>
        <w:t xml:space="preserve">Figura </w:t>
      </w:r>
      <w:fldSimple w:instr=" STYLEREF 1 \s ">
        <w:r w:rsidR="001F64B0">
          <w:rPr>
            <w:noProof/>
          </w:rPr>
          <w:t>5</w:t>
        </w:r>
      </w:fldSimple>
      <w:r w:rsidR="001F64B0">
        <w:t>.</w:t>
      </w:r>
      <w:fldSimple w:instr=" SEQ Figura \* ARABIC \s 1 ">
        <w:r w:rsidR="001F64B0">
          <w:rPr>
            <w:noProof/>
          </w:rPr>
          <w:t>7</w:t>
        </w:r>
      </w:fldSimple>
      <w:r>
        <w:t xml:space="preserve"> “Caso de uso N°1.13, Visualizando </w:t>
      </w:r>
      <w:r w:rsidR="008A2700">
        <w:t>los tipos de vacaciones</w:t>
      </w:r>
      <w:r w:rsidR="00D95161">
        <w:t>”</w:t>
      </w:r>
      <w:bookmarkEnd w:id="167"/>
      <w:bookmarkEnd w:id="168"/>
      <w:bookmarkEnd w:id="169"/>
      <w:bookmarkEnd w:id="170"/>
    </w:p>
    <w:p w14:paraId="655AF890" w14:textId="77777777" w:rsidR="00F2714D" w:rsidRPr="00F2714D" w:rsidRDefault="00F2714D" w:rsidP="00F2714D"/>
    <w:p w14:paraId="47BC228E" w14:textId="71D2BCDB" w:rsidR="00754827" w:rsidRDefault="007D351A" w:rsidP="47146A2D">
      <w:pPr>
        <w:ind w:firstLine="0"/>
      </w:pPr>
      <w:r>
        <w:rPr>
          <w:noProof/>
        </w:rPr>
        <w:drawing>
          <wp:inline distT="0" distB="0" distL="0" distR="0" wp14:anchorId="3CA402B6" wp14:editId="3061DF52">
            <wp:extent cx="5971540" cy="2490470"/>
            <wp:effectExtent l="0" t="0" r="0" b="5080"/>
            <wp:docPr id="1050984349"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84349" name="Imagen 1" descr="Gráfico, Gráfico de cajas y bigotes&#10;&#10;El contenido generado por IA puede ser incorrecto."/>
                    <pic:cNvPicPr/>
                  </pic:nvPicPr>
                  <pic:blipFill>
                    <a:blip r:embed="rId37"/>
                    <a:stretch>
                      <a:fillRect/>
                    </a:stretch>
                  </pic:blipFill>
                  <pic:spPr>
                    <a:xfrm>
                      <a:off x="0" y="0"/>
                      <a:ext cx="5971540" cy="2490470"/>
                    </a:xfrm>
                    <a:prstGeom prst="rect">
                      <a:avLst/>
                    </a:prstGeom>
                  </pic:spPr>
                </pic:pic>
              </a:graphicData>
            </a:graphic>
          </wp:inline>
        </w:drawing>
      </w:r>
    </w:p>
    <w:p w14:paraId="48015D78" w14:textId="77777777" w:rsidR="00DE34C0" w:rsidRDefault="00DE34C0" w:rsidP="47146A2D">
      <w:pPr>
        <w:ind w:firstLine="0"/>
      </w:pPr>
    </w:p>
    <w:p w14:paraId="67D1B2EB" w14:textId="77777777" w:rsidR="00754827" w:rsidRDefault="00754827" w:rsidP="00754827">
      <w:r>
        <w:t>Fuente: Elaborado por el estudiante de acuerdo con el proyecto</w:t>
      </w:r>
    </w:p>
    <w:p w14:paraId="264B2CF1" w14:textId="7CD3E3A9" w:rsidR="1B2BC446" w:rsidRDefault="1B2BC446" w:rsidP="1B2BC446">
      <w:pPr>
        <w:ind w:firstLine="0"/>
      </w:pPr>
    </w:p>
    <w:p w14:paraId="27697114" w14:textId="77777777" w:rsidR="00D62829" w:rsidRDefault="00D62829">
      <w:pPr>
        <w:spacing w:line="278" w:lineRule="auto"/>
        <w:ind w:firstLine="0"/>
        <w:jc w:val="left"/>
      </w:pPr>
      <w:r>
        <w:br w:type="page"/>
      </w:r>
    </w:p>
    <w:p w14:paraId="21953FAF" w14:textId="1F8C0571" w:rsidR="00796303" w:rsidRDefault="00796303" w:rsidP="00183AD3">
      <w:r>
        <w:lastRenderedPageBreak/>
        <w:t>En la figura 5.8</w:t>
      </w:r>
      <w:r w:rsidR="78199FCB">
        <w:t xml:space="preserve"> se </w:t>
      </w:r>
      <w:r w:rsidR="63C63E88">
        <w:t xml:space="preserve">describe el proceso </w:t>
      </w:r>
      <w:r w:rsidR="2DBEBB20">
        <w:t>mediante</w:t>
      </w:r>
      <w:r w:rsidR="63C63E88">
        <w:t xml:space="preserve"> el</w:t>
      </w:r>
      <w:r w:rsidR="4610EAA5">
        <w:t xml:space="preserve"> cual el usuario</w:t>
      </w:r>
      <w:r w:rsidR="2DBEBB20">
        <w:t xml:space="preserve"> </w:t>
      </w:r>
      <w:r w:rsidR="0318EFA0">
        <w:t xml:space="preserve">accede al listado </w:t>
      </w:r>
      <w:r w:rsidR="2CCCA37F">
        <w:t xml:space="preserve">de </w:t>
      </w:r>
      <w:r w:rsidR="5C4890B4">
        <w:t xml:space="preserve">sucursales registradas </w:t>
      </w:r>
      <w:r w:rsidR="130836AF">
        <w:t xml:space="preserve">en el sistema. </w:t>
      </w:r>
      <w:r w:rsidR="501154AC">
        <w:t xml:space="preserve">El proceso comienza </w:t>
      </w:r>
      <w:r w:rsidR="35CB491F">
        <w:t xml:space="preserve">una vez que el usuario </w:t>
      </w:r>
      <w:r w:rsidR="79F7F4B5">
        <w:t xml:space="preserve">ha </w:t>
      </w:r>
      <w:r w:rsidR="42464893">
        <w:t>iniciado sesión</w:t>
      </w:r>
      <w:r w:rsidR="1B2D4AF8">
        <w:t xml:space="preserve"> y se dirige </w:t>
      </w:r>
      <w:r w:rsidR="327B5229">
        <w:t xml:space="preserve">a la sección </w:t>
      </w:r>
      <w:r w:rsidR="4FDC2D56">
        <w:t>Sucursal</w:t>
      </w:r>
      <w:r w:rsidR="1AA9064B">
        <w:t xml:space="preserve">. Al seleccionar esta </w:t>
      </w:r>
      <w:r w:rsidR="0766DBB4">
        <w:t xml:space="preserve">opción, el sistema </w:t>
      </w:r>
      <w:r w:rsidR="158E9CA5">
        <w:t xml:space="preserve">responde mostrando una </w:t>
      </w:r>
      <w:r w:rsidR="63CDCF98">
        <w:t xml:space="preserve">lista </w:t>
      </w:r>
      <w:r w:rsidR="1F1FC141">
        <w:t xml:space="preserve">detallada con </w:t>
      </w:r>
      <w:r w:rsidR="754A36E8">
        <w:t xml:space="preserve">todas las sucursales </w:t>
      </w:r>
      <w:r w:rsidR="1B922C4B">
        <w:t>existentes</w:t>
      </w:r>
      <w:r w:rsidR="335F9B98">
        <w:t xml:space="preserve"> </w:t>
      </w:r>
      <w:r w:rsidR="05C6370C">
        <w:t>incluyendo</w:t>
      </w:r>
      <w:r w:rsidR="525C7367">
        <w:t xml:space="preserve"> su </w:t>
      </w:r>
      <w:r w:rsidR="6B3623C8">
        <w:t xml:space="preserve">información </w:t>
      </w:r>
      <w:r w:rsidR="409900CE">
        <w:t>correspondiente</w:t>
      </w:r>
      <w:r w:rsidR="15864537">
        <w:t>.</w:t>
      </w:r>
    </w:p>
    <w:p w14:paraId="624C3DF0" w14:textId="77777777" w:rsidR="00900A2D" w:rsidRDefault="00900A2D" w:rsidP="1B2BC446">
      <w:pPr>
        <w:ind w:firstLine="0"/>
      </w:pPr>
    </w:p>
    <w:p w14:paraId="26E5C90D" w14:textId="515FC82F" w:rsidR="00900A2D" w:rsidRDefault="00900A2D" w:rsidP="00885170">
      <w:pPr>
        <w:pStyle w:val="Descripcin"/>
        <w:keepNext/>
      </w:pPr>
      <w:bookmarkStart w:id="171" w:name="_Toc200854208"/>
      <w:bookmarkStart w:id="172" w:name="_Toc201172425"/>
      <w:bookmarkStart w:id="173" w:name="_Toc201199606"/>
      <w:bookmarkStart w:id="174" w:name="_Toc201199695"/>
      <w:r>
        <w:t xml:space="preserve">Figura </w:t>
      </w:r>
      <w:fldSimple w:instr=" STYLEREF 1 \s ">
        <w:r w:rsidR="001F64B0">
          <w:rPr>
            <w:noProof/>
          </w:rPr>
          <w:t>5</w:t>
        </w:r>
      </w:fldSimple>
      <w:r w:rsidR="001F64B0">
        <w:t>.</w:t>
      </w:r>
      <w:fldSimple w:instr=" SEQ Figura \* ARABIC \s 1 ">
        <w:r w:rsidR="001F64B0">
          <w:rPr>
            <w:noProof/>
          </w:rPr>
          <w:t>8</w:t>
        </w:r>
      </w:fldSimple>
      <w:r>
        <w:t xml:space="preserve"> “Caso de uso N°1.16, Visualizando </w:t>
      </w:r>
      <w:r w:rsidR="00610BAA">
        <w:t>la pestaña de sucursales</w:t>
      </w:r>
      <w:r w:rsidR="00885170">
        <w:t>”</w:t>
      </w:r>
      <w:bookmarkEnd w:id="171"/>
      <w:bookmarkEnd w:id="172"/>
      <w:bookmarkEnd w:id="173"/>
      <w:bookmarkEnd w:id="174"/>
    </w:p>
    <w:p w14:paraId="361931CA" w14:textId="77777777" w:rsidR="00885170" w:rsidRPr="00885170" w:rsidRDefault="00885170" w:rsidP="00885170"/>
    <w:p w14:paraId="68862796" w14:textId="6CC3F331" w:rsidR="3896275E" w:rsidRDefault="005375BB" w:rsidP="00885170">
      <w:pPr>
        <w:pStyle w:val="Sinespaciado"/>
      </w:pPr>
      <w:r>
        <w:rPr>
          <w:noProof/>
        </w:rPr>
        <w:drawing>
          <wp:inline distT="0" distB="0" distL="0" distR="0" wp14:anchorId="34558BD3" wp14:editId="68AE05DE">
            <wp:extent cx="5971540" cy="2967990"/>
            <wp:effectExtent l="0" t="0" r="0" b="3810"/>
            <wp:docPr id="4680408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4080" name="Imagen 1" descr="Diagrama&#10;&#10;El contenido generado por IA puede ser incorrecto."/>
                    <pic:cNvPicPr/>
                  </pic:nvPicPr>
                  <pic:blipFill>
                    <a:blip r:embed="rId38"/>
                    <a:stretch>
                      <a:fillRect/>
                    </a:stretch>
                  </pic:blipFill>
                  <pic:spPr>
                    <a:xfrm>
                      <a:off x="0" y="0"/>
                      <a:ext cx="5971540" cy="2967990"/>
                    </a:xfrm>
                    <a:prstGeom prst="rect">
                      <a:avLst/>
                    </a:prstGeom>
                  </pic:spPr>
                </pic:pic>
              </a:graphicData>
            </a:graphic>
          </wp:inline>
        </w:drawing>
      </w:r>
    </w:p>
    <w:p w14:paraId="5AB4733A" w14:textId="5EBB1394" w:rsidR="2195E940" w:rsidRDefault="2195E940" w:rsidP="2195E940">
      <w:pPr>
        <w:ind w:firstLine="0"/>
      </w:pPr>
    </w:p>
    <w:p w14:paraId="71008740" w14:textId="77777777" w:rsidR="00900A2D" w:rsidRDefault="00900A2D" w:rsidP="00900A2D">
      <w:r>
        <w:t>Fuente: Elaborado por el estudiante de acuerdo con el proyecto</w:t>
      </w:r>
    </w:p>
    <w:p w14:paraId="62FC78D9" w14:textId="0C89ABE1" w:rsidR="2195E940" w:rsidRDefault="2195E940" w:rsidP="2195E940">
      <w:pPr>
        <w:ind w:firstLine="0"/>
      </w:pPr>
    </w:p>
    <w:p w14:paraId="5FC45392" w14:textId="77777777" w:rsidR="00D62829" w:rsidRDefault="00D62829">
      <w:pPr>
        <w:spacing w:line="278" w:lineRule="auto"/>
        <w:ind w:firstLine="0"/>
        <w:jc w:val="left"/>
      </w:pPr>
      <w:r>
        <w:br w:type="page"/>
      </w:r>
    </w:p>
    <w:p w14:paraId="1827A6BB" w14:textId="079BB883" w:rsidR="00796303" w:rsidRDefault="00796303" w:rsidP="00183AD3">
      <w:r>
        <w:lastRenderedPageBreak/>
        <w:t>En la figura 5.9</w:t>
      </w:r>
      <w:r w:rsidR="55DC315C">
        <w:t xml:space="preserve"> se describe el proceso </w:t>
      </w:r>
      <w:r w:rsidR="5EF1CC54">
        <w:t>mediante</w:t>
      </w:r>
      <w:r w:rsidR="01DA8FDD">
        <w:t xml:space="preserve"> el </w:t>
      </w:r>
      <w:r w:rsidR="487984BD">
        <w:t>cual el usuario accede al listado de centros de costos registrados en el sistema. Una vez el usuario ha</w:t>
      </w:r>
      <w:r w:rsidR="07EC6F3D">
        <w:t xml:space="preserve"> iniciado</w:t>
      </w:r>
      <w:r w:rsidR="17EC6A56">
        <w:t xml:space="preserve"> sesión</w:t>
      </w:r>
      <w:r w:rsidR="07EC6F3D">
        <w:t>, procede a ingresar a la sección Centro de Costos. Al realizar esta acción, el sistema responde mostrando en la interfaz un listado completo de los centros de costos existentes</w:t>
      </w:r>
      <w:r w:rsidR="65F3CEBB">
        <w:t>. El proceso finaliza con la visualización de la información sin que se</w:t>
      </w:r>
      <w:r w:rsidR="2440B1E8">
        <w:t xml:space="preserve"> realice ninguna modificación, tal como se indica en las postcondiciones del caso de uso.</w:t>
      </w:r>
    </w:p>
    <w:p w14:paraId="1208C3B0" w14:textId="77777777" w:rsidR="00900A2D" w:rsidRDefault="00900A2D" w:rsidP="3896275E">
      <w:pPr>
        <w:ind w:firstLine="0"/>
      </w:pPr>
    </w:p>
    <w:p w14:paraId="7DB348A6" w14:textId="6B4AB260" w:rsidR="00610B7C" w:rsidRDefault="00610B7C" w:rsidP="005927E9">
      <w:pPr>
        <w:pStyle w:val="Descripcin"/>
        <w:keepNext/>
      </w:pPr>
      <w:bookmarkStart w:id="175" w:name="_Toc200854209"/>
      <w:bookmarkStart w:id="176" w:name="_Toc201172426"/>
      <w:bookmarkStart w:id="177" w:name="_Toc201199607"/>
      <w:bookmarkStart w:id="178" w:name="_Toc201199696"/>
      <w:r>
        <w:t xml:space="preserve">Figura </w:t>
      </w:r>
      <w:fldSimple w:instr=" STYLEREF 1 \s ">
        <w:r w:rsidR="001F64B0">
          <w:rPr>
            <w:noProof/>
          </w:rPr>
          <w:t>5</w:t>
        </w:r>
      </w:fldSimple>
      <w:r w:rsidR="001F64B0">
        <w:t>.</w:t>
      </w:r>
      <w:fldSimple w:instr=" SEQ Figura \* ARABIC \s 1 ">
        <w:r w:rsidR="001F64B0">
          <w:rPr>
            <w:noProof/>
          </w:rPr>
          <w:t>9</w:t>
        </w:r>
      </w:fldSimple>
      <w:r>
        <w:t xml:space="preserve"> “Caso de uso N°1.19, </w:t>
      </w:r>
      <w:r w:rsidR="00F7713D">
        <w:t>Ingresando a pestaña centro de costo</w:t>
      </w:r>
      <w:r w:rsidR="005927E9">
        <w:t>s”</w:t>
      </w:r>
      <w:bookmarkEnd w:id="175"/>
      <w:bookmarkEnd w:id="176"/>
      <w:bookmarkEnd w:id="177"/>
      <w:bookmarkEnd w:id="178"/>
    </w:p>
    <w:p w14:paraId="0D13F5D4" w14:textId="77777777" w:rsidR="005927E9" w:rsidRPr="005927E9" w:rsidRDefault="005927E9" w:rsidP="005927E9"/>
    <w:p w14:paraId="20D39735" w14:textId="6D04AA12" w:rsidR="4F9B55D1" w:rsidRDefault="003B6580" w:rsidP="00900A2D">
      <w:pPr>
        <w:pStyle w:val="Sinespaciado"/>
      </w:pPr>
      <w:r>
        <w:rPr>
          <w:noProof/>
        </w:rPr>
        <w:drawing>
          <wp:inline distT="0" distB="0" distL="0" distR="0" wp14:anchorId="66FD5FE9" wp14:editId="0350001E">
            <wp:extent cx="5971540" cy="2955925"/>
            <wp:effectExtent l="0" t="0" r="0" b="0"/>
            <wp:docPr id="176174964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749643" name="Imagen 1" descr="Diagrama&#10;&#10;El contenido generado por IA puede ser incorrecto."/>
                    <pic:cNvPicPr/>
                  </pic:nvPicPr>
                  <pic:blipFill>
                    <a:blip r:embed="rId39"/>
                    <a:stretch>
                      <a:fillRect/>
                    </a:stretch>
                  </pic:blipFill>
                  <pic:spPr>
                    <a:xfrm>
                      <a:off x="0" y="0"/>
                      <a:ext cx="5971540" cy="2955925"/>
                    </a:xfrm>
                    <a:prstGeom prst="rect">
                      <a:avLst/>
                    </a:prstGeom>
                  </pic:spPr>
                </pic:pic>
              </a:graphicData>
            </a:graphic>
          </wp:inline>
        </w:drawing>
      </w:r>
    </w:p>
    <w:p w14:paraId="62D6E396" w14:textId="77777777" w:rsidR="005927E9" w:rsidRDefault="005927E9" w:rsidP="00900A2D">
      <w:pPr>
        <w:pStyle w:val="Sinespaciado"/>
      </w:pPr>
    </w:p>
    <w:p w14:paraId="5823C60B" w14:textId="77777777" w:rsidR="00900A2D" w:rsidRDefault="00900A2D" w:rsidP="00900A2D">
      <w:pPr>
        <w:pStyle w:val="Sinespaciado"/>
      </w:pPr>
    </w:p>
    <w:p w14:paraId="1FB5D1CA" w14:textId="7A663297" w:rsidR="00900A2D" w:rsidRDefault="00900A2D" w:rsidP="00900A2D">
      <w:r>
        <w:t>Fuente: Elaborado por el estudiante de acuerdo con el proyecto</w:t>
      </w:r>
    </w:p>
    <w:p w14:paraId="728372FC" w14:textId="6B97B076" w:rsidR="005927E9" w:rsidRDefault="00900A2D" w:rsidP="00796303">
      <w:pPr>
        <w:spacing w:line="278" w:lineRule="auto"/>
        <w:ind w:firstLine="0"/>
        <w:jc w:val="left"/>
      </w:pPr>
      <w:r>
        <w:br w:type="page"/>
      </w:r>
    </w:p>
    <w:p w14:paraId="5FAE912A" w14:textId="1DD92BA1" w:rsidR="00796303" w:rsidRDefault="00796303" w:rsidP="00796303">
      <w:r>
        <w:lastRenderedPageBreak/>
        <w:t>En la figura 5.10</w:t>
      </w:r>
      <w:r w:rsidR="70306EE6">
        <w:t xml:space="preserve"> se </w:t>
      </w:r>
      <w:r w:rsidR="49BC3C89">
        <w:t xml:space="preserve">representa el proceso mediante </w:t>
      </w:r>
      <w:r w:rsidR="433B1399">
        <w:t xml:space="preserve">el cual el usuario </w:t>
      </w:r>
      <w:r w:rsidR="7211F54A">
        <w:t xml:space="preserve">accede a la sección de </w:t>
      </w:r>
      <w:r w:rsidR="2297FED5">
        <w:t>Fichas de Empleados</w:t>
      </w:r>
      <w:r w:rsidR="4E35D084">
        <w:t xml:space="preserve">. El proceso </w:t>
      </w:r>
      <w:r w:rsidR="16164B04">
        <w:t xml:space="preserve">comienza una </w:t>
      </w:r>
      <w:r w:rsidR="475CE08B">
        <w:t xml:space="preserve">vez que el usuario ha </w:t>
      </w:r>
      <w:r w:rsidR="73C6E70A">
        <w:t xml:space="preserve">iniciado </w:t>
      </w:r>
      <w:r w:rsidR="651082F9">
        <w:t>sesión</w:t>
      </w:r>
      <w:r w:rsidR="731D59D0">
        <w:t xml:space="preserve"> </w:t>
      </w:r>
      <w:r w:rsidR="550A66CB">
        <w:t xml:space="preserve">y </w:t>
      </w:r>
      <w:r w:rsidR="518EF0BB">
        <w:t xml:space="preserve">selecciona </w:t>
      </w:r>
      <w:r w:rsidR="085C36A5">
        <w:t>la</w:t>
      </w:r>
      <w:r w:rsidR="543AEB27">
        <w:t xml:space="preserve"> pestaña de Ficha de </w:t>
      </w:r>
      <w:r w:rsidR="4FD140FA">
        <w:t xml:space="preserve">Empleados. </w:t>
      </w:r>
      <w:r w:rsidR="10499681">
        <w:t>Al realizar</w:t>
      </w:r>
      <w:r w:rsidR="73FAE96E">
        <w:t xml:space="preserve"> esta acción,</w:t>
      </w:r>
      <w:r w:rsidR="442B1A8E">
        <w:t xml:space="preserve"> el sistema </w:t>
      </w:r>
      <w:r w:rsidR="5C51B023">
        <w:t xml:space="preserve">responde mostrando en la </w:t>
      </w:r>
      <w:r w:rsidR="4751B0D3">
        <w:t xml:space="preserve">interfaz una lista </w:t>
      </w:r>
      <w:r w:rsidR="159031CC">
        <w:t xml:space="preserve">completa con </w:t>
      </w:r>
      <w:r w:rsidR="19A6B5A6">
        <w:t>las fichas de todos los</w:t>
      </w:r>
      <w:r w:rsidR="509912D2">
        <w:t xml:space="preserve"> empleados </w:t>
      </w:r>
      <w:r w:rsidR="33402E2D">
        <w:t xml:space="preserve">registrados, </w:t>
      </w:r>
      <w:r w:rsidR="47304895">
        <w:t xml:space="preserve">incluyendo </w:t>
      </w:r>
      <w:r w:rsidR="235031A9">
        <w:t xml:space="preserve">su </w:t>
      </w:r>
      <w:r w:rsidR="0FDEAF70">
        <w:t>información correspondiente.</w:t>
      </w:r>
      <w:r w:rsidR="622C8A83">
        <w:t xml:space="preserve"> </w:t>
      </w:r>
      <w:r w:rsidR="09B16B6D">
        <w:t xml:space="preserve">El proceso finaliza con la </w:t>
      </w:r>
      <w:r w:rsidR="0A37AFEE">
        <w:t xml:space="preserve">visualización de la </w:t>
      </w:r>
      <w:r w:rsidR="125EB69E">
        <w:t>información</w:t>
      </w:r>
      <w:r w:rsidR="05C12C86">
        <w:t xml:space="preserve"> sin que se </w:t>
      </w:r>
      <w:r w:rsidR="5E30A083">
        <w:t xml:space="preserve">realice ninguna </w:t>
      </w:r>
      <w:r w:rsidR="08F9D35A">
        <w:t xml:space="preserve">modificación, </w:t>
      </w:r>
      <w:r w:rsidR="64447F17">
        <w:t xml:space="preserve">tal como se </w:t>
      </w:r>
      <w:r w:rsidR="1283D601">
        <w:t xml:space="preserve">indica en las </w:t>
      </w:r>
      <w:r w:rsidR="1A999034">
        <w:t>postcondiciones del caso de uso.</w:t>
      </w:r>
    </w:p>
    <w:p w14:paraId="01421865" w14:textId="77777777" w:rsidR="00796303" w:rsidRDefault="00796303" w:rsidP="00796303">
      <w:pPr>
        <w:pStyle w:val="Descripcin"/>
        <w:keepNext/>
        <w:jc w:val="left"/>
      </w:pPr>
    </w:p>
    <w:p w14:paraId="22D9902F" w14:textId="50805DCD" w:rsidR="00796303" w:rsidRDefault="00796303" w:rsidP="00796303">
      <w:pPr>
        <w:pStyle w:val="Descripcin"/>
        <w:keepNext/>
      </w:pPr>
      <w:bookmarkStart w:id="179" w:name="_Toc200854210"/>
      <w:bookmarkStart w:id="180" w:name="_Toc201172427"/>
      <w:bookmarkStart w:id="181" w:name="_Toc201199608"/>
      <w:bookmarkStart w:id="182" w:name="_Toc201199697"/>
      <w:r>
        <w:t xml:space="preserve">Figura </w:t>
      </w:r>
      <w:fldSimple w:instr=" STYLEREF 1 \s ">
        <w:r w:rsidR="001F64B0">
          <w:rPr>
            <w:noProof/>
          </w:rPr>
          <w:t>5</w:t>
        </w:r>
      </w:fldSimple>
      <w:r w:rsidR="001F64B0">
        <w:t>.</w:t>
      </w:r>
      <w:fldSimple w:instr=" SEQ Figura \* ARABIC \s 1 ">
        <w:r w:rsidR="001F64B0">
          <w:rPr>
            <w:noProof/>
          </w:rPr>
          <w:t>10</w:t>
        </w:r>
      </w:fldSimple>
      <w:r>
        <w:t xml:space="preserve"> “Caso de uso N°2.1, visualizando fichas de empleados”</w:t>
      </w:r>
      <w:bookmarkEnd w:id="179"/>
      <w:bookmarkEnd w:id="180"/>
      <w:bookmarkEnd w:id="181"/>
      <w:bookmarkEnd w:id="182"/>
    </w:p>
    <w:p w14:paraId="78A1DB4A" w14:textId="1EDC3D65" w:rsidR="568609E5" w:rsidRDefault="00AD0C64" w:rsidP="00965BB5">
      <w:pPr>
        <w:pStyle w:val="Sinespaciado"/>
      </w:pPr>
      <w:r>
        <w:rPr>
          <w:noProof/>
        </w:rPr>
        <w:drawing>
          <wp:inline distT="0" distB="0" distL="0" distR="0" wp14:anchorId="022C0E02" wp14:editId="6291EA1A">
            <wp:extent cx="5971540" cy="2685415"/>
            <wp:effectExtent l="0" t="0" r="0" b="635"/>
            <wp:docPr id="209621397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213979" name="Imagen 1" descr="Gráfico&#10;&#10;El contenido generado por IA puede ser incorrecto."/>
                    <pic:cNvPicPr/>
                  </pic:nvPicPr>
                  <pic:blipFill>
                    <a:blip r:embed="rId40"/>
                    <a:stretch>
                      <a:fillRect/>
                    </a:stretch>
                  </pic:blipFill>
                  <pic:spPr>
                    <a:xfrm>
                      <a:off x="0" y="0"/>
                      <a:ext cx="5971540" cy="2685415"/>
                    </a:xfrm>
                    <a:prstGeom prst="rect">
                      <a:avLst/>
                    </a:prstGeom>
                  </pic:spPr>
                </pic:pic>
              </a:graphicData>
            </a:graphic>
          </wp:inline>
        </w:drawing>
      </w:r>
    </w:p>
    <w:p w14:paraId="0A0DBEFF" w14:textId="77777777" w:rsidR="009B5D5B" w:rsidRDefault="009B5D5B" w:rsidP="009B5D5B">
      <w:pPr>
        <w:pStyle w:val="Sinespaciado"/>
      </w:pPr>
    </w:p>
    <w:p w14:paraId="58CF2986" w14:textId="77777777" w:rsidR="009B5D5B" w:rsidRDefault="009B5D5B" w:rsidP="009B5D5B">
      <w:pPr>
        <w:pStyle w:val="Sinespaciado"/>
      </w:pPr>
    </w:p>
    <w:p w14:paraId="5CF4CBD7" w14:textId="520B3352" w:rsidR="009B5D5B" w:rsidRDefault="009B5D5B" w:rsidP="009B5D5B">
      <w:r>
        <w:t>Fuente: Elaborado por el estudiante de acuerdo con el proyecto</w:t>
      </w:r>
    </w:p>
    <w:p w14:paraId="6F61007B" w14:textId="60B94758" w:rsidR="00D62829" w:rsidRDefault="009B5D5B">
      <w:pPr>
        <w:spacing w:line="278" w:lineRule="auto"/>
        <w:ind w:firstLine="0"/>
        <w:jc w:val="left"/>
      </w:pPr>
      <w:r>
        <w:br w:type="page"/>
      </w:r>
    </w:p>
    <w:p w14:paraId="72896E5A" w14:textId="4A4D5642" w:rsidR="00796303" w:rsidRDefault="00796303">
      <w:r>
        <w:lastRenderedPageBreak/>
        <w:t>En la figura 5.11</w:t>
      </w:r>
      <w:r w:rsidR="675CC3A9">
        <w:t xml:space="preserve"> </w:t>
      </w:r>
      <w:r w:rsidR="1EFAE65A">
        <w:t xml:space="preserve">se </w:t>
      </w:r>
      <w:r w:rsidR="532D4837">
        <w:t>representa</w:t>
      </w:r>
      <w:r w:rsidR="280118BE">
        <w:t xml:space="preserve"> el proceso mediante el cual el </w:t>
      </w:r>
      <w:r w:rsidR="7527CFAC">
        <w:t xml:space="preserve">usuario </w:t>
      </w:r>
      <w:r w:rsidR="72E2726F">
        <w:t xml:space="preserve">crea una </w:t>
      </w:r>
      <w:r w:rsidR="3593ABD1">
        <w:t xml:space="preserve">nueva </w:t>
      </w:r>
      <w:r w:rsidR="73F48968">
        <w:t xml:space="preserve">ficha de </w:t>
      </w:r>
      <w:r w:rsidR="2B5D2048">
        <w:t>empleado dentro del sistema.</w:t>
      </w:r>
      <w:r w:rsidR="2EC0C94F">
        <w:t xml:space="preserve"> </w:t>
      </w:r>
      <w:r w:rsidR="3CC5D0E2">
        <w:t>Para iniciar el proceso</w:t>
      </w:r>
      <w:r w:rsidR="738A2BF1">
        <w:t xml:space="preserve">, el </w:t>
      </w:r>
      <w:r w:rsidR="281A2F6B">
        <w:t xml:space="preserve">usuario debe contar con los </w:t>
      </w:r>
      <w:r w:rsidR="74C4D10E">
        <w:t>permisos necesarios</w:t>
      </w:r>
      <w:r w:rsidR="553CE556">
        <w:t>,</w:t>
      </w:r>
      <w:r w:rsidR="4A35B858">
        <w:t xml:space="preserve"> </w:t>
      </w:r>
      <w:r w:rsidR="61544E53">
        <w:t xml:space="preserve">haber </w:t>
      </w:r>
      <w:r w:rsidR="42EA19D4">
        <w:t xml:space="preserve">iniciado sesión </w:t>
      </w:r>
      <w:r w:rsidR="4A35B858">
        <w:t>correctamente</w:t>
      </w:r>
      <w:r w:rsidR="499930DF">
        <w:t xml:space="preserve">. </w:t>
      </w:r>
      <w:r w:rsidR="4BE713D1">
        <w:t xml:space="preserve">Una vez en la </w:t>
      </w:r>
      <w:r w:rsidR="501F4004">
        <w:t xml:space="preserve">pestaña </w:t>
      </w:r>
      <w:r w:rsidR="64E76CBE">
        <w:t xml:space="preserve">correspondiente, el </w:t>
      </w:r>
      <w:r w:rsidR="5F71B3F1">
        <w:t xml:space="preserve">usuario selecciona la opción </w:t>
      </w:r>
      <w:r w:rsidR="685B692A">
        <w:t xml:space="preserve">Ingreso de </w:t>
      </w:r>
      <w:r w:rsidR="2644CF8E">
        <w:t>Empleado</w:t>
      </w:r>
      <w:r w:rsidR="39150D40">
        <w:t xml:space="preserve">, </w:t>
      </w:r>
      <w:r w:rsidR="39EB7DC1">
        <w:t xml:space="preserve">al </w:t>
      </w:r>
      <w:r w:rsidR="65702204">
        <w:t xml:space="preserve">realizar esta acción el sistema </w:t>
      </w:r>
      <w:r w:rsidR="403F0A36">
        <w:t>responde desplegando un</w:t>
      </w:r>
      <w:r w:rsidR="2A1B3373">
        <w:t xml:space="preserve"> formulario con los campos </w:t>
      </w:r>
      <w:r w:rsidR="0DC1F61C">
        <w:t xml:space="preserve">requeridos para el </w:t>
      </w:r>
      <w:r w:rsidR="30FDBBC5">
        <w:t>ingreso</w:t>
      </w:r>
      <w:r w:rsidR="2AD8B5F4">
        <w:t>.</w:t>
      </w:r>
      <w:r w:rsidR="10ABBEAF">
        <w:t xml:space="preserve"> </w:t>
      </w:r>
      <w:r w:rsidR="14FA91B7">
        <w:t xml:space="preserve">El usuario </w:t>
      </w:r>
      <w:r w:rsidR="54392184">
        <w:t>procede a completar la</w:t>
      </w:r>
      <w:r w:rsidR="2DE2B93E">
        <w:t xml:space="preserve"> información solicitada</w:t>
      </w:r>
      <w:r w:rsidR="75B67E05">
        <w:t xml:space="preserve"> </w:t>
      </w:r>
      <w:r w:rsidR="0750EFA4">
        <w:t xml:space="preserve">y verifica que todos </w:t>
      </w:r>
      <w:r w:rsidR="52B3DEB2">
        <w:t xml:space="preserve">los </w:t>
      </w:r>
      <w:r w:rsidR="2BA0927F">
        <w:t xml:space="preserve">campos </w:t>
      </w:r>
      <w:r w:rsidR="0F74D331">
        <w:t xml:space="preserve">estén correctamente </w:t>
      </w:r>
      <w:r w:rsidR="3E532AD4">
        <w:t>ingresados</w:t>
      </w:r>
      <w:r w:rsidR="2813A8F5">
        <w:t xml:space="preserve">. </w:t>
      </w:r>
      <w:r w:rsidR="3E2FB11D">
        <w:t xml:space="preserve">Posteriormente, el </w:t>
      </w:r>
      <w:r w:rsidR="0845C781">
        <w:t xml:space="preserve">sistema </w:t>
      </w:r>
      <w:r w:rsidR="5B11A93A">
        <w:t xml:space="preserve">valida los datos y </w:t>
      </w:r>
      <w:r w:rsidR="06CF6F91">
        <w:t xml:space="preserve">confirma el ingreso </w:t>
      </w:r>
      <w:r w:rsidR="10C1CA6B">
        <w:t xml:space="preserve">exitoso del nuevo </w:t>
      </w:r>
      <w:r w:rsidR="3CCEB78B">
        <w:t>empleado al sistema.</w:t>
      </w:r>
    </w:p>
    <w:p w14:paraId="6C79670F" w14:textId="222DB50F" w:rsidR="00796303" w:rsidRDefault="00796303" w:rsidP="00796303">
      <w:pPr>
        <w:pStyle w:val="Descripcin"/>
        <w:keepNext/>
      </w:pPr>
      <w:bookmarkStart w:id="183" w:name="_Toc200854211"/>
      <w:bookmarkStart w:id="184" w:name="_Toc201172428"/>
      <w:bookmarkStart w:id="185" w:name="_Toc201199609"/>
      <w:bookmarkStart w:id="186" w:name="_Toc201199698"/>
      <w:r>
        <w:t xml:space="preserve">Figura </w:t>
      </w:r>
      <w:fldSimple w:instr=" STYLEREF 1 \s ">
        <w:r w:rsidR="001F64B0">
          <w:rPr>
            <w:noProof/>
          </w:rPr>
          <w:t>5</w:t>
        </w:r>
      </w:fldSimple>
      <w:r w:rsidR="001F64B0">
        <w:t>.</w:t>
      </w:r>
      <w:fldSimple w:instr=" SEQ Figura \* ARABIC \s 1 ">
        <w:r w:rsidR="001F64B0">
          <w:rPr>
            <w:noProof/>
          </w:rPr>
          <w:t>11</w:t>
        </w:r>
      </w:fldSimple>
      <w:r>
        <w:t xml:space="preserve"> “Caso de uso N°2.2, creando nuevo empleado”</w:t>
      </w:r>
      <w:bookmarkEnd w:id="183"/>
      <w:bookmarkEnd w:id="184"/>
      <w:bookmarkEnd w:id="185"/>
      <w:bookmarkEnd w:id="186"/>
    </w:p>
    <w:p w14:paraId="3D20D479" w14:textId="77777777" w:rsidR="00796303" w:rsidRPr="00796303" w:rsidRDefault="00796303" w:rsidP="00796303"/>
    <w:p w14:paraId="13068B38" w14:textId="029EB857" w:rsidR="2748AD84" w:rsidRDefault="005F3118" w:rsidP="00C72FD4">
      <w:pPr>
        <w:pStyle w:val="Sinespaciado"/>
      </w:pPr>
      <w:r>
        <w:rPr>
          <w:noProof/>
        </w:rPr>
        <w:drawing>
          <wp:inline distT="0" distB="0" distL="0" distR="0" wp14:anchorId="1E129DA0" wp14:editId="25A58BF3">
            <wp:extent cx="6509268" cy="2822713"/>
            <wp:effectExtent l="0" t="0" r="6350" b="0"/>
            <wp:docPr id="642659215"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659215" name="Imagen 1" descr="Gráfico&#10;&#10;El contenido generado por IA puede ser incorrecto."/>
                    <pic:cNvPicPr/>
                  </pic:nvPicPr>
                  <pic:blipFill>
                    <a:blip r:embed="rId41"/>
                    <a:stretch>
                      <a:fillRect/>
                    </a:stretch>
                  </pic:blipFill>
                  <pic:spPr>
                    <a:xfrm>
                      <a:off x="0" y="0"/>
                      <a:ext cx="6511277" cy="2823584"/>
                    </a:xfrm>
                    <a:prstGeom prst="rect">
                      <a:avLst/>
                    </a:prstGeom>
                  </pic:spPr>
                </pic:pic>
              </a:graphicData>
            </a:graphic>
          </wp:inline>
        </w:drawing>
      </w:r>
    </w:p>
    <w:p w14:paraId="712FDF00" w14:textId="77777777" w:rsidR="00796303" w:rsidRDefault="00796303" w:rsidP="00796303">
      <w:pPr>
        <w:pStyle w:val="Sinespaciado"/>
      </w:pPr>
    </w:p>
    <w:p w14:paraId="57AE5EDE" w14:textId="77777777" w:rsidR="00796303" w:rsidRDefault="00796303" w:rsidP="00796303">
      <w:pPr>
        <w:pStyle w:val="Sinespaciado"/>
      </w:pPr>
    </w:p>
    <w:p w14:paraId="6BF1390D" w14:textId="529520F8" w:rsidR="00796303" w:rsidRDefault="00796303" w:rsidP="00796303">
      <w:r>
        <w:t>Fuente: Elaborado por el estudiante de acuerdo con el proyecto</w:t>
      </w:r>
    </w:p>
    <w:p w14:paraId="0A45EE34" w14:textId="0A8F57A0" w:rsidR="00D62829" w:rsidRDefault="00796303">
      <w:pPr>
        <w:spacing w:line="278" w:lineRule="auto"/>
        <w:ind w:firstLine="0"/>
        <w:jc w:val="left"/>
      </w:pPr>
      <w:r>
        <w:br w:type="page"/>
      </w:r>
    </w:p>
    <w:p w14:paraId="2E1B0DFF" w14:textId="286516C4" w:rsidR="00796303" w:rsidRDefault="1F28FABE" w:rsidP="00796303">
      <w:r>
        <w:lastRenderedPageBreak/>
        <w:t xml:space="preserve">En la figura 5.12 se representa el proceso mediante el cual el usuario accede </w:t>
      </w:r>
      <w:r w:rsidR="00354A93">
        <w:t>a la ficha</w:t>
      </w:r>
      <w:r>
        <w:t xml:space="preserve"> de empleados registrados en el sistema. </w:t>
      </w:r>
      <w:r w:rsidR="6462F5BE">
        <w:t xml:space="preserve">El proceso comienza cuando el usuario inicia sesión y accede a la opción </w:t>
      </w:r>
      <w:r w:rsidR="00CC3581">
        <w:t>ficha</w:t>
      </w:r>
      <w:r w:rsidR="6462F5BE">
        <w:t xml:space="preserve"> de Empleados</w:t>
      </w:r>
      <w:r w:rsidR="171E955E">
        <w:t xml:space="preserve">. Al realizar esta acción, el sistema responde generando una visualización en la pantalla que </w:t>
      </w:r>
      <w:r w:rsidR="5A7BECD8">
        <w:t>contiene una lista detallada de todos los empleados registrados</w:t>
      </w:r>
      <w:r w:rsidR="78E88D12">
        <w:t xml:space="preserve"> </w:t>
      </w:r>
      <w:r w:rsidR="485FC99A">
        <w:t xml:space="preserve">incluyendo información como </w:t>
      </w:r>
      <w:r w:rsidR="1B582066">
        <w:t>nombres,</w:t>
      </w:r>
      <w:r w:rsidR="3A61CF4B">
        <w:t xml:space="preserve"> </w:t>
      </w:r>
      <w:r w:rsidR="1B582066">
        <w:t>apellidos,</w:t>
      </w:r>
      <w:r w:rsidR="3A61CF4B">
        <w:t xml:space="preserve"> </w:t>
      </w:r>
      <w:r w:rsidR="1B582066">
        <w:t>celular,</w:t>
      </w:r>
      <w:r w:rsidR="3A61CF4B">
        <w:t xml:space="preserve"> </w:t>
      </w:r>
      <w:r w:rsidR="1B582066">
        <w:t>tipo de contrato,</w:t>
      </w:r>
      <w:r w:rsidR="3A61CF4B">
        <w:t xml:space="preserve"> </w:t>
      </w:r>
      <w:r w:rsidR="1B582066">
        <w:t>correo,</w:t>
      </w:r>
      <w:r w:rsidR="5C9E2AC8">
        <w:t xml:space="preserve"> </w:t>
      </w:r>
      <w:r w:rsidR="1B582066">
        <w:t>sucursal,</w:t>
      </w:r>
      <w:r w:rsidR="5C9E2AC8">
        <w:t xml:space="preserve"> </w:t>
      </w:r>
      <w:r w:rsidR="1B582066">
        <w:t xml:space="preserve">si es administrativo o no y </w:t>
      </w:r>
      <w:r w:rsidR="3A61CF4B">
        <w:t>estado de actividad (activo o inactivo</w:t>
      </w:r>
      <w:r w:rsidR="5C9E2AC8">
        <w:t>).</w:t>
      </w:r>
    </w:p>
    <w:p w14:paraId="2F2CDB90" w14:textId="77777777" w:rsidR="00952F5C" w:rsidRDefault="00952F5C" w:rsidP="00796303"/>
    <w:p w14:paraId="2EDC0282" w14:textId="4E8F42D7" w:rsidR="00E36987" w:rsidRDefault="00E36987" w:rsidP="00EA0A09">
      <w:pPr>
        <w:pStyle w:val="Descripcin"/>
        <w:keepNext/>
      </w:pPr>
      <w:bookmarkStart w:id="187" w:name="_Toc200854212"/>
      <w:bookmarkStart w:id="188" w:name="_Toc201172429"/>
      <w:bookmarkStart w:id="189" w:name="_Toc201199610"/>
      <w:bookmarkStart w:id="190" w:name="_Toc201199699"/>
      <w:r>
        <w:t xml:space="preserve">Figura </w:t>
      </w:r>
      <w:fldSimple w:instr=" STYLEREF 1 \s ">
        <w:r w:rsidR="001F64B0">
          <w:rPr>
            <w:noProof/>
          </w:rPr>
          <w:t>5</w:t>
        </w:r>
      </w:fldSimple>
      <w:r w:rsidR="001F64B0">
        <w:t>.</w:t>
      </w:r>
      <w:fldSimple w:instr=" SEQ Figura \* ARABIC \s 1 ">
        <w:r w:rsidR="001F64B0">
          <w:rPr>
            <w:noProof/>
          </w:rPr>
          <w:t>12</w:t>
        </w:r>
      </w:fldSimple>
      <w:r>
        <w:t xml:space="preserve"> “Caso de uso N°2.4, </w:t>
      </w:r>
      <w:r w:rsidR="00EA0A09">
        <w:t>Mostrando lista de empleados”</w:t>
      </w:r>
      <w:bookmarkEnd w:id="187"/>
      <w:bookmarkEnd w:id="188"/>
      <w:bookmarkEnd w:id="189"/>
      <w:bookmarkEnd w:id="190"/>
    </w:p>
    <w:p w14:paraId="33765FDE" w14:textId="3E516541" w:rsidR="2748AD84" w:rsidRDefault="00246DA6" w:rsidP="00246DA6">
      <w:pPr>
        <w:pStyle w:val="Sinespaciado"/>
      </w:pPr>
      <w:r w:rsidRPr="00246DA6">
        <w:rPr>
          <w:noProof/>
        </w:rPr>
        <w:drawing>
          <wp:inline distT="0" distB="0" distL="0" distR="0" wp14:anchorId="53A6424F" wp14:editId="3BB08911">
            <wp:extent cx="5971540" cy="2611755"/>
            <wp:effectExtent l="0" t="0" r="0" b="0"/>
            <wp:docPr id="37869200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692002" name="Imagen 1" descr="Gráfico&#10;&#10;El contenido generado por IA puede ser incorrecto."/>
                    <pic:cNvPicPr/>
                  </pic:nvPicPr>
                  <pic:blipFill>
                    <a:blip r:embed="rId42"/>
                    <a:stretch>
                      <a:fillRect/>
                    </a:stretch>
                  </pic:blipFill>
                  <pic:spPr>
                    <a:xfrm>
                      <a:off x="0" y="0"/>
                      <a:ext cx="5971540" cy="2611755"/>
                    </a:xfrm>
                    <a:prstGeom prst="rect">
                      <a:avLst/>
                    </a:prstGeom>
                  </pic:spPr>
                </pic:pic>
              </a:graphicData>
            </a:graphic>
          </wp:inline>
        </w:drawing>
      </w:r>
    </w:p>
    <w:p w14:paraId="4B71C224" w14:textId="77777777" w:rsidR="00EA0A09" w:rsidRDefault="00EA0A09" w:rsidP="00EA0A09">
      <w:pPr>
        <w:pStyle w:val="Sinespaciado"/>
      </w:pPr>
    </w:p>
    <w:p w14:paraId="702145B8" w14:textId="09057EE4" w:rsidR="00EA0A09" w:rsidRDefault="00EA0A09" w:rsidP="00EA0A09">
      <w:r>
        <w:t>Fuente: Elaborado por el estudiante de acuerdo con el proyecto</w:t>
      </w:r>
    </w:p>
    <w:p w14:paraId="65851C8E" w14:textId="4257CFE5" w:rsidR="00D62829" w:rsidRDefault="00EA0A09">
      <w:pPr>
        <w:spacing w:line="278" w:lineRule="auto"/>
        <w:ind w:firstLine="0"/>
        <w:jc w:val="left"/>
      </w:pPr>
      <w:r>
        <w:br w:type="page"/>
      </w:r>
    </w:p>
    <w:p w14:paraId="25E3C966" w14:textId="065523DC" w:rsidR="2923EEB6" w:rsidRDefault="11E2DA2E" w:rsidP="6C235080">
      <w:r>
        <w:lastRenderedPageBreak/>
        <w:t>En la figura 5.13 se representa el proceso mediante el cual el usuario accede al listado de turnos creados</w:t>
      </w:r>
      <w:r w:rsidR="76B33D9E">
        <w:t xml:space="preserve">. </w:t>
      </w:r>
      <w:r w:rsidR="41D7898E">
        <w:t>El proceso comienza cuando el usuario inicia sesión y se dirige a la sección Listado de Turnos</w:t>
      </w:r>
      <w:r w:rsidR="51C35A0F">
        <w:t xml:space="preserve"> </w:t>
      </w:r>
      <w:r w:rsidR="7F9F7F0B">
        <w:t>de Turnos del menú desplegable.</w:t>
      </w:r>
      <w:r w:rsidR="4AD643B7">
        <w:t xml:space="preserve"> Una vez realizada esta acción, el sistema responde desplegando en la interfaz una lista con todos los turnos creados hasta la fecha </w:t>
      </w:r>
      <w:r w:rsidR="51C35A0F">
        <w:t>actual</w:t>
      </w:r>
      <w:r w:rsidR="58C329AB">
        <w:t xml:space="preserve">. </w:t>
      </w:r>
      <w:r w:rsidR="304EEDC7">
        <w:t xml:space="preserve">Cada ítem del listado incluye la información registrada para su </w:t>
      </w:r>
      <w:r w:rsidR="42795E00">
        <w:t>identificación y posterior edición si fuera necesario.</w:t>
      </w:r>
    </w:p>
    <w:p w14:paraId="5909370C" w14:textId="77777777" w:rsidR="008F7641" w:rsidRDefault="008F7641" w:rsidP="6C235080"/>
    <w:p w14:paraId="1B5E3DA0" w14:textId="518424C0" w:rsidR="00705845" w:rsidRDefault="00705845" w:rsidP="00874F23">
      <w:pPr>
        <w:pStyle w:val="Descripcin"/>
        <w:keepNext/>
      </w:pPr>
      <w:bookmarkStart w:id="191" w:name="_Toc200854213"/>
      <w:bookmarkStart w:id="192" w:name="_Toc201172430"/>
      <w:bookmarkStart w:id="193" w:name="_Toc201199611"/>
      <w:bookmarkStart w:id="194" w:name="_Toc201199700"/>
      <w:r>
        <w:t xml:space="preserve">Figura </w:t>
      </w:r>
      <w:fldSimple w:instr=" STYLEREF 1 \s ">
        <w:r w:rsidR="001F64B0">
          <w:rPr>
            <w:noProof/>
          </w:rPr>
          <w:t>5</w:t>
        </w:r>
      </w:fldSimple>
      <w:r w:rsidR="001F64B0">
        <w:t>.</w:t>
      </w:r>
      <w:fldSimple w:instr=" SEQ Figura \* ARABIC \s 1 ">
        <w:r w:rsidR="001F64B0">
          <w:rPr>
            <w:noProof/>
          </w:rPr>
          <w:t>13</w:t>
        </w:r>
      </w:fldSimple>
      <w:r>
        <w:t xml:space="preserve"> “Caso de uso </w:t>
      </w:r>
      <w:r w:rsidR="003B4BC8">
        <w:t xml:space="preserve">N°4.5, </w:t>
      </w:r>
      <w:r w:rsidR="00874F23">
        <w:t>Visualizando el listado de turnos creados”</w:t>
      </w:r>
      <w:bookmarkEnd w:id="191"/>
      <w:bookmarkEnd w:id="192"/>
      <w:bookmarkEnd w:id="193"/>
      <w:bookmarkEnd w:id="194"/>
    </w:p>
    <w:p w14:paraId="335A0479" w14:textId="41D933B3" w:rsidR="2748AD84" w:rsidRDefault="00026A5B" w:rsidP="008B03B3">
      <w:pPr>
        <w:pStyle w:val="Sinespaciado"/>
      </w:pPr>
      <w:r>
        <w:rPr>
          <w:noProof/>
        </w:rPr>
        <w:drawing>
          <wp:inline distT="0" distB="0" distL="0" distR="0" wp14:anchorId="44A12D33" wp14:editId="50F2F0A8">
            <wp:extent cx="5971540" cy="2470150"/>
            <wp:effectExtent l="0" t="0" r="0" b="6350"/>
            <wp:docPr id="208797894"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7894" name="Imagen 1" descr="Gráfico, Gráfico de cajas y bigotes&#10;&#10;El contenido generado por IA puede ser incorrecto."/>
                    <pic:cNvPicPr/>
                  </pic:nvPicPr>
                  <pic:blipFill>
                    <a:blip r:embed="rId43"/>
                    <a:stretch>
                      <a:fillRect/>
                    </a:stretch>
                  </pic:blipFill>
                  <pic:spPr>
                    <a:xfrm>
                      <a:off x="0" y="0"/>
                      <a:ext cx="5971540" cy="2470150"/>
                    </a:xfrm>
                    <a:prstGeom prst="rect">
                      <a:avLst/>
                    </a:prstGeom>
                  </pic:spPr>
                </pic:pic>
              </a:graphicData>
            </a:graphic>
          </wp:inline>
        </w:drawing>
      </w:r>
    </w:p>
    <w:p w14:paraId="4233C160" w14:textId="77777777" w:rsidR="008B03B3" w:rsidRDefault="008B03B3" w:rsidP="008B03B3">
      <w:pPr>
        <w:pStyle w:val="Sinespaciado"/>
      </w:pPr>
    </w:p>
    <w:p w14:paraId="73EB07DB" w14:textId="5ADF1150" w:rsidR="008B03B3" w:rsidRDefault="008B03B3" w:rsidP="008B03B3">
      <w:pPr>
        <w:ind w:firstLine="0"/>
      </w:pPr>
      <w:r>
        <w:t>Fuente: Elaborado por el estudiante de acuerdo con el proyecto</w:t>
      </w:r>
    </w:p>
    <w:p w14:paraId="5D3EFB1B" w14:textId="25267794" w:rsidR="00D62829" w:rsidRDefault="008B03B3">
      <w:pPr>
        <w:spacing w:line="278" w:lineRule="auto"/>
        <w:ind w:firstLine="0"/>
        <w:jc w:val="left"/>
      </w:pPr>
      <w:r>
        <w:br w:type="page"/>
      </w:r>
    </w:p>
    <w:p w14:paraId="505D0B11" w14:textId="304FC5C2" w:rsidR="00796303" w:rsidRDefault="2E3E73B1" w:rsidP="00796303">
      <w:r>
        <w:lastRenderedPageBreak/>
        <w:t xml:space="preserve">En la figura 5.14 se detalla el proceso mediante el cual el usuario accede a la visualización </w:t>
      </w:r>
      <w:r w:rsidR="6EDAABAE">
        <w:t>de todos los permisos aprobados. El proceso comienza cuando el usuario inicia sesión y</w:t>
      </w:r>
      <w:r w:rsidR="1AC05663">
        <w:t xml:space="preserve"> se dirige a la pestaña Permisos Aprobados</w:t>
      </w:r>
      <w:r w:rsidR="00C84CE9">
        <w:t xml:space="preserve"> de</w:t>
      </w:r>
      <w:r w:rsidR="00A41F0B">
        <w:t xml:space="preserve">sde informes desde </w:t>
      </w:r>
      <w:r w:rsidR="00C84CE9">
        <w:t>el menú desplegable</w:t>
      </w:r>
      <w:r w:rsidR="1AC05663">
        <w:t xml:space="preserve">. </w:t>
      </w:r>
      <w:r w:rsidR="0146C82D">
        <w:t xml:space="preserve">Al realizar esta acción, el sistema responde cargando dicha pestaña y mostrando en pantalla una lista con todos los permisos aprobados. </w:t>
      </w:r>
      <w:r w:rsidR="0A1C402E">
        <w:t xml:space="preserve">Cada permiso del listado contiene la información completa registrada: ID, fecha, motivo, cantidad de horas, hora de </w:t>
      </w:r>
      <w:r w:rsidR="1EF96224">
        <w:t>inicio, hora de fin y si el permiso incluye o no goce de sueldo</w:t>
      </w:r>
      <w:r w:rsidR="6F52648D">
        <w:t>.</w:t>
      </w:r>
    </w:p>
    <w:p w14:paraId="5F4BA05F" w14:textId="77777777" w:rsidR="008F7641" w:rsidRDefault="008F7641" w:rsidP="00796303"/>
    <w:p w14:paraId="1874C90B" w14:textId="4EFACDC5" w:rsidR="001F0966" w:rsidRDefault="001F0966" w:rsidP="008B03B3">
      <w:pPr>
        <w:pStyle w:val="Descripcin"/>
        <w:keepNext/>
      </w:pPr>
      <w:bookmarkStart w:id="195" w:name="_Toc200854214"/>
      <w:bookmarkStart w:id="196" w:name="_Toc201172431"/>
      <w:bookmarkStart w:id="197" w:name="_Toc201199612"/>
      <w:bookmarkStart w:id="198" w:name="_Toc201199701"/>
      <w:r>
        <w:t xml:space="preserve">Figura </w:t>
      </w:r>
      <w:fldSimple w:instr=" STYLEREF 1 \s ">
        <w:r w:rsidR="001F64B0">
          <w:rPr>
            <w:noProof/>
          </w:rPr>
          <w:t>5</w:t>
        </w:r>
      </w:fldSimple>
      <w:r w:rsidR="001F64B0">
        <w:t>.</w:t>
      </w:r>
      <w:fldSimple w:instr=" SEQ Figura \* ARABIC \s 1 ">
        <w:r w:rsidR="001F64B0">
          <w:rPr>
            <w:noProof/>
          </w:rPr>
          <w:t>14</w:t>
        </w:r>
      </w:fldSimple>
      <w:r>
        <w:t xml:space="preserve"> “Caso de uso N°6.5, Visualizando </w:t>
      </w:r>
      <w:r w:rsidR="008B03B3">
        <w:t>lista con permisos aprobados</w:t>
      </w:r>
      <w:bookmarkEnd w:id="195"/>
      <w:bookmarkEnd w:id="196"/>
      <w:bookmarkEnd w:id="197"/>
      <w:bookmarkEnd w:id="198"/>
    </w:p>
    <w:p w14:paraId="07F37E58" w14:textId="79BC32E3" w:rsidR="2748AD84" w:rsidRDefault="00552D9B" w:rsidP="008B03B3">
      <w:pPr>
        <w:pStyle w:val="Sinespaciado"/>
      </w:pPr>
      <w:r>
        <w:rPr>
          <w:noProof/>
        </w:rPr>
        <w:drawing>
          <wp:inline distT="0" distB="0" distL="0" distR="0" wp14:anchorId="43F91FC2" wp14:editId="3DECC189">
            <wp:extent cx="5971540" cy="2576830"/>
            <wp:effectExtent l="0" t="0" r="0" b="0"/>
            <wp:docPr id="191551396"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51396" name="Imagen 1" descr="Gráfico, Gráfico de cajas y bigotes&#10;&#10;El contenido generado por IA puede ser incorrecto."/>
                    <pic:cNvPicPr/>
                  </pic:nvPicPr>
                  <pic:blipFill>
                    <a:blip r:embed="rId44"/>
                    <a:stretch>
                      <a:fillRect/>
                    </a:stretch>
                  </pic:blipFill>
                  <pic:spPr>
                    <a:xfrm>
                      <a:off x="0" y="0"/>
                      <a:ext cx="5971540" cy="2576830"/>
                    </a:xfrm>
                    <a:prstGeom prst="rect">
                      <a:avLst/>
                    </a:prstGeom>
                  </pic:spPr>
                </pic:pic>
              </a:graphicData>
            </a:graphic>
          </wp:inline>
        </w:drawing>
      </w:r>
    </w:p>
    <w:p w14:paraId="6DCBFB6E" w14:textId="77777777" w:rsidR="00F34303" w:rsidRDefault="00F34303" w:rsidP="008B03B3">
      <w:pPr>
        <w:pStyle w:val="Sinespaciado"/>
      </w:pPr>
    </w:p>
    <w:p w14:paraId="6EA33896" w14:textId="77777777" w:rsidR="008B03B3" w:rsidRDefault="008B03B3" w:rsidP="008B03B3">
      <w:pPr>
        <w:pStyle w:val="Sinespaciado"/>
      </w:pPr>
    </w:p>
    <w:p w14:paraId="3AA8162F" w14:textId="77777777" w:rsidR="008B03B3" w:rsidRDefault="008B03B3" w:rsidP="008B03B3">
      <w:r>
        <w:t>Fuente: Elaborado por el estudiante de acuerdo con el proyecto</w:t>
      </w:r>
    </w:p>
    <w:p w14:paraId="44ABF334" w14:textId="230BE545" w:rsidR="2748AD84" w:rsidRDefault="00D62829" w:rsidP="00796303">
      <w:pPr>
        <w:spacing w:line="278" w:lineRule="auto"/>
        <w:ind w:firstLine="0"/>
        <w:jc w:val="left"/>
      </w:pPr>
      <w:r>
        <w:br w:type="page"/>
      </w:r>
    </w:p>
    <w:p w14:paraId="1A673F24" w14:textId="7D848C7F" w:rsidR="00796303" w:rsidRDefault="371DCDFA" w:rsidP="00796303">
      <w:r>
        <w:lastRenderedPageBreak/>
        <w:t>En la figura 5.15 se detalla el proceso mediante el cual el usuario accede al sistema y visualiza el menú principal.</w:t>
      </w:r>
      <w:r w:rsidR="63DF9863">
        <w:t xml:space="preserve"> </w:t>
      </w:r>
      <w:r>
        <w:t xml:space="preserve">El proceso </w:t>
      </w:r>
      <w:r w:rsidR="5F1BA3DE">
        <w:t xml:space="preserve">comienza cuando el usuario </w:t>
      </w:r>
      <w:r w:rsidR="63DF9863">
        <w:t xml:space="preserve">ingresa al sistema desde la pantalla de inicio de </w:t>
      </w:r>
      <w:r w:rsidR="283CF70B">
        <w:t>sesión. En esta etapa, el usuario debe rellenar los campos requeridos con</w:t>
      </w:r>
      <w:r w:rsidR="01834EFC">
        <w:t xml:space="preserve"> el RUT de la empresa y clave. </w:t>
      </w:r>
      <w:r w:rsidR="711AC637">
        <w:t xml:space="preserve">Una vez ingresados los datos, el sistema responde permitiendo la interacción con la interfaz, reflejando el RUT ingresado y ocultando la clave por seguridad. </w:t>
      </w:r>
      <w:r w:rsidR="692CFBAC">
        <w:t xml:space="preserve">Tras hacer clic en el botón “Ingresar”, el sistema valida las credenciales proporcionadas. </w:t>
      </w:r>
      <w:r w:rsidR="2A752FCE">
        <w:t xml:space="preserve">Si la autenticación es exitosa, el sistema redirige automáticamente al </w:t>
      </w:r>
      <w:r w:rsidR="00776A16">
        <w:t>m</w:t>
      </w:r>
      <w:r w:rsidR="2A752FCE">
        <w:t xml:space="preserve">enú principal, donde se despliega un conjunto de opciones </w:t>
      </w:r>
      <w:r w:rsidR="2D8A8126">
        <w:t xml:space="preserve">organizadas que permiten al usuario acceder a las diferentes secciones </w:t>
      </w:r>
      <w:r w:rsidR="019E4B45">
        <w:t>de la plataforma</w:t>
      </w:r>
      <w:r w:rsidR="2D8A8126">
        <w:t>, como fichas de empleados, turnos, permisos, entre otros.</w:t>
      </w:r>
    </w:p>
    <w:p w14:paraId="4437FA73" w14:textId="52738A2C" w:rsidR="2748AD84" w:rsidRDefault="2748AD84"/>
    <w:p w14:paraId="2CDE2326" w14:textId="2AF57D29" w:rsidR="00F34303" w:rsidRDefault="00F34303" w:rsidP="00F34303">
      <w:pPr>
        <w:pStyle w:val="Descripcin"/>
        <w:keepNext/>
      </w:pPr>
      <w:bookmarkStart w:id="199" w:name="_Toc200854215"/>
      <w:bookmarkStart w:id="200" w:name="_Toc201172432"/>
      <w:bookmarkStart w:id="201" w:name="_Toc201199613"/>
      <w:bookmarkStart w:id="202" w:name="_Toc201199702"/>
      <w:r>
        <w:t xml:space="preserve">Figura </w:t>
      </w:r>
      <w:fldSimple w:instr=" STYLEREF 1 \s ">
        <w:r w:rsidR="001F64B0">
          <w:rPr>
            <w:noProof/>
          </w:rPr>
          <w:t>5</w:t>
        </w:r>
      </w:fldSimple>
      <w:r w:rsidR="001F64B0">
        <w:t>.</w:t>
      </w:r>
      <w:fldSimple w:instr=" SEQ Figura \* ARABIC \s 1 ">
        <w:r w:rsidR="001F64B0">
          <w:rPr>
            <w:noProof/>
          </w:rPr>
          <w:t>15</w:t>
        </w:r>
      </w:fldSimple>
      <w:r>
        <w:t xml:space="preserve"> “Caso de uso N°7.2, Accediendo al menú”</w:t>
      </w:r>
      <w:bookmarkEnd w:id="199"/>
      <w:bookmarkEnd w:id="200"/>
      <w:bookmarkEnd w:id="201"/>
      <w:bookmarkEnd w:id="202"/>
    </w:p>
    <w:p w14:paraId="1462EA24" w14:textId="29F1A8F5" w:rsidR="2748AD84" w:rsidRDefault="00F34303" w:rsidP="00F34303">
      <w:pPr>
        <w:pStyle w:val="Sinespaciado"/>
      </w:pPr>
      <w:r>
        <w:rPr>
          <w:noProof/>
        </w:rPr>
        <w:drawing>
          <wp:inline distT="0" distB="0" distL="0" distR="0" wp14:anchorId="36EB89A2" wp14:editId="7AE2FDAB">
            <wp:extent cx="5971540" cy="2613025"/>
            <wp:effectExtent l="0" t="0" r="0" b="0"/>
            <wp:docPr id="90798181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981819" name="Imagen 1" descr="Gráfico&#10;&#10;El contenido generado por IA puede ser incorrecto."/>
                    <pic:cNvPicPr/>
                  </pic:nvPicPr>
                  <pic:blipFill>
                    <a:blip r:embed="rId45"/>
                    <a:stretch>
                      <a:fillRect/>
                    </a:stretch>
                  </pic:blipFill>
                  <pic:spPr>
                    <a:xfrm>
                      <a:off x="0" y="0"/>
                      <a:ext cx="5971540" cy="2613025"/>
                    </a:xfrm>
                    <a:prstGeom prst="rect">
                      <a:avLst/>
                    </a:prstGeom>
                  </pic:spPr>
                </pic:pic>
              </a:graphicData>
            </a:graphic>
          </wp:inline>
        </w:drawing>
      </w:r>
    </w:p>
    <w:p w14:paraId="2241A540" w14:textId="77777777" w:rsidR="00F34303" w:rsidRDefault="00F34303" w:rsidP="00F34303">
      <w:pPr>
        <w:pStyle w:val="Sinespaciado"/>
      </w:pPr>
    </w:p>
    <w:p w14:paraId="62C8B421" w14:textId="77777777" w:rsidR="00F34303" w:rsidRDefault="00F34303" w:rsidP="00F34303">
      <w:pPr>
        <w:pStyle w:val="Sinespaciado"/>
      </w:pPr>
    </w:p>
    <w:p w14:paraId="7D66240B" w14:textId="77777777" w:rsidR="00F34303" w:rsidRDefault="00F34303" w:rsidP="00F34303">
      <w:r>
        <w:t>Fuente: Elaborado por el estudiante de acuerdo con el proyecto</w:t>
      </w:r>
    </w:p>
    <w:p w14:paraId="21CAD550" w14:textId="77777777" w:rsidR="00F34303" w:rsidRDefault="00F34303" w:rsidP="00F34303">
      <w:pPr>
        <w:pStyle w:val="Sinespaciado"/>
      </w:pPr>
    </w:p>
    <w:p w14:paraId="39FFC202" w14:textId="2EC6DECD" w:rsidR="2748AD84" w:rsidRDefault="2748AD84"/>
    <w:p w14:paraId="7BFD5855" w14:textId="7090CB0B" w:rsidR="2748AD84" w:rsidRDefault="2748AD84"/>
    <w:p w14:paraId="6D12EFB6" w14:textId="7C30C44B" w:rsidR="2748AD84" w:rsidRDefault="2748AD84"/>
    <w:p w14:paraId="135E7CA2" w14:textId="77777777" w:rsidR="00D62829" w:rsidRDefault="00D62829">
      <w:pPr>
        <w:spacing w:line="278" w:lineRule="auto"/>
        <w:ind w:firstLine="0"/>
        <w:jc w:val="left"/>
      </w:pPr>
      <w:r>
        <w:br w:type="page"/>
      </w:r>
    </w:p>
    <w:p w14:paraId="6763D03B" w14:textId="610ED607" w:rsidR="00796303" w:rsidRDefault="65677AB2" w:rsidP="00796303">
      <w:r>
        <w:lastRenderedPageBreak/>
        <w:t>En la figura 5.16 se detalla el proceso mediante el cual el usuario puede cerrar la sesión activa dentro de</w:t>
      </w:r>
      <w:r w:rsidR="00776A16">
        <w:t>l</w:t>
      </w:r>
      <w:r>
        <w:t xml:space="preserve"> sistema.</w:t>
      </w:r>
      <w:r w:rsidR="75F5430E">
        <w:t xml:space="preserve"> </w:t>
      </w:r>
      <w:r w:rsidR="79D92CA1">
        <w:t>El proceso comienza cuando el usuario selecciona la opción Cerrar sesión</w:t>
      </w:r>
      <w:r w:rsidR="75F5430E">
        <w:t>. Al detectar esta acción, el sistema responde mostrando un</w:t>
      </w:r>
      <w:r w:rsidR="59C221E6">
        <w:t xml:space="preserve"> botón de confirmación, preguntando</w:t>
      </w:r>
      <w:r w:rsidR="7EF8D0E0">
        <w:t xml:space="preserve"> al usuario si realmente desea cerrar su sesión actual. Si el usuario confirma la decisión, el sistema procede</w:t>
      </w:r>
      <w:r w:rsidR="4608E26F">
        <w:t xml:space="preserve"> a cerrar la sesión activa, redirigiendo al usuario</w:t>
      </w:r>
      <w:r w:rsidR="08220BDD">
        <w:t xml:space="preserve"> a la pantalla de inicio de sesión, quedando listo para un nuevo ingreso</w:t>
      </w:r>
      <w:r w:rsidR="42A62621">
        <w:t>.</w:t>
      </w:r>
    </w:p>
    <w:p w14:paraId="0525594A" w14:textId="77777777" w:rsidR="008F7641" w:rsidRDefault="008F7641" w:rsidP="00796303"/>
    <w:p w14:paraId="2692E1A2" w14:textId="3AE45873" w:rsidR="003B48AD" w:rsidRDefault="003B48AD" w:rsidP="003B48AD">
      <w:pPr>
        <w:pStyle w:val="Descripcin"/>
        <w:keepNext/>
      </w:pPr>
      <w:bookmarkStart w:id="203" w:name="_Toc200854216"/>
      <w:bookmarkStart w:id="204" w:name="_Toc201172433"/>
      <w:bookmarkStart w:id="205" w:name="_Toc201199614"/>
      <w:bookmarkStart w:id="206" w:name="_Toc201199703"/>
      <w:r>
        <w:t xml:space="preserve">Figura </w:t>
      </w:r>
      <w:fldSimple w:instr=" STYLEREF 1 \s ">
        <w:r w:rsidR="001F64B0">
          <w:rPr>
            <w:noProof/>
          </w:rPr>
          <w:t>5</w:t>
        </w:r>
      </w:fldSimple>
      <w:r w:rsidR="001F64B0">
        <w:t>.</w:t>
      </w:r>
      <w:fldSimple w:instr=" SEQ Figura \* ARABIC \s 1 ">
        <w:r w:rsidR="001F64B0">
          <w:rPr>
            <w:noProof/>
          </w:rPr>
          <w:t>16</w:t>
        </w:r>
      </w:fldSimple>
      <w:r>
        <w:t xml:space="preserve"> “Caso de uso N°7.4, Cerrando sesión”</w:t>
      </w:r>
      <w:bookmarkEnd w:id="203"/>
      <w:bookmarkEnd w:id="204"/>
      <w:bookmarkEnd w:id="205"/>
      <w:bookmarkEnd w:id="206"/>
    </w:p>
    <w:p w14:paraId="21423312" w14:textId="77777777" w:rsidR="001059D6" w:rsidRPr="001059D6" w:rsidRDefault="001059D6" w:rsidP="001059D6"/>
    <w:p w14:paraId="56639DAF" w14:textId="2AEA4BDD" w:rsidR="2748AD84" w:rsidRDefault="00FE1A02" w:rsidP="004B2A91">
      <w:pPr>
        <w:pStyle w:val="Sinespaciado"/>
      </w:pPr>
      <w:r>
        <w:rPr>
          <w:noProof/>
        </w:rPr>
        <w:drawing>
          <wp:inline distT="0" distB="0" distL="0" distR="0" wp14:anchorId="796D1627" wp14:editId="263DE147">
            <wp:extent cx="6305722" cy="2682815"/>
            <wp:effectExtent l="0" t="0" r="0" b="3810"/>
            <wp:docPr id="1906552472" name="Imagen 1" descr="Imagen que contiene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52472" name="Imagen 1" descr="Imagen que contiene Gráfico de cajas y bigotes&#10;&#10;El contenido generado por IA puede ser incorrecto."/>
                    <pic:cNvPicPr/>
                  </pic:nvPicPr>
                  <pic:blipFill>
                    <a:blip r:embed="rId46"/>
                    <a:stretch>
                      <a:fillRect/>
                    </a:stretch>
                  </pic:blipFill>
                  <pic:spPr>
                    <a:xfrm>
                      <a:off x="0" y="0"/>
                      <a:ext cx="6313144" cy="2685973"/>
                    </a:xfrm>
                    <a:prstGeom prst="rect">
                      <a:avLst/>
                    </a:prstGeom>
                  </pic:spPr>
                </pic:pic>
              </a:graphicData>
            </a:graphic>
          </wp:inline>
        </w:drawing>
      </w:r>
    </w:p>
    <w:p w14:paraId="43F36BD0" w14:textId="37BC6B77" w:rsidR="2748AD84" w:rsidRDefault="2748AD84" w:rsidP="19E590FC">
      <w:pPr>
        <w:pStyle w:val="Sinespaciado"/>
      </w:pPr>
    </w:p>
    <w:p w14:paraId="28DFD766" w14:textId="77777777" w:rsidR="003B48AD" w:rsidRDefault="003B48AD" w:rsidP="003B48AD">
      <w:r>
        <w:t>Fuente: Elaborado por el estudiante de acuerdo con el proyecto</w:t>
      </w:r>
    </w:p>
    <w:p w14:paraId="229E2AE2" w14:textId="77777777" w:rsidR="003B48AD" w:rsidRDefault="003B48AD" w:rsidP="19E590FC">
      <w:pPr>
        <w:pStyle w:val="Sinespaciado"/>
      </w:pPr>
    </w:p>
    <w:p w14:paraId="72117726" w14:textId="77777777" w:rsidR="00D62829" w:rsidRDefault="00D62829">
      <w:pPr>
        <w:spacing w:line="278" w:lineRule="auto"/>
        <w:ind w:firstLine="0"/>
        <w:jc w:val="left"/>
      </w:pPr>
      <w:r>
        <w:br w:type="page"/>
      </w:r>
    </w:p>
    <w:p w14:paraId="43A1C61F" w14:textId="4FA865DE" w:rsidR="00796303" w:rsidRDefault="00796303" w:rsidP="00796303">
      <w:r>
        <w:lastRenderedPageBreak/>
        <w:t>En la figura 5.17</w:t>
      </w:r>
      <w:r w:rsidR="0861EEC9">
        <w:t xml:space="preserve"> </w:t>
      </w:r>
      <w:r w:rsidR="12DDCB61">
        <w:t xml:space="preserve">se </w:t>
      </w:r>
      <w:r w:rsidR="547FF837">
        <w:t>detalla el proceso mediante el cual</w:t>
      </w:r>
      <w:r w:rsidR="339D367B">
        <w:t xml:space="preserve"> el </w:t>
      </w:r>
      <w:r w:rsidR="0A63258F">
        <w:t>usuario</w:t>
      </w:r>
      <w:r w:rsidR="52A10638">
        <w:t xml:space="preserve"> </w:t>
      </w:r>
      <w:r w:rsidR="547FF837">
        <w:t>puede retornar</w:t>
      </w:r>
      <w:r w:rsidR="0F0D7E8C">
        <w:t xml:space="preserve"> al </w:t>
      </w:r>
      <w:r w:rsidR="083045CA">
        <w:t>menú</w:t>
      </w:r>
      <w:r w:rsidR="0F0D7E8C">
        <w:t xml:space="preserve"> </w:t>
      </w:r>
      <w:r w:rsidR="425B4F25">
        <w:t>principal</w:t>
      </w:r>
      <w:r w:rsidR="547FF837">
        <w:t xml:space="preserve"> de la plataforma desde</w:t>
      </w:r>
      <w:r w:rsidR="65C0977C">
        <w:t xml:space="preserve"> cualquier sección. Este proceso se activa cuando el usuario se encuentra en una ventana </w:t>
      </w:r>
      <w:r w:rsidR="04E9E3A5">
        <w:t xml:space="preserve">distinta a la principal y desea volver a la vista inicial del sistema. El proceso comienza cuando el usuario hace clic en el logo de la </w:t>
      </w:r>
      <w:r w:rsidR="705C2CAB">
        <w:t xml:space="preserve">empresa, ubicado estratégicamente en la esquina superior izquierda de la interfaz. </w:t>
      </w:r>
      <w:r w:rsidR="16F37725">
        <w:t xml:space="preserve">Este botón funciona como un acceso directo para regresar a la página principal sin necesidad de utilizar botones de navegación adicionales. </w:t>
      </w:r>
      <w:r w:rsidR="34F977F9">
        <w:t xml:space="preserve">Al detectar esta acción, el sistema interpreta que se debe volver al menú principal. </w:t>
      </w:r>
      <w:r w:rsidR="77573907">
        <w:t xml:space="preserve">Como respuesta, redirige al usuario directamente al menú principal de la plataforma, restaurando </w:t>
      </w:r>
      <w:r w:rsidR="3072CADA">
        <w:t>el punto de partida desde el cual se pueden realizar nuevas acciones.</w:t>
      </w:r>
    </w:p>
    <w:p w14:paraId="6548AF45" w14:textId="196B477A" w:rsidR="2748AD84" w:rsidRDefault="2748AD84"/>
    <w:p w14:paraId="780C7566" w14:textId="7BA279DD" w:rsidR="009B6841" w:rsidRDefault="009B6841" w:rsidP="004E29B7">
      <w:pPr>
        <w:pStyle w:val="Descripcin"/>
        <w:keepNext/>
      </w:pPr>
      <w:bookmarkStart w:id="207" w:name="_Toc200854217"/>
      <w:bookmarkStart w:id="208" w:name="_Toc201172434"/>
      <w:bookmarkStart w:id="209" w:name="_Toc201199615"/>
      <w:bookmarkStart w:id="210" w:name="_Toc201199704"/>
      <w:r>
        <w:t xml:space="preserve">Figura </w:t>
      </w:r>
      <w:fldSimple w:instr=" STYLEREF 1 \s ">
        <w:r w:rsidR="001F64B0">
          <w:rPr>
            <w:noProof/>
          </w:rPr>
          <w:t>5</w:t>
        </w:r>
      </w:fldSimple>
      <w:r w:rsidR="001F64B0">
        <w:t>.</w:t>
      </w:r>
      <w:fldSimple w:instr=" SEQ Figura \* ARABIC \s 1 ">
        <w:r w:rsidR="001F64B0">
          <w:rPr>
            <w:noProof/>
          </w:rPr>
          <w:t>17</w:t>
        </w:r>
      </w:fldSimple>
      <w:r>
        <w:t xml:space="preserve"> “Caso de uso N°</w:t>
      </w:r>
      <w:r w:rsidR="004E29B7">
        <w:t>7.5, Volviendo al menú principal”</w:t>
      </w:r>
      <w:bookmarkEnd w:id="207"/>
      <w:bookmarkEnd w:id="208"/>
      <w:bookmarkEnd w:id="209"/>
      <w:bookmarkEnd w:id="210"/>
    </w:p>
    <w:p w14:paraId="502B7505" w14:textId="77777777" w:rsidR="004E29B7" w:rsidRPr="004E29B7" w:rsidRDefault="004E29B7" w:rsidP="004E29B7"/>
    <w:p w14:paraId="20509BB4" w14:textId="237D39FE" w:rsidR="2748AD84" w:rsidRDefault="009B6841" w:rsidP="009B6841">
      <w:pPr>
        <w:pStyle w:val="Sinespaciado"/>
      </w:pPr>
      <w:r>
        <w:rPr>
          <w:noProof/>
        </w:rPr>
        <w:drawing>
          <wp:inline distT="0" distB="0" distL="0" distR="0" wp14:anchorId="1626997F" wp14:editId="33F8338F">
            <wp:extent cx="5971540" cy="3046095"/>
            <wp:effectExtent l="0" t="0" r="0" b="1905"/>
            <wp:docPr id="1946083379"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083379" name="Imagen 1" descr="Gráfico, Gráfico de cajas y bigotes&#10;&#10;El contenido generado por IA puede ser incorrecto."/>
                    <pic:cNvPicPr/>
                  </pic:nvPicPr>
                  <pic:blipFill>
                    <a:blip r:embed="rId47"/>
                    <a:stretch>
                      <a:fillRect/>
                    </a:stretch>
                  </pic:blipFill>
                  <pic:spPr>
                    <a:xfrm>
                      <a:off x="0" y="0"/>
                      <a:ext cx="5971540" cy="3046095"/>
                    </a:xfrm>
                    <a:prstGeom prst="rect">
                      <a:avLst/>
                    </a:prstGeom>
                  </pic:spPr>
                </pic:pic>
              </a:graphicData>
            </a:graphic>
          </wp:inline>
        </w:drawing>
      </w:r>
    </w:p>
    <w:p w14:paraId="6582A080" w14:textId="16A4AF41" w:rsidR="00F35736" w:rsidRDefault="00F35736" w:rsidP="00F35736"/>
    <w:p w14:paraId="0EE8C192" w14:textId="77777777" w:rsidR="004E29B7" w:rsidRDefault="004E29B7" w:rsidP="004E29B7">
      <w:r>
        <w:t>Fuente: Elaborado por el estudiante de acuerdo con el proyecto</w:t>
      </w:r>
    </w:p>
    <w:p w14:paraId="34316A93" w14:textId="09310BD8" w:rsidR="00DC71E1" w:rsidRDefault="00DC71E1" w:rsidP="00DC71E1"/>
    <w:p w14:paraId="5592E0B1" w14:textId="264BDF71" w:rsidR="009878DE" w:rsidRDefault="009878DE" w:rsidP="00FB61A6">
      <w:pPr>
        <w:spacing w:line="278" w:lineRule="auto"/>
        <w:ind w:firstLine="0"/>
        <w:jc w:val="left"/>
      </w:pPr>
    </w:p>
    <w:p w14:paraId="40005577" w14:textId="26BE24DB" w:rsidR="009878DE" w:rsidRDefault="009878DE" w:rsidP="009878DE">
      <w:pPr>
        <w:pStyle w:val="Ttulo2"/>
      </w:pPr>
      <w:bookmarkStart w:id="211" w:name="_Toc201199525"/>
      <w:r>
        <w:lastRenderedPageBreak/>
        <w:t>Vista desarrollo</w:t>
      </w:r>
      <w:bookmarkEnd w:id="211"/>
    </w:p>
    <w:p w14:paraId="58417CAC" w14:textId="77777777" w:rsidR="004712D1" w:rsidRPr="004712D1" w:rsidRDefault="004712D1" w:rsidP="004712D1"/>
    <w:p w14:paraId="5E1F4392" w14:textId="14F1DF12" w:rsidR="004712D1" w:rsidRDefault="00557F96" w:rsidP="002A5F3F">
      <w:r>
        <w:t xml:space="preserve">La vista de desarrollo </w:t>
      </w:r>
      <w:r w:rsidR="00BD4EEA">
        <w:t>describe la organización estática del software en su entorno de desarrollo.</w:t>
      </w:r>
    </w:p>
    <w:p w14:paraId="20BB88F1" w14:textId="77777777" w:rsidR="00BD4EEA" w:rsidRPr="002A5F3F" w:rsidRDefault="00BD4EEA" w:rsidP="002A5F3F"/>
    <w:p w14:paraId="48DCB736" w14:textId="6AF32A4A" w:rsidR="12A7D78A" w:rsidRDefault="002A5F3F" w:rsidP="3A934E4B">
      <w:pPr>
        <w:pStyle w:val="Ttulo3"/>
      </w:pPr>
      <w:bookmarkStart w:id="212" w:name="_Toc201199526"/>
      <w:r>
        <w:t>Diagrama de componentes</w:t>
      </w:r>
      <w:bookmarkEnd w:id="212"/>
    </w:p>
    <w:p w14:paraId="795349D5" w14:textId="77777777" w:rsidR="004712D1" w:rsidRPr="004712D1" w:rsidRDefault="004712D1" w:rsidP="004712D1"/>
    <w:p w14:paraId="58E27CB0" w14:textId="3B96C0EF" w:rsidR="004712D1" w:rsidRDefault="03E18E77" w:rsidP="00DA6618">
      <w:r w:rsidRPr="03E18E77">
        <w:rPr>
          <w:rFonts w:eastAsia="Times New Roman" w:cs="Times New Roman"/>
        </w:rPr>
        <w:t>E</w:t>
      </w:r>
      <w:r w:rsidR="006615F7">
        <w:rPr>
          <w:rFonts w:eastAsia="Times New Roman" w:cs="Times New Roman"/>
        </w:rPr>
        <w:t>n la figura 5.3</w:t>
      </w:r>
      <w:r w:rsidRPr="03E18E77">
        <w:rPr>
          <w:rFonts w:eastAsia="Times New Roman" w:cs="Times New Roman"/>
        </w:rPr>
        <w:t xml:space="preserve"> diagrama </w:t>
      </w:r>
      <w:r w:rsidR="006615F7">
        <w:rPr>
          <w:rFonts w:eastAsia="Times New Roman" w:cs="Times New Roman"/>
        </w:rPr>
        <w:t>se puede observar</w:t>
      </w:r>
      <w:r w:rsidRPr="03E18E77">
        <w:rPr>
          <w:rFonts w:eastAsia="Times New Roman" w:cs="Times New Roman"/>
        </w:rPr>
        <w:t xml:space="preserve"> la arquitectura del sistema dividiéndolo en dos bloques: el Front-end y el Back-end.</w:t>
      </w:r>
    </w:p>
    <w:p w14:paraId="663CA31C" w14:textId="77777777" w:rsidR="00DA6618" w:rsidRDefault="00DA6618" w:rsidP="00DA6618"/>
    <w:p w14:paraId="77F782BB" w14:textId="47059246" w:rsidR="004712D1" w:rsidRDefault="03E18E77" w:rsidP="00DA6618">
      <w:r w:rsidRPr="03E18E77">
        <w:rPr>
          <w:rFonts w:eastAsia="Times New Roman" w:cs="Times New Roman"/>
        </w:rPr>
        <w:t>Primero se encuentra el Front-end, que es la vista del usuario y la interfaz gráfica, construidos principalmente por CSS y JavaScript, apoyados por librerías como Bootstrap, jQuery, Chart.js y DataTables para mejorar la presentación y experiencia de usuario.</w:t>
      </w:r>
    </w:p>
    <w:p w14:paraId="2021AE72" w14:textId="77777777" w:rsidR="00DA6618" w:rsidRDefault="00DA6618" w:rsidP="00DA6618"/>
    <w:p w14:paraId="66082782" w14:textId="522B4034" w:rsidR="004712D1" w:rsidRDefault="03E18E77" w:rsidP="00DA6618">
      <w:r w:rsidRPr="03E18E77">
        <w:rPr>
          <w:rFonts w:eastAsia="Times New Roman" w:cs="Times New Roman"/>
        </w:rPr>
        <w:t>El Back-end, desarrollado en PHP, se encarga de gestionar la lógica del sistema, procesar los formularios, conectarse a la base de datos MySQL/MariaDB y manejar la autenticación de los usuarios mediante sesiones.</w:t>
      </w:r>
    </w:p>
    <w:p w14:paraId="4A28278B" w14:textId="77777777" w:rsidR="00DA6618" w:rsidRDefault="00DA6618" w:rsidP="00DA6618"/>
    <w:p w14:paraId="36599998" w14:textId="1A604976" w:rsidR="004712D1" w:rsidRDefault="03E18E77" w:rsidP="00DA6618">
      <w:r w:rsidRPr="03E18E77">
        <w:rPr>
          <w:rFonts w:eastAsia="Times New Roman" w:cs="Times New Roman"/>
        </w:rPr>
        <w:t xml:space="preserve">Está estructurado en archivos PHP organizados en la carpeta </w:t>
      </w:r>
      <w:r w:rsidRPr="0090145C">
        <w:rPr>
          <w:rFonts w:eastAsia="Consolas" w:cs="Times New Roman"/>
        </w:rPr>
        <w:t>src</w:t>
      </w:r>
      <w:r w:rsidRPr="03E18E77">
        <w:rPr>
          <w:rFonts w:eastAsia="Times New Roman" w:cs="Times New Roman"/>
        </w:rPr>
        <w:t>, donde se encuentran módulos como el panel de control (</w:t>
      </w:r>
      <w:r w:rsidRPr="03E18E77">
        <w:rPr>
          <w:rFonts w:ascii="Consolas" w:eastAsia="Consolas" w:hAnsi="Consolas" w:cs="Consolas"/>
        </w:rPr>
        <w:t>dashboard.php</w:t>
      </w:r>
      <w:r w:rsidRPr="03E18E77">
        <w:rPr>
          <w:rFonts w:eastAsia="Times New Roman" w:cs="Times New Roman"/>
        </w:rPr>
        <w:t>), el manejo de tipos de contrato, y scripts para registrar o modificar información. Además, un archivo central de conexión (</w:t>
      </w:r>
      <w:r w:rsidRPr="03E18E77">
        <w:rPr>
          <w:rFonts w:ascii="Consolas" w:eastAsia="Consolas" w:hAnsi="Consolas" w:cs="Consolas"/>
        </w:rPr>
        <w:t>conexion.php</w:t>
      </w:r>
      <w:r w:rsidRPr="03E18E77">
        <w:rPr>
          <w:rFonts w:eastAsia="Times New Roman" w:cs="Times New Roman"/>
        </w:rPr>
        <w:t>) permite el acceso seguro y eficiente a la base de datos desde diferentes partes del sistema.</w:t>
      </w:r>
    </w:p>
    <w:p w14:paraId="6E811E25" w14:textId="77777777" w:rsidR="00DA6618" w:rsidRDefault="00DA6618" w:rsidP="00DA6618"/>
    <w:p w14:paraId="1F81D169" w14:textId="527A0F11" w:rsidR="5BD65797" w:rsidRDefault="03E18E77" w:rsidP="006615F7">
      <w:r w:rsidRPr="03E18E77">
        <w:rPr>
          <w:rFonts w:eastAsia="Times New Roman" w:cs="Times New Roman"/>
        </w:rPr>
        <w:t xml:space="preserve">También se incluye un archivo </w:t>
      </w:r>
      <w:r w:rsidRPr="000E73D6">
        <w:rPr>
          <w:rFonts w:eastAsia="Consolas" w:cs="Times New Roman"/>
        </w:rPr>
        <w:t>biometrico.sql</w:t>
      </w:r>
      <w:r w:rsidRPr="03E18E77">
        <w:rPr>
          <w:rFonts w:eastAsia="Times New Roman" w:cs="Times New Roman"/>
        </w:rPr>
        <w:t xml:space="preserve"> que contiene la estructura de la base de datos necesaria para la operación del sistema, junto con un instalador de MariaDB. En conjunto, estos </w:t>
      </w:r>
      <w:r w:rsidRPr="03E18E77">
        <w:rPr>
          <w:rFonts w:eastAsia="Times New Roman" w:cs="Times New Roman"/>
        </w:rPr>
        <w:lastRenderedPageBreak/>
        <w:t>componentes permiten que el sistema procese los datos, los almacen</w:t>
      </w:r>
      <w:r w:rsidR="00776A16">
        <w:rPr>
          <w:rFonts w:eastAsia="Times New Roman" w:cs="Times New Roman"/>
        </w:rPr>
        <w:t>a</w:t>
      </w:r>
      <w:r w:rsidRPr="03E18E77">
        <w:rPr>
          <w:rFonts w:eastAsia="Times New Roman" w:cs="Times New Roman"/>
        </w:rPr>
        <w:t xml:space="preserve"> de forma estructurada, y genere contenido dinámico para el usuario</w:t>
      </w:r>
      <w:r w:rsidR="31323A4C" w:rsidRPr="31323A4C">
        <w:rPr>
          <w:rFonts w:eastAsia="Times New Roman" w:cs="Times New Roman"/>
        </w:rPr>
        <w:t>.</w:t>
      </w:r>
    </w:p>
    <w:p w14:paraId="575124F9" w14:textId="77777777" w:rsidR="004712D1" w:rsidRDefault="004712D1" w:rsidP="004712D1"/>
    <w:p w14:paraId="174AAA31" w14:textId="653128DE" w:rsidR="00CF4456" w:rsidRDefault="00CF4456" w:rsidP="00DA6618">
      <w:pPr>
        <w:pStyle w:val="Descripcin"/>
        <w:keepNext/>
      </w:pPr>
      <w:bookmarkStart w:id="213" w:name="_Toc200854218"/>
      <w:bookmarkStart w:id="214" w:name="_Toc201172435"/>
      <w:bookmarkStart w:id="215" w:name="_Toc201199616"/>
      <w:bookmarkStart w:id="216" w:name="_Toc201199705"/>
      <w:r>
        <w:t xml:space="preserve">Figura </w:t>
      </w:r>
      <w:fldSimple w:instr=" STYLEREF 1 \s ">
        <w:r w:rsidR="001F64B0">
          <w:rPr>
            <w:noProof/>
          </w:rPr>
          <w:t>5</w:t>
        </w:r>
      </w:fldSimple>
      <w:r w:rsidR="001F64B0">
        <w:t>.</w:t>
      </w:r>
      <w:fldSimple w:instr=" SEQ Figura \* ARABIC \s 1 ">
        <w:r w:rsidR="001F64B0">
          <w:rPr>
            <w:noProof/>
          </w:rPr>
          <w:t>18</w:t>
        </w:r>
      </w:fldSimple>
      <w:r>
        <w:t xml:space="preserve"> </w:t>
      </w:r>
      <w:r w:rsidR="009F0243">
        <w:t xml:space="preserve">Diagrama de componentes </w:t>
      </w:r>
      <w:r w:rsidR="00DA6618">
        <w:t>de EugCom</w:t>
      </w:r>
      <w:bookmarkEnd w:id="213"/>
      <w:bookmarkEnd w:id="214"/>
      <w:bookmarkEnd w:id="215"/>
      <w:bookmarkEnd w:id="216"/>
    </w:p>
    <w:p w14:paraId="5156D544" w14:textId="238CF0BA" w:rsidR="009878DE" w:rsidRDefault="00A90BAC" w:rsidP="00CF4456">
      <w:pPr>
        <w:pStyle w:val="Sinespaciado"/>
      </w:pPr>
      <w:r>
        <w:rPr>
          <w:noProof/>
        </w:rPr>
        <w:drawing>
          <wp:inline distT="0" distB="0" distL="0" distR="0" wp14:anchorId="70FBCF1B" wp14:editId="60FAA18A">
            <wp:extent cx="5971540" cy="2229485"/>
            <wp:effectExtent l="0" t="0" r="0" b="0"/>
            <wp:docPr id="1600350331" name="Imagen 4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50331" name="Imagen 48" descr="Diagrama&#10;&#10;El contenido generado por IA puede ser incorrecto."/>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71540" cy="2229485"/>
                    </a:xfrm>
                    <a:prstGeom prst="rect">
                      <a:avLst/>
                    </a:prstGeom>
                  </pic:spPr>
                </pic:pic>
              </a:graphicData>
            </a:graphic>
          </wp:inline>
        </w:drawing>
      </w:r>
    </w:p>
    <w:p w14:paraId="63B1D22D" w14:textId="77777777" w:rsidR="00CF4456" w:rsidRDefault="00CF4456" w:rsidP="00CF4456">
      <w:pPr>
        <w:pStyle w:val="Sinespaciado"/>
      </w:pPr>
    </w:p>
    <w:p w14:paraId="181669D8" w14:textId="77777777" w:rsidR="00CF4456" w:rsidRDefault="00CF4456" w:rsidP="00CF4456">
      <w:pPr>
        <w:pStyle w:val="Sinespaciado"/>
      </w:pPr>
    </w:p>
    <w:p w14:paraId="615D5A45" w14:textId="77777777" w:rsidR="00FF25EC" w:rsidRPr="006E5486" w:rsidRDefault="00FF25EC" w:rsidP="00FF25EC">
      <w:r>
        <w:t>Fuente: Elaborado por el estudiante de acuerdo con el proyecto</w:t>
      </w:r>
    </w:p>
    <w:p w14:paraId="4934ED6D" w14:textId="3B6F47EA" w:rsidR="0008605B" w:rsidRPr="00DC71E1" w:rsidRDefault="008F7641" w:rsidP="008F7641">
      <w:pPr>
        <w:spacing w:line="278" w:lineRule="auto"/>
        <w:ind w:firstLine="0"/>
        <w:jc w:val="left"/>
      </w:pPr>
      <w:r>
        <w:br w:type="page"/>
      </w:r>
    </w:p>
    <w:p w14:paraId="771C9DB6" w14:textId="248B812C" w:rsidR="00F35736" w:rsidRDefault="00F35736" w:rsidP="00DC71E1">
      <w:pPr>
        <w:pStyle w:val="Ttulo2"/>
      </w:pPr>
      <w:bookmarkStart w:id="217" w:name="_Toc201199527"/>
      <w:r>
        <w:lastRenderedPageBreak/>
        <w:t xml:space="preserve">Vista </w:t>
      </w:r>
      <w:r w:rsidR="00DC71E1">
        <w:t>física</w:t>
      </w:r>
      <w:bookmarkEnd w:id="217"/>
    </w:p>
    <w:p w14:paraId="0B193F37" w14:textId="77777777" w:rsidR="006615F7" w:rsidRDefault="006615F7" w:rsidP="006615F7"/>
    <w:p w14:paraId="0263E534" w14:textId="36A82DB8" w:rsidR="00083F34" w:rsidRPr="006615F7" w:rsidRDefault="00083F34" w:rsidP="006615F7">
      <w:r>
        <w:t>La vista física describe asignaciones del software al hardware</w:t>
      </w:r>
    </w:p>
    <w:p w14:paraId="10D24E32" w14:textId="77777777" w:rsidR="00654EAD" w:rsidRDefault="00654EAD" w:rsidP="00654EAD"/>
    <w:p w14:paraId="1BC6ECA2" w14:textId="622B4C7D" w:rsidR="00654EAD" w:rsidRDefault="00654EAD" w:rsidP="002A5F3F">
      <w:pPr>
        <w:pStyle w:val="Ttulo3"/>
      </w:pPr>
      <w:bookmarkStart w:id="218" w:name="_Toc201199528"/>
      <w:r>
        <w:t>Diagrama de despliegue</w:t>
      </w:r>
      <w:bookmarkEnd w:id="218"/>
    </w:p>
    <w:p w14:paraId="0DB0659D" w14:textId="4EEE293F" w:rsidR="0008605B" w:rsidRDefault="0008605B" w:rsidP="0008605B"/>
    <w:p w14:paraId="37DD2EB5" w14:textId="1FE5D8AE" w:rsidR="00276930" w:rsidRPr="00276930" w:rsidRDefault="0008605B" w:rsidP="00276930">
      <w:r w:rsidRPr="00276930">
        <w:t xml:space="preserve">En la figura </w:t>
      </w:r>
      <w:r w:rsidR="00276930" w:rsidRPr="00276930">
        <w:t>5.19 muestra</w:t>
      </w:r>
      <w:r w:rsidR="00692BC8" w:rsidRPr="00276930">
        <w:t xml:space="preserve"> la arquitectura de un sistema compuesto por dos nodos principales: un PC Usuario y un Servidor Web, los cuales se comunican a través de JSON vía HTTPS.</w:t>
      </w:r>
      <w:r w:rsidR="0037061D">
        <w:t xml:space="preserve"> Para más información revisar anexo </w:t>
      </w:r>
      <w:r w:rsidR="006F07ED">
        <w:t>9</w:t>
      </w:r>
      <w:r w:rsidR="0037061D">
        <w:t>.9</w:t>
      </w:r>
    </w:p>
    <w:p w14:paraId="656A84CD" w14:textId="77777777" w:rsidR="00F35736" w:rsidRDefault="00F35736" w:rsidP="005A03DF">
      <w:pPr>
        <w:ind w:firstLine="0"/>
      </w:pPr>
    </w:p>
    <w:p w14:paraId="4755CFA2" w14:textId="3265CE2B" w:rsidR="11E1438D" w:rsidRDefault="07AA0FBC" w:rsidP="07AA0FBC">
      <w:pPr>
        <w:pStyle w:val="Descripcin"/>
        <w:keepNext/>
      </w:pPr>
      <w:bookmarkStart w:id="219" w:name="_Toc200854219"/>
      <w:bookmarkStart w:id="220" w:name="_Toc201172436"/>
      <w:bookmarkStart w:id="221" w:name="_Toc201199617"/>
      <w:bookmarkStart w:id="222" w:name="_Toc201199706"/>
      <w:r>
        <w:lastRenderedPageBreak/>
        <w:t xml:space="preserve">Figura </w:t>
      </w:r>
      <w:fldSimple w:instr=" STYLEREF 1 \s ">
        <w:r w:rsidR="001F64B0">
          <w:rPr>
            <w:noProof/>
          </w:rPr>
          <w:t>5</w:t>
        </w:r>
      </w:fldSimple>
      <w:r w:rsidR="001F64B0">
        <w:t>.</w:t>
      </w:r>
      <w:fldSimple w:instr=" SEQ Figura \* ARABIC \s 1 ">
        <w:r w:rsidR="001F64B0">
          <w:rPr>
            <w:noProof/>
          </w:rPr>
          <w:t>19</w:t>
        </w:r>
      </w:fldSimple>
      <w:r>
        <w:t xml:space="preserve"> Diagrama de despliegue de EugCOM</w:t>
      </w:r>
      <w:bookmarkEnd w:id="219"/>
      <w:bookmarkEnd w:id="220"/>
      <w:bookmarkEnd w:id="221"/>
      <w:bookmarkEnd w:id="222"/>
    </w:p>
    <w:p w14:paraId="1EA9EB15" w14:textId="283DF8D8" w:rsidR="00A41E72" w:rsidRDefault="00A41E72" w:rsidP="5F375EDF">
      <w:pPr>
        <w:ind w:firstLine="0"/>
      </w:pPr>
      <w:r>
        <w:rPr>
          <w:noProof/>
        </w:rPr>
        <w:drawing>
          <wp:inline distT="0" distB="0" distL="0" distR="0" wp14:anchorId="5C91BCB4" wp14:editId="2522DB97">
            <wp:extent cx="5619752" cy="5981698"/>
            <wp:effectExtent l="0" t="0" r="0" b="0"/>
            <wp:docPr id="340264414" name="Picture 340264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9">
                      <a:extLst>
                        <a:ext uri="{28A0092B-C50C-407E-A947-70E740481C1C}">
                          <a14:useLocalDpi xmlns:a14="http://schemas.microsoft.com/office/drawing/2010/main" val="0"/>
                        </a:ext>
                      </a:extLst>
                    </a:blip>
                    <a:stretch>
                      <a:fillRect/>
                    </a:stretch>
                  </pic:blipFill>
                  <pic:spPr>
                    <a:xfrm>
                      <a:off x="0" y="0"/>
                      <a:ext cx="5619752" cy="5981698"/>
                    </a:xfrm>
                    <a:prstGeom prst="rect">
                      <a:avLst/>
                    </a:prstGeom>
                  </pic:spPr>
                </pic:pic>
              </a:graphicData>
            </a:graphic>
          </wp:inline>
        </w:drawing>
      </w:r>
    </w:p>
    <w:p w14:paraId="7420EEAF" w14:textId="77777777" w:rsidR="00CF4456" w:rsidRDefault="00CF4456" w:rsidP="00CF4456">
      <w:pPr>
        <w:pStyle w:val="Sinespaciado"/>
      </w:pPr>
    </w:p>
    <w:p w14:paraId="5A93B57D" w14:textId="77777777" w:rsidR="00CF4456" w:rsidRDefault="00CF4456" w:rsidP="00CF4456">
      <w:pPr>
        <w:pStyle w:val="Sinespaciado"/>
      </w:pPr>
    </w:p>
    <w:p w14:paraId="2204DE2C" w14:textId="1F9B69E8" w:rsidR="00DA6C08" w:rsidRDefault="00FF25EC" w:rsidP="008F7641">
      <w:r>
        <w:t>Fuente: Elaborado por el estudiante de acuerdo con el proyecto</w:t>
      </w:r>
    </w:p>
    <w:p w14:paraId="0F3A4817" w14:textId="635ED9F1" w:rsidR="00D820EB" w:rsidRDefault="00A07088" w:rsidP="00D820EB">
      <w:pPr>
        <w:pStyle w:val="Ttulo1"/>
      </w:pPr>
      <w:r>
        <w:br w:type="page"/>
      </w:r>
      <w:bookmarkStart w:id="223" w:name="_Toc201199529"/>
      <w:bookmarkStart w:id="224" w:name="_Toc201199618"/>
      <w:bookmarkStart w:id="225" w:name="_Toc201199707"/>
      <w:r w:rsidR="0095297C">
        <w:lastRenderedPageBreak/>
        <w:t>MANUAL DE INSTALACI</w:t>
      </w:r>
      <w:r w:rsidR="000C1D01">
        <w:t>Ó</w:t>
      </w:r>
      <w:r w:rsidR="0095297C">
        <w:t>N</w:t>
      </w:r>
      <w:r w:rsidR="00CF4BA4">
        <w:t xml:space="preserve"> Y NAVEGACIÓN</w:t>
      </w:r>
      <w:bookmarkEnd w:id="223"/>
      <w:bookmarkEnd w:id="224"/>
      <w:bookmarkEnd w:id="225"/>
    </w:p>
    <w:p w14:paraId="53D7A70D" w14:textId="58FC741D" w:rsidR="0083334C" w:rsidRDefault="0083334C" w:rsidP="0083334C"/>
    <w:p w14:paraId="44ACC964" w14:textId="65A1FBBD" w:rsidR="0083334C" w:rsidRPr="0083334C" w:rsidRDefault="0083334C" w:rsidP="0083334C"/>
    <w:p w14:paraId="7995A546" w14:textId="137CB12B" w:rsidR="0015276D" w:rsidRPr="0083334C" w:rsidRDefault="0083334C" w:rsidP="0083334C">
      <w:r w:rsidRPr="0083334C">
        <w:t xml:space="preserve">Un Manual de </w:t>
      </w:r>
      <w:r>
        <w:t>i</w:t>
      </w:r>
      <w:r w:rsidRPr="0083334C">
        <w:t>nstalación guía</w:t>
      </w:r>
      <w:r>
        <w:t xml:space="preserve"> </w:t>
      </w:r>
      <w:r w:rsidRPr="0083334C">
        <w:t>al usuario (administrador o</w:t>
      </w:r>
      <w:r>
        <w:t xml:space="preserve"> RRHH</w:t>
      </w:r>
      <w:r w:rsidRPr="0083334C">
        <w:t>) paso a paso para instalar correctamente el sistema</w:t>
      </w:r>
      <w:r w:rsidR="00303EEA">
        <w:t xml:space="preserve"> web EugCOM</w:t>
      </w:r>
      <w:r>
        <w:t>.</w:t>
      </w:r>
    </w:p>
    <w:p w14:paraId="6C24F641" w14:textId="7706AF25" w:rsidR="00D820EB" w:rsidRPr="00D820EB" w:rsidRDefault="00D820EB" w:rsidP="00D820EB"/>
    <w:p w14:paraId="689A83F5" w14:textId="086B48B0" w:rsidR="00D820EB" w:rsidRDefault="00D820EB" w:rsidP="00D820EB">
      <w:pPr>
        <w:pStyle w:val="Ttulo2"/>
      </w:pPr>
      <w:bookmarkStart w:id="226" w:name="_Toc201199530"/>
      <w:r>
        <w:t>Requisitos de hardware</w:t>
      </w:r>
      <w:bookmarkEnd w:id="226"/>
    </w:p>
    <w:p w14:paraId="0F163551" w14:textId="4C34A478" w:rsidR="00984703" w:rsidRPr="00984703" w:rsidRDefault="00984703" w:rsidP="00984703"/>
    <w:p w14:paraId="643E138E" w14:textId="143C7C2F" w:rsidR="00D820EB" w:rsidRDefault="00984703" w:rsidP="005E7490">
      <w:pPr>
        <w:pStyle w:val="Prrafodelista"/>
        <w:numPr>
          <w:ilvl w:val="0"/>
          <w:numId w:val="56"/>
        </w:numPr>
      </w:pPr>
      <w:r>
        <w:t>Procesador:</w:t>
      </w:r>
      <w:r w:rsidR="00F24614">
        <w:t xml:space="preserve"> Intel </w:t>
      </w:r>
      <w:r w:rsidR="00943BBC">
        <w:t>C</w:t>
      </w:r>
      <w:r w:rsidR="00F24614">
        <w:t>ore 3220</w:t>
      </w:r>
    </w:p>
    <w:p w14:paraId="4F27BB1C" w14:textId="77777777" w:rsidR="00D86A1D" w:rsidRDefault="00D86A1D" w:rsidP="00D820EB"/>
    <w:p w14:paraId="4AD46A5D" w14:textId="1E458892" w:rsidR="00984703" w:rsidRDefault="002352AA" w:rsidP="005E7490">
      <w:pPr>
        <w:pStyle w:val="Prrafodelista"/>
        <w:numPr>
          <w:ilvl w:val="0"/>
          <w:numId w:val="56"/>
        </w:numPr>
      </w:pPr>
      <w:r>
        <w:t>Memoria RAM:</w:t>
      </w:r>
      <w:r w:rsidR="00943BBC">
        <w:t xml:space="preserve"> 2GB</w:t>
      </w:r>
    </w:p>
    <w:p w14:paraId="785E72B9" w14:textId="77777777" w:rsidR="00D86A1D" w:rsidRDefault="00D86A1D" w:rsidP="00D820EB"/>
    <w:p w14:paraId="38EEBAD7" w14:textId="79209C5C" w:rsidR="002352AA" w:rsidRDefault="002352AA" w:rsidP="005E7490">
      <w:pPr>
        <w:pStyle w:val="Prrafodelista"/>
        <w:numPr>
          <w:ilvl w:val="0"/>
          <w:numId w:val="56"/>
        </w:numPr>
      </w:pPr>
      <w:r>
        <w:t>Almacenamiento:</w:t>
      </w:r>
      <w:r w:rsidR="00943BBC">
        <w:t xml:space="preserve"> 120GB</w:t>
      </w:r>
    </w:p>
    <w:p w14:paraId="6C6FC03E" w14:textId="6E9F76C9" w:rsidR="00984703" w:rsidRPr="00D820EB" w:rsidRDefault="00984703" w:rsidP="00D820EB"/>
    <w:p w14:paraId="53D8A549" w14:textId="3D6B7859" w:rsidR="00D820EB" w:rsidRDefault="00D820EB" w:rsidP="00D820EB">
      <w:pPr>
        <w:pStyle w:val="Ttulo2"/>
      </w:pPr>
      <w:bookmarkStart w:id="227" w:name="_Toc201199531"/>
      <w:r>
        <w:t>Requisitos de Software</w:t>
      </w:r>
      <w:bookmarkEnd w:id="227"/>
    </w:p>
    <w:p w14:paraId="1E48FB89" w14:textId="1AE23671" w:rsidR="00D14A5F" w:rsidRDefault="00D14A5F" w:rsidP="00D14A5F"/>
    <w:p w14:paraId="556F4310" w14:textId="16FECDA9" w:rsidR="00D14A5F" w:rsidRDefault="00D14A5F" w:rsidP="005E7490">
      <w:pPr>
        <w:pStyle w:val="Prrafodelista"/>
        <w:numPr>
          <w:ilvl w:val="0"/>
          <w:numId w:val="57"/>
        </w:numPr>
      </w:pPr>
      <w:r>
        <w:t>Sistema Operativo:</w:t>
      </w:r>
      <w:r w:rsidR="009B6F60">
        <w:t xml:space="preserve"> </w:t>
      </w:r>
      <w:r w:rsidR="50E35EF6">
        <w:t>Windows</w:t>
      </w:r>
      <w:r w:rsidR="009B6F60">
        <w:t xml:space="preserve"> 7</w:t>
      </w:r>
    </w:p>
    <w:p w14:paraId="3224066D" w14:textId="7CBA498D" w:rsidR="00D14A5F" w:rsidRDefault="00D14A5F" w:rsidP="00D14A5F"/>
    <w:p w14:paraId="2C081027" w14:textId="2BE264F1" w:rsidR="00D14A5F" w:rsidRDefault="00D14A5F" w:rsidP="005E7490">
      <w:pPr>
        <w:pStyle w:val="Prrafodelista"/>
        <w:numPr>
          <w:ilvl w:val="0"/>
          <w:numId w:val="57"/>
        </w:numPr>
      </w:pPr>
      <w:r>
        <w:t>Servidor local: XAMPP</w:t>
      </w:r>
    </w:p>
    <w:p w14:paraId="3AE11DEE" w14:textId="5781E78A" w:rsidR="00D14A5F" w:rsidRDefault="00D14A5F" w:rsidP="00D14A5F"/>
    <w:p w14:paraId="443828B4" w14:textId="6E43952B" w:rsidR="00D14A5F" w:rsidRDefault="00D14A5F" w:rsidP="00D14A5F">
      <w:r>
        <w:t>Tecnologías utilizadas en el sistema:</w:t>
      </w:r>
    </w:p>
    <w:p w14:paraId="33828283" w14:textId="77777777" w:rsidR="005E7490" w:rsidRDefault="005E7490" w:rsidP="00D14A5F"/>
    <w:p w14:paraId="53B68EDE" w14:textId="77777777" w:rsidR="005B4495" w:rsidRDefault="00D14A5F" w:rsidP="005B4495">
      <w:pPr>
        <w:pStyle w:val="Prrafodelista"/>
        <w:numPr>
          <w:ilvl w:val="0"/>
          <w:numId w:val="48"/>
        </w:numPr>
      </w:pPr>
      <w:r>
        <w:t>PHP</w:t>
      </w:r>
    </w:p>
    <w:p w14:paraId="6569273D" w14:textId="77777777" w:rsidR="005E7490" w:rsidRDefault="005E7490" w:rsidP="005E7490">
      <w:pPr>
        <w:pStyle w:val="Prrafodelista"/>
        <w:ind w:left="1440" w:firstLine="0"/>
      </w:pPr>
    </w:p>
    <w:p w14:paraId="50E4E5C0" w14:textId="6D212CC2" w:rsidR="00B9046B" w:rsidRDefault="00D14A5F" w:rsidP="00B9046B">
      <w:pPr>
        <w:pStyle w:val="Prrafodelista"/>
        <w:numPr>
          <w:ilvl w:val="0"/>
          <w:numId w:val="48"/>
        </w:numPr>
      </w:pPr>
      <w:r>
        <w:t>MySQL</w:t>
      </w:r>
      <w:r w:rsidR="008F0A47">
        <w:t>/ Mari</w:t>
      </w:r>
      <w:r w:rsidR="00813240">
        <w:t>a</w:t>
      </w:r>
      <w:r w:rsidR="008F0A47">
        <w:t>DB</w:t>
      </w:r>
    </w:p>
    <w:p w14:paraId="3B052EE5" w14:textId="77777777" w:rsidR="00B9046B" w:rsidRDefault="00B9046B" w:rsidP="00B9046B">
      <w:pPr>
        <w:pStyle w:val="Prrafodelista"/>
        <w:ind w:left="1440" w:firstLine="0"/>
        <w:rPr>
          <w:ins w:id="228" w:author="Microsoft Word" w:date="2025-06-15T03:56:00Z" w16du:dateUtc="2025-06-15T07:56:00Z"/>
        </w:rPr>
      </w:pPr>
    </w:p>
    <w:p w14:paraId="5233C900" w14:textId="1F387784" w:rsidR="00D14A5F" w:rsidRDefault="00D14A5F" w:rsidP="00A02B3F">
      <w:pPr>
        <w:pStyle w:val="Prrafodelista"/>
        <w:numPr>
          <w:ilvl w:val="0"/>
          <w:numId w:val="48"/>
        </w:numPr>
      </w:pPr>
      <w:r>
        <w:t>JavaScript y Ajax</w:t>
      </w:r>
    </w:p>
    <w:p w14:paraId="099D2241" w14:textId="77777777" w:rsidR="005E7490" w:rsidRDefault="005E7490" w:rsidP="005E7490">
      <w:pPr>
        <w:pStyle w:val="Prrafodelista"/>
        <w:ind w:left="1440" w:firstLine="0"/>
      </w:pPr>
    </w:p>
    <w:p w14:paraId="2EB40ED9" w14:textId="42B97995" w:rsidR="005E7490" w:rsidRDefault="00D14A5F" w:rsidP="005E7490">
      <w:pPr>
        <w:pStyle w:val="Prrafodelista"/>
        <w:numPr>
          <w:ilvl w:val="0"/>
          <w:numId w:val="48"/>
        </w:numPr>
      </w:pPr>
      <w:r>
        <w:t>HTML Y CSS</w:t>
      </w:r>
    </w:p>
    <w:p w14:paraId="3504ECB7" w14:textId="77777777" w:rsidR="005E7490" w:rsidRDefault="005E7490" w:rsidP="005E7490">
      <w:pPr>
        <w:pStyle w:val="Prrafodelista"/>
        <w:ind w:left="1440" w:firstLine="0"/>
      </w:pPr>
    </w:p>
    <w:p w14:paraId="52429CC9" w14:textId="480A43D9" w:rsidR="00757766" w:rsidRDefault="00C34066" w:rsidP="008F0A47">
      <w:pPr>
        <w:pStyle w:val="Ttulo2"/>
      </w:pPr>
      <w:bookmarkStart w:id="229" w:name="_Toc201199532"/>
      <w:r>
        <w:t>Instalación de dependencias</w:t>
      </w:r>
      <w:bookmarkEnd w:id="229"/>
    </w:p>
    <w:p w14:paraId="389A5054" w14:textId="3A3AA306" w:rsidR="00C34066" w:rsidRDefault="00C34066" w:rsidP="00C34066"/>
    <w:p w14:paraId="65D30FAE" w14:textId="2D4910B1" w:rsidR="00631B22" w:rsidRDefault="00631B22" w:rsidP="00636666">
      <w:pPr>
        <w:pStyle w:val="Prrafodelista"/>
        <w:numPr>
          <w:ilvl w:val="0"/>
          <w:numId w:val="51"/>
        </w:numPr>
      </w:pPr>
      <w:r>
        <w:t xml:space="preserve">Descargar XAMPP </w:t>
      </w:r>
    </w:p>
    <w:p w14:paraId="1A9850DF" w14:textId="77777777" w:rsidR="00631B22" w:rsidRDefault="00631B22" w:rsidP="00636666"/>
    <w:p w14:paraId="4EEC947F" w14:textId="70C297AF" w:rsidR="00631B22" w:rsidRDefault="00631B22" w:rsidP="00636666">
      <w:pPr>
        <w:pStyle w:val="Prrafodelista"/>
        <w:numPr>
          <w:ilvl w:val="0"/>
          <w:numId w:val="51"/>
        </w:numPr>
      </w:pPr>
      <w:r>
        <w:t xml:space="preserve">Ejecutar el instalador </w:t>
      </w:r>
      <w:r w:rsidR="00AA76EB">
        <w:t>y sigue los pasos</w:t>
      </w:r>
    </w:p>
    <w:p w14:paraId="427EBCB2" w14:textId="39F4515D" w:rsidR="00AA76EB" w:rsidRDefault="00AA76EB" w:rsidP="00636666"/>
    <w:p w14:paraId="74CDDBB6" w14:textId="1F6B2A5A" w:rsidR="008F0A47" w:rsidRDefault="00D27BC1" w:rsidP="00636666">
      <w:pPr>
        <w:pStyle w:val="Prrafodelista"/>
        <w:numPr>
          <w:ilvl w:val="0"/>
          <w:numId w:val="51"/>
        </w:numPr>
      </w:pPr>
      <w:r>
        <w:t>Durante instalación, asegúrate de marcar:</w:t>
      </w:r>
    </w:p>
    <w:p w14:paraId="213C68BF" w14:textId="77777777" w:rsidR="007548C8" w:rsidRDefault="007548C8" w:rsidP="007548C8">
      <w:pPr>
        <w:pStyle w:val="Prrafodelista"/>
      </w:pPr>
    </w:p>
    <w:p w14:paraId="0D6B72D6" w14:textId="3428320A" w:rsidR="00121049" w:rsidRDefault="007548C8" w:rsidP="00636666">
      <w:pPr>
        <w:pStyle w:val="Prrafodelista"/>
        <w:numPr>
          <w:ilvl w:val="0"/>
          <w:numId w:val="50"/>
        </w:numPr>
      </w:pPr>
      <w:r>
        <w:t>Apache</w:t>
      </w:r>
    </w:p>
    <w:p w14:paraId="6B345A14" w14:textId="77777777" w:rsidR="005E7490" w:rsidRDefault="005E7490" w:rsidP="005E7490">
      <w:pPr>
        <w:pStyle w:val="Prrafodelista"/>
        <w:ind w:left="1440" w:firstLine="0"/>
      </w:pPr>
    </w:p>
    <w:p w14:paraId="6065764F" w14:textId="16064C00" w:rsidR="008F0A47" w:rsidRDefault="008F0A47" w:rsidP="00636666">
      <w:pPr>
        <w:pStyle w:val="Prrafodelista"/>
        <w:numPr>
          <w:ilvl w:val="0"/>
          <w:numId w:val="49"/>
        </w:numPr>
      </w:pPr>
      <w:r>
        <w:t>MySQL</w:t>
      </w:r>
    </w:p>
    <w:p w14:paraId="44A9248E" w14:textId="77777777" w:rsidR="005E7490" w:rsidRDefault="005E7490" w:rsidP="005E7490">
      <w:pPr>
        <w:pStyle w:val="Prrafodelista"/>
        <w:ind w:left="1440" w:firstLine="0"/>
      </w:pPr>
    </w:p>
    <w:p w14:paraId="2F7898F4" w14:textId="6B7F09AA" w:rsidR="005E7490" w:rsidRDefault="008F0A47" w:rsidP="005E7490">
      <w:pPr>
        <w:pStyle w:val="Prrafodelista"/>
        <w:numPr>
          <w:ilvl w:val="0"/>
          <w:numId w:val="49"/>
        </w:numPr>
      </w:pPr>
      <w:r>
        <w:t>PHP</w:t>
      </w:r>
    </w:p>
    <w:p w14:paraId="7039CB65" w14:textId="77777777" w:rsidR="005E7490" w:rsidRDefault="005E7490" w:rsidP="005E7490">
      <w:pPr>
        <w:pStyle w:val="Prrafodelista"/>
        <w:ind w:left="1440" w:firstLine="0"/>
      </w:pPr>
    </w:p>
    <w:p w14:paraId="26BA5F75" w14:textId="1270D890" w:rsidR="008F0A47" w:rsidRDefault="007548C8" w:rsidP="00636666">
      <w:pPr>
        <w:pStyle w:val="Prrafodelista"/>
        <w:numPr>
          <w:ilvl w:val="0"/>
          <w:numId w:val="49"/>
        </w:numPr>
      </w:pPr>
      <w:r>
        <w:t>phpMyAdmin</w:t>
      </w:r>
    </w:p>
    <w:p w14:paraId="005FACDE" w14:textId="77777777" w:rsidR="007548C8" w:rsidRDefault="007548C8" w:rsidP="007548C8">
      <w:pPr>
        <w:pStyle w:val="Prrafodelista"/>
        <w:ind w:left="1440" w:firstLine="0"/>
      </w:pPr>
    </w:p>
    <w:p w14:paraId="1382241E" w14:textId="3E4BD3B0" w:rsidR="00121049" w:rsidRDefault="00121049" w:rsidP="00636666">
      <w:pPr>
        <w:pStyle w:val="Prrafodelista"/>
        <w:numPr>
          <w:ilvl w:val="0"/>
          <w:numId w:val="51"/>
        </w:numPr>
      </w:pPr>
      <w:r>
        <w:t>Abre el panel de control de XAMPP</w:t>
      </w:r>
    </w:p>
    <w:p w14:paraId="6E0E183E" w14:textId="075C1054" w:rsidR="00121049" w:rsidRDefault="00121049" w:rsidP="00636666"/>
    <w:p w14:paraId="76351749" w14:textId="0A0B43DC" w:rsidR="00121049" w:rsidRDefault="00121049" w:rsidP="00636666">
      <w:pPr>
        <w:pStyle w:val="Prrafodelista"/>
        <w:numPr>
          <w:ilvl w:val="0"/>
          <w:numId w:val="51"/>
        </w:numPr>
      </w:pPr>
      <w:r>
        <w:t>Haz clic en “Start” para:</w:t>
      </w:r>
    </w:p>
    <w:p w14:paraId="10489BE8" w14:textId="144F4A35" w:rsidR="00121049" w:rsidRDefault="00121049" w:rsidP="00121049">
      <w:pPr>
        <w:ind w:firstLine="0"/>
      </w:pPr>
    </w:p>
    <w:p w14:paraId="59D7A613" w14:textId="2BC4A4B4" w:rsidR="00121049" w:rsidRDefault="00121049" w:rsidP="00A02B3F">
      <w:pPr>
        <w:pStyle w:val="Prrafodelista"/>
        <w:numPr>
          <w:ilvl w:val="0"/>
          <w:numId w:val="47"/>
        </w:numPr>
      </w:pPr>
      <w:r>
        <w:lastRenderedPageBreak/>
        <w:t xml:space="preserve">Apache </w:t>
      </w:r>
    </w:p>
    <w:p w14:paraId="404475D0" w14:textId="77777777" w:rsidR="005E7490" w:rsidRDefault="005E7490" w:rsidP="005E7490">
      <w:pPr>
        <w:pStyle w:val="Prrafodelista"/>
        <w:ind w:left="1440" w:firstLine="0"/>
      </w:pPr>
    </w:p>
    <w:p w14:paraId="7938ACEA" w14:textId="5EE945CA" w:rsidR="00D27BC1" w:rsidRDefault="00121049" w:rsidP="007548C8">
      <w:pPr>
        <w:pStyle w:val="Prrafodelista"/>
        <w:numPr>
          <w:ilvl w:val="0"/>
          <w:numId w:val="47"/>
        </w:numPr>
      </w:pPr>
      <w:r>
        <w:t>MySQL</w:t>
      </w:r>
    </w:p>
    <w:p w14:paraId="1980003A" w14:textId="77777777" w:rsidR="007548C8" w:rsidRPr="00C34066" w:rsidRDefault="007548C8" w:rsidP="007548C8">
      <w:pPr>
        <w:pStyle w:val="Prrafodelista"/>
        <w:ind w:left="1440" w:firstLine="0"/>
      </w:pPr>
    </w:p>
    <w:p w14:paraId="0E103990" w14:textId="1E80B2A0" w:rsidR="00D820EB" w:rsidRDefault="00D820EB" w:rsidP="00D820EB">
      <w:pPr>
        <w:pStyle w:val="Ttulo2"/>
      </w:pPr>
      <w:bookmarkStart w:id="230" w:name="_Toc201199533"/>
      <w:r>
        <w:t>Pasos para la instalación</w:t>
      </w:r>
      <w:bookmarkEnd w:id="230"/>
    </w:p>
    <w:p w14:paraId="26DB1BF5" w14:textId="77777777" w:rsidR="00797B7E" w:rsidRPr="00797B7E" w:rsidRDefault="00797B7E" w:rsidP="00797B7E"/>
    <w:p w14:paraId="50ACF049" w14:textId="3647851F" w:rsidR="00797B7E" w:rsidRDefault="00797B7E" w:rsidP="00636666">
      <w:pPr>
        <w:pStyle w:val="Prrafodelista"/>
        <w:numPr>
          <w:ilvl w:val="0"/>
          <w:numId w:val="52"/>
        </w:numPr>
      </w:pPr>
      <w:r w:rsidRPr="00797B7E">
        <w:t>Copiar la carpeta del proyecto al directorio de XAMPP</w:t>
      </w:r>
      <w:r w:rsidR="00636666">
        <w:t xml:space="preserve"> </w:t>
      </w:r>
      <w:r w:rsidR="00BD366D">
        <w:t>(</w:t>
      </w:r>
      <w:r w:rsidR="007834B9" w:rsidRPr="007834B9">
        <w:t>C:\xampp\htdocs\</w:t>
      </w:r>
      <w:r w:rsidR="007834B9">
        <w:t>)</w:t>
      </w:r>
    </w:p>
    <w:p w14:paraId="4674FE0D" w14:textId="77777777" w:rsidR="007E7E7A" w:rsidRDefault="007E7E7A" w:rsidP="007E7E7A">
      <w:pPr>
        <w:pStyle w:val="Prrafodelista"/>
        <w:ind w:left="1080" w:firstLine="0"/>
      </w:pPr>
    </w:p>
    <w:p w14:paraId="6159360F" w14:textId="55A2F532" w:rsidR="007E7E7A" w:rsidRDefault="006641C8" w:rsidP="00636666">
      <w:pPr>
        <w:pStyle w:val="Prrafodelista"/>
        <w:numPr>
          <w:ilvl w:val="0"/>
          <w:numId w:val="52"/>
        </w:numPr>
      </w:pPr>
      <w:r>
        <w:t xml:space="preserve">Crear base de datos </w:t>
      </w:r>
    </w:p>
    <w:p w14:paraId="30294541" w14:textId="77777777" w:rsidR="006641C8" w:rsidRDefault="006641C8" w:rsidP="006641C8">
      <w:pPr>
        <w:pStyle w:val="Prrafodelista"/>
      </w:pPr>
    </w:p>
    <w:p w14:paraId="4D938A30" w14:textId="15220448" w:rsidR="006641C8" w:rsidRDefault="00D16D58" w:rsidP="006641C8">
      <w:pPr>
        <w:pStyle w:val="Prrafodelista"/>
        <w:numPr>
          <w:ilvl w:val="0"/>
          <w:numId w:val="53"/>
        </w:numPr>
      </w:pPr>
      <w:r w:rsidRPr="00D16D58">
        <w:t xml:space="preserve">Abrir el navegador y acceder a </w:t>
      </w:r>
      <w:r>
        <w:t>“</w:t>
      </w:r>
      <w:hyperlink r:id="rId50" w:history="1">
        <w:r w:rsidRPr="001D0D10">
          <w:rPr>
            <w:rStyle w:val="Hipervnculo"/>
          </w:rPr>
          <w:t>http://localhost/phpmyadmin</w:t>
        </w:r>
      </w:hyperlink>
      <w:r>
        <w:t>”</w:t>
      </w:r>
    </w:p>
    <w:p w14:paraId="5E8B6CDA" w14:textId="77777777" w:rsidR="00E02F45" w:rsidRDefault="00E02F45" w:rsidP="00E02F45">
      <w:pPr>
        <w:pStyle w:val="Prrafodelista"/>
        <w:ind w:left="1800" w:firstLine="0"/>
      </w:pPr>
    </w:p>
    <w:p w14:paraId="3D1EE5A8" w14:textId="05753882" w:rsidR="00E02F45" w:rsidRDefault="00596D58" w:rsidP="00E02F45">
      <w:pPr>
        <w:pStyle w:val="Prrafodelista"/>
        <w:numPr>
          <w:ilvl w:val="0"/>
          <w:numId w:val="53"/>
        </w:numPr>
      </w:pPr>
      <w:r w:rsidRPr="00596D58">
        <w:t xml:space="preserve">Crear una nueva base de datos con el nombre: </w:t>
      </w:r>
      <w:r w:rsidR="000C1D01">
        <w:t>biométrico</w:t>
      </w:r>
      <w:r w:rsidR="006F4A0B">
        <w:t xml:space="preserve"> (según tu base de datos)</w:t>
      </w:r>
      <w:r w:rsidR="00E02F45">
        <w:t>.</w:t>
      </w:r>
    </w:p>
    <w:p w14:paraId="61BA24B4" w14:textId="77777777" w:rsidR="00E02F45" w:rsidRDefault="00E02F45" w:rsidP="00E02F45">
      <w:pPr>
        <w:pStyle w:val="Prrafodelista"/>
        <w:ind w:left="1800" w:firstLine="0"/>
      </w:pPr>
    </w:p>
    <w:p w14:paraId="6BC02141" w14:textId="7EC5346E" w:rsidR="00596D58" w:rsidRDefault="00596D58" w:rsidP="006641C8">
      <w:pPr>
        <w:pStyle w:val="Prrafodelista"/>
        <w:numPr>
          <w:ilvl w:val="0"/>
          <w:numId w:val="53"/>
        </w:numPr>
      </w:pPr>
      <w:r>
        <w:t>Importar el archivo proporcionado desde la pestaña importar</w:t>
      </w:r>
    </w:p>
    <w:p w14:paraId="7CCC5D39" w14:textId="77777777" w:rsidR="00E02F45" w:rsidRDefault="00E02F45" w:rsidP="00E02F45">
      <w:pPr>
        <w:pStyle w:val="Prrafodelista"/>
        <w:ind w:left="1800" w:firstLine="0"/>
      </w:pPr>
    </w:p>
    <w:p w14:paraId="18789DC8" w14:textId="77777777" w:rsidR="006F4A0B" w:rsidRDefault="006F4A0B" w:rsidP="006F4A0B">
      <w:pPr>
        <w:pStyle w:val="Prrafodelista"/>
        <w:ind w:left="1800" w:firstLine="0"/>
      </w:pPr>
    </w:p>
    <w:p w14:paraId="0F55B0FE" w14:textId="5F78E5BA" w:rsidR="0071413A" w:rsidRPr="00797B7E" w:rsidRDefault="00EF77EB" w:rsidP="001B2E4F">
      <w:pPr>
        <w:pStyle w:val="Prrafodelista"/>
        <w:numPr>
          <w:ilvl w:val="0"/>
          <w:numId w:val="52"/>
        </w:numPr>
      </w:pPr>
      <w:r w:rsidRPr="00EF77EB">
        <w:t>Configurar el archivo de conexión a la base de datos (config.php</w:t>
      </w:r>
      <w:r>
        <w:t>)</w:t>
      </w:r>
    </w:p>
    <w:p w14:paraId="0B4D8872" w14:textId="7FFCC4E1" w:rsidR="0015276D" w:rsidRPr="0015276D" w:rsidRDefault="0015276D" w:rsidP="0015276D"/>
    <w:p w14:paraId="16EBB940" w14:textId="77777777" w:rsidR="001B2E4F" w:rsidRDefault="0015276D" w:rsidP="00D820EB">
      <w:pPr>
        <w:pStyle w:val="Ttulo2"/>
      </w:pPr>
      <w:bookmarkStart w:id="231" w:name="_Toc201199534"/>
      <w:r>
        <w:t>Ejecución del sistema</w:t>
      </w:r>
      <w:bookmarkEnd w:id="231"/>
    </w:p>
    <w:p w14:paraId="6A13540A" w14:textId="77777777" w:rsidR="00B9046B" w:rsidRDefault="00B9046B" w:rsidP="00B9046B"/>
    <w:p w14:paraId="4E233571" w14:textId="17C838C5" w:rsidR="00B9046B" w:rsidRPr="00B9046B" w:rsidRDefault="00B9046B" w:rsidP="00B9046B">
      <w:r>
        <w:t xml:space="preserve">Para más detalle ver </w:t>
      </w:r>
      <w:r w:rsidR="000C1D01">
        <w:t xml:space="preserve">el </w:t>
      </w:r>
      <w:r>
        <w:t>documento levantar</w:t>
      </w:r>
      <w:r w:rsidR="000C1D01">
        <w:t xml:space="preserve"> el sistema web</w:t>
      </w:r>
      <w:r>
        <w:t xml:space="preserve"> dentro del Google drive.</w:t>
      </w:r>
    </w:p>
    <w:p w14:paraId="6912766A" w14:textId="77777777" w:rsidR="001B2E4F" w:rsidRDefault="001B2E4F" w:rsidP="00271C5E"/>
    <w:p w14:paraId="08C5EE65" w14:textId="6B609C07" w:rsidR="00271C5E" w:rsidRDefault="003A4DE1" w:rsidP="003A4DE1">
      <w:pPr>
        <w:pStyle w:val="Prrafodelista"/>
        <w:numPr>
          <w:ilvl w:val="0"/>
          <w:numId w:val="55"/>
        </w:numPr>
      </w:pPr>
      <w:r w:rsidRPr="003A4DE1">
        <w:t>Verificar que Apache y MySQL estén en ejecución en XAMPP</w:t>
      </w:r>
    </w:p>
    <w:p w14:paraId="15D26888" w14:textId="77777777" w:rsidR="003A4DE1" w:rsidRDefault="003A4DE1" w:rsidP="003A4DE1">
      <w:pPr>
        <w:pStyle w:val="Prrafodelista"/>
        <w:ind w:left="1440" w:firstLine="0"/>
      </w:pPr>
    </w:p>
    <w:p w14:paraId="5719F5F0" w14:textId="3AC3FA05" w:rsidR="003A4DE1" w:rsidRDefault="002038D8" w:rsidP="003A4DE1">
      <w:pPr>
        <w:pStyle w:val="Prrafodelista"/>
        <w:numPr>
          <w:ilvl w:val="0"/>
          <w:numId w:val="55"/>
        </w:numPr>
      </w:pPr>
      <w:r w:rsidRPr="002038D8">
        <w:lastRenderedPageBreak/>
        <w:t>Abrir el navegador e ingresar la siguiente URL</w:t>
      </w:r>
      <w:r w:rsidR="00646F06">
        <w:t xml:space="preserve"> </w:t>
      </w:r>
      <w:hyperlink r:id="rId51" w:history="1">
        <w:r w:rsidR="00646F06" w:rsidRPr="001D0D10">
          <w:rPr>
            <w:rStyle w:val="Hipervnculo"/>
          </w:rPr>
          <w:t>http://localhost/TicTac /</w:t>
        </w:r>
      </w:hyperlink>
      <w:r w:rsidR="00646F06">
        <w:t xml:space="preserve"> ( según la carpeta del proyecto)</w:t>
      </w:r>
    </w:p>
    <w:p w14:paraId="4FC5B358" w14:textId="77777777" w:rsidR="005B4495" w:rsidRDefault="005B4495" w:rsidP="005B4495">
      <w:pPr>
        <w:pStyle w:val="Prrafodelista"/>
      </w:pPr>
    </w:p>
    <w:p w14:paraId="6E01A28B" w14:textId="0D15EE36" w:rsidR="005B4495" w:rsidRDefault="005B4495" w:rsidP="003A4DE1">
      <w:pPr>
        <w:pStyle w:val="Prrafodelista"/>
        <w:numPr>
          <w:ilvl w:val="0"/>
          <w:numId w:val="55"/>
        </w:numPr>
      </w:pPr>
      <w:r w:rsidRPr="005B4495">
        <w:t>Se mostrará la interfaz del sistema. Iniciar sesión con el usuario y contraseña entregados.</w:t>
      </w:r>
    </w:p>
    <w:p w14:paraId="74F2FA54" w14:textId="77777777" w:rsidR="000F3322" w:rsidRDefault="000F3322" w:rsidP="000F3322">
      <w:pPr>
        <w:pStyle w:val="Prrafodelista"/>
      </w:pPr>
    </w:p>
    <w:p w14:paraId="26D9E097" w14:textId="6A28E545" w:rsidR="000F3322" w:rsidRDefault="000F3322" w:rsidP="000F3322">
      <w:pPr>
        <w:pStyle w:val="Ttulo2"/>
      </w:pPr>
      <w:bookmarkStart w:id="232" w:name="_Toc201199535"/>
      <w:r>
        <w:t>Solución de errores comunes</w:t>
      </w:r>
      <w:bookmarkEnd w:id="232"/>
    </w:p>
    <w:p w14:paraId="4AFF485D" w14:textId="018F4A51" w:rsidR="005E7490" w:rsidRDefault="005E7490" w:rsidP="005E7490"/>
    <w:p w14:paraId="5BDD0A6F" w14:textId="056C7E6D" w:rsidR="005E7490" w:rsidRDefault="005E7490" w:rsidP="005E7490">
      <w:r>
        <w:t>En la tabla 6.1 se observa</w:t>
      </w:r>
      <w:r w:rsidR="00C938C9">
        <w:t>n</w:t>
      </w:r>
      <w:r>
        <w:t xml:space="preserve"> errores comunes que suceden en el proceso de ejecución del sistema, donde se presentan posibles soluciones </w:t>
      </w:r>
      <w:r w:rsidR="00505C21">
        <w:t>para ello.</w:t>
      </w:r>
    </w:p>
    <w:p w14:paraId="2FBD95F7" w14:textId="77777777" w:rsidR="00505C21" w:rsidRPr="005E7490" w:rsidRDefault="00505C21" w:rsidP="005E7490"/>
    <w:p w14:paraId="787021D3" w14:textId="14CF4202" w:rsidR="00786713" w:rsidRPr="00786713" w:rsidRDefault="00786713" w:rsidP="00786713">
      <w:pPr>
        <w:pStyle w:val="Descripcin"/>
      </w:pPr>
      <w:bookmarkStart w:id="233" w:name="_Toc200854083"/>
      <w:bookmarkStart w:id="234" w:name="_Toc201172364"/>
      <w:bookmarkStart w:id="235" w:name="_Toc201199619"/>
      <w:bookmarkStart w:id="236" w:name="_Toc201199708"/>
      <w:r>
        <w:t xml:space="preserve">Tabla </w:t>
      </w:r>
      <w:fldSimple w:instr=" STYLEREF 1 \s ">
        <w:r w:rsidR="00ED0FAA">
          <w:rPr>
            <w:noProof/>
          </w:rPr>
          <w:t>6</w:t>
        </w:r>
      </w:fldSimple>
      <w:r w:rsidR="00ED0FAA">
        <w:t>.</w:t>
      </w:r>
      <w:fldSimple w:instr=" SEQ Tabla \* ARABIC \s 1 ">
        <w:r w:rsidR="00ED0FAA">
          <w:rPr>
            <w:noProof/>
          </w:rPr>
          <w:t>1</w:t>
        </w:r>
      </w:fldSimple>
      <w:r>
        <w:t xml:space="preserve"> solución de errores comunes</w:t>
      </w:r>
      <w:bookmarkEnd w:id="233"/>
      <w:bookmarkEnd w:id="234"/>
      <w:bookmarkEnd w:id="235"/>
      <w:bookmarkEnd w:id="236"/>
    </w:p>
    <w:tbl>
      <w:tblPr>
        <w:tblStyle w:val="Tablaconcuadrcula"/>
        <w:tblW w:w="0" w:type="auto"/>
        <w:tblLook w:val="04A0" w:firstRow="1" w:lastRow="0" w:firstColumn="1" w:lastColumn="0" w:noHBand="0" w:noVBand="1"/>
      </w:tblPr>
      <w:tblGrid>
        <w:gridCol w:w="3131"/>
        <w:gridCol w:w="3131"/>
        <w:gridCol w:w="3132"/>
      </w:tblGrid>
      <w:tr w:rsidR="008F2AE0" w14:paraId="45050191" w14:textId="77777777" w:rsidTr="7AADEA38">
        <w:tc>
          <w:tcPr>
            <w:tcW w:w="3131" w:type="dxa"/>
          </w:tcPr>
          <w:p w14:paraId="577FCE09" w14:textId="75986414" w:rsidR="008F2AE0" w:rsidRDefault="001D0FBD" w:rsidP="000F3322">
            <w:pPr>
              <w:ind w:firstLine="0"/>
            </w:pPr>
            <w:r>
              <w:t>Problema</w:t>
            </w:r>
          </w:p>
        </w:tc>
        <w:tc>
          <w:tcPr>
            <w:tcW w:w="3131" w:type="dxa"/>
          </w:tcPr>
          <w:p w14:paraId="5D101445" w14:textId="679F60CF" w:rsidR="008F2AE0" w:rsidRDefault="001D0FBD" w:rsidP="000F3322">
            <w:pPr>
              <w:ind w:firstLine="0"/>
            </w:pPr>
            <w:r>
              <w:t>Posible causa</w:t>
            </w:r>
          </w:p>
        </w:tc>
        <w:tc>
          <w:tcPr>
            <w:tcW w:w="3132" w:type="dxa"/>
          </w:tcPr>
          <w:p w14:paraId="4CE69593" w14:textId="49555282" w:rsidR="008F2AE0" w:rsidRDefault="00786713" w:rsidP="000F3322">
            <w:pPr>
              <w:ind w:firstLine="0"/>
            </w:pPr>
            <w:r>
              <w:t>solución</w:t>
            </w:r>
          </w:p>
        </w:tc>
      </w:tr>
      <w:tr w:rsidR="008F2AE0" w14:paraId="786A82FE" w14:textId="77777777" w:rsidTr="7AADEA38">
        <w:tc>
          <w:tcPr>
            <w:tcW w:w="3131" w:type="dxa"/>
          </w:tcPr>
          <w:p w14:paraId="6C19F75B" w14:textId="38344E81" w:rsidR="008F2AE0" w:rsidRDefault="001D0FBD" w:rsidP="00675E96">
            <w:pPr>
              <w:ind w:firstLine="0"/>
              <w:jc w:val="left"/>
            </w:pPr>
            <w:r>
              <w:t>Error de conexión con base de datos</w:t>
            </w:r>
          </w:p>
        </w:tc>
        <w:tc>
          <w:tcPr>
            <w:tcW w:w="3131" w:type="dxa"/>
          </w:tcPr>
          <w:p w14:paraId="3B335C8A" w14:textId="063D8B3C" w:rsidR="008F2AE0" w:rsidRDefault="00B32AB5" w:rsidP="00675E96">
            <w:pPr>
              <w:ind w:firstLine="0"/>
              <w:jc w:val="left"/>
            </w:pPr>
            <w:r w:rsidRPr="00B32AB5">
              <w:t>Usuario, contraseña o nombre de BD incorrecto</w:t>
            </w:r>
          </w:p>
        </w:tc>
        <w:tc>
          <w:tcPr>
            <w:tcW w:w="3132" w:type="dxa"/>
          </w:tcPr>
          <w:p w14:paraId="3C71E4FD" w14:textId="26CD6D35" w:rsidR="008F2AE0" w:rsidRDefault="00B32AB5" w:rsidP="00675E96">
            <w:pPr>
              <w:ind w:firstLine="0"/>
              <w:jc w:val="left"/>
            </w:pPr>
            <w:r w:rsidRPr="00B32AB5">
              <w:t xml:space="preserve">Revisar archivo </w:t>
            </w:r>
            <w:r w:rsidR="00786713">
              <w:t>“</w:t>
            </w:r>
            <w:r w:rsidRPr="00B32AB5">
              <w:t>config.php</w:t>
            </w:r>
            <w:r w:rsidR="00786713">
              <w:t>”</w:t>
            </w:r>
          </w:p>
        </w:tc>
      </w:tr>
      <w:tr w:rsidR="001D0FBD" w14:paraId="2B01086D" w14:textId="77777777" w:rsidTr="7AADEA38">
        <w:tc>
          <w:tcPr>
            <w:tcW w:w="3131" w:type="dxa"/>
          </w:tcPr>
          <w:p w14:paraId="30A15CF3" w14:textId="01ECBA31" w:rsidR="001D0FBD" w:rsidRDefault="00DE68C4" w:rsidP="00675E96">
            <w:pPr>
              <w:ind w:firstLine="0"/>
              <w:jc w:val="left"/>
            </w:pPr>
            <w:r w:rsidRPr="00DE68C4">
              <w:t>Página no carga</w:t>
            </w:r>
          </w:p>
        </w:tc>
        <w:tc>
          <w:tcPr>
            <w:tcW w:w="3131" w:type="dxa"/>
          </w:tcPr>
          <w:p w14:paraId="3977A687" w14:textId="14DB93C6" w:rsidR="001D0FBD" w:rsidRDefault="008C2203" w:rsidP="00675E96">
            <w:pPr>
              <w:ind w:firstLine="0"/>
              <w:jc w:val="left"/>
            </w:pPr>
            <w:r w:rsidRPr="008C2203">
              <w:t>Archivos mal ubicados</w:t>
            </w:r>
          </w:p>
        </w:tc>
        <w:tc>
          <w:tcPr>
            <w:tcW w:w="3132" w:type="dxa"/>
          </w:tcPr>
          <w:p w14:paraId="3E3C5120" w14:textId="3EEE957A" w:rsidR="001D0FBD" w:rsidRDefault="008C2203" w:rsidP="00675E96">
            <w:pPr>
              <w:ind w:firstLine="0"/>
              <w:jc w:val="left"/>
            </w:pPr>
            <w:r w:rsidRPr="008C2203">
              <w:t>Verificar que estén dentro de htdocs/</w:t>
            </w:r>
          </w:p>
        </w:tc>
      </w:tr>
      <w:tr w:rsidR="001D0FBD" w14:paraId="7BC6122F" w14:textId="77777777" w:rsidTr="7AADEA38">
        <w:tc>
          <w:tcPr>
            <w:tcW w:w="3131" w:type="dxa"/>
          </w:tcPr>
          <w:p w14:paraId="4E480E47" w14:textId="41BF6CC8" w:rsidR="001D0FBD" w:rsidRDefault="00DE68C4" w:rsidP="00675E96">
            <w:pPr>
              <w:ind w:firstLine="0"/>
              <w:jc w:val="left"/>
            </w:pPr>
            <w:r w:rsidRPr="00DE68C4">
              <w:t>No carga interfaz</w:t>
            </w:r>
          </w:p>
        </w:tc>
        <w:tc>
          <w:tcPr>
            <w:tcW w:w="31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5"/>
              <w:gridCol w:w="30"/>
              <w:gridCol w:w="81"/>
            </w:tblGrid>
            <w:tr w:rsidR="00DE68C4" w:rsidRPr="00DE68C4" w14:paraId="7E7D3592" w14:textId="77777777" w:rsidTr="00DE68C4">
              <w:trPr>
                <w:gridAfter w:val="2"/>
                <w:tblCellSpacing w:w="15" w:type="dxa"/>
              </w:trPr>
              <w:tc>
                <w:tcPr>
                  <w:tcW w:w="0" w:type="auto"/>
                  <w:vAlign w:val="center"/>
                  <w:hideMark/>
                </w:tcPr>
                <w:p w14:paraId="47E6DB70" w14:textId="77777777" w:rsidR="00DE68C4" w:rsidRPr="00DE68C4" w:rsidRDefault="00DE68C4" w:rsidP="00675E96">
                  <w:pPr>
                    <w:spacing w:after="0"/>
                    <w:ind w:firstLine="0"/>
                    <w:jc w:val="left"/>
                  </w:pPr>
                </w:p>
              </w:tc>
            </w:tr>
            <w:tr w:rsidR="00675E96" w:rsidRPr="00DE68C4" w14:paraId="0C2F4668" w14:textId="77777777">
              <w:trPr>
                <w:tblCellSpacing w:w="15" w:type="dxa"/>
              </w:trPr>
              <w:tc>
                <w:tcPr>
                  <w:tcW w:w="0" w:type="auto"/>
                  <w:gridSpan w:val="2"/>
                  <w:vAlign w:val="center"/>
                  <w:hideMark/>
                </w:tcPr>
                <w:p w14:paraId="1EC9FFE6" w14:textId="77777777" w:rsidR="00675E96" w:rsidRPr="00DE68C4" w:rsidRDefault="00675E96" w:rsidP="00675E96">
                  <w:pPr>
                    <w:spacing w:after="0"/>
                    <w:ind w:firstLine="0"/>
                    <w:jc w:val="left"/>
                  </w:pPr>
                  <w:r w:rsidRPr="00DE68C4">
                    <w:t>Servicios no iniciados</w:t>
                  </w:r>
                </w:p>
              </w:tc>
              <w:tc>
                <w:tcPr>
                  <w:tcW w:w="0" w:type="auto"/>
                </w:tcPr>
                <w:p w14:paraId="466AD9B8" w14:textId="77777777" w:rsidR="00675E96" w:rsidRPr="00DE68C4" w:rsidRDefault="00675E96" w:rsidP="00675E96">
                  <w:pPr>
                    <w:spacing w:after="0"/>
                    <w:ind w:firstLine="0"/>
                    <w:jc w:val="left"/>
                  </w:pPr>
                </w:p>
              </w:tc>
            </w:tr>
          </w:tbl>
          <w:p w14:paraId="3D58A1F2" w14:textId="77777777" w:rsidR="001D0FBD" w:rsidRDefault="001D0FBD" w:rsidP="00675E96">
            <w:pPr>
              <w:ind w:firstLine="0"/>
              <w:jc w:val="left"/>
            </w:pPr>
          </w:p>
        </w:tc>
        <w:tc>
          <w:tcPr>
            <w:tcW w:w="3132" w:type="dxa"/>
          </w:tcPr>
          <w:p w14:paraId="0C4986D3" w14:textId="4F8F99D6" w:rsidR="001D0FBD" w:rsidRDefault="00DE68C4" w:rsidP="00675E96">
            <w:pPr>
              <w:ind w:firstLine="0"/>
              <w:jc w:val="left"/>
            </w:pPr>
            <w:r w:rsidRPr="00DE68C4">
              <w:t>Iniciar Apache y MySQL desde XAMPP</w:t>
            </w:r>
          </w:p>
        </w:tc>
      </w:tr>
    </w:tbl>
    <w:p w14:paraId="62FB3D8C" w14:textId="77777777" w:rsidR="00505C21" w:rsidRDefault="00505C21" w:rsidP="00786713"/>
    <w:p w14:paraId="00F247F1" w14:textId="77777777" w:rsidR="00C356D3" w:rsidRDefault="00C356D3" w:rsidP="00786713"/>
    <w:p w14:paraId="41D29780" w14:textId="3E9A0283" w:rsidR="00786713" w:rsidRDefault="00786713" w:rsidP="00786713">
      <w:r>
        <w:t xml:space="preserve">Fuente: Elaborado por el estudiante </w:t>
      </w:r>
      <w:r w:rsidR="00505C21">
        <w:t>de acuerdo con el</w:t>
      </w:r>
      <w:r>
        <w:t xml:space="preserve"> </w:t>
      </w:r>
      <w:r w:rsidR="00D86A1D">
        <w:t>proyecto</w:t>
      </w:r>
    </w:p>
    <w:p w14:paraId="3DAFBB25" w14:textId="77777777" w:rsidR="00C356D3" w:rsidRDefault="00C356D3" w:rsidP="00786713"/>
    <w:p w14:paraId="5EF506FF" w14:textId="77777777" w:rsidR="00C356D3" w:rsidRDefault="00C356D3" w:rsidP="00786713"/>
    <w:p w14:paraId="60CEDC4F" w14:textId="77777777" w:rsidR="00C938C9" w:rsidRPr="000F3322" w:rsidRDefault="00C938C9" w:rsidP="00786713"/>
    <w:p w14:paraId="5F4EF567" w14:textId="23F742DB" w:rsidR="000F3322" w:rsidRDefault="00160670" w:rsidP="00160670">
      <w:pPr>
        <w:pStyle w:val="Ttulo2"/>
      </w:pPr>
      <w:bookmarkStart w:id="237" w:name="_Toc201199536"/>
      <w:r>
        <w:lastRenderedPageBreak/>
        <w:t>Árbol de navegación</w:t>
      </w:r>
      <w:bookmarkEnd w:id="237"/>
    </w:p>
    <w:p w14:paraId="4CD4326E" w14:textId="77777777" w:rsidR="00FB1202" w:rsidRDefault="00FB1202" w:rsidP="00FB1202"/>
    <w:p w14:paraId="16EE648E" w14:textId="0C69292E" w:rsidR="00FB1202" w:rsidRDefault="00FB1202" w:rsidP="00FB1202">
      <w:r>
        <w:t xml:space="preserve">La figura </w:t>
      </w:r>
      <w:r w:rsidR="00C938C9">
        <w:t>6.1</w:t>
      </w:r>
      <w:r>
        <w:t xml:space="preserve"> representa la vista interna de la navegación de EugCom del primer incremento mostrando cómo se distribuye y el objetivo de cada enlace</w:t>
      </w:r>
      <w:r w:rsidR="00CB046F">
        <w:t>. Para detalle de árbol de navegación revisar anexo 9.7</w:t>
      </w:r>
    </w:p>
    <w:p w14:paraId="7D3DFE39" w14:textId="77777777" w:rsidR="00C938C9" w:rsidRPr="00FB1202" w:rsidRDefault="00C938C9" w:rsidP="00FB1202"/>
    <w:p w14:paraId="27B239DA" w14:textId="14E2BC6F" w:rsidR="00C938C9" w:rsidRDefault="00C938C9" w:rsidP="00C938C9">
      <w:pPr>
        <w:pStyle w:val="Descripcin"/>
        <w:keepNext/>
      </w:pPr>
      <w:bookmarkStart w:id="238" w:name="_Toc201172439"/>
      <w:bookmarkStart w:id="239" w:name="_Toc201199620"/>
      <w:bookmarkStart w:id="240" w:name="_Toc201199709"/>
      <w:r>
        <w:t xml:space="preserve">Figura </w:t>
      </w:r>
      <w:fldSimple w:instr=" STYLEREF 1 \s ">
        <w:r w:rsidR="001F64B0">
          <w:rPr>
            <w:noProof/>
          </w:rPr>
          <w:t>6</w:t>
        </w:r>
      </w:fldSimple>
      <w:r w:rsidR="001F64B0">
        <w:t>.</w:t>
      </w:r>
      <w:fldSimple w:instr=" SEQ Figura \* ARABIC \s 1 ">
        <w:r w:rsidR="001F64B0">
          <w:rPr>
            <w:noProof/>
          </w:rPr>
          <w:t>1</w:t>
        </w:r>
      </w:fldSimple>
      <w:r>
        <w:t xml:space="preserve"> </w:t>
      </w:r>
      <w:r w:rsidRPr="00BE64BC">
        <w:t>“Árbol de navegación EugCOM”</w:t>
      </w:r>
      <w:bookmarkEnd w:id="238"/>
      <w:bookmarkEnd w:id="239"/>
      <w:bookmarkEnd w:id="240"/>
    </w:p>
    <w:p w14:paraId="47A1BADC" w14:textId="4FFE3447" w:rsidR="00160670" w:rsidRDefault="00731056" w:rsidP="00731056">
      <w:pPr>
        <w:pStyle w:val="Sinespaciado"/>
      </w:pPr>
      <w:r w:rsidRPr="00731056">
        <w:rPr>
          <w:noProof/>
        </w:rPr>
        <w:drawing>
          <wp:inline distT="0" distB="0" distL="0" distR="0" wp14:anchorId="6628660D" wp14:editId="77CC10C8">
            <wp:extent cx="6262370" cy="2978686"/>
            <wp:effectExtent l="0" t="0" r="5080" b="0"/>
            <wp:docPr id="1852137677" name="Imagen 1" descr="Imagen que contiene interior, público, pantalla, firm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37677" name="Imagen 1" descr="Imagen que contiene interior, público, pantalla, firmar&#10;&#10;El contenido generado por IA puede ser incorrecto."/>
                    <pic:cNvPicPr/>
                  </pic:nvPicPr>
                  <pic:blipFill>
                    <a:blip r:embed="rId52"/>
                    <a:stretch>
                      <a:fillRect/>
                    </a:stretch>
                  </pic:blipFill>
                  <pic:spPr>
                    <a:xfrm>
                      <a:off x="0" y="0"/>
                      <a:ext cx="6274459" cy="2984436"/>
                    </a:xfrm>
                    <a:prstGeom prst="rect">
                      <a:avLst/>
                    </a:prstGeom>
                  </pic:spPr>
                </pic:pic>
              </a:graphicData>
            </a:graphic>
          </wp:inline>
        </w:drawing>
      </w:r>
    </w:p>
    <w:p w14:paraId="42B89668" w14:textId="77777777" w:rsidR="00C938C9" w:rsidRDefault="00C938C9" w:rsidP="00C356D3">
      <w:pPr>
        <w:pStyle w:val="Sinespaciado"/>
      </w:pPr>
    </w:p>
    <w:p w14:paraId="41007A09" w14:textId="77777777" w:rsidR="00C938C9" w:rsidRPr="00160670" w:rsidRDefault="00C938C9" w:rsidP="00C356D3">
      <w:pPr>
        <w:pStyle w:val="Sinespaciado"/>
      </w:pPr>
    </w:p>
    <w:p w14:paraId="395E1DA8" w14:textId="412CD05E" w:rsidR="00FB1202" w:rsidRDefault="00FB1202" w:rsidP="00BF34BF">
      <w:r>
        <w:t>Fuente: Elaborado por el estudiante de acuerdo con el proyecto</w:t>
      </w:r>
    </w:p>
    <w:p w14:paraId="6AA49AA8" w14:textId="77777777" w:rsidR="00FB1202" w:rsidRDefault="00FB1202" w:rsidP="00FB1202"/>
    <w:p w14:paraId="6DC19A9D" w14:textId="77777777" w:rsidR="00C938C9" w:rsidRDefault="00C938C9" w:rsidP="00691C95">
      <w:pPr>
        <w:ind w:firstLine="0"/>
      </w:pPr>
    </w:p>
    <w:p w14:paraId="493DB638" w14:textId="551A484D" w:rsidR="00FB1202" w:rsidRDefault="00FB1202" w:rsidP="00FB1202">
      <w:r>
        <w:t xml:space="preserve">La figura </w:t>
      </w:r>
      <w:r w:rsidR="00C938C9">
        <w:t>6.2</w:t>
      </w:r>
      <w:r>
        <w:t xml:space="preserve"> representa la visualización del menú desplegable para el usuario del primer incremento.</w:t>
      </w:r>
      <w:r w:rsidR="00CB046F">
        <w:t xml:space="preserve"> Para detalle de </w:t>
      </w:r>
      <w:r w:rsidR="00F73AF2">
        <w:t xml:space="preserve">menú desplegable </w:t>
      </w:r>
      <w:r w:rsidR="00CB046F">
        <w:t>revisar anexo 9.7</w:t>
      </w:r>
    </w:p>
    <w:p w14:paraId="052C9F18" w14:textId="34DC7FD8" w:rsidR="00691C95" w:rsidRDefault="00691C95" w:rsidP="000F3322">
      <w:pPr>
        <w:spacing w:line="278" w:lineRule="auto"/>
        <w:ind w:firstLine="0"/>
        <w:jc w:val="left"/>
      </w:pPr>
      <w:r>
        <w:br w:type="page"/>
      </w:r>
    </w:p>
    <w:p w14:paraId="3FE3DD65" w14:textId="2AB33A82" w:rsidR="00FB1202" w:rsidRDefault="00FB1202" w:rsidP="00FB1202">
      <w:pPr>
        <w:pStyle w:val="Descripcin"/>
      </w:pPr>
      <w:bookmarkStart w:id="241" w:name="_Toc201172440"/>
      <w:bookmarkStart w:id="242" w:name="_Toc201199621"/>
      <w:bookmarkStart w:id="243" w:name="_Toc201199710"/>
      <w:r>
        <w:lastRenderedPageBreak/>
        <w:t xml:space="preserve">Figura </w:t>
      </w:r>
      <w:fldSimple w:instr=" STYLEREF 1 \s ">
        <w:r w:rsidR="001F64B0">
          <w:rPr>
            <w:noProof/>
          </w:rPr>
          <w:t>6</w:t>
        </w:r>
      </w:fldSimple>
      <w:r w:rsidR="001F64B0">
        <w:t>.</w:t>
      </w:r>
      <w:fldSimple w:instr=" SEQ Figura \* ARABIC \s 1 ">
        <w:r w:rsidR="001F64B0">
          <w:rPr>
            <w:noProof/>
          </w:rPr>
          <w:t>2</w:t>
        </w:r>
      </w:fldSimple>
      <w:r>
        <w:t xml:space="preserve"> “Vista navegación menú desplegable externa”</w:t>
      </w:r>
      <w:bookmarkEnd w:id="241"/>
      <w:bookmarkEnd w:id="242"/>
      <w:bookmarkEnd w:id="243"/>
    </w:p>
    <w:p w14:paraId="2A32B526" w14:textId="4A8EDE24" w:rsidR="00FB1202" w:rsidRDefault="00FB1202" w:rsidP="000F3322">
      <w:pPr>
        <w:spacing w:line="278" w:lineRule="auto"/>
        <w:ind w:firstLine="0"/>
        <w:jc w:val="left"/>
      </w:pPr>
    </w:p>
    <w:p w14:paraId="70795618" w14:textId="79E8C935" w:rsidR="00FB1202" w:rsidRDefault="00FB1202" w:rsidP="000F3322">
      <w:pPr>
        <w:spacing w:line="278" w:lineRule="auto"/>
        <w:ind w:firstLine="0"/>
        <w:jc w:val="left"/>
      </w:pPr>
      <w:r>
        <w:rPr>
          <w:noProof/>
        </w:rPr>
        <w:drawing>
          <wp:inline distT="0" distB="0" distL="0" distR="0" wp14:anchorId="727BE512" wp14:editId="160FD642">
            <wp:extent cx="1145337" cy="4763386"/>
            <wp:effectExtent l="0" t="0" r="0" b="0"/>
            <wp:docPr id="663930869" name="Picture 681395596"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4238" name="Picture 681395596" descr="Interfaz de usuario gráfica&#10;&#10;El contenido generado por IA puede ser incorrecto."/>
                    <pic:cNvPicPr/>
                  </pic:nvPicPr>
                  <pic:blipFill>
                    <a:blip r:embed="rId53">
                      <a:extLst>
                        <a:ext uri="{28A0092B-C50C-407E-A947-70E740481C1C}">
                          <a14:useLocalDpi xmlns:a14="http://schemas.microsoft.com/office/drawing/2010/main" val="0"/>
                        </a:ext>
                      </a:extLst>
                    </a:blip>
                    <a:stretch>
                      <a:fillRect/>
                    </a:stretch>
                  </pic:blipFill>
                  <pic:spPr>
                    <a:xfrm>
                      <a:off x="0" y="0"/>
                      <a:ext cx="1147901" cy="4774049"/>
                    </a:xfrm>
                    <a:prstGeom prst="rect">
                      <a:avLst/>
                    </a:prstGeom>
                  </pic:spPr>
                </pic:pic>
              </a:graphicData>
            </a:graphic>
          </wp:inline>
        </w:drawing>
      </w:r>
    </w:p>
    <w:p w14:paraId="0218ABA6" w14:textId="77777777" w:rsidR="00C938C9" w:rsidRDefault="00C938C9" w:rsidP="000F3322">
      <w:pPr>
        <w:spacing w:line="278" w:lineRule="auto"/>
        <w:ind w:firstLine="0"/>
        <w:jc w:val="left"/>
      </w:pPr>
    </w:p>
    <w:p w14:paraId="33396D89" w14:textId="08690845" w:rsidR="00691C95" w:rsidRDefault="00C938C9" w:rsidP="00691C95">
      <w:r>
        <w:t>Fuente: Elaborado por el estudiante de acuerdo con el proyecto</w:t>
      </w:r>
    </w:p>
    <w:p w14:paraId="5AF51D11" w14:textId="24DA4ECA" w:rsidR="00FB1202" w:rsidRDefault="00691C95" w:rsidP="00691C95">
      <w:pPr>
        <w:spacing w:line="278" w:lineRule="auto"/>
        <w:ind w:firstLine="0"/>
        <w:jc w:val="left"/>
      </w:pPr>
      <w:r>
        <w:br w:type="page"/>
      </w:r>
    </w:p>
    <w:p w14:paraId="51947794" w14:textId="51B91714" w:rsidR="00A41E72" w:rsidRDefault="1445CB98" w:rsidP="003E56C8">
      <w:pPr>
        <w:pStyle w:val="Ttulo1"/>
      </w:pPr>
      <w:bookmarkStart w:id="244" w:name="_Toc201199537"/>
      <w:bookmarkStart w:id="245" w:name="_Toc201199622"/>
      <w:bookmarkStart w:id="246" w:name="_Toc201199711"/>
      <w:r w:rsidRPr="003E56C8">
        <w:lastRenderedPageBreak/>
        <w:t>PRUEBAS</w:t>
      </w:r>
      <w:r w:rsidR="00A41E72">
        <w:t xml:space="preserve"> </w:t>
      </w:r>
      <w:r w:rsidR="00A41E72" w:rsidRPr="003E56C8">
        <w:t>UNITARIAS</w:t>
      </w:r>
      <w:bookmarkEnd w:id="244"/>
      <w:bookmarkEnd w:id="245"/>
      <w:bookmarkEnd w:id="246"/>
      <w:r w:rsidR="00987A0F">
        <w:t xml:space="preserve"> </w:t>
      </w:r>
    </w:p>
    <w:p w14:paraId="06DD6489" w14:textId="559813F2" w:rsidR="00D80C7D" w:rsidRDefault="00D80C7D" w:rsidP="00D80C7D"/>
    <w:p w14:paraId="3DB13E0F" w14:textId="7037772C" w:rsidR="00987A0F" w:rsidRPr="00D80C7D" w:rsidRDefault="00987A0F" w:rsidP="00D80C7D"/>
    <w:p w14:paraId="73E906AC" w14:textId="73A98A4F" w:rsidR="006A1FFD" w:rsidRDefault="006A1FFD" w:rsidP="006A1FFD">
      <w:pPr>
        <w:pStyle w:val="Ttulo2"/>
      </w:pPr>
      <w:bookmarkStart w:id="247" w:name="_Toc201199538"/>
      <w:r>
        <w:t xml:space="preserve">Prueba CU </w:t>
      </w:r>
      <w:r w:rsidRPr="59DC36C0">
        <w:t>N°1.</w:t>
      </w:r>
      <w:r>
        <w:t>1</w:t>
      </w:r>
      <w:bookmarkEnd w:id="247"/>
    </w:p>
    <w:p w14:paraId="37217F16" w14:textId="6C8DBF7B" w:rsidR="00DA4B7B" w:rsidRDefault="00DA4B7B" w:rsidP="00DA4B7B"/>
    <w:p w14:paraId="00B1F502" w14:textId="2C003942" w:rsidR="00DA4B7B" w:rsidRDefault="00DA4B7B" w:rsidP="00DA4B7B">
      <w:r>
        <w:t xml:space="preserve">Se presenta </w:t>
      </w:r>
      <w:r w:rsidR="00441EF0">
        <w:t xml:space="preserve">el caso de uso N°1.1 </w:t>
      </w:r>
      <w:r w:rsidR="00036059">
        <w:t>para realizar los casos de prueba correspondiente</w:t>
      </w:r>
      <w:r w:rsidR="000B77D6">
        <w:t>s.</w:t>
      </w:r>
    </w:p>
    <w:p w14:paraId="0FB02E3F" w14:textId="77777777" w:rsidR="000B77D6" w:rsidRPr="009E47B5" w:rsidRDefault="000B77D6" w:rsidP="00DA4B7B"/>
    <w:p w14:paraId="56F5331A" w14:textId="64C26836" w:rsidR="005C418E" w:rsidRDefault="009E47B5" w:rsidP="009E47B5">
      <w:r>
        <w:t xml:space="preserve">En la </w:t>
      </w:r>
      <w:r>
        <w:rPr>
          <w:i/>
        </w:rPr>
        <w:t xml:space="preserve">Tabla 7.1 </w:t>
      </w:r>
      <w:r>
        <w:t xml:space="preserve">se puede visualizar el Caso de uso N°1.1 en el cual el proceso comienza cuando el </w:t>
      </w:r>
      <w:r w:rsidR="00150B96">
        <w:t>actor</w:t>
      </w:r>
      <w:r>
        <w:t xml:space="preserve"> se dirige a la pestaña de la asignación de turnos</w:t>
      </w:r>
      <w:r w:rsidR="0044307C">
        <w:t xml:space="preserve"> de </w:t>
      </w:r>
      <w:r w:rsidR="00174A96">
        <w:t>Turnos</w:t>
      </w:r>
      <w:r>
        <w:t xml:space="preserve"> y como respuesta el sistema abre la ventana y muestra el listado completo de trabajadores con sus respectivos turnos</w:t>
      </w:r>
      <w:r w:rsidR="00DA4B7B">
        <w:t>.</w:t>
      </w:r>
    </w:p>
    <w:p w14:paraId="0BD9FA84" w14:textId="77777777" w:rsidR="009E47B5" w:rsidRPr="006A1FFD" w:rsidRDefault="009E47B5" w:rsidP="005C418E">
      <w:pPr>
        <w:ind w:firstLine="0"/>
      </w:pPr>
    </w:p>
    <w:p w14:paraId="6E45F83B" w14:textId="492A0DDB" w:rsidR="005531C7" w:rsidRDefault="005531C7" w:rsidP="00C14EAA">
      <w:pPr>
        <w:pStyle w:val="Descripcin"/>
        <w:keepNext/>
      </w:pPr>
      <w:bookmarkStart w:id="248" w:name="_Toc201199623"/>
      <w:bookmarkStart w:id="249" w:name="_Toc201199712"/>
      <w:r>
        <w:t xml:space="preserve">Tabla </w:t>
      </w:r>
      <w:fldSimple w:instr=" STYLEREF 1 \s ">
        <w:r w:rsidR="00ED0FAA">
          <w:rPr>
            <w:noProof/>
          </w:rPr>
          <w:t>7</w:t>
        </w:r>
      </w:fldSimple>
      <w:r w:rsidR="00ED0FAA">
        <w:t>.</w:t>
      </w:r>
      <w:fldSimple w:instr=" SEQ Tabla \* ARABIC \s 1 ">
        <w:r w:rsidR="00ED0FAA">
          <w:rPr>
            <w:noProof/>
          </w:rPr>
          <w:t>1</w:t>
        </w:r>
      </w:fldSimple>
      <w:r w:rsidR="00897808">
        <w:t xml:space="preserve"> C</w:t>
      </w:r>
      <w:r w:rsidR="003671B1">
        <w:t xml:space="preserve">U N°1.1 </w:t>
      </w:r>
      <w:r w:rsidR="002A519C">
        <w:t xml:space="preserve">para </w:t>
      </w:r>
      <w:r w:rsidR="00C14EAA">
        <w:t>prueba,” Visualizando</w:t>
      </w:r>
      <w:r w:rsidR="002A519C">
        <w:t xml:space="preserve"> los turnos de trabajo asignados”</w:t>
      </w:r>
      <w:bookmarkEnd w:id="248"/>
      <w:bookmarkEnd w:id="249"/>
    </w:p>
    <w:p w14:paraId="1F71A002" w14:textId="6807EC38" w:rsidR="00987A0F" w:rsidRDefault="00F51999" w:rsidP="00F51999">
      <w:pPr>
        <w:pStyle w:val="Sinespaciado"/>
      </w:pPr>
      <w:r>
        <w:rPr>
          <w:noProof/>
        </w:rPr>
        <w:drawing>
          <wp:inline distT="0" distB="0" distL="0" distR="0" wp14:anchorId="12FE17B5" wp14:editId="17F609BB">
            <wp:extent cx="4410660" cy="2967487"/>
            <wp:effectExtent l="0" t="0" r="9525" b="4445"/>
            <wp:docPr id="185113225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64166" name="Imagen 1" descr="Tabla&#10;&#10;El contenido generado por IA puede ser incorrecto."/>
                    <pic:cNvPicPr/>
                  </pic:nvPicPr>
                  <pic:blipFill>
                    <a:blip r:embed="rId16"/>
                    <a:stretch>
                      <a:fillRect/>
                    </a:stretch>
                  </pic:blipFill>
                  <pic:spPr>
                    <a:xfrm>
                      <a:off x="0" y="0"/>
                      <a:ext cx="4422677" cy="2975572"/>
                    </a:xfrm>
                    <a:prstGeom prst="rect">
                      <a:avLst/>
                    </a:prstGeom>
                  </pic:spPr>
                </pic:pic>
              </a:graphicData>
            </a:graphic>
          </wp:inline>
        </w:drawing>
      </w:r>
    </w:p>
    <w:p w14:paraId="34E78550" w14:textId="77777777" w:rsidR="00C14EAA" w:rsidRDefault="00C14EAA" w:rsidP="00F51999">
      <w:pPr>
        <w:pStyle w:val="Sinespaciado"/>
      </w:pPr>
    </w:p>
    <w:p w14:paraId="58944E10" w14:textId="77777777" w:rsidR="00DA25A9" w:rsidRDefault="00DA25A9" w:rsidP="00DA25A9">
      <w:r>
        <w:t>Fuente: Elaborado por el estudiante de acuerdo con el proyecto</w:t>
      </w:r>
    </w:p>
    <w:p w14:paraId="536D8C0C" w14:textId="77777777" w:rsidR="00C14EAA" w:rsidRDefault="00C14EAA" w:rsidP="00F51999">
      <w:pPr>
        <w:pStyle w:val="Sinespaciado"/>
      </w:pPr>
    </w:p>
    <w:p w14:paraId="0D761510" w14:textId="77777777" w:rsidR="00F51999" w:rsidRDefault="00F51999" w:rsidP="000D2A3C"/>
    <w:p w14:paraId="185973C2" w14:textId="11783E1C" w:rsidR="00987A0F" w:rsidRPr="008C5944" w:rsidRDefault="00705487" w:rsidP="00987A0F">
      <w:r w:rsidRPr="008C5944">
        <w:lastRenderedPageBreak/>
        <w:t>Casos de prueba</w:t>
      </w:r>
      <w:r w:rsidR="00C20087" w:rsidRPr="008C5944">
        <w:t>:</w:t>
      </w:r>
    </w:p>
    <w:p w14:paraId="3F2531D6" w14:textId="77777777" w:rsidR="00987A0F" w:rsidRPr="00C20087" w:rsidRDefault="00987A0F" w:rsidP="00987A0F">
      <w:pPr>
        <w:rPr>
          <w:b/>
          <w:bCs/>
        </w:rPr>
      </w:pPr>
    </w:p>
    <w:p w14:paraId="53059CB5" w14:textId="233CF1AA" w:rsidR="003E56C8" w:rsidRDefault="00160A00" w:rsidP="00080EBF">
      <w:pPr>
        <w:pStyle w:val="Prrafodelista"/>
        <w:numPr>
          <w:ilvl w:val="0"/>
          <w:numId w:val="3"/>
        </w:numPr>
      </w:pPr>
      <w:r>
        <w:t xml:space="preserve">Verificar la </w:t>
      </w:r>
      <w:r w:rsidR="001F49B1">
        <w:t xml:space="preserve">pestaña </w:t>
      </w:r>
      <w:r w:rsidR="00E75000">
        <w:t>asignación de turnos</w:t>
      </w:r>
      <w:r w:rsidR="00DC198D">
        <w:t xml:space="preserve"> en menú desplegable</w:t>
      </w:r>
    </w:p>
    <w:p w14:paraId="76A04E78" w14:textId="77777777" w:rsidR="00987A0F" w:rsidRDefault="00987A0F" w:rsidP="00987A0F">
      <w:pPr>
        <w:pStyle w:val="Prrafodelista"/>
        <w:ind w:left="1800" w:firstLine="0"/>
      </w:pPr>
    </w:p>
    <w:p w14:paraId="365BB251" w14:textId="6259ED13" w:rsidR="003E56C8" w:rsidRDefault="005D631B" w:rsidP="00080EBF">
      <w:pPr>
        <w:pStyle w:val="Prrafodelista"/>
        <w:numPr>
          <w:ilvl w:val="0"/>
          <w:numId w:val="3"/>
        </w:numPr>
      </w:pPr>
      <w:r>
        <w:t xml:space="preserve">Verificar </w:t>
      </w:r>
      <w:r w:rsidR="00DC378A">
        <w:t>la r</w:t>
      </w:r>
      <w:r w:rsidR="009F04D1">
        <w:t xml:space="preserve">edirección </w:t>
      </w:r>
      <w:r w:rsidR="00D1253E">
        <w:t xml:space="preserve">a la interfaz de </w:t>
      </w:r>
      <w:r w:rsidR="00DE3396">
        <w:t>“Asignación de Turnos”.</w:t>
      </w:r>
    </w:p>
    <w:p w14:paraId="08B4BAFA" w14:textId="77777777" w:rsidR="00987A0F" w:rsidRDefault="00987A0F" w:rsidP="00987A0F">
      <w:pPr>
        <w:ind w:left="1440" w:firstLine="0"/>
      </w:pPr>
    </w:p>
    <w:p w14:paraId="563B158D" w14:textId="2FA0D293" w:rsidR="00987A0F" w:rsidRDefault="002077E8" w:rsidP="00080EBF">
      <w:pPr>
        <w:pStyle w:val="Prrafodelista"/>
        <w:numPr>
          <w:ilvl w:val="0"/>
          <w:numId w:val="3"/>
        </w:numPr>
      </w:pPr>
      <w:r>
        <w:t xml:space="preserve">Verificar </w:t>
      </w:r>
      <w:r w:rsidR="00642286">
        <w:t>la carga completa</w:t>
      </w:r>
      <w:r w:rsidR="00791EB8">
        <w:t xml:space="preserve"> </w:t>
      </w:r>
      <w:r w:rsidR="00662039">
        <w:t>de la interfaz y del</w:t>
      </w:r>
      <w:r w:rsidR="00D521AE">
        <w:t xml:space="preserve"> listado</w:t>
      </w:r>
      <w:r w:rsidR="00C332D5">
        <w:t xml:space="preserve"> de</w:t>
      </w:r>
      <w:r w:rsidR="00791EB8">
        <w:t xml:space="preserve"> los turnos de trabajo asignado</w:t>
      </w:r>
      <w:r w:rsidR="00776A16">
        <w:t>s</w:t>
      </w:r>
      <w:r w:rsidR="00791EB8">
        <w:t xml:space="preserve"> por empleado.</w:t>
      </w:r>
    </w:p>
    <w:p w14:paraId="3DD1547A" w14:textId="77777777" w:rsidR="00987A0F" w:rsidRDefault="00987A0F" w:rsidP="00987A0F">
      <w:pPr>
        <w:pStyle w:val="Prrafodelista"/>
        <w:ind w:left="1800" w:firstLine="0"/>
      </w:pPr>
    </w:p>
    <w:p w14:paraId="0ACDB22C" w14:textId="2409E6CB" w:rsidR="00987A0F" w:rsidRPr="008C5944" w:rsidRDefault="0081005A" w:rsidP="00987A0F">
      <w:r w:rsidRPr="008C5944">
        <w:t>Resultados Esperados:</w:t>
      </w:r>
    </w:p>
    <w:p w14:paraId="40247700" w14:textId="77777777" w:rsidR="00987A0F" w:rsidRPr="00C20087" w:rsidRDefault="00987A0F" w:rsidP="00987A0F">
      <w:pPr>
        <w:rPr>
          <w:b/>
          <w:bCs/>
        </w:rPr>
      </w:pPr>
    </w:p>
    <w:p w14:paraId="7D173A51" w14:textId="585B7E24" w:rsidR="008021F6" w:rsidRDefault="005F63A6" w:rsidP="00080EBF">
      <w:pPr>
        <w:pStyle w:val="Prrafodelista"/>
        <w:numPr>
          <w:ilvl w:val="0"/>
          <w:numId w:val="4"/>
        </w:numPr>
      </w:pPr>
      <w:r>
        <w:t>E</w:t>
      </w:r>
      <w:r w:rsidR="00F61BE4">
        <w:t xml:space="preserve">l </w:t>
      </w:r>
      <w:r w:rsidR="0031664F">
        <w:t xml:space="preserve">enlace </w:t>
      </w:r>
      <w:r w:rsidR="009D16CC">
        <w:t xml:space="preserve">o pestaña “Asignación de Turnos” </w:t>
      </w:r>
      <w:r w:rsidR="00C317E1">
        <w:t>para acc</w:t>
      </w:r>
      <w:r w:rsidR="00220E26">
        <w:t xml:space="preserve">eder a la interfaz </w:t>
      </w:r>
      <w:r w:rsidR="00F03C8C">
        <w:t xml:space="preserve">es visible </w:t>
      </w:r>
      <w:r w:rsidR="00CD57EE">
        <w:t xml:space="preserve">en el menú desplegable </w:t>
      </w:r>
      <w:r w:rsidR="00F03C8C">
        <w:t xml:space="preserve">para usuarios </w:t>
      </w:r>
      <w:r w:rsidR="001235C7">
        <w:t>con los permisos adecuados.</w:t>
      </w:r>
    </w:p>
    <w:p w14:paraId="3532E90F" w14:textId="77777777" w:rsidR="00987A0F" w:rsidRDefault="00987A0F" w:rsidP="00987A0F">
      <w:pPr>
        <w:pStyle w:val="Prrafodelista"/>
        <w:ind w:left="1800" w:firstLine="0"/>
      </w:pPr>
    </w:p>
    <w:p w14:paraId="4E093B61" w14:textId="6E942756" w:rsidR="008021F6" w:rsidRDefault="008C7EFF" w:rsidP="00080EBF">
      <w:pPr>
        <w:pStyle w:val="Prrafodelista"/>
        <w:numPr>
          <w:ilvl w:val="0"/>
          <w:numId w:val="4"/>
        </w:numPr>
      </w:pPr>
      <w:r>
        <w:t>Al hacer clic en el enlace “Asignación de Turnos”</w:t>
      </w:r>
      <w:r w:rsidR="008536A2">
        <w:t xml:space="preserve">, el </w:t>
      </w:r>
      <w:r w:rsidR="007A707D">
        <w:t>sistema redirige</w:t>
      </w:r>
      <w:r w:rsidR="008153F8">
        <w:t xml:space="preserve"> correctamente a la interfaz</w:t>
      </w:r>
      <w:r w:rsidR="00D36439">
        <w:t xml:space="preserve"> del sistema </w:t>
      </w:r>
      <w:r w:rsidR="007A707D">
        <w:t>Asignación de Turnos</w:t>
      </w:r>
      <w:r w:rsidR="008021F6">
        <w:t>.</w:t>
      </w:r>
    </w:p>
    <w:p w14:paraId="609B1F4B" w14:textId="77777777" w:rsidR="00987A0F" w:rsidRDefault="00987A0F" w:rsidP="00987A0F">
      <w:pPr>
        <w:pStyle w:val="Prrafodelista"/>
        <w:ind w:left="1800" w:firstLine="0"/>
      </w:pPr>
    </w:p>
    <w:p w14:paraId="58F24A9E" w14:textId="47BB0B3F" w:rsidR="00987A0F" w:rsidRDefault="000A4A90" w:rsidP="00080EBF">
      <w:pPr>
        <w:pStyle w:val="Prrafodelista"/>
        <w:numPr>
          <w:ilvl w:val="0"/>
          <w:numId w:val="4"/>
        </w:numPr>
      </w:pPr>
      <w:r>
        <w:t xml:space="preserve">La interfaz </w:t>
      </w:r>
      <w:r w:rsidR="006F422B">
        <w:t>del sistema web carga completamente</w:t>
      </w:r>
      <w:r w:rsidR="00B80C9B">
        <w:t xml:space="preserve">, mostrando </w:t>
      </w:r>
      <w:r w:rsidR="00411AC3">
        <w:t>un listado de los turnos de trabajo asignado</w:t>
      </w:r>
      <w:r w:rsidR="00776A16">
        <w:t>s</w:t>
      </w:r>
      <w:r w:rsidR="00411AC3">
        <w:t xml:space="preserve"> por empleado</w:t>
      </w:r>
      <w:r w:rsidR="00146AAB">
        <w:t>.</w:t>
      </w:r>
    </w:p>
    <w:p w14:paraId="66E0E0EA" w14:textId="77777777" w:rsidR="00987A0F" w:rsidRDefault="00987A0F" w:rsidP="00987A0F">
      <w:pPr>
        <w:ind w:firstLine="0"/>
      </w:pPr>
    </w:p>
    <w:p w14:paraId="06D16950" w14:textId="5E8F1948" w:rsidR="00643EE3" w:rsidRDefault="00E07C5C" w:rsidP="00F44D2A">
      <w:pPr>
        <w:rPr>
          <w:b/>
          <w:bCs/>
        </w:rPr>
      </w:pPr>
      <w:r w:rsidRPr="00303EEA">
        <w:t>Resultados</w:t>
      </w:r>
      <w:r w:rsidRPr="00E07C5C">
        <w:rPr>
          <w:b/>
          <w:bCs/>
        </w:rPr>
        <w:t xml:space="preserve"> </w:t>
      </w:r>
      <w:r w:rsidRPr="00303EEA">
        <w:t>Obtenidos</w:t>
      </w:r>
      <w:r w:rsidR="005636E4">
        <w:rPr>
          <w:b/>
          <w:bCs/>
        </w:rPr>
        <w:t>:</w:t>
      </w:r>
    </w:p>
    <w:p w14:paraId="3169B3FB" w14:textId="77777777" w:rsidR="00987A0F" w:rsidRDefault="00987A0F" w:rsidP="00F44D2A">
      <w:pPr>
        <w:rPr>
          <w:b/>
          <w:bCs/>
        </w:rPr>
      </w:pPr>
    </w:p>
    <w:p w14:paraId="21CD808F" w14:textId="372E464B" w:rsidR="008021F6" w:rsidRDefault="0029664F" w:rsidP="00080EBF">
      <w:pPr>
        <w:pStyle w:val="Prrafodelista"/>
        <w:numPr>
          <w:ilvl w:val="0"/>
          <w:numId w:val="5"/>
        </w:numPr>
      </w:pPr>
      <w:r>
        <w:t xml:space="preserve">El enlace es visible en </w:t>
      </w:r>
      <w:r w:rsidR="00AB42D6">
        <w:t xml:space="preserve">el menú </w:t>
      </w:r>
      <w:r w:rsidR="00CF76D5">
        <w:t xml:space="preserve">desplegable </w:t>
      </w:r>
      <w:r w:rsidR="00D47A36">
        <w:t xml:space="preserve">para </w:t>
      </w:r>
      <w:r w:rsidR="003E3AAA">
        <w:t>usuarios con los permisos adecuados.</w:t>
      </w:r>
    </w:p>
    <w:p w14:paraId="775556FB" w14:textId="77777777" w:rsidR="00987A0F" w:rsidRDefault="00987A0F" w:rsidP="00987A0F">
      <w:pPr>
        <w:pStyle w:val="Prrafodelista"/>
        <w:ind w:left="1800" w:firstLine="0"/>
      </w:pPr>
    </w:p>
    <w:p w14:paraId="5A8CA746" w14:textId="42A12311" w:rsidR="00987A0F" w:rsidRDefault="00B42F32" w:rsidP="00080EBF">
      <w:pPr>
        <w:pStyle w:val="Prrafodelista"/>
        <w:numPr>
          <w:ilvl w:val="0"/>
          <w:numId w:val="5"/>
        </w:numPr>
      </w:pPr>
      <w:r>
        <w:lastRenderedPageBreak/>
        <w:t xml:space="preserve">El sistema redirige correctamente a la interfaz de </w:t>
      </w:r>
      <w:r w:rsidR="00381944">
        <w:t>asignación de vacaciones</w:t>
      </w:r>
      <w:r w:rsidR="00441BED">
        <w:t xml:space="preserve"> </w:t>
      </w:r>
      <w:r w:rsidR="00D52E75">
        <w:t xml:space="preserve">tras hacer clic en el </w:t>
      </w:r>
      <w:r w:rsidR="0002500F">
        <w:t>enlace “asignación de Turno”</w:t>
      </w:r>
    </w:p>
    <w:p w14:paraId="5890E1A6" w14:textId="27735065" w:rsidR="00987A0F" w:rsidRDefault="00987A0F" w:rsidP="00987A0F">
      <w:pPr>
        <w:pStyle w:val="Prrafodelista"/>
        <w:ind w:left="1800" w:firstLine="0"/>
      </w:pPr>
    </w:p>
    <w:p w14:paraId="73DDC44B" w14:textId="73EF3696" w:rsidR="0039204D" w:rsidRDefault="7DD2E05C" w:rsidP="00080EBF">
      <w:pPr>
        <w:pStyle w:val="Prrafodelista"/>
        <w:numPr>
          <w:ilvl w:val="0"/>
          <w:numId w:val="5"/>
        </w:numPr>
        <w:spacing w:line="278" w:lineRule="auto"/>
      </w:pPr>
      <w:r>
        <w:t>La interfaz tras el redireccionamiento se muestra completamente y carga el listado de los turnos de trabajo asignado por empleado sin problemas</w:t>
      </w:r>
    </w:p>
    <w:p w14:paraId="370601F2" w14:textId="378CC2BD" w:rsidR="003F584A" w:rsidRDefault="003F584A" w:rsidP="003F584A">
      <w:pPr>
        <w:pStyle w:val="Prrafodelista"/>
      </w:pPr>
    </w:p>
    <w:p w14:paraId="019EA99B" w14:textId="72DA0FCD" w:rsidR="00D55A86" w:rsidRDefault="00D55A86" w:rsidP="00D55A86">
      <w:r w:rsidRPr="00D55A86">
        <w:t xml:space="preserve">La Figura </w:t>
      </w:r>
      <w:r w:rsidR="008B51C2">
        <w:t>7</w:t>
      </w:r>
      <w:r w:rsidRPr="00D55A86">
        <w:t>.1 ilustra los resultados exitosos obtenidos durante la ejecución de los casos de prueba diseñados para la funcionalidad de "Asignación de Turnos".</w:t>
      </w:r>
    </w:p>
    <w:p w14:paraId="072899EE" w14:textId="77777777" w:rsidR="00A6105E" w:rsidRPr="00D55A86" w:rsidRDefault="00A6105E" w:rsidP="00D55A86"/>
    <w:p w14:paraId="3EDD4898" w14:textId="77777777" w:rsidR="00D55A86" w:rsidRDefault="00D55A86" w:rsidP="00D55A86">
      <w:r w:rsidRPr="00D55A86">
        <w:t>En la interfaz de usuario, se observa claramente el menú desplegable resaltado, desde el cual se accede al enlace específico "Asignación de Turnos". Tras la selección de dicho enlace, se verificó una correcta redirección a la interfaz correspondiente. La carga de esta interfaz se realizó de manera completa y sin incidencias, presentando un listado exhaustivo de los turnos asignados por empleado, confirmando así el correcto funcionamiento y la integridad de la información desplegada para esta funcionalidad crítica del sistema.</w:t>
      </w:r>
    </w:p>
    <w:p w14:paraId="73CD30AA" w14:textId="77777777" w:rsidR="000B77D6" w:rsidRPr="00D55A86" w:rsidRDefault="000B77D6" w:rsidP="00D55A86"/>
    <w:p w14:paraId="4D5450CE" w14:textId="67B322E4" w:rsidR="008B51C2" w:rsidRDefault="7DD2E05C" w:rsidP="008B51C2">
      <w:pPr>
        <w:pStyle w:val="Descripcin"/>
        <w:keepNext/>
      </w:pPr>
      <w:bookmarkStart w:id="250" w:name="_Toc200854223"/>
      <w:bookmarkStart w:id="251" w:name="_Toc201172442"/>
      <w:bookmarkStart w:id="252" w:name="_Toc201199624"/>
      <w:bookmarkStart w:id="253" w:name="_Toc201199713"/>
      <w:r>
        <w:t xml:space="preserve">Figura </w:t>
      </w:r>
      <w:fldSimple w:instr=" STYLEREF 1 \s ">
        <w:r w:rsidR="001F64B0">
          <w:rPr>
            <w:noProof/>
          </w:rPr>
          <w:t>7</w:t>
        </w:r>
      </w:fldSimple>
      <w:r w:rsidR="001F64B0">
        <w:t>.</w:t>
      </w:r>
      <w:fldSimple w:instr=" SEQ Figura \* ARABIC \s 1 ">
        <w:r w:rsidR="001F64B0">
          <w:rPr>
            <w:noProof/>
          </w:rPr>
          <w:t>1</w:t>
        </w:r>
      </w:fldSimple>
      <w:r w:rsidR="009242D1">
        <w:t xml:space="preserve"> “</w:t>
      </w:r>
      <w:r w:rsidR="008E7F04">
        <w:t xml:space="preserve">Captura </w:t>
      </w:r>
      <w:r w:rsidR="0056748B">
        <w:t>de pantalla de</w:t>
      </w:r>
      <w:r w:rsidR="009242D1">
        <w:t xml:space="preserve"> prueba 1-2-3</w:t>
      </w:r>
      <w:r w:rsidR="00D341A9">
        <w:t xml:space="preserve"> </w:t>
      </w:r>
      <w:r w:rsidR="00FC5A14">
        <w:t>c</w:t>
      </w:r>
      <w:r w:rsidR="009242D1">
        <w:t>aso de uso</w:t>
      </w:r>
      <w:r w:rsidR="00D341A9">
        <w:t xml:space="preserve"> N°1.1”</w:t>
      </w:r>
      <w:bookmarkEnd w:id="250"/>
      <w:bookmarkEnd w:id="251"/>
      <w:bookmarkEnd w:id="252"/>
      <w:bookmarkEnd w:id="253"/>
    </w:p>
    <w:p w14:paraId="3359A59B" w14:textId="57D41647" w:rsidR="1C9C2E47" w:rsidRDefault="1C9C2E47" w:rsidP="0039204D">
      <w:pPr>
        <w:pStyle w:val="Sinespaciado"/>
      </w:pPr>
      <w:r>
        <w:rPr>
          <w:noProof/>
        </w:rPr>
        <mc:AlternateContent>
          <mc:Choice Requires="wpg">
            <w:drawing>
              <wp:inline distT="0" distB="0" distL="0" distR="0" wp14:anchorId="24419D1E" wp14:editId="603C54C8">
                <wp:extent cx="5931673" cy="3013545"/>
                <wp:effectExtent l="0" t="0" r="0" b="0"/>
                <wp:docPr id="1815295497" name="Grupo 1"/>
                <wp:cNvGraphicFramePr/>
                <a:graphic xmlns:a="http://schemas.openxmlformats.org/drawingml/2006/main">
                  <a:graphicData uri="http://schemas.microsoft.com/office/word/2010/wordprocessingGroup">
                    <wpg:wgp>
                      <wpg:cNvGrpSpPr/>
                      <wpg:grpSpPr>
                        <a:xfrm>
                          <a:off x="0" y="0"/>
                          <a:ext cx="5931673" cy="3013545"/>
                          <a:chOff x="0" y="0"/>
                          <a:chExt cx="5981065" cy="3295650"/>
                        </a:xfrm>
                      </wpg:grpSpPr>
                      <pic:pic xmlns:pic="http://schemas.openxmlformats.org/drawingml/2006/picture">
                        <pic:nvPicPr>
                          <pic:cNvPr id="1401733132" name="Imagen 1401733132"/>
                          <pic:cNvPicPr>
                            <a:picLocks noChangeAspect="1"/>
                          </pic:cNvPicPr>
                        </pic:nvPicPr>
                        <pic:blipFill>
                          <a:blip r:embed="rId54"/>
                          <a:stretch>
                            <a:fillRect/>
                          </a:stretch>
                        </pic:blipFill>
                        <pic:spPr>
                          <a:xfrm>
                            <a:off x="0" y="0"/>
                            <a:ext cx="5981065" cy="3295650"/>
                          </a:xfrm>
                          <a:prstGeom prst="rect">
                            <a:avLst/>
                          </a:prstGeom>
                        </pic:spPr>
                      </pic:pic>
                      <wps:wsp>
                        <wps:cNvPr id="1417819458" name="Rectángulo 1417819458"/>
                        <wps:cNvSpPr/>
                        <wps:spPr>
                          <a:xfrm>
                            <a:off x="1272222" y="906780"/>
                            <a:ext cx="1897380" cy="1950720"/>
                          </a:xfrm>
                          <a:prstGeom prst="rect">
                            <a:avLst/>
                          </a:prstGeom>
                          <a:noFill/>
                          <a:ln>
                            <a:solidFill>
                              <a:srgbClr val="FF0000"/>
                            </a:solidFill>
                          </a:ln>
                        </wps:spPr>
                        <wps:bodyPr anchor="t"/>
                      </wps:wsp>
                      <wps:wsp>
                        <wps:cNvPr id="75263145" name="Rectángulo 75263145"/>
                        <wps:cNvSpPr/>
                        <wps:spPr>
                          <a:xfrm>
                            <a:off x="502602" y="129540"/>
                            <a:ext cx="952500" cy="762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709114712" name="Rectángulo 1709114712"/>
                        <wps:cNvSpPr/>
                        <wps:spPr>
                          <a:xfrm>
                            <a:off x="37782" y="1264920"/>
                            <a:ext cx="617220" cy="1143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23DFC469" id="Grupo 1" o:spid="_x0000_s1026" style="width:467.05pt;height:237.3pt;mso-position-horizontal-relative:char;mso-position-vertical-relative:line" coordsize="59810,32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401733132" o:spid="_x0000_s1027" type="#_x0000_t75" style="position:absolute;width:59810;height:32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">
                  <v:imagedata r:id="rId55" o:title=""/>
                </v:shape>
                <v:rect id="Rectángulo 1417819458" o:spid="_x0000_s1028" style="position:absolute;left:12722;top:9067;width:18974;height:195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" filled="f" strokecolor="red"/>
                <v:rect id="Rectángulo 75263145" o:spid="_x0000_s1029" style="position:absolute;left:5026;top:1295;width:9525;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" filled="f" strokecolor="red" strokeweight="1pt"/>
                <v:rect id="Rectángulo 1709114712" o:spid="_x0000_s1030" style="position:absolute;left:377;top:12649;width:6173;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" filled="f" strokecolor="red" strokeweight="1pt"/>
                <w10:anchorlock/>
              </v:group>
            </w:pict>
          </mc:Fallback>
        </mc:AlternateContent>
      </w:r>
    </w:p>
    <w:p w14:paraId="126FD295" w14:textId="289E1F3E" w:rsidR="00A6105E" w:rsidRDefault="00A6105E" w:rsidP="00AB4B40">
      <w:pPr>
        <w:ind w:firstLine="0"/>
        <w:rPr>
          <w:b/>
          <w:bCs/>
        </w:rPr>
      </w:pPr>
    </w:p>
    <w:p w14:paraId="4B13FFE3" w14:textId="0B88FDFF" w:rsidR="00A6105E" w:rsidRDefault="7DD2E05C" w:rsidP="008F35EA">
      <w:r>
        <w:lastRenderedPageBreak/>
        <w:t xml:space="preserve">Fuente: </w:t>
      </w:r>
      <w:r w:rsidR="00A40586">
        <w:t>Captura</w:t>
      </w:r>
      <w:r>
        <w:t xml:space="preserve"> </w:t>
      </w:r>
      <w:r w:rsidR="00943848">
        <w:t>rea</w:t>
      </w:r>
      <w:r w:rsidR="00AB6606">
        <w:t>lizada al sistema web EugCOM</w:t>
      </w:r>
    </w:p>
    <w:p w14:paraId="7DC0E6EE" w14:textId="77777777" w:rsidR="008F35EA" w:rsidRPr="003F584A" w:rsidRDefault="008F35EA" w:rsidP="008F35EA"/>
    <w:p w14:paraId="2DDF2CA1" w14:textId="2EBC1AD5" w:rsidR="006A1FFD" w:rsidRDefault="006A1FFD" w:rsidP="006A1FFD">
      <w:pPr>
        <w:pStyle w:val="Ttulo2"/>
      </w:pPr>
      <w:bookmarkStart w:id="254" w:name="_Toc201199539"/>
      <w:r>
        <w:t xml:space="preserve">Prueba CU </w:t>
      </w:r>
      <w:r w:rsidRPr="59DC36C0">
        <w:t>N°1.</w:t>
      </w:r>
      <w:r>
        <w:t>4</w:t>
      </w:r>
      <w:bookmarkEnd w:id="254"/>
    </w:p>
    <w:p w14:paraId="3B84CCF4" w14:textId="22C3D157" w:rsidR="006A1FFD" w:rsidRDefault="006A1FFD" w:rsidP="006A1FFD"/>
    <w:p w14:paraId="71863E05" w14:textId="38B53445" w:rsidR="00DD0906" w:rsidRDefault="00DD0906" w:rsidP="00DD0906">
      <w:r>
        <w:t>Se presenta el caso de uso N°1.4 para realizar los casos de prueba correspondientes.</w:t>
      </w:r>
    </w:p>
    <w:p w14:paraId="5DCB179E" w14:textId="77777777" w:rsidR="00A32CC1" w:rsidRDefault="00A32CC1" w:rsidP="00DD0906"/>
    <w:p w14:paraId="43FC2DCE" w14:textId="24667AFC" w:rsidR="00A32CC1" w:rsidRDefault="00A32CC1" w:rsidP="00A32CC1">
      <w:r>
        <w:t xml:space="preserve">En la </w:t>
      </w:r>
      <w:r>
        <w:rPr>
          <w:i/>
        </w:rPr>
        <w:t xml:space="preserve">Tabla </w:t>
      </w:r>
      <w:r w:rsidR="00AC7B1B">
        <w:rPr>
          <w:i/>
        </w:rPr>
        <w:t>7.2 se</w:t>
      </w:r>
      <w:r>
        <w:t xml:space="preserve"> puede visualizar el Caso de Uso N°1.4 cuyo propósito es mostrar el listado de todos los departamentos de la empresa, el proceso comienza cuando el usuario se dirige a la pestaña de departamentos de la empresa y luego el sistema le muestra un listado con los departamentos de la empresa.</w:t>
      </w:r>
    </w:p>
    <w:p w14:paraId="67364DE7" w14:textId="77777777" w:rsidR="000B77D6" w:rsidRPr="006A1FFD" w:rsidRDefault="000B77D6" w:rsidP="006A1FFD"/>
    <w:p w14:paraId="3E5B2403" w14:textId="09EBB85E" w:rsidR="00DA25A9" w:rsidRDefault="00DA25A9" w:rsidP="00DA25A9">
      <w:pPr>
        <w:pStyle w:val="Descripcin"/>
        <w:keepNext/>
      </w:pPr>
      <w:bookmarkStart w:id="255" w:name="_Toc201199625"/>
      <w:bookmarkStart w:id="256" w:name="_Toc201199714"/>
      <w:r>
        <w:t xml:space="preserve">Tabla </w:t>
      </w:r>
      <w:fldSimple w:instr=" STYLEREF 1 \s ">
        <w:r w:rsidR="00ED0FAA">
          <w:rPr>
            <w:noProof/>
          </w:rPr>
          <w:t>7</w:t>
        </w:r>
      </w:fldSimple>
      <w:r w:rsidR="00ED0FAA">
        <w:t>.</w:t>
      </w:r>
      <w:fldSimple w:instr=" SEQ Tabla \* ARABIC \s 1 ">
        <w:r w:rsidR="00ED0FAA">
          <w:rPr>
            <w:noProof/>
          </w:rPr>
          <w:t>2</w:t>
        </w:r>
      </w:fldSimple>
      <w:r w:rsidRPr="00DA25A9">
        <w:t xml:space="preserve"> </w:t>
      </w:r>
      <w:r>
        <w:t>CU N°1.1 para prueba,” visualizando los departamentos de la empresa”</w:t>
      </w:r>
      <w:bookmarkEnd w:id="255"/>
      <w:bookmarkEnd w:id="256"/>
    </w:p>
    <w:p w14:paraId="18F73E40" w14:textId="736D32A2" w:rsidR="302C469C" w:rsidRDefault="001406D1" w:rsidP="302C469C">
      <w:pPr>
        <w:pStyle w:val="Sinespaciado"/>
      </w:pPr>
      <w:r>
        <w:rPr>
          <w:noProof/>
        </w:rPr>
        <w:drawing>
          <wp:inline distT="0" distB="0" distL="0" distR="0" wp14:anchorId="3F3C7434" wp14:editId="4C7250AE">
            <wp:extent cx="3916393" cy="3660274"/>
            <wp:effectExtent l="0" t="0" r="8255" b="0"/>
            <wp:docPr id="57486800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55998" name="Imagen 1" descr="Tabla&#10;&#10;El contenido generado por IA puede ser incorrecto."/>
                    <pic:cNvPicPr/>
                  </pic:nvPicPr>
                  <pic:blipFill>
                    <a:blip r:embed="rId17"/>
                    <a:stretch>
                      <a:fillRect/>
                    </a:stretch>
                  </pic:blipFill>
                  <pic:spPr>
                    <a:xfrm>
                      <a:off x="0" y="0"/>
                      <a:ext cx="3955553" cy="3696874"/>
                    </a:xfrm>
                    <a:prstGeom prst="rect">
                      <a:avLst/>
                    </a:prstGeom>
                  </pic:spPr>
                </pic:pic>
              </a:graphicData>
            </a:graphic>
          </wp:inline>
        </w:drawing>
      </w:r>
    </w:p>
    <w:p w14:paraId="31F0E0CB" w14:textId="77777777" w:rsidR="0072507B" w:rsidRDefault="0072507B" w:rsidP="302C469C">
      <w:pPr>
        <w:pStyle w:val="Sinespaciado"/>
      </w:pPr>
    </w:p>
    <w:p w14:paraId="159D1496" w14:textId="77777777" w:rsidR="00DA25A9" w:rsidRDefault="00DA25A9" w:rsidP="00DA25A9">
      <w:r>
        <w:t>Fuente: Elaborado por el estudiante de acuerdo con el proyecto</w:t>
      </w:r>
    </w:p>
    <w:p w14:paraId="59D32E1E" w14:textId="77777777" w:rsidR="00DA25A9" w:rsidRDefault="00DA25A9" w:rsidP="302C469C">
      <w:pPr>
        <w:pStyle w:val="Sinespaciado"/>
      </w:pPr>
    </w:p>
    <w:p w14:paraId="08D92D2B" w14:textId="5CE57C67" w:rsidR="00AC426E" w:rsidRPr="008C5944" w:rsidRDefault="00F03D18" w:rsidP="00BD4893">
      <w:r w:rsidRPr="008C5944">
        <w:t>Casos de prueba:</w:t>
      </w:r>
    </w:p>
    <w:p w14:paraId="2BA8180B" w14:textId="77777777" w:rsidR="00BD4893" w:rsidRPr="00BD4893" w:rsidRDefault="00BD4893" w:rsidP="00BD4893">
      <w:pPr>
        <w:rPr>
          <w:b/>
          <w:bCs/>
        </w:rPr>
      </w:pPr>
    </w:p>
    <w:p w14:paraId="59B3D24B" w14:textId="161675DA" w:rsidR="00767AB1" w:rsidRDefault="007066B0" w:rsidP="00080EBF">
      <w:pPr>
        <w:pStyle w:val="Prrafodelista"/>
        <w:numPr>
          <w:ilvl w:val="0"/>
          <w:numId w:val="2"/>
        </w:numPr>
      </w:pPr>
      <w:r>
        <w:t>Verificar</w:t>
      </w:r>
      <w:r w:rsidR="0045522C">
        <w:t xml:space="preserve"> la </w:t>
      </w:r>
      <w:r w:rsidR="5BCA5B33">
        <w:t xml:space="preserve">existencia del </w:t>
      </w:r>
      <w:r w:rsidR="08033D0E">
        <w:t xml:space="preserve">apartado de </w:t>
      </w:r>
      <w:r w:rsidR="63437C78">
        <w:t>departamentos</w:t>
      </w:r>
      <w:r w:rsidR="0D6659BB">
        <w:t xml:space="preserve"> en el </w:t>
      </w:r>
      <w:r w:rsidR="02CB4B67">
        <w:t>menú</w:t>
      </w:r>
      <w:r w:rsidR="0D6659BB">
        <w:t xml:space="preserve"> desplegable</w:t>
      </w:r>
      <w:r w:rsidR="00256B34">
        <w:t>.</w:t>
      </w:r>
    </w:p>
    <w:p w14:paraId="1D3E7527" w14:textId="77777777" w:rsidR="003763C1" w:rsidRDefault="003763C1" w:rsidP="003763C1">
      <w:pPr>
        <w:pStyle w:val="Prrafodelista"/>
        <w:ind w:left="1800" w:firstLine="0"/>
      </w:pPr>
    </w:p>
    <w:p w14:paraId="10141A6D" w14:textId="51C37BB0" w:rsidR="003763C1" w:rsidRDefault="0CD51F13" w:rsidP="00080EBF">
      <w:pPr>
        <w:pStyle w:val="Prrafodelista"/>
        <w:numPr>
          <w:ilvl w:val="0"/>
          <w:numId w:val="2"/>
        </w:numPr>
      </w:pPr>
      <w:r>
        <w:t>Verificar la redirección a la interfaz de “Departamentos”</w:t>
      </w:r>
      <w:r w:rsidR="00256B34">
        <w:t>.</w:t>
      </w:r>
    </w:p>
    <w:p w14:paraId="5478EA5F" w14:textId="77777777" w:rsidR="00BD4893" w:rsidRDefault="00BD4893" w:rsidP="00BD4893">
      <w:pPr>
        <w:ind w:firstLine="0"/>
      </w:pPr>
    </w:p>
    <w:p w14:paraId="0E34D017" w14:textId="536CF597" w:rsidR="63437C78" w:rsidRDefault="0CD51F13" w:rsidP="00080EBF">
      <w:pPr>
        <w:pStyle w:val="Prrafodelista"/>
        <w:numPr>
          <w:ilvl w:val="0"/>
          <w:numId w:val="2"/>
        </w:numPr>
      </w:pPr>
      <w:r>
        <w:t xml:space="preserve">Verificar la correcta carga </w:t>
      </w:r>
      <w:r w:rsidR="4D9D8537">
        <w:t xml:space="preserve">de la interfaz </w:t>
      </w:r>
      <w:r>
        <w:t xml:space="preserve">del </w:t>
      </w:r>
      <w:r w:rsidR="4FB7A10B">
        <w:t xml:space="preserve">sistema de </w:t>
      </w:r>
      <w:r w:rsidR="00CE1F0C">
        <w:t>visualización</w:t>
      </w:r>
      <w:r w:rsidR="4FB7A10B">
        <w:t xml:space="preserve"> de departamentos</w:t>
      </w:r>
      <w:r w:rsidR="00256B34">
        <w:t>.</w:t>
      </w:r>
    </w:p>
    <w:p w14:paraId="4F774656" w14:textId="77777777" w:rsidR="003763C1" w:rsidRDefault="003763C1" w:rsidP="003763C1">
      <w:pPr>
        <w:pStyle w:val="Prrafodelista"/>
        <w:ind w:left="1800" w:firstLine="0"/>
      </w:pPr>
    </w:p>
    <w:p w14:paraId="03F2C525" w14:textId="2031B8BA" w:rsidR="3B9F60F3" w:rsidRPr="008C5944" w:rsidRDefault="3B9F60F3" w:rsidP="3B9F60F3">
      <w:pPr>
        <w:ind w:left="720" w:firstLine="0"/>
      </w:pPr>
      <w:r w:rsidRPr="008C5944">
        <w:t>Resultados Esperados:</w:t>
      </w:r>
    </w:p>
    <w:p w14:paraId="39EDD6B5" w14:textId="77777777" w:rsidR="003763C1" w:rsidRPr="003763C1" w:rsidRDefault="003763C1" w:rsidP="003763C1">
      <w:pPr>
        <w:rPr>
          <w:b/>
          <w:bCs/>
        </w:rPr>
      </w:pPr>
    </w:p>
    <w:p w14:paraId="1CB12094" w14:textId="0D71FEDB" w:rsidR="27CEAACB" w:rsidRDefault="27CEAACB" w:rsidP="00080EBF">
      <w:pPr>
        <w:pStyle w:val="Prrafodelista"/>
        <w:numPr>
          <w:ilvl w:val="0"/>
          <w:numId w:val="6"/>
        </w:numPr>
      </w:pPr>
      <w:r>
        <w:t>El enlace o pestaña “Departamentos” para acceder a la interfaz es visible en el menú desplegable para usuarios con los permisos adecuados.</w:t>
      </w:r>
    </w:p>
    <w:p w14:paraId="25FDC103" w14:textId="77777777" w:rsidR="003763C1" w:rsidRDefault="003763C1" w:rsidP="003763C1">
      <w:pPr>
        <w:pStyle w:val="Prrafodelista"/>
        <w:ind w:left="1800" w:firstLine="0"/>
      </w:pPr>
    </w:p>
    <w:p w14:paraId="3213EE32" w14:textId="2196323E" w:rsidR="27CEAACB" w:rsidRDefault="27CEAACB" w:rsidP="00080EBF">
      <w:pPr>
        <w:pStyle w:val="Prrafodelista"/>
        <w:numPr>
          <w:ilvl w:val="0"/>
          <w:numId w:val="6"/>
        </w:numPr>
      </w:pPr>
      <w:r>
        <w:t>Al hacer clic en el enlace “</w:t>
      </w:r>
      <w:r w:rsidR="4A78DC96">
        <w:t>Departamentos</w:t>
      </w:r>
      <w:r>
        <w:t xml:space="preserve">”, el sistema redirige correctamente a la interfaz del sistema </w:t>
      </w:r>
      <w:r w:rsidR="4A78DC96">
        <w:t>Departamentos</w:t>
      </w:r>
      <w:r>
        <w:t>.</w:t>
      </w:r>
    </w:p>
    <w:p w14:paraId="0F074F2D" w14:textId="77777777" w:rsidR="003763C1" w:rsidRDefault="003763C1" w:rsidP="00BD4893">
      <w:pPr>
        <w:ind w:firstLine="0"/>
      </w:pPr>
    </w:p>
    <w:p w14:paraId="2C91145D" w14:textId="26EEACF2" w:rsidR="27CEAACB" w:rsidRDefault="07DF8584" w:rsidP="00080EBF">
      <w:pPr>
        <w:pStyle w:val="Prrafodelista"/>
        <w:numPr>
          <w:ilvl w:val="0"/>
          <w:numId w:val="6"/>
        </w:numPr>
      </w:pPr>
      <w:r>
        <w:t xml:space="preserve">La interfaz del sistema de </w:t>
      </w:r>
      <w:r w:rsidR="63181975">
        <w:t>Departamentos</w:t>
      </w:r>
      <w:r>
        <w:t xml:space="preserve"> carga completamente, mostrando un listado de los </w:t>
      </w:r>
      <w:r w:rsidR="0F7FF840">
        <w:t>departamentos de la empresa</w:t>
      </w:r>
      <w:r>
        <w:t>.</w:t>
      </w:r>
    </w:p>
    <w:p w14:paraId="5C6F73D7" w14:textId="77777777" w:rsidR="003763C1" w:rsidRDefault="003763C1" w:rsidP="003763C1">
      <w:pPr>
        <w:pStyle w:val="Prrafodelista"/>
        <w:ind w:left="1800" w:firstLine="0"/>
      </w:pPr>
    </w:p>
    <w:p w14:paraId="784BE681" w14:textId="6A6A01B4" w:rsidR="63181975" w:rsidRPr="008C5944" w:rsidRDefault="63181975" w:rsidP="63181975">
      <w:pPr>
        <w:ind w:left="720" w:firstLine="0"/>
      </w:pPr>
      <w:r w:rsidRPr="008C5944">
        <w:t>Resultados obtenidos</w:t>
      </w:r>
    </w:p>
    <w:p w14:paraId="5345102C" w14:textId="77777777" w:rsidR="003763C1" w:rsidRPr="003763C1" w:rsidRDefault="003763C1" w:rsidP="63181975">
      <w:pPr>
        <w:ind w:left="720" w:firstLine="0"/>
        <w:rPr>
          <w:b/>
          <w:bCs/>
        </w:rPr>
      </w:pPr>
    </w:p>
    <w:p w14:paraId="4C6D1C9B" w14:textId="3BEFCBF0" w:rsidR="63181975" w:rsidRDefault="37E4314B" w:rsidP="00080EBF">
      <w:pPr>
        <w:pStyle w:val="Prrafodelista"/>
        <w:numPr>
          <w:ilvl w:val="0"/>
          <w:numId w:val="7"/>
        </w:numPr>
      </w:pPr>
      <w:r>
        <w:t>El enlace es visible en el menú desplegable para usuarios con los permisos adecuados.</w:t>
      </w:r>
    </w:p>
    <w:p w14:paraId="4CBD2233" w14:textId="484F3406" w:rsidR="006A1FFD" w:rsidRDefault="006A1FFD" w:rsidP="006A1FFD">
      <w:pPr>
        <w:pStyle w:val="Prrafodelista"/>
        <w:ind w:left="1800" w:firstLine="0"/>
      </w:pPr>
    </w:p>
    <w:p w14:paraId="34370153" w14:textId="5F9F964D" w:rsidR="63181975" w:rsidRDefault="633CDC50" w:rsidP="00080EBF">
      <w:pPr>
        <w:pStyle w:val="Prrafodelista"/>
        <w:numPr>
          <w:ilvl w:val="0"/>
          <w:numId w:val="7"/>
        </w:numPr>
      </w:pPr>
      <w:r>
        <w:lastRenderedPageBreak/>
        <w:t>El sistema redirige correctamente a la interfaz de Departamentos tras hacer clic en el enlace “</w:t>
      </w:r>
      <w:r w:rsidR="783ABAD8">
        <w:t>Departamentos</w:t>
      </w:r>
      <w:r>
        <w:t>”.</w:t>
      </w:r>
    </w:p>
    <w:p w14:paraId="22D54446" w14:textId="77777777" w:rsidR="003763C1" w:rsidRDefault="003763C1" w:rsidP="003763C1">
      <w:pPr>
        <w:pStyle w:val="Prrafodelista"/>
        <w:ind w:left="1800" w:firstLine="0"/>
      </w:pPr>
    </w:p>
    <w:p w14:paraId="5E46C17C" w14:textId="4AC1EF1D" w:rsidR="63181975" w:rsidRDefault="783ABAD8" w:rsidP="00080EBF">
      <w:pPr>
        <w:pStyle w:val="Prrafodelista"/>
        <w:numPr>
          <w:ilvl w:val="0"/>
          <w:numId w:val="7"/>
        </w:numPr>
      </w:pPr>
      <w:r>
        <w:t xml:space="preserve">La interfaz tras el redireccionamiento se muestra completamente y carga el listado de los </w:t>
      </w:r>
      <w:r w:rsidR="357C8180">
        <w:t>Departamentos asociados a la empresa</w:t>
      </w:r>
      <w:r>
        <w:t xml:space="preserve"> </w:t>
      </w:r>
      <w:r w:rsidR="562B86DD">
        <w:t>sin errores</w:t>
      </w:r>
      <w:r>
        <w:t>.</w:t>
      </w:r>
    </w:p>
    <w:p w14:paraId="5BF9905E" w14:textId="751BD7E4" w:rsidR="00C84CBC" w:rsidRDefault="00C84CBC" w:rsidP="00C84CBC">
      <w:pPr>
        <w:ind w:firstLine="0"/>
      </w:pPr>
    </w:p>
    <w:p w14:paraId="4C01423D" w14:textId="51316E26" w:rsidR="00A6105E" w:rsidRDefault="00A6105E" w:rsidP="00A6105E">
      <w:r w:rsidRPr="00A6105E">
        <w:t xml:space="preserve">La Figura </w:t>
      </w:r>
      <w:r w:rsidR="008B51C2">
        <w:t>7</w:t>
      </w:r>
      <w:r w:rsidRPr="00A6105E">
        <w:t>.2 exhibe los resultados exitosos derivados de la ejecución de los casos de prueba diseñados para la funcionalidad de "Departamentos".</w:t>
      </w:r>
    </w:p>
    <w:p w14:paraId="654D3547" w14:textId="510E0034" w:rsidR="00A6105E" w:rsidRPr="00A6105E" w:rsidRDefault="00A6105E" w:rsidP="00A6105E"/>
    <w:p w14:paraId="68C6BB80" w14:textId="2A712286" w:rsidR="003763C1" w:rsidRDefault="00A6105E" w:rsidP="0091700C">
      <w:r w:rsidRPr="00A6105E">
        <w:t>En la representación de la interfaz de usuario, se identifica claramente el menú desplegable resaltado, a través del cual se accede al enlace específico "Departamentos". Tras la activación de este enlace, se constató una correcta redirección hacia la vista de gestión de departamentos. La carga de esta interfaz se completó de manera óptima y sin anomalías, presentando un listado íntegro de los departamentos registrados, lo cual valida el correcto funcionamiento y la accesibilidad de esta sección del sistema.</w:t>
      </w:r>
    </w:p>
    <w:p w14:paraId="5E0E899F" w14:textId="079E4B55" w:rsidR="00597FA0" w:rsidRDefault="00597FA0" w:rsidP="00597FA0">
      <w:pPr>
        <w:pStyle w:val="Descripcin"/>
        <w:keepNext/>
      </w:pPr>
      <w:bookmarkStart w:id="257" w:name="_Toc200854224"/>
      <w:bookmarkStart w:id="258" w:name="_Toc201172443"/>
      <w:bookmarkStart w:id="259" w:name="_Toc201199626"/>
      <w:bookmarkStart w:id="260" w:name="_Toc201199715"/>
      <w:r>
        <w:t xml:space="preserve">Figura </w:t>
      </w:r>
      <w:fldSimple w:instr=" STYLEREF 1 \s ">
        <w:r w:rsidR="001F64B0">
          <w:rPr>
            <w:noProof/>
          </w:rPr>
          <w:t>7</w:t>
        </w:r>
      </w:fldSimple>
      <w:r w:rsidR="001F64B0">
        <w:t>.</w:t>
      </w:r>
      <w:fldSimple w:instr=" SEQ Figura \* ARABIC \s 1 ">
        <w:r w:rsidR="001F64B0">
          <w:rPr>
            <w:noProof/>
          </w:rPr>
          <w:t>2</w:t>
        </w:r>
      </w:fldSimple>
      <w:r>
        <w:t xml:space="preserve"> “</w:t>
      </w:r>
      <w:r w:rsidR="00AB7712">
        <w:t xml:space="preserve">Captura de pantalla de </w:t>
      </w:r>
      <w:r>
        <w:t xml:space="preserve">prueba 1-2-3 </w:t>
      </w:r>
      <w:r w:rsidR="00AB7712">
        <w:t>c</w:t>
      </w:r>
      <w:r>
        <w:t>aso de uso N°1.4”</w:t>
      </w:r>
      <w:bookmarkEnd w:id="257"/>
      <w:bookmarkEnd w:id="258"/>
      <w:bookmarkEnd w:id="259"/>
      <w:bookmarkEnd w:id="260"/>
    </w:p>
    <w:p w14:paraId="34776851" w14:textId="77777777" w:rsidR="00597FA0" w:rsidRDefault="003763C1" w:rsidP="004B412F">
      <w:pPr>
        <w:spacing w:line="278" w:lineRule="auto"/>
        <w:ind w:firstLine="0"/>
        <w:jc w:val="left"/>
      </w:pPr>
      <w:r>
        <w:rPr>
          <w:noProof/>
        </w:rPr>
        <mc:AlternateContent>
          <mc:Choice Requires="wpg">
            <w:drawing>
              <wp:inline distT="0" distB="0" distL="0" distR="0" wp14:anchorId="6A7314AA" wp14:editId="210FB112">
                <wp:extent cx="5677469" cy="2674962"/>
                <wp:effectExtent l="0" t="0" r="0" b="0"/>
                <wp:docPr id="211610719" name="Grupo 1"/>
                <wp:cNvGraphicFramePr/>
                <a:graphic xmlns:a="http://schemas.openxmlformats.org/drawingml/2006/main">
                  <a:graphicData uri="http://schemas.microsoft.com/office/word/2010/wordprocessingGroup">
                    <wpg:wgp>
                      <wpg:cNvGrpSpPr/>
                      <wpg:grpSpPr>
                        <a:xfrm>
                          <a:off x="0" y="0"/>
                          <a:ext cx="5677469" cy="2674962"/>
                          <a:chOff x="0" y="0"/>
                          <a:chExt cx="5981065" cy="3305175"/>
                        </a:xfrm>
                      </wpg:grpSpPr>
                      <pic:pic xmlns:pic="http://schemas.openxmlformats.org/drawingml/2006/picture">
                        <pic:nvPicPr>
                          <pic:cNvPr id="1622778708" name="Imagen 1622778708"/>
                          <pic:cNvPicPr>
                            <a:picLocks noChangeAspect="1"/>
                          </pic:cNvPicPr>
                        </pic:nvPicPr>
                        <pic:blipFill>
                          <a:blip r:embed="rId56"/>
                          <a:stretch>
                            <a:fillRect/>
                          </a:stretch>
                        </pic:blipFill>
                        <pic:spPr>
                          <a:xfrm>
                            <a:off x="0" y="0"/>
                            <a:ext cx="5981065" cy="3305175"/>
                          </a:xfrm>
                          <a:prstGeom prst="rect">
                            <a:avLst/>
                          </a:prstGeom>
                        </pic:spPr>
                      </pic:pic>
                      <wps:wsp>
                        <wps:cNvPr id="1613449339" name="Rectángulo 1613449339"/>
                        <wps:cNvSpPr/>
                        <wps:spPr>
                          <a:xfrm>
                            <a:off x="434022" y="141922"/>
                            <a:ext cx="807720" cy="8382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366223967" name="Rectángulo 366223967"/>
                        <wps:cNvSpPr/>
                        <wps:spPr>
                          <a:xfrm>
                            <a:off x="1241742" y="934401"/>
                            <a:ext cx="1470660" cy="86868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721485712" name="Rectángulo 721485712"/>
                        <wps:cNvSpPr/>
                        <wps:spPr>
                          <a:xfrm>
                            <a:off x="0" y="1303971"/>
                            <a:ext cx="609600" cy="6477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54C8047C" id="Grupo 1" o:spid="_x0000_s1026" style="width:447.05pt;height:210.65pt;mso-position-horizontal-relative:char;mso-position-vertical-relative:line" coordsize="59810,330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">
                <v:shape id="Imagen 1622778708" o:spid="_x0000_s1027" type="#_x0000_t75" style="position:absolute;width:59810;height:33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">
                  <v:imagedata r:id="rId57" o:title=""/>
                </v:shape>
                <v:rect id="Rectángulo 1613449339" o:spid="_x0000_s1028" style="position:absolute;left:4340;top:1419;width:8077;height:8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" filled="f" strokecolor="red" strokeweight="1pt"/>
                <v:rect id="Rectángulo 366223967" o:spid="_x0000_s1029" style="position:absolute;left:12417;top:9344;width:14707;height:86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" filled="f" strokecolor="red" strokeweight="1pt"/>
                <v:rect id="Rectángulo 721485712" o:spid="_x0000_s1030" style="position:absolute;top:13039;width:6096;height: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" filled="f" strokecolor="red" strokeweight="1pt"/>
                <w10:anchorlock/>
              </v:group>
            </w:pict>
          </mc:Fallback>
        </mc:AlternateContent>
      </w:r>
    </w:p>
    <w:p w14:paraId="173F360A" w14:textId="77777777" w:rsidR="00597FA0" w:rsidRDefault="00597FA0" w:rsidP="004B412F">
      <w:pPr>
        <w:spacing w:line="278" w:lineRule="auto"/>
        <w:ind w:firstLine="0"/>
        <w:jc w:val="left"/>
      </w:pPr>
    </w:p>
    <w:p w14:paraId="5E7EEE53" w14:textId="77777777" w:rsidR="008F35EA" w:rsidRDefault="00AB6606" w:rsidP="008F35EA">
      <w:r>
        <w:t>Fuente: Captura realizada al sistema web EugCOM</w:t>
      </w:r>
    </w:p>
    <w:p w14:paraId="78EC3D3F" w14:textId="31616476" w:rsidR="008F35EA" w:rsidRDefault="008F35EA" w:rsidP="008F35EA"/>
    <w:p w14:paraId="4BD7131A" w14:textId="1B0BA59C" w:rsidR="006A1FFD" w:rsidRDefault="006A1FFD" w:rsidP="008F35EA">
      <w:pPr>
        <w:pStyle w:val="Ttulo2"/>
      </w:pPr>
      <w:bookmarkStart w:id="261" w:name="_Toc201199540"/>
      <w:r w:rsidRPr="006A1FFD">
        <w:t xml:space="preserve">Prueba CU N°1. </w:t>
      </w:r>
      <w:r w:rsidR="18E975C1" w:rsidRPr="006A1FFD">
        <w:t>7</w:t>
      </w:r>
      <w:bookmarkEnd w:id="261"/>
    </w:p>
    <w:p w14:paraId="6A7AD94F" w14:textId="77777777" w:rsidR="00DD0906" w:rsidRPr="00DD0906" w:rsidRDefault="00DD0906" w:rsidP="00DD0906"/>
    <w:p w14:paraId="7D3ABBE4" w14:textId="42685CF5" w:rsidR="00DD0906" w:rsidRDefault="00DD0906" w:rsidP="00DD0906">
      <w:r>
        <w:t>Se presenta el caso de uso N°1.</w:t>
      </w:r>
      <w:r w:rsidR="00CA62C3">
        <w:t>7</w:t>
      </w:r>
      <w:r>
        <w:t xml:space="preserve"> para realizar los casos de prueba correspondientes.</w:t>
      </w:r>
    </w:p>
    <w:p w14:paraId="0C951FC0" w14:textId="069214D0" w:rsidR="006A1FFD" w:rsidRDefault="006A1FFD" w:rsidP="006A1FFD"/>
    <w:p w14:paraId="6683C4F6" w14:textId="4D58195F" w:rsidR="00CA62C3" w:rsidRDefault="00CA62C3" w:rsidP="00CA62C3">
      <w:pPr>
        <w:rPr>
          <w:noProof/>
        </w:rPr>
      </w:pPr>
      <w:r>
        <w:t xml:space="preserve">En la </w:t>
      </w:r>
      <w:r>
        <w:rPr>
          <w:i/>
        </w:rPr>
        <w:t xml:space="preserve">Tabla 7.3 </w:t>
      </w:r>
      <w:r>
        <w:t xml:space="preserve">se puede visualizar el Caso de uso N°1.7 cuyo propósito es visualizar los motivos de permiso, el proceso comienza cuando el </w:t>
      </w:r>
      <w:r w:rsidR="002F2011">
        <w:t>actor</w:t>
      </w:r>
      <w:r>
        <w:t xml:space="preserve"> se dirige a la pestaña de motivos</w:t>
      </w:r>
      <w:r w:rsidR="002F2011">
        <w:t xml:space="preserve"> de </w:t>
      </w:r>
      <w:r w:rsidR="004B3923">
        <w:t>permisos de</w:t>
      </w:r>
      <w:r w:rsidR="00585806">
        <w:t xml:space="preserve"> tablas maestras del menú desplegable y</w:t>
      </w:r>
      <w:r>
        <w:t xml:space="preserve"> el sistema le muestra el listado de permisos aceptados y el correspondiente motivo del permiso.</w:t>
      </w:r>
      <w:r w:rsidRPr="00C60F12">
        <w:rPr>
          <w:noProof/>
        </w:rPr>
        <w:t xml:space="preserve"> </w:t>
      </w:r>
    </w:p>
    <w:p w14:paraId="22DBD4E9" w14:textId="77777777" w:rsidR="00CA62C3" w:rsidRPr="006A1FFD" w:rsidRDefault="00CA62C3" w:rsidP="006A1FFD"/>
    <w:p w14:paraId="397750E6" w14:textId="60ED6DB1" w:rsidR="0016753A" w:rsidRDefault="0016753A" w:rsidP="00CA62C3">
      <w:pPr>
        <w:pStyle w:val="Descripcin"/>
        <w:keepNext/>
      </w:pPr>
      <w:bookmarkStart w:id="262" w:name="_Toc201199627"/>
      <w:bookmarkStart w:id="263" w:name="_Toc201199716"/>
      <w:r>
        <w:t xml:space="preserve">Tabla </w:t>
      </w:r>
      <w:fldSimple w:instr=" STYLEREF 1 \s ">
        <w:r w:rsidR="00ED0FAA">
          <w:rPr>
            <w:noProof/>
          </w:rPr>
          <w:t>7</w:t>
        </w:r>
      </w:fldSimple>
      <w:r w:rsidR="00ED0FAA">
        <w:t>.</w:t>
      </w:r>
      <w:fldSimple w:instr=" SEQ Tabla \* ARABIC \s 1 ">
        <w:r w:rsidR="00ED0FAA">
          <w:rPr>
            <w:noProof/>
          </w:rPr>
          <w:t>3</w:t>
        </w:r>
      </w:fldSimple>
      <w:r>
        <w:t xml:space="preserve"> CU N°1.7 para prueba,” visualizando los motivos de permiso”</w:t>
      </w:r>
      <w:bookmarkEnd w:id="262"/>
      <w:bookmarkEnd w:id="263"/>
    </w:p>
    <w:p w14:paraId="497750A5" w14:textId="4941E1E4" w:rsidR="13B0A6DC" w:rsidRDefault="00571738" w:rsidP="00CE2B6A">
      <w:pPr>
        <w:pStyle w:val="Sinespaciado"/>
      </w:pPr>
      <w:r>
        <w:rPr>
          <w:noProof/>
        </w:rPr>
        <w:drawing>
          <wp:inline distT="0" distB="0" distL="0" distR="0" wp14:anchorId="72BF705D" wp14:editId="6A09650A">
            <wp:extent cx="4597879" cy="3555692"/>
            <wp:effectExtent l="0" t="0" r="0" b="6985"/>
            <wp:docPr id="49483324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833241" name="Imagen 1" descr="Tabla&#10;&#10;El contenido generado por IA puede ser incorrecto."/>
                    <pic:cNvPicPr/>
                  </pic:nvPicPr>
                  <pic:blipFill>
                    <a:blip r:embed="rId18"/>
                    <a:stretch>
                      <a:fillRect/>
                    </a:stretch>
                  </pic:blipFill>
                  <pic:spPr>
                    <a:xfrm>
                      <a:off x="0" y="0"/>
                      <a:ext cx="4617547" cy="3570902"/>
                    </a:xfrm>
                    <a:prstGeom prst="rect">
                      <a:avLst/>
                    </a:prstGeom>
                  </pic:spPr>
                </pic:pic>
              </a:graphicData>
            </a:graphic>
          </wp:inline>
        </w:drawing>
      </w:r>
    </w:p>
    <w:p w14:paraId="12EAE488" w14:textId="77777777" w:rsidR="00CA62C3" w:rsidRDefault="00CA62C3" w:rsidP="00CE2B6A">
      <w:pPr>
        <w:pStyle w:val="Sinespaciado"/>
      </w:pPr>
    </w:p>
    <w:p w14:paraId="173675CC" w14:textId="77777777" w:rsidR="00CA62C3" w:rsidRDefault="00CA62C3" w:rsidP="00CA62C3">
      <w:r>
        <w:t>Fuente: Elaborado por el estudiante de acuerdo con el proyecto</w:t>
      </w:r>
    </w:p>
    <w:p w14:paraId="423C1D22" w14:textId="77777777" w:rsidR="00CA62C3" w:rsidRDefault="00CA62C3" w:rsidP="00CE2B6A">
      <w:pPr>
        <w:pStyle w:val="Sinespaciado"/>
      </w:pPr>
    </w:p>
    <w:p w14:paraId="40B19CED" w14:textId="77777777" w:rsidR="00571738" w:rsidRDefault="00571738" w:rsidP="00CE2B6A">
      <w:pPr>
        <w:pStyle w:val="Sinespaciado"/>
      </w:pPr>
    </w:p>
    <w:p w14:paraId="59D2237A" w14:textId="7C3326DA" w:rsidR="13B0A6DC" w:rsidRDefault="13B0A6DC" w:rsidP="00AB799C">
      <w:r w:rsidRPr="008C5944">
        <w:lastRenderedPageBreak/>
        <w:t>Casos de prueba:</w:t>
      </w:r>
    </w:p>
    <w:p w14:paraId="43D056A1" w14:textId="7611E7EA" w:rsidR="008C5944" w:rsidRPr="008C5944" w:rsidRDefault="008C5944" w:rsidP="00AB799C"/>
    <w:p w14:paraId="49471337" w14:textId="19FB6FAD" w:rsidR="13B0A6DC" w:rsidRDefault="13B0A6DC" w:rsidP="00080EBF">
      <w:pPr>
        <w:pStyle w:val="Prrafodelista"/>
        <w:numPr>
          <w:ilvl w:val="0"/>
          <w:numId w:val="16"/>
        </w:numPr>
      </w:pPr>
      <w:r>
        <w:t xml:space="preserve">Verificar la existencia de </w:t>
      </w:r>
      <w:r w:rsidR="70123FFE">
        <w:t xml:space="preserve">la </w:t>
      </w:r>
      <w:r w:rsidR="00373539">
        <w:t>o</w:t>
      </w:r>
      <w:r w:rsidR="2C5129A6">
        <w:t xml:space="preserve">pción </w:t>
      </w:r>
      <w:r w:rsidR="50E8F5D3">
        <w:t>motivo</w:t>
      </w:r>
      <w:r w:rsidR="2C5129A6">
        <w:t xml:space="preserve"> de permisos</w:t>
      </w:r>
      <w:r w:rsidR="70123FFE">
        <w:t xml:space="preserve"> </w:t>
      </w:r>
      <w:r>
        <w:t>en el menú desplegable</w:t>
      </w:r>
    </w:p>
    <w:p w14:paraId="441674D2" w14:textId="76091F85" w:rsidR="008F22BD" w:rsidRDefault="008F22BD" w:rsidP="00AB799C"/>
    <w:p w14:paraId="4421D0EC" w14:textId="65409677" w:rsidR="13B0A6DC" w:rsidRDefault="13B0A6DC" w:rsidP="00080EBF">
      <w:pPr>
        <w:pStyle w:val="Prrafodelista"/>
        <w:numPr>
          <w:ilvl w:val="0"/>
          <w:numId w:val="16"/>
        </w:numPr>
      </w:pPr>
      <w:r>
        <w:t>Verificar la redirección a la interfaz de “</w:t>
      </w:r>
      <w:r w:rsidR="50E8F5D3">
        <w:t>Motivo</w:t>
      </w:r>
      <w:r w:rsidR="2C5129A6">
        <w:t xml:space="preserve"> de permisos</w:t>
      </w:r>
      <w:r>
        <w:t>”.</w:t>
      </w:r>
    </w:p>
    <w:p w14:paraId="22776EDA" w14:textId="440AA5CC" w:rsidR="008F22BD" w:rsidRDefault="008F22BD" w:rsidP="00AB799C"/>
    <w:p w14:paraId="4A0DF1AD" w14:textId="70A3DE2D" w:rsidR="13B0A6DC" w:rsidRDefault="13B0A6DC" w:rsidP="00080EBF">
      <w:pPr>
        <w:pStyle w:val="Prrafodelista"/>
        <w:numPr>
          <w:ilvl w:val="0"/>
          <w:numId w:val="16"/>
        </w:numPr>
      </w:pPr>
      <w:r>
        <w:t xml:space="preserve">Verificar la correcta carga de la interfaz del sistema de </w:t>
      </w:r>
      <w:r w:rsidR="4D22D499">
        <w:t>visualización</w:t>
      </w:r>
      <w:r>
        <w:t xml:space="preserve"> de </w:t>
      </w:r>
      <w:r w:rsidR="50E8F5D3">
        <w:t>Motivo</w:t>
      </w:r>
      <w:r w:rsidR="520BCBBA">
        <w:t xml:space="preserve"> de permisos</w:t>
      </w:r>
    </w:p>
    <w:p w14:paraId="66C14AB6" w14:textId="10F0714F" w:rsidR="00083AFF" w:rsidRDefault="00083AFF" w:rsidP="00AB799C"/>
    <w:p w14:paraId="012C2C04" w14:textId="286BF1A4" w:rsidR="13B0A6DC" w:rsidRPr="008C5944" w:rsidRDefault="13B0A6DC" w:rsidP="00AB799C">
      <w:r w:rsidRPr="008C5944">
        <w:t>Resultados Esperados:</w:t>
      </w:r>
    </w:p>
    <w:p w14:paraId="07E5E199" w14:textId="5CF15AE7" w:rsidR="00083AFF" w:rsidRPr="008F22BD" w:rsidRDefault="00083AFF" w:rsidP="00AB799C">
      <w:pPr>
        <w:rPr>
          <w:b/>
          <w:bCs/>
        </w:rPr>
      </w:pPr>
    </w:p>
    <w:p w14:paraId="3234DC38" w14:textId="64A26353" w:rsidR="13B0A6DC" w:rsidRDefault="13B0A6DC" w:rsidP="00080EBF">
      <w:pPr>
        <w:pStyle w:val="Prrafodelista"/>
        <w:numPr>
          <w:ilvl w:val="0"/>
          <w:numId w:val="17"/>
        </w:numPr>
      </w:pPr>
      <w:r>
        <w:t>El enlace o pestaña “</w:t>
      </w:r>
      <w:r w:rsidR="50E8F5D3">
        <w:t>Motivo</w:t>
      </w:r>
      <w:r w:rsidR="520BCBBA">
        <w:t xml:space="preserve"> de permisos</w:t>
      </w:r>
      <w:r>
        <w:t>” para acceder a la interfaz es visible en el menú desplegable para usuarios con los permisos adecuados.</w:t>
      </w:r>
    </w:p>
    <w:p w14:paraId="0A9B15F6" w14:textId="6110608F" w:rsidR="00083AFF" w:rsidRDefault="00083AFF" w:rsidP="00AB799C"/>
    <w:p w14:paraId="6B6E33D6" w14:textId="03CE11CF" w:rsidR="13B0A6DC" w:rsidRDefault="13B0A6DC" w:rsidP="00080EBF">
      <w:pPr>
        <w:pStyle w:val="Prrafodelista"/>
        <w:numPr>
          <w:ilvl w:val="0"/>
          <w:numId w:val="17"/>
        </w:numPr>
      </w:pPr>
      <w:r>
        <w:t>Al hacer clic en el enlace “</w:t>
      </w:r>
      <w:r w:rsidR="50E8F5D3">
        <w:t>Motivo</w:t>
      </w:r>
      <w:r w:rsidR="4D22D499">
        <w:t xml:space="preserve"> de permisos</w:t>
      </w:r>
      <w:r>
        <w:t>”, el sistema redirige correctamente a la interfaz del sistema Departamentos.</w:t>
      </w:r>
    </w:p>
    <w:p w14:paraId="7A4CB456" w14:textId="1B644297" w:rsidR="00083AFF" w:rsidRDefault="00083AFF" w:rsidP="00AB799C"/>
    <w:p w14:paraId="54F29BB8" w14:textId="14A8EAAA" w:rsidR="00083AFF" w:rsidRDefault="00083AFF" w:rsidP="00AB799C"/>
    <w:p w14:paraId="6D9960D4" w14:textId="7F3DE8B6" w:rsidR="13B0A6DC" w:rsidRDefault="13B0A6DC" w:rsidP="00080EBF">
      <w:pPr>
        <w:pStyle w:val="Prrafodelista"/>
        <w:numPr>
          <w:ilvl w:val="0"/>
          <w:numId w:val="17"/>
        </w:numPr>
      </w:pPr>
      <w:r>
        <w:t xml:space="preserve">La interfaz del sistema de </w:t>
      </w:r>
      <w:r w:rsidR="50E8F5D3">
        <w:t>Motivo</w:t>
      </w:r>
      <w:r w:rsidR="4D22D499">
        <w:t xml:space="preserve"> de permisos</w:t>
      </w:r>
      <w:r>
        <w:t xml:space="preserve"> carga completamente, mostrando </w:t>
      </w:r>
      <w:r w:rsidR="760EE0CA">
        <w:t xml:space="preserve">el motivo </w:t>
      </w:r>
      <w:r w:rsidR="3D64BCFC">
        <w:t>y aceptación de los permisos</w:t>
      </w:r>
      <w:r>
        <w:t>.</w:t>
      </w:r>
    </w:p>
    <w:p w14:paraId="7C55C033" w14:textId="517F691F" w:rsidR="00083AFF" w:rsidRDefault="00083AFF" w:rsidP="00AB799C"/>
    <w:p w14:paraId="1229B1CC" w14:textId="4E051B73" w:rsidR="13B0A6DC" w:rsidRPr="008C5944" w:rsidRDefault="13B0A6DC" w:rsidP="00AB799C">
      <w:r w:rsidRPr="008C5944">
        <w:t>Resultados obtenidos</w:t>
      </w:r>
      <w:r w:rsidR="00083AFF" w:rsidRPr="008C5944">
        <w:t>:</w:t>
      </w:r>
    </w:p>
    <w:p w14:paraId="58012538" w14:textId="340D519C" w:rsidR="00083AFF" w:rsidRPr="00083AFF" w:rsidRDefault="00083AFF" w:rsidP="00AB799C">
      <w:pPr>
        <w:rPr>
          <w:b/>
          <w:bCs/>
        </w:rPr>
      </w:pPr>
    </w:p>
    <w:p w14:paraId="1267D09E" w14:textId="5E9AB0F3" w:rsidR="13B0A6DC" w:rsidRDefault="13B0A6DC" w:rsidP="00080EBF">
      <w:pPr>
        <w:pStyle w:val="Prrafodelista"/>
        <w:numPr>
          <w:ilvl w:val="0"/>
          <w:numId w:val="18"/>
        </w:numPr>
      </w:pPr>
      <w:r>
        <w:lastRenderedPageBreak/>
        <w:t>El enlace es visible en el menú desplegable para usuarios con los permisos adecuados.</w:t>
      </w:r>
    </w:p>
    <w:p w14:paraId="288D9950" w14:textId="3595DAB1" w:rsidR="00083AFF" w:rsidRDefault="00083AFF" w:rsidP="00AB799C"/>
    <w:p w14:paraId="34EB214C" w14:textId="78BAFFE2" w:rsidR="13B0A6DC" w:rsidRDefault="13B0A6DC" w:rsidP="00080EBF">
      <w:pPr>
        <w:pStyle w:val="Prrafodelista"/>
        <w:numPr>
          <w:ilvl w:val="0"/>
          <w:numId w:val="18"/>
        </w:numPr>
      </w:pPr>
      <w:r>
        <w:t xml:space="preserve">El sistema redirige correctamente a la interfaz de </w:t>
      </w:r>
      <w:r w:rsidR="0F7FF840">
        <w:t>Motivo de permisos</w:t>
      </w:r>
      <w:r>
        <w:t xml:space="preserve"> tras hacer clic en el enlace “</w:t>
      </w:r>
      <w:r w:rsidR="50E8F5D3">
        <w:t>Motivo</w:t>
      </w:r>
      <w:r w:rsidR="0F7FF840">
        <w:t xml:space="preserve"> de permisos</w:t>
      </w:r>
      <w:r>
        <w:t>”.</w:t>
      </w:r>
    </w:p>
    <w:p w14:paraId="260DC8CA" w14:textId="2775D65D" w:rsidR="00083AFF" w:rsidRDefault="00083AFF" w:rsidP="00AB799C"/>
    <w:p w14:paraId="43FD4E06" w14:textId="5EB69EE3" w:rsidR="00083AFF" w:rsidRDefault="562A1A89" w:rsidP="00080EBF">
      <w:pPr>
        <w:pStyle w:val="Prrafodelista"/>
        <w:numPr>
          <w:ilvl w:val="0"/>
          <w:numId w:val="18"/>
        </w:numPr>
      </w:pPr>
      <w:r>
        <w:t>La interfaz tras el redireccionamiento se muestra completamente y carga el listado del motivo de permisos sin errores.</w:t>
      </w:r>
    </w:p>
    <w:p w14:paraId="57FF4CAB" w14:textId="156B7C37" w:rsidR="00083AFF" w:rsidRDefault="00083AFF" w:rsidP="00AB799C"/>
    <w:p w14:paraId="47189627" w14:textId="292B7327" w:rsidR="002B7387" w:rsidRDefault="00DC475E" w:rsidP="00AB799C">
      <w:r w:rsidRPr="00DC475E">
        <w:t xml:space="preserve">La Figura </w:t>
      </w:r>
      <w:r w:rsidR="001C2692">
        <w:t>7</w:t>
      </w:r>
      <w:r w:rsidRPr="00DC475E">
        <w:t>.3 presenta los resultados exitosos obtenidos durante la ejecución de los casos de prueba propuestos para la funcionalidad de "Motivos de Permisos".</w:t>
      </w:r>
      <w:r w:rsidR="00AA6508">
        <w:t xml:space="preserve"> </w:t>
      </w:r>
    </w:p>
    <w:p w14:paraId="3943DB78" w14:textId="0C154032" w:rsidR="002B7387" w:rsidRDefault="002B7387" w:rsidP="00AB799C"/>
    <w:p w14:paraId="20B0BCF0" w14:textId="4D300ABB" w:rsidR="00AA6508" w:rsidRDefault="00DC475E" w:rsidP="004B3923">
      <w:r w:rsidRPr="00DC475E">
        <w:t>En la representación de la interfaz de usuario, se visualiza claramente el menú desplegable resaltado, desde el cual se accede al enlace específico "Motivos de Permisos". Tras la activación de este enlace, se verificó una correcta redirección hacia la vista motivo_permisos. La carga de esta interfaz se realizó de manera completa y sin anomalías, mostrando un listado íntegro de los motivos de permisos registrados, lo cual confirma el correcto despliegue y la funcionalidad esperada de esta sección del sistema.</w:t>
      </w:r>
    </w:p>
    <w:p w14:paraId="2A0DC0FE" w14:textId="7A6288E8" w:rsidR="0025610C" w:rsidRDefault="00AA6508" w:rsidP="00AA6508">
      <w:pPr>
        <w:spacing w:line="278" w:lineRule="auto"/>
        <w:ind w:firstLine="0"/>
        <w:jc w:val="left"/>
      </w:pPr>
      <w:r>
        <w:br w:type="page"/>
      </w:r>
    </w:p>
    <w:p w14:paraId="0DB05DF8" w14:textId="5E19E44D" w:rsidR="00083AFF" w:rsidRDefault="00083AFF" w:rsidP="00083AFF">
      <w:pPr>
        <w:pStyle w:val="Descripcin"/>
        <w:keepNext/>
      </w:pPr>
      <w:bookmarkStart w:id="264" w:name="_Toc200854225"/>
      <w:bookmarkStart w:id="265" w:name="_Toc201172444"/>
      <w:bookmarkStart w:id="266" w:name="_Toc201199628"/>
      <w:bookmarkStart w:id="267" w:name="_Toc201199717"/>
      <w:r>
        <w:lastRenderedPageBreak/>
        <w:t xml:space="preserve">Figura </w:t>
      </w:r>
      <w:fldSimple w:instr=" STYLEREF 1 \s ">
        <w:r w:rsidR="001F64B0">
          <w:rPr>
            <w:noProof/>
          </w:rPr>
          <w:t>7</w:t>
        </w:r>
      </w:fldSimple>
      <w:r w:rsidR="001F64B0">
        <w:t>.</w:t>
      </w:r>
      <w:fldSimple w:instr=" SEQ Figura \* ARABIC \s 1 ">
        <w:r w:rsidR="001F64B0">
          <w:rPr>
            <w:noProof/>
          </w:rPr>
          <w:t>3</w:t>
        </w:r>
      </w:fldSimple>
      <w:r>
        <w:t xml:space="preserve"> “Captura de pantalla de prueba 1-2-3 caso de uso N°1.7”</w:t>
      </w:r>
      <w:bookmarkEnd w:id="264"/>
      <w:bookmarkEnd w:id="265"/>
      <w:bookmarkEnd w:id="266"/>
      <w:bookmarkEnd w:id="267"/>
    </w:p>
    <w:p w14:paraId="3079F5F0" w14:textId="6C2E8C94" w:rsidR="00FD3F69" w:rsidRPr="00FD3F69" w:rsidRDefault="00FD3F69" w:rsidP="00FD3F69"/>
    <w:p w14:paraId="0927C669" w14:textId="70ACAC97" w:rsidR="00AB6606" w:rsidRDefault="00756E8A" w:rsidP="00756E8A">
      <w:pPr>
        <w:spacing w:line="278" w:lineRule="auto"/>
        <w:ind w:firstLine="0"/>
        <w:jc w:val="left"/>
      </w:pPr>
      <w:r>
        <w:rPr>
          <w:noProof/>
        </w:rPr>
        <mc:AlternateContent>
          <mc:Choice Requires="wpg">
            <w:drawing>
              <wp:inline distT="0" distB="0" distL="0" distR="0" wp14:anchorId="67BEF888" wp14:editId="2013CD1A">
                <wp:extent cx="5781675" cy="3352800"/>
                <wp:effectExtent l="0" t="0" r="9525" b="0"/>
                <wp:docPr id="542704309" name="Grupo 1"/>
                <wp:cNvGraphicFramePr/>
                <a:graphic xmlns:a="http://schemas.openxmlformats.org/drawingml/2006/main">
                  <a:graphicData uri="http://schemas.microsoft.com/office/word/2010/wordprocessingGroup">
                    <wpg:wgp>
                      <wpg:cNvGrpSpPr/>
                      <wpg:grpSpPr>
                        <a:xfrm>
                          <a:off x="0" y="0"/>
                          <a:ext cx="5781675" cy="3352800"/>
                          <a:chOff x="0" y="0"/>
                          <a:chExt cx="5804535" cy="3228975"/>
                        </a:xfrm>
                      </wpg:grpSpPr>
                      <pic:pic xmlns:pic="http://schemas.openxmlformats.org/drawingml/2006/picture">
                        <pic:nvPicPr>
                          <pic:cNvPr id="392718893" name="Imagen 392718893"/>
                          <pic:cNvPicPr>
                            <a:picLocks noChangeAspect="1"/>
                          </pic:cNvPicPr>
                        </pic:nvPicPr>
                        <pic:blipFill>
                          <a:blip r:embed="rId58"/>
                          <a:stretch>
                            <a:fillRect/>
                          </a:stretch>
                        </pic:blipFill>
                        <pic:spPr>
                          <a:xfrm>
                            <a:off x="0" y="0"/>
                            <a:ext cx="5804535" cy="3228975"/>
                          </a:xfrm>
                          <a:prstGeom prst="rect">
                            <a:avLst/>
                          </a:prstGeom>
                        </pic:spPr>
                      </pic:pic>
                      <wps:wsp>
                        <wps:cNvPr id="923338517" name="Rectángulo 923338517"/>
                        <wps:cNvSpPr/>
                        <wps:spPr>
                          <a:xfrm>
                            <a:off x="36603" y="1349148"/>
                            <a:ext cx="598714" cy="108857"/>
                          </a:xfrm>
                          <a:prstGeom prst="rect">
                            <a:avLst/>
                          </a:prstGeom>
                          <a:noFill/>
                          <a:ln>
                            <a:solidFill>
                              <a:srgbClr val="C0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902409801" name="Rectángulo 902409801"/>
                        <wps:cNvSpPr/>
                        <wps:spPr>
                          <a:xfrm>
                            <a:off x="1180624" y="909638"/>
                            <a:ext cx="1857375" cy="1695450"/>
                          </a:xfrm>
                          <a:prstGeom prst="rect">
                            <a:avLst/>
                          </a:prstGeom>
                          <a:noFill/>
                          <a:ln>
                            <a:solidFill>
                              <a:srgbClr val="C0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993260529" name="Rectángulo 1993260529"/>
                        <wps:cNvSpPr/>
                        <wps:spPr>
                          <a:xfrm>
                            <a:off x="460057" y="119062"/>
                            <a:ext cx="937260" cy="914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1C621325" id="Grupo 1" o:spid="_x0000_s1026" style="width:455.25pt;height:264pt;mso-position-horizontal-relative:char;mso-position-vertical-relative:line" coordsize="58045,3228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">
                <v:shape id="Imagen 392718893" o:spid="_x0000_s1027" type="#_x0000_t75" style="position:absolute;width:58045;height:32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">
                  <v:imagedata r:id="rId59" o:title=""/>
                </v:shape>
                <v:rect id="Rectángulo 923338517" o:spid="_x0000_s1028" style="position:absolute;left:366;top:13491;width:5987;height:10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" filled="f" strokecolor="#c00000" strokeweight="1pt"/>
                <v:rect id="Rectángulo 902409801" o:spid="_x0000_s1029" style="position:absolute;left:11806;top:9096;width:18573;height:169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" filled="f" strokecolor="#c00000" strokeweight="1pt"/>
                <v:rect id="Rectángulo 1993260529" o:spid="_x0000_s1030" style="position:absolute;left:4600;top:1190;width:9373;height: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" filled="f" strokecolor="red" strokeweight="1pt"/>
                <w10:anchorlock/>
              </v:group>
            </w:pict>
          </mc:Fallback>
        </mc:AlternateContent>
      </w:r>
    </w:p>
    <w:p w14:paraId="25FBE577" w14:textId="711568E9" w:rsidR="00FB4AF1" w:rsidRDefault="00FB4AF1" w:rsidP="00756E8A">
      <w:pPr>
        <w:spacing w:line="278" w:lineRule="auto"/>
        <w:ind w:firstLine="0"/>
        <w:jc w:val="left"/>
      </w:pPr>
    </w:p>
    <w:p w14:paraId="0904A64B" w14:textId="14B652C7" w:rsidR="00FB4AF1" w:rsidRDefault="00AB6606" w:rsidP="00F02E08">
      <w:r>
        <w:t>Fuente: Captura realizada al sistema web EugCOM</w:t>
      </w:r>
    </w:p>
    <w:p w14:paraId="26B6BEDB" w14:textId="64976715" w:rsidR="13B0A6DC" w:rsidRDefault="13B0A6DC" w:rsidP="00FB4AF1">
      <w:pPr>
        <w:spacing w:line="278" w:lineRule="auto"/>
        <w:ind w:firstLine="0"/>
        <w:jc w:val="left"/>
      </w:pPr>
    </w:p>
    <w:p w14:paraId="0CA2967F" w14:textId="44FF774C" w:rsidR="006A1FFD" w:rsidRDefault="006A1FFD" w:rsidP="006A1FFD">
      <w:pPr>
        <w:pStyle w:val="Ttulo2"/>
      </w:pPr>
      <w:bookmarkStart w:id="268" w:name="_Toc201199541"/>
      <w:r>
        <w:t xml:space="preserve">Prueba CU </w:t>
      </w:r>
      <w:r w:rsidR="59DC36C0" w:rsidRPr="59DC36C0">
        <w:t>N°1.</w:t>
      </w:r>
      <w:r w:rsidR="0D2AEDF6" w:rsidRPr="0D2AEDF6">
        <w:t>10</w:t>
      </w:r>
      <w:bookmarkEnd w:id="268"/>
    </w:p>
    <w:p w14:paraId="67C69E0C" w14:textId="6E3FB6B1" w:rsidR="006A1FFD" w:rsidRDefault="006A1FFD" w:rsidP="006A1FFD"/>
    <w:p w14:paraId="201B0955" w14:textId="77777777" w:rsidR="00DD0906" w:rsidRDefault="00DD0906" w:rsidP="00DD0906">
      <w:r>
        <w:t>Se presenta el caso de uso N°1.4 para realizar los casos de prueba correspondientes.</w:t>
      </w:r>
    </w:p>
    <w:p w14:paraId="53A5F0FD" w14:textId="77777777" w:rsidR="00DD0906" w:rsidRDefault="00DD0906" w:rsidP="006A1FFD"/>
    <w:p w14:paraId="711BC70F" w14:textId="27A5C4F3" w:rsidR="00B37684" w:rsidRDefault="00B37684" w:rsidP="00B37684">
      <w:r>
        <w:t xml:space="preserve">En la </w:t>
      </w:r>
      <w:r>
        <w:rPr>
          <w:i/>
        </w:rPr>
        <w:t xml:space="preserve">Tabla 7.4 </w:t>
      </w:r>
      <w:r>
        <w:t>se puede visualizar el Caso de uso N°1.10 cuyo propósito es poder visualizar los tipos de contratos que tiene la empresa, el proceso comienza cuando el usuario va a la pestaña de tipo de contrato de tablas maestras del menú desplegable y luego el sistema le muestra los tipos de contratos de la empresa.</w:t>
      </w:r>
    </w:p>
    <w:p w14:paraId="090CB03C" w14:textId="77777777" w:rsidR="004B3923" w:rsidRPr="006A1FFD" w:rsidRDefault="004B3923" w:rsidP="006A1FFD"/>
    <w:p w14:paraId="099E4415" w14:textId="41BC70EB" w:rsidR="004B3923" w:rsidRDefault="004B3923" w:rsidP="004B3923">
      <w:pPr>
        <w:pStyle w:val="Descripcin"/>
        <w:keepNext/>
      </w:pPr>
      <w:bookmarkStart w:id="269" w:name="_Toc201199629"/>
      <w:bookmarkStart w:id="270" w:name="_Toc201199718"/>
      <w:r>
        <w:lastRenderedPageBreak/>
        <w:t xml:space="preserve">Tabla </w:t>
      </w:r>
      <w:fldSimple w:instr=" STYLEREF 1 \s ">
        <w:r w:rsidR="00ED0FAA">
          <w:rPr>
            <w:noProof/>
          </w:rPr>
          <w:t>7</w:t>
        </w:r>
      </w:fldSimple>
      <w:r w:rsidR="00ED0FAA">
        <w:t>.</w:t>
      </w:r>
      <w:fldSimple w:instr=" SEQ Tabla \* ARABIC \s 1 ">
        <w:r w:rsidR="00ED0FAA">
          <w:rPr>
            <w:noProof/>
          </w:rPr>
          <w:t>4</w:t>
        </w:r>
      </w:fldSimple>
      <w:r>
        <w:t xml:space="preserve"> </w:t>
      </w:r>
      <w:r w:rsidRPr="008B2C5C">
        <w:t>CU N°1.</w:t>
      </w:r>
      <w:r w:rsidR="000D008F">
        <w:t>10</w:t>
      </w:r>
      <w:r w:rsidRPr="008B2C5C">
        <w:t xml:space="preserve"> para prueba,”</w:t>
      </w:r>
      <w:r>
        <w:t xml:space="preserve"> Visualizando los tipos de contrato”</w:t>
      </w:r>
      <w:bookmarkEnd w:id="269"/>
      <w:bookmarkEnd w:id="270"/>
    </w:p>
    <w:p w14:paraId="147D434E" w14:textId="4A833B95" w:rsidR="00211BED" w:rsidRDefault="00421720" w:rsidP="004B3923">
      <w:pPr>
        <w:pStyle w:val="Sinespaciado"/>
        <w:rPr>
          <w:b/>
          <w:bCs/>
        </w:rPr>
      </w:pPr>
      <w:r>
        <w:rPr>
          <w:noProof/>
        </w:rPr>
        <w:drawing>
          <wp:inline distT="0" distB="0" distL="0" distR="0" wp14:anchorId="2791AD61" wp14:editId="3C90DD3D">
            <wp:extent cx="3768018" cy="3140015"/>
            <wp:effectExtent l="0" t="0" r="4445" b="3810"/>
            <wp:docPr id="38352439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24395" name="Imagen 1" descr="Tabla&#10;&#10;El contenido generado por IA puede ser incorrecto."/>
                    <pic:cNvPicPr/>
                  </pic:nvPicPr>
                  <pic:blipFill>
                    <a:blip r:embed="rId19"/>
                    <a:stretch>
                      <a:fillRect/>
                    </a:stretch>
                  </pic:blipFill>
                  <pic:spPr>
                    <a:xfrm>
                      <a:off x="0" y="0"/>
                      <a:ext cx="3774257" cy="3145214"/>
                    </a:xfrm>
                    <a:prstGeom prst="rect">
                      <a:avLst/>
                    </a:prstGeom>
                  </pic:spPr>
                </pic:pic>
              </a:graphicData>
            </a:graphic>
          </wp:inline>
        </w:drawing>
      </w:r>
    </w:p>
    <w:p w14:paraId="2095C66D" w14:textId="77777777" w:rsidR="004B3923" w:rsidRDefault="004B3923" w:rsidP="004B3923">
      <w:pPr>
        <w:pStyle w:val="Sinespaciado"/>
        <w:rPr>
          <w:b/>
          <w:bCs/>
        </w:rPr>
      </w:pPr>
    </w:p>
    <w:p w14:paraId="6ADC9C2A" w14:textId="77777777" w:rsidR="004B3923" w:rsidRDefault="004B3923" w:rsidP="004B3923">
      <w:r>
        <w:t>Fuente: Elaborado por el estudiante de acuerdo con el proyecto</w:t>
      </w:r>
    </w:p>
    <w:p w14:paraId="2B3351FA" w14:textId="77777777" w:rsidR="004B3923" w:rsidRDefault="004B3923" w:rsidP="004B3923">
      <w:pPr>
        <w:pStyle w:val="Sinespaciado"/>
        <w:rPr>
          <w:b/>
          <w:bCs/>
        </w:rPr>
      </w:pPr>
    </w:p>
    <w:p w14:paraId="4BE887BF" w14:textId="77777777" w:rsidR="004B3923" w:rsidRDefault="004B3923" w:rsidP="004B3923">
      <w:pPr>
        <w:pStyle w:val="Sinespaciado"/>
        <w:rPr>
          <w:b/>
          <w:bCs/>
        </w:rPr>
      </w:pPr>
    </w:p>
    <w:p w14:paraId="7C0240DA" w14:textId="7BDEBFBC" w:rsidR="792C6879" w:rsidRDefault="792C6879" w:rsidP="00AB799C">
      <w:r>
        <w:t>Casos de prueba:</w:t>
      </w:r>
    </w:p>
    <w:p w14:paraId="22536F2A" w14:textId="77777777" w:rsidR="00211BED" w:rsidRDefault="00211BED" w:rsidP="00AB799C"/>
    <w:p w14:paraId="60C4341A" w14:textId="0ACA4077" w:rsidR="792C6879" w:rsidRDefault="792C6879" w:rsidP="00080EBF">
      <w:pPr>
        <w:pStyle w:val="Prrafodelista"/>
        <w:numPr>
          <w:ilvl w:val="0"/>
          <w:numId w:val="19"/>
        </w:numPr>
      </w:pPr>
      <w:r>
        <w:t xml:space="preserve">Verificar la existencia de la </w:t>
      </w:r>
      <w:r w:rsidR="00621A81">
        <w:t>o</w:t>
      </w:r>
      <w:r>
        <w:t xml:space="preserve">pción </w:t>
      </w:r>
      <w:r w:rsidR="2D755B89">
        <w:t>Tipos</w:t>
      </w:r>
      <w:r>
        <w:t xml:space="preserve"> de </w:t>
      </w:r>
      <w:r w:rsidR="2D755B89">
        <w:t>contratos</w:t>
      </w:r>
      <w:r>
        <w:t xml:space="preserve"> en </w:t>
      </w:r>
      <w:r w:rsidR="00C84E25">
        <w:t>tablas maestras d</w:t>
      </w:r>
      <w:r>
        <w:t>el menú desplegable</w:t>
      </w:r>
      <w:r w:rsidR="00C84E25">
        <w:t>.</w:t>
      </w:r>
    </w:p>
    <w:p w14:paraId="5F912A47" w14:textId="63C59DAF" w:rsidR="001C43D3" w:rsidRDefault="001C43D3" w:rsidP="00AB799C"/>
    <w:p w14:paraId="08C6FC63" w14:textId="561B8A81" w:rsidR="792C6879" w:rsidRDefault="792C6879" w:rsidP="00080EBF">
      <w:pPr>
        <w:pStyle w:val="Prrafodelista"/>
        <w:numPr>
          <w:ilvl w:val="0"/>
          <w:numId w:val="19"/>
        </w:numPr>
      </w:pPr>
      <w:r>
        <w:t>Verificar la redirección a la interfaz de “</w:t>
      </w:r>
      <w:r w:rsidR="2D755B89">
        <w:t>Tipos</w:t>
      </w:r>
      <w:r>
        <w:t xml:space="preserve"> de </w:t>
      </w:r>
      <w:r w:rsidR="2D755B89">
        <w:t>contratos</w:t>
      </w:r>
      <w:r>
        <w:t>”.</w:t>
      </w:r>
    </w:p>
    <w:p w14:paraId="507CB0F3" w14:textId="195B5B41" w:rsidR="001C43D3" w:rsidRDefault="001C43D3" w:rsidP="00AB799C"/>
    <w:p w14:paraId="3AAC551D" w14:textId="583B9489" w:rsidR="792C6879" w:rsidRDefault="792C6879" w:rsidP="00080EBF">
      <w:pPr>
        <w:pStyle w:val="Prrafodelista"/>
        <w:numPr>
          <w:ilvl w:val="0"/>
          <w:numId w:val="19"/>
        </w:numPr>
      </w:pPr>
      <w:r>
        <w:t xml:space="preserve">Verificar la correcta carga de la interfaz del sistema de visualización </w:t>
      </w:r>
      <w:r w:rsidR="5AC0B317">
        <w:t>de los Tipos de contratos</w:t>
      </w:r>
    </w:p>
    <w:p w14:paraId="5518E998" w14:textId="73A0113F" w:rsidR="001C43D3" w:rsidRDefault="001C43D3" w:rsidP="00AB799C"/>
    <w:p w14:paraId="2EBA326D" w14:textId="7A795F0F" w:rsidR="792C6879" w:rsidRDefault="792C6879" w:rsidP="00AB799C">
      <w:r>
        <w:t>Resultados Esperados:</w:t>
      </w:r>
    </w:p>
    <w:p w14:paraId="66945F70" w14:textId="49D23168" w:rsidR="001C43D3" w:rsidRDefault="001C43D3" w:rsidP="00AB799C"/>
    <w:p w14:paraId="17EDCFA3" w14:textId="1CC86100" w:rsidR="792C6879" w:rsidRDefault="792C6879" w:rsidP="00080EBF">
      <w:pPr>
        <w:pStyle w:val="Prrafodelista"/>
        <w:numPr>
          <w:ilvl w:val="0"/>
          <w:numId w:val="20"/>
        </w:numPr>
      </w:pPr>
      <w:r>
        <w:t>El enlace o pestaña “</w:t>
      </w:r>
      <w:r w:rsidR="5AC0B317">
        <w:t>Tipos</w:t>
      </w:r>
      <w:r>
        <w:t xml:space="preserve"> de </w:t>
      </w:r>
      <w:r w:rsidR="5AC0B317">
        <w:t>contratos</w:t>
      </w:r>
      <w:r>
        <w:t>” para acceder a la interfaz es visible en el menú desplegable para usuarios.</w:t>
      </w:r>
    </w:p>
    <w:p w14:paraId="7F2B227D" w14:textId="18A00BE5" w:rsidR="001C43D3" w:rsidRDefault="001C43D3" w:rsidP="00AB799C"/>
    <w:p w14:paraId="7157359C" w14:textId="792236B2" w:rsidR="792C6879" w:rsidRDefault="792C6879" w:rsidP="00080EBF">
      <w:pPr>
        <w:pStyle w:val="Prrafodelista"/>
        <w:numPr>
          <w:ilvl w:val="0"/>
          <w:numId w:val="20"/>
        </w:numPr>
      </w:pPr>
      <w:r>
        <w:t>Al hacer clic en el enlace “</w:t>
      </w:r>
      <w:r w:rsidR="086CB755">
        <w:t>Tipos</w:t>
      </w:r>
      <w:r>
        <w:t xml:space="preserve"> de </w:t>
      </w:r>
      <w:r w:rsidR="086CB755">
        <w:t>contratos</w:t>
      </w:r>
      <w:r>
        <w:t xml:space="preserve">”, el sistema redirige correctamente a la interfaz del sistema </w:t>
      </w:r>
      <w:r w:rsidR="69DB9F16">
        <w:t xml:space="preserve">con los </w:t>
      </w:r>
      <w:r w:rsidR="086CB755">
        <w:t>Tipos de contratos</w:t>
      </w:r>
      <w:r>
        <w:t>.</w:t>
      </w:r>
    </w:p>
    <w:p w14:paraId="72A2B16C" w14:textId="236F2A82" w:rsidR="001C43D3" w:rsidRDefault="001C43D3" w:rsidP="00AB799C"/>
    <w:p w14:paraId="382EB356" w14:textId="221CFDB1" w:rsidR="001C43D3" w:rsidRDefault="001C43D3" w:rsidP="00AB799C"/>
    <w:p w14:paraId="72B67741" w14:textId="4D8310DF" w:rsidR="792C6879" w:rsidRDefault="04D6209B" w:rsidP="00080EBF">
      <w:pPr>
        <w:pStyle w:val="Prrafodelista"/>
        <w:numPr>
          <w:ilvl w:val="0"/>
          <w:numId w:val="20"/>
        </w:numPr>
      </w:pPr>
      <w:r>
        <w:t>La interfaz del sistema de Tipos de contratos carga correctamente, mostrando los tipos de contratos que contiene la empresa.</w:t>
      </w:r>
    </w:p>
    <w:p w14:paraId="198C2ED8" w14:textId="4A7B9146" w:rsidR="001C43D3" w:rsidRDefault="001C43D3" w:rsidP="00AB799C"/>
    <w:p w14:paraId="3043D6A9" w14:textId="30C1B585" w:rsidR="792C6879" w:rsidRDefault="792C6879" w:rsidP="00AB799C">
      <w:r>
        <w:t>Resultados obtenidos</w:t>
      </w:r>
    </w:p>
    <w:p w14:paraId="0CCE418D" w14:textId="2455462B" w:rsidR="001C43D3" w:rsidRDefault="001C43D3" w:rsidP="00AB799C"/>
    <w:p w14:paraId="793E9363" w14:textId="25246B68" w:rsidR="792C6879" w:rsidRDefault="792C6879" w:rsidP="00080EBF">
      <w:pPr>
        <w:pStyle w:val="Prrafodelista"/>
        <w:numPr>
          <w:ilvl w:val="0"/>
          <w:numId w:val="21"/>
        </w:numPr>
      </w:pPr>
      <w:r>
        <w:t>El enlace es visible en el menú desplegable para usuarios con los permisos adecuados.</w:t>
      </w:r>
    </w:p>
    <w:p w14:paraId="500863FD" w14:textId="71A2598D" w:rsidR="001C43D3" w:rsidRDefault="001C43D3" w:rsidP="00AB799C"/>
    <w:p w14:paraId="10749811" w14:textId="6F01B97A" w:rsidR="792C6879" w:rsidRDefault="5F375EDF" w:rsidP="00080EBF">
      <w:pPr>
        <w:pStyle w:val="Prrafodelista"/>
        <w:numPr>
          <w:ilvl w:val="0"/>
          <w:numId w:val="21"/>
        </w:numPr>
      </w:pPr>
      <w:r>
        <w:t>El sistema redirige correctamente a la interfaz de los tipos de contratos tras hacer clic en el enlace “Tipos de contratos”.</w:t>
      </w:r>
    </w:p>
    <w:p w14:paraId="6DAE8196" w14:textId="0EE968B6" w:rsidR="001C43D3" w:rsidRDefault="001C43D3" w:rsidP="00AB799C"/>
    <w:p w14:paraId="15D545D3" w14:textId="21CCC446" w:rsidR="00AB799C" w:rsidRDefault="0D84D775" w:rsidP="00080EBF">
      <w:pPr>
        <w:pStyle w:val="Prrafodelista"/>
        <w:numPr>
          <w:ilvl w:val="0"/>
          <w:numId w:val="21"/>
        </w:numPr>
      </w:pPr>
      <w:r>
        <w:t>La interfaz tras el redireccionamiento se muestra completamente y carga el listado del motivo de permisos sin errores.</w:t>
      </w:r>
    </w:p>
    <w:p w14:paraId="1FCB6EBB" w14:textId="77777777" w:rsidR="00366860" w:rsidRDefault="00366860" w:rsidP="00366860">
      <w:pPr>
        <w:ind w:firstLine="0"/>
      </w:pPr>
    </w:p>
    <w:p w14:paraId="74519643" w14:textId="69230C19" w:rsidR="009248F6" w:rsidRDefault="009248F6" w:rsidP="009248F6">
      <w:r w:rsidRPr="009248F6">
        <w:lastRenderedPageBreak/>
        <w:t xml:space="preserve">La Figura </w:t>
      </w:r>
      <w:r w:rsidR="001C2692">
        <w:t>7</w:t>
      </w:r>
      <w:r w:rsidRPr="009248F6">
        <w:t>.4 ilustra los resultados obtenidos durante la ejecución de los casos de prueba propuestos para la funcionalidad de "Visualización de Tipos de Contratos", específicamente para el Caso de Uso N°1.10.</w:t>
      </w:r>
    </w:p>
    <w:p w14:paraId="37494E93" w14:textId="77777777" w:rsidR="009248F6" w:rsidRPr="009248F6" w:rsidRDefault="009248F6" w:rsidP="009248F6"/>
    <w:p w14:paraId="78FE7608" w14:textId="7A0B40B1" w:rsidR="009248F6" w:rsidRPr="009248F6" w:rsidRDefault="009248F6" w:rsidP="009248F6">
      <w:r w:rsidRPr="009248F6">
        <w:t>Se observa en la interfaz de usuario la correcta visualización y disponibilidad del enlace "Tipo de Contrato" dentro del menú desplegable, tal como se esperaba para usuarios con los permisos adecuados. Tras la interacción con este enlace, se verificó una redirección exitosa a la interfaz de tipos de contratos. Finalmente, la interfaz de destino cargó completamente y sin errores, presentando un listado íntegro de los tipos de contratos que la empresa tiene registrados. Esto confirma la correcta implementación y el funcionamiento esperado de la funcionalidad de visualización de tipos de contratos.</w:t>
      </w:r>
    </w:p>
    <w:p w14:paraId="652A872C" w14:textId="77777777" w:rsidR="00AB799C" w:rsidRDefault="00AB799C" w:rsidP="009248F6"/>
    <w:p w14:paraId="3AC2B980" w14:textId="5F0E473F" w:rsidR="008C5944" w:rsidRDefault="008C5944" w:rsidP="008C5944">
      <w:pPr>
        <w:pStyle w:val="Descripcin"/>
        <w:keepNext/>
      </w:pPr>
      <w:bookmarkStart w:id="271" w:name="_Toc200854226"/>
      <w:bookmarkStart w:id="272" w:name="_Toc201172445"/>
      <w:bookmarkStart w:id="273" w:name="_Toc201199630"/>
      <w:bookmarkStart w:id="274" w:name="_Toc201199719"/>
      <w:r>
        <w:t xml:space="preserve">Figura </w:t>
      </w:r>
      <w:fldSimple w:instr=" STYLEREF 1 \s ">
        <w:r w:rsidR="001F64B0">
          <w:rPr>
            <w:noProof/>
          </w:rPr>
          <w:t>7</w:t>
        </w:r>
      </w:fldSimple>
      <w:r w:rsidR="001F64B0">
        <w:t>.</w:t>
      </w:r>
      <w:fldSimple w:instr=" SEQ Figura \* ARABIC \s 1 ">
        <w:r w:rsidR="001F64B0">
          <w:rPr>
            <w:noProof/>
          </w:rPr>
          <w:t>4</w:t>
        </w:r>
      </w:fldSimple>
      <w:r>
        <w:t xml:space="preserve"> “Captura de pantalla de prueba 1-2-3 caso de uso N°1.10”</w:t>
      </w:r>
      <w:bookmarkEnd w:id="271"/>
      <w:bookmarkEnd w:id="272"/>
      <w:bookmarkEnd w:id="273"/>
      <w:bookmarkEnd w:id="274"/>
    </w:p>
    <w:p w14:paraId="35BAC69A" w14:textId="7AC69879" w:rsidR="0D84D775" w:rsidRDefault="1C8168F8" w:rsidP="0D84D775">
      <w:pPr>
        <w:ind w:firstLine="0"/>
      </w:pPr>
      <w:r>
        <w:rPr>
          <w:noProof/>
        </w:rPr>
        <mc:AlternateContent>
          <mc:Choice Requires="wpg">
            <w:drawing>
              <wp:inline distT="0" distB="0" distL="0" distR="0" wp14:anchorId="40B8A8FA" wp14:editId="4FECF1E1">
                <wp:extent cx="5568287" cy="3152633"/>
                <wp:effectExtent l="0" t="0" r="0" b="0"/>
                <wp:docPr id="1050032708" name="Grupo 1"/>
                <wp:cNvGraphicFramePr/>
                <a:graphic xmlns:a="http://schemas.openxmlformats.org/drawingml/2006/main">
                  <a:graphicData uri="http://schemas.microsoft.com/office/word/2010/wordprocessingGroup">
                    <wpg:wgp>
                      <wpg:cNvGrpSpPr/>
                      <wpg:grpSpPr>
                        <a:xfrm>
                          <a:off x="0" y="0"/>
                          <a:ext cx="5568287" cy="3152633"/>
                          <a:chOff x="0" y="0"/>
                          <a:chExt cx="5807710" cy="3198495"/>
                        </a:xfrm>
                      </wpg:grpSpPr>
                      <pic:pic xmlns:pic="http://schemas.openxmlformats.org/drawingml/2006/picture">
                        <pic:nvPicPr>
                          <pic:cNvPr id="1978508881" name="Imagen 1978508881"/>
                          <pic:cNvPicPr>
                            <a:picLocks noChangeAspect="1"/>
                          </pic:cNvPicPr>
                        </pic:nvPicPr>
                        <pic:blipFill>
                          <a:blip r:embed="rId60"/>
                          <a:stretch>
                            <a:fillRect/>
                          </a:stretch>
                        </pic:blipFill>
                        <pic:spPr>
                          <a:xfrm>
                            <a:off x="0" y="0"/>
                            <a:ext cx="5807710" cy="3198495"/>
                          </a:xfrm>
                          <a:prstGeom prst="rect">
                            <a:avLst/>
                          </a:prstGeom>
                        </pic:spPr>
                      </pic:pic>
                      <wps:wsp>
                        <wps:cNvPr id="585992763" name="Rectángulo 585992763"/>
                        <wps:cNvSpPr/>
                        <wps:spPr>
                          <a:xfrm>
                            <a:off x="476341" y="114708"/>
                            <a:ext cx="794657" cy="92528"/>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929756478" name="Rectángulo 929756478"/>
                        <wps:cNvSpPr/>
                        <wps:spPr>
                          <a:xfrm>
                            <a:off x="1303655" y="898478"/>
                            <a:ext cx="1061357" cy="435428"/>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207868258" name="Rectángulo 1207868258"/>
                        <wps:cNvSpPr/>
                        <wps:spPr>
                          <a:xfrm>
                            <a:off x="0" y="1599247"/>
                            <a:ext cx="636814" cy="1143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200B8833" id="Grupo 1" o:spid="_x0000_s1026" style="width:438.45pt;height:248.25pt;mso-position-horizontal-relative:char;mso-position-vertical-relative:line" coordsize="58077,319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">
                <v:shape id="Imagen 1978508881" o:spid="_x0000_s1027" type="#_x0000_t75" style="position:absolute;width:58077;height:31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">
                  <v:imagedata r:id="rId61" o:title=""/>
                </v:shape>
                <v:rect id="Rectángulo 585992763" o:spid="_x0000_s1028" style="position:absolute;left:4763;top:1147;width:7946;height:9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" filled="f" strokecolor="red" strokeweight="1pt"/>
                <v:rect id="Rectángulo 929756478" o:spid="_x0000_s1029" style="position:absolute;left:13036;top:8984;width:10614;height:43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" filled="f" strokecolor="red" strokeweight="1pt"/>
                <v:rect id="Rectángulo 1207868258" o:spid="_x0000_s1030" style="position:absolute;top:15992;width:6368;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" filled="f" strokecolor="red" strokeweight="1pt"/>
                <w10:anchorlock/>
              </v:group>
            </w:pict>
          </mc:Fallback>
        </mc:AlternateContent>
      </w:r>
    </w:p>
    <w:p w14:paraId="115FA1FE" w14:textId="6C6FFB95" w:rsidR="008C5944" w:rsidRDefault="008C5944" w:rsidP="0D84D775">
      <w:pPr>
        <w:ind w:firstLine="0"/>
      </w:pPr>
    </w:p>
    <w:p w14:paraId="555523CC" w14:textId="778F5D75" w:rsidR="00AB6606" w:rsidRPr="003F584A" w:rsidRDefault="00AB6606" w:rsidP="00AB6606">
      <w:r>
        <w:t>Fuente: Captura realizada al sistema web EugCOM</w:t>
      </w:r>
    </w:p>
    <w:p w14:paraId="39CEBF4E" w14:textId="48F11AA1" w:rsidR="00AB6606" w:rsidRDefault="00AB6606" w:rsidP="001C43D3">
      <w:pPr>
        <w:spacing w:line="278" w:lineRule="auto"/>
        <w:ind w:firstLine="0"/>
        <w:jc w:val="left"/>
      </w:pPr>
    </w:p>
    <w:p w14:paraId="18D12491" w14:textId="04D01BF4" w:rsidR="002008B8" w:rsidRDefault="00BE3342" w:rsidP="00BE3342">
      <w:pPr>
        <w:pStyle w:val="Ttulo2"/>
      </w:pPr>
      <w:bookmarkStart w:id="275" w:name="_Toc201199542"/>
      <w:r>
        <w:t xml:space="preserve">Prueba </w:t>
      </w:r>
      <w:r w:rsidR="0D84D775" w:rsidRPr="00BE3342">
        <w:t>C</w:t>
      </w:r>
      <w:r>
        <w:t xml:space="preserve">U </w:t>
      </w:r>
      <w:r w:rsidR="0D84D775" w:rsidRPr="00BE3342">
        <w:t>N°1.13</w:t>
      </w:r>
      <w:bookmarkEnd w:id="275"/>
    </w:p>
    <w:p w14:paraId="4945C261" w14:textId="77777777" w:rsidR="00DD0906" w:rsidRPr="00DD0906" w:rsidRDefault="00DD0906" w:rsidP="00DD0906"/>
    <w:p w14:paraId="7B59D8B7" w14:textId="204C6F49" w:rsidR="00DD0906" w:rsidRDefault="00DD0906" w:rsidP="00DD0906">
      <w:r>
        <w:t>Se presenta el caso de uso N°1.</w:t>
      </w:r>
      <w:r w:rsidR="009F4236">
        <w:t>13</w:t>
      </w:r>
      <w:r w:rsidR="00637740">
        <w:t xml:space="preserve"> </w:t>
      </w:r>
      <w:r>
        <w:t>para realizar los casos de prueba correspondientes.</w:t>
      </w:r>
    </w:p>
    <w:p w14:paraId="223C38C0" w14:textId="77777777" w:rsidR="00DD0906" w:rsidRPr="00DD0906" w:rsidRDefault="00DD0906" w:rsidP="00DD0906"/>
    <w:p w14:paraId="5E63DA03" w14:textId="681D41F8" w:rsidR="008E4255" w:rsidRDefault="008E4255" w:rsidP="008E4255">
      <w:pPr>
        <w:rPr>
          <w:noProof/>
        </w:rPr>
      </w:pPr>
      <w:r>
        <w:t xml:space="preserve">En la </w:t>
      </w:r>
      <w:r>
        <w:rPr>
          <w:i/>
        </w:rPr>
        <w:t xml:space="preserve">Tabla 7.5 </w:t>
      </w:r>
      <w:r>
        <w:t>se puede visualizar el Caso de uso N°1.13 que consiste en visualizar, los tipos de vacaciones, el proceso comienza cuando el usuario selecciona la pestaña tipo de vacaciones de tablas maestras del menú desplegable y luego el sistema muestra la lista con los tipos de vacaciones.</w:t>
      </w:r>
      <w:r w:rsidRPr="008C0A9F">
        <w:rPr>
          <w:noProof/>
        </w:rPr>
        <w:t xml:space="preserve"> </w:t>
      </w:r>
    </w:p>
    <w:p w14:paraId="152786CC" w14:textId="77777777" w:rsidR="00BF65C0" w:rsidRPr="00BF65C0" w:rsidRDefault="00BF65C0" w:rsidP="00BF65C0"/>
    <w:p w14:paraId="0F4B96CA" w14:textId="27020105" w:rsidR="000D008F" w:rsidRDefault="000D008F" w:rsidP="000D008F">
      <w:pPr>
        <w:pStyle w:val="Descripcin"/>
        <w:keepNext/>
      </w:pPr>
      <w:bookmarkStart w:id="276" w:name="_Toc201199631"/>
      <w:bookmarkStart w:id="277" w:name="_Toc201199720"/>
      <w:r>
        <w:t xml:space="preserve">Tabla </w:t>
      </w:r>
      <w:fldSimple w:instr=" STYLEREF 1 \s ">
        <w:r w:rsidR="00ED0FAA">
          <w:rPr>
            <w:noProof/>
          </w:rPr>
          <w:t>7</w:t>
        </w:r>
      </w:fldSimple>
      <w:r w:rsidR="00ED0FAA">
        <w:t>.</w:t>
      </w:r>
      <w:fldSimple w:instr=" SEQ Tabla \* ARABIC \s 1 ">
        <w:r w:rsidR="00ED0FAA">
          <w:rPr>
            <w:noProof/>
          </w:rPr>
          <w:t>5</w:t>
        </w:r>
      </w:fldSimple>
      <w:r>
        <w:t xml:space="preserve"> </w:t>
      </w:r>
      <w:r w:rsidRPr="008B2C5C">
        <w:t>CU N°1.</w:t>
      </w:r>
      <w:r>
        <w:t>13</w:t>
      </w:r>
      <w:r w:rsidRPr="008B2C5C">
        <w:t xml:space="preserve"> para prueba,”</w:t>
      </w:r>
      <w:r>
        <w:t xml:space="preserve"> Visualizando los tipos de vacaciones”</w:t>
      </w:r>
      <w:bookmarkEnd w:id="276"/>
      <w:bookmarkEnd w:id="277"/>
    </w:p>
    <w:p w14:paraId="4CF71164" w14:textId="20DC284C" w:rsidR="002008B8" w:rsidRDefault="00AC1C80" w:rsidP="00AC1C80">
      <w:pPr>
        <w:pStyle w:val="Sinespaciado"/>
        <w:rPr>
          <w:b/>
          <w:bCs/>
        </w:rPr>
      </w:pPr>
      <w:r w:rsidRPr="00AC1C80">
        <w:rPr>
          <w:noProof/>
        </w:rPr>
        <w:drawing>
          <wp:inline distT="0" distB="0" distL="0" distR="0" wp14:anchorId="3902A2E8" wp14:editId="5AD5AA71">
            <wp:extent cx="3778370" cy="2755461"/>
            <wp:effectExtent l="0" t="0" r="0" b="6985"/>
            <wp:docPr id="97923958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239583" name="Imagen 1" descr="Tabla&#10;&#10;El contenido generado por IA puede ser incorrecto."/>
                    <pic:cNvPicPr/>
                  </pic:nvPicPr>
                  <pic:blipFill>
                    <a:blip r:embed="rId20"/>
                    <a:stretch>
                      <a:fillRect/>
                    </a:stretch>
                  </pic:blipFill>
                  <pic:spPr>
                    <a:xfrm>
                      <a:off x="0" y="0"/>
                      <a:ext cx="3785457" cy="2760629"/>
                    </a:xfrm>
                    <a:prstGeom prst="rect">
                      <a:avLst/>
                    </a:prstGeom>
                  </pic:spPr>
                </pic:pic>
              </a:graphicData>
            </a:graphic>
          </wp:inline>
        </w:drawing>
      </w:r>
    </w:p>
    <w:p w14:paraId="47F69455" w14:textId="77777777" w:rsidR="000D008F" w:rsidRDefault="000D008F" w:rsidP="00DD0906">
      <w:pPr>
        <w:pStyle w:val="Sinespaciado"/>
        <w:rPr>
          <w:b/>
          <w:bCs/>
        </w:rPr>
      </w:pPr>
    </w:p>
    <w:p w14:paraId="628BA524" w14:textId="77777777" w:rsidR="000D008F" w:rsidRDefault="000D008F" w:rsidP="000D008F">
      <w:r>
        <w:t>Fuente: Elaborado por el estudiante de acuerdo con el proyecto</w:t>
      </w:r>
    </w:p>
    <w:p w14:paraId="386DACD1" w14:textId="77777777" w:rsidR="000D008F" w:rsidRDefault="000D008F" w:rsidP="00DD0906">
      <w:pPr>
        <w:pStyle w:val="Sinespaciado"/>
        <w:rPr>
          <w:b/>
          <w:bCs/>
        </w:rPr>
      </w:pPr>
    </w:p>
    <w:p w14:paraId="4C30B0AB" w14:textId="77777777" w:rsidR="00DD0906" w:rsidRDefault="00DD0906" w:rsidP="00DD0906">
      <w:pPr>
        <w:pStyle w:val="Sinespaciado"/>
        <w:rPr>
          <w:b/>
          <w:bCs/>
        </w:rPr>
      </w:pPr>
    </w:p>
    <w:p w14:paraId="70843E58" w14:textId="7CB0FEBA" w:rsidR="63ED8AC9" w:rsidRDefault="63ED8AC9" w:rsidP="00AB799C">
      <w:r>
        <w:t>Casos de prueba:</w:t>
      </w:r>
    </w:p>
    <w:p w14:paraId="7EE3C14A" w14:textId="77777777" w:rsidR="002008B8" w:rsidRDefault="002008B8" w:rsidP="00AB799C"/>
    <w:p w14:paraId="1EAB865D" w14:textId="0EB12CA2" w:rsidR="63ED8AC9" w:rsidRDefault="0A0A8B5B" w:rsidP="00080EBF">
      <w:pPr>
        <w:pStyle w:val="Prrafodelista"/>
        <w:numPr>
          <w:ilvl w:val="0"/>
          <w:numId w:val="22"/>
        </w:numPr>
      </w:pPr>
      <w:r>
        <w:lastRenderedPageBreak/>
        <w:t xml:space="preserve">Verificar la existencia de la </w:t>
      </w:r>
      <w:r w:rsidR="00373539">
        <w:t>o</w:t>
      </w:r>
      <w:r>
        <w:t>pción tipos de vacaciones en el menú desplegable</w:t>
      </w:r>
    </w:p>
    <w:p w14:paraId="2C14FBE3" w14:textId="77777777" w:rsidR="00BF65C0" w:rsidRDefault="00BF65C0" w:rsidP="00AB799C"/>
    <w:p w14:paraId="5D9D264D" w14:textId="0150A8E5" w:rsidR="63ED8AC9" w:rsidRDefault="0A0A8B5B" w:rsidP="00080EBF">
      <w:pPr>
        <w:pStyle w:val="Prrafodelista"/>
        <w:numPr>
          <w:ilvl w:val="0"/>
          <w:numId w:val="22"/>
        </w:numPr>
      </w:pPr>
      <w:r>
        <w:t>Verificar la redirección a la interfaz de “Tipos de vacaciones”.</w:t>
      </w:r>
    </w:p>
    <w:p w14:paraId="4CDB9207" w14:textId="77777777" w:rsidR="00BF65C0" w:rsidRDefault="00BF65C0" w:rsidP="00AB799C"/>
    <w:p w14:paraId="75295A1A" w14:textId="233DA532" w:rsidR="63ED8AC9" w:rsidRDefault="7DD2E05C" w:rsidP="00080EBF">
      <w:pPr>
        <w:pStyle w:val="Prrafodelista"/>
        <w:numPr>
          <w:ilvl w:val="0"/>
          <w:numId w:val="22"/>
        </w:numPr>
      </w:pPr>
      <w:r>
        <w:t>Verificar la correcta carga de la interfaz del sistema de visualización de los Tipos de vacaciones</w:t>
      </w:r>
    </w:p>
    <w:p w14:paraId="2275E6BD" w14:textId="77777777" w:rsidR="00BF65C0" w:rsidRDefault="00BF65C0" w:rsidP="00AB799C"/>
    <w:p w14:paraId="4016084E" w14:textId="3B20967B" w:rsidR="63ED8AC9" w:rsidRDefault="63ED8AC9" w:rsidP="00AB799C">
      <w:r>
        <w:t>Resultados Esperados:</w:t>
      </w:r>
    </w:p>
    <w:p w14:paraId="44E36160" w14:textId="77777777" w:rsidR="00BF65C0" w:rsidRDefault="00BF65C0" w:rsidP="00AB799C"/>
    <w:p w14:paraId="1CB1B9EE" w14:textId="79D96286" w:rsidR="63ED8AC9" w:rsidRDefault="7DD2E05C" w:rsidP="00080EBF">
      <w:pPr>
        <w:pStyle w:val="Prrafodelista"/>
        <w:numPr>
          <w:ilvl w:val="0"/>
          <w:numId w:val="23"/>
        </w:numPr>
      </w:pPr>
      <w:r>
        <w:t>El enlace o pestaña “tipos de vacaciones” para acceder a la interfaz es visible en el menú desplegable para usuarios.</w:t>
      </w:r>
    </w:p>
    <w:p w14:paraId="543B8617" w14:textId="77777777" w:rsidR="00BF65C0" w:rsidRDefault="00BF65C0" w:rsidP="00AB799C"/>
    <w:p w14:paraId="26B9512D" w14:textId="4426E3F6" w:rsidR="63ED8AC9" w:rsidRDefault="2A884CB4" w:rsidP="00080EBF">
      <w:pPr>
        <w:pStyle w:val="Prrafodelista"/>
        <w:numPr>
          <w:ilvl w:val="0"/>
          <w:numId w:val="23"/>
        </w:numPr>
      </w:pPr>
      <w:r>
        <w:t>Al hacer clic en el enlace “Tipos de vacaciones”, el sistema redirige correctamente a la interfaz del sistema con los Tipos de vacaciones.</w:t>
      </w:r>
    </w:p>
    <w:p w14:paraId="1E90465F" w14:textId="77777777" w:rsidR="00BF65C0" w:rsidRDefault="00BF65C0" w:rsidP="00AB799C"/>
    <w:p w14:paraId="6ABE38A7" w14:textId="77777777" w:rsidR="00BF65C0" w:rsidRDefault="00BF65C0" w:rsidP="00AB799C"/>
    <w:p w14:paraId="1B13E721" w14:textId="6F717AB1" w:rsidR="63ED8AC9" w:rsidRDefault="014EBE95" w:rsidP="00080EBF">
      <w:pPr>
        <w:pStyle w:val="Prrafodelista"/>
        <w:numPr>
          <w:ilvl w:val="0"/>
          <w:numId w:val="23"/>
        </w:numPr>
      </w:pPr>
      <w:r>
        <w:t>La interfaz del sistema de Tipos de vacaciones carga correctamente, mostrando los tipos de vacaciones que pueden optar los trabajadores de la empresa.</w:t>
      </w:r>
    </w:p>
    <w:p w14:paraId="54C00EC8" w14:textId="77777777" w:rsidR="00BF65C0" w:rsidRDefault="00BF65C0" w:rsidP="00AB799C"/>
    <w:p w14:paraId="06918ABC" w14:textId="7557063A" w:rsidR="63ED8AC9" w:rsidRDefault="63ED8AC9" w:rsidP="00AB799C">
      <w:r>
        <w:t>Resultados obtenidos</w:t>
      </w:r>
    </w:p>
    <w:p w14:paraId="50E68EC0" w14:textId="77777777" w:rsidR="00AB799C" w:rsidRDefault="00AB799C" w:rsidP="00AB799C"/>
    <w:p w14:paraId="0D39921E" w14:textId="13A15E41" w:rsidR="63ED8AC9" w:rsidRDefault="012B279D" w:rsidP="00080EBF">
      <w:pPr>
        <w:pStyle w:val="Prrafodelista"/>
        <w:numPr>
          <w:ilvl w:val="0"/>
          <w:numId w:val="24"/>
        </w:numPr>
      </w:pPr>
      <w:r>
        <w:t>El enlace es visible en el menú desplegable para usuarios con los permisos adecuados.</w:t>
      </w:r>
    </w:p>
    <w:p w14:paraId="1AB9304C" w14:textId="77777777" w:rsidR="00BF65C0" w:rsidRDefault="00BF65C0" w:rsidP="00AB799C"/>
    <w:p w14:paraId="27480E26" w14:textId="3DA70309" w:rsidR="63ED8AC9" w:rsidRDefault="1FC0764C" w:rsidP="00080EBF">
      <w:pPr>
        <w:pStyle w:val="Prrafodelista"/>
        <w:numPr>
          <w:ilvl w:val="0"/>
          <w:numId w:val="24"/>
        </w:numPr>
      </w:pPr>
      <w:r>
        <w:lastRenderedPageBreak/>
        <w:t>El sistema redirige correctamente a la interfaz de los Tipos de vacaciones tras hacer clic en el enlace “Tipos de vacaciones”.</w:t>
      </w:r>
    </w:p>
    <w:p w14:paraId="0A2DE760" w14:textId="77777777" w:rsidR="00BF65C0" w:rsidRDefault="00BF65C0" w:rsidP="00AB799C"/>
    <w:p w14:paraId="36D40EEC" w14:textId="70BB3634" w:rsidR="00BF65C0" w:rsidRDefault="562A1A89" w:rsidP="00080EBF">
      <w:pPr>
        <w:pStyle w:val="Prrafodelista"/>
        <w:numPr>
          <w:ilvl w:val="0"/>
          <w:numId w:val="24"/>
        </w:numPr>
      </w:pPr>
      <w:r>
        <w:t>La interfaz tras el redireccionamiento se muestra completamente y carga el listado de los Tipos de vacaciones.</w:t>
      </w:r>
    </w:p>
    <w:p w14:paraId="2FA7DAA3" w14:textId="77777777" w:rsidR="00BF65C0" w:rsidRDefault="00BF65C0" w:rsidP="00BF65C0">
      <w:pPr>
        <w:pStyle w:val="Prrafodelista"/>
        <w:ind w:left="1800" w:firstLine="0"/>
      </w:pPr>
    </w:p>
    <w:p w14:paraId="558A4F20" w14:textId="4A1068EA" w:rsidR="002F6F6E" w:rsidRPr="002F6F6E" w:rsidRDefault="002F6F6E" w:rsidP="002F6F6E">
      <w:r w:rsidRPr="002F6F6E">
        <w:t xml:space="preserve">La Figura </w:t>
      </w:r>
      <w:r w:rsidR="001C2692">
        <w:t>7</w:t>
      </w:r>
      <w:r w:rsidRPr="002F6F6E">
        <w:t>.5 ilustra los resultados obtenidos durante la ejecución de los casos de prueba propuestos para la funcionalidad de "Tipos de Vacaciones", correspondiente al Caso de Uso N°1.13.</w:t>
      </w:r>
    </w:p>
    <w:p w14:paraId="221D7F1D" w14:textId="77777777" w:rsidR="002F6F6E" w:rsidRPr="002F6F6E" w:rsidRDefault="002F6F6E" w:rsidP="002F6F6E"/>
    <w:p w14:paraId="360A6F78" w14:textId="4981223C" w:rsidR="002F6F6E" w:rsidRPr="002F6F6E" w:rsidRDefault="002F6F6E" w:rsidP="002F6F6E">
      <w:r w:rsidRPr="002F6F6E">
        <w:t>En la interfaz de usuario, se observa la correcta visualización y disponibilidad del enlace "Tipo de Vacaciones" dentro del menú desplegable, cumpliendo con la expectativa para usuarios con los permisos adecuados. Tras la interacción con este enlace, se verificó una redirección exitosa a la interfaz de</w:t>
      </w:r>
      <w:r w:rsidR="00104E4A">
        <w:t xml:space="preserve"> </w:t>
      </w:r>
      <w:r w:rsidRPr="002F6F6E">
        <w:t>tipos de vacaciones. Finalmente, la interfaz de destino cargó completamente y sin errores, presentando un listado íntegro de los tipos de vacaciones disponibles. Esto confirma la correcta implementación y el funcionamiento esperado de la funcionalidad de visualización de tipos de vacaciones.</w:t>
      </w:r>
    </w:p>
    <w:p w14:paraId="7DBA55ED" w14:textId="77777777" w:rsidR="00BF65C0" w:rsidRDefault="00BF65C0" w:rsidP="00BF65C0">
      <w:pPr>
        <w:pStyle w:val="Prrafodelista"/>
        <w:ind w:left="1800" w:firstLine="0"/>
      </w:pPr>
    </w:p>
    <w:p w14:paraId="615B585B" w14:textId="77777777" w:rsidR="00BF65C0" w:rsidRDefault="00BF65C0" w:rsidP="00BF65C0">
      <w:pPr>
        <w:pStyle w:val="Prrafodelista"/>
        <w:ind w:left="1800" w:firstLine="0"/>
      </w:pPr>
    </w:p>
    <w:p w14:paraId="6FBA759D" w14:textId="77777777" w:rsidR="00BF65C0" w:rsidRDefault="00BF65C0" w:rsidP="00BF65C0">
      <w:pPr>
        <w:pStyle w:val="Prrafodelista"/>
        <w:ind w:left="1800" w:firstLine="0"/>
      </w:pPr>
    </w:p>
    <w:p w14:paraId="66D1A6CE" w14:textId="1D50C5CB" w:rsidR="00BF65C0" w:rsidRDefault="00BF65C0" w:rsidP="005C2BAE">
      <w:pPr>
        <w:pStyle w:val="Descripcin"/>
        <w:keepNext/>
      </w:pPr>
      <w:bookmarkStart w:id="278" w:name="_Toc200854227"/>
      <w:bookmarkStart w:id="279" w:name="_Toc201172446"/>
      <w:bookmarkStart w:id="280" w:name="_Toc201199632"/>
      <w:bookmarkStart w:id="281" w:name="_Toc201199721"/>
      <w:r>
        <w:lastRenderedPageBreak/>
        <w:t xml:space="preserve">Figura </w:t>
      </w:r>
      <w:fldSimple w:instr=" STYLEREF 1 \s ">
        <w:r w:rsidR="001F64B0">
          <w:rPr>
            <w:noProof/>
          </w:rPr>
          <w:t>7</w:t>
        </w:r>
      </w:fldSimple>
      <w:r w:rsidR="001F64B0">
        <w:t>.</w:t>
      </w:r>
      <w:fldSimple w:instr=" SEQ Figura \* ARABIC \s 1 ">
        <w:r w:rsidR="001F64B0">
          <w:rPr>
            <w:noProof/>
          </w:rPr>
          <w:t>5</w:t>
        </w:r>
      </w:fldSimple>
      <w:r>
        <w:t xml:space="preserve"> “Captura de pantalla de prueba 1-2-3 caso de uso N°1.13”</w:t>
      </w:r>
      <w:bookmarkEnd w:id="278"/>
      <w:bookmarkEnd w:id="279"/>
      <w:bookmarkEnd w:id="280"/>
      <w:bookmarkEnd w:id="281"/>
    </w:p>
    <w:p w14:paraId="6C7F3398" w14:textId="0D746AF8" w:rsidR="005C2BAE" w:rsidRDefault="63ED8AC9" w:rsidP="7DFCFD8D">
      <w:pPr>
        <w:ind w:firstLine="0"/>
      </w:pPr>
      <w:r>
        <w:rPr>
          <w:noProof/>
        </w:rPr>
        <mc:AlternateContent>
          <mc:Choice Requires="wpg">
            <w:drawing>
              <wp:inline distT="0" distB="0" distL="0" distR="0" wp14:anchorId="5A988002" wp14:editId="7B8827F9">
                <wp:extent cx="5981065" cy="3314700"/>
                <wp:effectExtent l="0" t="0" r="635" b="0"/>
                <wp:docPr id="2116445474" name="Grupo 1"/>
                <wp:cNvGraphicFramePr/>
                <a:graphic xmlns:a="http://schemas.openxmlformats.org/drawingml/2006/main">
                  <a:graphicData uri="http://schemas.microsoft.com/office/word/2010/wordprocessingGroup">
                    <wpg:wgp>
                      <wpg:cNvGrpSpPr/>
                      <wpg:grpSpPr>
                        <a:xfrm>
                          <a:off x="0" y="0"/>
                          <a:ext cx="5981065" cy="3314700"/>
                          <a:chOff x="0" y="0"/>
                          <a:chExt cx="5981065" cy="3314700"/>
                        </a:xfrm>
                      </wpg:grpSpPr>
                      <pic:pic xmlns:pic="http://schemas.openxmlformats.org/drawingml/2006/picture">
                        <pic:nvPicPr>
                          <pic:cNvPr id="1822417370" name="Imagen 1822417370"/>
                          <pic:cNvPicPr>
                            <a:picLocks noChangeAspect="1"/>
                          </pic:cNvPicPr>
                        </pic:nvPicPr>
                        <pic:blipFill>
                          <a:blip r:embed="rId62"/>
                          <a:stretch>
                            <a:fillRect/>
                          </a:stretch>
                        </pic:blipFill>
                        <pic:spPr>
                          <a:xfrm>
                            <a:off x="0" y="0"/>
                            <a:ext cx="5981065" cy="3314700"/>
                          </a:xfrm>
                          <a:prstGeom prst="rect">
                            <a:avLst/>
                          </a:prstGeom>
                        </pic:spPr>
                      </pic:pic>
                      <wps:wsp>
                        <wps:cNvPr id="1853201076" name="Rectángulo 1853201076"/>
                        <wps:cNvSpPr/>
                        <wps:spPr>
                          <a:xfrm>
                            <a:off x="1338625" y="929368"/>
                            <a:ext cx="1110343" cy="446314"/>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35139369" name="Rectángulo 135139369"/>
                        <wps:cNvSpPr/>
                        <wps:spPr>
                          <a:xfrm>
                            <a:off x="16011" y="1147082"/>
                            <a:ext cx="658586" cy="1143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12364C94" id="Grupo 1" o:spid="_x0000_s1026" style="width:470.95pt;height:261pt;mso-position-horizontal-relative:char;mso-position-vertical-relative:line" coordsize="59810,33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">
                <v:shape id="Imagen 1822417370" o:spid="_x0000_s1027" type="#_x0000_t75" style="position:absolute;width:59810;height:33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">
                  <v:imagedata r:id="rId63" o:title=""/>
                </v:shape>
                <v:rect id="Rectángulo 1853201076" o:spid="_x0000_s1028" style="position:absolute;left:13386;top:9293;width:11103;height:4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" filled="f" strokecolor="red" strokeweight="1pt"/>
                <v:rect id="Rectángulo 135139369" o:spid="_x0000_s1029" style="position:absolute;left:160;top:11470;width:6585;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" filled="f" strokecolor="red" strokeweight="1pt"/>
                <w10:anchorlock/>
              </v:group>
            </w:pict>
          </mc:Fallback>
        </mc:AlternateContent>
      </w:r>
    </w:p>
    <w:p w14:paraId="39863BD8" w14:textId="07D862D5" w:rsidR="63ED8AC9" w:rsidRDefault="00AB6606" w:rsidP="005C2BAE">
      <w:r>
        <w:t>Fuente: Captura realizada al sistema web EugCO</w:t>
      </w:r>
      <w:r w:rsidR="00366860">
        <w:t>M</w:t>
      </w:r>
    </w:p>
    <w:p w14:paraId="22802AF0" w14:textId="424E17BA" w:rsidR="00366860" w:rsidRDefault="00366860" w:rsidP="00366860">
      <w:pPr>
        <w:spacing w:line="278" w:lineRule="auto"/>
        <w:ind w:firstLine="0"/>
        <w:jc w:val="left"/>
      </w:pPr>
    </w:p>
    <w:p w14:paraId="35E8629F" w14:textId="593978E6" w:rsidR="00BF65C0" w:rsidRDefault="00BF65C0" w:rsidP="00BF65C0">
      <w:pPr>
        <w:pStyle w:val="Ttulo2"/>
      </w:pPr>
      <w:bookmarkStart w:id="282" w:name="_Toc201199543"/>
      <w:r>
        <w:t xml:space="preserve">Prueba CU </w:t>
      </w:r>
      <w:r w:rsidR="0D84D775" w:rsidRPr="0D84D775">
        <w:t>N°1.16</w:t>
      </w:r>
      <w:bookmarkEnd w:id="282"/>
    </w:p>
    <w:p w14:paraId="673C3B6C" w14:textId="77777777" w:rsidR="00BF65C0" w:rsidRDefault="00BF65C0" w:rsidP="562A1A89">
      <w:pPr>
        <w:rPr>
          <w:b/>
          <w:bCs/>
        </w:rPr>
      </w:pPr>
    </w:p>
    <w:p w14:paraId="59D331AA" w14:textId="2EF962D0" w:rsidR="009F4236" w:rsidRDefault="009F4236" w:rsidP="009F4236">
      <w:r>
        <w:t>Se presenta el caso de uso N°1.16 para realizar los casos de prueba correspondientes.</w:t>
      </w:r>
    </w:p>
    <w:p w14:paraId="384212AC" w14:textId="77777777" w:rsidR="009F4236" w:rsidRDefault="009F4236" w:rsidP="562A1A89">
      <w:pPr>
        <w:rPr>
          <w:b/>
          <w:bCs/>
        </w:rPr>
      </w:pPr>
    </w:p>
    <w:p w14:paraId="30CFE2AA" w14:textId="1930250F" w:rsidR="00CB5501" w:rsidRDefault="00CB5501" w:rsidP="00CB5501">
      <w:bookmarkStart w:id="283" w:name="_Hlk201196220"/>
      <w:r>
        <w:t xml:space="preserve">En la </w:t>
      </w:r>
      <w:r>
        <w:rPr>
          <w:i/>
        </w:rPr>
        <w:t>Tabla 7.6</w:t>
      </w:r>
      <w:r>
        <w:t xml:space="preserve"> se puede visualizar el Caso de uso N°1.16, se enfoca en ingresar a una pestaña llamada sucursal dentro tablas maestras del menú desplegable, donde sucursal muestra una lista de la cantidad de sucursales registradas en el sistema.</w:t>
      </w:r>
    </w:p>
    <w:bookmarkEnd w:id="283"/>
    <w:p w14:paraId="506D0CC6" w14:textId="77777777" w:rsidR="000145BF" w:rsidRDefault="000145BF" w:rsidP="562A1A89">
      <w:pPr>
        <w:rPr>
          <w:b/>
          <w:bCs/>
        </w:rPr>
      </w:pPr>
    </w:p>
    <w:p w14:paraId="43E84B72" w14:textId="465DAADE" w:rsidR="000145BF" w:rsidRDefault="000145BF" w:rsidP="000145BF">
      <w:pPr>
        <w:pStyle w:val="Descripcin"/>
        <w:keepNext/>
      </w:pPr>
      <w:bookmarkStart w:id="284" w:name="_Toc201199633"/>
      <w:bookmarkStart w:id="285" w:name="_Toc201199722"/>
      <w:r>
        <w:lastRenderedPageBreak/>
        <w:t xml:space="preserve">Tabla </w:t>
      </w:r>
      <w:fldSimple w:instr=" STYLEREF 1 \s ">
        <w:r w:rsidR="00ED0FAA">
          <w:rPr>
            <w:noProof/>
          </w:rPr>
          <w:t>7</w:t>
        </w:r>
      </w:fldSimple>
      <w:r w:rsidR="00ED0FAA">
        <w:t>.</w:t>
      </w:r>
      <w:fldSimple w:instr=" SEQ Tabla \* ARABIC \s 1 ">
        <w:r w:rsidR="00ED0FAA">
          <w:rPr>
            <w:noProof/>
          </w:rPr>
          <w:t>6</w:t>
        </w:r>
      </w:fldSimple>
      <w:r>
        <w:t xml:space="preserve"> </w:t>
      </w:r>
      <w:r w:rsidRPr="00CE1E05">
        <w:t>CU N°1.1</w:t>
      </w:r>
      <w:r>
        <w:t>6</w:t>
      </w:r>
      <w:r w:rsidRPr="00CE1E05">
        <w:t xml:space="preserve"> para prueba,” Visualizando l</w:t>
      </w:r>
      <w:r>
        <w:t>a pestaña</w:t>
      </w:r>
      <w:r w:rsidR="00B11B8D">
        <w:t xml:space="preserve"> sucursal</w:t>
      </w:r>
      <w:r w:rsidRPr="00CE1E05">
        <w:t>”</w:t>
      </w:r>
      <w:bookmarkEnd w:id="284"/>
      <w:bookmarkEnd w:id="285"/>
    </w:p>
    <w:p w14:paraId="1FF31C63" w14:textId="4051CC19" w:rsidR="326DAF3F" w:rsidRDefault="00B11B8D" w:rsidP="009F4236">
      <w:pPr>
        <w:pStyle w:val="Sinespaciado"/>
      </w:pPr>
      <w:r>
        <w:rPr>
          <w:noProof/>
        </w:rPr>
        <w:drawing>
          <wp:inline distT="0" distB="0" distL="0" distR="0" wp14:anchorId="1D0FB4A0" wp14:editId="0B98D421">
            <wp:extent cx="4858732" cy="3260785"/>
            <wp:effectExtent l="0" t="0" r="0" b="0"/>
            <wp:docPr id="105881014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810141" name="Imagen 1" descr="Tabla&#10;&#10;El contenido generado por IA puede ser incorrecto."/>
                    <pic:cNvPicPr/>
                  </pic:nvPicPr>
                  <pic:blipFill>
                    <a:blip r:embed="rId21"/>
                    <a:stretch>
                      <a:fillRect/>
                    </a:stretch>
                  </pic:blipFill>
                  <pic:spPr>
                    <a:xfrm>
                      <a:off x="0" y="0"/>
                      <a:ext cx="4882328" cy="3276621"/>
                    </a:xfrm>
                    <a:prstGeom prst="rect">
                      <a:avLst/>
                    </a:prstGeom>
                  </pic:spPr>
                </pic:pic>
              </a:graphicData>
            </a:graphic>
          </wp:inline>
        </w:drawing>
      </w:r>
    </w:p>
    <w:p w14:paraId="2AD1BE2F" w14:textId="77777777" w:rsidR="002205AD" w:rsidRDefault="002205AD" w:rsidP="009F4236">
      <w:pPr>
        <w:pStyle w:val="Sinespaciado"/>
      </w:pPr>
    </w:p>
    <w:p w14:paraId="3C65FE46" w14:textId="77777777" w:rsidR="002205AD" w:rsidRDefault="002205AD" w:rsidP="002205AD">
      <w:r>
        <w:t>Fuente: Elaborado por el estudiante de acuerdo con el proyecto</w:t>
      </w:r>
    </w:p>
    <w:p w14:paraId="1F3E844B" w14:textId="77777777" w:rsidR="002205AD" w:rsidRDefault="002205AD" w:rsidP="009F4236">
      <w:pPr>
        <w:pStyle w:val="Sinespaciado"/>
      </w:pPr>
    </w:p>
    <w:p w14:paraId="529F8E88" w14:textId="77777777" w:rsidR="009F4236" w:rsidRDefault="009F4236" w:rsidP="009F4236">
      <w:pPr>
        <w:pStyle w:val="Sinespaciado"/>
      </w:pPr>
    </w:p>
    <w:p w14:paraId="35006F60" w14:textId="132DFD08" w:rsidR="792C6879" w:rsidRDefault="4A9543E0" w:rsidP="00366860">
      <w:r>
        <w:t>Casos de prueba:</w:t>
      </w:r>
    </w:p>
    <w:p w14:paraId="5D2C6E84" w14:textId="77777777" w:rsidR="00BF65C0" w:rsidRDefault="00BF65C0" w:rsidP="00366860"/>
    <w:p w14:paraId="3ACD85EE" w14:textId="7286713F" w:rsidR="792C6879" w:rsidRDefault="0D84D775" w:rsidP="00080EBF">
      <w:pPr>
        <w:pStyle w:val="Prrafodelista"/>
        <w:numPr>
          <w:ilvl w:val="0"/>
          <w:numId w:val="25"/>
        </w:numPr>
      </w:pPr>
      <w:r>
        <w:t xml:space="preserve">Verificar la existencia de la </w:t>
      </w:r>
      <w:r w:rsidR="00373539">
        <w:t>o</w:t>
      </w:r>
      <w:r>
        <w:t>pción de sucursal en el menú desplegable</w:t>
      </w:r>
    </w:p>
    <w:p w14:paraId="57B5F961" w14:textId="77777777" w:rsidR="00BF65C0" w:rsidRDefault="00BF65C0" w:rsidP="00366860"/>
    <w:p w14:paraId="41D07EC0" w14:textId="13E35DB4" w:rsidR="792C6879" w:rsidRDefault="0D84D775" w:rsidP="00080EBF">
      <w:pPr>
        <w:pStyle w:val="Prrafodelista"/>
        <w:numPr>
          <w:ilvl w:val="0"/>
          <w:numId w:val="25"/>
        </w:numPr>
      </w:pPr>
      <w:r>
        <w:t>Verificar la redirección a la interfaz de “Sucursal”.</w:t>
      </w:r>
    </w:p>
    <w:p w14:paraId="039AFB3C" w14:textId="77777777" w:rsidR="00BF65C0" w:rsidRDefault="00BF65C0" w:rsidP="00366860">
      <w:pPr>
        <w:ind w:firstLine="0"/>
      </w:pPr>
    </w:p>
    <w:p w14:paraId="1AF73CF1" w14:textId="3E0D016B" w:rsidR="792C6879" w:rsidRDefault="0D84D775" w:rsidP="00080EBF">
      <w:pPr>
        <w:pStyle w:val="Prrafodelista"/>
        <w:numPr>
          <w:ilvl w:val="0"/>
          <w:numId w:val="25"/>
        </w:numPr>
      </w:pPr>
      <w:r>
        <w:t>Verificar la correcta carga de la interfaz del sistema de visualización de las sucursales</w:t>
      </w:r>
    </w:p>
    <w:p w14:paraId="3C6F4200" w14:textId="77777777" w:rsidR="00BF65C0" w:rsidRDefault="00BF65C0" w:rsidP="00366860"/>
    <w:p w14:paraId="22DF5C70" w14:textId="491DB55F" w:rsidR="792C6879" w:rsidRDefault="4A9543E0" w:rsidP="00366860">
      <w:r>
        <w:t>Resultados Esperados:</w:t>
      </w:r>
    </w:p>
    <w:p w14:paraId="2B8497E4" w14:textId="77777777" w:rsidR="00BF65C0" w:rsidRDefault="00BF65C0" w:rsidP="00366860"/>
    <w:p w14:paraId="375F8359" w14:textId="70D2560F" w:rsidR="792C6879" w:rsidRDefault="0D84D775" w:rsidP="00080EBF">
      <w:pPr>
        <w:pStyle w:val="Prrafodelista"/>
        <w:numPr>
          <w:ilvl w:val="0"/>
          <w:numId w:val="26"/>
        </w:numPr>
      </w:pPr>
      <w:r>
        <w:t>El enlace o pestaña “Sucursal” para acceder a la interfaz es visible en el menú desplegable para usuarios.</w:t>
      </w:r>
    </w:p>
    <w:p w14:paraId="2CD01BA6" w14:textId="77777777" w:rsidR="00BF65C0" w:rsidRDefault="00BF65C0" w:rsidP="00366860"/>
    <w:p w14:paraId="72F5E4CB" w14:textId="26E8D7EA" w:rsidR="792C6879" w:rsidRDefault="0D84D775" w:rsidP="00080EBF">
      <w:pPr>
        <w:pStyle w:val="Prrafodelista"/>
        <w:numPr>
          <w:ilvl w:val="0"/>
          <w:numId w:val="26"/>
        </w:numPr>
      </w:pPr>
      <w:r>
        <w:t>Al hacer clic en el enlace “Sucursal”, el sistema redirige correctamente a la interfaz del sistema con las Sucursales de la empresa.</w:t>
      </w:r>
    </w:p>
    <w:p w14:paraId="07E29732" w14:textId="77777777" w:rsidR="00BF65C0" w:rsidRDefault="00BF65C0" w:rsidP="00695707">
      <w:pPr>
        <w:ind w:firstLine="0"/>
      </w:pPr>
    </w:p>
    <w:p w14:paraId="41F329FC" w14:textId="39B917EB" w:rsidR="792C6879" w:rsidRDefault="0D84D775" w:rsidP="00080EBF">
      <w:pPr>
        <w:pStyle w:val="Prrafodelista"/>
        <w:numPr>
          <w:ilvl w:val="0"/>
          <w:numId w:val="26"/>
        </w:numPr>
      </w:pPr>
      <w:r>
        <w:t>La interfaz del sistema de Sucursal carga correctamente, mostrando las distintas sucursales pertenecientes a la empresa.</w:t>
      </w:r>
    </w:p>
    <w:p w14:paraId="29F5CFC2" w14:textId="77777777" w:rsidR="00366860" w:rsidRDefault="00366860" w:rsidP="00366860">
      <w:pPr>
        <w:pStyle w:val="Prrafodelista"/>
        <w:ind w:left="1440" w:firstLine="0"/>
      </w:pPr>
    </w:p>
    <w:p w14:paraId="1E47030E" w14:textId="70EDA945" w:rsidR="792C6879" w:rsidRDefault="4A9543E0" w:rsidP="00366860">
      <w:r>
        <w:t>Resultados obtenidos</w:t>
      </w:r>
    </w:p>
    <w:p w14:paraId="40E9FA72" w14:textId="77777777" w:rsidR="00BF65C0" w:rsidRDefault="00BF65C0" w:rsidP="00366860"/>
    <w:p w14:paraId="1AE0B71F" w14:textId="3503A174" w:rsidR="792C6879" w:rsidRDefault="0D84D775" w:rsidP="00080EBF">
      <w:pPr>
        <w:pStyle w:val="Prrafodelista"/>
        <w:numPr>
          <w:ilvl w:val="0"/>
          <w:numId w:val="27"/>
        </w:numPr>
      </w:pPr>
      <w:r>
        <w:t>El enlace es visible en el menú desplegable para usuarios con los permisos adecuados.</w:t>
      </w:r>
    </w:p>
    <w:p w14:paraId="20F714F4" w14:textId="77777777" w:rsidR="00BF65C0" w:rsidRDefault="00BF65C0" w:rsidP="00366860"/>
    <w:p w14:paraId="249688ED" w14:textId="229A3CA4" w:rsidR="792C6879" w:rsidRDefault="0D84D775" w:rsidP="00080EBF">
      <w:pPr>
        <w:pStyle w:val="Prrafodelista"/>
        <w:numPr>
          <w:ilvl w:val="0"/>
          <w:numId w:val="27"/>
        </w:numPr>
      </w:pPr>
      <w:r>
        <w:t>El sistema redirige correctamente a la interfaz de las Sucursal tras hacer clic en el enlace “Sucursales”.</w:t>
      </w:r>
    </w:p>
    <w:p w14:paraId="04E5AC29" w14:textId="77777777" w:rsidR="00BF65C0" w:rsidRDefault="00BF65C0" w:rsidP="00366860"/>
    <w:p w14:paraId="37EA3CA3" w14:textId="511F11D0" w:rsidR="00AF0C9D" w:rsidRDefault="0D84D775" w:rsidP="00080EBF">
      <w:pPr>
        <w:pStyle w:val="Prrafodelista"/>
        <w:numPr>
          <w:ilvl w:val="0"/>
          <w:numId w:val="27"/>
        </w:numPr>
      </w:pPr>
      <w:r>
        <w:t>La interfaz tras el redireccionamiento se muestra completamente y carga el listado de las Sucursal.</w:t>
      </w:r>
    </w:p>
    <w:p w14:paraId="43BD5B20" w14:textId="77777777" w:rsidR="00AF0C9D" w:rsidRDefault="00AF0C9D" w:rsidP="00AF0C9D">
      <w:pPr>
        <w:pStyle w:val="Prrafodelista"/>
      </w:pPr>
    </w:p>
    <w:p w14:paraId="55E1C1F0" w14:textId="7393909F" w:rsidR="00AF0C9D" w:rsidRDefault="00AF0C9D" w:rsidP="00AF0C9D">
      <w:r w:rsidRPr="00AF0C9D">
        <w:t xml:space="preserve">La Figura </w:t>
      </w:r>
      <w:r w:rsidR="001C2692">
        <w:t>7</w:t>
      </w:r>
      <w:r w:rsidRPr="00AF0C9D">
        <w:t>.6 ilustra los resultados obtenidos durante la ejecución de los casos de prueba propuestos para la funcionalidad de "Sucursal", correspondiente al Caso de Uso N°1.16.</w:t>
      </w:r>
    </w:p>
    <w:p w14:paraId="41AB5020" w14:textId="77777777" w:rsidR="00C22EAB" w:rsidRPr="00AF0C9D" w:rsidRDefault="00C22EAB" w:rsidP="00AF0C9D"/>
    <w:p w14:paraId="50DA0388" w14:textId="6B8CE891" w:rsidR="00AF0C9D" w:rsidRPr="00AF0C9D" w:rsidRDefault="00AF0C9D" w:rsidP="00AF0C9D">
      <w:r w:rsidRPr="00AF0C9D">
        <w:lastRenderedPageBreak/>
        <w:t>En la interfaz de usuario, se observa la correcta visualización y disponibilidad del enlace "Sucursal" dentro del menú desplegable, cumpliendo con la expectativa para usuarios con los permisos adecuados. Tras la interacción con este enlace, se verificó una redirección exitosa a la interfaz de sucursales. Finalmente, la interfaz de destino cargó completamente y sin errores, presentando un listado íntegro de las sucursales registradas. Esto confirma la correcta implementación y el funcionamiento esperado de la funcionalidad de visualización de sucursales.</w:t>
      </w:r>
    </w:p>
    <w:p w14:paraId="623664D6" w14:textId="56C64F19" w:rsidR="00BF65C0" w:rsidRDefault="00BF65C0" w:rsidP="00AF0C9D"/>
    <w:p w14:paraId="131CDEC6" w14:textId="7DDFEA08" w:rsidR="005C2BAE" w:rsidRDefault="005C2BAE" w:rsidP="005C2BAE">
      <w:pPr>
        <w:pStyle w:val="Descripcin"/>
        <w:keepNext/>
      </w:pPr>
      <w:bookmarkStart w:id="286" w:name="_Toc200854228"/>
      <w:bookmarkStart w:id="287" w:name="_Toc201172447"/>
      <w:bookmarkStart w:id="288" w:name="_Toc201199634"/>
      <w:bookmarkStart w:id="289" w:name="_Toc201199723"/>
      <w:r>
        <w:t xml:space="preserve">Figura </w:t>
      </w:r>
      <w:fldSimple w:instr=" STYLEREF 1 \s ">
        <w:r w:rsidR="001F64B0">
          <w:rPr>
            <w:noProof/>
          </w:rPr>
          <w:t>7</w:t>
        </w:r>
      </w:fldSimple>
      <w:r w:rsidR="001F64B0">
        <w:t>.</w:t>
      </w:r>
      <w:fldSimple w:instr=" SEQ Figura \* ARABIC \s 1 ">
        <w:r w:rsidR="001F64B0">
          <w:rPr>
            <w:noProof/>
          </w:rPr>
          <w:t>6</w:t>
        </w:r>
      </w:fldSimple>
      <w:r>
        <w:t xml:space="preserve"> “Captura de pantalla de prueba 1-2-3 caso de uso N°1.16</w:t>
      </w:r>
      <w:bookmarkEnd w:id="286"/>
      <w:bookmarkEnd w:id="287"/>
      <w:bookmarkEnd w:id="288"/>
      <w:bookmarkEnd w:id="289"/>
    </w:p>
    <w:p w14:paraId="64F1D65D" w14:textId="6E2FF264" w:rsidR="792C6879" w:rsidRDefault="792C6879" w:rsidP="6894E904">
      <w:pPr>
        <w:ind w:firstLine="0"/>
      </w:pPr>
      <w:r>
        <w:rPr>
          <w:noProof/>
        </w:rPr>
        <mc:AlternateContent>
          <mc:Choice Requires="wpg">
            <w:drawing>
              <wp:inline distT="0" distB="0" distL="0" distR="0" wp14:anchorId="1419A4A9" wp14:editId="7D4B0EC8">
                <wp:extent cx="5628290" cy="3090041"/>
                <wp:effectExtent l="0" t="0" r="0" b="0"/>
                <wp:docPr id="1089922556" name="Grupo 1"/>
                <wp:cNvGraphicFramePr/>
                <a:graphic xmlns:a="http://schemas.openxmlformats.org/drawingml/2006/main">
                  <a:graphicData uri="http://schemas.microsoft.com/office/word/2010/wordprocessingGroup">
                    <wpg:wgp>
                      <wpg:cNvGrpSpPr/>
                      <wpg:grpSpPr>
                        <a:xfrm>
                          <a:off x="0" y="0"/>
                          <a:ext cx="5628290" cy="3090041"/>
                          <a:chOff x="0" y="0"/>
                          <a:chExt cx="5981065" cy="3314700"/>
                        </a:xfrm>
                      </wpg:grpSpPr>
                      <pic:pic xmlns:pic="http://schemas.openxmlformats.org/drawingml/2006/picture">
                        <pic:nvPicPr>
                          <pic:cNvPr id="1974106700" name="Imagen 1974106700"/>
                          <pic:cNvPicPr>
                            <a:picLocks noChangeAspect="1"/>
                          </pic:cNvPicPr>
                        </pic:nvPicPr>
                        <pic:blipFill>
                          <a:blip r:embed="rId64"/>
                          <a:stretch>
                            <a:fillRect/>
                          </a:stretch>
                        </pic:blipFill>
                        <pic:spPr>
                          <a:xfrm>
                            <a:off x="0" y="0"/>
                            <a:ext cx="5981065" cy="3314700"/>
                          </a:xfrm>
                          <a:prstGeom prst="rect">
                            <a:avLst/>
                          </a:prstGeom>
                        </pic:spPr>
                      </pic:pic>
                      <wps:wsp>
                        <wps:cNvPr id="1184924622" name="Rectángulo 1184924622"/>
                        <wps:cNvSpPr/>
                        <wps:spPr>
                          <a:xfrm>
                            <a:off x="33452" y="1504219"/>
                            <a:ext cx="406977" cy="147205"/>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757646826" name="Rectángulo 1757646826"/>
                        <wps:cNvSpPr/>
                        <wps:spPr>
                          <a:xfrm>
                            <a:off x="1124498" y="932719"/>
                            <a:ext cx="2407227" cy="320386"/>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258681952" name="Rectángulo 258681952"/>
                        <wps:cNvSpPr/>
                        <wps:spPr>
                          <a:xfrm>
                            <a:off x="497703" y="129268"/>
                            <a:ext cx="664029" cy="87086"/>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20608E4D" id="Grupo 1" o:spid="_x0000_s1026" style="width:443.15pt;height:243.3pt;mso-position-horizontal-relative:char;mso-position-vertical-relative:line" coordsize="59810,33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">
                <v:shape id="Imagen 1974106700" o:spid="_x0000_s1027" type="#_x0000_t75" style="position:absolute;width:59810;height:33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">
                  <v:imagedata r:id="rId65" o:title=""/>
                </v:shape>
                <v:rect id="Rectángulo 1184924622" o:spid="_x0000_s1028" style="position:absolute;left:334;top:15042;width:4070;height:14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" filled="f" strokecolor="red" strokeweight="1pt"/>
                <v:rect id="Rectángulo 1757646826" o:spid="_x0000_s1029" style="position:absolute;left:11244;top:9327;width:24073;height:32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" filled="f" strokecolor="red" strokeweight="1pt"/>
                <v:rect id="Rectángulo 258681952" o:spid="_x0000_s1030" style="position:absolute;left:4977;top:1292;width:6640;height:8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" filled="f" strokecolor="red" strokeweight="1pt"/>
                <w10:anchorlock/>
              </v:group>
            </w:pict>
          </mc:Fallback>
        </mc:AlternateContent>
      </w:r>
    </w:p>
    <w:p w14:paraId="1A2208B5" w14:textId="38CCB81F" w:rsidR="00C22EAB" w:rsidRDefault="00AB6606" w:rsidP="00366860">
      <w:r>
        <w:t>Fuente: Captura realizada al sistema web EugCOM</w:t>
      </w:r>
    </w:p>
    <w:p w14:paraId="48668A1A" w14:textId="40D4E47B" w:rsidR="00BF65C0" w:rsidRDefault="00BF65C0" w:rsidP="00C22EAB">
      <w:pPr>
        <w:spacing w:line="278" w:lineRule="auto"/>
        <w:ind w:firstLine="0"/>
        <w:jc w:val="left"/>
      </w:pPr>
    </w:p>
    <w:p w14:paraId="01317912" w14:textId="379E132A" w:rsidR="00BF65C0" w:rsidRDefault="00BF65C0" w:rsidP="00BF65C0">
      <w:pPr>
        <w:pStyle w:val="Ttulo2"/>
      </w:pPr>
      <w:bookmarkStart w:id="290" w:name="_Toc201199544"/>
      <w:r>
        <w:t xml:space="preserve">Prueba CU </w:t>
      </w:r>
      <w:r w:rsidR="0D84D775" w:rsidRPr="0D84D775">
        <w:t>N°1.19</w:t>
      </w:r>
      <w:bookmarkEnd w:id="290"/>
    </w:p>
    <w:p w14:paraId="742B2E2B" w14:textId="77777777" w:rsidR="00BF65C0" w:rsidRDefault="00BF65C0" w:rsidP="00BF65C0"/>
    <w:p w14:paraId="5AA668D6" w14:textId="1C8A6CE3" w:rsidR="00740C46" w:rsidRDefault="00740C46" w:rsidP="00740C46">
      <w:r>
        <w:t>Se presenta el caso de uso N°1.19 para realizar los casos de prueba correspondientes.</w:t>
      </w:r>
    </w:p>
    <w:p w14:paraId="405A7747" w14:textId="77777777" w:rsidR="00713E58" w:rsidRDefault="00713E58" w:rsidP="00740C46"/>
    <w:p w14:paraId="4F50E19F" w14:textId="1AA3FBA1" w:rsidR="00713E58" w:rsidRDefault="00713E58" w:rsidP="00713E58">
      <w:pPr>
        <w:rPr>
          <w:noProof/>
        </w:rPr>
      </w:pPr>
      <w:r>
        <w:lastRenderedPageBreak/>
        <w:t xml:space="preserve">En la </w:t>
      </w:r>
      <w:r>
        <w:rPr>
          <w:i/>
        </w:rPr>
        <w:t xml:space="preserve">Tabla </w:t>
      </w:r>
      <w:r w:rsidR="000364E3">
        <w:rPr>
          <w:i/>
        </w:rPr>
        <w:t>7.7</w:t>
      </w:r>
      <w:r>
        <w:rPr>
          <w:i/>
        </w:rPr>
        <w:t xml:space="preserve"> </w:t>
      </w:r>
      <w:r>
        <w:t>se puede visualizar el Caso de uso N°1.19, este caso de uso se enfoca en la visualización de la pestaña del centro de costo de tabla</w:t>
      </w:r>
      <w:r w:rsidR="00DD0AFD">
        <w:t>s</w:t>
      </w:r>
      <w:r>
        <w:t xml:space="preserve"> maestras del menú desplegable, donde se muestra la interfaz con una lista con los centros de costos.</w:t>
      </w:r>
      <w:r w:rsidRPr="00CD7D3C">
        <w:rPr>
          <w:noProof/>
        </w:rPr>
        <w:t xml:space="preserve"> </w:t>
      </w:r>
    </w:p>
    <w:p w14:paraId="78E3EA74" w14:textId="77777777" w:rsidR="00740C46" w:rsidRPr="00BF65C0" w:rsidRDefault="00740C46" w:rsidP="00DD0AFD">
      <w:pPr>
        <w:ind w:firstLine="0"/>
      </w:pPr>
    </w:p>
    <w:p w14:paraId="3E06AD5F" w14:textId="28F4D3E0" w:rsidR="00B4220C" w:rsidRDefault="00B4220C" w:rsidP="00B4220C">
      <w:pPr>
        <w:pStyle w:val="Descripcin"/>
        <w:keepNext/>
      </w:pPr>
      <w:bookmarkStart w:id="291" w:name="_Toc201199635"/>
      <w:bookmarkStart w:id="292" w:name="_Toc201199724"/>
      <w:r>
        <w:t xml:space="preserve">Tabla </w:t>
      </w:r>
      <w:fldSimple w:instr=" STYLEREF 1 \s ">
        <w:r w:rsidR="00ED0FAA">
          <w:rPr>
            <w:noProof/>
          </w:rPr>
          <w:t>7</w:t>
        </w:r>
      </w:fldSimple>
      <w:r w:rsidR="00ED0FAA">
        <w:t>.</w:t>
      </w:r>
      <w:fldSimple w:instr=" SEQ Tabla \* ARABIC \s 1 ">
        <w:r w:rsidR="00ED0FAA">
          <w:rPr>
            <w:noProof/>
          </w:rPr>
          <w:t>7</w:t>
        </w:r>
      </w:fldSimple>
      <w:r>
        <w:t xml:space="preserve"> </w:t>
      </w:r>
      <w:r w:rsidRPr="00CE1E05">
        <w:t>CU N°1.1</w:t>
      </w:r>
      <w:r w:rsidR="000364E3">
        <w:t>9</w:t>
      </w:r>
      <w:r w:rsidRPr="00CE1E05">
        <w:t xml:space="preserve"> para prueba,”</w:t>
      </w:r>
      <w:r>
        <w:t xml:space="preserve"> Ingresando a la pestaña centro de costo”</w:t>
      </w:r>
      <w:bookmarkEnd w:id="291"/>
      <w:bookmarkEnd w:id="292"/>
    </w:p>
    <w:p w14:paraId="6B7483DE" w14:textId="48945FF7" w:rsidR="792C6879" w:rsidRDefault="00CB4E8F" w:rsidP="00713E58">
      <w:pPr>
        <w:pStyle w:val="Sinespaciado"/>
      </w:pPr>
      <w:r>
        <w:rPr>
          <w:noProof/>
        </w:rPr>
        <w:drawing>
          <wp:inline distT="0" distB="0" distL="0" distR="0" wp14:anchorId="7F3265A9" wp14:editId="3FC48DDF">
            <wp:extent cx="4362327" cy="3105509"/>
            <wp:effectExtent l="0" t="0" r="635" b="0"/>
            <wp:docPr id="81962661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626619" name="Imagen 1" descr="Tabla&#10;&#10;El contenido generado por IA puede ser incorrecto."/>
                    <pic:cNvPicPr/>
                  </pic:nvPicPr>
                  <pic:blipFill>
                    <a:blip r:embed="rId22"/>
                    <a:stretch>
                      <a:fillRect/>
                    </a:stretch>
                  </pic:blipFill>
                  <pic:spPr>
                    <a:xfrm>
                      <a:off x="0" y="0"/>
                      <a:ext cx="4368765" cy="3110092"/>
                    </a:xfrm>
                    <a:prstGeom prst="rect">
                      <a:avLst/>
                    </a:prstGeom>
                  </pic:spPr>
                </pic:pic>
              </a:graphicData>
            </a:graphic>
          </wp:inline>
        </w:drawing>
      </w:r>
    </w:p>
    <w:p w14:paraId="73808A63" w14:textId="77777777" w:rsidR="00B4220C" w:rsidRDefault="00B4220C" w:rsidP="00713E58">
      <w:pPr>
        <w:pStyle w:val="Sinespaciado"/>
      </w:pPr>
    </w:p>
    <w:p w14:paraId="222061C6" w14:textId="77777777" w:rsidR="00B4220C" w:rsidRDefault="00B4220C" w:rsidP="00B4220C">
      <w:r>
        <w:t>Fuente: Elaborado por el estudiante de acuerdo con el proyecto</w:t>
      </w:r>
    </w:p>
    <w:p w14:paraId="4F3E3FBF" w14:textId="77777777" w:rsidR="00B4220C" w:rsidRDefault="00B4220C" w:rsidP="00713E58">
      <w:pPr>
        <w:pStyle w:val="Sinespaciado"/>
      </w:pPr>
    </w:p>
    <w:p w14:paraId="499B5309" w14:textId="132DFD08" w:rsidR="792C6879" w:rsidRDefault="0D84D775" w:rsidP="00366860">
      <w:r>
        <w:t>Casos de prueba:</w:t>
      </w:r>
    </w:p>
    <w:p w14:paraId="38D1EA29" w14:textId="77777777" w:rsidR="00BF65C0" w:rsidRDefault="00BF65C0" w:rsidP="00366860"/>
    <w:p w14:paraId="0164C098" w14:textId="0F182674" w:rsidR="792C6879" w:rsidRDefault="0D84D775" w:rsidP="00080EBF">
      <w:pPr>
        <w:pStyle w:val="Prrafodelista"/>
        <w:numPr>
          <w:ilvl w:val="0"/>
          <w:numId w:val="28"/>
        </w:numPr>
      </w:pPr>
      <w:r>
        <w:t xml:space="preserve">Verificar la existencia de la </w:t>
      </w:r>
      <w:r w:rsidR="00373539">
        <w:t>o</w:t>
      </w:r>
      <w:r>
        <w:t>pción de Centros de Costo en el menú desplegable</w:t>
      </w:r>
    </w:p>
    <w:p w14:paraId="7016954D" w14:textId="77777777" w:rsidR="00BF65C0" w:rsidRDefault="00BF65C0" w:rsidP="00366860"/>
    <w:p w14:paraId="7C5308F3" w14:textId="4A13D968" w:rsidR="792C6879" w:rsidRDefault="0D84D775" w:rsidP="00080EBF">
      <w:pPr>
        <w:pStyle w:val="Prrafodelista"/>
        <w:numPr>
          <w:ilvl w:val="0"/>
          <w:numId w:val="28"/>
        </w:numPr>
      </w:pPr>
      <w:r>
        <w:t>Verificar la redirección a la interfaz de “Centros de Costo”.</w:t>
      </w:r>
    </w:p>
    <w:p w14:paraId="6F021CDB" w14:textId="77777777" w:rsidR="00BF65C0" w:rsidRDefault="00BF65C0" w:rsidP="00366860"/>
    <w:p w14:paraId="79300480" w14:textId="22D91A66" w:rsidR="792C6879" w:rsidRDefault="0D84D775" w:rsidP="00080EBF">
      <w:pPr>
        <w:pStyle w:val="Prrafodelista"/>
        <w:numPr>
          <w:ilvl w:val="0"/>
          <w:numId w:val="28"/>
        </w:numPr>
      </w:pPr>
      <w:r>
        <w:t>Verificar la correcta carga de la interfaz del sistema de visualización de los Centros de Costo</w:t>
      </w:r>
    </w:p>
    <w:p w14:paraId="3F461D39" w14:textId="77777777" w:rsidR="00BF65C0" w:rsidRDefault="00BF65C0" w:rsidP="00366860"/>
    <w:p w14:paraId="306B034D" w14:textId="491DB55F" w:rsidR="792C6879" w:rsidRDefault="0D84D775" w:rsidP="00366860">
      <w:r>
        <w:t>Resultados Esperados:</w:t>
      </w:r>
    </w:p>
    <w:p w14:paraId="35234F4A" w14:textId="77777777" w:rsidR="00BF65C0" w:rsidRDefault="00BF65C0" w:rsidP="00366860"/>
    <w:p w14:paraId="01322D09" w14:textId="07F4C92E" w:rsidR="792C6879" w:rsidRDefault="0D84D775" w:rsidP="00080EBF">
      <w:pPr>
        <w:pStyle w:val="Prrafodelista"/>
        <w:numPr>
          <w:ilvl w:val="0"/>
          <w:numId w:val="29"/>
        </w:numPr>
      </w:pPr>
      <w:r>
        <w:t>El enlace o pestaña “Centros de Costo” para acceder a la interfaz es visible en el menú desplegable para usuarios.</w:t>
      </w:r>
    </w:p>
    <w:p w14:paraId="38BDE1F4" w14:textId="77777777" w:rsidR="00BF65C0" w:rsidRDefault="00BF65C0" w:rsidP="00366860"/>
    <w:p w14:paraId="55A28DAE" w14:textId="6085A73D" w:rsidR="792C6879" w:rsidRDefault="0D84D775" w:rsidP="00080EBF">
      <w:pPr>
        <w:pStyle w:val="Prrafodelista"/>
        <w:numPr>
          <w:ilvl w:val="0"/>
          <w:numId w:val="29"/>
        </w:numPr>
      </w:pPr>
      <w:r>
        <w:t>Al hacer clic en el enlace “Centros de Costo”, el sistema redirige correctamente a la interfaz del sistema con l</w:t>
      </w:r>
      <w:r w:rsidR="00776A16">
        <w:t>o</w:t>
      </w:r>
      <w:r>
        <w:t>s Centros de Costo de la empresa.</w:t>
      </w:r>
    </w:p>
    <w:p w14:paraId="6ADF43ED" w14:textId="77777777" w:rsidR="00BF65C0" w:rsidRDefault="00BF65C0" w:rsidP="00366860"/>
    <w:p w14:paraId="5494CDAE" w14:textId="63A47108" w:rsidR="00BF65C0" w:rsidRDefault="0D84D775" w:rsidP="00080EBF">
      <w:pPr>
        <w:pStyle w:val="Prrafodelista"/>
        <w:numPr>
          <w:ilvl w:val="0"/>
          <w:numId w:val="29"/>
        </w:numPr>
      </w:pPr>
      <w:r>
        <w:t>La interfaz del sistema de Centros de Costo carga correctamente, mostrando los distintos centros de costo que genera la empresa.</w:t>
      </w:r>
    </w:p>
    <w:p w14:paraId="266F1BCA" w14:textId="70EDA945" w:rsidR="792C6879" w:rsidRDefault="0D84D775" w:rsidP="00366860">
      <w:r>
        <w:t>Resultados obtenidos</w:t>
      </w:r>
    </w:p>
    <w:p w14:paraId="7B7D70D3" w14:textId="77777777" w:rsidR="00366860" w:rsidRDefault="00366860" w:rsidP="00366860"/>
    <w:p w14:paraId="31A9FB1D" w14:textId="7F5EE3BA" w:rsidR="792C6879" w:rsidRDefault="0D84D775" w:rsidP="00080EBF">
      <w:pPr>
        <w:pStyle w:val="Prrafodelista"/>
        <w:numPr>
          <w:ilvl w:val="0"/>
          <w:numId w:val="30"/>
        </w:numPr>
      </w:pPr>
      <w:r>
        <w:t>El enlace es visible en el menú desplegable para usuarios con los permisos adecuados.</w:t>
      </w:r>
    </w:p>
    <w:p w14:paraId="7322E2CE" w14:textId="77777777" w:rsidR="00BF65C0" w:rsidRDefault="00BF65C0" w:rsidP="00366860"/>
    <w:p w14:paraId="2761CCB8" w14:textId="5BCE8DE8" w:rsidR="792C6879" w:rsidRDefault="0D84D775" w:rsidP="00080EBF">
      <w:pPr>
        <w:pStyle w:val="Prrafodelista"/>
        <w:numPr>
          <w:ilvl w:val="0"/>
          <w:numId w:val="30"/>
        </w:numPr>
      </w:pPr>
      <w:r>
        <w:t>El sistema redirige correctamente a la interfaz de las Centros de Costo tras hacer clic en el enlace “Centros de Costo”.</w:t>
      </w:r>
    </w:p>
    <w:p w14:paraId="3F142BE2" w14:textId="77777777" w:rsidR="00BF65C0" w:rsidRDefault="00BF65C0" w:rsidP="00366860"/>
    <w:p w14:paraId="07D45DF1" w14:textId="0A0E1D43" w:rsidR="792C6879" w:rsidRDefault="0D84D775" w:rsidP="00080EBF">
      <w:pPr>
        <w:pStyle w:val="Prrafodelista"/>
        <w:numPr>
          <w:ilvl w:val="0"/>
          <w:numId w:val="30"/>
        </w:numPr>
      </w:pPr>
      <w:r>
        <w:t>La interfaz tras el redireccionamiento se muestra completamente y carga el listado de los Centros de Costo.</w:t>
      </w:r>
    </w:p>
    <w:p w14:paraId="37766C72" w14:textId="77777777" w:rsidR="00BF65C0" w:rsidRDefault="00BF65C0" w:rsidP="00BF65C0">
      <w:pPr>
        <w:pStyle w:val="Prrafodelista"/>
        <w:ind w:left="1800" w:firstLine="0"/>
      </w:pPr>
    </w:p>
    <w:p w14:paraId="2717C2D3" w14:textId="0D0B23C2" w:rsidR="008E3311" w:rsidRDefault="008E3311" w:rsidP="008E3311">
      <w:r w:rsidRPr="008E3311">
        <w:t xml:space="preserve">La Figura </w:t>
      </w:r>
      <w:r w:rsidR="001C2692">
        <w:t>7</w:t>
      </w:r>
      <w:r w:rsidRPr="008E3311">
        <w:t>.7 ilustra los resultados obtenidos durante la ejecución de los casos de prueba propuestos para la funcionalidad de "Centros de Costo", correspondiente al Caso de Uso N°1.19.</w:t>
      </w:r>
    </w:p>
    <w:p w14:paraId="2F692D26" w14:textId="33FA6C4D" w:rsidR="00F75840" w:rsidRPr="008E3311" w:rsidRDefault="00F75840" w:rsidP="008E3311"/>
    <w:p w14:paraId="5599EBC9" w14:textId="05533E13" w:rsidR="008E3311" w:rsidRPr="008E3311" w:rsidRDefault="008E3311" w:rsidP="008E3311">
      <w:r w:rsidRPr="008E3311">
        <w:t>En la interfaz de usuario, se observa la correcta visualización y disponibilidad del enlace "Centro de Costo" dentro del menú desplegable, cumpliendo con la expectativa para usuarios con los permisos adecuados. Tras la interacción con este enlace, se verificó una redirección exitosa a la interfaz de centros de costo. Finalmente, la interfaz de destino cargó completamente y sin errores, presentando un listado íntegro de los centros de costo registrados. Esto confirma la correcta implementación y el funcionamiento esperado de la funcionalidad de visualización de centros de costo.</w:t>
      </w:r>
    </w:p>
    <w:p w14:paraId="11D1AD26" w14:textId="77777777" w:rsidR="001A475B" w:rsidRDefault="001A475B" w:rsidP="007332E7"/>
    <w:p w14:paraId="2DC1A1C4" w14:textId="323DE58E" w:rsidR="005C2BAE" w:rsidRDefault="005C2BAE" w:rsidP="005C2BAE">
      <w:pPr>
        <w:pStyle w:val="Descripcin"/>
        <w:keepNext/>
      </w:pPr>
      <w:bookmarkStart w:id="293" w:name="_Toc200854229"/>
      <w:bookmarkStart w:id="294" w:name="_Toc201172448"/>
      <w:bookmarkStart w:id="295" w:name="_Toc201199636"/>
      <w:bookmarkStart w:id="296" w:name="_Toc201199725"/>
      <w:r>
        <w:t xml:space="preserve">Figura </w:t>
      </w:r>
      <w:fldSimple w:instr=" STYLEREF 1 \s ">
        <w:r w:rsidR="001F64B0">
          <w:rPr>
            <w:noProof/>
          </w:rPr>
          <w:t>7</w:t>
        </w:r>
      </w:fldSimple>
      <w:r w:rsidR="001F64B0">
        <w:t>.</w:t>
      </w:r>
      <w:fldSimple w:instr=" SEQ Figura \* ARABIC \s 1 ">
        <w:r w:rsidR="001F64B0">
          <w:rPr>
            <w:noProof/>
          </w:rPr>
          <w:t>7</w:t>
        </w:r>
      </w:fldSimple>
      <w:r>
        <w:t xml:space="preserve"> “Captura de pantalla de prueba 1-2-3 caso de uso N°1.19”</w:t>
      </w:r>
      <w:bookmarkEnd w:id="293"/>
      <w:bookmarkEnd w:id="294"/>
      <w:bookmarkEnd w:id="295"/>
      <w:bookmarkEnd w:id="296"/>
    </w:p>
    <w:p w14:paraId="54A6F1FE" w14:textId="131D6B9D" w:rsidR="792C6879" w:rsidRDefault="792C6879" w:rsidP="403830FE">
      <w:pPr>
        <w:ind w:firstLine="0"/>
      </w:pPr>
      <w:r>
        <w:rPr>
          <w:noProof/>
        </w:rPr>
        <mc:AlternateContent>
          <mc:Choice Requires="wpg">
            <w:drawing>
              <wp:inline distT="0" distB="0" distL="0" distR="0" wp14:anchorId="44DF4619" wp14:editId="68E877A3">
                <wp:extent cx="5707118" cy="2885090"/>
                <wp:effectExtent l="0" t="0" r="8255" b="0"/>
                <wp:docPr id="1031209192" name="Grupo 1"/>
                <wp:cNvGraphicFramePr/>
                <a:graphic xmlns:a="http://schemas.openxmlformats.org/drawingml/2006/main">
                  <a:graphicData uri="http://schemas.microsoft.com/office/word/2010/wordprocessingGroup">
                    <wpg:wgp>
                      <wpg:cNvGrpSpPr/>
                      <wpg:grpSpPr>
                        <a:xfrm>
                          <a:off x="0" y="0"/>
                          <a:ext cx="5707118" cy="2885090"/>
                          <a:chOff x="0" y="0"/>
                          <a:chExt cx="5929630" cy="3286125"/>
                        </a:xfrm>
                      </wpg:grpSpPr>
                      <pic:pic xmlns:pic="http://schemas.openxmlformats.org/drawingml/2006/picture">
                        <pic:nvPicPr>
                          <pic:cNvPr id="938521563" name="Imagen 938521563"/>
                          <pic:cNvPicPr>
                            <a:picLocks noChangeAspect="1"/>
                          </pic:cNvPicPr>
                        </pic:nvPicPr>
                        <pic:blipFill>
                          <a:blip r:embed="rId66"/>
                          <a:stretch>
                            <a:fillRect/>
                          </a:stretch>
                        </pic:blipFill>
                        <pic:spPr>
                          <a:xfrm>
                            <a:off x="0" y="0"/>
                            <a:ext cx="5929630" cy="3286125"/>
                          </a:xfrm>
                          <a:prstGeom prst="rect">
                            <a:avLst/>
                          </a:prstGeom>
                        </pic:spPr>
                      </pic:pic>
                      <wps:wsp>
                        <wps:cNvPr id="1145903680" name="Rectángulo 1145903680"/>
                        <wps:cNvSpPr/>
                        <wps:spPr>
                          <a:xfrm>
                            <a:off x="1322705" y="940117"/>
                            <a:ext cx="1234440" cy="61722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524433776" name="Rectángulo 524433776"/>
                        <wps:cNvSpPr/>
                        <wps:spPr>
                          <a:xfrm>
                            <a:off x="507365" y="147637"/>
                            <a:ext cx="784860" cy="762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070975567" name="Rectángulo 1070975567"/>
                        <wps:cNvSpPr/>
                        <wps:spPr>
                          <a:xfrm>
                            <a:off x="65405" y="894397"/>
                            <a:ext cx="533400" cy="9906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3585FC6C" id="Grupo 1" o:spid="_x0000_s1026" style="width:449.4pt;height:227.15pt;mso-position-horizontal-relative:char;mso-position-vertical-relative:line" coordsize="59296,328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">
                <v:shape id="Imagen 938521563" o:spid="_x0000_s1027" type="#_x0000_t75" style="position:absolute;width:59296;height:328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">
                  <v:imagedata r:id="rId67" o:title=""/>
                </v:shape>
                <v:rect id="Rectángulo 1145903680" o:spid="_x0000_s1028" style="position:absolute;left:13227;top:9401;width:12344;height:61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" filled="f" strokecolor="red" strokeweight="1pt"/>
                <v:rect id="Rectángulo 524433776" o:spid="_x0000_s1029" style="position:absolute;left:5073;top:1476;width:7849;height:7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" filled="f" strokecolor="red" strokeweight="1pt"/>
                <v:rect id="Rectángulo 1070975567" o:spid="_x0000_s1030" style="position:absolute;left:654;top:8943;width:5334;height:9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" filled="f" strokecolor="red" strokeweight="1pt"/>
                <w10:anchorlock/>
              </v:group>
            </w:pict>
          </mc:Fallback>
        </mc:AlternateContent>
      </w:r>
    </w:p>
    <w:p w14:paraId="3B6DA472" w14:textId="18CB4341" w:rsidR="001A475B" w:rsidRDefault="00AB6606" w:rsidP="008F35EA">
      <w:r>
        <w:t>Fuente: Captura realizada al sistema web EugCOM</w:t>
      </w:r>
    </w:p>
    <w:p w14:paraId="4D95BA4F" w14:textId="77777777" w:rsidR="008F35EA" w:rsidRDefault="008F35EA" w:rsidP="008F35EA"/>
    <w:p w14:paraId="33678849" w14:textId="56395AA6" w:rsidR="00BF65C0" w:rsidRDefault="00BF65C0" w:rsidP="00BF65C0">
      <w:pPr>
        <w:pStyle w:val="Ttulo2"/>
      </w:pPr>
      <w:bookmarkStart w:id="297" w:name="_Toc201199545"/>
      <w:r>
        <w:t xml:space="preserve">Prueba CU </w:t>
      </w:r>
      <w:r w:rsidR="0D84D775" w:rsidRPr="00BF65C0">
        <w:t>N°2.1</w:t>
      </w:r>
      <w:bookmarkEnd w:id="297"/>
    </w:p>
    <w:p w14:paraId="60C7A88F" w14:textId="77777777" w:rsidR="00740C46" w:rsidRPr="00740C46" w:rsidRDefault="00740C46" w:rsidP="00740C46"/>
    <w:p w14:paraId="0580003C" w14:textId="68598764" w:rsidR="00740C46" w:rsidRDefault="00740C46" w:rsidP="00740C46">
      <w:r>
        <w:t>Se presenta el caso de uso N°2.1 para realizar los casos de prueba correspondientes.</w:t>
      </w:r>
    </w:p>
    <w:p w14:paraId="45780D45" w14:textId="77777777" w:rsidR="00F61E55" w:rsidRDefault="00F61E55" w:rsidP="00740C46"/>
    <w:p w14:paraId="5B45F2C1" w14:textId="70B9F895" w:rsidR="00362865" w:rsidRDefault="00362865" w:rsidP="00362865">
      <w:r>
        <w:lastRenderedPageBreak/>
        <w:t xml:space="preserve">En la </w:t>
      </w:r>
      <w:r>
        <w:rPr>
          <w:i/>
        </w:rPr>
        <w:t>Tabla 7.8</w:t>
      </w:r>
      <w:r>
        <w:t xml:space="preserve"> se puede visualizar el Caso de uso N°2.1, donde el actor accede a la pestaña ficha de empleados de </w:t>
      </w:r>
      <w:r w:rsidR="00FF3773">
        <w:t xml:space="preserve">informes </w:t>
      </w:r>
      <w:r>
        <w:t>del menú desplegable, cargando la interfaz con todas las fichas de los empleados, donde el actor presiona acción para visualizar la ficha del empleado.</w:t>
      </w:r>
    </w:p>
    <w:p w14:paraId="2369BBC4" w14:textId="77777777" w:rsidR="00BF65C0" w:rsidRPr="00BF65C0" w:rsidRDefault="00BF65C0" w:rsidP="00BF65C0"/>
    <w:p w14:paraId="63C0EFD4" w14:textId="75CE6FA9" w:rsidR="00247519" w:rsidRPr="00247519" w:rsidRDefault="00247519" w:rsidP="00247519">
      <w:pPr>
        <w:pStyle w:val="Descripcin"/>
        <w:keepNext/>
      </w:pPr>
      <w:bookmarkStart w:id="298" w:name="_Toc201199637"/>
      <w:bookmarkStart w:id="299" w:name="_Toc201199726"/>
      <w:r>
        <w:t xml:space="preserve">Tabla </w:t>
      </w:r>
      <w:fldSimple w:instr=" STYLEREF 1 \s ">
        <w:r w:rsidR="00ED0FAA">
          <w:rPr>
            <w:noProof/>
          </w:rPr>
          <w:t>7</w:t>
        </w:r>
      </w:fldSimple>
      <w:r w:rsidR="00ED0FAA">
        <w:t>.</w:t>
      </w:r>
      <w:fldSimple w:instr=" SEQ Tabla \* ARABIC \s 1 ">
        <w:r w:rsidR="00ED0FAA">
          <w:rPr>
            <w:noProof/>
          </w:rPr>
          <w:t>8</w:t>
        </w:r>
      </w:fldSimple>
      <w:r>
        <w:t xml:space="preserve"> </w:t>
      </w:r>
      <w:r w:rsidRPr="00CE1E05">
        <w:t>CU N°</w:t>
      </w:r>
      <w:r>
        <w:t>2.1</w:t>
      </w:r>
      <w:r w:rsidRPr="00CE1E05">
        <w:t xml:space="preserve"> para prueba,”</w:t>
      </w:r>
      <w:r>
        <w:t xml:space="preserve"> Visualizando la </w:t>
      </w:r>
      <w:r w:rsidR="0081221C">
        <w:t xml:space="preserve">ficha </w:t>
      </w:r>
      <w:r>
        <w:t>de empleados”</w:t>
      </w:r>
      <w:bookmarkEnd w:id="298"/>
      <w:bookmarkEnd w:id="299"/>
    </w:p>
    <w:p w14:paraId="1E7290BE" w14:textId="1CC575D7" w:rsidR="00BF65C0" w:rsidRDefault="00F007B6" w:rsidP="00690F94">
      <w:pPr>
        <w:pStyle w:val="Sinespaciado"/>
        <w:rPr>
          <w:b/>
          <w:bCs/>
        </w:rPr>
      </w:pPr>
      <w:r>
        <w:rPr>
          <w:noProof/>
        </w:rPr>
        <w:drawing>
          <wp:inline distT="0" distB="0" distL="0" distR="0" wp14:anchorId="5E468814" wp14:editId="415A90CE">
            <wp:extent cx="5667375" cy="4800600"/>
            <wp:effectExtent l="0" t="0" r="9525" b="0"/>
            <wp:docPr id="95361614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16148" name="Imagen 1" descr="Tabla&#10;&#10;El contenido generado por IA puede ser incorrecto."/>
                    <pic:cNvPicPr/>
                  </pic:nvPicPr>
                  <pic:blipFill>
                    <a:blip r:embed="rId23"/>
                    <a:stretch>
                      <a:fillRect/>
                    </a:stretch>
                  </pic:blipFill>
                  <pic:spPr>
                    <a:xfrm>
                      <a:off x="0" y="0"/>
                      <a:ext cx="5667375" cy="4800600"/>
                    </a:xfrm>
                    <a:prstGeom prst="rect">
                      <a:avLst/>
                    </a:prstGeom>
                  </pic:spPr>
                </pic:pic>
              </a:graphicData>
            </a:graphic>
          </wp:inline>
        </w:drawing>
      </w:r>
    </w:p>
    <w:p w14:paraId="79A4B7A4" w14:textId="77777777" w:rsidR="00D21C17" w:rsidRDefault="00D21C17" w:rsidP="00690F94">
      <w:pPr>
        <w:pStyle w:val="Sinespaciado"/>
        <w:rPr>
          <w:b/>
          <w:bCs/>
        </w:rPr>
      </w:pPr>
    </w:p>
    <w:p w14:paraId="0B760B86" w14:textId="77777777" w:rsidR="00D21C17" w:rsidRDefault="00D21C17" w:rsidP="00D21C17">
      <w:r>
        <w:t>Fuente: Elaborado por el estudiante de acuerdo con el proyecto</w:t>
      </w:r>
    </w:p>
    <w:p w14:paraId="11E4A40C" w14:textId="77777777" w:rsidR="00D21C17" w:rsidRDefault="00D21C17" w:rsidP="00690F94">
      <w:pPr>
        <w:pStyle w:val="Sinespaciado"/>
        <w:rPr>
          <w:b/>
          <w:bCs/>
        </w:rPr>
      </w:pPr>
    </w:p>
    <w:p w14:paraId="5D3D3F57" w14:textId="132DFD08" w:rsidR="59DC36C0" w:rsidRDefault="0D84D775" w:rsidP="00366860">
      <w:r>
        <w:t>Casos de prueba:</w:t>
      </w:r>
    </w:p>
    <w:p w14:paraId="02D7410E" w14:textId="77777777" w:rsidR="00BF65C0" w:rsidRDefault="00BF65C0" w:rsidP="00366860"/>
    <w:p w14:paraId="6B5FC5A8" w14:textId="73370173" w:rsidR="59DC36C0" w:rsidRDefault="0D84D775" w:rsidP="00080EBF">
      <w:pPr>
        <w:pStyle w:val="Prrafodelista"/>
        <w:numPr>
          <w:ilvl w:val="0"/>
          <w:numId w:val="31"/>
        </w:numPr>
      </w:pPr>
      <w:r>
        <w:t xml:space="preserve">Verificar la existencia de la </w:t>
      </w:r>
      <w:r w:rsidR="00373539">
        <w:t>o</w:t>
      </w:r>
      <w:r>
        <w:t>pción de Fichas de empleados en el menú desplegable</w:t>
      </w:r>
    </w:p>
    <w:p w14:paraId="45599B8A" w14:textId="77777777" w:rsidR="00BF65C0" w:rsidRDefault="00BF65C0" w:rsidP="00366860"/>
    <w:p w14:paraId="2CE25106" w14:textId="560E32F3" w:rsidR="59DC36C0" w:rsidRDefault="0D84D775" w:rsidP="00080EBF">
      <w:pPr>
        <w:pStyle w:val="Prrafodelista"/>
        <w:numPr>
          <w:ilvl w:val="0"/>
          <w:numId w:val="31"/>
        </w:numPr>
      </w:pPr>
      <w:r>
        <w:t>Verificar la redirección a la interfaz de “Fichas de empleados”.</w:t>
      </w:r>
    </w:p>
    <w:p w14:paraId="322529C2" w14:textId="77777777" w:rsidR="00BF65C0" w:rsidRDefault="00BF65C0" w:rsidP="00366860"/>
    <w:p w14:paraId="4E4C9075" w14:textId="69AB8599" w:rsidR="59DC36C0" w:rsidRDefault="0D84D775" w:rsidP="00080EBF">
      <w:pPr>
        <w:pStyle w:val="Prrafodelista"/>
        <w:numPr>
          <w:ilvl w:val="0"/>
          <w:numId w:val="31"/>
        </w:numPr>
      </w:pPr>
      <w:r>
        <w:t>Verificar la correcta carga de la interfaz del sistema de visualización de la Fichas de empleados</w:t>
      </w:r>
    </w:p>
    <w:p w14:paraId="644B6746" w14:textId="36511165" w:rsidR="00950E55" w:rsidRDefault="00950E55" w:rsidP="00950E55">
      <w:pPr>
        <w:pStyle w:val="Prrafodelista"/>
      </w:pPr>
    </w:p>
    <w:p w14:paraId="5CEBFCBB" w14:textId="105EED82" w:rsidR="00950E55" w:rsidRDefault="00950E55" w:rsidP="00080EBF">
      <w:pPr>
        <w:pStyle w:val="Prrafodelista"/>
        <w:numPr>
          <w:ilvl w:val="0"/>
          <w:numId w:val="31"/>
        </w:numPr>
      </w:pPr>
      <w:r>
        <w:t>Verificar la ca</w:t>
      </w:r>
      <w:r w:rsidR="00B639DC">
        <w:t>rga de la visualización de ficha de empleado</w:t>
      </w:r>
    </w:p>
    <w:p w14:paraId="6965CF65" w14:textId="77777777" w:rsidR="00BF65C0" w:rsidRDefault="00BF65C0" w:rsidP="00366860"/>
    <w:p w14:paraId="7F9D1B79" w14:textId="491DB55F" w:rsidR="59DC36C0" w:rsidRDefault="0D84D775" w:rsidP="00366860">
      <w:r>
        <w:t>Resultados Esperados:</w:t>
      </w:r>
    </w:p>
    <w:p w14:paraId="38F22F03" w14:textId="77777777" w:rsidR="00BF65C0" w:rsidRDefault="00BF65C0" w:rsidP="00366860"/>
    <w:p w14:paraId="11B04594" w14:textId="5965CCE2" w:rsidR="59DC36C0" w:rsidRDefault="0D84D775" w:rsidP="00080EBF">
      <w:pPr>
        <w:pStyle w:val="Prrafodelista"/>
        <w:numPr>
          <w:ilvl w:val="0"/>
          <w:numId w:val="32"/>
        </w:numPr>
      </w:pPr>
      <w:r>
        <w:t>El enlace o pestaña “Fichas de empleados” para acceder a la interfaz es visible en el menú desplegable para usuarios.</w:t>
      </w:r>
    </w:p>
    <w:p w14:paraId="7B0A6BEF" w14:textId="77777777" w:rsidR="00BF65C0" w:rsidRDefault="00BF65C0" w:rsidP="00366860"/>
    <w:p w14:paraId="5A575223" w14:textId="55CD183F" w:rsidR="59DC36C0" w:rsidRDefault="0D84D775" w:rsidP="00080EBF">
      <w:pPr>
        <w:pStyle w:val="Prrafodelista"/>
        <w:numPr>
          <w:ilvl w:val="0"/>
          <w:numId w:val="32"/>
        </w:numPr>
      </w:pPr>
      <w:r>
        <w:t>Al hacer clic en el enlace “Fichas de empleados”, el sistema redirige correctamente a la interfaz del sistema con las Fichas de empleados.</w:t>
      </w:r>
    </w:p>
    <w:p w14:paraId="59D20753" w14:textId="77777777" w:rsidR="00BF65C0" w:rsidRDefault="00BF65C0" w:rsidP="004A6FCF">
      <w:pPr>
        <w:ind w:firstLine="0"/>
      </w:pPr>
    </w:p>
    <w:p w14:paraId="65D985C4" w14:textId="003DB969" w:rsidR="59DC36C0" w:rsidRDefault="0D84D775" w:rsidP="00080EBF">
      <w:pPr>
        <w:pStyle w:val="Prrafodelista"/>
        <w:numPr>
          <w:ilvl w:val="0"/>
          <w:numId w:val="32"/>
        </w:numPr>
      </w:pPr>
      <w:r>
        <w:t>La interfaz del sistema de Fichas de empleados carga correctamente, generando las fichas de los empleados.</w:t>
      </w:r>
    </w:p>
    <w:p w14:paraId="1AB0C9DA" w14:textId="5535F768" w:rsidR="00676262" w:rsidRDefault="00676262" w:rsidP="00676262">
      <w:pPr>
        <w:pStyle w:val="Prrafodelista"/>
        <w:ind w:left="1440" w:firstLine="0"/>
      </w:pPr>
    </w:p>
    <w:p w14:paraId="2A81B37C" w14:textId="6B6821BC" w:rsidR="00676262" w:rsidRDefault="00676262" w:rsidP="00080EBF">
      <w:pPr>
        <w:pStyle w:val="Prrafodelista"/>
        <w:numPr>
          <w:ilvl w:val="0"/>
          <w:numId w:val="32"/>
        </w:numPr>
      </w:pPr>
      <w:r>
        <w:t>Al hacer clic en el botón e la columna acción visualizar la ficha de empleado completa</w:t>
      </w:r>
    </w:p>
    <w:p w14:paraId="71E0E7C1" w14:textId="77777777" w:rsidR="00BF65C0" w:rsidRDefault="00BF65C0" w:rsidP="00366860"/>
    <w:p w14:paraId="647EF012" w14:textId="70EDA945" w:rsidR="59DC36C0" w:rsidRDefault="0D84D775" w:rsidP="00366860">
      <w:r>
        <w:t>Resultados obtenidos</w:t>
      </w:r>
    </w:p>
    <w:p w14:paraId="7B0123B2" w14:textId="77777777" w:rsidR="00BF65C0" w:rsidRDefault="00BF65C0" w:rsidP="00366860"/>
    <w:p w14:paraId="040680DC" w14:textId="1B448865" w:rsidR="59DC36C0" w:rsidRDefault="0D84D775" w:rsidP="00080EBF">
      <w:pPr>
        <w:pStyle w:val="Prrafodelista"/>
        <w:numPr>
          <w:ilvl w:val="0"/>
          <w:numId w:val="33"/>
        </w:numPr>
      </w:pPr>
      <w:r>
        <w:lastRenderedPageBreak/>
        <w:t>El enlace es visible en el menú desplegable para usuarios con los permisos adecuados.</w:t>
      </w:r>
    </w:p>
    <w:p w14:paraId="62FDB76D" w14:textId="77777777" w:rsidR="00BF65C0" w:rsidRDefault="00BF65C0" w:rsidP="00366860"/>
    <w:p w14:paraId="46623B9B" w14:textId="15C5D17E" w:rsidR="59DC36C0" w:rsidRDefault="0D84D775" w:rsidP="00080EBF">
      <w:pPr>
        <w:pStyle w:val="Prrafodelista"/>
        <w:numPr>
          <w:ilvl w:val="0"/>
          <w:numId w:val="33"/>
        </w:numPr>
      </w:pPr>
      <w:r>
        <w:t>El sistema redirige correctamente a la interfaz de las Fichas de empleados tras hacer clic en el enlace “Fichas de empleados”.</w:t>
      </w:r>
    </w:p>
    <w:p w14:paraId="5F9932F9" w14:textId="77777777" w:rsidR="00BF65C0" w:rsidRDefault="00BF65C0" w:rsidP="00366860"/>
    <w:p w14:paraId="736F14F0" w14:textId="65ECB046" w:rsidR="001A475B" w:rsidRDefault="0D84D775" w:rsidP="00080EBF">
      <w:pPr>
        <w:pStyle w:val="Prrafodelista"/>
        <w:numPr>
          <w:ilvl w:val="0"/>
          <w:numId w:val="33"/>
        </w:numPr>
      </w:pPr>
      <w:r>
        <w:t xml:space="preserve">La interfaz tras el redireccionamiento se muestra completamente y carga el listado de las Fichas de los empleados. </w:t>
      </w:r>
    </w:p>
    <w:p w14:paraId="715559C6" w14:textId="0D94B579" w:rsidR="00676262" w:rsidRDefault="00676262" w:rsidP="00676262">
      <w:pPr>
        <w:pStyle w:val="Prrafodelista"/>
      </w:pPr>
    </w:p>
    <w:p w14:paraId="18F7B131" w14:textId="2AD5E84B" w:rsidR="00676262" w:rsidRDefault="00676262" w:rsidP="00080EBF">
      <w:pPr>
        <w:pStyle w:val="Prrafodelista"/>
        <w:numPr>
          <w:ilvl w:val="0"/>
          <w:numId w:val="33"/>
        </w:numPr>
      </w:pPr>
      <w:r>
        <w:t>El sistema</w:t>
      </w:r>
      <w:r w:rsidR="00183AD3">
        <w:t xml:space="preserve"> carga y</w:t>
      </w:r>
      <w:r>
        <w:t xml:space="preserve"> muestra </w:t>
      </w:r>
      <w:r w:rsidR="004A4AF6">
        <w:t xml:space="preserve">correctamente la ficha del empleado completa </w:t>
      </w:r>
    </w:p>
    <w:p w14:paraId="44C5D5C1" w14:textId="1168A2E0" w:rsidR="00AE5DE3" w:rsidRDefault="00AE5DE3" w:rsidP="008B51C2"/>
    <w:p w14:paraId="516CDF33" w14:textId="737480D3" w:rsidR="17FF8011" w:rsidRDefault="73222E67" w:rsidP="008B51C2">
      <w:r>
        <w:t xml:space="preserve">La Figura </w:t>
      </w:r>
      <w:r w:rsidR="001C2692">
        <w:t>7.</w:t>
      </w:r>
      <w:r>
        <w:t xml:space="preserve">8 ilustra los resultados obtenidos durante la ejecución de los casos de prueba propuestos para la funcionalidad de </w:t>
      </w:r>
      <w:r w:rsidR="0E23EA01">
        <w:t>“</w:t>
      </w:r>
      <w:r w:rsidR="4DFE68BD">
        <w:t>Fichas de empleados</w:t>
      </w:r>
      <w:r w:rsidR="4EC2B605">
        <w:t>”, correspondiente al Caso de Uso N°2.1.</w:t>
      </w:r>
    </w:p>
    <w:p w14:paraId="3CA11803" w14:textId="77777777" w:rsidR="008B51C2" w:rsidRDefault="008B51C2" w:rsidP="008B51C2"/>
    <w:p w14:paraId="5E76FAB2" w14:textId="581FDEFB" w:rsidR="2CB44A47" w:rsidRDefault="124ABC80" w:rsidP="008B51C2">
      <w:r>
        <w:t>En la interfaz de usuario, se observa la</w:t>
      </w:r>
      <w:r w:rsidR="24FF42FC">
        <w:t xml:space="preserve"> correcta </w:t>
      </w:r>
      <w:r w:rsidR="6F6E3B6D">
        <w:t>visualización y disponibilidad del enlace “</w:t>
      </w:r>
      <w:r w:rsidR="3E2DA929">
        <w:t xml:space="preserve">Fichas de Empleados” dentro del menú desplegable, </w:t>
      </w:r>
      <w:r w:rsidR="2187DD7B">
        <w:t xml:space="preserve">el cual </w:t>
      </w:r>
      <w:r w:rsidR="281AF6D0">
        <w:t xml:space="preserve">se carga completamente y muestra el </w:t>
      </w:r>
      <w:r w:rsidR="662CE100">
        <w:t>listado de empleados</w:t>
      </w:r>
      <w:r w:rsidR="71E02E49">
        <w:t xml:space="preserve">. </w:t>
      </w:r>
      <w:r w:rsidR="6AD3AC11">
        <w:t xml:space="preserve">Además, al seleccionar una ficha </w:t>
      </w:r>
      <w:r w:rsidR="7CEDE817">
        <w:t>específica, esta se visualiza de</w:t>
      </w:r>
      <w:r w:rsidR="6AD3AC11">
        <w:t xml:space="preserve"> </w:t>
      </w:r>
      <w:r w:rsidR="217507FC">
        <w:t xml:space="preserve">forma completa, mostrando todos los </w:t>
      </w:r>
      <w:r w:rsidR="1C0B5458">
        <w:t>campos correspondientes</w:t>
      </w:r>
      <w:r w:rsidR="18486408">
        <w:t>.</w:t>
      </w:r>
      <w:r w:rsidR="217507FC">
        <w:t xml:space="preserve"> </w:t>
      </w:r>
      <w:r w:rsidR="150954F5">
        <w:t xml:space="preserve">Esto confirma la correcta implementación </w:t>
      </w:r>
      <w:r w:rsidR="5E30C781">
        <w:t xml:space="preserve">y el funcionamiento esperado </w:t>
      </w:r>
      <w:r w:rsidR="2A558F6C">
        <w:t xml:space="preserve">de la funcionalidad </w:t>
      </w:r>
      <w:r w:rsidR="4ABA4C87">
        <w:t xml:space="preserve">de visualización de las fichas de </w:t>
      </w:r>
      <w:r w:rsidR="4576FA12">
        <w:t xml:space="preserve">empleados. </w:t>
      </w:r>
    </w:p>
    <w:p w14:paraId="640D54DD" w14:textId="0B231185" w:rsidR="00BF65C0" w:rsidRDefault="00BF65C0" w:rsidP="001A475B">
      <w:pPr>
        <w:spacing w:line="278" w:lineRule="auto"/>
        <w:ind w:firstLine="0"/>
        <w:jc w:val="left"/>
      </w:pPr>
    </w:p>
    <w:p w14:paraId="56639CAB" w14:textId="10AA6399" w:rsidR="005C2BAE" w:rsidRDefault="005C2BAE" w:rsidP="005C2BAE">
      <w:pPr>
        <w:pStyle w:val="Descripcin"/>
        <w:keepNext/>
      </w:pPr>
      <w:bookmarkStart w:id="300" w:name="_Toc200854230"/>
      <w:bookmarkStart w:id="301" w:name="_Toc201172449"/>
      <w:bookmarkStart w:id="302" w:name="_Toc201199638"/>
      <w:bookmarkStart w:id="303" w:name="_Toc201199727"/>
      <w:r>
        <w:lastRenderedPageBreak/>
        <w:t xml:space="preserve">Figura </w:t>
      </w:r>
      <w:fldSimple w:instr=" STYLEREF 1 \s ">
        <w:r w:rsidR="001F64B0">
          <w:rPr>
            <w:noProof/>
          </w:rPr>
          <w:t>7</w:t>
        </w:r>
      </w:fldSimple>
      <w:r w:rsidR="001F64B0">
        <w:t>.</w:t>
      </w:r>
      <w:fldSimple w:instr=" SEQ Figura \* ARABIC \s 1 ">
        <w:r w:rsidR="001F64B0">
          <w:rPr>
            <w:noProof/>
          </w:rPr>
          <w:t>8</w:t>
        </w:r>
      </w:fldSimple>
      <w:r>
        <w:t xml:space="preserve"> “Captura de pantalla de prueba 1-2-3</w:t>
      </w:r>
      <w:r w:rsidR="00183AD3">
        <w:t>-4</w:t>
      </w:r>
      <w:r>
        <w:t xml:space="preserve"> caso de uso N°2.1”</w:t>
      </w:r>
      <w:bookmarkEnd w:id="300"/>
      <w:bookmarkEnd w:id="301"/>
      <w:bookmarkEnd w:id="302"/>
      <w:bookmarkEnd w:id="303"/>
    </w:p>
    <w:p w14:paraId="58C5605F" w14:textId="49C03AAC" w:rsidR="59DC36C0" w:rsidRDefault="004A6FCF" w:rsidP="28290E68">
      <w:pPr>
        <w:ind w:firstLine="0"/>
      </w:pPr>
      <w:r w:rsidRPr="00081B04">
        <w:rPr>
          <w:noProof/>
        </w:rPr>
        <w:drawing>
          <wp:inline distT="0" distB="0" distL="0" distR="0" wp14:anchorId="6E97BD1C" wp14:editId="645D6F8C">
            <wp:extent cx="5971540" cy="3168015"/>
            <wp:effectExtent l="0" t="0" r="0" b="0"/>
            <wp:docPr id="1861576879" name="Imagen 1" descr="Captura de pantalla de computador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576879" name="Imagen 1" descr="Captura de pantalla de computadora&#10;&#10;El contenido generado por IA puede ser incorrecto."/>
                    <pic:cNvPicPr/>
                  </pic:nvPicPr>
                  <pic:blipFill>
                    <a:blip r:embed="rId68"/>
                    <a:stretch>
                      <a:fillRect/>
                    </a:stretch>
                  </pic:blipFill>
                  <pic:spPr>
                    <a:xfrm>
                      <a:off x="0" y="0"/>
                      <a:ext cx="5971540" cy="3168015"/>
                    </a:xfrm>
                    <a:prstGeom prst="rect">
                      <a:avLst/>
                    </a:prstGeom>
                  </pic:spPr>
                </pic:pic>
              </a:graphicData>
            </a:graphic>
          </wp:inline>
        </w:drawing>
      </w:r>
    </w:p>
    <w:p w14:paraId="0F9CC929" w14:textId="210D53DF" w:rsidR="008F35EA" w:rsidRDefault="00BF65C0" w:rsidP="008F35EA">
      <w:r>
        <w:t>Fuente: Captura realizada al sistema web EugCOM</w:t>
      </w:r>
    </w:p>
    <w:p w14:paraId="70882EC9" w14:textId="77777777" w:rsidR="008F35EA" w:rsidRDefault="008F35EA" w:rsidP="008F35EA"/>
    <w:p w14:paraId="44115347" w14:textId="71576A31" w:rsidR="005C2BAE" w:rsidRDefault="005C2BAE" w:rsidP="008F35EA">
      <w:pPr>
        <w:pStyle w:val="Ttulo2"/>
      </w:pPr>
      <w:bookmarkStart w:id="304" w:name="_Toc201199546"/>
      <w:r>
        <w:t>Prueba CU</w:t>
      </w:r>
      <w:r w:rsidRPr="7E526E84">
        <w:t xml:space="preserve"> </w:t>
      </w:r>
      <w:r>
        <w:t>N</w:t>
      </w:r>
      <w:r w:rsidR="0D84D775" w:rsidRPr="0D84D775">
        <w:t>°2.2</w:t>
      </w:r>
      <w:bookmarkEnd w:id="304"/>
    </w:p>
    <w:p w14:paraId="5AA149FA" w14:textId="77777777" w:rsidR="00740C46" w:rsidRDefault="00740C46" w:rsidP="00740C46"/>
    <w:p w14:paraId="5400C6C8" w14:textId="4A5E48D1" w:rsidR="00740C46" w:rsidRDefault="00740C46" w:rsidP="00740C46">
      <w:r>
        <w:t>Se presenta el caso de uso N°2.2 para realizar los casos de prueba correspondientes.</w:t>
      </w:r>
    </w:p>
    <w:p w14:paraId="2616CE9B" w14:textId="77777777" w:rsidR="00740C46" w:rsidRDefault="00740C46" w:rsidP="00740C46"/>
    <w:p w14:paraId="131992CE" w14:textId="2A77C7CE" w:rsidR="003D3FD4" w:rsidRDefault="003D3FD4" w:rsidP="003D3FD4">
      <w:r>
        <w:t xml:space="preserve">En la </w:t>
      </w:r>
      <w:r>
        <w:rPr>
          <w:i/>
        </w:rPr>
        <w:t>Tabla 7.9</w:t>
      </w:r>
      <w:r>
        <w:t xml:space="preserve"> se puede visualizar el Caso de uso N°2.2, Este caso de uso es para la creación de la ficha de nuevos empleados, aplicando un formulario con los datos personales para ingresarlos al sistema.</w:t>
      </w:r>
    </w:p>
    <w:p w14:paraId="033B402C" w14:textId="77777777" w:rsidR="003D3FD4" w:rsidRPr="00740C46" w:rsidRDefault="003D3FD4" w:rsidP="00740C46"/>
    <w:p w14:paraId="2BAB54AB" w14:textId="77777777" w:rsidR="005C2BAE" w:rsidRPr="005C2BAE" w:rsidRDefault="005C2BAE" w:rsidP="005C2BAE"/>
    <w:p w14:paraId="7FF94109" w14:textId="6ACF74FC" w:rsidR="003B4541" w:rsidRDefault="003B4541" w:rsidP="003B4541">
      <w:pPr>
        <w:pStyle w:val="Descripcin"/>
        <w:keepNext/>
      </w:pPr>
      <w:bookmarkStart w:id="305" w:name="_Toc201199639"/>
      <w:bookmarkStart w:id="306" w:name="_Toc201199728"/>
      <w:r>
        <w:lastRenderedPageBreak/>
        <w:t xml:space="preserve">Tabla </w:t>
      </w:r>
      <w:fldSimple w:instr=" STYLEREF 1 \s ">
        <w:r w:rsidR="00ED0FAA">
          <w:rPr>
            <w:noProof/>
          </w:rPr>
          <w:t>7</w:t>
        </w:r>
      </w:fldSimple>
      <w:r w:rsidR="00ED0FAA">
        <w:t>.</w:t>
      </w:r>
      <w:fldSimple w:instr=" SEQ Tabla \* ARABIC \s 1 ">
        <w:r w:rsidR="00ED0FAA">
          <w:rPr>
            <w:noProof/>
          </w:rPr>
          <w:t>9</w:t>
        </w:r>
      </w:fldSimple>
      <w:r>
        <w:t xml:space="preserve"> </w:t>
      </w:r>
      <w:r w:rsidRPr="00CE1E05">
        <w:t>CU N°</w:t>
      </w:r>
      <w:r>
        <w:t>2.</w:t>
      </w:r>
      <w:r w:rsidR="00D8779A">
        <w:t>2</w:t>
      </w:r>
      <w:r w:rsidRPr="00CE1E05">
        <w:t xml:space="preserve"> para prueba,”</w:t>
      </w:r>
      <w:r>
        <w:t xml:space="preserve"> Creando nuevo empleado”</w:t>
      </w:r>
      <w:bookmarkEnd w:id="305"/>
      <w:bookmarkEnd w:id="306"/>
    </w:p>
    <w:p w14:paraId="44254E20" w14:textId="2EEB982B" w:rsidR="13B0A6DC" w:rsidRDefault="00690F94" w:rsidP="003B4541">
      <w:pPr>
        <w:pStyle w:val="Sinespaciado"/>
      </w:pPr>
      <w:r>
        <w:rPr>
          <w:noProof/>
        </w:rPr>
        <w:drawing>
          <wp:inline distT="0" distB="0" distL="0" distR="0" wp14:anchorId="1F397680" wp14:editId="5683D278">
            <wp:extent cx="4915722" cy="4552950"/>
            <wp:effectExtent l="0" t="0" r="0" b="0"/>
            <wp:docPr id="144136832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289683" name="Imagen 1" descr="Tabla&#10;&#10;El contenido generado por IA puede ser incorrecto."/>
                    <pic:cNvPicPr/>
                  </pic:nvPicPr>
                  <pic:blipFill>
                    <a:blip r:embed="rId24"/>
                    <a:stretch>
                      <a:fillRect/>
                    </a:stretch>
                  </pic:blipFill>
                  <pic:spPr>
                    <a:xfrm>
                      <a:off x="0" y="0"/>
                      <a:ext cx="4921829" cy="4558607"/>
                    </a:xfrm>
                    <a:prstGeom prst="rect">
                      <a:avLst/>
                    </a:prstGeom>
                  </pic:spPr>
                </pic:pic>
              </a:graphicData>
            </a:graphic>
          </wp:inline>
        </w:drawing>
      </w:r>
    </w:p>
    <w:p w14:paraId="753105BC" w14:textId="77777777" w:rsidR="003B4541" w:rsidRDefault="003B4541" w:rsidP="003B4541">
      <w:pPr>
        <w:pStyle w:val="Sinespaciado"/>
      </w:pPr>
    </w:p>
    <w:p w14:paraId="28649933" w14:textId="77777777" w:rsidR="003B4541" w:rsidRDefault="003B4541" w:rsidP="003B4541">
      <w:r>
        <w:t>Fuente: Elaborado por el estudiante de acuerdo con el proyecto</w:t>
      </w:r>
    </w:p>
    <w:p w14:paraId="0623D9BB" w14:textId="77777777" w:rsidR="003B4541" w:rsidRDefault="003B4541" w:rsidP="003B4541">
      <w:pPr>
        <w:pStyle w:val="Sinespaciado"/>
      </w:pPr>
    </w:p>
    <w:p w14:paraId="15863D6C" w14:textId="132DFD08" w:rsidR="00AC426E" w:rsidRDefault="0D84D775" w:rsidP="00366860">
      <w:r>
        <w:t>Casos de prueba:</w:t>
      </w:r>
    </w:p>
    <w:p w14:paraId="0EF6E5B3" w14:textId="77777777" w:rsidR="005C2BAE" w:rsidRDefault="005C2BAE" w:rsidP="00366860"/>
    <w:p w14:paraId="080D5763" w14:textId="6343970A" w:rsidR="00AC426E" w:rsidRDefault="0D84D775" w:rsidP="00080EBF">
      <w:pPr>
        <w:pStyle w:val="Prrafodelista"/>
        <w:numPr>
          <w:ilvl w:val="0"/>
          <w:numId w:val="34"/>
        </w:numPr>
      </w:pPr>
      <w:r w:rsidRPr="005C2BAE">
        <w:t xml:space="preserve">Verificar la existencia de la </w:t>
      </w:r>
      <w:r w:rsidR="00373539">
        <w:t>o</w:t>
      </w:r>
      <w:r w:rsidRPr="005C2BAE">
        <w:t xml:space="preserve">pción de </w:t>
      </w:r>
      <w:r w:rsidR="00DF0E9A">
        <w:t xml:space="preserve">Ingreso de </w:t>
      </w:r>
      <w:r w:rsidR="00DF0E9A" w:rsidRPr="005C2BAE">
        <w:t>empleado</w:t>
      </w:r>
      <w:r w:rsidR="00790BFB">
        <w:t>.</w:t>
      </w:r>
    </w:p>
    <w:p w14:paraId="392AD773" w14:textId="77777777" w:rsidR="005C2BAE" w:rsidRDefault="005C2BAE" w:rsidP="00366860"/>
    <w:p w14:paraId="49C26EEE" w14:textId="5020EF55" w:rsidR="00AC426E" w:rsidRDefault="0D84D775" w:rsidP="00080EBF">
      <w:pPr>
        <w:pStyle w:val="Prrafodelista"/>
        <w:numPr>
          <w:ilvl w:val="0"/>
          <w:numId w:val="34"/>
        </w:numPr>
      </w:pPr>
      <w:r>
        <w:t>Verificar la redirección a la interfaz de “</w:t>
      </w:r>
      <w:r w:rsidR="00DF0E9A">
        <w:t xml:space="preserve">Ingreso de </w:t>
      </w:r>
      <w:r w:rsidR="00DF0E9A" w:rsidRPr="005C2BAE">
        <w:t>empleado</w:t>
      </w:r>
      <w:r>
        <w:t>”.</w:t>
      </w:r>
    </w:p>
    <w:p w14:paraId="77A67E09" w14:textId="77777777" w:rsidR="005C2BAE" w:rsidRDefault="005C2BAE" w:rsidP="00366860"/>
    <w:p w14:paraId="68782893" w14:textId="2997A577" w:rsidR="00AC426E" w:rsidRDefault="5AEC3AAB" w:rsidP="00080EBF">
      <w:pPr>
        <w:pStyle w:val="Prrafodelista"/>
        <w:numPr>
          <w:ilvl w:val="0"/>
          <w:numId w:val="34"/>
        </w:numPr>
      </w:pPr>
      <w:r>
        <w:lastRenderedPageBreak/>
        <w:t xml:space="preserve">Verificar la correcta carga de la interfaz del sistema de formulario de </w:t>
      </w:r>
      <w:r w:rsidR="1C8168F8">
        <w:t xml:space="preserve">en la </w:t>
      </w:r>
      <w:r w:rsidR="7E3FD1AF">
        <w:t>creación</w:t>
      </w:r>
      <w:r>
        <w:t xml:space="preserve"> de empleados </w:t>
      </w:r>
    </w:p>
    <w:p w14:paraId="6F55B62F" w14:textId="77777777" w:rsidR="005C2BAE" w:rsidRDefault="005C2BAE" w:rsidP="00366860"/>
    <w:p w14:paraId="5FD2ED52" w14:textId="04BD9F15" w:rsidR="00AC426E" w:rsidRDefault="0D84D775" w:rsidP="00366860">
      <w:r>
        <w:t>Resultados Esperados:</w:t>
      </w:r>
    </w:p>
    <w:p w14:paraId="649E98CF" w14:textId="77777777" w:rsidR="005C2BAE" w:rsidRDefault="005C2BAE" w:rsidP="00366860"/>
    <w:p w14:paraId="4372A753" w14:textId="263112BF" w:rsidR="00AC426E" w:rsidRDefault="0D84D775" w:rsidP="00080EBF">
      <w:pPr>
        <w:pStyle w:val="Prrafodelista"/>
        <w:numPr>
          <w:ilvl w:val="0"/>
          <w:numId w:val="35"/>
        </w:numPr>
      </w:pPr>
      <w:r>
        <w:t>El enlace o pestaña “</w:t>
      </w:r>
      <w:r w:rsidR="00DF0E9A">
        <w:t xml:space="preserve">Ingreso de </w:t>
      </w:r>
      <w:r w:rsidR="00DF0E9A" w:rsidRPr="005C2BAE">
        <w:t>empleado</w:t>
      </w:r>
      <w:r>
        <w:t>” para acceder a la interfaz es visible en el menú desplegable para usuarios.</w:t>
      </w:r>
    </w:p>
    <w:p w14:paraId="632925CA" w14:textId="77777777" w:rsidR="005C2BAE" w:rsidRDefault="005C2BAE" w:rsidP="00366860"/>
    <w:p w14:paraId="60B9CA4F" w14:textId="662AFD71" w:rsidR="005C2BAE" w:rsidRDefault="0D84D775" w:rsidP="00080EBF">
      <w:pPr>
        <w:pStyle w:val="Prrafodelista"/>
        <w:numPr>
          <w:ilvl w:val="0"/>
          <w:numId w:val="35"/>
        </w:numPr>
      </w:pPr>
      <w:r>
        <w:t xml:space="preserve">Al hacer clic en el enlace </w:t>
      </w:r>
      <w:r w:rsidR="7DFCFD8D">
        <w:t>“</w:t>
      </w:r>
      <w:r w:rsidR="00DF0E9A">
        <w:t xml:space="preserve">Ingreso de </w:t>
      </w:r>
      <w:r w:rsidR="00DF0E9A" w:rsidRPr="005C2BAE">
        <w:t>empleado</w:t>
      </w:r>
      <w:r w:rsidR="7DFCFD8D">
        <w:t>”,</w:t>
      </w:r>
      <w:r>
        <w:t xml:space="preserve"> el sistema redirige correctamente a la interfaz del sistema </w:t>
      </w:r>
      <w:r w:rsidR="008046E1">
        <w:t xml:space="preserve">Ingreso de </w:t>
      </w:r>
      <w:r w:rsidR="008046E1" w:rsidRPr="005C2BAE">
        <w:t>empleado</w:t>
      </w:r>
      <w:r w:rsidR="008046E1">
        <w:t xml:space="preserve"> </w:t>
      </w:r>
      <w:r w:rsidR="7DFCFD8D">
        <w:t xml:space="preserve">para </w:t>
      </w:r>
      <w:r w:rsidR="07A7F203">
        <w:t xml:space="preserve">ingresar nuevos </w:t>
      </w:r>
      <w:r w:rsidR="6BD2B43F">
        <w:t>empleados</w:t>
      </w:r>
      <w:r w:rsidR="007538ED">
        <w:t>.</w:t>
      </w:r>
    </w:p>
    <w:p w14:paraId="7A5387FB" w14:textId="77777777" w:rsidR="007538ED" w:rsidRDefault="007538ED" w:rsidP="00366860"/>
    <w:p w14:paraId="7F67C13A" w14:textId="415DC69B" w:rsidR="007538ED" w:rsidRDefault="6BD2B43F" w:rsidP="008B51C2">
      <w:pPr>
        <w:pStyle w:val="Prrafodelista"/>
        <w:numPr>
          <w:ilvl w:val="0"/>
          <w:numId w:val="35"/>
        </w:numPr>
      </w:pPr>
      <w:r>
        <w:t>La</w:t>
      </w:r>
      <w:r w:rsidR="0D84D775">
        <w:t xml:space="preserve"> interfaz del sistema de </w:t>
      </w:r>
      <w:r w:rsidR="007D2541">
        <w:t xml:space="preserve">Ingresando </w:t>
      </w:r>
      <w:r w:rsidR="007D2541" w:rsidRPr="005C2BAE">
        <w:t>empleado</w:t>
      </w:r>
      <w:r w:rsidR="007D2541">
        <w:t xml:space="preserve"> </w:t>
      </w:r>
      <w:r w:rsidR="0D84D775">
        <w:t xml:space="preserve">carga correctamente, </w:t>
      </w:r>
      <w:r w:rsidR="00766C1D">
        <w:t>permitiendo</w:t>
      </w:r>
      <w:r w:rsidR="0D84D775">
        <w:t xml:space="preserve"> </w:t>
      </w:r>
      <w:r w:rsidR="57A22C3A">
        <w:t xml:space="preserve">la </w:t>
      </w:r>
      <w:r w:rsidR="7A3F046F">
        <w:t>creación de nuevos</w:t>
      </w:r>
      <w:r w:rsidR="0D84D775">
        <w:t xml:space="preserve"> empleados.</w:t>
      </w:r>
    </w:p>
    <w:p w14:paraId="741258E1" w14:textId="70EDA945" w:rsidR="00AC426E" w:rsidRDefault="0D84D775" w:rsidP="00366860">
      <w:r>
        <w:t>Resultados obtenidos</w:t>
      </w:r>
    </w:p>
    <w:p w14:paraId="102128C3" w14:textId="77777777" w:rsidR="007538ED" w:rsidRDefault="007538ED" w:rsidP="00366860"/>
    <w:p w14:paraId="65D5BC75" w14:textId="6F5B1426" w:rsidR="00AC426E" w:rsidRDefault="0D84D775" w:rsidP="00080EBF">
      <w:pPr>
        <w:pStyle w:val="Prrafodelista"/>
        <w:numPr>
          <w:ilvl w:val="0"/>
          <w:numId w:val="36"/>
        </w:numPr>
      </w:pPr>
      <w:r>
        <w:t>El enlace es visible en el menú desplegable para usuarios con los permisos adecuados.</w:t>
      </w:r>
    </w:p>
    <w:p w14:paraId="29F8EC19" w14:textId="77777777" w:rsidR="00366860" w:rsidRDefault="00366860" w:rsidP="00366860"/>
    <w:p w14:paraId="6BAE0231" w14:textId="42EDF5E3" w:rsidR="00AC426E" w:rsidRDefault="0D84D775" w:rsidP="00080EBF">
      <w:pPr>
        <w:pStyle w:val="Prrafodelista"/>
        <w:numPr>
          <w:ilvl w:val="0"/>
          <w:numId w:val="36"/>
        </w:numPr>
      </w:pPr>
      <w:r>
        <w:t xml:space="preserve">El sistema redirige correctamente a la interfaz de </w:t>
      </w:r>
      <w:r w:rsidR="007715DE">
        <w:t xml:space="preserve">Ingresando </w:t>
      </w:r>
      <w:r w:rsidR="007715DE" w:rsidRPr="005C2BAE">
        <w:t>empleado</w:t>
      </w:r>
      <w:r w:rsidR="007715DE">
        <w:t xml:space="preserve"> </w:t>
      </w:r>
      <w:r>
        <w:t>tras hacer clic en el enlace “</w:t>
      </w:r>
      <w:r w:rsidR="007715DE">
        <w:t>Ingres</w:t>
      </w:r>
      <w:r w:rsidR="00DF0E9A">
        <w:t>o de</w:t>
      </w:r>
      <w:r w:rsidR="007715DE">
        <w:t xml:space="preserve"> </w:t>
      </w:r>
      <w:r w:rsidR="007715DE" w:rsidRPr="005C2BAE">
        <w:t>empleado</w:t>
      </w:r>
      <w:r>
        <w:t>”.</w:t>
      </w:r>
    </w:p>
    <w:p w14:paraId="2ED7FA01" w14:textId="77777777" w:rsidR="007538ED" w:rsidRDefault="007538ED" w:rsidP="00366860"/>
    <w:p w14:paraId="1C7497C4" w14:textId="4A0888DF" w:rsidR="007538ED" w:rsidRDefault="0D84D775" w:rsidP="00080EBF">
      <w:pPr>
        <w:pStyle w:val="Prrafodelista"/>
        <w:numPr>
          <w:ilvl w:val="0"/>
          <w:numId w:val="36"/>
        </w:numPr>
      </w:pPr>
      <w:r>
        <w:t xml:space="preserve">La interfaz tras el redireccionamiento se muestra completamente y carga </w:t>
      </w:r>
      <w:r w:rsidR="7A3F046F">
        <w:t>el formulario</w:t>
      </w:r>
      <w:r>
        <w:t xml:space="preserve"> de </w:t>
      </w:r>
      <w:r w:rsidR="005B1F71">
        <w:t xml:space="preserve">ingresando </w:t>
      </w:r>
      <w:r w:rsidR="005B1F71" w:rsidRPr="005C2BAE">
        <w:t>empleado</w:t>
      </w:r>
      <w:r w:rsidR="005B1F71">
        <w:t xml:space="preserve"> </w:t>
      </w:r>
      <w:r w:rsidR="59371CFC">
        <w:t>sin errores</w:t>
      </w:r>
      <w:r>
        <w:t>.</w:t>
      </w:r>
    </w:p>
    <w:p w14:paraId="0B28A97F" w14:textId="266AAB1B" w:rsidR="467ABADD" w:rsidRDefault="467ABADD" w:rsidP="055FB3E3">
      <w:pPr>
        <w:pStyle w:val="Prrafodelista"/>
        <w:ind w:left="1440"/>
      </w:pPr>
    </w:p>
    <w:p w14:paraId="460B9E99" w14:textId="1B9032D8" w:rsidR="055FB3E3" w:rsidRDefault="3CC9ACB5" w:rsidP="00F548DC">
      <w:r>
        <w:lastRenderedPageBreak/>
        <w:t>La Figura</w:t>
      </w:r>
      <w:r w:rsidR="001C2692">
        <w:t xml:space="preserve"> 7</w:t>
      </w:r>
      <w:r>
        <w:t>.9 ilustra los resultados obtenidos</w:t>
      </w:r>
      <w:r w:rsidR="599B3679">
        <w:t xml:space="preserve"> durante </w:t>
      </w:r>
      <w:r w:rsidR="70A842BB">
        <w:t xml:space="preserve">la ejecución </w:t>
      </w:r>
      <w:r w:rsidR="34B2E9C3">
        <w:t>de los casos de prueba propuestos para la funcionalidad</w:t>
      </w:r>
      <w:r w:rsidR="40BF4778">
        <w:t xml:space="preserve"> </w:t>
      </w:r>
      <w:r w:rsidR="3ECCEDBF">
        <w:t>“</w:t>
      </w:r>
      <w:r w:rsidR="0E71765C">
        <w:t xml:space="preserve">Ingresando empleado”, correspondiente al Caso de </w:t>
      </w:r>
      <w:r w:rsidR="47004AD4">
        <w:t>Uso N°2</w:t>
      </w:r>
      <w:r w:rsidR="3634CF81">
        <w:t>.2</w:t>
      </w:r>
    </w:p>
    <w:p w14:paraId="42BA027F" w14:textId="24E51333" w:rsidR="00F548DC" w:rsidRDefault="00F548DC" w:rsidP="00F548DC"/>
    <w:p w14:paraId="6AA68BC1" w14:textId="2E185CDD" w:rsidR="3634CF81" w:rsidRDefault="07B73AA2" w:rsidP="00F548DC">
      <w:r>
        <w:t>En la interfaz de usuario,</w:t>
      </w:r>
      <w:r w:rsidR="60168AD6">
        <w:t xml:space="preserve"> se observa la correcta </w:t>
      </w:r>
      <w:r w:rsidR="3183BC69">
        <w:t xml:space="preserve">visualización y </w:t>
      </w:r>
      <w:r w:rsidR="4B0D077F">
        <w:t>disponibilidad</w:t>
      </w:r>
      <w:r w:rsidR="69D94F8B">
        <w:t xml:space="preserve"> del enlace “</w:t>
      </w:r>
      <w:r w:rsidR="7F1B88C7">
        <w:t xml:space="preserve">Ingreso empleado” </w:t>
      </w:r>
      <w:r w:rsidR="5AE1A15C">
        <w:t>dentro del menú desplegable,</w:t>
      </w:r>
      <w:r w:rsidR="40380297">
        <w:t xml:space="preserve"> cumpliendo con </w:t>
      </w:r>
      <w:r w:rsidR="188E040F">
        <w:t xml:space="preserve">la expectativa </w:t>
      </w:r>
      <w:r w:rsidR="24A94BA7">
        <w:t xml:space="preserve">para usuarios con los </w:t>
      </w:r>
      <w:r w:rsidR="158EB25B">
        <w:t>permisos adecuados</w:t>
      </w:r>
      <w:r w:rsidR="68BBA115">
        <w:t xml:space="preserve">. Tras la interacción </w:t>
      </w:r>
      <w:r w:rsidR="67A8422B">
        <w:t xml:space="preserve">con este enlace, se </w:t>
      </w:r>
      <w:r w:rsidR="5ED1F678">
        <w:t xml:space="preserve">verificó una </w:t>
      </w:r>
      <w:r w:rsidR="1D52CE27">
        <w:t xml:space="preserve">redirección exitosa a la interfaz de </w:t>
      </w:r>
      <w:r w:rsidR="00776A16">
        <w:t>“</w:t>
      </w:r>
      <w:r w:rsidR="1D52CE27">
        <w:t>ingreso de empleado</w:t>
      </w:r>
      <w:r w:rsidR="00776A16">
        <w:t>”</w:t>
      </w:r>
      <w:r w:rsidR="6EC81017">
        <w:t>. Finalmente, la interfaz de destino</w:t>
      </w:r>
      <w:r w:rsidR="1D014FD5">
        <w:t xml:space="preserve"> cargó completamente y sin errores</w:t>
      </w:r>
      <w:r w:rsidR="7D2EF27D">
        <w:t xml:space="preserve">, mostrando el formulario </w:t>
      </w:r>
      <w:r w:rsidR="587EC789">
        <w:t xml:space="preserve">correspondiente para </w:t>
      </w:r>
      <w:r w:rsidR="15863F03">
        <w:t xml:space="preserve">la creación de un nuevo </w:t>
      </w:r>
      <w:r w:rsidR="2418FF87">
        <w:t xml:space="preserve">empleado, lo que confirma la correcta </w:t>
      </w:r>
      <w:r w:rsidR="725C7AFB">
        <w:t>implementación</w:t>
      </w:r>
      <w:r w:rsidR="2418FF87">
        <w:t xml:space="preserve"> y el funcionamiento esperado de esta funcionalidad.</w:t>
      </w:r>
    </w:p>
    <w:p w14:paraId="56FB6FA2" w14:textId="77777777" w:rsidR="001A475B" w:rsidRDefault="001A475B" w:rsidP="001A475B">
      <w:pPr>
        <w:pStyle w:val="Prrafodelista"/>
      </w:pPr>
    </w:p>
    <w:p w14:paraId="196F1EC0" w14:textId="77777777" w:rsidR="001A475B" w:rsidRPr="00A3239A" w:rsidRDefault="001A475B" w:rsidP="001A475B">
      <w:pPr>
        <w:pStyle w:val="Prrafodelista"/>
        <w:ind w:left="1440" w:firstLine="0"/>
      </w:pPr>
    </w:p>
    <w:p w14:paraId="1A0CD853" w14:textId="237E874E" w:rsidR="007538ED" w:rsidRDefault="007538ED" w:rsidP="007538ED">
      <w:pPr>
        <w:pStyle w:val="Descripcin"/>
        <w:keepNext/>
      </w:pPr>
      <w:bookmarkStart w:id="307" w:name="_Toc200854231"/>
      <w:bookmarkStart w:id="308" w:name="_Toc201172450"/>
      <w:bookmarkStart w:id="309" w:name="_Toc201199640"/>
      <w:bookmarkStart w:id="310" w:name="_Toc201199729"/>
      <w:r>
        <w:t xml:space="preserve">Figura </w:t>
      </w:r>
      <w:fldSimple w:instr=" STYLEREF 1 \s ">
        <w:r w:rsidR="001F64B0">
          <w:rPr>
            <w:noProof/>
          </w:rPr>
          <w:t>7</w:t>
        </w:r>
      </w:fldSimple>
      <w:r w:rsidR="001F64B0">
        <w:t>.</w:t>
      </w:r>
      <w:fldSimple w:instr=" SEQ Figura \* ARABIC \s 1 ">
        <w:r w:rsidR="001F64B0">
          <w:rPr>
            <w:noProof/>
          </w:rPr>
          <w:t>9</w:t>
        </w:r>
      </w:fldSimple>
      <w:r>
        <w:t xml:space="preserve"> “Captura de pantalla de prueba 1-2-3 caso de uso N°2.2”</w:t>
      </w:r>
      <w:bookmarkEnd w:id="307"/>
      <w:bookmarkEnd w:id="308"/>
      <w:bookmarkEnd w:id="309"/>
      <w:bookmarkEnd w:id="310"/>
    </w:p>
    <w:p w14:paraId="424F7D51" w14:textId="4E37E1DB" w:rsidR="00486674" w:rsidRDefault="42DECC58" w:rsidP="42DECC58">
      <w:pPr>
        <w:spacing w:line="278" w:lineRule="auto"/>
        <w:ind w:firstLine="0"/>
      </w:pPr>
      <w:r>
        <w:rPr>
          <w:noProof/>
        </w:rPr>
        <mc:AlternateContent>
          <mc:Choice Requires="wpg">
            <w:drawing>
              <wp:inline distT="0" distB="0" distL="0" distR="0" wp14:anchorId="596242FD" wp14:editId="5C691A32">
                <wp:extent cx="5818909" cy="2992582"/>
                <wp:effectExtent l="0" t="0" r="0" b="17780"/>
                <wp:docPr id="416441551" name="Grupo 1"/>
                <wp:cNvGraphicFramePr/>
                <a:graphic xmlns:a="http://schemas.openxmlformats.org/drawingml/2006/main">
                  <a:graphicData uri="http://schemas.microsoft.com/office/word/2010/wordprocessingGroup">
                    <wpg:wgp>
                      <wpg:cNvGrpSpPr/>
                      <wpg:grpSpPr>
                        <a:xfrm>
                          <a:off x="0" y="0"/>
                          <a:ext cx="5818909" cy="2992582"/>
                          <a:chOff x="0" y="0"/>
                          <a:chExt cx="5981065" cy="3333750"/>
                        </a:xfrm>
                      </wpg:grpSpPr>
                      <pic:pic xmlns:pic="http://schemas.openxmlformats.org/drawingml/2006/picture">
                        <pic:nvPicPr>
                          <pic:cNvPr id="1287561428" name="Imagen 1287561428"/>
                          <pic:cNvPicPr>
                            <a:picLocks noChangeAspect="1"/>
                          </pic:cNvPicPr>
                        </pic:nvPicPr>
                        <pic:blipFill>
                          <a:blip r:embed="rId69"/>
                          <a:stretch>
                            <a:fillRect/>
                          </a:stretch>
                        </pic:blipFill>
                        <pic:spPr>
                          <a:xfrm>
                            <a:off x="0" y="0"/>
                            <a:ext cx="5981065" cy="3333750"/>
                          </a:xfrm>
                          <a:prstGeom prst="rect">
                            <a:avLst/>
                          </a:prstGeom>
                        </pic:spPr>
                      </pic:pic>
                      <wps:wsp>
                        <wps:cNvPr id="1413760626" name="Rectángulo 1413760626"/>
                        <wps:cNvSpPr/>
                        <wps:spPr>
                          <a:xfrm>
                            <a:off x="2079942" y="270510"/>
                            <a:ext cx="2506980" cy="305562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409374929" name="Rectángulo 409374929"/>
                        <wps:cNvSpPr/>
                        <wps:spPr>
                          <a:xfrm>
                            <a:off x="497703" y="127907"/>
                            <a:ext cx="887186" cy="92529"/>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779797859" name="Rectángulo 1779797859"/>
                        <wps:cNvSpPr/>
                        <wps:spPr>
                          <a:xfrm>
                            <a:off x="40504" y="911679"/>
                            <a:ext cx="571500" cy="97971"/>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02F320F4" id="Grupo 1" o:spid="_x0000_s1026" style="width:458.2pt;height:235.65pt;mso-position-horizontal-relative:char;mso-position-vertical-relative:line" coordsize="59810,333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">
                <v:shape id="Imagen 1287561428" o:spid="_x0000_s1027" type="#_x0000_t75" style="position:absolute;width:59810;height:333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">
                  <v:imagedata r:id="rId71" o:title=""/>
                </v:shape>
                <v:rect id="Rectángulo 1413760626" o:spid="_x0000_s1028" style="position:absolute;left:20799;top:2705;width:25070;height:30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" filled="f" strokecolor="red" strokeweight="1pt"/>
                <v:rect id="Rectángulo 409374929" o:spid="_x0000_s1029" style="position:absolute;left:4977;top:1279;width:8871;height:9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" filled="f" strokecolor="red" strokeweight="1pt"/>
                <v:rect id="Rectángulo 1779797859" o:spid="_x0000_s1030" style="position:absolute;left:405;top:9116;width:5715;height: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" filled="f" strokecolor="red" strokeweight="1pt"/>
                <w10:anchorlock/>
              </v:group>
            </w:pict>
          </mc:Fallback>
        </mc:AlternateContent>
      </w:r>
    </w:p>
    <w:p w14:paraId="41E0A366" w14:textId="34206CD4" w:rsidR="001A475B" w:rsidRDefault="00BF65C0" w:rsidP="008F35EA">
      <w:r>
        <w:t>Fuente: Captura realizada al sistema web EugCOM</w:t>
      </w:r>
    </w:p>
    <w:p w14:paraId="0BB16D9B" w14:textId="77777777" w:rsidR="008F35EA" w:rsidRDefault="008F35EA" w:rsidP="008F35EA"/>
    <w:p w14:paraId="1A1FDCCB" w14:textId="13C405C5" w:rsidR="005C2BAE" w:rsidRDefault="005C2BAE" w:rsidP="005C2BAE">
      <w:pPr>
        <w:pStyle w:val="Ttulo2"/>
      </w:pPr>
      <w:bookmarkStart w:id="311" w:name="_Toc201199547"/>
      <w:r>
        <w:t>Prueba CU</w:t>
      </w:r>
      <w:r w:rsidRPr="7E526E84">
        <w:t xml:space="preserve"> </w:t>
      </w:r>
      <w:r w:rsidR="74BF5639" w:rsidRPr="005C2BAE">
        <w:t>N°2.4</w:t>
      </w:r>
      <w:bookmarkEnd w:id="311"/>
    </w:p>
    <w:p w14:paraId="42D7A9D4" w14:textId="77777777" w:rsidR="005C2BAE" w:rsidRDefault="005C2BAE" w:rsidP="005C2BAE"/>
    <w:p w14:paraId="19294B87" w14:textId="1E302B02" w:rsidR="00740C46" w:rsidRDefault="00740C46" w:rsidP="00740C46">
      <w:r>
        <w:lastRenderedPageBreak/>
        <w:t>Se presenta el caso de uso N°2.4 para realizar los casos de prueba correspondientes.</w:t>
      </w:r>
    </w:p>
    <w:p w14:paraId="180BF0BE" w14:textId="77777777" w:rsidR="00642DF3" w:rsidRDefault="00642DF3" w:rsidP="00740C46"/>
    <w:p w14:paraId="760D4A57" w14:textId="0504F52C" w:rsidR="00642DF3" w:rsidRDefault="00642DF3" w:rsidP="00642DF3">
      <w:r>
        <w:t xml:space="preserve">En la </w:t>
      </w:r>
      <w:r>
        <w:rPr>
          <w:i/>
        </w:rPr>
        <w:t>Tabla 7.10</w:t>
      </w:r>
      <w:r>
        <w:t xml:space="preserve"> se puede visualizar el Caso de uso N°2.4, el sistema entrega una lista con todos los empleados registrados, dicho filtro está explicado en el propósito del caso de uso.</w:t>
      </w:r>
    </w:p>
    <w:p w14:paraId="427838D6" w14:textId="77777777" w:rsidR="00740C46" w:rsidRPr="005C2BAE" w:rsidRDefault="00740C46" w:rsidP="005C2BAE"/>
    <w:p w14:paraId="2540910E" w14:textId="71FF0217" w:rsidR="00642DF3" w:rsidRDefault="00642DF3" w:rsidP="00642DF3">
      <w:pPr>
        <w:pStyle w:val="Descripcin"/>
        <w:keepNext/>
      </w:pPr>
      <w:bookmarkStart w:id="312" w:name="_Toc201199641"/>
      <w:bookmarkStart w:id="313" w:name="_Toc201199730"/>
      <w:r>
        <w:t xml:space="preserve">Tabla </w:t>
      </w:r>
      <w:fldSimple w:instr=" STYLEREF 1 \s ">
        <w:r w:rsidR="00ED0FAA">
          <w:rPr>
            <w:noProof/>
          </w:rPr>
          <w:t>7</w:t>
        </w:r>
      </w:fldSimple>
      <w:r w:rsidR="00ED0FAA">
        <w:t>.</w:t>
      </w:r>
      <w:fldSimple w:instr=" SEQ Tabla \* ARABIC \s 1 ">
        <w:r w:rsidR="00ED0FAA">
          <w:rPr>
            <w:noProof/>
          </w:rPr>
          <w:t>10</w:t>
        </w:r>
      </w:fldSimple>
      <w:r>
        <w:t xml:space="preserve"> </w:t>
      </w:r>
      <w:r w:rsidRPr="00CE1E05">
        <w:t>CU N°</w:t>
      </w:r>
      <w:r>
        <w:t>2.</w:t>
      </w:r>
      <w:r w:rsidR="00C56834">
        <w:t>4</w:t>
      </w:r>
      <w:r w:rsidRPr="00CE1E05">
        <w:t xml:space="preserve"> para prueba,”</w:t>
      </w:r>
      <w:r>
        <w:t xml:space="preserve"> Mostrando lista de empleado”</w:t>
      </w:r>
      <w:bookmarkEnd w:id="312"/>
      <w:bookmarkEnd w:id="313"/>
    </w:p>
    <w:p w14:paraId="61C21351" w14:textId="139ABAD9" w:rsidR="005C2BAE" w:rsidRDefault="00C56834" w:rsidP="00F87FC5">
      <w:pPr>
        <w:pStyle w:val="Sinespaciado"/>
      </w:pPr>
      <w:r>
        <w:rPr>
          <w:noProof/>
        </w:rPr>
        <w:drawing>
          <wp:inline distT="0" distB="0" distL="0" distR="0" wp14:anchorId="31FEDFF7" wp14:editId="34142AEF">
            <wp:extent cx="4231038" cy="3339548"/>
            <wp:effectExtent l="0" t="0" r="0" b="0"/>
            <wp:docPr id="197211350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113508" name="Imagen 1" descr="Tabla&#10;&#10;El contenido generado por IA puede ser incorrecto."/>
                    <pic:cNvPicPr/>
                  </pic:nvPicPr>
                  <pic:blipFill>
                    <a:blip r:embed="rId25"/>
                    <a:stretch>
                      <a:fillRect/>
                    </a:stretch>
                  </pic:blipFill>
                  <pic:spPr>
                    <a:xfrm>
                      <a:off x="0" y="0"/>
                      <a:ext cx="4237374" cy="3344549"/>
                    </a:xfrm>
                    <a:prstGeom prst="rect">
                      <a:avLst/>
                    </a:prstGeom>
                  </pic:spPr>
                </pic:pic>
              </a:graphicData>
            </a:graphic>
          </wp:inline>
        </w:drawing>
      </w:r>
    </w:p>
    <w:p w14:paraId="344AB67D" w14:textId="77777777" w:rsidR="004F2D79" w:rsidRDefault="004F2D79" w:rsidP="00F87FC5">
      <w:pPr>
        <w:pStyle w:val="Sinespaciado"/>
      </w:pPr>
    </w:p>
    <w:p w14:paraId="052E5A73" w14:textId="77777777" w:rsidR="004F2D79" w:rsidRDefault="004F2D79" w:rsidP="004F2D79">
      <w:r>
        <w:t>Fuente: Elaborado por el estudiante de acuerdo con el proyecto</w:t>
      </w:r>
    </w:p>
    <w:p w14:paraId="253BE0DE" w14:textId="77777777" w:rsidR="004F2D79" w:rsidRDefault="004F2D79" w:rsidP="00F87FC5">
      <w:pPr>
        <w:pStyle w:val="Sinespaciado"/>
      </w:pPr>
    </w:p>
    <w:p w14:paraId="6814AAA2" w14:textId="77777777" w:rsidR="00F87FC5" w:rsidRPr="005C2BAE" w:rsidRDefault="00F87FC5" w:rsidP="00F87FC5">
      <w:pPr>
        <w:pStyle w:val="Sinespaciado"/>
      </w:pPr>
    </w:p>
    <w:p w14:paraId="3CCE5E63" w14:textId="132DFD08" w:rsidR="74BF5639" w:rsidRDefault="74BF5639">
      <w:r>
        <w:t>Casos de prueba:</w:t>
      </w:r>
    </w:p>
    <w:p w14:paraId="63E39F8A" w14:textId="77777777" w:rsidR="005C2BAE" w:rsidRDefault="005C2BAE"/>
    <w:p w14:paraId="66D28533" w14:textId="40C98810" w:rsidR="74BF5639" w:rsidRDefault="74BF5639" w:rsidP="00080EBF">
      <w:pPr>
        <w:pStyle w:val="Prrafodelista"/>
        <w:numPr>
          <w:ilvl w:val="0"/>
          <w:numId w:val="8"/>
        </w:numPr>
      </w:pPr>
      <w:r>
        <w:t xml:space="preserve">Verificar la existencia de la </w:t>
      </w:r>
      <w:r w:rsidR="00373539">
        <w:t>o</w:t>
      </w:r>
      <w:r>
        <w:t xml:space="preserve">pción de </w:t>
      </w:r>
      <w:r w:rsidR="00B00964">
        <w:t>Ficha</w:t>
      </w:r>
      <w:r w:rsidR="0136D912">
        <w:t xml:space="preserve"> de Empleados</w:t>
      </w:r>
      <w:r>
        <w:t xml:space="preserve"> en el menú desplegable</w:t>
      </w:r>
    </w:p>
    <w:p w14:paraId="0E1466A5" w14:textId="77777777" w:rsidR="005C2BAE" w:rsidRDefault="005C2BAE" w:rsidP="005C2BAE">
      <w:pPr>
        <w:pStyle w:val="Prrafodelista"/>
        <w:ind w:left="1800" w:firstLine="0"/>
      </w:pPr>
    </w:p>
    <w:p w14:paraId="48D4D601" w14:textId="01E0888B" w:rsidR="74BF5639" w:rsidRDefault="74BF5639" w:rsidP="00080EBF">
      <w:pPr>
        <w:pStyle w:val="Prrafodelista"/>
        <w:numPr>
          <w:ilvl w:val="0"/>
          <w:numId w:val="8"/>
        </w:numPr>
      </w:pPr>
      <w:r>
        <w:t>Verificar la redirección a la interfaz de “</w:t>
      </w:r>
      <w:r w:rsidR="0136D912">
        <w:t>Lista de Empleados</w:t>
      </w:r>
      <w:r>
        <w:t>”.</w:t>
      </w:r>
    </w:p>
    <w:p w14:paraId="33C7831D" w14:textId="77777777" w:rsidR="005C2BAE" w:rsidRDefault="005C2BAE" w:rsidP="005C2BAE">
      <w:pPr>
        <w:pStyle w:val="Prrafodelista"/>
      </w:pPr>
    </w:p>
    <w:p w14:paraId="400FA8B2" w14:textId="77777777" w:rsidR="005C2BAE" w:rsidRDefault="005C2BAE" w:rsidP="005C2BAE">
      <w:pPr>
        <w:pStyle w:val="Prrafodelista"/>
        <w:ind w:left="1800" w:firstLine="0"/>
      </w:pPr>
    </w:p>
    <w:p w14:paraId="021FE873" w14:textId="4F3CCD09" w:rsidR="74BF5639" w:rsidRDefault="74BF5639" w:rsidP="00080EBF">
      <w:pPr>
        <w:pStyle w:val="Prrafodelista"/>
        <w:numPr>
          <w:ilvl w:val="0"/>
          <w:numId w:val="8"/>
        </w:numPr>
      </w:pPr>
      <w:r>
        <w:t xml:space="preserve">Verificar la correcta carga de la interfaz del sistema de visualización de </w:t>
      </w:r>
      <w:r w:rsidR="0136D912">
        <w:t>la Lista de Empleados</w:t>
      </w:r>
    </w:p>
    <w:p w14:paraId="1628A805" w14:textId="77777777" w:rsidR="005C2BAE" w:rsidRDefault="005C2BAE" w:rsidP="005C2BAE">
      <w:pPr>
        <w:pStyle w:val="Prrafodelista"/>
        <w:ind w:left="1800" w:firstLine="0"/>
      </w:pPr>
    </w:p>
    <w:p w14:paraId="596C01D5" w14:textId="491DB55F" w:rsidR="74BF5639" w:rsidRDefault="74BF5639" w:rsidP="74BF5639">
      <w:pPr>
        <w:ind w:left="720" w:firstLine="0"/>
      </w:pPr>
      <w:r>
        <w:t>Resultados Esperados:</w:t>
      </w:r>
    </w:p>
    <w:p w14:paraId="5A7123C5" w14:textId="77777777" w:rsidR="005C2BAE" w:rsidRDefault="005C2BAE" w:rsidP="74BF5639">
      <w:pPr>
        <w:ind w:left="720" w:firstLine="0"/>
      </w:pPr>
    </w:p>
    <w:p w14:paraId="7DF48C6E" w14:textId="3C32D4B3" w:rsidR="74BF5639" w:rsidRDefault="74BF5639" w:rsidP="00080EBF">
      <w:pPr>
        <w:pStyle w:val="Prrafodelista"/>
        <w:numPr>
          <w:ilvl w:val="0"/>
          <w:numId w:val="37"/>
        </w:numPr>
      </w:pPr>
      <w:r>
        <w:t>El enlace o pestaña “</w:t>
      </w:r>
      <w:r w:rsidR="00B00964">
        <w:t xml:space="preserve">Ficha </w:t>
      </w:r>
      <w:r w:rsidR="0136D912">
        <w:t>de Empleado</w:t>
      </w:r>
      <w:r>
        <w:t>” para acceder a la interfaz es visible en el menú desplegable para usuarios.</w:t>
      </w:r>
    </w:p>
    <w:p w14:paraId="6B1B1BE1" w14:textId="77777777" w:rsidR="005C2BAE" w:rsidRDefault="005C2BAE" w:rsidP="001A475B"/>
    <w:p w14:paraId="2AC41AB6" w14:textId="474842F5" w:rsidR="005C2BAE" w:rsidRDefault="74BF5639" w:rsidP="00080EBF">
      <w:pPr>
        <w:pStyle w:val="Prrafodelista"/>
        <w:numPr>
          <w:ilvl w:val="0"/>
          <w:numId w:val="37"/>
        </w:numPr>
      </w:pPr>
      <w:r>
        <w:t>Al hacer clic en el enlace “</w:t>
      </w:r>
      <w:r w:rsidR="00B00964">
        <w:t xml:space="preserve">Ficha </w:t>
      </w:r>
      <w:r w:rsidR="0136D912">
        <w:t>de Empleados</w:t>
      </w:r>
      <w:r>
        <w:t xml:space="preserve">”, el sistema redirige correctamente a la interfaz del sistema con </w:t>
      </w:r>
      <w:r w:rsidR="0136D912">
        <w:t>la Lista de Empleado</w:t>
      </w:r>
      <w:r>
        <w:t>.</w:t>
      </w:r>
    </w:p>
    <w:p w14:paraId="187015FA" w14:textId="77777777" w:rsidR="001A475B" w:rsidRDefault="001A475B" w:rsidP="001A475B"/>
    <w:p w14:paraId="343659D5" w14:textId="644C85ED" w:rsidR="005C2BAE" w:rsidRDefault="74BF5639" w:rsidP="00080EBF">
      <w:pPr>
        <w:pStyle w:val="Prrafodelista"/>
        <w:numPr>
          <w:ilvl w:val="0"/>
          <w:numId w:val="37"/>
        </w:numPr>
      </w:pPr>
      <w:r>
        <w:t xml:space="preserve">La interfaz del sistema de </w:t>
      </w:r>
      <w:r w:rsidR="00B00964">
        <w:t xml:space="preserve">Ficha </w:t>
      </w:r>
      <w:r w:rsidR="7C3DAAE3">
        <w:t xml:space="preserve">de </w:t>
      </w:r>
      <w:r w:rsidR="77A3E156">
        <w:t>Empleados</w:t>
      </w:r>
      <w:r>
        <w:t xml:space="preserve"> carga correctamente, generando </w:t>
      </w:r>
      <w:r w:rsidR="42DECC58">
        <w:t>la</w:t>
      </w:r>
      <w:r>
        <w:t xml:space="preserve"> </w:t>
      </w:r>
      <w:r w:rsidR="7C3DAAE3">
        <w:t>Lista de Empleado</w:t>
      </w:r>
      <w:r>
        <w:t>.</w:t>
      </w:r>
    </w:p>
    <w:p w14:paraId="16FDC2EF" w14:textId="77777777" w:rsidR="001A475B" w:rsidRDefault="001A475B" w:rsidP="001A475B">
      <w:pPr>
        <w:pStyle w:val="Prrafodelista"/>
        <w:ind w:left="1800" w:firstLine="0"/>
      </w:pPr>
    </w:p>
    <w:p w14:paraId="3ED52612" w14:textId="70EDA945" w:rsidR="74BF5639" w:rsidRDefault="74BF5639" w:rsidP="74BF5639">
      <w:pPr>
        <w:ind w:left="720" w:firstLine="0"/>
      </w:pPr>
      <w:r>
        <w:t>Resultados obtenidos</w:t>
      </w:r>
    </w:p>
    <w:p w14:paraId="6A5CFDCB" w14:textId="77777777" w:rsidR="005C2BAE" w:rsidRDefault="005C2BAE" w:rsidP="74BF5639">
      <w:pPr>
        <w:ind w:left="720" w:firstLine="0"/>
      </w:pPr>
    </w:p>
    <w:p w14:paraId="1437B134" w14:textId="3A714869" w:rsidR="74BF5639" w:rsidRDefault="74BF5639" w:rsidP="00080EBF">
      <w:pPr>
        <w:pStyle w:val="Prrafodelista"/>
        <w:numPr>
          <w:ilvl w:val="0"/>
          <w:numId w:val="9"/>
        </w:numPr>
      </w:pPr>
      <w:r>
        <w:t>El enlace es visible en el menú desplegable para usuarios con los permisos adecuados.</w:t>
      </w:r>
    </w:p>
    <w:p w14:paraId="58F53C54" w14:textId="77777777" w:rsidR="005C2BAE" w:rsidRDefault="005C2BAE" w:rsidP="005C2BAE">
      <w:pPr>
        <w:pStyle w:val="Prrafodelista"/>
        <w:ind w:left="1800" w:firstLine="0"/>
      </w:pPr>
    </w:p>
    <w:p w14:paraId="30F64D26" w14:textId="6F106564" w:rsidR="74BF5639" w:rsidRDefault="74BF5639" w:rsidP="00080EBF">
      <w:pPr>
        <w:pStyle w:val="Prrafodelista"/>
        <w:numPr>
          <w:ilvl w:val="0"/>
          <w:numId w:val="9"/>
        </w:numPr>
      </w:pPr>
      <w:r>
        <w:t xml:space="preserve">El sistema redirige correctamente a la interfaz de </w:t>
      </w:r>
      <w:r w:rsidR="00B00964">
        <w:t xml:space="preserve">Ficha </w:t>
      </w:r>
      <w:r>
        <w:t xml:space="preserve">de </w:t>
      </w:r>
      <w:r w:rsidR="6FAAD7FC">
        <w:t>Empleado</w:t>
      </w:r>
      <w:r>
        <w:t xml:space="preserve"> tras hacer clic en el enlace “</w:t>
      </w:r>
      <w:r w:rsidR="00B00964">
        <w:t xml:space="preserve">Ficha </w:t>
      </w:r>
      <w:r>
        <w:t xml:space="preserve">de </w:t>
      </w:r>
      <w:r w:rsidR="6FAAD7FC">
        <w:t>Empleados</w:t>
      </w:r>
      <w:r>
        <w:t>”.</w:t>
      </w:r>
    </w:p>
    <w:p w14:paraId="63B38206" w14:textId="77777777" w:rsidR="005C2BAE" w:rsidRDefault="005C2BAE" w:rsidP="001A475B">
      <w:pPr>
        <w:ind w:firstLine="0"/>
      </w:pPr>
    </w:p>
    <w:p w14:paraId="45923782" w14:textId="78914A14" w:rsidR="74BF5639" w:rsidRDefault="74BF5639" w:rsidP="00080EBF">
      <w:pPr>
        <w:pStyle w:val="Prrafodelista"/>
        <w:numPr>
          <w:ilvl w:val="0"/>
          <w:numId w:val="9"/>
        </w:numPr>
        <w:spacing w:line="278" w:lineRule="auto"/>
      </w:pPr>
      <w:r>
        <w:t>La interfaz tras el redireccionamiento se muestra completamente y carga el listado</w:t>
      </w:r>
      <w:r w:rsidR="00797A64">
        <w:t xml:space="preserve"> </w:t>
      </w:r>
      <w:r>
        <w:t xml:space="preserve">de </w:t>
      </w:r>
      <w:r w:rsidR="00797A64">
        <w:t>e</w:t>
      </w:r>
      <w:r w:rsidR="6FAAD7FC">
        <w:t>mpleado</w:t>
      </w:r>
      <w:r w:rsidR="00776A16">
        <w:t>s</w:t>
      </w:r>
      <w:r w:rsidR="6FAAD7FC">
        <w:t xml:space="preserve"> sin </w:t>
      </w:r>
      <w:r w:rsidR="42DECC58">
        <w:t>inconvenientes</w:t>
      </w:r>
      <w:r>
        <w:t>.</w:t>
      </w:r>
    </w:p>
    <w:p w14:paraId="380814C4" w14:textId="0E63FAB0" w:rsidR="0BAC592E" w:rsidRDefault="0BAC592E" w:rsidP="0BAC592E">
      <w:pPr>
        <w:pStyle w:val="Prrafodelista"/>
        <w:spacing w:line="278" w:lineRule="auto"/>
        <w:ind w:left="1800"/>
      </w:pPr>
    </w:p>
    <w:p w14:paraId="78DB42C3" w14:textId="78D3CD4F" w:rsidR="0BAC592E" w:rsidRDefault="0BAC592E" w:rsidP="00AE2B83">
      <w:r>
        <w:t xml:space="preserve">La Figura </w:t>
      </w:r>
      <w:r w:rsidR="001C2692">
        <w:t>7</w:t>
      </w:r>
      <w:r>
        <w:t xml:space="preserve">.10 ilustra los resultados obtenidos durante la </w:t>
      </w:r>
      <w:r w:rsidR="795181C5">
        <w:t>ejecución de los casos de prueba</w:t>
      </w:r>
      <w:r w:rsidR="30991416">
        <w:t xml:space="preserve"> propuestos para la funcionalidad “</w:t>
      </w:r>
      <w:r w:rsidR="00AE2B83">
        <w:t>Ficha</w:t>
      </w:r>
      <w:r w:rsidR="121F8DFD">
        <w:t xml:space="preserve"> de </w:t>
      </w:r>
      <w:r w:rsidR="00C6C8C5">
        <w:t>Empleados”, correspondiente al Caso de Uso N°2.4.</w:t>
      </w:r>
    </w:p>
    <w:p w14:paraId="4EF48AB0" w14:textId="77777777" w:rsidR="00AE2B83" w:rsidRDefault="00AE2B83" w:rsidP="00AE2B83"/>
    <w:p w14:paraId="10E0E5ED" w14:textId="163C0BDF" w:rsidR="00C6C8C5" w:rsidRDefault="00C6C8C5" w:rsidP="00AE2B83">
      <w:r>
        <w:t xml:space="preserve">En la interfaz de usuario, se observa la correcta visualización y disponibilidad del enlace </w:t>
      </w:r>
      <w:r w:rsidR="4DD9324E">
        <w:t>“</w:t>
      </w:r>
      <w:r w:rsidR="00AE2B83">
        <w:t>Ficha de Empleados</w:t>
      </w:r>
      <w:r w:rsidR="35A0E596">
        <w:t xml:space="preserve">” dentro del </w:t>
      </w:r>
      <w:r w:rsidR="3DA8DF0D">
        <w:t xml:space="preserve">menú </w:t>
      </w:r>
      <w:r w:rsidR="11207A81">
        <w:t xml:space="preserve">desplegable, cumpliendo con la expectativa para usuarios con los permisos adecuados. </w:t>
      </w:r>
      <w:r w:rsidR="428BF211">
        <w:t xml:space="preserve">Tras la interacción con este enlace, se </w:t>
      </w:r>
      <w:r w:rsidR="16737307">
        <w:t>verificó una redirección</w:t>
      </w:r>
      <w:r w:rsidR="6EF1D82B">
        <w:t xml:space="preserve"> exitosa a la </w:t>
      </w:r>
      <w:r w:rsidR="1A01AA97">
        <w:t xml:space="preserve">interfaz de visualización de empleados. </w:t>
      </w:r>
      <w:r w:rsidR="14672D80">
        <w:t>Finalmente</w:t>
      </w:r>
      <w:r w:rsidR="1A01AA97">
        <w:t xml:space="preserve">, la interfaz de </w:t>
      </w:r>
      <w:r w:rsidR="6C437E79">
        <w:t xml:space="preserve">destino cargó completamente y sin </w:t>
      </w:r>
      <w:r w:rsidR="70A5D5AB">
        <w:t xml:space="preserve">inconvenientes, mostrando el listado de empleados </w:t>
      </w:r>
      <w:r w:rsidR="33671B14">
        <w:t xml:space="preserve">registrados en el sistema, lo que confirma la </w:t>
      </w:r>
      <w:r w:rsidR="14672D80">
        <w:t>correcta implementación y funcionamiento esperado de esta funcionalidad.</w:t>
      </w:r>
    </w:p>
    <w:p w14:paraId="438C7BC4" w14:textId="77777777" w:rsidR="00486674" w:rsidRDefault="00486674" w:rsidP="00486674">
      <w:pPr>
        <w:pStyle w:val="Prrafodelista"/>
        <w:spacing w:line="278" w:lineRule="auto"/>
        <w:ind w:left="1800" w:firstLine="0"/>
      </w:pPr>
    </w:p>
    <w:p w14:paraId="6C1BB196" w14:textId="0E397DE9" w:rsidR="00486674" w:rsidRDefault="00486674" w:rsidP="00486674">
      <w:pPr>
        <w:pStyle w:val="Descripcin"/>
        <w:keepNext/>
      </w:pPr>
      <w:bookmarkStart w:id="314" w:name="_Toc200854232"/>
      <w:bookmarkStart w:id="315" w:name="_Toc201172451"/>
      <w:bookmarkStart w:id="316" w:name="_Toc201199642"/>
      <w:bookmarkStart w:id="317" w:name="_Toc201199731"/>
      <w:r>
        <w:t xml:space="preserve">Figura </w:t>
      </w:r>
      <w:fldSimple w:instr=" STYLEREF 1 \s ">
        <w:r w:rsidR="001F64B0">
          <w:rPr>
            <w:noProof/>
          </w:rPr>
          <w:t>7</w:t>
        </w:r>
      </w:fldSimple>
      <w:r w:rsidR="001F64B0">
        <w:t>.</w:t>
      </w:r>
      <w:fldSimple w:instr=" SEQ Figura \* ARABIC \s 1 ">
        <w:r w:rsidR="001F64B0">
          <w:rPr>
            <w:noProof/>
          </w:rPr>
          <w:t>10</w:t>
        </w:r>
      </w:fldSimple>
      <w:r>
        <w:t xml:space="preserve"> “Captura de pantalla de prueba 1-2-3 caso de uso N°2.4”</w:t>
      </w:r>
      <w:bookmarkEnd w:id="314"/>
      <w:bookmarkEnd w:id="315"/>
      <w:bookmarkEnd w:id="316"/>
      <w:bookmarkEnd w:id="317"/>
    </w:p>
    <w:p w14:paraId="3B33C6A3" w14:textId="1E1E0877" w:rsidR="7B34435C" w:rsidRDefault="7B34435C" w:rsidP="7B34435C">
      <w:pPr>
        <w:spacing w:line="278" w:lineRule="auto"/>
        <w:ind w:firstLine="0"/>
      </w:pPr>
      <w:r>
        <w:rPr>
          <w:noProof/>
        </w:rPr>
        <mc:AlternateContent>
          <mc:Choice Requires="wpg">
            <w:drawing>
              <wp:inline distT="0" distB="0" distL="0" distR="0" wp14:anchorId="740F6068" wp14:editId="4C224578">
                <wp:extent cx="6151418" cy="3431969"/>
                <wp:effectExtent l="0" t="0" r="1905" b="0"/>
                <wp:docPr id="1166404342" name="Grupo 1"/>
                <wp:cNvGraphicFramePr/>
                <a:graphic xmlns:a="http://schemas.openxmlformats.org/drawingml/2006/main">
                  <a:graphicData uri="http://schemas.microsoft.com/office/word/2010/wordprocessingGroup">
                    <wpg:wgp>
                      <wpg:cNvGrpSpPr/>
                      <wpg:grpSpPr>
                        <a:xfrm>
                          <a:off x="0" y="0"/>
                          <a:ext cx="6151418" cy="3431969"/>
                          <a:chOff x="0" y="0"/>
                          <a:chExt cx="5981065" cy="3305175"/>
                        </a:xfrm>
                      </wpg:grpSpPr>
                      <pic:pic xmlns:pic="http://schemas.openxmlformats.org/drawingml/2006/picture">
                        <pic:nvPicPr>
                          <pic:cNvPr id="680341225" name="Imagen 680341225"/>
                          <pic:cNvPicPr>
                            <a:picLocks noChangeAspect="1"/>
                          </pic:cNvPicPr>
                        </pic:nvPicPr>
                        <pic:blipFill>
                          <a:blip r:embed="rId72"/>
                          <a:stretch>
                            <a:fillRect/>
                          </a:stretch>
                        </pic:blipFill>
                        <pic:spPr>
                          <a:xfrm>
                            <a:off x="0" y="0"/>
                            <a:ext cx="5981065" cy="3305175"/>
                          </a:xfrm>
                          <a:prstGeom prst="rect">
                            <a:avLst/>
                          </a:prstGeom>
                        </pic:spPr>
                      </pic:pic>
                      <wps:wsp>
                        <wps:cNvPr id="876516891" name="Rectángulo 876516891"/>
                        <wps:cNvSpPr/>
                        <wps:spPr>
                          <a:xfrm>
                            <a:off x="784542" y="416242"/>
                            <a:ext cx="3154680" cy="19050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2015295015" name="Rectángulo 2015295015"/>
                        <wps:cNvSpPr/>
                        <wps:spPr>
                          <a:xfrm>
                            <a:off x="487362" y="134302"/>
                            <a:ext cx="906780" cy="914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049672632" name="Rectángulo 1049672632"/>
                        <wps:cNvSpPr/>
                        <wps:spPr>
                          <a:xfrm>
                            <a:off x="53022" y="1041082"/>
                            <a:ext cx="571500" cy="914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2872ABC2" id="Grupo 1" o:spid="_x0000_s1026" style="width:484.35pt;height:270.25pt;mso-position-horizontal-relative:char;mso-position-vertical-relative:line" coordsize="59810,330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">
                <v:shape id="Imagen 680341225" o:spid="_x0000_s1027" type="#_x0000_t75" style="position:absolute;width:59810;height:330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">
                  <v:imagedata r:id="rId73" o:title=""/>
                </v:shape>
                <v:rect id="Rectángulo 876516891" o:spid="_x0000_s1028" style="position:absolute;left:7845;top:4162;width:31547;height:190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" filled="f" strokecolor="red" strokeweight="1pt"/>
                <v:rect id="Rectángulo 2015295015" o:spid="_x0000_s1029" style="position:absolute;left:4873;top:1343;width:9068;height: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" filled="f" strokecolor="red" strokeweight="1pt"/>
                <v:rect id="Rectángulo 1049672632" o:spid="_x0000_s1030" style="position:absolute;left:530;top:10410;width:5715;height:9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" filled="f" strokecolor="red" strokeweight="1pt"/>
                <w10:anchorlock/>
              </v:group>
            </w:pict>
          </mc:Fallback>
        </mc:AlternateContent>
      </w:r>
    </w:p>
    <w:p w14:paraId="2A9659F2" w14:textId="77777777" w:rsidR="00486674" w:rsidRDefault="00486674" w:rsidP="7B34435C">
      <w:pPr>
        <w:spacing w:line="278" w:lineRule="auto"/>
        <w:ind w:firstLine="0"/>
      </w:pPr>
    </w:p>
    <w:p w14:paraId="4705E6E8" w14:textId="77777777" w:rsidR="008F35EA" w:rsidRDefault="00486674" w:rsidP="008F35EA">
      <w:r>
        <w:t>Fuente: Captura realizada al sistema web EugCOM</w:t>
      </w:r>
    </w:p>
    <w:p w14:paraId="3CB7C50A" w14:textId="77777777" w:rsidR="008F35EA" w:rsidRDefault="008F35EA" w:rsidP="008F35EA"/>
    <w:p w14:paraId="672A554A" w14:textId="005A0B69" w:rsidR="005C2BAE" w:rsidRDefault="005C2BAE" w:rsidP="008F35EA">
      <w:pPr>
        <w:pStyle w:val="Ttulo2"/>
      </w:pPr>
      <w:bookmarkStart w:id="318" w:name="_Toc201199548"/>
      <w:r>
        <w:lastRenderedPageBreak/>
        <w:t>Prueba CU</w:t>
      </w:r>
      <w:r w:rsidRPr="7E526E84">
        <w:t xml:space="preserve"> </w:t>
      </w:r>
      <w:r w:rsidR="1C1263FE" w:rsidRPr="005C2BAE">
        <w:t>N°</w:t>
      </w:r>
      <w:r w:rsidR="3BBA3477" w:rsidRPr="005C2BAE">
        <w:t>4.5</w:t>
      </w:r>
      <w:bookmarkEnd w:id="318"/>
    </w:p>
    <w:p w14:paraId="5F01251E" w14:textId="77777777" w:rsidR="005C2BAE" w:rsidRDefault="005C2BAE" w:rsidP="005C2BAE">
      <w:pPr>
        <w:ind w:firstLine="0"/>
      </w:pPr>
    </w:p>
    <w:p w14:paraId="76C4422A" w14:textId="0B438730" w:rsidR="00740C46" w:rsidRDefault="00740C46" w:rsidP="00740C46">
      <w:r>
        <w:t>Se presenta el caso de uso N°4.5 para realizar los casos de prueba correspondientes.</w:t>
      </w:r>
    </w:p>
    <w:p w14:paraId="2CCC1714" w14:textId="77777777" w:rsidR="00D8779A" w:rsidRDefault="00D8779A" w:rsidP="00740C46"/>
    <w:p w14:paraId="34CEA608" w14:textId="3E6ADAE5" w:rsidR="00740C46" w:rsidRPr="005C2BAE" w:rsidRDefault="00D8779A" w:rsidP="004F2D79">
      <w:r>
        <w:t xml:space="preserve">En la </w:t>
      </w:r>
      <w:r>
        <w:rPr>
          <w:i/>
        </w:rPr>
        <w:t>Tabla 4.12</w:t>
      </w:r>
      <w:r>
        <w:t xml:space="preserve"> se puede visualizar el Caso de uso N°4.5, el sistema visualiza un listado con todos los turnos creados y agregados a los empleados por el administrador.</w:t>
      </w:r>
    </w:p>
    <w:p w14:paraId="7CD2310E" w14:textId="77777777" w:rsidR="00D8779A" w:rsidRDefault="1C1263FE" w:rsidP="00F87FC5">
      <w:pPr>
        <w:pStyle w:val="Sinespaciado"/>
      </w:pPr>
      <w:r w:rsidRPr="005C2BAE">
        <w:t xml:space="preserve"> </w:t>
      </w:r>
    </w:p>
    <w:p w14:paraId="26B0EF0F" w14:textId="23CC7E8D" w:rsidR="00D8779A" w:rsidRDefault="00D8779A" w:rsidP="004F2D79">
      <w:pPr>
        <w:pStyle w:val="Descripcin"/>
        <w:keepNext/>
      </w:pPr>
      <w:bookmarkStart w:id="319" w:name="_Toc201199643"/>
      <w:bookmarkStart w:id="320" w:name="_Toc201199732"/>
      <w:r>
        <w:t xml:space="preserve">Tabla </w:t>
      </w:r>
      <w:fldSimple w:instr=" STYLEREF 1 \s ">
        <w:r w:rsidR="00ED0FAA">
          <w:rPr>
            <w:noProof/>
          </w:rPr>
          <w:t>7</w:t>
        </w:r>
      </w:fldSimple>
      <w:r w:rsidR="00ED0FAA">
        <w:t>.</w:t>
      </w:r>
      <w:fldSimple w:instr=" SEQ Tabla \* ARABIC \s 1 ">
        <w:r w:rsidR="00ED0FAA">
          <w:rPr>
            <w:noProof/>
          </w:rPr>
          <w:t>11</w:t>
        </w:r>
      </w:fldSimple>
      <w:r w:rsidR="004F2D79">
        <w:t xml:space="preserve"> </w:t>
      </w:r>
      <w:r w:rsidR="004F2D79" w:rsidRPr="00CE1E05">
        <w:t>CU N°</w:t>
      </w:r>
      <w:r w:rsidR="00ED0FAA">
        <w:t>4.5</w:t>
      </w:r>
      <w:r w:rsidR="004F2D79" w:rsidRPr="00CE1E05">
        <w:t xml:space="preserve"> para prueba,”</w:t>
      </w:r>
      <w:r w:rsidR="004F2D79">
        <w:t xml:space="preserve"> Visualizando el listado de turnos creados”</w:t>
      </w:r>
      <w:bookmarkEnd w:id="319"/>
      <w:bookmarkEnd w:id="320"/>
    </w:p>
    <w:p w14:paraId="4F5948BF" w14:textId="49668391" w:rsidR="42DECC58" w:rsidRDefault="00F87FC5" w:rsidP="00F87FC5">
      <w:pPr>
        <w:pStyle w:val="Sinespaciado"/>
      </w:pPr>
      <w:r>
        <w:rPr>
          <w:noProof/>
        </w:rPr>
        <w:drawing>
          <wp:inline distT="0" distB="0" distL="0" distR="0" wp14:anchorId="3C856CC7" wp14:editId="1E1B8459">
            <wp:extent cx="4683319" cy="3487589"/>
            <wp:effectExtent l="0" t="0" r="3175" b="0"/>
            <wp:docPr id="100220067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310075" name="Imagen 1" descr="Tabla&#10;&#10;El contenido generado por IA puede ser incorrecto."/>
                    <pic:cNvPicPr/>
                  </pic:nvPicPr>
                  <pic:blipFill>
                    <a:blip r:embed="rId26"/>
                    <a:stretch>
                      <a:fillRect/>
                    </a:stretch>
                  </pic:blipFill>
                  <pic:spPr>
                    <a:xfrm>
                      <a:off x="0" y="0"/>
                      <a:ext cx="4703776" cy="3502823"/>
                    </a:xfrm>
                    <a:prstGeom prst="rect">
                      <a:avLst/>
                    </a:prstGeom>
                  </pic:spPr>
                </pic:pic>
              </a:graphicData>
            </a:graphic>
          </wp:inline>
        </w:drawing>
      </w:r>
    </w:p>
    <w:p w14:paraId="4B78069D" w14:textId="77777777" w:rsidR="005C2BAE" w:rsidRDefault="005C2BAE" w:rsidP="00AB799C"/>
    <w:p w14:paraId="62193543" w14:textId="77777777" w:rsidR="004F2D79" w:rsidRDefault="004F2D79" w:rsidP="004F2D79">
      <w:r>
        <w:t>Fuente: Elaborado por el estudiante de acuerdo con el proyecto</w:t>
      </w:r>
    </w:p>
    <w:p w14:paraId="2D8BAA83" w14:textId="77777777" w:rsidR="004F2D79" w:rsidRPr="005C2BAE" w:rsidRDefault="004F2D79" w:rsidP="00AB799C"/>
    <w:p w14:paraId="2B47F7BD" w14:textId="132DFD08" w:rsidR="42DECC58" w:rsidRDefault="1C1263FE" w:rsidP="00AB799C">
      <w:r>
        <w:t>Casos de prueba:</w:t>
      </w:r>
    </w:p>
    <w:p w14:paraId="11AA12F1" w14:textId="77777777" w:rsidR="00AB799C" w:rsidRDefault="00AB799C" w:rsidP="00AB799C"/>
    <w:p w14:paraId="52B917E5" w14:textId="580A4BD4" w:rsidR="42DECC58" w:rsidRDefault="1C1263FE" w:rsidP="00080EBF">
      <w:pPr>
        <w:pStyle w:val="Prrafodelista"/>
        <w:numPr>
          <w:ilvl w:val="0"/>
          <w:numId w:val="13"/>
        </w:numPr>
      </w:pPr>
      <w:r>
        <w:t xml:space="preserve">Verificar la existencia de la </w:t>
      </w:r>
      <w:r w:rsidR="00373539">
        <w:t>o</w:t>
      </w:r>
      <w:r>
        <w:t xml:space="preserve">pción de </w:t>
      </w:r>
      <w:r w:rsidR="00775757">
        <w:t>Listado de turnos</w:t>
      </w:r>
      <w:r>
        <w:t xml:space="preserve"> en el menú desplegable</w:t>
      </w:r>
    </w:p>
    <w:p w14:paraId="3A3F3723" w14:textId="77777777" w:rsidR="00AB799C" w:rsidRDefault="00AB799C" w:rsidP="00AB799C">
      <w:pPr>
        <w:pStyle w:val="Prrafodelista"/>
        <w:ind w:left="1440" w:firstLine="0"/>
      </w:pPr>
    </w:p>
    <w:p w14:paraId="5ECF1BF2" w14:textId="2780A04E" w:rsidR="42DECC58" w:rsidRDefault="1C1263FE" w:rsidP="00080EBF">
      <w:pPr>
        <w:pStyle w:val="Prrafodelista"/>
        <w:numPr>
          <w:ilvl w:val="0"/>
          <w:numId w:val="13"/>
        </w:numPr>
      </w:pPr>
      <w:r>
        <w:t>Verificar la redirección a la interfaz de “</w:t>
      </w:r>
      <w:r w:rsidR="004410CE">
        <w:t>Listado de turnos</w:t>
      </w:r>
      <w:r>
        <w:t>”.</w:t>
      </w:r>
    </w:p>
    <w:p w14:paraId="3F82CED4" w14:textId="77777777" w:rsidR="00AB799C" w:rsidRDefault="00AB799C" w:rsidP="00AB799C">
      <w:pPr>
        <w:pStyle w:val="Prrafodelista"/>
        <w:ind w:left="1440" w:firstLine="0"/>
      </w:pPr>
    </w:p>
    <w:p w14:paraId="470958CC" w14:textId="78C9885A" w:rsidR="42DECC58" w:rsidRDefault="1C1263FE" w:rsidP="00080EBF">
      <w:pPr>
        <w:pStyle w:val="Prrafodelista"/>
        <w:numPr>
          <w:ilvl w:val="0"/>
          <w:numId w:val="13"/>
        </w:numPr>
      </w:pPr>
      <w:r>
        <w:t xml:space="preserve">Verificar la correcta carga de la interfaz del sistema de visualización de </w:t>
      </w:r>
      <w:r w:rsidR="5BB84FA4">
        <w:t>los Turnos creados</w:t>
      </w:r>
      <w:r>
        <w:t xml:space="preserve"> de </w:t>
      </w:r>
      <w:r w:rsidR="5BB84FA4">
        <w:t xml:space="preserve">los </w:t>
      </w:r>
      <w:r>
        <w:t>empleados</w:t>
      </w:r>
    </w:p>
    <w:p w14:paraId="0363CB1C" w14:textId="77777777" w:rsidR="00AB799C" w:rsidRDefault="00AB799C" w:rsidP="00AB799C">
      <w:pPr>
        <w:pStyle w:val="Prrafodelista"/>
        <w:ind w:left="1440" w:firstLine="0"/>
      </w:pPr>
    </w:p>
    <w:p w14:paraId="4871A6B6" w14:textId="491DB55F" w:rsidR="42DECC58" w:rsidRDefault="1C1263FE" w:rsidP="00AB799C">
      <w:r>
        <w:t>Resultados Esperados:</w:t>
      </w:r>
    </w:p>
    <w:p w14:paraId="1631D243" w14:textId="77777777" w:rsidR="00AB799C" w:rsidRDefault="00AB799C" w:rsidP="00AB799C"/>
    <w:p w14:paraId="2D57369B" w14:textId="05DE795F" w:rsidR="42DECC58" w:rsidRDefault="1C1263FE" w:rsidP="00080EBF">
      <w:pPr>
        <w:pStyle w:val="Prrafodelista"/>
        <w:numPr>
          <w:ilvl w:val="0"/>
          <w:numId w:val="14"/>
        </w:numPr>
      </w:pPr>
      <w:r>
        <w:t>El enlace o pestaña “</w:t>
      </w:r>
      <w:r w:rsidR="004410CE">
        <w:t>Listado de turnos</w:t>
      </w:r>
      <w:r>
        <w:t>” para acceder a la interfaz es visible en el menú desplegable para usuarios.</w:t>
      </w:r>
    </w:p>
    <w:p w14:paraId="73C96D36" w14:textId="77777777" w:rsidR="00AB799C" w:rsidRDefault="00AB799C" w:rsidP="00AB799C">
      <w:pPr>
        <w:pStyle w:val="Prrafodelista"/>
        <w:ind w:left="1440" w:firstLine="0"/>
      </w:pPr>
    </w:p>
    <w:p w14:paraId="600370D6" w14:textId="4A715588" w:rsidR="42DECC58" w:rsidRDefault="1C1263FE" w:rsidP="00080EBF">
      <w:pPr>
        <w:pStyle w:val="Prrafodelista"/>
        <w:numPr>
          <w:ilvl w:val="0"/>
          <w:numId w:val="14"/>
        </w:numPr>
      </w:pPr>
      <w:r>
        <w:t>Al hacer clic en el enlace “</w:t>
      </w:r>
      <w:r w:rsidR="004410CE">
        <w:t>Listado de turnos</w:t>
      </w:r>
      <w:r>
        <w:t xml:space="preserve">”, el sistema redirige correctamente a la interfaz del sistema con </w:t>
      </w:r>
      <w:r w:rsidR="23AC7AE1">
        <w:t>la lista de los Turnos creados</w:t>
      </w:r>
      <w:r>
        <w:t xml:space="preserve"> de empleados.</w:t>
      </w:r>
    </w:p>
    <w:p w14:paraId="518ED7D2" w14:textId="77777777" w:rsidR="00AB799C" w:rsidRDefault="00AB799C" w:rsidP="00AB799C">
      <w:pPr>
        <w:pStyle w:val="Prrafodelista"/>
        <w:ind w:left="1440" w:firstLine="0"/>
      </w:pPr>
    </w:p>
    <w:p w14:paraId="047BE6B3" w14:textId="5B31C46E" w:rsidR="42DECC58" w:rsidRDefault="1C1263FE" w:rsidP="00080EBF">
      <w:pPr>
        <w:pStyle w:val="Prrafodelista"/>
        <w:numPr>
          <w:ilvl w:val="0"/>
          <w:numId w:val="14"/>
        </w:numPr>
      </w:pPr>
      <w:r>
        <w:t xml:space="preserve">La interfaz del sistema de </w:t>
      </w:r>
      <w:r w:rsidR="004410CE">
        <w:t xml:space="preserve">Listado de turnos </w:t>
      </w:r>
      <w:r>
        <w:t xml:space="preserve">carga correctamente, generando </w:t>
      </w:r>
      <w:r w:rsidR="33F87E41">
        <w:t>una lista con</w:t>
      </w:r>
      <w:r>
        <w:t xml:space="preserve"> los </w:t>
      </w:r>
      <w:r w:rsidR="33F87E41">
        <w:t>turnos creados</w:t>
      </w:r>
      <w:r>
        <w:t>.</w:t>
      </w:r>
    </w:p>
    <w:p w14:paraId="05386FDB" w14:textId="77777777" w:rsidR="00AB799C" w:rsidRDefault="00AB799C" w:rsidP="00AB799C">
      <w:pPr>
        <w:pStyle w:val="Prrafodelista"/>
        <w:ind w:left="1440" w:firstLine="0"/>
      </w:pPr>
    </w:p>
    <w:p w14:paraId="7FDF1A05" w14:textId="70EDA945" w:rsidR="42DECC58" w:rsidRDefault="1C1263FE" w:rsidP="00AB799C">
      <w:r>
        <w:t>Resultados obtenidos</w:t>
      </w:r>
    </w:p>
    <w:p w14:paraId="5490EC79" w14:textId="77777777" w:rsidR="00AB799C" w:rsidRDefault="00AB799C" w:rsidP="00AB799C"/>
    <w:p w14:paraId="1AABE2E0" w14:textId="6F4F0AAA" w:rsidR="42DECC58" w:rsidRDefault="01E84267" w:rsidP="00080EBF">
      <w:pPr>
        <w:pStyle w:val="Prrafodelista"/>
        <w:numPr>
          <w:ilvl w:val="0"/>
          <w:numId w:val="15"/>
        </w:numPr>
      </w:pPr>
      <w:r>
        <w:t>El</w:t>
      </w:r>
      <w:r w:rsidR="1C1263FE">
        <w:t xml:space="preserve"> enlace es visible en el menú desplegable para usuarios con los permisos adecuados.</w:t>
      </w:r>
    </w:p>
    <w:p w14:paraId="36AA42D4" w14:textId="77777777" w:rsidR="00AB799C" w:rsidRDefault="00AB799C" w:rsidP="00AB799C">
      <w:pPr>
        <w:pStyle w:val="Prrafodelista"/>
        <w:ind w:left="1440" w:firstLine="0"/>
      </w:pPr>
    </w:p>
    <w:p w14:paraId="586855E7" w14:textId="067E4671" w:rsidR="00AB799C" w:rsidRDefault="1C1263FE" w:rsidP="00080EBF">
      <w:pPr>
        <w:pStyle w:val="Prrafodelista"/>
        <w:numPr>
          <w:ilvl w:val="0"/>
          <w:numId w:val="15"/>
        </w:numPr>
      </w:pPr>
      <w:r>
        <w:t xml:space="preserve">El sistema redirige correctamente a la interfaz de </w:t>
      </w:r>
      <w:r w:rsidR="01E84267">
        <w:t>los Turnos creados</w:t>
      </w:r>
      <w:r>
        <w:t xml:space="preserve"> tras hacer clic en el enlace “</w:t>
      </w:r>
      <w:r w:rsidR="004410CE">
        <w:t>Listado de turnos</w:t>
      </w:r>
      <w:r w:rsidR="00253F39">
        <w:t xml:space="preserve"> de Turnos</w:t>
      </w:r>
      <w:r>
        <w:t>”.</w:t>
      </w:r>
    </w:p>
    <w:p w14:paraId="77782D21" w14:textId="77777777" w:rsidR="00AB799C" w:rsidRDefault="00AB799C" w:rsidP="00AB799C">
      <w:pPr>
        <w:pStyle w:val="Prrafodelista"/>
        <w:ind w:left="1440" w:firstLine="0"/>
      </w:pPr>
    </w:p>
    <w:p w14:paraId="779C1F3C" w14:textId="45154C24" w:rsidR="42DECC58" w:rsidRDefault="1C1263FE" w:rsidP="00080EBF">
      <w:pPr>
        <w:pStyle w:val="Prrafodelista"/>
        <w:numPr>
          <w:ilvl w:val="0"/>
          <w:numId w:val="15"/>
        </w:numPr>
      </w:pPr>
      <w:r>
        <w:t xml:space="preserve">La interfaz tras el redireccionamiento se muestra completamente y carga el </w:t>
      </w:r>
      <w:r w:rsidR="00253F39">
        <w:t>Listado de turnos</w:t>
      </w:r>
      <w:r>
        <w:t>.</w:t>
      </w:r>
    </w:p>
    <w:p w14:paraId="011A1564" w14:textId="77777777" w:rsidR="00AB799C" w:rsidRDefault="00AB799C" w:rsidP="00AB799C">
      <w:pPr>
        <w:ind w:firstLine="0"/>
      </w:pPr>
    </w:p>
    <w:p w14:paraId="669B7A07" w14:textId="3FD79B04" w:rsidR="000D0298" w:rsidRDefault="000D0298" w:rsidP="008B51C2">
      <w:r>
        <w:lastRenderedPageBreak/>
        <w:t xml:space="preserve">En la figura </w:t>
      </w:r>
      <w:r w:rsidR="001C2692">
        <w:t>7</w:t>
      </w:r>
      <w:r>
        <w:t>.11</w:t>
      </w:r>
      <w:r w:rsidR="5FDB4C9A">
        <w:t xml:space="preserve"> se </w:t>
      </w:r>
      <w:r w:rsidR="6CA83D45">
        <w:t>ilustran los resultados</w:t>
      </w:r>
      <w:r w:rsidR="56390E72">
        <w:t xml:space="preserve"> obtenidos </w:t>
      </w:r>
      <w:r w:rsidR="41CA7B04">
        <w:t>durante la ejecución de los casos de prueba propuestos para la funcionalidad “</w:t>
      </w:r>
      <w:r w:rsidR="7AA71138">
        <w:t xml:space="preserve">Listado de Turnos”, </w:t>
      </w:r>
      <w:r w:rsidR="5E768AB7">
        <w:t>correspondiente al Caso de Uso N°</w:t>
      </w:r>
      <w:r w:rsidR="315514F2">
        <w:t>4.5.</w:t>
      </w:r>
    </w:p>
    <w:p w14:paraId="6AAFF182" w14:textId="77777777" w:rsidR="00A7503B" w:rsidRDefault="00A7503B" w:rsidP="008B51C2"/>
    <w:p w14:paraId="20BDD4AF" w14:textId="69EBCD28" w:rsidR="315514F2" w:rsidRDefault="0F53706C" w:rsidP="008B51C2">
      <w:r>
        <w:t xml:space="preserve">En la interfaz de usuario, se confirma la </w:t>
      </w:r>
      <w:r w:rsidR="5C216B39">
        <w:t>visibilidad y disponibilidad del enlace “</w:t>
      </w:r>
      <w:r w:rsidR="53E79E37">
        <w:t>Listado</w:t>
      </w:r>
      <w:r w:rsidR="5C216B39">
        <w:t xml:space="preserve"> de </w:t>
      </w:r>
      <w:r w:rsidR="53E79E37">
        <w:t>Turnos</w:t>
      </w:r>
      <w:r w:rsidR="0E67558E">
        <w:t>” dentro del</w:t>
      </w:r>
      <w:r w:rsidR="5B22336F">
        <w:t xml:space="preserve"> menú desplegable para usuarios con los permisos adecuados. </w:t>
      </w:r>
      <w:r w:rsidR="7906F2AD">
        <w:t xml:space="preserve">Al hacer clic en dicho enlace, el sistema realiza una redirección exitosa hacia la interfaz </w:t>
      </w:r>
      <w:r w:rsidR="534CF5F5">
        <w:t xml:space="preserve">destinada a la </w:t>
      </w:r>
      <w:r w:rsidR="7C603373">
        <w:t>visualización de los turnos creados</w:t>
      </w:r>
      <w:r w:rsidR="7906F2AD">
        <w:t xml:space="preserve">, la cual se despliega correctamente y carga sin </w:t>
      </w:r>
      <w:r w:rsidR="37A11C1B">
        <w:t xml:space="preserve">inconvenientes el listado </w:t>
      </w:r>
      <w:r w:rsidR="53E79E37">
        <w:t xml:space="preserve">completo </w:t>
      </w:r>
      <w:r w:rsidR="7C603373">
        <w:t>de turnos registrados, lo que confirma el correcto funcionamiento de esta sección del sistema.</w:t>
      </w:r>
    </w:p>
    <w:p w14:paraId="355CE817" w14:textId="77777777" w:rsidR="00857F11" w:rsidRDefault="00857F11" w:rsidP="008B51C2"/>
    <w:p w14:paraId="1C996249" w14:textId="72BD696C" w:rsidR="00714BB8" w:rsidRDefault="00714BB8" w:rsidP="00714BB8">
      <w:pPr>
        <w:pStyle w:val="Descripcin"/>
        <w:keepNext/>
      </w:pPr>
      <w:bookmarkStart w:id="321" w:name="_Toc200854233"/>
      <w:bookmarkStart w:id="322" w:name="_Toc201172452"/>
      <w:bookmarkStart w:id="323" w:name="_Toc201199644"/>
      <w:bookmarkStart w:id="324" w:name="_Toc201199733"/>
      <w:r>
        <w:t xml:space="preserve">Figura </w:t>
      </w:r>
      <w:fldSimple w:instr=" STYLEREF 1 \s ">
        <w:r w:rsidR="001F64B0">
          <w:rPr>
            <w:noProof/>
          </w:rPr>
          <w:t>7</w:t>
        </w:r>
      </w:fldSimple>
      <w:r w:rsidR="001F64B0">
        <w:t>.</w:t>
      </w:r>
      <w:fldSimple w:instr=" SEQ Figura \* ARABIC \s 1 ">
        <w:r w:rsidR="001F64B0">
          <w:rPr>
            <w:noProof/>
          </w:rPr>
          <w:t>11</w:t>
        </w:r>
      </w:fldSimple>
      <w:r>
        <w:t xml:space="preserve"> “Captura de pantalla de prueba 1-2-3 caso de uso N°4.5”</w:t>
      </w:r>
      <w:bookmarkEnd w:id="321"/>
      <w:bookmarkEnd w:id="322"/>
      <w:bookmarkEnd w:id="323"/>
      <w:bookmarkEnd w:id="324"/>
    </w:p>
    <w:p w14:paraId="5086BC76" w14:textId="77777777" w:rsidR="00AB799C" w:rsidRDefault="00AB799C" w:rsidP="00AB799C">
      <w:pPr>
        <w:spacing w:line="278" w:lineRule="auto"/>
        <w:ind w:firstLine="0"/>
        <w:jc w:val="left"/>
      </w:pPr>
      <w:r>
        <w:rPr>
          <w:noProof/>
        </w:rPr>
        <mc:AlternateContent>
          <mc:Choice Requires="wpg">
            <w:drawing>
              <wp:inline distT="0" distB="0" distL="0" distR="0" wp14:anchorId="11D39C1F" wp14:editId="69A0FC56">
                <wp:extent cx="6187044" cy="3420094"/>
                <wp:effectExtent l="0" t="0" r="4445" b="9525"/>
                <wp:docPr id="1391322920" name="Grupo 1"/>
                <wp:cNvGraphicFramePr/>
                <a:graphic xmlns:a="http://schemas.openxmlformats.org/drawingml/2006/main">
                  <a:graphicData uri="http://schemas.microsoft.com/office/word/2010/wordprocessingGroup">
                    <wpg:wgp>
                      <wpg:cNvGrpSpPr/>
                      <wpg:grpSpPr>
                        <a:xfrm>
                          <a:off x="0" y="0"/>
                          <a:ext cx="6187044" cy="3420094"/>
                          <a:chOff x="0" y="0"/>
                          <a:chExt cx="5981065" cy="3314700"/>
                        </a:xfrm>
                      </wpg:grpSpPr>
                      <pic:pic xmlns:pic="http://schemas.openxmlformats.org/drawingml/2006/picture">
                        <pic:nvPicPr>
                          <pic:cNvPr id="542300439" name="Imagen 542300439"/>
                          <pic:cNvPicPr>
                            <a:picLocks noChangeAspect="1"/>
                          </pic:cNvPicPr>
                        </pic:nvPicPr>
                        <pic:blipFill>
                          <a:blip r:embed="rId74"/>
                          <a:stretch>
                            <a:fillRect/>
                          </a:stretch>
                        </pic:blipFill>
                        <pic:spPr>
                          <a:xfrm>
                            <a:off x="0" y="0"/>
                            <a:ext cx="5981065" cy="3314700"/>
                          </a:xfrm>
                          <a:prstGeom prst="rect">
                            <a:avLst/>
                          </a:prstGeom>
                        </pic:spPr>
                      </pic:pic>
                      <wps:wsp>
                        <wps:cNvPr id="105486788" name="Rectángulo 105486788"/>
                        <wps:cNvSpPr/>
                        <wps:spPr>
                          <a:xfrm>
                            <a:off x="799782" y="923925"/>
                            <a:ext cx="1653540" cy="51816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832588586" name="Rectángulo 832588586"/>
                        <wps:cNvSpPr/>
                        <wps:spPr>
                          <a:xfrm>
                            <a:off x="53022" y="1396365"/>
                            <a:ext cx="541020" cy="1143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364083781" name="Rectángulo 1364083781"/>
                        <wps:cNvSpPr/>
                        <wps:spPr>
                          <a:xfrm>
                            <a:off x="487362" y="116205"/>
                            <a:ext cx="845820" cy="1143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0ED65900" id="Grupo 1" o:spid="_x0000_s1026" style="width:487.15pt;height:269.3pt;mso-position-horizontal-relative:char;mso-position-vertical-relative:line" coordsize="59810,33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">
                <v:shape id="Imagen 542300439" o:spid="_x0000_s1027" type="#_x0000_t75" style="position:absolute;width:59810;height:33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">
                  <v:imagedata r:id="rId75" o:title=""/>
                </v:shape>
                <v:rect id="Rectángulo 105486788" o:spid="_x0000_s1028" style="position:absolute;left:7997;top:9239;width:16536;height:51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" filled="f" strokecolor="red" strokeweight="1pt"/>
                <v:rect id="Rectángulo 832588586" o:spid="_x0000_s1029" style="position:absolute;left:530;top:13963;width:5410;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" filled="f" strokecolor="red" strokeweight="1pt"/>
                <v:rect id="Rectángulo 1364083781" o:spid="_x0000_s1030" style="position:absolute;left:4873;top:1162;width:8458;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" filled="f" strokecolor="red" strokeweight="1pt"/>
                <w10:anchorlock/>
              </v:group>
            </w:pict>
          </mc:Fallback>
        </mc:AlternateContent>
      </w:r>
    </w:p>
    <w:p w14:paraId="0D2AD8A0" w14:textId="77777777" w:rsidR="00AB799C" w:rsidRDefault="00AB799C" w:rsidP="00AB799C">
      <w:pPr>
        <w:spacing w:line="278" w:lineRule="auto"/>
        <w:ind w:firstLine="0"/>
        <w:jc w:val="left"/>
      </w:pPr>
    </w:p>
    <w:p w14:paraId="78CF5136" w14:textId="7EDBC7A3" w:rsidR="00AB799C" w:rsidRPr="00AB799C" w:rsidRDefault="00AB799C" w:rsidP="00AB799C">
      <w:pPr>
        <w:rPr>
          <w:b/>
          <w:bCs/>
        </w:rPr>
      </w:pPr>
      <w:r>
        <w:t>Fuente: Captura realizada al sistema web EugCOM</w:t>
      </w:r>
    </w:p>
    <w:p w14:paraId="77A1D94D" w14:textId="36776CEA" w:rsidR="00AB799C" w:rsidRDefault="00AB799C">
      <w:pPr>
        <w:spacing w:line="278" w:lineRule="auto"/>
        <w:ind w:firstLine="0"/>
        <w:jc w:val="left"/>
        <w:rPr>
          <w:b/>
          <w:bCs/>
        </w:rPr>
      </w:pPr>
    </w:p>
    <w:p w14:paraId="59D6AE54" w14:textId="2FC6EA4C" w:rsidR="005C2BAE" w:rsidRDefault="005C2BAE" w:rsidP="005C2BAE">
      <w:pPr>
        <w:pStyle w:val="Ttulo2"/>
      </w:pPr>
      <w:bookmarkStart w:id="325" w:name="_Toc201199549"/>
      <w:r>
        <w:lastRenderedPageBreak/>
        <w:t>Prueba CU</w:t>
      </w:r>
      <w:r w:rsidR="7E526E84" w:rsidRPr="7E526E84">
        <w:t xml:space="preserve"> N°6.5</w:t>
      </w:r>
      <w:bookmarkEnd w:id="325"/>
    </w:p>
    <w:p w14:paraId="35A3EC19" w14:textId="77777777" w:rsidR="005C2BAE" w:rsidRDefault="005C2BAE" w:rsidP="005C2BAE"/>
    <w:p w14:paraId="5D65FE3E" w14:textId="783C7B6D" w:rsidR="00740C46" w:rsidRDefault="00740C46" w:rsidP="00740C46">
      <w:r>
        <w:t>Se presenta el caso de uso N°6.5 para realizar los casos de prueba correspondientes.</w:t>
      </w:r>
    </w:p>
    <w:p w14:paraId="187C0C55" w14:textId="77777777" w:rsidR="00ED0FAA" w:rsidRDefault="00ED0FAA" w:rsidP="00740C46"/>
    <w:p w14:paraId="511CEABC" w14:textId="6E80F965" w:rsidR="00740C46" w:rsidRDefault="00ED0FAA" w:rsidP="00ED0FAA">
      <w:r>
        <w:t xml:space="preserve">En la </w:t>
      </w:r>
      <w:r>
        <w:rPr>
          <w:i/>
        </w:rPr>
        <w:t xml:space="preserve">Tabla 7.12 </w:t>
      </w:r>
      <w:r>
        <w:t>se puede visualizar el Caso de uso N°6.5 el sistema despliega una pestaña de permisos aprobados desde informes que visualice a todos los empleados con los permisos aprobados y campos correspondientes seleccionados previamente por el actor (ya explicados en las precondiciones).</w:t>
      </w:r>
    </w:p>
    <w:p w14:paraId="637DAC4B" w14:textId="77777777" w:rsidR="00ED0FAA" w:rsidRPr="005C2BAE" w:rsidRDefault="00ED0FAA" w:rsidP="00ED0FAA"/>
    <w:p w14:paraId="267EFFBC" w14:textId="3A32A6DB" w:rsidR="00714C5C" w:rsidRDefault="00714C5C" w:rsidP="00CD5B12">
      <w:pPr>
        <w:pStyle w:val="Descripcin"/>
        <w:keepNext/>
      </w:pPr>
      <w:bookmarkStart w:id="326" w:name="_Toc201199645"/>
      <w:bookmarkStart w:id="327" w:name="_Toc201199734"/>
      <w:r>
        <w:t xml:space="preserve">Tabla </w:t>
      </w:r>
      <w:fldSimple w:instr=" STYLEREF 1 \s ">
        <w:r w:rsidR="00ED0FAA">
          <w:rPr>
            <w:noProof/>
          </w:rPr>
          <w:t>7</w:t>
        </w:r>
      </w:fldSimple>
      <w:r w:rsidR="00ED0FAA">
        <w:t>.</w:t>
      </w:r>
      <w:fldSimple w:instr=" SEQ Tabla \* ARABIC \s 1 ">
        <w:r w:rsidR="00ED0FAA">
          <w:rPr>
            <w:noProof/>
          </w:rPr>
          <w:t>12</w:t>
        </w:r>
      </w:fldSimple>
      <w:r w:rsidR="00A7503B">
        <w:t xml:space="preserve"> </w:t>
      </w:r>
      <w:r w:rsidR="00A7503B" w:rsidRPr="00CE1E05">
        <w:t>CU N°</w:t>
      </w:r>
      <w:r w:rsidR="004026D0">
        <w:t>6.5</w:t>
      </w:r>
      <w:r w:rsidR="00A7503B" w:rsidRPr="00CE1E05">
        <w:t xml:space="preserve"> para prueba,”</w:t>
      </w:r>
      <w:r w:rsidR="00A7503B">
        <w:t xml:space="preserve"> Visualizando </w:t>
      </w:r>
      <w:r w:rsidR="00CD5B12">
        <w:t>lista</w:t>
      </w:r>
      <w:r w:rsidR="00A7503B">
        <w:t xml:space="preserve"> con permisos </w:t>
      </w:r>
      <w:r w:rsidR="00CD5B12">
        <w:t>aprobados</w:t>
      </w:r>
      <w:r w:rsidR="00A7503B">
        <w:t>”</w:t>
      </w:r>
      <w:bookmarkEnd w:id="326"/>
      <w:bookmarkEnd w:id="327"/>
    </w:p>
    <w:p w14:paraId="4B8CAD67" w14:textId="62ADF04B" w:rsidR="3BBA3477" w:rsidRDefault="00A7503B" w:rsidP="000D611F">
      <w:pPr>
        <w:pStyle w:val="Sinespaciado"/>
      </w:pPr>
      <w:r>
        <w:rPr>
          <w:noProof/>
        </w:rPr>
        <w:drawing>
          <wp:inline distT="0" distB="0" distL="0" distR="0" wp14:anchorId="45E8497C" wp14:editId="5E581F29">
            <wp:extent cx="4373218" cy="3867770"/>
            <wp:effectExtent l="0" t="0" r="8890" b="0"/>
            <wp:docPr id="146725707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57076" name="Imagen 1" descr="Tabla&#10;&#10;El contenido generado por IA puede ser incorrecto."/>
                    <pic:cNvPicPr/>
                  </pic:nvPicPr>
                  <pic:blipFill>
                    <a:blip r:embed="rId76"/>
                    <a:stretch>
                      <a:fillRect/>
                    </a:stretch>
                  </pic:blipFill>
                  <pic:spPr>
                    <a:xfrm>
                      <a:off x="0" y="0"/>
                      <a:ext cx="4384114" cy="3877407"/>
                    </a:xfrm>
                    <a:prstGeom prst="rect">
                      <a:avLst/>
                    </a:prstGeom>
                  </pic:spPr>
                </pic:pic>
              </a:graphicData>
            </a:graphic>
          </wp:inline>
        </w:drawing>
      </w:r>
    </w:p>
    <w:p w14:paraId="5B6EE41E" w14:textId="77777777" w:rsidR="00ED0FAA" w:rsidRDefault="00ED0FAA" w:rsidP="000D611F">
      <w:pPr>
        <w:pStyle w:val="Sinespaciado"/>
      </w:pPr>
    </w:p>
    <w:p w14:paraId="435409FF" w14:textId="77777777" w:rsidR="00ED0FAA" w:rsidRDefault="00ED0FAA" w:rsidP="00ED0FAA">
      <w:r>
        <w:t>Fuente: Elaborado por el estudiante de acuerdo con el proyecto</w:t>
      </w:r>
    </w:p>
    <w:p w14:paraId="4A69439F" w14:textId="77777777" w:rsidR="00ED0FAA" w:rsidRDefault="00ED0FAA" w:rsidP="000D611F">
      <w:pPr>
        <w:pStyle w:val="Sinespaciado"/>
      </w:pPr>
    </w:p>
    <w:p w14:paraId="376C60BC" w14:textId="77777777" w:rsidR="005C2BAE" w:rsidRDefault="005C2BAE" w:rsidP="00AB799C"/>
    <w:p w14:paraId="0B890846" w14:textId="04072847" w:rsidR="56233F59" w:rsidRDefault="56233F59" w:rsidP="00AB799C">
      <w:r>
        <w:lastRenderedPageBreak/>
        <w:t>Casos de prueba:</w:t>
      </w:r>
    </w:p>
    <w:p w14:paraId="619A6EF1" w14:textId="77777777" w:rsidR="00AB799C" w:rsidRDefault="00AB799C" w:rsidP="00AB799C"/>
    <w:p w14:paraId="4950C7C3" w14:textId="1F92F098" w:rsidR="56233F59" w:rsidRDefault="39153CC6" w:rsidP="00080EBF">
      <w:pPr>
        <w:pStyle w:val="Prrafodelista"/>
        <w:numPr>
          <w:ilvl w:val="0"/>
          <w:numId w:val="12"/>
        </w:numPr>
      </w:pPr>
      <w:r>
        <w:t>Verificar</w:t>
      </w:r>
      <w:r w:rsidR="56233F59">
        <w:t xml:space="preserve"> la existencia de la </w:t>
      </w:r>
      <w:r w:rsidR="00373539">
        <w:t>o</w:t>
      </w:r>
      <w:r w:rsidR="56233F59">
        <w:t xml:space="preserve">pción de </w:t>
      </w:r>
      <w:r w:rsidR="7E526E84">
        <w:t>Permisos Aprobados</w:t>
      </w:r>
      <w:r w:rsidR="56233F59">
        <w:t xml:space="preserve"> </w:t>
      </w:r>
      <w:r w:rsidR="002B6B40">
        <w:t xml:space="preserve">desde la sección informes </w:t>
      </w:r>
      <w:r w:rsidR="56233F59">
        <w:t>en el menú desplegable</w:t>
      </w:r>
    </w:p>
    <w:p w14:paraId="7D0DAD0F" w14:textId="77777777" w:rsidR="00AB799C" w:rsidRDefault="00AB799C" w:rsidP="00AB799C"/>
    <w:p w14:paraId="0DBC1936" w14:textId="6F7B2478" w:rsidR="00AB799C" w:rsidRDefault="56233F59" w:rsidP="00080EBF">
      <w:pPr>
        <w:pStyle w:val="Prrafodelista"/>
        <w:numPr>
          <w:ilvl w:val="0"/>
          <w:numId w:val="12"/>
        </w:numPr>
      </w:pPr>
      <w:r>
        <w:t>Verificar la redirección a la interfaz de “</w:t>
      </w:r>
      <w:r w:rsidR="33BA6F63">
        <w:t>Permisos Aprobados</w:t>
      </w:r>
      <w:r>
        <w:t>”.</w:t>
      </w:r>
    </w:p>
    <w:p w14:paraId="5B11A0F1" w14:textId="77777777" w:rsidR="00AB799C" w:rsidRDefault="00AB799C" w:rsidP="00AB799C">
      <w:pPr>
        <w:ind w:firstLine="0"/>
      </w:pPr>
    </w:p>
    <w:p w14:paraId="37B8FFEC" w14:textId="315D6F61" w:rsidR="56233F59" w:rsidRDefault="56233F59" w:rsidP="00080EBF">
      <w:pPr>
        <w:pStyle w:val="Prrafodelista"/>
        <w:numPr>
          <w:ilvl w:val="0"/>
          <w:numId w:val="12"/>
        </w:numPr>
      </w:pPr>
      <w:r>
        <w:t xml:space="preserve">Verificar la correcta carga de la interfaz del sistema de visualización de los </w:t>
      </w:r>
      <w:r w:rsidR="33BA6F63">
        <w:t>Permisos Aprobados</w:t>
      </w:r>
      <w:r>
        <w:t xml:space="preserve"> de los empleados</w:t>
      </w:r>
      <w:r w:rsidR="33BA6F63">
        <w:t>.</w:t>
      </w:r>
    </w:p>
    <w:p w14:paraId="3EDEBF8B" w14:textId="77777777" w:rsidR="00AB799C" w:rsidRDefault="00AB799C" w:rsidP="00AB799C"/>
    <w:p w14:paraId="3CA01E22" w14:textId="5AD5B147" w:rsidR="56233F59" w:rsidRDefault="56233F59" w:rsidP="00AB799C">
      <w:r>
        <w:t>Resultados Esperados:</w:t>
      </w:r>
    </w:p>
    <w:p w14:paraId="43C0E811" w14:textId="77777777" w:rsidR="00AB799C" w:rsidRDefault="00AB799C" w:rsidP="00AB799C">
      <w:pPr>
        <w:spacing w:line="278" w:lineRule="auto"/>
      </w:pPr>
    </w:p>
    <w:p w14:paraId="2E715EB1" w14:textId="1FFCA905" w:rsidR="56233F59" w:rsidRDefault="56233F59" w:rsidP="00080EBF">
      <w:pPr>
        <w:pStyle w:val="Prrafodelista"/>
        <w:numPr>
          <w:ilvl w:val="0"/>
          <w:numId w:val="11"/>
        </w:numPr>
      </w:pPr>
      <w:r>
        <w:t>El enlace o pestaña “</w:t>
      </w:r>
      <w:r w:rsidR="33BA6F63">
        <w:t>Permisos Aprobados</w:t>
      </w:r>
      <w:r>
        <w:t>” para acceder a la interfaz es visible en el menú desplegable para usuarios.</w:t>
      </w:r>
    </w:p>
    <w:p w14:paraId="6CAD6D77" w14:textId="77777777" w:rsidR="00AB799C" w:rsidRDefault="00AB799C" w:rsidP="00AB799C"/>
    <w:p w14:paraId="4F453A33" w14:textId="172129D5" w:rsidR="00AB799C" w:rsidRDefault="56233F59" w:rsidP="00080EBF">
      <w:pPr>
        <w:pStyle w:val="Prrafodelista"/>
        <w:numPr>
          <w:ilvl w:val="0"/>
          <w:numId w:val="11"/>
        </w:numPr>
      </w:pPr>
      <w:r>
        <w:t>Al hacer clic en el enlace “</w:t>
      </w:r>
      <w:r w:rsidR="2264786E">
        <w:t>Permisos Aprobados</w:t>
      </w:r>
      <w:r>
        <w:t xml:space="preserve">”, el sistema redirige correctamente a la interfaz del sistema con la lista de los </w:t>
      </w:r>
      <w:r w:rsidR="2264786E">
        <w:t>Permisos Aprobados</w:t>
      </w:r>
      <w:r>
        <w:t xml:space="preserve"> de </w:t>
      </w:r>
      <w:r w:rsidR="2264786E">
        <w:t xml:space="preserve">los </w:t>
      </w:r>
      <w:r>
        <w:t>empleados.</w:t>
      </w:r>
    </w:p>
    <w:p w14:paraId="36900CBB" w14:textId="77777777" w:rsidR="00AB799C" w:rsidRDefault="00AB799C" w:rsidP="00AB799C"/>
    <w:p w14:paraId="0828A1EE" w14:textId="3024D73F" w:rsidR="7C95EA56" w:rsidRDefault="7C95EA56" w:rsidP="00080EBF">
      <w:pPr>
        <w:pStyle w:val="Prrafodelista"/>
        <w:numPr>
          <w:ilvl w:val="0"/>
          <w:numId w:val="11"/>
        </w:numPr>
      </w:pPr>
      <w:r>
        <w:t>La interfaz del sistema de Turnos creados carga correctamente, generando una lista con los Permisos Aprobados</w:t>
      </w:r>
    </w:p>
    <w:p w14:paraId="753B9231" w14:textId="77777777" w:rsidR="00AB799C" w:rsidRDefault="00AB799C" w:rsidP="00AB799C">
      <w:pPr>
        <w:pStyle w:val="Prrafodelista"/>
        <w:spacing w:line="278" w:lineRule="auto"/>
        <w:ind w:left="1800" w:firstLine="0"/>
      </w:pPr>
    </w:p>
    <w:p w14:paraId="7A994CD2" w14:textId="521E1807" w:rsidR="56233F59" w:rsidRDefault="56233F59" w:rsidP="00AB799C">
      <w:r>
        <w:t>Resultados obtenidos</w:t>
      </w:r>
    </w:p>
    <w:p w14:paraId="681F73FE" w14:textId="77777777" w:rsidR="00AB799C" w:rsidRDefault="00AB799C" w:rsidP="00AB799C"/>
    <w:p w14:paraId="20DFB3AA" w14:textId="130574B2" w:rsidR="56233F59" w:rsidRDefault="2E5BBC80" w:rsidP="00080EBF">
      <w:pPr>
        <w:pStyle w:val="Prrafodelista"/>
        <w:numPr>
          <w:ilvl w:val="0"/>
          <w:numId w:val="10"/>
        </w:numPr>
      </w:pPr>
      <w:r>
        <w:lastRenderedPageBreak/>
        <w:t xml:space="preserve">El </w:t>
      </w:r>
      <w:r w:rsidR="56233F59">
        <w:t>enlace es visible en el menú desplegable para usuarios con los permisos adecuados.</w:t>
      </w:r>
    </w:p>
    <w:p w14:paraId="7E5FA17C" w14:textId="77777777" w:rsidR="00AB799C" w:rsidRDefault="00AB799C" w:rsidP="00AB799C">
      <w:pPr>
        <w:pStyle w:val="Prrafodelista"/>
        <w:ind w:left="1440" w:firstLine="0"/>
      </w:pPr>
    </w:p>
    <w:p w14:paraId="5F072038" w14:textId="21BB881C" w:rsidR="56233F59" w:rsidRDefault="56233F59" w:rsidP="00080EBF">
      <w:pPr>
        <w:pStyle w:val="Prrafodelista"/>
        <w:numPr>
          <w:ilvl w:val="0"/>
          <w:numId w:val="10"/>
        </w:numPr>
      </w:pPr>
      <w:r>
        <w:t xml:space="preserve">El sistema redirige correctamente a la interfaz de los </w:t>
      </w:r>
      <w:r w:rsidR="7C95EA56">
        <w:t>Permisos Aprobados</w:t>
      </w:r>
      <w:r>
        <w:t xml:space="preserve"> tras hacer clic en el enlace “</w:t>
      </w:r>
      <w:r w:rsidR="7C95EA56">
        <w:t>Permisos Aprobados</w:t>
      </w:r>
      <w:r>
        <w:t>”.</w:t>
      </w:r>
    </w:p>
    <w:p w14:paraId="52B34262" w14:textId="77777777" w:rsidR="00AB799C" w:rsidRDefault="00AB799C" w:rsidP="00AB799C"/>
    <w:p w14:paraId="331423E7" w14:textId="54DF61CC" w:rsidR="56233F59" w:rsidRDefault="56233F59" w:rsidP="00080EBF">
      <w:pPr>
        <w:pStyle w:val="Prrafodelista"/>
        <w:numPr>
          <w:ilvl w:val="0"/>
          <w:numId w:val="10"/>
        </w:numPr>
      </w:pPr>
      <w:r>
        <w:t xml:space="preserve">La interfaz tras el redireccionamiento se muestra completamente y carga el listado de </w:t>
      </w:r>
      <w:r w:rsidR="286540DB">
        <w:t>Permisos Aprobados.</w:t>
      </w:r>
    </w:p>
    <w:p w14:paraId="3951CFC1" w14:textId="77777777" w:rsidR="00206079" w:rsidRDefault="00206079" w:rsidP="00206079">
      <w:pPr>
        <w:ind w:firstLine="0"/>
      </w:pPr>
    </w:p>
    <w:p w14:paraId="3400FD1F" w14:textId="0D60CF69" w:rsidR="00714BB8" w:rsidRDefault="1E88599C" w:rsidP="008B51C2">
      <w:r>
        <w:t xml:space="preserve">En la figura </w:t>
      </w:r>
      <w:r w:rsidR="008B51C2">
        <w:t>7</w:t>
      </w:r>
      <w:r>
        <w:t>.12 se ilustran los resultados obtenidos durante la ejecución de los casos de prueba propuestos para la funcionalidad “Permisos Aprobados”, correspondiente al Caso de Uso N°6.5.</w:t>
      </w:r>
    </w:p>
    <w:p w14:paraId="33839B63" w14:textId="77777777" w:rsidR="00A149AF" w:rsidRDefault="00A149AF" w:rsidP="008B51C2"/>
    <w:p w14:paraId="2548C370" w14:textId="6A2BCBE1" w:rsidR="00714BB8" w:rsidRDefault="1E88599C" w:rsidP="008B51C2">
      <w:r>
        <w:t xml:space="preserve">En la interfaz usuario, se confirma la correcta visibilidad del enlace “Permisos </w:t>
      </w:r>
      <w:r w:rsidR="29CDA913">
        <w:t xml:space="preserve">Aprobados” dentro del menú desplegable para los usuarios con los permisos adecuados. </w:t>
      </w:r>
      <w:r w:rsidR="0DC90A50">
        <w:t xml:space="preserve">Tras la interacción con este enlace, el sistema realiza una redirección </w:t>
      </w:r>
      <w:r w:rsidR="30F742EF">
        <w:t>exitosa hacia la interfaz correspondiente. Posteriormente, la pantalla de destino se muestra de manera completa y sin errores, cargando correctamente el listado</w:t>
      </w:r>
      <w:r w:rsidR="31968932">
        <w:t xml:space="preserve"> de permisos aprobados, lo cual valida el correcto </w:t>
      </w:r>
      <w:r w:rsidR="2EE6571F">
        <w:t xml:space="preserve">funcionamiento de esta </w:t>
      </w:r>
      <w:r w:rsidR="723D2ECF">
        <w:t>funcionalidad del sistema.</w:t>
      </w:r>
    </w:p>
    <w:p w14:paraId="7B6C441B" w14:textId="2CFA9154" w:rsidR="00714BB8" w:rsidRDefault="00714BB8" w:rsidP="00206079"/>
    <w:p w14:paraId="4BAA81C8" w14:textId="431C8A78" w:rsidR="000D0298" w:rsidRDefault="000D0298" w:rsidP="00836680">
      <w:pPr>
        <w:pStyle w:val="Descripcin"/>
        <w:keepNext/>
      </w:pPr>
      <w:bookmarkStart w:id="328" w:name="_Toc200854234"/>
      <w:bookmarkStart w:id="329" w:name="_Toc201172453"/>
      <w:bookmarkStart w:id="330" w:name="_Toc201199646"/>
      <w:bookmarkStart w:id="331" w:name="_Toc201199735"/>
      <w:r>
        <w:lastRenderedPageBreak/>
        <w:t xml:space="preserve">Figura </w:t>
      </w:r>
      <w:fldSimple w:instr=" STYLEREF 1 \s ">
        <w:r w:rsidR="001F64B0">
          <w:rPr>
            <w:noProof/>
          </w:rPr>
          <w:t>7</w:t>
        </w:r>
      </w:fldSimple>
      <w:r w:rsidR="001F64B0">
        <w:t>.</w:t>
      </w:r>
      <w:fldSimple w:instr=" SEQ Figura \* ARABIC \s 1 ">
        <w:r w:rsidR="001F64B0">
          <w:rPr>
            <w:noProof/>
          </w:rPr>
          <w:t>12</w:t>
        </w:r>
      </w:fldSimple>
      <w:r>
        <w:t xml:space="preserve"> “Captura de pantalla de prueba 1-2-3 caso de uso N°</w:t>
      </w:r>
      <w:r w:rsidR="00796D70">
        <w:t>6.5</w:t>
      </w:r>
      <w:r>
        <w:t>”</w:t>
      </w:r>
      <w:bookmarkEnd w:id="328"/>
      <w:bookmarkEnd w:id="329"/>
      <w:bookmarkEnd w:id="330"/>
      <w:bookmarkEnd w:id="331"/>
    </w:p>
    <w:p w14:paraId="7C8816AA" w14:textId="77777777" w:rsidR="00836680" w:rsidRDefault="00BF65C0" w:rsidP="6BBC80AD">
      <w:pPr>
        <w:ind w:firstLine="0"/>
        <w:rPr>
          <w:b/>
          <w:bCs/>
        </w:rPr>
      </w:pPr>
      <w:r>
        <w:rPr>
          <w:noProof/>
        </w:rPr>
        <mc:AlternateContent>
          <mc:Choice Requires="wpg">
            <w:drawing>
              <wp:inline distT="0" distB="0" distL="0" distR="0" wp14:anchorId="5A55C358" wp14:editId="7A18C947">
                <wp:extent cx="5735781" cy="3135086"/>
                <wp:effectExtent l="0" t="0" r="0" b="8255"/>
                <wp:docPr id="613649209" name="Grupo 1"/>
                <wp:cNvGraphicFramePr/>
                <a:graphic xmlns:a="http://schemas.openxmlformats.org/drawingml/2006/main">
                  <a:graphicData uri="http://schemas.microsoft.com/office/word/2010/wordprocessingGroup">
                    <wpg:wgp>
                      <wpg:cNvGrpSpPr/>
                      <wpg:grpSpPr>
                        <a:xfrm>
                          <a:off x="0" y="0"/>
                          <a:ext cx="5735781" cy="3135086"/>
                          <a:chOff x="0" y="0"/>
                          <a:chExt cx="5981065" cy="3295650"/>
                        </a:xfrm>
                      </wpg:grpSpPr>
                      <pic:pic xmlns:pic="http://schemas.openxmlformats.org/drawingml/2006/picture">
                        <pic:nvPicPr>
                          <pic:cNvPr id="242368627" name="Imagen 242368627"/>
                          <pic:cNvPicPr>
                            <a:picLocks noChangeAspect="1"/>
                          </pic:cNvPicPr>
                        </pic:nvPicPr>
                        <pic:blipFill>
                          <a:blip r:embed="rId77"/>
                          <a:stretch>
                            <a:fillRect/>
                          </a:stretch>
                        </pic:blipFill>
                        <pic:spPr>
                          <a:xfrm>
                            <a:off x="0" y="0"/>
                            <a:ext cx="5981065" cy="3295650"/>
                          </a:xfrm>
                          <a:prstGeom prst="rect">
                            <a:avLst/>
                          </a:prstGeom>
                        </pic:spPr>
                      </pic:pic>
                      <wps:wsp>
                        <wps:cNvPr id="631222553" name="Rectángulo 631222553"/>
                        <wps:cNvSpPr/>
                        <wps:spPr>
                          <a:xfrm>
                            <a:off x="494982" y="121920"/>
                            <a:ext cx="975360" cy="10668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514507969" name="Rectángulo 514507969"/>
                        <wps:cNvSpPr/>
                        <wps:spPr>
                          <a:xfrm>
                            <a:off x="799782" y="929640"/>
                            <a:ext cx="4907280" cy="111252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458182777" name="Rectángulo 1458182777"/>
                        <wps:cNvSpPr/>
                        <wps:spPr>
                          <a:xfrm>
                            <a:off x="53022" y="1508760"/>
                            <a:ext cx="594360" cy="1143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7E427127" id="Grupo 1" o:spid="_x0000_s1026" style="width:451.65pt;height:246.85pt;mso-position-horizontal-relative:char;mso-position-vertical-relative:line" coordsize="59810,32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">
                <v:shape id="Imagen 242368627" o:spid="_x0000_s1027" type="#_x0000_t75" style="position:absolute;width:59810;height:32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">
                  <v:imagedata r:id="rId78" o:title=""/>
                </v:shape>
                <v:rect id="Rectángulo 631222553" o:spid="_x0000_s1028" style="position:absolute;left:4949;top:1219;width:9754;height:106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" filled="f" strokecolor="red" strokeweight="1pt"/>
                <v:rect id="Rectángulo 514507969" o:spid="_x0000_s1029" style="position:absolute;left:7997;top:9296;width:49073;height:111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" filled="f" strokecolor="red" strokeweight="1pt"/>
                <v:rect id="Rectángulo 1458182777" o:spid="_x0000_s1030" style="position:absolute;left:530;top:15087;width:5943;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" filled="f" strokecolor="red" strokeweight="1pt"/>
                <w10:anchorlock/>
              </v:group>
            </w:pict>
          </mc:Fallback>
        </mc:AlternateContent>
      </w:r>
    </w:p>
    <w:p w14:paraId="580AC099" w14:textId="77777777" w:rsidR="00836680" w:rsidRDefault="00836680" w:rsidP="6BBC80AD">
      <w:pPr>
        <w:ind w:firstLine="0"/>
        <w:rPr>
          <w:b/>
          <w:bCs/>
        </w:rPr>
      </w:pPr>
    </w:p>
    <w:p w14:paraId="7AB25F91" w14:textId="1F0447C0" w:rsidR="00BF65C0" w:rsidRDefault="00836680" w:rsidP="008F35EA">
      <w:r>
        <w:t>Fuente: Captura realizada al sistema web EugCOM</w:t>
      </w:r>
    </w:p>
    <w:p w14:paraId="1E982316" w14:textId="77777777" w:rsidR="008F35EA" w:rsidRPr="00206ACB" w:rsidRDefault="008F35EA" w:rsidP="008F35EA"/>
    <w:p w14:paraId="0B86091C" w14:textId="38009C50" w:rsidR="005C2BAE" w:rsidRDefault="005C2BAE" w:rsidP="005C2BAE">
      <w:pPr>
        <w:pStyle w:val="Ttulo2"/>
      </w:pPr>
      <w:bookmarkStart w:id="332" w:name="_Toc201199550"/>
      <w:r>
        <w:t xml:space="preserve">Prueba CU </w:t>
      </w:r>
      <w:r w:rsidR="4169F351" w:rsidRPr="005C2BAE">
        <w:t>N°7.2</w:t>
      </w:r>
      <w:bookmarkEnd w:id="332"/>
    </w:p>
    <w:p w14:paraId="5EF2323D" w14:textId="77777777" w:rsidR="00553C6D" w:rsidRDefault="00553C6D" w:rsidP="00553C6D"/>
    <w:p w14:paraId="2886D541" w14:textId="1B90C437" w:rsidR="00740C46" w:rsidRDefault="00740C46" w:rsidP="00740C46">
      <w:r>
        <w:t>Se presenta el caso de uso N°7.2 para realizar los casos de prueba correspondientes.</w:t>
      </w:r>
    </w:p>
    <w:p w14:paraId="1F30A717" w14:textId="77777777" w:rsidR="00740C46" w:rsidRDefault="00740C46" w:rsidP="00553C6D"/>
    <w:p w14:paraId="10E6BFEC" w14:textId="5D1314C0" w:rsidR="00843271" w:rsidRDefault="00843271" w:rsidP="00843271">
      <w:r>
        <w:t xml:space="preserve">En la </w:t>
      </w:r>
      <w:r>
        <w:rPr>
          <w:i/>
        </w:rPr>
        <w:t>Tabla 7.13</w:t>
      </w:r>
      <w:r>
        <w:t xml:space="preserve"> se puede visualizar el Caso de uso N°7.2 que consiste en acceder al menú principal desplegable donde el actor debe iniciar sesión con un Rut de empresa y una clave, la cual será validada por el sistema, redirigiendo al actor al menú principal desplegable, este caso de uso es fundamental.</w:t>
      </w:r>
    </w:p>
    <w:p w14:paraId="23ABCD11" w14:textId="77777777" w:rsidR="00843271" w:rsidRPr="00553C6D" w:rsidRDefault="00843271" w:rsidP="00553C6D"/>
    <w:p w14:paraId="5F7870A7" w14:textId="1B859500" w:rsidR="00ED0FAA" w:rsidRDefault="00ED0FAA" w:rsidP="00ED0FAA">
      <w:pPr>
        <w:pStyle w:val="Descripcin"/>
        <w:keepNext/>
      </w:pPr>
      <w:bookmarkStart w:id="333" w:name="_Toc201199647"/>
      <w:bookmarkStart w:id="334" w:name="_Toc201199736"/>
      <w:r>
        <w:lastRenderedPageBreak/>
        <w:t xml:space="preserve">Tabla </w:t>
      </w:r>
      <w:fldSimple w:instr=" STYLEREF 1 \s ">
        <w:r>
          <w:rPr>
            <w:noProof/>
          </w:rPr>
          <w:t>7</w:t>
        </w:r>
      </w:fldSimple>
      <w:r>
        <w:t>.</w:t>
      </w:r>
      <w:fldSimple w:instr=" SEQ Tabla \* ARABIC \s 1 ">
        <w:r>
          <w:rPr>
            <w:noProof/>
          </w:rPr>
          <w:t>13</w:t>
        </w:r>
      </w:fldSimple>
      <w:r>
        <w:t xml:space="preserve"> </w:t>
      </w:r>
      <w:r w:rsidRPr="00CE1E05">
        <w:t>CU N°</w:t>
      </w:r>
      <w:r>
        <w:t>7.2</w:t>
      </w:r>
      <w:r w:rsidRPr="00CE1E05">
        <w:t xml:space="preserve"> para prueba,”</w:t>
      </w:r>
      <w:r>
        <w:t xml:space="preserve"> Accediendo al menú”</w:t>
      </w:r>
      <w:bookmarkEnd w:id="333"/>
      <w:bookmarkEnd w:id="334"/>
    </w:p>
    <w:p w14:paraId="530D7AB0" w14:textId="2FBA3ABB" w:rsidR="1DC08DC3" w:rsidRDefault="008421B0" w:rsidP="00A149AF">
      <w:pPr>
        <w:pStyle w:val="Sinespaciado"/>
      </w:pPr>
      <w:r>
        <w:rPr>
          <w:noProof/>
        </w:rPr>
        <w:drawing>
          <wp:inline distT="0" distB="0" distL="0" distR="0" wp14:anchorId="166BEC75" wp14:editId="102562C8">
            <wp:extent cx="4006670" cy="3528204"/>
            <wp:effectExtent l="0" t="0" r="0" b="0"/>
            <wp:docPr id="1627413043"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406669" name="Imagen 1" descr="Interfaz de usuario gráfica, Texto&#10;&#10;El contenido generado por IA puede ser incorrecto."/>
                    <pic:cNvPicPr/>
                  </pic:nvPicPr>
                  <pic:blipFill>
                    <a:blip r:embed="rId28"/>
                    <a:stretch>
                      <a:fillRect/>
                    </a:stretch>
                  </pic:blipFill>
                  <pic:spPr>
                    <a:xfrm>
                      <a:off x="0" y="0"/>
                      <a:ext cx="4017379" cy="3537634"/>
                    </a:xfrm>
                    <a:prstGeom prst="rect">
                      <a:avLst/>
                    </a:prstGeom>
                  </pic:spPr>
                </pic:pic>
              </a:graphicData>
            </a:graphic>
          </wp:inline>
        </w:drawing>
      </w:r>
    </w:p>
    <w:p w14:paraId="70588B24" w14:textId="77777777" w:rsidR="00A149AF" w:rsidRDefault="00A149AF" w:rsidP="00A149AF">
      <w:pPr>
        <w:pStyle w:val="Sinespaciado"/>
      </w:pPr>
    </w:p>
    <w:p w14:paraId="3D63FEBD" w14:textId="77777777" w:rsidR="00ED0FAA" w:rsidRDefault="00ED0FAA" w:rsidP="00ED0FAA">
      <w:r>
        <w:t>Fuente: Elaborado por el estudiante de acuerdo con el proyecto</w:t>
      </w:r>
    </w:p>
    <w:p w14:paraId="0D31750C" w14:textId="77777777" w:rsidR="00ED0FAA" w:rsidRDefault="00ED0FAA" w:rsidP="00A149AF">
      <w:pPr>
        <w:pStyle w:val="Sinespaciado"/>
      </w:pPr>
    </w:p>
    <w:p w14:paraId="5DB82B78" w14:textId="5969B3AB" w:rsidR="212335E9" w:rsidRDefault="04B8010D" w:rsidP="4EC2B605">
      <w:pPr>
        <w:ind w:left="720" w:firstLine="0"/>
      </w:pPr>
      <w:r>
        <w:t>Casos</w:t>
      </w:r>
      <w:r w:rsidR="2090D293">
        <w:t xml:space="preserve"> </w:t>
      </w:r>
      <w:r w:rsidR="4F8FF2A5">
        <w:t>de prueba:</w:t>
      </w:r>
    </w:p>
    <w:p w14:paraId="5AEB71F8" w14:textId="13FA86B9" w:rsidR="004D4C3F" w:rsidRDefault="004D4C3F" w:rsidP="4EC2B605">
      <w:pPr>
        <w:ind w:left="720" w:firstLine="0"/>
      </w:pPr>
    </w:p>
    <w:p w14:paraId="3D58DE20" w14:textId="7E4A5733" w:rsidR="000D0353" w:rsidRDefault="000D0353" w:rsidP="006954B6">
      <w:pPr>
        <w:pStyle w:val="Prrafodelista"/>
        <w:numPr>
          <w:ilvl w:val="0"/>
          <w:numId w:val="45"/>
        </w:numPr>
      </w:pPr>
      <w:r>
        <w:t xml:space="preserve">Verificar la existencia de la interfaz de inicio de </w:t>
      </w:r>
      <w:r w:rsidR="00795F0B">
        <w:t>sesión</w:t>
      </w:r>
    </w:p>
    <w:p w14:paraId="02FC4DF7" w14:textId="5076EEC0" w:rsidR="00795F0B" w:rsidRDefault="00795F0B" w:rsidP="00795F0B">
      <w:pPr>
        <w:pStyle w:val="Prrafodelista"/>
        <w:ind w:left="1440" w:firstLine="0"/>
      </w:pPr>
    </w:p>
    <w:p w14:paraId="154E4EB0" w14:textId="0C09B862" w:rsidR="000D0353" w:rsidRDefault="000D0353" w:rsidP="006954B6">
      <w:pPr>
        <w:pStyle w:val="Prrafodelista"/>
        <w:numPr>
          <w:ilvl w:val="0"/>
          <w:numId w:val="45"/>
        </w:numPr>
      </w:pPr>
      <w:r>
        <w:t>Verificar los</w:t>
      </w:r>
      <w:r w:rsidR="00795F0B">
        <w:t xml:space="preserve"> campos de opciones de inicio de sesión</w:t>
      </w:r>
      <w:r>
        <w:t>.</w:t>
      </w:r>
    </w:p>
    <w:p w14:paraId="68DF4714" w14:textId="64A0E0DF" w:rsidR="00795F0B" w:rsidRDefault="00795F0B" w:rsidP="00795F0B">
      <w:pPr>
        <w:pStyle w:val="Prrafodelista"/>
      </w:pPr>
    </w:p>
    <w:p w14:paraId="58FFD019" w14:textId="1EFE074C" w:rsidR="00795F0B" w:rsidRDefault="00795F0B" w:rsidP="006954B6">
      <w:pPr>
        <w:pStyle w:val="Prrafodelista"/>
        <w:numPr>
          <w:ilvl w:val="0"/>
          <w:numId w:val="45"/>
        </w:numPr>
      </w:pPr>
      <w:r>
        <w:t xml:space="preserve">Verificar </w:t>
      </w:r>
      <w:r w:rsidR="001B2761">
        <w:t xml:space="preserve">la correcta </w:t>
      </w:r>
      <w:r w:rsidR="005E1681">
        <w:t>redireccionar</w:t>
      </w:r>
      <w:r w:rsidR="001B2761">
        <w:t xml:space="preserve"> al </w:t>
      </w:r>
      <w:r w:rsidR="005E1681">
        <w:t>ingresar</w:t>
      </w:r>
    </w:p>
    <w:p w14:paraId="56002ED1" w14:textId="77777777" w:rsidR="00C128AE" w:rsidRDefault="00C128AE" w:rsidP="005E1681">
      <w:pPr>
        <w:ind w:firstLine="0"/>
      </w:pPr>
    </w:p>
    <w:p w14:paraId="41B371DD" w14:textId="085487E0" w:rsidR="5B4642AB" w:rsidRDefault="124ABC80" w:rsidP="124ABC80">
      <w:pPr>
        <w:pStyle w:val="Prrafodelista"/>
        <w:ind w:firstLine="0"/>
      </w:pPr>
      <w:r>
        <w:t>Resultado esperado:</w:t>
      </w:r>
    </w:p>
    <w:p w14:paraId="5E56265A" w14:textId="0F2FF11B" w:rsidR="005E1681" w:rsidRDefault="005E1681" w:rsidP="124ABC80">
      <w:pPr>
        <w:pStyle w:val="Prrafodelista"/>
        <w:ind w:firstLine="0"/>
      </w:pPr>
    </w:p>
    <w:p w14:paraId="12BB414D" w14:textId="77777777" w:rsidR="00C128AE" w:rsidRDefault="00C128AE" w:rsidP="124ABC80">
      <w:pPr>
        <w:pStyle w:val="Prrafodelista"/>
        <w:ind w:firstLine="0"/>
      </w:pPr>
    </w:p>
    <w:p w14:paraId="1D599504" w14:textId="4FF3BF19" w:rsidR="1B60B7DC" w:rsidRDefault="1A486F07" w:rsidP="006954B6">
      <w:pPr>
        <w:pStyle w:val="Prrafodelista"/>
        <w:numPr>
          <w:ilvl w:val="0"/>
          <w:numId w:val="43"/>
        </w:numPr>
      </w:pPr>
      <w:r>
        <w:t xml:space="preserve">El sistema debe </w:t>
      </w:r>
      <w:r w:rsidR="000A69D7">
        <w:t>cargar</w:t>
      </w:r>
      <w:r w:rsidR="007B3174">
        <w:t xml:space="preserve"> correctamente</w:t>
      </w:r>
      <w:r w:rsidR="000A69D7">
        <w:t xml:space="preserve"> la interfaz de inicio de sesión</w:t>
      </w:r>
      <w:r w:rsidR="00F3509D">
        <w:t>.</w:t>
      </w:r>
      <w:r w:rsidR="000A69D7">
        <w:t xml:space="preserve"> </w:t>
      </w:r>
    </w:p>
    <w:p w14:paraId="48DC577B" w14:textId="77777777" w:rsidR="00E73033" w:rsidRDefault="00E73033" w:rsidP="00E73033">
      <w:pPr>
        <w:pStyle w:val="Prrafodelista"/>
        <w:ind w:left="1800" w:firstLine="0"/>
      </w:pPr>
    </w:p>
    <w:p w14:paraId="7860C5D8" w14:textId="0854CB4F" w:rsidR="1B60B7DC" w:rsidRDefault="342C3DAE" w:rsidP="006954B6">
      <w:pPr>
        <w:pStyle w:val="Prrafodelista"/>
        <w:numPr>
          <w:ilvl w:val="0"/>
          <w:numId w:val="43"/>
        </w:numPr>
      </w:pPr>
      <w:r>
        <w:t xml:space="preserve">El sistema debe poder soportar una carga masiva de </w:t>
      </w:r>
      <w:r w:rsidR="6A9D50D3">
        <w:t xml:space="preserve">los datos al inicio </w:t>
      </w:r>
      <w:r w:rsidR="1F0F704F">
        <w:t>de sesión</w:t>
      </w:r>
      <w:r w:rsidR="00F3509D">
        <w:t>.</w:t>
      </w:r>
    </w:p>
    <w:p w14:paraId="32F107D3" w14:textId="11407FDA" w:rsidR="4FE690F6" w:rsidRDefault="4FE690F6" w:rsidP="4FE690F6">
      <w:pPr>
        <w:pStyle w:val="Prrafodelista"/>
        <w:ind w:left="1800"/>
      </w:pPr>
    </w:p>
    <w:p w14:paraId="38599E4D" w14:textId="0C6065FD" w:rsidR="4FE690F6" w:rsidRDefault="1C0B5458" w:rsidP="006954B6">
      <w:pPr>
        <w:pStyle w:val="Prrafodelista"/>
        <w:numPr>
          <w:ilvl w:val="0"/>
          <w:numId w:val="43"/>
        </w:numPr>
      </w:pPr>
      <w:r>
        <w:t xml:space="preserve">El sistema </w:t>
      </w:r>
      <w:r w:rsidR="000D0353">
        <w:t>carga correctamente la</w:t>
      </w:r>
      <w:r w:rsidR="00F033A4">
        <w:t xml:space="preserve"> interfaz de</w:t>
      </w:r>
      <w:r w:rsidR="000D0353">
        <w:t xml:space="preserve"> redirección al hacer clic en ingresar</w:t>
      </w:r>
    </w:p>
    <w:p w14:paraId="7F509BB2" w14:textId="77777777" w:rsidR="00C128AE" w:rsidRDefault="00C128AE" w:rsidP="00C128AE">
      <w:pPr>
        <w:ind w:firstLine="0"/>
      </w:pPr>
    </w:p>
    <w:p w14:paraId="3843AC17" w14:textId="172A358C" w:rsidR="784E0F52" w:rsidRDefault="784E0F52" w:rsidP="784E0F52">
      <w:pPr>
        <w:ind w:left="720" w:firstLine="0"/>
      </w:pPr>
      <w:r>
        <w:t>Resultados obtenidos:</w:t>
      </w:r>
    </w:p>
    <w:p w14:paraId="760D0560" w14:textId="5771CCF8" w:rsidR="00840AEE" w:rsidRDefault="00840AEE" w:rsidP="784E0F52">
      <w:pPr>
        <w:ind w:left="720" w:firstLine="0"/>
      </w:pPr>
    </w:p>
    <w:p w14:paraId="375BBDB7" w14:textId="2DE64593" w:rsidR="00C6C8C5" w:rsidRDefault="00C6C8C5" w:rsidP="006954B6">
      <w:pPr>
        <w:pStyle w:val="Prrafodelista"/>
        <w:numPr>
          <w:ilvl w:val="0"/>
          <w:numId w:val="44"/>
        </w:numPr>
      </w:pPr>
      <w:r>
        <w:t xml:space="preserve"> Existe </w:t>
      </w:r>
      <w:r w:rsidR="00776A16">
        <w:t xml:space="preserve">una </w:t>
      </w:r>
      <w:r>
        <w:t>interfaz de inicio de sesión</w:t>
      </w:r>
      <w:r w:rsidR="1A86CCE0">
        <w:t>.</w:t>
      </w:r>
    </w:p>
    <w:p w14:paraId="3B51FE47" w14:textId="37F6786A" w:rsidR="00C6C8C5" w:rsidRDefault="00C6C8C5" w:rsidP="00C6C8C5">
      <w:pPr>
        <w:pStyle w:val="Prrafodelista"/>
        <w:ind w:left="1800"/>
      </w:pPr>
    </w:p>
    <w:p w14:paraId="701D9EB6" w14:textId="107475C6" w:rsidR="00C6C8C5" w:rsidRDefault="50EE20B1" w:rsidP="006954B6">
      <w:pPr>
        <w:pStyle w:val="Prrafodelista"/>
        <w:numPr>
          <w:ilvl w:val="0"/>
          <w:numId w:val="44"/>
        </w:numPr>
      </w:pPr>
      <w:r>
        <w:t xml:space="preserve">Existen los campos </w:t>
      </w:r>
      <w:r w:rsidR="4DD9324E">
        <w:t xml:space="preserve">de inicio de sesión </w:t>
      </w:r>
      <w:r w:rsidR="00530805">
        <w:t>correspondientes</w:t>
      </w:r>
      <w:r w:rsidR="769A5EC5">
        <w:t xml:space="preserve"> al usuario y contraseña</w:t>
      </w:r>
    </w:p>
    <w:p w14:paraId="49DB63A3" w14:textId="77777777" w:rsidR="009559D6" w:rsidRDefault="009559D6" w:rsidP="009559D6">
      <w:pPr>
        <w:pStyle w:val="Prrafodelista"/>
      </w:pPr>
    </w:p>
    <w:p w14:paraId="0AB1E207" w14:textId="6DB9A2CB" w:rsidR="009559D6" w:rsidRDefault="009559D6" w:rsidP="006954B6">
      <w:pPr>
        <w:pStyle w:val="Prrafodelista"/>
        <w:numPr>
          <w:ilvl w:val="0"/>
          <w:numId w:val="44"/>
        </w:numPr>
      </w:pPr>
      <w:r>
        <w:t xml:space="preserve">El sistema redirige correctamente a la interfaz </w:t>
      </w:r>
      <w:r w:rsidR="00530805">
        <w:t>de principal al ingresar sesión</w:t>
      </w:r>
      <w:r>
        <w:t>”.</w:t>
      </w:r>
    </w:p>
    <w:p w14:paraId="521E6443" w14:textId="3D498931" w:rsidR="00206079" w:rsidRDefault="00206079" w:rsidP="001C2692">
      <w:pPr>
        <w:ind w:firstLine="0"/>
      </w:pPr>
    </w:p>
    <w:p w14:paraId="28E3B5D9" w14:textId="6208036A" w:rsidR="00206079" w:rsidRDefault="0EF660A3" w:rsidP="001C2692">
      <w:r>
        <w:t xml:space="preserve">En la figura </w:t>
      </w:r>
      <w:r w:rsidR="001C2692">
        <w:t>7</w:t>
      </w:r>
      <w:r>
        <w:t>.13</w:t>
      </w:r>
      <w:r w:rsidR="001F64B0">
        <w:t xml:space="preserve"> y 7.14</w:t>
      </w:r>
      <w:r>
        <w:t xml:space="preserve"> se ilustran los resultados obtenidos durante la ejecución de los casos de prueba propuestos para </w:t>
      </w:r>
      <w:r w:rsidR="067F8116">
        <w:t xml:space="preserve">la </w:t>
      </w:r>
      <w:r w:rsidR="7B85180D">
        <w:t xml:space="preserve">interfaz de inicio de </w:t>
      </w:r>
      <w:r w:rsidR="25825040">
        <w:t>sesión</w:t>
      </w:r>
      <w:r>
        <w:t>, correspondiente al Caso de Uso N</w:t>
      </w:r>
      <w:r w:rsidR="2B022ED7">
        <w:t>°7.2.</w:t>
      </w:r>
    </w:p>
    <w:p w14:paraId="51788768" w14:textId="77777777" w:rsidR="001C2692" w:rsidRPr="00553C6D" w:rsidRDefault="001C2692" w:rsidP="001C2692"/>
    <w:p w14:paraId="485F8640" w14:textId="45DB6C8D" w:rsidR="00206079" w:rsidRPr="00553C6D" w:rsidRDefault="7F6A2576" w:rsidP="00A149AF">
      <w:r>
        <w:t xml:space="preserve">En la interfaz usuario, se verifica la existencia de una pantalla de </w:t>
      </w:r>
      <w:r w:rsidR="2DA06F13">
        <w:t>inicio de sesión que incluye los campos</w:t>
      </w:r>
      <w:r w:rsidR="5DF83C69">
        <w:t xml:space="preserve"> correspondientes para el ingreso del usuario y </w:t>
      </w:r>
      <w:r w:rsidR="054879A9">
        <w:t xml:space="preserve">la contraseña. Al completar estos campos e iniciar sesión, el sistema realiza una redirección exitosa hacia la interfaz principal, cargando la vista sin inconvenientes se confirma </w:t>
      </w:r>
      <w:r w:rsidR="77BC4FE9">
        <w:t>la correcta implementación y funcionamiento.</w:t>
      </w:r>
      <w:r w:rsidR="5DF83C69">
        <w:t xml:space="preserve"> </w:t>
      </w:r>
    </w:p>
    <w:p w14:paraId="21BC0EF5" w14:textId="7BB68314" w:rsidR="00796D70" w:rsidRDefault="00796D70">
      <w:pPr>
        <w:spacing w:line="278" w:lineRule="auto"/>
        <w:ind w:firstLine="0"/>
        <w:jc w:val="left"/>
      </w:pPr>
    </w:p>
    <w:p w14:paraId="4696922A" w14:textId="003D2CF0" w:rsidR="00796D70" w:rsidRDefault="00796D70" w:rsidP="00836680">
      <w:pPr>
        <w:pStyle w:val="Descripcin"/>
        <w:keepNext/>
      </w:pPr>
      <w:bookmarkStart w:id="335" w:name="_Toc200854235"/>
      <w:bookmarkStart w:id="336" w:name="_Toc201172454"/>
      <w:bookmarkStart w:id="337" w:name="_Toc201199648"/>
      <w:bookmarkStart w:id="338" w:name="_Toc201199737"/>
      <w:r>
        <w:lastRenderedPageBreak/>
        <w:t xml:space="preserve">Figura </w:t>
      </w:r>
      <w:fldSimple w:instr=" STYLEREF 1 \s ">
        <w:r w:rsidR="001F64B0">
          <w:rPr>
            <w:noProof/>
          </w:rPr>
          <w:t>7</w:t>
        </w:r>
      </w:fldSimple>
      <w:r w:rsidR="001F64B0">
        <w:t>.</w:t>
      </w:r>
      <w:fldSimple w:instr=" SEQ Figura \* ARABIC \s 1 ">
        <w:r w:rsidR="001F64B0">
          <w:rPr>
            <w:noProof/>
          </w:rPr>
          <w:t>13</w:t>
        </w:r>
      </w:fldSimple>
      <w:r>
        <w:t xml:space="preserve"> “Captura de pantalla de prueba 1-2-3 caso de uso N°7.2”</w:t>
      </w:r>
      <w:bookmarkEnd w:id="335"/>
      <w:bookmarkEnd w:id="336"/>
      <w:bookmarkEnd w:id="337"/>
      <w:bookmarkEnd w:id="338"/>
    </w:p>
    <w:p w14:paraId="6B3D6E8C" w14:textId="763223AF" w:rsidR="00A149AF" w:rsidRDefault="00714BB8">
      <w:pPr>
        <w:spacing w:line="278" w:lineRule="auto"/>
        <w:ind w:firstLine="0"/>
        <w:jc w:val="left"/>
      </w:pPr>
      <w:r>
        <w:rPr>
          <w:noProof/>
        </w:rPr>
        <mc:AlternateContent>
          <mc:Choice Requires="wpg">
            <w:drawing>
              <wp:inline distT="0" distB="0" distL="0" distR="0" wp14:anchorId="2AF1B137" wp14:editId="0B8D267F">
                <wp:extent cx="5981065" cy="3314700"/>
                <wp:effectExtent l="0" t="0" r="635" b="0"/>
                <wp:docPr id="1646208975" name="Grupo 1"/>
                <wp:cNvGraphicFramePr/>
                <a:graphic xmlns:a="http://schemas.openxmlformats.org/drawingml/2006/main">
                  <a:graphicData uri="http://schemas.microsoft.com/office/word/2010/wordprocessingGroup">
                    <wpg:wgp>
                      <wpg:cNvGrpSpPr/>
                      <wpg:grpSpPr>
                        <a:xfrm>
                          <a:off x="0" y="0"/>
                          <a:ext cx="5981065" cy="3314700"/>
                          <a:chOff x="0" y="0"/>
                          <a:chExt cx="5981065" cy="3314700"/>
                        </a:xfrm>
                      </wpg:grpSpPr>
                      <pic:pic xmlns:pic="http://schemas.openxmlformats.org/drawingml/2006/picture">
                        <pic:nvPicPr>
                          <pic:cNvPr id="442853865" name="Imagen 442853865"/>
                          <pic:cNvPicPr>
                            <a:picLocks noChangeAspect="1"/>
                          </pic:cNvPicPr>
                        </pic:nvPicPr>
                        <pic:blipFill>
                          <a:blip r:embed="rId79"/>
                          <a:stretch>
                            <a:fillRect/>
                          </a:stretch>
                        </pic:blipFill>
                        <pic:spPr>
                          <a:xfrm>
                            <a:off x="0" y="0"/>
                            <a:ext cx="5981065" cy="3314700"/>
                          </a:xfrm>
                          <a:prstGeom prst="rect">
                            <a:avLst/>
                          </a:prstGeom>
                        </pic:spPr>
                      </pic:pic>
                      <wps:wsp>
                        <wps:cNvPr id="1755267881" name="Rectángulo 1755267881"/>
                        <wps:cNvSpPr/>
                        <wps:spPr>
                          <a:xfrm>
                            <a:off x="2302134" y="1001992"/>
                            <a:ext cx="1472045" cy="171450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72616457" name="Rectángulo 72616457"/>
                        <wps:cNvSpPr/>
                        <wps:spPr>
                          <a:xfrm>
                            <a:off x="466407" y="127424"/>
                            <a:ext cx="406977" cy="9525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0FC57723" id="Grupo 1" o:spid="_x0000_s1026" style="width:470.95pt;height:261pt;mso-position-horizontal-relative:char;mso-position-vertical-relative:line" coordsize="59810,3314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">
                <v:shape id="Imagen 442853865" o:spid="_x0000_s1027" type="#_x0000_t75" style="position:absolute;width:59810;height:331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">
                  <v:imagedata r:id="rId80" o:title=""/>
                </v:shape>
                <v:rect id="Rectángulo 1755267881" o:spid="_x0000_s1028" style="position:absolute;left:23021;top:10019;width:14720;height:171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" filled="f" strokecolor="red" strokeweight="1pt"/>
                <v:rect id="Rectángulo 72616457" o:spid="_x0000_s1029" style="position:absolute;left:4664;top:1274;width:4069;height:9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" filled="f" strokecolor="red" strokeweight="1pt"/>
                <w10:anchorlock/>
              </v:group>
            </w:pict>
          </mc:Fallback>
        </mc:AlternateContent>
      </w:r>
    </w:p>
    <w:p w14:paraId="39984F91" w14:textId="08D51B43" w:rsidR="001F64B0" w:rsidRPr="009972C2" w:rsidRDefault="00795CA1" w:rsidP="009972C2">
      <w:r>
        <w:t>Fuente: Captura realizada al sistema web EugCOM</w:t>
      </w:r>
    </w:p>
    <w:p w14:paraId="6CB36F51" w14:textId="278CD4BA" w:rsidR="001F64B0" w:rsidRDefault="001F64B0" w:rsidP="001F64B0">
      <w:pPr>
        <w:pStyle w:val="Descripcin"/>
        <w:keepNext/>
      </w:pPr>
      <w:bookmarkStart w:id="339" w:name="_Toc201172455"/>
      <w:bookmarkStart w:id="340" w:name="_Toc201199649"/>
      <w:bookmarkStart w:id="341" w:name="_Toc201199738"/>
      <w:r>
        <w:t xml:space="preserve">Figura </w:t>
      </w:r>
      <w:fldSimple w:instr=" STYLEREF 1 \s ">
        <w:r>
          <w:rPr>
            <w:noProof/>
          </w:rPr>
          <w:t>7</w:t>
        </w:r>
      </w:fldSimple>
      <w:r>
        <w:t>.</w:t>
      </w:r>
      <w:fldSimple w:instr=" SEQ Figura \* ARABIC \s 1 ">
        <w:r>
          <w:rPr>
            <w:noProof/>
          </w:rPr>
          <w:t>14</w:t>
        </w:r>
      </w:fldSimple>
      <w:r>
        <w:t xml:space="preserve"> “Captura de pantalla de prueba 1-2-3 caso de uso N°7.2”</w:t>
      </w:r>
      <w:bookmarkEnd w:id="339"/>
      <w:bookmarkEnd w:id="340"/>
      <w:bookmarkEnd w:id="341"/>
    </w:p>
    <w:p w14:paraId="4B3DDE44" w14:textId="37717044" w:rsidR="00714BB8" w:rsidRDefault="001F64B0">
      <w:pPr>
        <w:spacing w:line="278" w:lineRule="auto"/>
        <w:ind w:firstLine="0"/>
        <w:jc w:val="left"/>
      </w:pPr>
      <w:r>
        <w:rPr>
          <w:noProof/>
        </w:rPr>
        <mc:AlternateContent>
          <mc:Choice Requires="wpg">
            <w:drawing>
              <wp:inline distT="0" distB="0" distL="0" distR="0" wp14:anchorId="15ECA9C3" wp14:editId="0756E186">
                <wp:extent cx="5545776" cy="2743200"/>
                <wp:effectExtent l="0" t="0" r="9525" b="9525"/>
                <wp:docPr id="127733428" name="Grupo 1"/>
                <wp:cNvGraphicFramePr/>
                <a:graphic xmlns:a="http://schemas.openxmlformats.org/drawingml/2006/main">
                  <a:graphicData uri="http://schemas.microsoft.com/office/word/2010/wordprocessingGroup">
                    <wpg:wgp>
                      <wpg:cNvGrpSpPr/>
                      <wpg:grpSpPr>
                        <a:xfrm>
                          <a:off x="0" y="0"/>
                          <a:ext cx="5545776" cy="2743200"/>
                          <a:chOff x="0" y="-1"/>
                          <a:chExt cx="5981065" cy="3276600"/>
                        </a:xfrm>
                      </wpg:grpSpPr>
                      <pic:pic xmlns:pic="http://schemas.openxmlformats.org/drawingml/2006/picture">
                        <pic:nvPicPr>
                          <pic:cNvPr id="1212536579" name="Imagen 1212536579"/>
                          <pic:cNvPicPr>
                            <a:picLocks noChangeAspect="1"/>
                          </pic:cNvPicPr>
                        </pic:nvPicPr>
                        <pic:blipFill>
                          <a:blip r:embed="rId81"/>
                          <a:stretch>
                            <a:fillRect/>
                          </a:stretch>
                        </pic:blipFill>
                        <pic:spPr>
                          <a:xfrm>
                            <a:off x="0" y="-1"/>
                            <a:ext cx="5981065" cy="3276600"/>
                          </a:xfrm>
                          <a:prstGeom prst="rect">
                            <a:avLst/>
                          </a:prstGeom>
                        </pic:spPr>
                      </pic:pic>
                      <wps:wsp>
                        <wps:cNvPr id="1434423408" name="Rectángulo 1434423408"/>
                        <wps:cNvSpPr/>
                        <wps:spPr>
                          <a:xfrm>
                            <a:off x="517842" y="127635"/>
                            <a:ext cx="739140" cy="914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884860782" name="Rectángulo 884860782"/>
                        <wps:cNvSpPr/>
                        <wps:spPr>
                          <a:xfrm>
                            <a:off x="53657" y="263525"/>
                            <a:ext cx="635000" cy="10795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7D8FC429" id="Grupo 1" o:spid="_x0000_s1026" style="width:436.7pt;height:3in;mso-position-horizontal-relative:char;mso-position-vertical-relative:line" coordorigin="" coordsize="59810,327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">
                <v:shape id="Imagen 1212536579" o:spid="_x0000_s1027" type="#_x0000_t75" style="position:absolute;width:59810;height:32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">
                  <v:imagedata r:id="rId82" o:title=""/>
                </v:shape>
                <v:rect id="Rectángulo 1434423408" o:spid="_x0000_s1028" style="position:absolute;left:5178;top:1276;width:7391;height: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" filled="f" strokecolor="red" strokeweight="1pt"/>
                <v:rect id="Rectángulo 884860782" o:spid="_x0000_s1029" style="position:absolute;left:536;top:2635;width:6350;height:10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" filled="f" strokecolor="red" strokeweight="1pt"/>
                <w10:anchorlock/>
              </v:group>
            </w:pict>
          </mc:Fallback>
        </mc:AlternateContent>
      </w:r>
    </w:p>
    <w:p w14:paraId="1AFD213C" w14:textId="77777777" w:rsidR="001F64B0" w:rsidRDefault="001F64B0">
      <w:pPr>
        <w:spacing w:line="278" w:lineRule="auto"/>
        <w:ind w:firstLine="0"/>
        <w:jc w:val="left"/>
      </w:pPr>
    </w:p>
    <w:p w14:paraId="5508705B" w14:textId="77777777" w:rsidR="001F64B0" w:rsidRPr="00AB799C" w:rsidRDefault="001F64B0" w:rsidP="001F64B0">
      <w:pPr>
        <w:rPr>
          <w:b/>
          <w:bCs/>
        </w:rPr>
      </w:pPr>
      <w:r>
        <w:t>Fuente: Captura realizada al sistema web EugCOM</w:t>
      </w:r>
    </w:p>
    <w:p w14:paraId="5D82507B" w14:textId="77777777" w:rsidR="001F64B0" w:rsidRDefault="001F64B0">
      <w:pPr>
        <w:spacing w:line="278" w:lineRule="auto"/>
        <w:ind w:firstLine="0"/>
        <w:jc w:val="left"/>
      </w:pPr>
    </w:p>
    <w:p w14:paraId="3227FE3F" w14:textId="6C1841E8" w:rsidR="00714BB8" w:rsidRDefault="00714BB8" w:rsidP="00714BB8">
      <w:pPr>
        <w:pStyle w:val="Ttulo2"/>
      </w:pPr>
      <w:bookmarkStart w:id="342" w:name="_Toc201199551"/>
      <w:r>
        <w:t>Prueba CU N°7.4</w:t>
      </w:r>
      <w:bookmarkEnd w:id="342"/>
    </w:p>
    <w:p w14:paraId="50CC34EE" w14:textId="77777777" w:rsidR="00740C46" w:rsidRDefault="00740C46" w:rsidP="00740C46"/>
    <w:p w14:paraId="0BB9A9B0" w14:textId="0E9E89DB" w:rsidR="00740C46" w:rsidRDefault="00740C46" w:rsidP="00740C46">
      <w:r>
        <w:t>Se presenta el caso de uso N°7.4 para realizar los casos de prueba correspondientes.</w:t>
      </w:r>
    </w:p>
    <w:p w14:paraId="5386EE21" w14:textId="77777777" w:rsidR="00E12A62" w:rsidRDefault="00E12A62" w:rsidP="00740C46"/>
    <w:p w14:paraId="51BEAE50" w14:textId="37A03891" w:rsidR="00A44FC2" w:rsidRDefault="00E12A62" w:rsidP="00E12A62">
      <w:r>
        <w:t xml:space="preserve">En la </w:t>
      </w:r>
      <w:r>
        <w:rPr>
          <w:i/>
        </w:rPr>
        <w:t xml:space="preserve">Tabla 7.4 </w:t>
      </w:r>
      <w:r>
        <w:t>se puede visualizar el Caso de uso N°7.4 que consiste en cerrar sesión, el proceso comienza cuando el usuario da clic en la opción de cerrar sesión que se encuentra en la parte inferior izquierda del menú desplegable y el sistema le pregunta por confirmación de la decisión.</w:t>
      </w:r>
    </w:p>
    <w:p w14:paraId="7BC74D30" w14:textId="77777777" w:rsidR="00E12A62" w:rsidRPr="00A44FC2" w:rsidRDefault="00E12A62" w:rsidP="00E12A62"/>
    <w:p w14:paraId="1B2D4DB5" w14:textId="72FE0F2C" w:rsidR="00ED0FAA" w:rsidRDefault="00ED0FAA" w:rsidP="00ED0FAA">
      <w:pPr>
        <w:pStyle w:val="Descripcin"/>
        <w:keepNext/>
      </w:pPr>
      <w:bookmarkStart w:id="343" w:name="_Toc201199650"/>
      <w:bookmarkStart w:id="344" w:name="_Toc201199739"/>
      <w:r>
        <w:t xml:space="preserve">Tabla </w:t>
      </w:r>
      <w:fldSimple w:instr=" STYLEREF 1 \s ">
        <w:r>
          <w:rPr>
            <w:noProof/>
          </w:rPr>
          <w:t>7</w:t>
        </w:r>
      </w:fldSimple>
      <w:r>
        <w:t>.</w:t>
      </w:r>
      <w:fldSimple w:instr=" SEQ Tabla \* ARABIC \s 1 ">
        <w:r>
          <w:rPr>
            <w:noProof/>
          </w:rPr>
          <w:t>14</w:t>
        </w:r>
      </w:fldSimple>
      <w:r>
        <w:t xml:space="preserve"> </w:t>
      </w:r>
      <w:r w:rsidRPr="00CE1E05">
        <w:t>CU N°</w:t>
      </w:r>
      <w:r>
        <w:t>7.4</w:t>
      </w:r>
      <w:r w:rsidRPr="00CE1E05">
        <w:t xml:space="preserve"> para prueba,”</w:t>
      </w:r>
      <w:r>
        <w:t xml:space="preserve"> Cerrando sesión”</w:t>
      </w:r>
      <w:bookmarkEnd w:id="343"/>
      <w:bookmarkEnd w:id="344"/>
    </w:p>
    <w:p w14:paraId="79F8C77C" w14:textId="6E4C2B3C" w:rsidR="00206079" w:rsidRDefault="008421B0" w:rsidP="009972C2">
      <w:pPr>
        <w:pStyle w:val="Sinespaciado"/>
      </w:pPr>
      <w:r>
        <w:rPr>
          <w:noProof/>
        </w:rPr>
        <w:drawing>
          <wp:inline distT="0" distB="0" distL="0" distR="0" wp14:anchorId="7B2399B3" wp14:editId="76220370">
            <wp:extent cx="4943207" cy="3164619"/>
            <wp:effectExtent l="0" t="0" r="0" b="0"/>
            <wp:docPr id="219113270" name="Imagen 219113270"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113270" name="Imagen 219113270" descr="Tabla&#10;&#10;El contenido generado por IA puede ser incorrecto."/>
                    <pic:cNvPicPr/>
                  </pic:nvPicPr>
                  <pic:blipFill>
                    <a:blip r:embed="rId29">
                      <a:extLst>
                        <a:ext uri="{28A0092B-C50C-407E-A947-70E740481C1C}">
                          <a14:useLocalDpi xmlns:a14="http://schemas.microsoft.com/office/drawing/2010/main" val="0"/>
                        </a:ext>
                      </a:extLst>
                    </a:blip>
                    <a:stretch>
                      <a:fillRect/>
                    </a:stretch>
                  </pic:blipFill>
                  <pic:spPr>
                    <a:xfrm>
                      <a:off x="0" y="0"/>
                      <a:ext cx="4956264" cy="3172978"/>
                    </a:xfrm>
                    <a:prstGeom prst="rect">
                      <a:avLst/>
                    </a:prstGeom>
                  </pic:spPr>
                </pic:pic>
              </a:graphicData>
            </a:graphic>
          </wp:inline>
        </w:drawing>
      </w:r>
    </w:p>
    <w:p w14:paraId="05D1AA1B" w14:textId="77777777" w:rsidR="00ED0FAA" w:rsidRDefault="00ED0FAA" w:rsidP="009972C2">
      <w:pPr>
        <w:pStyle w:val="Sinespaciado"/>
      </w:pPr>
    </w:p>
    <w:p w14:paraId="6C2DF8D1" w14:textId="77777777" w:rsidR="00ED0FAA" w:rsidRDefault="00ED0FAA" w:rsidP="00ED0FAA">
      <w:r>
        <w:t>Fuente: Elaborado por el estudiante de acuerdo con el proyecto</w:t>
      </w:r>
    </w:p>
    <w:p w14:paraId="1FD291BE" w14:textId="77777777" w:rsidR="00ED0FAA" w:rsidRDefault="00ED0FAA" w:rsidP="009972C2">
      <w:pPr>
        <w:pStyle w:val="Sinespaciado"/>
      </w:pPr>
    </w:p>
    <w:p w14:paraId="4F117559" w14:textId="77777777" w:rsidR="009972C2" w:rsidRDefault="009972C2" w:rsidP="009972C2">
      <w:pPr>
        <w:pStyle w:val="Sinespaciado"/>
      </w:pPr>
    </w:p>
    <w:p w14:paraId="3B9136D0" w14:textId="77777777" w:rsidR="00080EBF" w:rsidRDefault="00080EBF" w:rsidP="00080EBF">
      <w:r>
        <w:t>Casos de prueba:</w:t>
      </w:r>
    </w:p>
    <w:p w14:paraId="4CF0A08E" w14:textId="77777777" w:rsidR="00080EBF" w:rsidRDefault="00080EBF" w:rsidP="00080EBF"/>
    <w:p w14:paraId="464C3D01" w14:textId="7A09770A" w:rsidR="00080EBF" w:rsidRDefault="00080EBF" w:rsidP="006954B6">
      <w:pPr>
        <w:pStyle w:val="Prrafodelista"/>
        <w:numPr>
          <w:ilvl w:val="0"/>
          <w:numId w:val="38"/>
        </w:numPr>
      </w:pPr>
      <w:r>
        <w:t>Verificar la existencia</w:t>
      </w:r>
      <w:r w:rsidR="5E768AB7">
        <w:t xml:space="preserve"> </w:t>
      </w:r>
      <w:r w:rsidR="0E67558E">
        <w:t>de</w:t>
      </w:r>
      <w:r w:rsidR="185018D5">
        <w:t xml:space="preserve"> </w:t>
      </w:r>
      <w:r w:rsidR="4D6D1DC1">
        <w:t xml:space="preserve">una </w:t>
      </w:r>
      <w:r w:rsidR="7B85180D">
        <w:t>sesión</w:t>
      </w:r>
      <w:r w:rsidR="4D6D1DC1">
        <w:t xml:space="preserve"> ya </w:t>
      </w:r>
      <w:r w:rsidR="437E2104">
        <w:t>iniciada</w:t>
      </w:r>
    </w:p>
    <w:p w14:paraId="75CD2BE6" w14:textId="77777777" w:rsidR="00080EBF" w:rsidRDefault="00080EBF" w:rsidP="00080EBF"/>
    <w:p w14:paraId="5B19FCE8" w14:textId="4828ED99" w:rsidR="00080EBF" w:rsidRDefault="4D6D1DC1" w:rsidP="006954B6">
      <w:pPr>
        <w:pStyle w:val="Prrafodelista"/>
        <w:numPr>
          <w:ilvl w:val="0"/>
          <w:numId w:val="38"/>
        </w:numPr>
      </w:pPr>
      <w:r>
        <w:t>Verificar si el usuario desea cerrar su sesión</w:t>
      </w:r>
    </w:p>
    <w:p w14:paraId="0F082EEB" w14:textId="77777777" w:rsidR="00080EBF" w:rsidRDefault="00080EBF" w:rsidP="00080EBF"/>
    <w:p w14:paraId="47FCB0A8" w14:textId="764853FC" w:rsidR="00080EBF" w:rsidRDefault="7C603373" w:rsidP="006954B6">
      <w:pPr>
        <w:pStyle w:val="Prrafodelista"/>
        <w:numPr>
          <w:ilvl w:val="0"/>
          <w:numId w:val="38"/>
        </w:numPr>
      </w:pPr>
      <w:r>
        <w:t xml:space="preserve">Verificar el correcto cierre de sesión del </w:t>
      </w:r>
      <w:r w:rsidR="285C0422">
        <w:t>usuario</w:t>
      </w:r>
      <w:r>
        <w:t xml:space="preserve"> </w:t>
      </w:r>
    </w:p>
    <w:p w14:paraId="4411FB37" w14:textId="77777777" w:rsidR="00080EBF" w:rsidRDefault="00080EBF" w:rsidP="00080EBF"/>
    <w:p w14:paraId="00DF5330" w14:textId="77777777" w:rsidR="00080EBF" w:rsidRDefault="00080EBF" w:rsidP="00080EBF">
      <w:r>
        <w:t>Resultados Esperados:</w:t>
      </w:r>
    </w:p>
    <w:p w14:paraId="128702A0" w14:textId="77777777" w:rsidR="00080EBF" w:rsidRDefault="00080EBF" w:rsidP="00080EBF">
      <w:pPr>
        <w:spacing w:line="278" w:lineRule="auto"/>
      </w:pPr>
    </w:p>
    <w:p w14:paraId="607C71B7" w14:textId="54819D94" w:rsidR="00080EBF" w:rsidRDefault="30F742EF" w:rsidP="006954B6">
      <w:pPr>
        <w:pStyle w:val="Prrafodelista"/>
        <w:numPr>
          <w:ilvl w:val="0"/>
          <w:numId w:val="39"/>
        </w:numPr>
      </w:pPr>
      <w:r>
        <w:t xml:space="preserve">El sistema debe tener un </w:t>
      </w:r>
      <w:r w:rsidR="7B85180D">
        <w:t>botón</w:t>
      </w:r>
      <w:r>
        <w:t xml:space="preserve"> en el </w:t>
      </w:r>
      <w:r w:rsidR="7B85180D">
        <w:t>menú</w:t>
      </w:r>
      <w:r>
        <w:t xml:space="preserve"> desplegable que permita cerrar </w:t>
      </w:r>
      <w:r w:rsidR="7B85180D">
        <w:t>sesión</w:t>
      </w:r>
    </w:p>
    <w:p w14:paraId="21236AA9" w14:textId="77777777" w:rsidR="00080EBF" w:rsidRDefault="00080EBF" w:rsidP="00080EBF"/>
    <w:p w14:paraId="66BFAA36" w14:textId="4FA39C41" w:rsidR="00080EBF" w:rsidRDefault="30F742EF" w:rsidP="006954B6">
      <w:pPr>
        <w:pStyle w:val="Prrafodelista"/>
        <w:numPr>
          <w:ilvl w:val="0"/>
          <w:numId w:val="39"/>
        </w:numPr>
      </w:pPr>
      <w:r>
        <w:t xml:space="preserve">Al hacer clic en el </w:t>
      </w:r>
      <w:r w:rsidR="545E916E">
        <w:t>botón</w:t>
      </w:r>
      <w:r w:rsidR="31968932">
        <w:t xml:space="preserve"> de cierre de sesión</w:t>
      </w:r>
      <w:r>
        <w:t xml:space="preserve"> </w:t>
      </w:r>
      <w:r w:rsidR="2EE6571F">
        <w:t xml:space="preserve">se debe </w:t>
      </w:r>
      <w:r w:rsidR="57411B29">
        <w:t xml:space="preserve">preguntar si </w:t>
      </w:r>
      <w:r w:rsidR="545E916E">
        <w:t>está</w:t>
      </w:r>
      <w:r w:rsidR="57411B29">
        <w:t xml:space="preserve"> seguro de cerrar </w:t>
      </w:r>
      <w:r w:rsidR="3C58F1C9">
        <w:t>su</w:t>
      </w:r>
      <w:r w:rsidR="57411B29">
        <w:t xml:space="preserve"> </w:t>
      </w:r>
      <w:r w:rsidR="22C68762">
        <w:t>sesión</w:t>
      </w:r>
    </w:p>
    <w:p w14:paraId="61F1CB22" w14:textId="77777777" w:rsidR="00080EBF" w:rsidRDefault="00080EBF" w:rsidP="00080EBF"/>
    <w:p w14:paraId="140AB850" w14:textId="5E4882B3" w:rsidR="00080EBF" w:rsidRDefault="57411B29" w:rsidP="006954B6">
      <w:pPr>
        <w:pStyle w:val="Prrafodelista"/>
        <w:numPr>
          <w:ilvl w:val="0"/>
          <w:numId w:val="39"/>
        </w:numPr>
      </w:pPr>
      <w:r>
        <w:t xml:space="preserve">Al cerrar </w:t>
      </w:r>
      <w:r w:rsidR="545E916E">
        <w:t>sesión</w:t>
      </w:r>
      <w:r>
        <w:t xml:space="preserve"> el sistema debe poder redirigir al usuario al </w:t>
      </w:r>
      <w:r w:rsidR="545E916E">
        <w:t>menú</w:t>
      </w:r>
      <w:r>
        <w:t xml:space="preserve"> de inicio de sesión</w:t>
      </w:r>
    </w:p>
    <w:p w14:paraId="7A4D8A2F" w14:textId="77777777" w:rsidR="00080EBF" w:rsidRDefault="00080EBF" w:rsidP="00080EBF">
      <w:pPr>
        <w:pStyle w:val="Prrafodelista"/>
        <w:spacing w:line="278" w:lineRule="auto"/>
        <w:ind w:left="1800" w:firstLine="0"/>
      </w:pPr>
    </w:p>
    <w:p w14:paraId="0BBB24F7" w14:textId="77777777" w:rsidR="00080EBF" w:rsidRDefault="00080EBF" w:rsidP="00080EBF">
      <w:r>
        <w:t>Resultados obtenidos</w:t>
      </w:r>
    </w:p>
    <w:p w14:paraId="2585BCD2" w14:textId="77777777" w:rsidR="00080EBF" w:rsidRDefault="00080EBF" w:rsidP="00080EBF"/>
    <w:p w14:paraId="16A99AC2" w14:textId="6BB5ADEC" w:rsidR="00080EBF" w:rsidRDefault="1E88599C" w:rsidP="006954B6">
      <w:pPr>
        <w:pStyle w:val="Prrafodelista"/>
        <w:numPr>
          <w:ilvl w:val="0"/>
          <w:numId w:val="40"/>
        </w:numPr>
      </w:pPr>
      <w:r>
        <w:t xml:space="preserve">El sistema </w:t>
      </w:r>
      <w:r w:rsidR="0DC90A50">
        <w:t>reconoce</w:t>
      </w:r>
      <w:r>
        <w:t xml:space="preserve"> la sesión ya </w:t>
      </w:r>
      <w:r w:rsidR="0DC90A50">
        <w:t>iniciada</w:t>
      </w:r>
      <w:r>
        <w:t>.</w:t>
      </w:r>
    </w:p>
    <w:p w14:paraId="03A2CF7C" w14:textId="77777777" w:rsidR="00080EBF" w:rsidRDefault="00080EBF" w:rsidP="00080EBF"/>
    <w:p w14:paraId="17FE74B5" w14:textId="36E0C07C" w:rsidR="00080EBF" w:rsidRDefault="1E88599C" w:rsidP="006954B6">
      <w:pPr>
        <w:pStyle w:val="Prrafodelista"/>
        <w:numPr>
          <w:ilvl w:val="0"/>
          <w:numId w:val="40"/>
        </w:numPr>
      </w:pPr>
      <w:r>
        <w:t xml:space="preserve">El sistema verifica si el usuario está seguro de cerrar </w:t>
      </w:r>
      <w:r w:rsidR="0DC90A50">
        <w:t>su</w:t>
      </w:r>
      <w:r>
        <w:t xml:space="preserve"> sesión con una ventana emergente </w:t>
      </w:r>
    </w:p>
    <w:p w14:paraId="17D0011F" w14:textId="77777777" w:rsidR="00080EBF" w:rsidRDefault="00080EBF" w:rsidP="00080EBF"/>
    <w:p w14:paraId="7240D0A5" w14:textId="7066752B" w:rsidR="00080EBF" w:rsidRDefault="29CDA913" w:rsidP="006954B6">
      <w:pPr>
        <w:pStyle w:val="Prrafodelista"/>
        <w:numPr>
          <w:ilvl w:val="0"/>
          <w:numId w:val="40"/>
        </w:numPr>
      </w:pPr>
      <w:r>
        <w:lastRenderedPageBreak/>
        <w:t xml:space="preserve">La </w:t>
      </w:r>
      <w:r w:rsidR="38EB48A7">
        <w:t>opción</w:t>
      </w:r>
      <w:r>
        <w:t xml:space="preserve"> de cierre de sesión permite cerrar correctamente la </w:t>
      </w:r>
      <w:r w:rsidR="0DC90A50">
        <w:t>sesión del usuario.</w:t>
      </w:r>
    </w:p>
    <w:p w14:paraId="25F24EB3" w14:textId="77777777" w:rsidR="00080EBF" w:rsidRDefault="00080EBF" w:rsidP="00080EBF">
      <w:pPr>
        <w:ind w:firstLine="0"/>
      </w:pPr>
    </w:p>
    <w:p w14:paraId="0BB0C2A9" w14:textId="31C213BC" w:rsidR="00206079" w:rsidRDefault="26FBF4A1" w:rsidP="00A44FC2">
      <w:r>
        <w:t xml:space="preserve">En la figura </w:t>
      </w:r>
      <w:r w:rsidR="001C2692">
        <w:t>7</w:t>
      </w:r>
      <w:r>
        <w:t>.1</w:t>
      </w:r>
      <w:r w:rsidR="008D0C9F">
        <w:t>5</w:t>
      </w:r>
      <w:r>
        <w:t xml:space="preserve"> se ilustran los resultados obtenidos durante la ejecución de los casos de prueba propuestos para </w:t>
      </w:r>
      <w:r w:rsidR="50569484">
        <w:t>la funcionalidad</w:t>
      </w:r>
      <w:r>
        <w:t xml:space="preserve"> </w:t>
      </w:r>
      <w:r w:rsidR="4AE7A2D4">
        <w:t>“Cerrar Sesión</w:t>
      </w:r>
      <w:r w:rsidR="5049360F">
        <w:t>”,</w:t>
      </w:r>
      <w:r>
        <w:t xml:space="preserve"> correspondiente al Caso de Uso N°7.</w:t>
      </w:r>
      <w:r w:rsidR="4AE7A2D4">
        <w:t>4</w:t>
      </w:r>
      <w:r>
        <w:t>.</w:t>
      </w:r>
    </w:p>
    <w:p w14:paraId="596555C0" w14:textId="77777777" w:rsidR="001C2692" w:rsidRDefault="001C2692" w:rsidP="00A44FC2"/>
    <w:p w14:paraId="005CA596" w14:textId="0065882C" w:rsidR="00795CA1" w:rsidRDefault="4AE7A2D4" w:rsidP="008F35EA">
      <w:r>
        <w:t xml:space="preserve">En la interfaz </w:t>
      </w:r>
      <w:r w:rsidR="5049360F">
        <w:t xml:space="preserve">usuario, se </w:t>
      </w:r>
      <w:r w:rsidR="217DD39A">
        <w:t xml:space="preserve">confirma que el sistema reconoce </w:t>
      </w:r>
      <w:r w:rsidR="09CD6F8E">
        <w:t xml:space="preserve">correctamente una sesión previamente </w:t>
      </w:r>
      <w:r w:rsidR="4D48D4CF">
        <w:t xml:space="preserve">iniciada. </w:t>
      </w:r>
      <w:r w:rsidR="3EFC45E0">
        <w:t>Al seleccionar la opción de cierre de sesión, se despliega una ventana emergente solicitando la confirmación del usuario, y al confirmar, el sistema cierra la sesión de forma exitosa</w:t>
      </w:r>
      <w:r w:rsidR="3281508C">
        <w:t xml:space="preserve">, redirigiendo al </w:t>
      </w:r>
      <w:r w:rsidR="75EFD34D">
        <w:t xml:space="preserve">usuario a la pantalla de inicio de sesión. </w:t>
      </w:r>
      <w:r w:rsidR="3D910B4D">
        <w:t>Confirmando el correcto funcionamiento del proceso de cierre de sesión.</w:t>
      </w:r>
    </w:p>
    <w:p w14:paraId="77B2495C" w14:textId="77777777" w:rsidR="007617E7" w:rsidRPr="00836680" w:rsidRDefault="007617E7" w:rsidP="008F35EA"/>
    <w:p w14:paraId="50075B57" w14:textId="574AE0C2" w:rsidR="00836680" w:rsidRDefault="00836680" w:rsidP="00836680">
      <w:pPr>
        <w:pStyle w:val="Descripcin"/>
        <w:keepNext/>
      </w:pPr>
      <w:bookmarkStart w:id="345" w:name="_Toc200854236"/>
      <w:bookmarkStart w:id="346" w:name="_Toc201172456"/>
      <w:bookmarkStart w:id="347" w:name="_Toc201199651"/>
      <w:bookmarkStart w:id="348" w:name="_Toc201199740"/>
      <w:r>
        <w:t xml:space="preserve">Figura </w:t>
      </w:r>
      <w:fldSimple w:instr=" STYLEREF 1 \s ">
        <w:r w:rsidR="001F64B0">
          <w:rPr>
            <w:noProof/>
          </w:rPr>
          <w:t>7</w:t>
        </w:r>
      </w:fldSimple>
      <w:r w:rsidR="001F64B0">
        <w:t>.</w:t>
      </w:r>
      <w:fldSimple w:instr=" SEQ Figura \* ARABIC \s 1 ">
        <w:r w:rsidR="001F64B0">
          <w:rPr>
            <w:noProof/>
          </w:rPr>
          <w:t>15</w:t>
        </w:r>
      </w:fldSimple>
      <w:r>
        <w:t xml:space="preserve"> “Captura de pantalla de prueba 1-2-3 caso de uso N°7.4”</w:t>
      </w:r>
      <w:bookmarkEnd w:id="345"/>
      <w:bookmarkEnd w:id="346"/>
      <w:bookmarkEnd w:id="347"/>
      <w:bookmarkEnd w:id="348"/>
    </w:p>
    <w:p w14:paraId="47656D62" w14:textId="77777777" w:rsidR="00795CA1" w:rsidRDefault="00854048">
      <w:pPr>
        <w:spacing w:line="278" w:lineRule="auto"/>
        <w:ind w:firstLine="0"/>
        <w:jc w:val="left"/>
      </w:pPr>
      <w:r>
        <w:rPr>
          <w:noProof/>
        </w:rPr>
        <mc:AlternateContent>
          <mc:Choice Requires="wpg">
            <w:drawing>
              <wp:inline distT="0" distB="0" distL="0" distR="0" wp14:anchorId="6533FC8B" wp14:editId="27D18A25">
                <wp:extent cx="5971540" cy="3290402"/>
                <wp:effectExtent l="0" t="0" r="0" b="5715"/>
                <wp:docPr id="825070385" name="Grupo 1"/>
                <wp:cNvGraphicFramePr/>
                <a:graphic xmlns:a="http://schemas.openxmlformats.org/drawingml/2006/main">
                  <a:graphicData uri="http://schemas.microsoft.com/office/word/2010/wordprocessingGroup">
                    <wpg:wgp>
                      <wpg:cNvGrpSpPr/>
                      <wpg:grpSpPr>
                        <a:xfrm>
                          <a:off x="0" y="0"/>
                          <a:ext cx="5971540" cy="3290402"/>
                          <a:chOff x="0" y="0"/>
                          <a:chExt cx="5981065" cy="3295650"/>
                        </a:xfrm>
                      </wpg:grpSpPr>
                      <pic:pic xmlns:pic="http://schemas.openxmlformats.org/drawingml/2006/picture">
                        <pic:nvPicPr>
                          <pic:cNvPr id="799942636" name="Imagen 799942636"/>
                          <pic:cNvPicPr>
                            <a:picLocks noChangeAspect="1"/>
                          </pic:cNvPicPr>
                        </pic:nvPicPr>
                        <pic:blipFill>
                          <a:blip r:embed="rId83"/>
                          <a:stretch>
                            <a:fillRect/>
                          </a:stretch>
                        </pic:blipFill>
                        <pic:spPr>
                          <a:xfrm>
                            <a:off x="0" y="0"/>
                            <a:ext cx="5981065" cy="3295650"/>
                          </a:xfrm>
                          <a:prstGeom prst="rect">
                            <a:avLst/>
                          </a:prstGeom>
                        </pic:spPr>
                      </pic:pic>
                      <wps:wsp>
                        <wps:cNvPr id="99256624" name="Rectángulo 99256624"/>
                        <wps:cNvSpPr/>
                        <wps:spPr>
                          <a:xfrm>
                            <a:off x="2301557" y="336550"/>
                            <a:ext cx="1390650" cy="51435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993499928" name="Rectángulo 1993499928"/>
                        <wps:cNvSpPr/>
                        <wps:spPr>
                          <a:xfrm>
                            <a:off x="0" y="1514475"/>
                            <a:ext cx="412750" cy="13335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72A1FD78" id="Grupo 1" o:spid="_x0000_s1026" style="width:470.2pt;height:259.1pt;mso-position-horizontal-relative:char;mso-position-vertical-relative:line" coordsize="59810,329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">
                <v:shape id="Imagen 799942636" o:spid="_x0000_s1027" type="#_x0000_t75" style="position:absolute;width:59810;height:329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">
                  <v:imagedata r:id="rId84" o:title=""/>
                </v:shape>
                <v:rect id="Rectángulo 99256624" o:spid="_x0000_s1028" style="position:absolute;left:23015;top:3365;width:13907;height:5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" filled="f" strokecolor="red" strokeweight="1pt"/>
                <v:rect id="Rectángulo 1993499928" o:spid="_x0000_s1029" style="position:absolute;top:15144;width:4127;height:1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" filled="f" strokecolor="red" strokeweight="1pt"/>
                <w10:anchorlock/>
              </v:group>
            </w:pict>
          </mc:Fallback>
        </mc:AlternateContent>
      </w:r>
    </w:p>
    <w:p w14:paraId="34A708E1" w14:textId="77777777" w:rsidR="00795CA1" w:rsidRDefault="00795CA1">
      <w:pPr>
        <w:spacing w:line="278" w:lineRule="auto"/>
        <w:ind w:firstLine="0"/>
        <w:jc w:val="left"/>
      </w:pPr>
    </w:p>
    <w:p w14:paraId="79A54D8D" w14:textId="1342848B" w:rsidR="00714BB8" w:rsidRDefault="00795CA1" w:rsidP="008F35EA">
      <w:pPr>
        <w:rPr>
          <w:b/>
          <w:bCs/>
        </w:rPr>
      </w:pPr>
      <w:r>
        <w:t>Fuente: Captura realizada al sistema web EugCOM</w:t>
      </w:r>
    </w:p>
    <w:p w14:paraId="27B8C9E3" w14:textId="77777777" w:rsidR="008F35EA" w:rsidRPr="008F35EA" w:rsidRDefault="008F35EA" w:rsidP="008F35EA">
      <w:pPr>
        <w:rPr>
          <w:b/>
          <w:bCs/>
        </w:rPr>
      </w:pPr>
    </w:p>
    <w:p w14:paraId="25DB60AB" w14:textId="13B7FC9D" w:rsidR="00714BB8" w:rsidRDefault="00714BB8" w:rsidP="00714BB8">
      <w:pPr>
        <w:pStyle w:val="Ttulo2"/>
      </w:pPr>
      <w:bookmarkStart w:id="349" w:name="_Toc201199552"/>
      <w:r>
        <w:lastRenderedPageBreak/>
        <w:t>Prueba CU N°7.5</w:t>
      </w:r>
      <w:bookmarkEnd w:id="349"/>
    </w:p>
    <w:p w14:paraId="0247489A" w14:textId="77777777" w:rsidR="00706F04" w:rsidRDefault="00706F04" w:rsidP="00706F04"/>
    <w:p w14:paraId="29E8D429" w14:textId="6B39F2A7" w:rsidR="00740C46" w:rsidRDefault="00740C46" w:rsidP="00740C46">
      <w:r>
        <w:t>Se presenta el caso de uso N°7.5 para realizar los casos de prueba correspondientes.</w:t>
      </w:r>
    </w:p>
    <w:p w14:paraId="79DCE276" w14:textId="77777777" w:rsidR="00740C46" w:rsidRDefault="00740C46" w:rsidP="00706F04"/>
    <w:p w14:paraId="25A4395D" w14:textId="6B5E93CC" w:rsidR="006C1FF9" w:rsidRDefault="006C1FF9" w:rsidP="00706F04">
      <w:r>
        <w:t xml:space="preserve">En la </w:t>
      </w:r>
      <w:r>
        <w:rPr>
          <w:i/>
        </w:rPr>
        <w:t>Tabla 7.15</w:t>
      </w:r>
      <w:r>
        <w:t xml:space="preserve"> se puede visualizar el Caso de uso N°7.5 que consiste en volver al menú principal, el proceso comienza cuando el usuario da clic en el logo de la empresa ubicado en la esquina superior izquierda y el sistema lo llevará a la página principal.</w:t>
      </w:r>
    </w:p>
    <w:p w14:paraId="3BF73F8A" w14:textId="77777777" w:rsidR="006C1FF9" w:rsidRPr="00706F04" w:rsidRDefault="006C1FF9" w:rsidP="00706F04"/>
    <w:p w14:paraId="713D41E6" w14:textId="05469152" w:rsidR="00ED0FAA" w:rsidRDefault="00ED0FAA" w:rsidP="00ED0FAA">
      <w:pPr>
        <w:pStyle w:val="Descripcin"/>
        <w:keepNext/>
      </w:pPr>
      <w:bookmarkStart w:id="350" w:name="_Toc201199652"/>
      <w:bookmarkStart w:id="351" w:name="_Toc201199741"/>
      <w:r>
        <w:t xml:space="preserve">Tabla </w:t>
      </w:r>
      <w:fldSimple w:instr=" STYLEREF 1 \s ">
        <w:r>
          <w:rPr>
            <w:noProof/>
          </w:rPr>
          <w:t>7</w:t>
        </w:r>
      </w:fldSimple>
      <w:r>
        <w:t>.</w:t>
      </w:r>
      <w:fldSimple w:instr=" SEQ Tabla \* ARABIC \s 1 ">
        <w:r>
          <w:rPr>
            <w:noProof/>
          </w:rPr>
          <w:t>15</w:t>
        </w:r>
      </w:fldSimple>
      <w:r>
        <w:t xml:space="preserve"> </w:t>
      </w:r>
      <w:r w:rsidRPr="00CE1E05">
        <w:t>CU N°</w:t>
      </w:r>
      <w:r>
        <w:t>7.5</w:t>
      </w:r>
      <w:r w:rsidRPr="00CE1E05">
        <w:t xml:space="preserve"> para prueba,”</w:t>
      </w:r>
      <w:r>
        <w:t xml:space="preserve"> Volviendo al menú principal”</w:t>
      </w:r>
      <w:bookmarkEnd w:id="350"/>
      <w:bookmarkEnd w:id="351"/>
    </w:p>
    <w:p w14:paraId="4C2E05F3" w14:textId="77B79A29" w:rsidR="00080EBF" w:rsidRDefault="00BE01BC" w:rsidP="009972C2">
      <w:pPr>
        <w:pStyle w:val="Sinespaciado"/>
      </w:pPr>
      <w:r>
        <w:rPr>
          <w:noProof/>
        </w:rPr>
        <w:drawing>
          <wp:inline distT="0" distB="0" distL="0" distR="0" wp14:anchorId="59A20CE8" wp14:editId="473A93BE">
            <wp:extent cx="5391479" cy="3275938"/>
            <wp:effectExtent l="0" t="0" r="0" b="1270"/>
            <wp:docPr id="187526337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82467" name="Imagen 1" descr="Tabla&#10;&#10;El contenido generado por IA puede ser incorrecto."/>
                    <pic:cNvPicPr/>
                  </pic:nvPicPr>
                  <pic:blipFill>
                    <a:blip r:embed="rId30"/>
                    <a:stretch>
                      <a:fillRect/>
                    </a:stretch>
                  </pic:blipFill>
                  <pic:spPr>
                    <a:xfrm>
                      <a:off x="0" y="0"/>
                      <a:ext cx="5424765" cy="3296163"/>
                    </a:xfrm>
                    <a:prstGeom prst="rect">
                      <a:avLst/>
                    </a:prstGeom>
                  </pic:spPr>
                </pic:pic>
              </a:graphicData>
            </a:graphic>
          </wp:inline>
        </w:drawing>
      </w:r>
    </w:p>
    <w:p w14:paraId="6C196FDB" w14:textId="77777777" w:rsidR="00ED0FAA" w:rsidRDefault="00ED0FAA" w:rsidP="009972C2">
      <w:pPr>
        <w:pStyle w:val="Sinespaciado"/>
      </w:pPr>
    </w:p>
    <w:p w14:paraId="50F6B9F6" w14:textId="77777777" w:rsidR="00ED0FAA" w:rsidRDefault="00ED0FAA" w:rsidP="00ED0FAA">
      <w:r>
        <w:t>Fuente: Elaborado por el estudiante de acuerdo con el proyecto</w:t>
      </w:r>
    </w:p>
    <w:p w14:paraId="3B874F37" w14:textId="77777777" w:rsidR="00ED0FAA" w:rsidRDefault="00ED0FAA" w:rsidP="009972C2">
      <w:pPr>
        <w:pStyle w:val="Sinespaciado"/>
      </w:pPr>
    </w:p>
    <w:p w14:paraId="6ACE83C7" w14:textId="77777777" w:rsidR="009972C2" w:rsidRDefault="009972C2" w:rsidP="009972C2">
      <w:pPr>
        <w:pStyle w:val="Sinespaciado"/>
      </w:pPr>
    </w:p>
    <w:p w14:paraId="5F3FDEA7" w14:textId="77777777" w:rsidR="00080EBF" w:rsidRDefault="00080EBF" w:rsidP="00080EBF">
      <w:r>
        <w:t>Casos de prueba:</w:t>
      </w:r>
    </w:p>
    <w:p w14:paraId="304D9BB7" w14:textId="77777777" w:rsidR="00080EBF" w:rsidRDefault="00080EBF" w:rsidP="00080EBF"/>
    <w:p w14:paraId="2C5B764D" w14:textId="49ABF032" w:rsidR="00080EBF" w:rsidRDefault="00080EBF" w:rsidP="006954B6">
      <w:pPr>
        <w:pStyle w:val="Prrafodelista"/>
        <w:numPr>
          <w:ilvl w:val="0"/>
          <w:numId w:val="41"/>
        </w:numPr>
      </w:pPr>
      <w:r>
        <w:t>Verificar la existencia de la opción de</w:t>
      </w:r>
      <w:r w:rsidR="008B14D7">
        <w:t xml:space="preserve"> un </w:t>
      </w:r>
      <w:r w:rsidR="00F87650">
        <w:t xml:space="preserve">Logo EugCOM </w:t>
      </w:r>
      <w:r>
        <w:t>en el menú desplegable</w:t>
      </w:r>
    </w:p>
    <w:p w14:paraId="4BD63200" w14:textId="77777777" w:rsidR="00080EBF" w:rsidRDefault="00080EBF" w:rsidP="00080EBF"/>
    <w:p w14:paraId="73491585" w14:textId="0B0B1445" w:rsidR="00080EBF" w:rsidRDefault="00080EBF" w:rsidP="006954B6">
      <w:pPr>
        <w:pStyle w:val="Prrafodelista"/>
        <w:numPr>
          <w:ilvl w:val="0"/>
          <w:numId w:val="41"/>
        </w:numPr>
      </w:pPr>
      <w:r>
        <w:t>Verificar la redirección a la interfaz de “</w:t>
      </w:r>
      <w:r w:rsidR="008B14D7">
        <w:t>principal</w:t>
      </w:r>
      <w:r>
        <w:t>”.</w:t>
      </w:r>
    </w:p>
    <w:p w14:paraId="55CB8241" w14:textId="77777777" w:rsidR="00080EBF" w:rsidRDefault="00080EBF" w:rsidP="00080EBF"/>
    <w:p w14:paraId="7B50EA07" w14:textId="2EE9D810" w:rsidR="00080EBF" w:rsidRDefault="00080EBF" w:rsidP="006954B6">
      <w:pPr>
        <w:pStyle w:val="Prrafodelista"/>
        <w:numPr>
          <w:ilvl w:val="0"/>
          <w:numId w:val="41"/>
        </w:numPr>
      </w:pPr>
      <w:r>
        <w:t xml:space="preserve">Verificar la correcta carga de la interfaz del sistema de visualización de </w:t>
      </w:r>
      <w:r w:rsidR="008B14D7">
        <w:t>principal</w:t>
      </w:r>
      <w:r>
        <w:t>.</w:t>
      </w:r>
    </w:p>
    <w:p w14:paraId="6A2EF664" w14:textId="77777777" w:rsidR="00080EBF" w:rsidRDefault="00080EBF" w:rsidP="00080EBF"/>
    <w:p w14:paraId="26AF513E" w14:textId="77777777" w:rsidR="00080EBF" w:rsidRDefault="00080EBF" w:rsidP="00080EBF">
      <w:r>
        <w:t>Resultados Esperados:</w:t>
      </w:r>
    </w:p>
    <w:p w14:paraId="2ECC751E" w14:textId="46C804C9" w:rsidR="00080EBF" w:rsidRDefault="00080EBF" w:rsidP="00080EBF">
      <w:pPr>
        <w:spacing w:line="278" w:lineRule="auto"/>
      </w:pPr>
    </w:p>
    <w:p w14:paraId="248F0747" w14:textId="07FB6320" w:rsidR="00AB7E84" w:rsidRDefault="00080EBF" w:rsidP="006954B6">
      <w:pPr>
        <w:pStyle w:val="Prrafodelista"/>
        <w:numPr>
          <w:ilvl w:val="0"/>
          <w:numId w:val="46"/>
        </w:numPr>
      </w:pPr>
      <w:r>
        <w:t xml:space="preserve">El enlace o </w:t>
      </w:r>
      <w:r w:rsidR="002C72D7">
        <w:t xml:space="preserve">logo </w:t>
      </w:r>
      <w:r w:rsidR="00540958">
        <w:t xml:space="preserve">se visualiza dentro de las opciones del menú desplegable </w:t>
      </w:r>
      <w:r w:rsidR="00AB7E84">
        <w:t>para usuarios con los permisos adecuados.</w:t>
      </w:r>
    </w:p>
    <w:p w14:paraId="7B75671C" w14:textId="77777777" w:rsidR="00AB7E84" w:rsidRDefault="00AB7E84" w:rsidP="00AB7E84">
      <w:pPr>
        <w:pStyle w:val="Prrafodelista"/>
        <w:ind w:left="1440" w:firstLine="0"/>
      </w:pPr>
    </w:p>
    <w:p w14:paraId="62019DF9" w14:textId="46903E00" w:rsidR="00080EBF" w:rsidRDefault="00080EBF" w:rsidP="006954B6">
      <w:pPr>
        <w:pStyle w:val="Prrafodelista"/>
        <w:numPr>
          <w:ilvl w:val="0"/>
          <w:numId w:val="46"/>
        </w:numPr>
      </w:pPr>
      <w:r>
        <w:t xml:space="preserve">Al hacer clic en </w:t>
      </w:r>
      <w:r w:rsidR="35A0E596">
        <w:t>él</w:t>
      </w:r>
      <w:r w:rsidR="00AB7E84">
        <w:t xml:space="preserve"> </w:t>
      </w:r>
      <w:r w:rsidR="00F87650">
        <w:t xml:space="preserve">Logo EugCOM </w:t>
      </w:r>
      <w:r w:rsidR="00540958">
        <w:t>se redirecciona correctamente a la interfaz principal</w:t>
      </w:r>
      <w:r>
        <w:t>.</w:t>
      </w:r>
    </w:p>
    <w:p w14:paraId="73163C96" w14:textId="77777777" w:rsidR="00080EBF" w:rsidRDefault="00080EBF" w:rsidP="00080EBF"/>
    <w:p w14:paraId="41F13A23" w14:textId="7F9D9A84" w:rsidR="00080EBF" w:rsidRDefault="00080EBF" w:rsidP="006954B6">
      <w:pPr>
        <w:pStyle w:val="Prrafodelista"/>
        <w:numPr>
          <w:ilvl w:val="0"/>
          <w:numId w:val="46"/>
        </w:numPr>
        <w:spacing w:line="278" w:lineRule="auto"/>
      </w:pPr>
      <w:r>
        <w:t>La interfaz</w:t>
      </w:r>
      <w:r w:rsidR="00540958">
        <w:t xml:space="preserve"> principal carga correct</w:t>
      </w:r>
      <w:r w:rsidR="00AB7E84">
        <w:t>amente sin problemas</w:t>
      </w:r>
      <w:r w:rsidR="00F87650">
        <w:t>.</w:t>
      </w:r>
    </w:p>
    <w:p w14:paraId="6788F81C" w14:textId="1F12DFF3" w:rsidR="00AB7E84" w:rsidRDefault="00AB7E84" w:rsidP="00AB7E84">
      <w:pPr>
        <w:pStyle w:val="Prrafodelista"/>
      </w:pPr>
    </w:p>
    <w:p w14:paraId="755C0DC3" w14:textId="28B79C31" w:rsidR="00AB7E84" w:rsidRDefault="00AB7E84" w:rsidP="00AB7E84">
      <w:pPr>
        <w:pStyle w:val="Prrafodelista"/>
        <w:spacing w:line="278" w:lineRule="auto"/>
        <w:ind w:left="1440" w:firstLine="0"/>
      </w:pPr>
    </w:p>
    <w:p w14:paraId="5E5034F8" w14:textId="77777777" w:rsidR="00080EBF" w:rsidRDefault="00080EBF" w:rsidP="00080EBF">
      <w:r>
        <w:t>Resultados obtenidos</w:t>
      </w:r>
    </w:p>
    <w:p w14:paraId="460CE948" w14:textId="77777777" w:rsidR="00080EBF" w:rsidRDefault="00080EBF" w:rsidP="00080EBF"/>
    <w:p w14:paraId="785E4B2A" w14:textId="77777777" w:rsidR="00080EBF" w:rsidRDefault="00080EBF" w:rsidP="006954B6">
      <w:pPr>
        <w:pStyle w:val="Prrafodelista"/>
        <w:numPr>
          <w:ilvl w:val="0"/>
          <w:numId w:val="42"/>
        </w:numPr>
      </w:pPr>
      <w:r>
        <w:t>El enlace es visible en el menú desplegable para usuarios con los permisos adecuados.</w:t>
      </w:r>
    </w:p>
    <w:p w14:paraId="54768C8F" w14:textId="77777777" w:rsidR="00080EBF" w:rsidRDefault="00080EBF" w:rsidP="00080EBF"/>
    <w:p w14:paraId="62FB1EFE" w14:textId="0807D966" w:rsidR="00080EBF" w:rsidRDefault="00080EBF" w:rsidP="006954B6">
      <w:pPr>
        <w:pStyle w:val="Prrafodelista"/>
        <w:numPr>
          <w:ilvl w:val="0"/>
          <w:numId w:val="42"/>
        </w:numPr>
      </w:pPr>
      <w:r>
        <w:t xml:space="preserve">El sistema redirige correctamente a la interfaz de los </w:t>
      </w:r>
      <w:r w:rsidR="008A3446">
        <w:t xml:space="preserve">principal </w:t>
      </w:r>
      <w:r>
        <w:t>tras hacer clic en el enlace “</w:t>
      </w:r>
      <w:r w:rsidR="00F87650">
        <w:t>Logo EugCOM</w:t>
      </w:r>
      <w:r>
        <w:t>”.</w:t>
      </w:r>
    </w:p>
    <w:p w14:paraId="56E0D655" w14:textId="77777777" w:rsidR="00080EBF" w:rsidRDefault="00080EBF" w:rsidP="00080EBF"/>
    <w:p w14:paraId="530418FF" w14:textId="088D588E" w:rsidR="00080EBF" w:rsidRPr="00706F04" w:rsidRDefault="00080EBF" w:rsidP="006954B6">
      <w:pPr>
        <w:pStyle w:val="Prrafodelista"/>
        <w:numPr>
          <w:ilvl w:val="0"/>
          <w:numId w:val="42"/>
        </w:numPr>
      </w:pPr>
      <w:r>
        <w:t>La interfaz tras el redireccionamiento se muestra</w:t>
      </w:r>
      <w:r w:rsidR="008A3446">
        <w:t xml:space="preserve"> y carga</w:t>
      </w:r>
      <w:r>
        <w:t xml:space="preserve"> completamente</w:t>
      </w:r>
      <w:r w:rsidR="00F87650">
        <w:t>.</w:t>
      </w:r>
    </w:p>
    <w:p w14:paraId="1506CB0B" w14:textId="77777777" w:rsidR="00854048" w:rsidRPr="00854048" w:rsidRDefault="00854048" w:rsidP="00854048"/>
    <w:p w14:paraId="3DA25750" w14:textId="69FDA66F" w:rsidR="00836680" w:rsidRDefault="4E05D390" w:rsidP="00014A37">
      <w:r>
        <w:t xml:space="preserve">En la figura </w:t>
      </w:r>
      <w:r w:rsidR="001C2692">
        <w:t>7</w:t>
      </w:r>
      <w:r>
        <w:t>.1</w:t>
      </w:r>
      <w:r w:rsidR="008D0C9F">
        <w:t>6</w:t>
      </w:r>
      <w:r>
        <w:t xml:space="preserve"> se ilustran los resultados obtenidos durante la ejecución de los casos de prueba propuestos para la funcionalidad de redireccionamiento a la interfaz principal, correspondiente al Caso de Uso N°7.5.</w:t>
      </w:r>
    </w:p>
    <w:p w14:paraId="4DB81573" w14:textId="77777777" w:rsidR="001C2692" w:rsidRDefault="001C2692" w:rsidP="00014A37"/>
    <w:p w14:paraId="72F0EAC9" w14:textId="0419FE7F" w:rsidR="4E05D390" w:rsidRDefault="16871231">
      <w:r>
        <w:t xml:space="preserve">En la interfaz de usuario, se verifica la correcta visualización y disponibilidad del enlace logo </w:t>
      </w:r>
      <w:r w:rsidR="001C2692">
        <w:t>EugCOM ubicado</w:t>
      </w:r>
      <w:r>
        <w:t xml:space="preserve"> en la esquina superior izquierda dentro del menú desplegable, </w:t>
      </w:r>
      <w:r w:rsidR="50E35EF6">
        <w:t xml:space="preserve">al interactuar con este enlace el sistema redirige al usuario exitosamente a la interfaz principal. Dicha interfaz se carga en su totalidad sin presentar </w:t>
      </w:r>
      <w:r w:rsidR="3B0D4CF7">
        <w:t>inconvenientes,</w:t>
      </w:r>
      <w:r w:rsidR="50E35EF6">
        <w:t xml:space="preserve"> </w:t>
      </w:r>
      <w:r w:rsidR="16F81CD0">
        <w:t xml:space="preserve">lo que confirma el correcto </w:t>
      </w:r>
      <w:r w:rsidR="281846F2">
        <w:t>comportamiento de la funcionalidad de retorno al menú principal.</w:t>
      </w:r>
      <w:r w:rsidR="16F81CD0">
        <w:t xml:space="preserve">  </w:t>
      </w:r>
    </w:p>
    <w:p w14:paraId="3B2CB82D" w14:textId="77777777" w:rsidR="00836680" w:rsidRDefault="00836680" w:rsidP="00836680">
      <w:pPr>
        <w:pStyle w:val="Prrafodelista"/>
        <w:spacing w:line="278" w:lineRule="auto"/>
        <w:ind w:left="1440" w:firstLine="0"/>
      </w:pPr>
    </w:p>
    <w:p w14:paraId="7867498C" w14:textId="08A24BC6" w:rsidR="00836680" w:rsidRDefault="00836680" w:rsidP="00836680">
      <w:pPr>
        <w:pStyle w:val="Descripcin"/>
        <w:keepNext/>
      </w:pPr>
      <w:bookmarkStart w:id="352" w:name="_Toc200854237"/>
      <w:bookmarkStart w:id="353" w:name="_Toc201172457"/>
      <w:bookmarkStart w:id="354" w:name="_Toc201199653"/>
      <w:bookmarkStart w:id="355" w:name="_Toc201199742"/>
      <w:r>
        <w:t xml:space="preserve">Figura </w:t>
      </w:r>
      <w:fldSimple w:instr=" STYLEREF 1 \s ">
        <w:r w:rsidR="001F64B0">
          <w:rPr>
            <w:noProof/>
          </w:rPr>
          <w:t>7</w:t>
        </w:r>
      </w:fldSimple>
      <w:r w:rsidR="001F64B0">
        <w:t>.</w:t>
      </w:r>
      <w:fldSimple w:instr=" SEQ Figura \* ARABIC \s 1 ">
        <w:r w:rsidR="001F64B0">
          <w:rPr>
            <w:noProof/>
          </w:rPr>
          <w:t>16</w:t>
        </w:r>
      </w:fldSimple>
      <w:r>
        <w:t xml:space="preserve"> “Captura de pantalla de prueba 1-2-3 caso de uso N°7.5”</w:t>
      </w:r>
      <w:bookmarkEnd w:id="352"/>
      <w:bookmarkEnd w:id="353"/>
      <w:bookmarkEnd w:id="354"/>
      <w:bookmarkEnd w:id="355"/>
    </w:p>
    <w:p w14:paraId="6B6D83A9" w14:textId="79A5DC6F" w:rsidR="4772764B" w:rsidRDefault="00714BB8" w:rsidP="7FE986B9">
      <w:pPr>
        <w:spacing w:line="278" w:lineRule="auto"/>
        <w:ind w:firstLine="0"/>
      </w:pPr>
      <w:r>
        <w:rPr>
          <w:noProof/>
        </w:rPr>
        <mc:AlternateContent>
          <mc:Choice Requires="wpg">
            <w:drawing>
              <wp:inline distT="0" distB="0" distL="0" distR="0" wp14:anchorId="2A73BA42" wp14:editId="125AFC2B">
                <wp:extent cx="5545776" cy="2743200"/>
                <wp:effectExtent l="0" t="0" r="0" b="0"/>
                <wp:docPr id="720992295" name="Grupo 1"/>
                <wp:cNvGraphicFramePr/>
                <a:graphic xmlns:a="http://schemas.openxmlformats.org/drawingml/2006/main">
                  <a:graphicData uri="http://schemas.microsoft.com/office/word/2010/wordprocessingGroup">
                    <wpg:wgp>
                      <wpg:cNvGrpSpPr/>
                      <wpg:grpSpPr>
                        <a:xfrm>
                          <a:off x="0" y="0"/>
                          <a:ext cx="5545776" cy="2743200"/>
                          <a:chOff x="0" y="0"/>
                          <a:chExt cx="5981065" cy="3276600"/>
                        </a:xfrm>
                      </wpg:grpSpPr>
                      <pic:pic xmlns:pic="http://schemas.openxmlformats.org/drawingml/2006/picture">
                        <pic:nvPicPr>
                          <pic:cNvPr id="1988580841" name="Imagen 1988580841"/>
                          <pic:cNvPicPr>
                            <a:picLocks noChangeAspect="1"/>
                          </pic:cNvPicPr>
                        </pic:nvPicPr>
                        <pic:blipFill>
                          <a:blip r:embed="rId81"/>
                          <a:stretch>
                            <a:fillRect/>
                          </a:stretch>
                        </pic:blipFill>
                        <pic:spPr>
                          <a:xfrm>
                            <a:off x="0" y="0"/>
                            <a:ext cx="5981065" cy="3276600"/>
                          </a:xfrm>
                          <a:prstGeom prst="rect">
                            <a:avLst/>
                          </a:prstGeom>
                        </pic:spPr>
                      </pic:pic>
                      <wps:wsp>
                        <wps:cNvPr id="1140202335" name="Rectángulo 1140202335"/>
                        <wps:cNvSpPr/>
                        <wps:spPr>
                          <a:xfrm>
                            <a:off x="517842" y="127635"/>
                            <a:ext cx="739140" cy="9144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s:wsp>
                        <wps:cNvPr id="1944698741" name="Rectángulo 1944698741"/>
                        <wps:cNvSpPr/>
                        <wps:spPr>
                          <a:xfrm>
                            <a:off x="53657" y="263525"/>
                            <a:ext cx="635000" cy="107950"/>
                          </a:xfrm>
                          <a:prstGeom prst="rect">
                            <a:avLst/>
                          </a:prstGeom>
                          <a:noFill/>
                          <a:ln>
                            <a:solidFill>
                              <a:srgbClr val="FF0000"/>
                            </a:solidFill>
                          </a:ln>
                        </wps:spPr>
                        <wps:style>
                          <a:lnRef idx="2">
                            <a:schemeClr val="accent1">
                              <a:shade val="50000"/>
                            </a:schemeClr>
                          </a:lnRef>
                          <a:fillRef idx="1">
                            <a:schemeClr val="accent1"/>
                          </a:fillRef>
                          <a:effectRef idx="0">
                            <a:scrgbClr r="0" g="0" b="0"/>
                          </a:effectRef>
                          <a:fontRef idx="minor">
                            <a:schemeClr val="lt1"/>
                          </a:fontRef>
                        </wps:style>
                        <wps:bodyPr anchor="ctr"/>
                      </wps:wsp>
                    </wpg:wgp>
                  </a:graphicData>
                </a:graphic>
              </wp:inline>
            </w:drawing>
          </mc:Choice>
          <mc:Fallback>
            <w:pict>
              <v:group w14:anchorId="27C1AE8A" id="Grupo 1" o:spid="_x0000_s1026" style="width:436.7pt;height:3in;mso-position-horizontal-relative:char;mso-position-vertical-relative:line" coordsize="59810,3276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">
                <v:shape id="Imagen 1988580841" o:spid="_x0000_s1027" type="#_x0000_t75" style="position:absolute;width:59810;height:327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">
                  <v:imagedata r:id="rId82" o:title=""/>
                </v:shape>
                <v:rect id="Rectángulo 1140202335" o:spid="_x0000_s1028" style="position:absolute;left:5178;top:1276;width:7391;height:9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" filled="f" strokecolor="red" strokeweight="1pt"/>
                <v:rect id="Rectángulo 1944698741" o:spid="_x0000_s1029" style="position:absolute;left:536;top:2635;width:6350;height:10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" filled="f" strokecolor="red" strokeweight="1pt"/>
                <w10:anchorlock/>
              </v:group>
            </w:pict>
          </mc:Fallback>
        </mc:AlternateContent>
      </w:r>
    </w:p>
    <w:p w14:paraId="334864F0" w14:textId="77777777" w:rsidR="00265970" w:rsidRDefault="00265970" w:rsidP="7FE986B9">
      <w:pPr>
        <w:spacing w:line="278" w:lineRule="auto"/>
        <w:ind w:firstLine="0"/>
      </w:pPr>
    </w:p>
    <w:p w14:paraId="08FBCB90" w14:textId="4B95CBB0" w:rsidR="008F35EA" w:rsidRDefault="00795CA1" w:rsidP="00080EBF">
      <w:r>
        <w:t>Fuente: Captura realizada al sistema web EugCOM</w:t>
      </w:r>
    </w:p>
    <w:p w14:paraId="62D82135" w14:textId="7099B081" w:rsidR="4772764B" w:rsidRPr="008F35EA" w:rsidRDefault="008F35EA" w:rsidP="008F35EA">
      <w:pPr>
        <w:spacing w:line="278" w:lineRule="auto"/>
        <w:ind w:firstLine="0"/>
        <w:jc w:val="left"/>
      </w:pPr>
      <w:r>
        <w:br w:type="page"/>
      </w:r>
    </w:p>
    <w:p w14:paraId="5C77BC97" w14:textId="34C2E887" w:rsidR="2D0D16DC" w:rsidRDefault="2D0D16DC" w:rsidP="003E56C8">
      <w:pPr>
        <w:pStyle w:val="Ttulo1"/>
      </w:pPr>
      <w:bookmarkStart w:id="356" w:name="_Toc201199553"/>
      <w:bookmarkStart w:id="357" w:name="_Toc201199654"/>
      <w:bookmarkStart w:id="358" w:name="_Toc201199743"/>
      <w:r>
        <w:lastRenderedPageBreak/>
        <w:t xml:space="preserve">SPRINT </w:t>
      </w:r>
      <w:r w:rsidRPr="003E56C8">
        <w:t>REVIEW</w:t>
      </w:r>
      <w:bookmarkEnd w:id="356"/>
      <w:bookmarkEnd w:id="357"/>
      <w:bookmarkEnd w:id="358"/>
      <w:r w:rsidR="002548F6">
        <w:t xml:space="preserve"> </w:t>
      </w:r>
    </w:p>
    <w:p w14:paraId="2A9D3416" w14:textId="77777777" w:rsidR="00204078" w:rsidRPr="00204078" w:rsidRDefault="00204078" w:rsidP="00204078"/>
    <w:p w14:paraId="0027D902" w14:textId="05F24279" w:rsidR="001E4AC1" w:rsidRDefault="001E4AC1" w:rsidP="001E4AC1">
      <w:pPr>
        <w:pStyle w:val="Ttulo2"/>
      </w:pPr>
      <w:bookmarkStart w:id="359" w:name="_Toc201199554"/>
      <w:r>
        <w:t>Backlog Review</w:t>
      </w:r>
      <w:bookmarkEnd w:id="359"/>
    </w:p>
    <w:p w14:paraId="60768050" w14:textId="77777777" w:rsidR="00204078" w:rsidRDefault="00204078" w:rsidP="00E97AE6">
      <w:pPr>
        <w:ind w:firstLine="0"/>
      </w:pPr>
    </w:p>
    <w:p w14:paraId="1CC4D125" w14:textId="763FF0AD" w:rsidR="00E97AE6" w:rsidRDefault="00E97AE6" w:rsidP="005C6C51">
      <w:r>
        <w:t xml:space="preserve">En la tabla </w:t>
      </w:r>
      <w:r w:rsidR="001C2692">
        <w:t>8</w:t>
      </w:r>
      <w:r>
        <w:t xml:space="preserve">.1 se aprecia el sprint backlog review con las respectivas horas efectivas del proyecto </w:t>
      </w:r>
      <w:r w:rsidR="004C53EA">
        <w:t>y tareas</w:t>
      </w:r>
      <w:r w:rsidR="000D7281">
        <w:t xml:space="preserve"> del incremento 1</w:t>
      </w:r>
      <w:r w:rsidR="004C53EA">
        <w:t xml:space="preserve"> </w:t>
      </w:r>
      <w:r w:rsidR="00903273">
        <w:t xml:space="preserve">con sus respectivas horas estimadas, donde cada tarea se encuentra </w:t>
      </w:r>
      <w:r w:rsidR="00DC03C6">
        <w:t>completada por parte de los responsables</w:t>
      </w:r>
      <w:r w:rsidR="005C6C51">
        <w:t>.</w:t>
      </w:r>
    </w:p>
    <w:p w14:paraId="71D581B9" w14:textId="77777777" w:rsidR="00204078" w:rsidRPr="00204078" w:rsidRDefault="00204078" w:rsidP="00DC03C6">
      <w:pPr>
        <w:ind w:firstLine="0"/>
      </w:pPr>
    </w:p>
    <w:p w14:paraId="738169C3" w14:textId="6B93A1B9" w:rsidR="00204078" w:rsidRDefault="00204078" w:rsidP="00204078">
      <w:pPr>
        <w:pStyle w:val="Descripcin"/>
      </w:pPr>
      <w:bookmarkStart w:id="360" w:name="_Toc200854101"/>
      <w:bookmarkStart w:id="361" w:name="_Toc201172385"/>
      <w:bookmarkStart w:id="362" w:name="_Toc201199655"/>
      <w:bookmarkStart w:id="363" w:name="_Toc201199744"/>
      <w:r>
        <w:t xml:space="preserve">Tabla </w:t>
      </w:r>
      <w:fldSimple w:instr=" STYLEREF 1 \s ">
        <w:r w:rsidR="00ED0FAA">
          <w:rPr>
            <w:noProof/>
          </w:rPr>
          <w:t>8</w:t>
        </w:r>
      </w:fldSimple>
      <w:r w:rsidR="00ED0FAA">
        <w:t>.</w:t>
      </w:r>
      <w:fldSimple w:instr=" SEQ Tabla \* ARABIC \s 1 ">
        <w:r w:rsidR="00ED0FAA">
          <w:rPr>
            <w:noProof/>
          </w:rPr>
          <w:t>1</w:t>
        </w:r>
      </w:fldSimple>
      <w:r>
        <w:t xml:space="preserve"> Sprint Backlog Review</w:t>
      </w:r>
      <w:bookmarkEnd w:id="360"/>
      <w:bookmarkEnd w:id="361"/>
      <w:bookmarkEnd w:id="362"/>
      <w:bookmarkEnd w:id="363"/>
    </w:p>
    <w:p w14:paraId="62F26C4F" w14:textId="7E37D13E" w:rsidR="00204078" w:rsidRDefault="001D3AE1" w:rsidP="2EB94F80">
      <w:pPr>
        <w:ind w:firstLine="0"/>
      </w:pPr>
      <w:r>
        <w:rPr>
          <w:noProof/>
        </w:rPr>
        <w:drawing>
          <wp:inline distT="0" distB="0" distL="0" distR="0" wp14:anchorId="3E63401E" wp14:editId="2D571B98">
            <wp:extent cx="5971540" cy="4025265"/>
            <wp:effectExtent l="0" t="0" r="0" b="0"/>
            <wp:docPr id="152753006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30068" name="Imagen 1" descr="Tabla&#10;&#10;El contenido generado por IA puede ser incorrecto."/>
                    <pic:cNvPicPr/>
                  </pic:nvPicPr>
                  <pic:blipFill>
                    <a:blip r:embed="rId85"/>
                    <a:stretch>
                      <a:fillRect/>
                    </a:stretch>
                  </pic:blipFill>
                  <pic:spPr>
                    <a:xfrm>
                      <a:off x="0" y="0"/>
                      <a:ext cx="5971540" cy="4025265"/>
                    </a:xfrm>
                    <a:prstGeom prst="rect">
                      <a:avLst/>
                    </a:prstGeom>
                  </pic:spPr>
                </pic:pic>
              </a:graphicData>
            </a:graphic>
          </wp:inline>
        </w:drawing>
      </w:r>
    </w:p>
    <w:p w14:paraId="594EE3F3" w14:textId="23AED121" w:rsidR="006E5486" w:rsidRDefault="00204078" w:rsidP="00DC03C6">
      <w:r>
        <w:t>Fuente: Elaborado por el estudiante de acuerdo con el proyecto</w:t>
      </w:r>
    </w:p>
    <w:p w14:paraId="240680B2" w14:textId="77777777" w:rsidR="001C2692" w:rsidRPr="006E5486" w:rsidRDefault="001C2692" w:rsidP="00DC03C6"/>
    <w:p w14:paraId="79F95F41" w14:textId="0C006A0C" w:rsidR="5E1CFFAF" w:rsidRDefault="6BDFA699" w:rsidP="00E10416">
      <w:pPr>
        <w:pStyle w:val="Ttulo2"/>
      </w:pPr>
      <w:bookmarkStart w:id="364" w:name="_Toc201199555"/>
      <w:r>
        <w:lastRenderedPageBreak/>
        <w:t>Tabla</w:t>
      </w:r>
      <w:r w:rsidR="369ED8CA">
        <w:t xml:space="preserve"> de </w:t>
      </w:r>
      <w:r w:rsidR="5E1CFFAF">
        <w:t>esfuerzo</w:t>
      </w:r>
      <w:bookmarkEnd w:id="364"/>
    </w:p>
    <w:p w14:paraId="0CBC358A" w14:textId="77777777" w:rsidR="00E10416" w:rsidRPr="00E10416" w:rsidRDefault="00E10416" w:rsidP="00E10416"/>
    <w:p w14:paraId="0707503F" w14:textId="62776020" w:rsidR="00654EAD" w:rsidRDefault="00B13178" w:rsidP="00654EAD">
      <w:r>
        <w:t xml:space="preserve">En la tabla </w:t>
      </w:r>
      <w:r w:rsidR="001C2692">
        <w:t>8</w:t>
      </w:r>
      <w:r>
        <w:t>.</w:t>
      </w:r>
      <w:r w:rsidR="00204078">
        <w:t>2</w:t>
      </w:r>
      <w:r>
        <w:t xml:space="preserve"> se r</w:t>
      </w:r>
      <w:r w:rsidR="369ED8CA">
        <w:t>epresentan las horas trabajadas (11</w:t>
      </w:r>
      <w:r w:rsidR="00F37E28">
        <w:t>7</w:t>
      </w:r>
      <w:r w:rsidR="369ED8CA">
        <w:t xml:space="preserve"> horas) por cantidad de Tareas (4</w:t>
      </w:r>
      <w:r w:rsidR="00F37E28">
        <w:t xml:space="preserve">6 </w:t>
      </w:r>
      <w:r w:rsidR="369ED8CA">
        <w:t>Tareas), como van generando una tabla de esfuerzo que muestra como por cantidad de horas invertidas en un día para ir resolviendo las tareas programadas, dichas tareas se realizaron en un tiempo de máximo dos días.</w:t>
      </w:r>
    </w:p>
    <w:p w14:paraId="6A1ADAA0" w14:textId="77777777" w:rsidR="00E10416" w:rsidRDefault="00E10416" w:rsidP="00654EAD"/>
    <w:p w14:paraId="6BA50CB6" w14:textId="2D810F6B" w:rsidR="00B13178" w:rsidRPr="00B13178" w:rsidRDefault="00B13178" w:rsidP="00B13178">
      <w:pPr>
        <w:pStyle w:val="Descripcin"/>
      </w:pPr>
      <w:bookmarkStart w:id="365" w:name="_Toc200854102"/>
      <w:bookmarkStart w:id="366" w:name="_Toc201172386"/>
      <w:bookmarkStart w:id="367" w:name="_Toc201199656"/>
      <w:bookmarkStart w:id="368" w:name="_Toc201199745"/>
      <w:r>
        <w:t xml:space="preserve">Tabla </w:t>
      </w:r>
      <w:fldSimple w:instr=" STYLEREF 1 \s ">
        <w:r w:rsidR="00ED0FAA">
          <w:rPr>
            <w:noProof/>
          </w:rPr>
          <w:t>8</w:t>
        </w:r>
      </w:fldSimple>
      <w:r w:rsidR="00ED0FAA">
        <w:t>.</w:t>
      </w:r>
      <w:fldSimple w:instr=" SEQ Tabla \* ARABIC \s 1 ">
        <w:r w:rsidR="00ED0FAA">
          <w:rPr>
            <w:noProof/>
          </w:rPr>
          <w:t>2</w:t>
        </w:r>
      </w:fldSimple>
      <w:r>
        <w:t xml:space="preserve"> Tabla de esfuerzo</w:t>
      </w:r>
      <w:bookmarkEnd w:id="365"/>
      <w:bookmarkEnd w:id="366"/>
      <w:bookmarkEnd w:id="367"/>
      <w:bookmarkEnd w:id="368"/>
    </w:p>
    <w:p w14:paraId="484E738F" w14:textId="7A6BF8E2" w:rsidR="369ED8CA" w:rsidRDefault="005179A1" w:rsidP="369ED8CA">
      <w:pPr>
        <w:ind w:firstLine="0"/>
      </w:pPr>
      <w:r>
        <w:rPr>
          <w:noProof/>
        </w:rPr>
        <w:drawing>
          <wp:inline distT="0" distB="0" distL="0" distR="0" wp14:anchorId="1B37F868" wp14:editId="1125883E">
            <wp:extent cx="5971540" cy="3079115"/>
            <wp:effectExtent l="0" t="0" r="0" b="6985"/>
            <wp:docPr id="88879478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94782" name="Imagen 1" descr="Gráfico&#10;&#10;El contenido generado por IA puede ser incorrecto."/>
                    <pic:cNvPicPr/>
                  </pic:nvPicPr>
                  <pic:blipFill>
                    <a:blip r:embed="rId86"/>
                    <a:stretch>
                      <a:fillRect/>
                    </a:stretch>
                  </pic:blipFill>
                  <pic:spPr>
                    <a:xfrm>
                      <a:off x="0" y="0"/>
                      <a:ext cx="5971540" cy="3079115"/>
                    </a:xfrm>
                    <a:prstGeom prst="rect">
                      <a:avLst/>
                    </a:prstGeom>
                  </pic:spPr>
                </pic:pic>
              </a:graphicData>
            </a:graphic>
          </wp:inline>
        </w:drawing>
      </w:r>
    </w:p>
    <w:p w14:paraId="6424DD9B" w14:textId="77777777" w:rsidR="00E10416" w:rsidRDefault="00E10416" w:rsidP="369ED8CA">
      <w:pPr>
        <w:ind w:firstLine="0"/>
      </w:pPr>
    </w:p>
    <w:p w14:paraId="03302DF0" w14:textId="77777777" w:rsidR="2DF506A1" w:rsidRDefault="2DF506A1">
      <w:r>
        <w:t>Fuente: Elaborado por el estudiante de acuerdo con el proyecto</w:t>
      </w:r>
    </w:p>
    <w:p w14:paraId="387B346D" w14:textId="77777777" w:rsidR="00E10416" w:rsidRDefault="00E10416"/>
    <w:p w14:paraId="742F1C8D" w14:textId="77777777" w:rsidR="00E10416" w:rsidRDefault="00E10416"/>
    <w:p w14:paraId="782977D9" w14:textId="4C545607" w:rsidR="5D97A888" w:rsidRDefault="5D97A888" w:rsidP="5D97A888">
      <w:pPr>
        <w:spacing w:line="278" w:lineRule="auto"/>
        <w:ind w:firstLine="0"/>
        <w:jc w:val="center"/>
      </w:pPr>
    </w:p>
    <w:p w14:paraId="1ABD4F8D" w14:textId="1869C952" w:rsidR="006863DF" w:rsidRDefault="369ED8CA" w:rsidP="00E10416">
      <w:pPr>
        <w:pStyle w:val="Ttulo2"/>
      </w:pPr>
      <w:bookmarkStart w:id="369" w:name="_Toc201199556"/>
      <w:r>
        <w:t>Gráfico</w:t>
      </w:r>
      <w:r w:rsidR="00837999">
        <w:t>s</w:t>
      </w:r>
      <w:r w:rsidR="003C14BD">
        <w:t xml:space="preserve"> de </w:t>
      </w:r>
      <w:r w:rsidR="006863DF">
        <w:t>seguimiento</w:t>
      </w:r>
      <w:bookmarkEnd w:id="369"/>
    </w:p>
    <w:p w14:paraId="253312BD" w14:textId="77777777" w:rsidR="006863DF" w:rsidRDefault="006863DF" w:rsidP="006863DF"/>
    <w:p w14:paraId="64DC147C" w14:textId="5C3DB62F" w:rsidR="00837999" w:rsidRDefault="00837999" w:rsidP="006863DF">
      <w:r>
        <w:lastRenderedPageBreak/>
        <w:t xml:space="preserve">Los siguientes gráficos nos ayudan para el </w:t>
      </w:r>
      <w:r w:rsidR="00A54DDE">
        <w:t>seguimiento ágil</w:t>
      </w:r>
      <w:r w:rsidR="008F3720">
        <w:t xml:space="preserve"> del proyecto, estos gráficos son fundamentales porque permiten visualizar el avance real </w:t>
      </w:r>
      <w:r w:rsidR="00A54DDE">
        <w:t>del</w:t>
      </w:r>
      <w:r w:rsidR="008F3720">
        <w:t xml:space="preserve"> equipo en comparación con lo planificado</w:t>
      </w:r>
      <w:r w:rsidR="001D769F">
        <w:t xml:space="preserve">, facilitando </w:t>
      </w:r>
      <w:r w:rsidR="001367E8">
        <w:t>la toma de decisiones y posibles mejoras continuas del proceso de desarrollo</w:t>
      </w:r>
      <w:r w:rsidR="00EE7F5A">
        <w:t xml:space="preserve">, a </w:t>
      </w:r>
      <w:r w:rsidR="00A54DDE">
        <w:t>continuación,</w:t>
      </w:r>
      <w:r w:rsidR="00EE7F5A">
        <w:t xml:space="preserve"> los gráficos</w:t>
      </w:r>
      <w:r w:rsidR="00A54DDE">
        <w:t>.</w:t>
      </w:r>
    </w:p>
    <w:p w14:paraId="128F737F" w14:textId="77777777" w:rsidR="00A54DDE" w:rsidRPr="006863DF" w:rsidRDefault="00A54DDE" w:rsidP="006863DF"/>
    <w:p w14:paraId="037509A6" w14:textId="098FF5C7" w:rsidR="369ED8CA" w:rsidRDefault="369ED8CA" w:rsidP="006863DF">
      <w:pPr>
        <w:pStyle w:val="Ttulo3"/>
      </w:pPr>
      <w:r>
        <w:t xml:space="preserve"> </w:t>
      </w:r>
      <w:bookmarkStart w:id="370" w:name="_Toc201199557"/>
      <w:r w:rsidR="008112F2">
        <w:t>Burn down chart</w:t>
      </w:r>
      <w:bookmarkEnd w:id="370"/>
    </w:p>
    <w:p w14:paraId="2411FB06" w14:textId="77777777" w:rsidR="00E10416" w:rsidRPr="00E10416" w:rsidRDefault="00E10416" w:rsidP="00E10416"/>
    <w:p w14:paraId="0D8A352D" w14:textId="54220D2D" w:rsidR="00C765B9" w:rsidRDefault="369ED8CA" w:rsidP="00C765B9">
      <w:r>
        <w:t>E</w:t>
      </w:r>
      <w:r w:rsidR="004B4CE2">
        <w:t xml:space="preserve">n la figura </w:t>
      </w:r>
      <w:r w:rsidR="001C2692">
        <w:t>8</w:t>
      </w:r>
      <w:r w:rsidR="004B4CE2">
        <w:t xml:space="preserve">.1 se observa un </w:t>
      </w:r>
      <w:r>
        <w:t xml:space="preserve">gráfico </w:t>
      </w:r>
      <w:r w:rsidR="004B4CE2">
        <w:t>que d</w:t>
      </w:r>
      <w:r>
        <w:t>emuestra más explícitamente como la cantidad de horas (Línea Naranja) van disminuyendo, así mismo como las tareas programadas (Línea Azul) van disminuyendo con relación al tiempo invertido</w:t>
      </w:r>
      <w:r w:rsidR="10EC8A9C">
        <w:t>.</w:t>
      </w:r>
    </w:p>
    <w:p w14:paraId="3426EB99" w14:textId="77777777" w:rsidR="00E10416" w:rsidRDefault="00E10416"/>
    <w:p w14:paraId="75AF3BB1" w14:textId="1FD4B66D" w:rsidR="00A54DDE" w:rsidRPr="00A54DDE" w:rsidRDefault="00A54DDE" w:rsidP="00A54DDE">
      <w:pPr>
        <w:pStyle w:val="Descripcin"/>
      </w:pPr>
      <w:bookmarkStart w:id="371" w:name="_Toc200854241"/>
      <w:bookmarkStart w:id="372" w:name="_Toc201172461"/>
      <w:bookmarkStart w:id="373" w:name="_Toc201199657"/>
      <w:bookmarkStart w:id="374" w:name="_Toc201199746"/>
      <w:r>
        <w:t xml:space="preserve">Figura </w:t>
      </w:r>
      <w:fldSimple w:instr=" STYLEREF 1 \s ">
        <w:r w:rsidR="001F64B0">
          <w:rPr>
            <w:noProof/>
          </w:rPr>
          <w:t>8</w:t>
        </w:r>
      </w:fldSimple>
      <w:r w:rsidR="001F64B0">
        <w:t>.</w:t>
      </w:r>
      <w:fldSimple w:instr=" SEQ Figura \* ARABIC \s 1 ">
        <w:r w:rsidR="001F64B0">
          <w:rPr>
            <w:noProof/>
          </w:rPr>
          <w:t>1</w:t>
        </w:r>
      </w:fldSimple>
      <w:r w:rsidR="00E7787A">
        <w:t xml:space="preserve"> Gr</w:t>
      </w:r>
      <w:r w:rsidR="00776A16">
        <w:t>á</w:t>
      </w:r>
      <w:r w:rsidR="00E7787A">
        <w:t>fica</w:t>
      </w:r>
      <w:r>
        <w:t xml:space="preserve"> </w:t>
      </w:r>
      <w:r w:rsidR="00EB0C64">
        <w:t xml:space="preserve">Burn-Down </w:t>
      </w:r>
      <w:r w:rsidR="00E7787A">
        <w:t>del esfuerzo del equipo</w:t>
      </w:r>
      <w:bookmarkEnd w:id="371"/>
      <w:bookmarkEnd w:id="372"/>
      <w:bookmarkEnd w:id="373"/>
      <w:bookmarkEnd w:id="374"/>
    </w:p>
    <w:p w14:paraId="17361F2C" w14:textId="6F31845D" w:rsidR="00EE0C58" w:rsidRPr="00EE0C58" w:rsidRDefault="00EE0C58" w:rsidP="00EE0C58">
      <w:pPr>
        <w:pStyle w:val="Sinespaciado"/>
        <w:rPr>
          <w:noProof/>
        </w:rPr>
      </w:pPr>
      <w:r w:rsidRPr="00EE0C58">
        <w:rPr>
          <w:noProof/>
        </w:rPr>
        <w:drawing>
          <wp:inline distT="0" distB="0" distL="0" distR="0" wp14:anchorId="02F8A09B" wp14:editId="75163A96">
            <wp:extent cx="5048250" cy="3506506"/>
            <wp:effectExtent l="0" t="0" r="0" b="0"/>
            <wp:docPr id="53567775" name="Imagen 10"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7775" name="Imagen 10" descr="Gráfico, Gráfico de líneas&#10;&#10;El contenido generado por IA puede ser incorrecto."/>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081195" cy="3529389"/>
                    </a:xfrm>
                    <a:prstGeom prst="rect">
                      <a:avLst/>
                    </a:prstGeom>
                    <a:noFill/>
                    <a:ln>
                      <a:noFill/>
                    </a:ln>
                  </pic:spPr>
                </pic:pic>
              </a:graphicData>
            </a:graphic>
          </wp:inline>
        </w:drawing>
      </w:r>
    </w:p>
    <w:p w14:paraId="4573038E" w14:textId="59C862D6" w:rsidR="00BA12BB" w:rsidRPr="00BA12BB" w:rsidRDefault="00BA12BB" w:rsidP="00BA12BB">
      <w:pPr>
        <w:pStyle w:val="Sinespaciado"/>
        <w:rPr>
          <w:noProof/>
        </w:rPr>
      </w:pPr>
    </w:p>
    <w:p w14:paraId="02993479" w14:textId="64360D95" w:rsidR="000B5ADE" w:rsidRPr="000B5ADE" w:rsidRDefault="000B5ADE" w:rsidP="000B5ADE">
      <w:pPr>
        <w:pStyle w:val="Sinespaciado"/>
        <w:rPr>
          <w:noProof/>
        </w:rPr>
      </w:pPr>
    </w:p>
    <w:p w14:paraId="44AA9E06" w14:textId="23E3F62E" w:rsidR="00E10416" w:rsidRDefault="00E10416" w:rsidP="00A54DDE">
      <w:pPr>
        <w:pStyle w:val="Sinespaciado"/>
      </w:pPr>
    </w:p>
    <w:p w14:paraId="68A01435" w14:textId="05EBB948" w:rsidR="00E10416" w:rsidRDefault="5F5EA842" w:rsidP="000629CB">
      <w:r>
        <w:t>Fuente: Elaborado por el estudiante de acuerdo con el proyecto</w:t>
      </w:r>
    </w:p>
    <w:p w14:paraId="6D52C980" w14:textId="77777777" w:rsidR="001C2692" w:rsidRDefault="001C2692" w:rsidP="000629CB"/>
    <w:p w14:paraId="4978174D" w14:textId="2964DAD8" w:rsidR="00654EAD" w:rsidRDefault="00CB741E" w:rsidP="008112F2">
      <w:pPr>
        <w:pStyle w:val="Ttulo3"/>
      </w:pPr>
      <w:bookmarkStart w:id="375" w:name="_Toc201199558"/>
      <w:r>
        <w:t xml:space="preserve">Burn </w:t>
      </w:r>
      <w:r w:rsidR="006B1CD1">
        <w:t>U</w:t>
      </w:r>
      <w:r>
        <w:t>p chart</w:t>
      </w:r>
      <w:bookmarkEnd w:id="375"/>
    </w:p>
    <w:p w14:paraId="2174FE97" w14:textId="5D804CC3" w:rsidR="000629CB" w:rsidRDefault="000629CB" w:rsidP="000629CB"/>
    <w:p w14:paraId="11209649" w14:textId="016373C8" w:rsidR="000629CB" w:rsidRPr="000629CB" w:rsidRDefault="000629CB" w:rsidP="000629CB">
      <w:r>
        <w:t xml:space="preserve">En la figura </w:t>
      </w:r>
      <w:r w:rsidR="001C2692">
        <w:t>8</w:t>
      </w:r>
      <w:r>
        <w:t>.2 se observa el gr</w:t>
      </w:r>
      <w:r w:rsidR="00776A16">
        <w:t>á</w:t>
      </w:r>
      <w:r>
        <w:t xml:space="preserve">fico Burn Up </w:t>
      </w:r>
      <w:r w:rsidR="00FB624F">
        <w:t xml:space="preserve">que representa el trabajo acumulado </w:t>
      </w:r>
      <w:r w:rsidR="00DA4CD1">
        <w:t>completado a lo largo del tiempo,</w:t>
      </w:r>
      <w:r w:rsidR="00A22C27">
        <w:t xml:space="preserve"> en comparación </w:t>
      </w:r>
      <w:r w:rsidR="00D8793E">
        <w:t>con el total de trabajo planificado</w:t>
      </w:r>
    </w:p>
    <w:p w14:paraId="0EBF145F" w14:textId="77777777" w:rsidR="00CE7C7D" w:rsidRPr="00CE7C7D" w:rsidRDefault="00CE7C7D" w:rsidP="00CE7C7D"/>
    <w:p w14:paraId="1751D032" w14:textId="10D2A28C" w:rsidR="001F029F" w:rsidRDefault="001F029F" w:rsidP="00183B20">
      <w:pPr>
        <w:pStyle w:val="Descripcin"/>
        <w:keepNext/>
      </w:pPr>
      <w:bookmarkStart w:id="376" w:name="_Toc200854242"/>
      <w:bookmarkStart w:id="377" w:name="_Toc201172462"/>
      <w:bookmarkStart w:id="378" w:name="_Toc201199658"/>
      <w:bookmarkStart w:id="379" w:name="_Toc201199747"/>
      <w:r>
        <w:t xml:space="preserve">Figura </w:t>
      </w:r>
      <w:fldSimple w:instr=" STYLEREF 1 \s ">
        <w:r w:rsidR="001F64B0">
          <w:rPr>
            <w:noProof/>
          </w:rPr>
          <w:t>8</w:t>
        </w:r>
      </w:fldSimple>
      <w:r w:rsidR="001F64B0">
        <w:t>.</w:t>
      </w:r>
      <w:fldSimple w:instr=" SEQ Figura \* ARABIC \s 1 ">
        <w:r w:rsidR="001F64B0">
          <w:rPr>
            <w:noProof/>
          </w:rPr>
          <w:t>2</w:t>
        </w:r>
      </w:fldSimple>
      <w:r w:rsidR="008E16FF">
        <w:t xml:space="preserve"> </w:t>
      </w:r>
      <w:r w:rsidR="00E7787A">
        <w:t>Gr</w:t>
      </w:r>
      <w:r w:rsidR="00776A16">
        <w:t>á</w:t>
      </w:r>
      <w:r w:rsidR="00E7787A">
        <w:t xml:space="preserve">fica </w:t>
      </w:r>
      <w:r w:rsidR="008E16FF">
        <w:t>Burn</w:t>
      </w:r>
      <w:r w:rsidR="00183B20">
        <w:t>-Up del esfuerzo del equipo</w:t>
      </w:r>
      <w:bookmarkEnd w:id="376"/>
      <w:bookmarkEnd w:id="377"/>
      <w:bookmarkEnd w:id="378"/>
      <w:bookmarkEnd w:id="379"/>
    </w:p>
    <w:p w14:paraId="3BE4FE1A" w14:textId="6C603B6E" w:rsidR="00CA3BEB" w:rsidRPr="00CA3BEB" w:rsidRDefault="00CA3BEB" w:rsidP="00CA3BEB">
      <w:pPr>
        <w:spacing w:after="0" w:line="240" w:lineRule="auto"/>
        <w:ind w:firstLine="0"/>
        <w:jc w:val="left"/>
        <w:rPr>
          <w:rFonts w:eastAsia="Times New Roman" w:cs="Times New Roman"/>
        </w:rPr>
      </w:pPr>
      <w:r w:rsidRPr="00CA3BEB">
        <w:rPr>
          <w:rFonts w:eastAsia="Times New Roman" w:cs="Times New Roman"/>
          <w:noProof/>
        </w:rPr>
        <w:drawing>
          <wp:inline distT="0" distB="0" distL="0" distR="0" wp14:anchorId="4CDC563B" wp14:editId="1335431F">
            <wp:extent cx="6507721" cy="3876675"/>
            <wp:effectExtent l="0" t="0" r="7620" b="0"/>
            <wp:docPr id="1063782874" name="Imagen 8"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782874" name="Imagen 8" descr="Gráfico, Gráfico de líneas&#10;&#10;El contenido generado por IA puede ser incorrecto."/>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6510134" cy="3878112"/>
                    </a:xfrm>
                    <a:prstGeom prst="rect">
                      <a:avLst/>
                    </a:prstGeom>
                    <a:noFill/>
                    <a:ln>
                      <a:noFill/>
                    </a:ln>
                  </pic:spPr>
                </pic:pic>
              </a:graphicData>
            </a:graphic>
          </wp:inline>
        </w:drawing>
      </w:r>
    </w:p>
    <w:p w14:paraId="62046F6F" w14:textId="6FDC56AF" w:rsidR="00831391" w:rsidRPr="00831391" w:rsidRDefault="00831391" w:rsidP="00831391">
      <w:pPr>
        <w:spacing w:after="0" w:line="240" w:lineRule="auto"/>
        <w:ind w:firstLine="0"/>
        <w:jc w:val="left"/>
        <w:rPr>
          <w:rFonts w:eastAsia="Times New Roman" w:cs="Times New Roman"/>
        </w:rPr>
      </w:pPr>
    </w:p>
    <w:p w14:paraId="1AC43A1B" w14:textId="4E2C1240" w:rsidR="002103C0" w:rsidRDefault="002103C0" w:rsidP="002103C0">
      <w:pPr>
        <w:spacing w:after="0" w:line="240" w:lineRule="auto"/>
        <w:ind w:firstLine="0"/>
        <w:jc w:val="left"/>
        <w:rPr>
          <w:rFonts w:eastAsia="Times New Roman" w:cs="Times New Roman"/>
        </w:rPr>
      </w:pPr>
    </w:p>
    <w:p w14:paraId="74A5FDA2" w14:textId="77777777" w:rsidR="00E7787A" w:rsidRPr="002103C0" w:rsidRDefault="00E7787A" w:rsidP="002103C0">
      <w:pPr>
        <w:spacing w:after="0" w:line="240" w:lineRule="auto"/>
        <w:ind w:firstLine="0"/>
        <w:jc w:val="left"/>
        <w:rPr>
          <w:rFonts w:eastAsia="Times New Roman" w:cs="Times New Roman"/>
        </w:rPr>
      </w:pPr>
    </w:p>
    <w:p w14:paraId="04091896" w14:textId="77777777" w:rsidR="00CE7C7D" w:rsidRDefault="00CE7C7D" w:rsidP="00CE7C7D">
      <w:r>
        <w:t>Fuente: Elaborado por el estudiante de acuerdo con el proyecto</w:t>
      </w:r>
    </w:p>
    <w:p w14:paraId="2125BFAA" w14:textId="77777777" w:rsidR="00B1218D" w:rsidRPr="00B1218D" w:rsidRDefault="00B1218D" w:rsidP="00063C4F">
      <w:pPr>
        <w:ind w:firstLine="0"/>
      </w:pPr>
    </w:p>
    <w:p w14:paraId="4E453557" w14:textId="02412AE3" w:rsidR="00E66B0C" w:rsidRDefault="00E66B0C" w:rsidP="00E66B0C">
      <w:pPr>
        <w:pStyle w:val="Ttulo3"/>
      </w:pPr>
      <w:bookmarkStart w:id="380" w:name="_Toc201199559"/>
      <w:r>
        <w:t>Velocidad del equipó</w:t>
      </w:r>
      <w:bookmarkEnd w:id="380"/>
    </w:p>
    <w:p w14:paraId="438DCD4E" w14:textId="77777777" w:rsidR="00C17EEC" w:rsidRDefault="00C17EEC" w:rsidP="00C17EEC"/>
    <w:p w14:paraId="44AA2CB6" w14:textId="6A021899" w:rsidR="00C17EEC" w:rsidRPr="00C17EEC" w:rsidRDefault="00791F42" w:rsidP="00C17EEC">
      <w:r>
        <w:lastRenderedPageBreak/>
        <w:t>En la</w:t>
      </w:r>
      <w:r w:rsidR="00C17EEC">
        <w:t xml:space="preserve"> figura </w:t>
      </w:r>
      <w:r w:rsidR="00776A16">
        <w:t>8</w:t>
      </w:r>
      <w:r w:rsidR="00C17EEC">
        <w:t>.</w:t>
      </w:r>
      <w:r w:rsidR="00300BCC">
        <w:t xml:space="preserve">3 se observa la velocidad del equipo </w:t>
      </w:r>
      <w:r w:rsidR="00BF0CD1">
        <w:t xml:space="preserve">donde se ve la cantidad de trabajo en cada sprint. Es útil para analizar el rendimiento del equipo, estimar la capacidad futura y </w:t>
      </w:r>
      <w:r w:rsidR="0070356A">
        <w:t xml:space="preserve">planificación </w:t>
      </w:r>
      <w:r w:rsidR="006F29D5">
        <w:t>más</w:t>
      </w:r>
      <w:r w:rsidR="0070356A">
        <w:t xml:space="preserve"> precisa para los futuros </w:t>
      </w:r>
      <w:r>
        <w:t>Sprint.</w:t>
      </w:r>
    </w:p>
    <w:p w14:paraId="214E866D" w14:textId="2FADF5CE" w:rsidR="00B1218D" w:rsidRDefault="00B1218D" w:rsidP="00E66B0C"/>
    <w:p w14:paraId="2AFDD4BD" w14:textId="4A758948" w:rsidR="00F2237A" w:rsidRDefault="00F2237A" w:rsidP="00F2237A">
      <w:pPr>
        <w:pStyle w:val="Descripcin"/>
        <w:keepNext/>
      </w:pPr>
      <w:bookmarkStart w:id="381" w:name="_Toc200854243"/>
      <w:bookmarkStart w:id="382" w:name="_Toc201172463"/>
      <w:bookmarkStart w:id="383" w:name="_Toc201199659"/>
      <w:bookmarkStart w:id="384" w:name="_Toc201199748"/>
      <w:r>
        <w:t xml:space="preserve">Figura </w:t>
      </w:r>
      <w:fldSimple w:instr=" STYLEREF 1 \s ">
        <w:r w:rsidR="001F64B0">
          <w:rPr>
            <w:noProof/>
          </w:rPr>
          <w:t>8</w:t>
        </w:r>
      </w:fldSimple>
      <w:r w:rsidR="001F64B0">
        <w:t>.</w:t>
      </w:r>
      <w:fldSimple w:instr=" SEQ Figura \* ARABIC \s 1 ">
        <w:r w:rsidR="001F64B0">
          <w:rPr>
            <w:noProof/>
          </w:rPr>
          <w:t>3</w:t>
        </w:r>
      </w:fldSimple>
      <w:r>
        <w:t xml:space="preserve"> Velocidad del equipo</w:t>
      </w:r>
      <w:bookmarkEnd w:id="381"/>
      <w:bookmarkEnd w:id="382"/>
      <w:bookmarkEnd w:id="383"/>
      <w:bookmarkEnd w:id="384"/>
    </w:p>
    <w:p w14:paraId="444B3242" w14:textId="77777777" w:rsidR="00C17EEC" w:rsidRPr="00C17EEC" w:rsidRDefault="00C17EEC" w:rsidP="00C17EEC"/>
    <w:p w14:paraId="1EEA3966" w14:textId="77777777" w:rsidR="00F2237A" w:rsidRDefault="00B1218D" w:rsidP="00B1218D">
      <w:pPr>
        <w:spacing w:line="278" w:lineRule="auto"/>
        <w:ind w:firstLine="0"/>
        <w:jc w:val="left"/>
      </w:pPr>
      <w:r>
        <w:rPr>
          <w:noProof/>
        </w:rPr>
        <w:drawing>
          <wp:inline distT="0" distB="0" distL="0" distR="0" wp14:anchorId="7F682ECB" wp14:editId="0B4CF695">
            <wp:extent cx="5492993" cy="4067175"/>
            <wp:effectExtent l="0" t="0" r="0" b="0"/>
            <wp:docPr id="322216565"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216565" name="Imagen 1" descr="Gráfico, Gráfico de barras&#10;&#10;El contenido generado por IA puede ser incorrecto."/>
                    <pic:cNvPicPr/>
                  </pic:nvPicPr>
                  <pic:blipFill>
                    <a:blip r:embed="rId89"/>
                    <a:stretch>
                      <a:fillRect/>
                    </a:stretch>
                  </pic:blipFill>
                  <pic:spPr>
                    <a:xfrm>
                      <a:off x="0" y="0"/>
                      <a:ext cx="5497380" cy="4070423"/>
                    </a:xfrm>
                    <a:prstGeom prst="rect">
                      <a:avLst/>
                    </a:prstGeom>
                  </pic:spPr>
                </pic:pic>
              </a:graphicData>
            </a:graphic>
          </wp:inline>
        </w:drawing>
      </w:r>
    </w:p>
    <w:p w14:paraId="38B7E06B" w14:textId="77777777" w:rsidR="00C17EEC" w:rsidRDefault="00C17EEC" w:rsidP="00B1218D">
      <w:pPr>
        <w:spacing w:line="278" w:lineRule="auto"/>
        <w:ind w:firstLine="0"/>
        <w:jc w:val="left"/>
      </w:pPr>
    </w:p>
    <w:p w14:paraId="608ACFD9" w14:textId="77777777" w:rsidR="000630BA" w:rsidRDefault="00F2237A" w:rsidP="00C17EEC">
      <w:r>
        <w:t xml:space="preserve">Fuente: elaborado por el estudiante </w:t>
      </w:r>
      <w:r w:rsidR="00C17EEC">
        <w:t>respecto al proyecto</w:t>
      </w:r>
    </w:p>
    <w:p w14:paraId="6FEC5F13" w14:textId="77777777" w:rsidR="000630BA" w:rsidRDefault="000630BA" w:rsidP="00C17EEC"/>
    <w:p w14:paraId="4F91CBEA" w14:textId="77777777" w:rsidR="00784BD2" w:rsidRDefault="000630BA" w:rsidP="000630BA">
      <w:pPr>
        <w:pStyle w:val="Ttulo2"/>
      </w:pPr>
      <w:r>
        <w:br w:type="page"/>
      </w:r>
      <w:bookmarkStart w:id="385" w:name="_Toc201199560"/>
      <w:r w:rsidR="00784BD2">
        <w:lastRenderedPageBreak/>
        <w:t>Retrospectiva</w:t>
      </w:r>
      <w:bookmarkEnd w:id="385"/>
    </w:p>
    <w:p w14:paraId="4F7DCE41" w14:textId="77777777" w:rsidR="00980CAD" w:rsidRPr="00980CAD" w:rsidRDefault="00980CAD" w:rsidP="00980CAD"/>
    <w:p w14:paraId="0F131CCA" w14:textId="77777777" w:rsidR="006F5D15" w:rsidRDefault="006F5D15" w:rsidP="006F5D15">
      <w:r w:rsidRPr="006F5D15">
        <w:t>La retrospectiva del proyecto se llevó a cabo como una instancia fundamental para la inspección y adaptación continua de los procesos y el desempeño del Equipo Scrum. Esta sesión se enfocó en analizar el trabajo realizado durante los sprints anteriores con el objetivo de identificar tanto los logros alcanzados como las áreas de oportunidad que permitan optimizar la eficiencia y calidad en los futuros ciclos de desarrollo.</w:t>
      </w:r>
    </w:p>
    <w:p w14:paraId="10628A38" w14:textId="77777777" w:rsidR="006F5D15" w:rsidRPr="006F5D15" w:rsidRDefault="006F5D15" w:rsidP="007E5328">
      <w:pPr>
        <w:ind w:firstLine="0"/>
      </w:pPr>
    </w:p>
    <w:p w14:paraId="2D9E1AA0" w14:textId="77777777" w:rsidR="006F5D15" w:rsidRPr="006F5D15" w:rsidRDefault="006F5D15" w:rsidP="006F5D15">
      <w:r w:rsidRPr="006F5D15">
        <w:t>El resultado de esta sesión de reflexión es un compromiso colectivo para implementar los cambios que se detallan en el siguiente plan, buscando fortalecer la capacidad del equipo para entregar valor de manera más eficaz y sostenible.</w:t>
      </w:r>
    </w:p>
    <w:p w14:paraId="618B386C" w14:textId="77777777" w:rsidR="006F352E" w:rsidRPr="006F352E" w:rsidRDefault="006F352E" w:rsidP="006F352E"/>
    <w:p w14:paraId="0F219ACB" w14:textId="20E316E6" w:rsidR="00E66B0C" w:rsidRDefault="00D74E14" w:rsidP="00D74E14">
      <w:pPr>
        <w:pStyle w:val="Ttulo3"/>
      </w:pPr>
      <w:bookmarkStart w:id="386" w:name="_Toc201199561"/>
      <w:r>
        <w:t>Plan de mejora</w:t>
      </w:r>
      <w:bookmarkEnd w:id="386"/>
    </w:p>
    <w:p w14:paraId="183D19FE" w14:textId="1CCA3C91" w:rsidR="00863247" w:rsidRPr="00863247" w:rsidRDefault="00863247" w:rsidP="00863247"/>
    <w:p w14:paraId="0B32CD92" w14:textId="32804C1A" w:rsidR="008F35EA" w:rsidRPr="00C250B8" w:rsidRDefault="001C2692" w:rsidP="008F35EA">
      <w:r>
        <w:t xml:space="preserve">En la tabla 8.3 </w:t>
      </w:r>
      <w:r w:rsidR="008F35EA">
        <w:t xml:space="preserve">representan </w:t>
      </w:r>
      <w:r w:rsidR="00863247" w:rsidRPr="00863247">
        <w:t>los hallazgos y discusiones de la retrospectiva, se ha formulado el siguiente plan de mejora, el cual detalla las acciones específicas que el Equipo Scrum se compromete a implementar en los próximos sprints. Estas acciones están diseñadas para abordar las áreas identificadas y potenciar la productividad y cohesión del equipo</w:t>
      </w:r>
    </w:p>
    <w:p w14:paraId="776FD233" w14:textId="45F60DF4" w:rsidR="00080EBF" w:rsidRDefault="00080EBF" w:rsidP="00080EBF">
      <w:pPr>
        <w:pStyle w:val="Descripcin"/>
        <w:keepNext/>
      </w:pPr>
      <w:bookmarkStart w:id="387" w:name="_Toc200854106"/>
      <w:bookmarkStart w:id="388" w:name="_Toc201172390"/>
      <w:bookmarkStart w:id="389" w:name="_Toc201199660"/>
      <w:bookmarkStart w:id="390" w:name="_Toc201199749"/>
      <w:r>
        <w:t xml:space="preserve">Tabla </w:t>
      </w:r>
      <w:fldSimple w:instr=" STYLEREF 1 \s ">
        <w:r w:rsidR="00ED0FAA">
          <w:rPr>
            <w:noProof/>
          </w:rPr>
          <w:t>8</w:t>
        </w:r>
      </w:fldSimple>
      <w:r w:rsidR="00ED0FAA">
        <w:t>.</w:t>
      </w:r>
      <w:fldSimple w:instr=" SEQ Tabla \* ARABIC \s 1 ">
        <w:r w:rsidR="00ED0FAA">
          <w:rPr>
            <w:noProof/>
          </w:rPr>
          <w:t>3</w:t>
        </w:r>
      </w:fldSimple>
      <w:r>
        <w:t xml:space="preserve"> “Plan de mejora”</w:t>
      </w:r>
      <w:bookmarkEnd w:id="387"/>
      <w:bookmarkEnd w:id="388"/>
      <w:bookmarkEnd w:id="389"/>
      <w:bookmarkEnd w:id="390"/>
    </w:p>
    <w:p w14:paraId="1C13B129" w14:textId="6CAB2029" w:rsidR="00C250B8" w:rsidRDefault="00C250B8" w:rsidP="00EB4ADF">
      <w:pPr>
        <w:pStyle w:val="Sinespaciado"/>
      </w:pPr>
      <w:r>
        <w:rPr>
          <w:noProof/>
        </w:rPr>
        <w:drawing>
          <wp:inline distT="0" distB="0" distL="0" distR="0" wp14:anchorId="7BFDA9BF" wp14:editId="24ED22EB">
            <wp:extent cx="6644034" cy="1722475"/>
            <wp:effectExtent l="0" t="0" r="4445" b="0"/>
            <wp:docPr id="907784062"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784062" name="Imagen 1" descr="Interfaz de usuario gráfica, Texto&#10;&#10;El contenido generado por IA puede ser incorrecto."/>
                    <pic:cNvPicPr/>
                  </pic:nvPicPr>
                  <pic:blipFill>
                    <a:blip r:embed="rId90"/>
                    <a:stretch>
                      <a:fillRect/>
                    </a:stretch>
                  </pic:blipFill>
                  <pic:spPr>
                    <a:xfrm>
                      <a:off x="0" y="0"/>
                      <a:ext cx="6663201" cy="1727444"/>
                    </a:xfrm>
                    <a:prstGeom prst="rect">
                      <a:avLst/>
                    </a:prstGeom>
                  </pic:spPr>
                </pic:pic>
              </a:graphicData>
            </a:graphic>
          </wp:inline>
        </w:drawing>
      </w:r>
    </w:p>
    <w:p w14:paraId="2EDB5816" w14:textId="1A4A70A4" w:rsidR="00080EBF" w:rsidRDefault="00080EBF" w:rsidP="00EB4ADF">
      <w:pPr>
        <w:pStyle w:val="Sinespaciado"/>
      </w:pPr>
    </w:p>
    <w:p w14:paraId="0F7704F4" w14:textId="4E539202" w:rsidR="00C250B8" w:rsidRPr="00C250B8" w:rsidRDefault="00080EBF" w:rsidP="00D260E6">
      <w:r>
        <w:t>Fuente: elaborado por el estudiante respecto al proyecto</w:t>
      </w:r>
      <w:r w:rsidR="00C250B8">
        <w:br w:type="page"/>
      </w:r>
    </w:p>
    <w:p w14:paraId="0125123B" w14:textId="09A76546" w:rsidR="00AA3081" w:rsidRDefault="6B875C95" w:rsidP="6B875C95">
      <w:pPr>
        <w:pStyle w:val="Ttulo1"/>
      </w:pPr>
      <w:bookmarkStart w:id="391" w:name="_Toc201199562"/>
      <w:bookmarkStart w:id="392" w:name="_Toc201199661"/>
      <w:bookmarkStart w:id="393" w:name="_Toc201199750"/>
      <w:r>
        <w:lastRenderedPageBreak/>
        <w:t>ANEXO</w:t>
      </w:r>
      <w:bookmarkEnd w:id="391"/>
      <w:bookmarkEnd w:id="392"/>
      <w:bookmarkEnd w:id="393"/>
    </w:p>
    <w:p w14:paraId="304D6019" w14:textId="45DE0B7F" w:rsidR="00B94F65" w:rsidRDefault="00B94F65" w:rsidP="00B94F65"/>
    <w:p w14:paraId="2D4129EF" w14:textId="35F04825" w:rsidR="005214BB" w:rsidRPr="00B94F65" w:rsidRDefault="005214BB" w:rsidP="00B94F65"/>
    <w:p w14:paraId="30D8561C" w14:textId="4A1917DA" w:rsidR="009E4CBA" w:rsidRDefault="009E4CBA" w:rsidP="009E4CBA">
      <w:pPr>
        <w:pStyle w:val="Ttulo2"/>
      </w:pPr>
      <w:bookmarkStart w:id="394" w:name="_Toc201199563"/>
      <w:r>
        <w:t>Propuesta de solución</w:t>
      </w:r>
      <w:r w:rsidR="00DD6D69">
        <w:t xml:space="preserve"> detallada</w:t>
      </w:r>
      <w:bookmarkEnd w:id="394"/>
    </w:p>
    <w:p w14:paraId="4FFEEB47" w14:textId="77777777" w:rsidR="003763C1" w:rsidRPr="003763C1" w:rsidRDefault="003763C1" w:rsidP="003763C1"/>
    <w:p w14:paraId="5F27333E" w14:textId="31854DA3" w:rsidR="00414193" w:rsidRPr="00414193" w:rsidRDefault="00414193" w:rsidP="00414193">
      <w:r w:rsidRPr="00414193">
        <w:t xml:space="preserve">La arquitectura del sistema de autenticación web </w:t>
      </w:r>
      <w:r w:rsidR="00776A16">
        <w:t>“</w:t>
      </w:r>
      <w:r w:rsidRPr="00414193">
        <w:t>TicTac</w:t>
      </w:r>
      <w:r w:rsidR="00776A16">
        <w:t>”</w:t>
      </w:r>
      <w:r w:rsidRPr="00414193">
        <w:t xml:space="preserve"> sigue el modelo clásico cliente-servidor, utilizando HTML para la interfaz, PHP para la lógica del servidor, JavaScript con jQuery para interacciones dinámicas, CSS para el diseño de las páginas y MySQL como base de datos. </w:t>
      </w:r>
    </w:p>
    <w:p w14:paraId="7DE5B0C1" w14:textId="6D560867" w:rsidR="00414193" w:rsidRPr="00414193" w:rsidRDefault="00414193" w:rsidP="00414193">
      <w:r w:rsidRPr="00414193">
        <w:t xml:space="preserve"> </w:t>
      </w:r>
    </w:p>
    <w:p w14:paraId="6FBAD725" w14:textId="014F7DF2" w:rsidR="00414193" w:rsidRPr="00414193" w:rsidRDefault="00414193" w:rsidP="00414193">
      <w:r w:rsidRPr="00414193">
        <w:t xml:space="preserve">Para usar el sistema se necesita XAMPP, activando Apache como servidor local web y MySQL para la base de datos. Funciona con archivos principales: index.php, que es la vista de inicio de sesión; header.php, que es el menú principal con el menú desplegable que combina la vista del inicio de sesión para lograr cargar la lógica del sistema, donde permite realizar los microservicios a través de dicho menú; y connection.php, que gestiona la conexión a la base de datos. </w:t>
      </w:r>
    </w:p>
    <w:p w14:paraId="6DDC8A2B" w14:textId="7C90D321" w:rsidR="00414193" w:rsidRPr="00414193" w:rsidRDefault="00414193" w:rsidP="00414193">
      <w:r w:rsidRPr="00414193">
        <w:t xml:space="preserve"> </w:t>
      </w:r>
    </w:p>
    <w:p w14:paraId="40AD8AD5" w14:textId="2A2847B0" w:rsidR="00414193" w:rsidRPr="00414193" w:rsidRDefault="00414193" w:rsidP="00414193">
      <w:r w:rsidRPr="00414193">
        <w:t xml:space="preserve">El usuario accede a un formulario de inicio de sesión donde introduce su nombre de usuario, ID y contraseña. Esta interfaz, desarrollada en HTML y optimizada con Bootstrap, envía los datos al mismo archivo mediante el método POST. PHP procesa la solicitud, validando si existe una sesión activa; de no ser así, verifica que se hayan introducido los datos. A continuación, incluye connection.php, que establece la conexión a la base de datos mediante la biblioteca nativa MySQLi de PHP, utilizando la función mysqli_connect(). </w:t>
      </w:r>
    </w:p>
    <w:p w14:paraId="5CB3E6EB" w14:textId="5F586614" w:rsidR="00414193" w:rsidRPr="00414193" w:rsidRDefault="00414193" w:rsidP="00414193">
      <w:r w:rsidRPr="00414193">
        <w:t xml:space="preserve"> </w:t>
      </w:r>
    </w:p>
    <w:p w14:paraId="7CAEA188" w14:textId="41713D68" w:rsidR="00414193" w:rsidRPr="00414193" w:rsidRDefault="00414193" w:rsidP="00414193">
      <w:r w:rsidRPr="00414193">
        <w:t xml:space="preserve">El sistema establece dos conexiones: una local y otra remota, ambas configuradas con el conjunto de caracteres UTF-8. Tras la conexión, se ejecuta una consulta SQL que busca una coincidencia exacta entre el ID y la contraseña introducidos. Si se encuentra un resultado válido y </w:t>
      </w:r>
      <w:r w:rsidRPr="00414193">
        <w:lastRenderedPageBreak/>
        <w:t xml:space="preserve">la cuenta está activa, se crea una sesión con $_SESSION y se redirige al usuario al panel principal. De lo contrario, se muestra un mensaje de error. </w:t>
      </w:r>
    </w:p>
    <w:p w14:paraId="5277C847" w14:textId="498DD3AF" w:rsidR="00414193" w:rsidRPr="00414193" w:rsidRDefault="00414193" w:rsidP="00414193">
      <w:r w:rsidRPr="00414193">
        <w:t xml:space="preserve"> </w:t>
      </w:r>
    </w:p>
    <w:p w14:paraId="584B3EF5" w14:textId="59CF3BA2" w:rsidR="00414193" w:rsidRPr="00414193" w:rsidRDefault="00414193" w:rsidP="00414193">
      <w:r w:rsidRPr="00414193">
        <w:t xml:space="preserve">La conexión a MySQL se realiza mediante mysqli_connect() y mysqli_query(), utilizando mysqli_real_escape_string() para depurar los datos, aunque sin usar cifrado de contraseña ni consultas preparadas, lo que representa una mejora de seguridad. </w:t>
      </w:r>
    </w:p>
    <w:p w14:paraId="59BB1DCF" w14:textId="1E7EDF1D" w:rsidR="00414193" w:rsidRPr="00414193" w:rsidRDefault="00414193" w:rsidP="00414193"/>
    <w:p w14:paraId="1079892A" w14:textId="7A73821C" w:rsidR="00B94F65" w:rsidRDefault="00414193" w:rsidP="00414193">
      <w:r w:rsidRPr="00414193">
        <w:t>El sistema utiliza la librería jQuery para realizar llamadas AJAX, permitiendo enviar y recibir datos del servidor de forma asíncrona sin necesidad de recargar la página. Esta técnica se implementa en diferentes módulos como: Turnos, Permisos, Tipo de contrato y Empleados</w:t>
      </w:r>
    </w:p>
    <w:p w14:paraId="1BBA5F5B" w14:textId="77777777" w:rsidR="003763C1" w:rsidRDefault="003763C1" w:rsidP="00414193"/>
    <w:p w14:paraId="1057D6E7" w14:textId="77777777" w:rsidR="003763C1" w:rsidRDefault="003763C1" w:rsidP="003763C1">
      <w:pPr>
        <w:pStyle w:val="Ttulo3"/>
      </w:pPr>
      <w:bookmarkStart w:id="395" w:name="_Toc201199564"/>
      <w:r w:rsidRPr="003763C1">
        <w:t>Pila Tecnológica</w:t>
      </w:r>
      <w:bookmarkEnd w:id="395"/>
      <w:r w:rsidRPr="003763C1">
        <w:t xml:space="preserve"> </w:t>
      </w:r>
    </w:p>
    <w:p w14:paraId="7445BABB" w14:textId="77777777" w:rsidR="003763C1" w:rsidRPr="003763C1" w:rsidRDefault="003763C1" w:rsidP="003763C1"/>
    <w:p w14:paraId="7FE71091" w14:textId="77777777" w:rsidR="003763C1" w:rsidRDefault="003763C1" w:rsidP="003763C1">
      <w:r w:rsidRPr="003763C1">
        <w:t xml:space="preserve">Frontend: Se utiliza HTML para la estructura, CSS para el diseño y JavaScript con jQuery para interacciones dinámicas en el lado del cliente. Bootstrap se emplea para optimizar la interfaz de usuario. </w:t>
      </w:r>
    </w:p>
    <w:p w14:paraId="772FBE80" w14:textId="77777777" w:rsidR="003763C1" w:rsidRDefault="003763C1" w:rsidP="003763C1"/>
    <w:p w14:paraId="11E2E8A5" w14:textId="77777777" w:rsidR="003763C1" w:rsidRDefault="003763C1" w:rsidP="003763C1">
      <w:r w:rsidRPr="003763C1">
        <w:t xml:space="preserve">Backend: PHP 7.4 gestiona la lógica del servidor y las interacciones con la base de datos. Base de Datos: MySQL/MariaDB almacena los datos de usuario y la información del sistema. </w:t>
      </w:r>
    </w:p>
    <w:p w14:paraId="1F189E77" w14:textId="77777777" w:rsidR="003763C1" w:rsidRDefault="003763C1" w:rsidP="003763C1"/>
    <w:p w14:paraId="463140AF" w14:textId="5E738C86" w:rsidR="003763C1" w:rsidRPr="003763C1" w:rsidRDefault="003763C1" w:rsidP="003763C1">
      <w:r w:rsidRPr="003763C1">
        <w:t>Entorno de Servidor Local: XAMPP v3.3.0 es el entorno preferido, con Apache como servidor web y MySQL para la gestión de la base de datos.</w:t>
      </w:r>
    </w:p>
    <w:p w14:paraId="2FE6CF8C" w14:textId="77777777" w:rsidR="003763C1" w:rsidRPr="00B94F65" w:rsidRDefault="003763C1" w:rsidP="00414193"/>
    <w:p w14:paraId="15826AFF" w14:textId="1E2CCA95" w:rsidR="0020228B" w:rsidRDefault="0020228B" w:rsidP="0020228B"/>
    <w:p w14:paraId="50907A09" w14:textId="4FBEACE7" w:rsidR="00740EFB" w:rsidRDefault="00B61ED4" w:rsidP="00B61ED4">
      <w:pPr>
        <w:pStyle w:val="Ttulo2"/>
      </w:pPr>
      <w:bookmarkStart w:id="396" w:name="_Toc201199565"/>
      <w:r>
        <w:lastRenderedPageBreak/>
        <w:t>Pdf diagrama de clases</w:t>
      </w:r>
      <w:r w:rsidR="00FB1907">
        <w:t xml:space="preserve"> y modelado datos</w:t>
      </w:r>
      <w:r>
        <w:t>:</w:t>
      </w:r>
      <w:bookmarkEnd w:id="396"/>
    </w:p>
    <w:p w14:paraId="045FEEEF" w14:textId="77777777" w:rsidR="00E2649B" w:rsidRPr="00E2649B" w:rsidRDefault="00E2649B" w:rsidP="00E2649B"/>
    <w:p w14:paraId="6A4B4BB8" w14:textId="7BF09D3D" w:rsidR="00B61ED4" w:rsidRPr="00B61ED4" w:rsidRDefault="00AE7AD5" w:rsidP="00B61ED4">
      <w:r>
        <w:object w:dxaOrig="1530" w:dyaOrig="995" w14:anchorId="58CD1F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45pt;height:49.6pt" o:ole="">
            <v:imagedata r:id="rId91" o:title=""/>
          </v:shape>
          <o:OLEObject Type="Embed" ProgID="Package" ShapeID="_x0000_i1025" DrawAspect="Icon" ObjectID="_1817410208" r:id="rId92"/>
        </w:object>
      </w:r>
      <w:r>
        <w:object w:dxaOrig="1530" w:dyaOrig="995" w14:anchorId="7318620E">
          <v:shape id="_x0000_i1026" type="#_x0000_t75" style="width:77.45pt;height:49.6pt" o:ole="">
            <v:imagedata r:id="rId93" o:title=""/>
          </v:shape>
          <o:OLEObject Type="Embed" ProgID="Package" ShapeID="_x0000_i1026" DrawAspect="Icon" ObjectID="_1817410209" r:id="rId94"/>
        </w:object>
      </w:r>
    </w:p>
    <w:p w14:paraId="3B561B93" w14:textId="070E29F2" w:rsidR="00FB1907" w:rsidRDefault="00FB1907">
      <w:pPr>
        <w:spacing w:line="278" w:lineRule="auto"/>
        <w:ind w:firstLine="0"/>
        <w:jc w:val="left"/>
      </w:pPr>
    </w:p>
    <w:p w14:paraId="36A2DB0D" w14:textId="3E6A1EE0" w:rsidR="00FB1907" w:rsidRDefault="00FB1907" w:rsidP="00FB1907">
      <w:pPr>
        <w:pStyle w:val="Ttulo2"/>
      </w:pPr>
      <w:bookmarkStart w:id="397" w:name="_Toc201199566"/>
      <w:r>
        <w:t xml:space="preserve">Pdf vista </w:t>
      </w:r>
      <w:r w:rsidR="001B05A0">
        <w:t>de proceso</w:t>
      </w:r>
      <w:bookmarkEnd w:id="397"/>
    </w:p>
    <w:p w14:paraId="556A5DF8" w14:textId="67D27015" w:rsidR="001B05A0" w:rsidRPr="001B05A0" w:rsidRDefault="00590E8C" w:rsidP="001B05A0">
      <w:r>
        <w:object w:dxaOrig="1530" w:dyaOrig="995" w14:anchorId="0F22C1AE">
          <v:shape id="_x0000_i1027" type="#_x0000_t75" style="width:77.45pt;height:49.6pt" o:ole="">
            <v:imagedata r:id="rId95" o:title=""/>
          </v:shape>
          <o:OLEObject Type="Embed" ProgID="Package" ShapeID="_x0000_i1027" DrawAspect="Icon" ObjectID="_1817410210" r:id="rId96"/>
        </w:object>
      </w:r>
    </w:p>
    <w:p w14:paraId="0AD09547" w14:textId="6D84D254" w:rsidR="001B05A0" w:rsidRDefault="001B05A0" w:rsidP="001B05A0">
      <w:pPr>
        <w:pStyle w:val="Ttulo2"/>
      </w:pPr>
      <w:bookmarkStart w:id="398" w:name="_Toc201199567"/>
      <w:r>
        <w:t>Pdf vista componentes</w:t>
      </w:r>
      <w:bookmarkEnd w:id="398"/>
    </w:p>
    <w:p w14:paraId="510134BB" w14:textId="1E18E437" w:rsidR="001B05A0" w:rsidRPr="001B05A0" w:rsidRDefault="00590E8C" w:rsidP="001B05A0">
      <w:r>
        <w:object w:dxaOrig="1530" w:dyaOrig="995" w14:anchorId="3BF7DF28">
          <v:shape id="_x0000_i1028" type="#_x0000_t75" style="width:77.45pt;height:49.6pt" o:ole="">
            <v:imagedata r:id="rId97" o:title=""/>
          </v:shape>
          <o:OLEObject Type="Embed" ProgID="Package" ShapeID="_x0000_i1028" DrawAspect="Icon" ObjectID="_1817410211" r:id="rId98"/>
        </w:object>
      </w:r>
    </w:p>
    <w:p w14:paraId="3D43ED15" w14:textId="1A33DA9C" w:rsidR="00FB1907" w:rsidRDefault="001B05A0" w:rsidP="000E7D9E">
      <w:pPr>
        <w:pStyle w:val="Ttulo2"/>
      </w:pPr>
      <w:bookmarkStart w:id="399" w:name="_Toc201199568"/>
      <w:r>
        <w:t xml:space="preserve">Pdf vista </w:t>
      </w:r>
      <w:r w:rsidR="000E7D9E">
        <w:t>despliegue</w:t>
      </w:r>
      <w:bookmarkEnd w:id="399"/>
    </w:p>
    <w:p w14:paraId="5DDC40E8" w14:textId="1F2E383B" w:rsidR="000E7D9E" w:rsidRPr="000E7D9E" w:rsidRDefault="00590E8C" w:rsidP="000E7D9E">
      <w:r>
        <w:object w:dxaOrig="1530" w:dyaOrig="995" w14:anchorId="4B2FF5B7">
          <v:shape id="_x0000_i1029" type="#_x0000_t75" style="width:77.45pt;height:49.6pt" o:ole="">
            <v:imagedata r:id="rId99" o:title=""/>
          </v:shape>
          <o:OLEObject Type="Embed" ProgID="Package" ShapeID="_x0000_i1029" DrawAspect="Icon" ObjectID="_1817410212" r:id="rId100"/>
        </w:object>
      </w:r>
    </w:p>
    <w:p w14:paraId="3BD3E74E" w14:textId="4F5E1DE6" w:rsidR="00E10416" w:rsidRDefault="00131198" w:rsidP="00E10416">
      <w:pPr>
        <w:pStyle w:val="Ttulo2"/>
      </w:pPr>
      <w:bookmarkStart w:id="400" w:name="_Toc201199569"/>
      <w:r>
        <w:t>Diagrama de clases</w:t>
      </w:r>
      <w:r w:rsidR="00876D85">
        <w:t xml:space="preserve"> y modelado de datos</w:t>
      </w:r>
      <w:bookmarkEnd w:id="400"/>
    </w:p>
    <w:p w14:paraId="485D84C4" w14:textId="77777777" w:rsidR="003D49E5" w:rsidRPr="003D49E5" w:rsidRDefault="003D49E5" w:rsidP="003D49E5"/>
    <w:p w14:paraId="1526AE2F" w14:textId="77777777" w:rsidR="00E7502A" w:rsidRPr="002726C6" w:rsidRDefault="00E7502A" w:rsidP="002726C6">
      <w:pPr>
        <w:rPr>
          <w:b/>
          <w:bCs/>
        </w:rPr>
      </w:pPr>
      <w:r w:rsidRPr="002726C6">
        <w:rPr>
          <w:b/>
          <w:bCs/>
        </w:rPr>
        <w:t>Entidades Principales y su Propósito:</w:t>
      </w:r>
    </w:p>
    <w:p w14:paraId="07F4F0CF" w14:textId="77777777" w:rsidR="00E7502A" w:rsidRPr="00E7502A" w:rsidRDefault="00E7502A" w:rsidP="002726C6">
      <w:r w:rsidRPr="002726C6">
        <w:rPr>
          <w:b/>
          <w:bCs/>
        </w:rPr>
        <w:t>marcas</w:t>
      </w:r>
      <w:r w:rsidRPr="00E7502A">
        <w:t xml:space="preserve"> (Registros):</w:t>
      </w:r>
    </w:p>
    <w:p w14:paraId="5AC6DD5C" w14:textId="7814DCE3" w:rsidR="00E7502A" w:rsidRPr="00E7502A" w:rsidRDefault="00E7502A" w:rsidP="002726C6">
      <w:r w:rsidRPr="002726C6">
        <w:rPr>
          <w:b/>
          <w:bCs/>
        </w:rPr>
        <w:t>Propósito</w:t>
      </w:r>
      <w:r w:rsidRPr="00E7502A">
        <w:t xml:space="preserve">: Almacena registros biométricos individuales, probablemente representando entradas/salidas </w:t>
      </w:r>
      <w:r w:rsidR="003D49E5" w:rsidRPr="00E7502A">
        <w:t>u</w:t>
      </w:r>
      <w:r w:rsidRPr="00E7502A">
        <w:t xml:space="preserve"> otros eventos.</w:t>
      </w:r>
    </w:p>
    <w:p w14:paraId="1C714EF5" w14:textId="2015A72B" w:rsidR="0066605E" w:rsidRDefault="00E7502A" w:rsidP="009E4DD5">
      <w:r w:rsidRPr="002726C6">
        <w:rPr>
          <w:b/>
          <w:bCs/>
        </w:rPr>
        <w:t>Atributos</w:t>
      </w:r>
      <w:r w:rsidRPr="00E7502A">
        <w:t xml:space="preserve">: id (clave primaria), fecha, hora, tipo (tipo de marca), status, imagen (imagen), </w:t>
      </w:r>
      <w:r w:rsidR="00F94FC9">
        <w:t xml:space="preserve">hash, </w:t>
      </w:r>
      <w:r w:rsidR="00F823E8">
        <w:t>usuarios_id_usuarios, biometroc</w:t>
      </w:r>
      <w:r w:rsidR="002A75C7">
        <w:t>o_id_biometrico, latitud, longitud</w:t>
      </w:r>
      <w:r w:rsidR="00456585">
        <w:t xml:space="preserve">, </w:t>
      </w:r>
      <w:r w:rsidRPr="00E7502A">
        <w:t>tipoMarca</w:t>
      </w:r>
      <w:r w:rsidR="00456585">
        <w:t>, correo_enviado. descarga.</w:t>
      </w:r>
      <w:r w:rsidRPr="00E7502A">
        <w:t xml:space="preserve"> </w:t>
      </w:r>
    </w:p>
    <w:p w14:paraId="68764002" w14:textId="217EA7E6" w:rsidR="0066605E" w:rsidRDefault="0066605E" w:rsidP="009E4DD5">
      <w:r w:rsidRPr="0066605E">
        <w:rPr>
          <w:b/>
          <w:bCs/>
        </w:rPr>
        <w:lastRenderedPageBreak/>
        <w:t>Métodos:</w:t>
      </w:r>
      <w:r>
        <w:t xml:space="preserve"> </w:t>
      </w:r>
      <w:r w:rsidRPr="0066605E">
        <w:t>filtrar_marcasFechas(), filtrar_informe(), guardar_marca(), imprimirMarcaAsistencia(), exportarMarcaAsistencia(). Estos sugieren funcionalidades para filtrar, reportar, guardar, imprimir y exportar datos de asistencia.</w:t>
      </w:r>
    </w:p>
    <w:p w14:paraId="7B0274E8" w14:textId="77777777" w:rsidR="008250AB" w:rsidRPr="008250AB" w:rsidRDefault="008250AB" w:rsidP="002726C6">
      <w:r w:rsidRPr="008250AB">
        <w:rPr>
          <w:b/>
          <w:bCs/>
        </w:rPr>
        <w:t>dispositivos</w:t>
      </w:r>
      <w:r w:rsidRPr="008250AB">
        <w:t>:</w:t>
      </w:r>
    </w:p>
    <w:p w14:paraId="284BDB26" w14:textId="437232BF" w:rsidR="008250AB" w:rsidRPr="008250AB" w:rsidRDefault="008250AB" w:rsidP="002726C6">
      <w:r w:rsidRPr="008250AB">
        <w:rPr>
          <w:b/>
          <w:bCs/>
        </w:rPr>
        <w:t>Propósito:</w:t>
      </w:r>
      <w:r w:rsidRPr="008250AB">
        <w:t xml:space="preserve"> Gestiona la información sobre dispositivos biométricos </w:t>
      </w:r>
    </w:p>
    <w:p w14:paraId="62C80B11" w14:textId="3551E008" w:rsidR="00E06768" w:rsidRDefault="008250AB" w:rsidP="009E4DD5">
      <w:r w:rsidRPr="008250AB">
        <w:rPr>
          <w:b/>
          <w:bCs/>
        </w:rPr>
        <w:t>Atributos:</w:t>
      </w:r>
      <w:r w:rsidRPr="008250AB">
        <w:t xml:space="preserve"> id_biometrico (clave primaria), marca, modelo,</w:t>
      </w:r>
      <w:r w:rsidR="002624FE">
        <w:t xml:space="preserve"> ubicación, </w:t>
      </w:r>
      <w:r w:rsidRPr="008250AB">
        <w:t>status</w:t>
      </w:r>
      <w:r w:rsidR="002624FE">
        <w:t>, tipo, id_sucursal.</w:t>
      </w:r>
    </w:p>
    <w:p w14:paraId="48653354" w14:textId="77777777" w:rsidR="00E06768" w:rsidRPr="00E06768" w:rsidRDefault="00E06768" w:rsidP="002726C6">
      <w:r w:rsidRPr="00E06768">
        <w:rPr>
          <w:b/>
          <w:bCs/>
        </w:rPr>
        <w:t>departamentos</w:t>
      </w:r>
      <w:r w:rsidRPr="00E06768">
        <w:t>:</w:t>
      </w:r>
    </w:p>
    <w:p w14:paraId="6D6EECA3" w14:textId="62004286" w:rsidR="00E06768" w:rsidRPr="00E06768" w:rsidRDefault="00E06768" w:rsidP="002726C6">
      <w:r w:rsidRPr="00E06768">
        <w:rPr>
          <w:b/>
          <w:bCs/>
        </w:rPr>
        <w:t>Propósito:</w:t>
      </w:r>
      <w:r w:rsidRPr="00E06768">
        <w:t xml:space="preserve"> Gestiona</w:t>
      </w:r>
      <w:r w:rsidR="00776A16">
        <w:t>r</w:t>
      </w:r>
      <w:r w:rsidRPr="00E06768">
        <w:t xml:space="preserve"> los departamentos organizacionales.</w:t>
      </w:r>
    </w:p>
    <w:p w14:paraId="53792239" w14:textId="337744FF" w:rsidR="00E06768" w:rsidRDefault="00E06768" w:rsidP="002726C6">
      <w:r w:rsidRPr="00E06768">
        <w:rPr>
          <w:b/>
          <w:bCs/>
        </w:rPr>
        <w:t>Atributos:</w:t>
      </w:r>
      <w:r w:rsidRPr="00E06768">
        <w:t xml:space="preserve"> id_departamentos (clave primaria), id_empresa (clave foránea), descripcion, status, fechaCreacion. </w:t>
      </w:r>
    </w:p>
    <w:p w14:paraId="31469BBA" w14:textId="13313612" w:rsidR="00B7698C" w:rsidRPr="00E06768" w:rsidRDefault="00B7698C" w:rsidP="00B7698C">
      <w:r w:rsidRPr="005A6AAA">
        <w:rPr>
          <w:b/>
          <w:bCs/>
        </w:rPr>
        <w:t>Métodos:</w:t>
      </w:r>
      <w:r w:rsidRPr="005A6AAA">
        <w:t xml:space="preserve"> nuevo_departamento(), cambiar_estadoDepartamentos(), actualizar_departamentos(), guardar_departamentos(). Estos indican operaciones CRUD (Crear, Leer, Actualizar, Eliminar) para los departamentos</w:t>
      </w:r>
    </w:p>
    <w:p w14:paraId="617ADB7A" w14:textId="77777777" w:rsidR="002C2CF1" w:rsidRPr="002C2CF1" w:rsidRDefault="002C2CF1" w:rsidP="002726C6">
      <w:r w:rsidRPr="002C2CF1">
        <w:rPr>
          <w:b/>
          <w:bCs/>
        </w:rPr>
        <w:t>empresas</w:t>
      </w:r>
      <w:r w:rsidRPr="002C2CF1">
        <w:t>:</w:t>
      </w:r>
    </w:p>
    <w:p w14:paraId="4142B7FA" w14:textId="77777777" w:rsidR="002C2CF1" w:rsidRPr="002C2CF1" w:rsidRDefault="002C2CF1" w:rsidP="002726C6">
      <w:r w:rsidRPr="002C2CF1">
        <w:rPr>
          <w:b/>
          <w:bCs/>
        </w:rPr>
        <w:t>Propósito:</w:t>
      </w:r>
      <w:r w:rsidRPr="002C2CF1">
        <w:t xml:space="preserve"> Gestiona los detalles de las diferentes empresas que utilizan el sistema.</w:t>
      </w:r>
    </w:p>
    <w:p w14:paraId="3798D7CC" w14:textId="60078DEB" w:rsidR="002C2CF1" w:rsidRPr="002C2CF1" w:rsidRDefault="002C2CF1" w:rsidP="002726C6">
      <w:r w:rsidRPr="002C2CF1">
        <w:rPr>
          <w:b/>
          <w:bCs/>
        </w:rPr>
        <w:t>Atributos:</w:t>
      </w:r>
      <w:r w:rsidRPr="002C2CF1">
        <w:t xml:space="preserve"> id_empresas (clave primaria), RazonSocial, nombreFantasia, rut, representanteLegal, actividadEconomica, giro, fechaCreacion, web, email, logo, pais, </w:t>
      </w:r>
      <w:r w:rsidR="006A2724">
        <w:t>status</w:t>
      </w:r>
      <w:r w:rsidRPr="002C2CF1">
        <w:t>,</w:t>
      </w:r>
      <w:r w:rsidR="006A2724">
        <w:t xml:space="preserve"> holding_id_holdind</w:t>
      </w:r>
      <w:r w:rsidR="00A65608">
        <w:t>, FechaTermino,</w:t>
      </w:r>
      <w:r w:rsidRPr="002C2CF1">
        <w:t xml:space="preserve"> C</w:t>
      </w:r>
      <w:r w:rsidR="00A65608">
        <w:t>lave</w:t>
      </w:r>
      <w:r w:rsidRPr="002C2CF1">
        <w:t>. Esta es una entidad completa para perfiles de empresas.</w:t>
      </w:r>
    </w:p>
    <w:p w14:paraId="051030CB" w14:textId="77777777" w:rsidR="002C2CF1" w:rsidRPr="002C2CF1" w:rsidRDefault="002C2CF1" w:rsidP="002726C6">
      <w:r w:rsidRPr="002C2CF1">
        <w:rPr>
          <w:b/>
          <w:bCs/>
        </w:rPr>
        <w:t>turnos</w:t>
      </w:r>
      <w:r w:rsidRPr="002C2CF1">
        <w:t>:</w:t>
      </w:r>
    </w:p>
    <w:p w14:paraId="592C9969" w14:textId="77777777" w:rsidR="002C2CF1" w:rsidRPr="002C2CF1" w:rsidRDefault="002C2CF1" w:rsidP="002726C6">
      <w:r w:rsidRPr="002C2CF1">
        <w:rPr>
          <w:b/>
          <w:bCs/>
        </w:rPr>
        <w:t>Propósito:</w:t>
      </w:r>
      <w:r w:rsidRPr="002C2CF1">
        <w:t xml:space="preserve"> Define y gestiona los turnos de trabajo.</w:t>
      </w:r>
    </w:p>
    <w:p w14:paraId="2F0A0455" w14:textId="4B156D7E" w:rsidR="00E06768" w:rsidRPr="008250AB" w:rsidRDefault="002C2CF1" w:rsidP="002726C6">
      <w:r w:rsidRPr="002C2CF1">
        <w:rPr>
          <w:b/>
          <w:bCs/>
        </w:rPr>
        <w:t>Atributos:</w:t>
      </w:r>
      <w:r w:rsidRPr="002C2CF1">
        <w:t xml:space="preserve"> id_turnos (clave primaria), nombreTurno, numeroDia, horario, ventanaIngreso, horaEntrada, diaEntrada, tolerancia, entradaColacion, salidaColacion, horaSalida, ventanaSalida, libre, </w:t>
      </w:r>
      <w:r w:rsidR="00841BB7">
        <w:t xml:space="preserve">totalHorasDia, extra, </w:t>
      </w:r>
      <w:r w:rsidRPr="002C2CF1">
        <w:t>status.</w:t>
      </w:r>
    </w:p>
    <w:p w14:paraId="1CAA1E8D" w14:textId="454C5DB0" w:rsidR="00546596" w:rsidRDefault="008308F1" w:rsidP="00AE0791">
      <w:r w:rsidRPr="008308F1">
        <w:rPr>
          <w:b/>
          <w:bCs/>
        </w:rPr>
        <w:lastRenderedPageBreak/>
        <w:t>Métodos:</w:t>
      </w:r>
      <w:r w:rsidRPr="008308F1">
        <w:t xml:space="preserve"> nuevo_turno(), guardar_turno(), actualizar_turno(), cambiar_estadoTurno(), eliminar_turno()</w:t>
      </w:r>
      <w:r w:rsidR="00AE0791">
        <w:t>, tablaresumen_turnos()</w:t>
      </w:r>
      <w:r w:rsidRPr="008308F1">
        <w:t>.</w:t>
      </w:r>
    </w:p>
    <w:p w14:paraId="28031C05" w14:textId="77777777" w:rsidR="00D9237C" w:rsidRPr="00D9237C" w:rsidRDefault="00D9237C" w:rsidP="002726C6">
      <w:r w:rsidRPr="00D9237C">
        <w:rPr>
          <w:b/>
          <w:bCs/>
        </w:rPr>
        <w:t>tipo_contrato</w:t>
      </w:r>
      <w:r w:rsidRPr="00D9237C">
        <w:t>:</w:t>
      </w:r>
    </w:p>
    <w:p w14:paraId="1A56BFF7" w14:textId="77777777" w:rsidR="00D9237C" w:rsidRPr="00D9237C" w:rsidRDefault="00D9237C" w:rsidP="002726C6">
      <w:r w:rsidRPr="00D9237C">
        <w:rPr>
          <w:b/>
          <w:bCs/>
        </w:rPr>
        <w:t>Propósito:</w:t>
      </w:r>
      <w:r w:rsidRPr="00D9237C">
        <w:t xml:space="preserve"> Define diferentes tipos de contratos de empleo.</w:t>
      </w:r>
    </w:p>
    <w:p w14:paraId="0D0F1989" w14:textId="77777777" w:rsidR="00D9237C" w:rsidRDefault="00D9237C" w:rsidP="002726C6">
      <w:r w:rsidRPr="00D9237C">
        <w:rPr>
          <w:b/>
          <w:bCs/>
        </w:rPr>
        <w:t>Atributos:</w:t>
      </w:r>
      <w:r w:rsidRPr="00D9237C">
        <w:t xml:space="preserve"> id_tipocontrato (clave primaria), id_empresa (clave foránea), descripcion, status. </w:t>
      </w:r>
    </w:p>
    <w:p w14:paraId="43F33347" w14:textId="2BD7C83C" w:rsidR="00056D24" w:rsidRDefault="00056D24" w:rsidP="002726C6">
      <w:r w:rsidRPr="00056D24">
        <w:rPr>
          <w:b/>
          <w:bCs/>
        </w:rPr>
        <w:t>Métodos:</w:t>
      </w:r>
      <w:r w:rsidRPr="00056D24">
        <w:t xml:space="preserve"> nuevo_tipoContrato(), guardar_tipoContrato(), actualizar_tipoContrato(), cambiar_estadoTipoContrato().</w:t>
      </w:r>
    </w:p>
    <w:p w14:paraId="77E0C1FE" w14:textId="77777777" w:rsidR="005D039B" w:rsidRPr="00C62B62" w:rsidRDefault="005D039B" w:rsidP="00C62B62">
      <w:pPr>
        <w:rPr>
          <w:rFonts w:cs="Times New Roman"/>
          <w:b/>
          <w:bCs/>
        </w:rPr>
      </w:pPr>
      <w:r w:rsidRPr="00C62B62">
        <w:rPr>
          <w:b/>
          <w:bCs/>
        </w:rPr>
        <w:t>usuarios</w:t>
      </w:r>
      <w:r w:rsidRPr="00C62B62">
        <w:rPr>
          <w:rFonts w:cs="Times New Roman"/>
          <w:b/>
          <w:bCs/>
        </w:rPr>
        <w:t>:</w:t>
      </w:r>
    </w:p>
    <w:p w14:paraId="047F1727" w14:textId="77777777" w:rsidR="005D039B" w:rsidRPr="005D039B" w:rsidRDefault="005D039B" w:rsidP="002726C6">
      <w:pPr>
        <w:rPr>
          <w:rFonts w:eastAsia="Times New Roman" w:cs="Times New Roman"/>
        </w:rPr>
      </w:pPr>
      <w:r w:rsidRPr="005D039B">
        <w:rPr>
          <w:rFonts w:eastAsia="Times New Roman" w:cs="Times New Roman"/>
          <w:b/>
          <w:bCs/>
        </w:rPr>
        <w:t>Propósito:</w:t>
      </w:r>
      <w:r w:rsidRPr="005D039B">
        <w:rPr>
          <w:rFonts w:eastAsia="Times New Roman" w:cs="Times New Roman"/>
        </w:rPr>
        <w:t xml:space="preserve"> Almacena la información de los usuarios (empleados).</w:t>
      </w:r>
    </w:p>
    <w:p w14:paraId="1AA7D99C" w14:textId="7926583A" w:rsidR="005D039B" w:rsidRPr="005D039B" w:rsidRDefault="005D039B" w:rsidP="007739F8">
      <w:pPr>
        <w:rPr>
          <w:rFonts w:cs="Times New Roman"/>
        </w:rPr>
      </w:pPr>
      <w:r w:rsidRPr="005D039B">
        <w:rPr>
          <w:rFonts w:cs="Times New Roman"/>
          <w:b/>
          <w:bCs/>
        </w:rPr>
        <w:t>Atributos:</w:t>
      </w:r>
      <w:r w:rsidRPr="005D039B">
        <w:rPr>
          <w:rFonts w:cs="Times New Roman"/>
        </w:rPr>
        <w:t xml:space="preserve"> </w:t>
      </w:r>
      <w:r w:rsidRPr="005D039B">
        <w:t>id_usuarios</w:t>
      </w:r>
      <w:r w:rsidRPr="005D039B">
        <w:rPr>
          <w:rFonts w:cs="Times New Roman"/>
        </w:rPr>
        <w:t xml:space="preserve"> (clave primaria),</w:t>
      </w:r>
      <w:r w:rsidR="00FF5501">
        <w:t xml:space="preserve"> </w:t>
      </w:r>
      <w:r w:rsidR="00E15093">
        <w:t>rut, digitoRUT</w:t>
      </w:r>
      <w:r w:rsidR="00421CD6">
        <w:t>, codigoDedo, nombres, apellido1, apellido2</w:t>
      </w:r>
      <w:r w:rsidR="00146B92">
        <w:t>, tipoContrato, direccion, comuna, ciudad, país, telefono, celular</w:t>
      </w:r>
      <w:r w:rsidR="002D3416">
        <w:t>, id_ficha(foránea), email, turnoFijo, username, password, perfil, cargo,</w:t>
      </w:r>
      <w:r w:rsidR="006955BF">
        <w:t xml:space="preserve"> salt, status, sucurusal_id_sucursal (</w:t>
      </w:r>
      <w:r w:rsidR="00E376DC">
        <w:t xml:space="preserve">foránea), </w:t>
      </w:r>
      <w:r w:rsidR="00F66040">
        <w:t xml:space="preserve">turnos_id_turnos (foránea), </w:t>
      </w:r>
      <w:r w:rsidR="001A3669">
        <w:t>departamentos_id_departamentos (foránea</w:t>
      </w:r>
      <w:r w:rsidR="0054233B">
        <w:t>)</w:t>
      </w:r>
      <w:r w:rsidR="001A3669">
        <w:t xml:space="preserve">, cc_id_cc </w:t>
      </w:r>
      <w:r w:rsidR="0054233B">
        <w:t>(foránea</w:t>
      </w:r>
      <w:r w:rsidR="001A3669">
        <w:t>), fechaCreacion, claveReloj</w:t>
      </w:r>
      <w:r w:rsidR="00506925">
        <w:t>, id_empresas</w:t>
      </w:r>
      <w:r w:rsidRPr="005D039B">
        <w:rPr>
          <w:rFonts w:cs="Times New Roman"/>
        </w:rPr>
        <w:t>. Esta entidad es bastante central, vinculando a dispositivos biométricos, turnos y otras unidades organizativas.</w:t>
      </w:r>
    </w:p>
    <w:p w14:paraId="2EA38B3F" w14:textId="67A4C1C4" w:rsidR="005D039B" w:rsidRPr="00D9237C" w:rsidRDefault="007739F8" w:rsidP="007739F8">
      <w:r w:rsidRPr="007739F8">
        <w:rPr>
          <w:b/>
          <w:bCs/>
        </w:rPr>
        <w:t>Métodos:</w:t>
      </w:r>
      <w:r w:rsidRPr="007739F8">
        <w:t xml:space="preserve"> nuevo_usuario(), guardar_usuario(), editar_empleado(), cambiar_estadoUsuario(), cambiar_turnoUsuario(), cambiar_sucursalUsuario(), imprimiendoUsuario().</w:t>
      </w:r>
    </w:p>
    <w:p w14:paraId="1E45BF26" w14:textId="77777777" w:rsidR="006011A8" w:rsidRPr="006011A8" w:rsidRDefault="006011A8" w:rsidP="002726C6">
      <w:r w:rsidRPr="006011A8">
        <w:rPr>
          <w:b/>
          <w:bCs/>
        </w:rPr>
        <w:t>holding</w:t>
      </w:r>
      <w:r w:rsidRPr="006011A8">
        <w:t>:</w:t>
      </w:r>
    </w:p>
    <w:p w14:paraId="74C2E92C" w14:textId="77777777" w:rsidR="006011A8" w:rsidRPr="006011A8" w:rsidRDefault="006011A8" w:rsidP="002726C6">
      <w:r w:rsidRPr="006011A8">
        <w:rPr>
          <w:b/>
          <w:bCs/>
        </w:rPr>
        <w:t>Propósito:</w:t>
      </w:r>
      <w:r w:rsidRPr="006011A8">
        <w:t xml:space="preserve"> Gestiona la información de una empresa holding, lo que implica una estructura de múltiples empresas.</w:t>
      </w:r>
    </w:p>
    <w:p w14:paraId="74782B0D" w14:textId="77777777" w:rsidR="006011A8" w:rsidRPr="006011A8" w:rsidRDefault="006011A8" w:rsidP="002726C6">
      <w:r w:rsidRPr="006011A8">
        <w:rPr>
          <w:b/>
          <w:bCs/>
        </w:rPr>
        <w:t>Atributos:</w:t>
      </w:r>
      <w:r w:rsidRPr="006011A8">
        <w:t xml:space="preserve"> id_holding (clave primaria), nombre, representante, status, fechaCreacion.</w:t>
      </w:r>
    </w:p>
    <w:p w14:paraId="06D09F84" w14:textId="77777777" w:rsidR="006011A8" w:rsidRPr="006011A8" w:rsidRDefault="006011A8" w:rsidP="002726C6">
      <w:r w:rsidRPr="006011A8">
        <w:rPr>
          <w:b/>
          <w:bCs/>
        </w:rPr>
        <w:t>sucursal</w:t>
      </w:r>
      <w:r w:rsidRPr="006011A8">
        <w:t>:</w:t>
      </w:r>
    </w:p>
    <w:p w14:paraId="0C843BF6" w14:textId="77777777" w:rsidR="006011A8" w:rsidRPr="006011A8" w:rsidRDefault="006011A8" w:rsidP="002726C6">
      <w:r w:rsidRPr="006011A8">
        <w:rPr>
          <w:b/>
          <w:bCs/>
        </w:rPr>
        <w:t>Propósito:</w:t>
      </w:r>
      <w:r w:rsidRPr="006011A8">
        <w:t xml:space="preserve"> Gestiona la información sobre las diferentes sucursales o ubicaciones de la empresa.</w:t>
      </w:r>
    </w:p>
    <w:p w14:paraId="47FCF7E6" w14:textId="376BDB40" w:rsidR="006011A8" w:rsidRDefault="006011A8" w:rsidP="002726C6">
      <w:r w:rsidRPr="006011A8">
        <w:rPr>
          <w:b/>
          <w:bCs/>
        </w:rPr>
        <w:lastRenderedPageBreak/>
        <w:t>Atributos:</w:t>
      </w:r>
      <w:r w:rsidRPr="006011A8">
        <w:t xml:space="preserve"> id_sucursal (clave primaria), tipo, nombre, direccion, comuna, fonos, celular, fax, representante, rutRepresentante, ciudad, pais, statusSucursal, </w:t>
      </w:r>
      <w:r w:rsidR="00805706">
        <w:t>empresas_id_empresas</w:t>
      </w:r>
      <w:r w:rsidRPr="006011A8">
        <w:t xml:space="preserve"> (clave foránea)</w:t>
      </w:r>
      <w:r w:rsidR="00F33229">
        <w:t>, fechaCreacion</w:t>
      </w:r>
      <w:r w:rsidRPr="006011A8">
        <w:t xml:space="preserve">. </w:t>
      </w:r>
    </w:p>
    <w:p w14:paraId="12B3B12A" w14:textId="77777777" w:rsidR="004D7A3F" w:rsidRPr="006011A8" w:rsidRDefault="004D7A3F" w:rsidP="004D7A3F">
      <w:r w:rsidRPr="00A56AFC">
        <w:rPr>
          <w:b/>
          <w:bCs/>
        </w:rPr>
        <w:t>Métodos:</w:t>
      </w:r>
      <w:r>
        <w:t xml:space="preserve"> </w:t>
      </w:r>
      <w:r w:rsidRPr="00A56AFC">
        <w:t>guardar_sucursal(), nueva_sucursal() (nombre de método duplicado), cambiar_estadoSucursal(), actualizar_sucursal().</w:t>
      </w:r>
    </w:p>
    <w:p w14:paraId="62272497" w14:textId="77777777" w:rsidR="004D7A3F" w:rsidRPr="006011A8" w:rsidRDefault="004D7A3F" w:rsidP="002726C6"/>
    <w:p w14:paraId="34927F00" w14:textId="77777777" w:rsidR="006011A8" w:rsidRPr="006011A8" w:rsidRDefault="006011A8" w:rsidP="002726C6">
      <w:r w:rsidRPr="006011A8">
        <w:rPr>
          <w:b/>
          <w:bCs/>
        </w:rPr>
        <w:t>permisos</w:t>
      </w:r>
      <w:r w:rsidRPr="006011A8">
        <w:t>:</w:t>
      </w:r>
    </w:p>
    <w:p w14:paraId="731EF3EB" w14:textId="77777777" w:rsidR="006011A8" w:rsidRPr="006011A8" w:rsidRDefault="006011A8" w:rsidP="002726C6">
      <w:r w:rsidRPr="006011A8">
        <w:rPr>
          <w:b/>
          <w:bCs/>
        </w:rPr>
        <w:t>Propósito:</w:t>
      </w:r>
      <w:r w:rsidRPr="006011A8">
        <w:t xml:space="preserve"> Gestiona las solicitudes de permisos o licencias de los empleados.</w:t>
      </w:r>
    </w:p>
    <w:p w14:paraId="0580852C" w14:textId="7C3FF8EC" w:rsidR="006011A8" w:rsidRDefault="006011A8" w:rsidP="002726C6">
      <w:r w:rsidRPr="006011A8">
        <w:rPr>
          <w:b/>
          <w:bCs/>
        </w:rPr>
        <w:t>Atributos:</w:t>
      </w:r>
      <w:r w:rsidRPr="006011A8">
        <w:t xml:space="preserve"> id_permisos (clave primaria), id_usuario (clave foránea), id_motivo (clave foránea), fecha_ini, hora_ini, fecha_fin, hora_fin, total_horas, observaciones, goce, status, adjunto, creado, hora_creado. </w:t>
      </w:r>
    </w:p>
    <w:p w14:paraId="3FBC4D58" w14:textId="34C3DD59" w:rsidR="00A56AFC" w:rsidRPr="006011A8" w:rsidRDefault="00A56AFC" w:rsidP="00A56AFC">
      <w:r w:rsidRPr="00A56AFC">
        <w:rPr>
          <w:b/>
          <w:bCs/>
        </w:rPr>
        <w:t>Métodos:</w:t>
      </w:r>
      <w:r w:rsidR="000B3886">
        <w:t xml:space="preserve"> </w:t>
      </w:r>
      <w:r w:rsidR="00720081" w:rsidRPr="00436071">
        <w:t>nuevo_permiso(), guardar_permisos(), actualizar_permisos(), cambiar_estadoPermiso(), filtrar_permisos(), eliminar_permisos(), imprimir_permisos()</w:t>
      </w:r>
    </w:p>
    <w:p w14:paraId="5950D42E" w14:textId="77777777" w:rsidR="006011A8" w:rsidRPr="006011A8" w:rsidRDefault="006011A8" w:rsidP="002726C6">
      <w:r w:rsidRPr="006011A8">
        <w:rPr>
          <w:b/>
          <w:bCs/>
        </w:rPr>
        <w:t>motivos_permisos</w:t>
      </w:r>
      <w:r w:rsidRPr="006011A8">
        <w:t>:</w:t>
      </w:r>
    </w:p>
    <w:p w14:paraId="0CE8D9C8" w14:textId="77777777" w:rsidR="006011A8" w:rsidRPr="006011A8" w:rsidRDefault="006011A8" w:rsidP="002726C6">
      <w:r w:rsidRPr="006011A8">
        <w:rPr>
          <w:b/>
          <w:bCs/>
        </w:rPr>
        <w:t>Propósito:</w:t>
      </w:r>
      <w:r w:rsidRPr="006011A8">
        <w:t xml:space="preserve"> Define las razones para las licencias o permisos.</w:t>
      </w:r>
    </w:p>
    <w:p w14:paraId="5BF784CD" w14:textId="51E4C3EF" w:rsidR="006011A8" w:rsidRDefault="006011A8" w:rsidP="00433F01">
      <w:r w:rsidRPr="006011A8">
        <w:rPr>
          <w:b/>
          <w:bCs/>
        </w:rPr>
        <w:t>Atributos:</w:t>
      </w:r>
      <w:r w:rsidRPr="006011A8">
        <w:t xml:space="preserve"> </w:t>
      </w:r>
      <w:r w:rsidR="00433F01">
        <w:t>id_</w:t>
      </w:r>
      <w:r w:rsidRPr="006011A8">
        <w:t xml:space="preserve">motivo (clave primaria), descripcion, status, fecha_creacion. </w:t>
      </w:r>
    </w:p>
    <w:p w14:paraId="579D7642" w14:textId="33A1660E" w:rsidR="00042AF1" w:rsidRDefault="00042AF1" w:rsidP="00042AF1">
      <w:r w:rsidRPr="00042AF1">
        <w:rPr>
          <w:b/>
          <w:bCs/>
        </w:rPr>
        <w:t>Métodos:</w:t>
      </w:r>
      <w:r w:rsidRPr="00042AF1">
        <w:t xml:space="preserve"> guardar_motivoPermisos(), actualizar_motivoPermisos(), cambiar_estadoMotivoPermisos()</w:t>
      </w:r>
    </w:p>
    <w:p w14:paraId="602630C9" w14:textId="77777777" w:rsidR="006011A8" w:rsidRPr="006011A8" w:rsidRDefault="006011A8" w:rsidP="002726C6">
      <w:r w:rsidRPr="006011A8">
        <w:rPr>
          <w:b/>
          <w:bCs/>
        </w:rPr>
        <w:t>vacaciones</w:t>
      </w:r>
      <w:r w:rsidRPr="006011A8">
        <w:t>:</w:t>
      </w:r>
    </w:p>
    <w:p w14:paraId="342A7B38" w14:textId="77777777" w:rsidR="006011A8" w:rsidRPr="006011A8" w:rsidRDefault="006011A8" w:rsidP="002726C6">
      <w:r w:rsidRPr="006011A8">
        <w:rPr>
          <w:b/>
          <w:bCs/>
        </w:rPr>
        <w:t>Propósito:</w:t>
      </w:r>
      <w:r w:rsidRPr="006011A8">
        <w:t xml:space="preserve"> Gestiona las solicitudes de vacaciones y los saldos de los empleados.</w:t>
      </w:r>
    </w:p>
    <w:p w14:paraId="5CC5E8E9" w14:textId="3ED6D442" w:rsidR="006011A8" w:rsidRDefault="006011A8" w:rsidP="002726C6">
      <w:r w:rsidRPr="006011A8">
        <w:rPr>
          <w:b/>
          <w:bCs/>
        </w:rPr>
        <w:t>Atributos:</w:t>
      </w:r>
      <w:r w:rsidRPr="006011A8">
        <w:t xml:space="preserve"> id_vacaciones (clave primaria), anio (año), fecha_inicio, fecha_termino, dias, periodo, dia_usado, dia_pendiente, id_usuario (clave foránea), id_autoriza (clave foránea para el usuario que autoriza), </w:t>
      </w:r>
      <w:r w:rsidR="00776A16" w:rsidRPr="006011A8">
        <w:t>aprobación</w:t>
      </w:r>
      <w:r w:rsidRPr="006011A8">
        <w:t xml:space="preserve">, status. </w:t>
      </w:r>
    </w:p>
    <w:p w14:paraId="1162FCE4" w14:textId="344D3C07" w:rsidR="00C97BE1" w:rsidRPr="006011A8" w:rsidRDefault="00C97BE1" w:rsidP="002726C6">
      <w:r w:rsidRPr="00C97BE1">
        <w:rPr>
          <w:b/>
          <w:bCs/>
        </w:rPr>
        <w:lastRenderedPageBreak/>
        <w:t>Métodos:</w:t>
      </w:r>
      <w:r w:rsidRPr="00C97BE1">
        <w:t xml:space="preserve"> nuevo_vacacaciones(), guardar_vacaciones(), actualizar_vacaciones(), cambiar_estadoVacaciones(), asignar_vacaciones(), imprimir_vacaciones(), eliminar_vacaciones().</w:t>
      </w:r>
    </w:p>
    <w:p w14:paraId="12D80C59" w14:textId="77777777" w:rsidR="002726C6" w:rsidRPr="002726C6" w:rsidRDefault="002726C6" w:rsidP="002726C6">
      <w:r w:rsidRPr="002726C6">
        <w:rPr>
          <w:b/>
          <w:bCs/>
        </w:rPr>
        <w:t>centro_costo (Centro de Costo)</w:t>
      </w:r>
      <w:r w:rsidRPr="002726C6">
        <w:t>:</w:t>
      </w:r>
    </w:p>
    <w:p w14:paraId="055E7360" w14:textId="5299C290" w:rsidR="002726C6" w:rsidRPr="002726C6" w:rsidRDefault="002726C6" w:rsidP="002726C6">
      <w:r w:rsidRPr="002726C6">
        <w:rPr>
          <w:b/>
          <w:bCs/>
        </w:rPr>
        <w:t>Propósito:</w:t>
      </w:r>
      <w:r w:rsidRPr="002726C6">
        <w:t xml:space="preserve"> Gestiona</w:t>
      </w:r>
      <w:r w:rsidR="00776A16">
        <w:t>r</w:t>
      </w:r>
      <w:r w:rsidRPr="002726C6">
        <w:t xml:space="preserve"> los centros de costo para el seguimiento financiero.</w:t>
      </w:r>
    </w:p>
    <w:p w14:paraId="137CD077" w14:textId="77777777" w:rsidR="002726C6" w:rsidRDefault="002726C6" w:rsidP="009378D4">
      <w:r w:rsidRPr="002726C6">
        <w:rPr>
          <w:b/>
          <w:bCs/>
        </w:rPr>
        <w:t>Atributos:</w:t>
      </w:r>
      <w:r w:rsidRPr="002726C6">
        <w:t xml:space="preserve"> id_centro (clave primaria), fecha_creacion, descripcion, status. </w:t>
      </w:r>
    </w:p>
    <w:p w14:paraId="7453E2B1" w14:textId="0CB54603" w:rsidR="009378D4" w:rsidRPr="002726C6" w:rsidRDefault="009378D4" w:rsidP="009378D4">
      <w:r w:rsidRPr="009378D4">
        <w:rPr>
          <w:b/>
          <w:bCs/>
        </w:rPr>
        <w:t>Métodos:</w:t>
      </w:r>
      <w:r w:rsidRPr="009378D4">
        <w:t xml:space="preserve"> nuevo_CC(), guardar_CC(), actualizar_CC(), cambiar_estadoCC()</w:t>
      </w:r>
    </w:p>
    <w:p w14:paraId="04A9BFCF" w14:textId="27D01840" w:rsidR="008308F1" w:rsidRDefault="002C7449" w:rsidP="002726C6">
      <w:r w:rsidRPr="00A74718">
        <w:rPr>
          <w:b/>
          <w:bCs/>
        </w:rPr>
        <w:t>Relación</w:t>
      </w:r>
      <w:r w:rsidR="00527885">
        <w:t>:</w:t>
      </w:r>
    </w:p>
    <w:p w14:paraId="12CD6C65" w14:textId="4CBF92EC" w:rsidR="00527885" w:rsidRDefault="00527885" w:rsidP="002726C6">
      <w:r>
        <w:t xml:space="preserve">Turnos </w:t>
      </w:r>
      <w:r w:rsidR="00BD2367">
        <w:t>puede tener 1 usuario como el usuario puede tener 1 turno</w:t>
      </w:r>
    </w:p>
    <w:p w14:paraId="5A4049C6" w14:textId="349E3E43" w:rsidR="00BD2367" w:rsidRDefault="009F541F" w:rsidP="002726C6">
      <w:r>
        <w:t>Motivo de permi</w:t>
      </w:r>
      <w:r w:rsidR="00216B9D">
        <w:t>so</w:t>
      </w:r>
      <w:r>
        <w:t xml:space="preserve"> puede tener múltiples permiso y permiso puede tener 1 motivo de permiso</w:t>
      </w:r>
      <w:r w:rsidR="00216B9D">
        <w:t>, si no existe un permiso no podría haber un motivo de permiso</w:t>
      </w:r>
    </w:p>
    <w:p w14:paraId="08B1D9EE" w14:textId="6D820C5D" w:rsidR="009F541F" w:rsidRDefault="00BD7303" w:rsidP="002726C6">
      <w:r>
        <w:t xml:space="preserve">Usuario puede tener de 0 a muchos permisos y permisos puede </w:t>
      </w:r>
      <w:r w:rsidR="009277D1">
        <w:t>tener</w:t>
      </w:r>
      <w:r>
        <w:t xml:space="preserve"> de 1 </w:t>
      </w:r>
      <w:r w:rsidR="009277D1">
        <w:t>usuari</w:t>
      </w:r>
      <w:r w:rsidR="00A766CB">
        <w:t>o, si no existiera un usuario no existe un permiso</w:t>
      </w:r>
    </w:p>
    <w:p w14:paraId="0BABD0D0" w14:textId="32162E68" w:rsidR="009E46F9" w:rsidRDefault="009E46F9" w:rsidP="002726C6">
      <w:r>
        <w:t xml:space="preserve">Usuario </w:t>
      </w:r>
      <w:r w:rsidR="00592F83">
        <w:t xml:space="preserve">puede tener </w:t>
      </w:r>
      <w:r w:rsidR="00A766CB">
        <w:t>1 vacaciones y vacaciones puede tener 1 usuario, si no existe usuario, no existe vacaciones</w:t>
      </w:r>
    </w:p>
    <w:p w14:paraId="032B7ADA" w14:textId="2B4EB6A0" w:rsidR="00A766CB" w:rsidRDefault="00467D7B" w:rsidP="002726C6">
      <w:r>
        <w:t xml:space="preserve">Marcas puede tener 1 usuario y usuario puede tener de 1 a muchas marcas, si no existen </w:t>
      </w:r>
      <w:r w:rsidR="00536426">
        <w:t>usuario no hay marcas.</w:t>
      </w:r>
    </w:p>
    <w:p w14:paraId="547A14A3" w14:textId="5D9C2385" w:rsidR="00536426" w:rsidRDefault="00DE7BFD" w:rsidP="002726C6">
      <w:r>
        <w:t>Tipo_contrato puede tener de 1 a mucho usuarios y usuarios pueden tener 1 tipo_contrato</w:t>
      </w:r>
      <w:r w:rsidR="00AB4693">
        <w:t>, el tipo de contrato puede existir sin que exista usuario.</w:t>
      </w:r>
    </w:p>
    <w:p w14:paraId="58C3C37F" w14:textId="6FC9FF4D" w:rsidR="00AB4693" w:rsidRDefault="00622870" w:rsidP="002726C6">
      <w:r>
        <w:t xml:space="preserve">Dispositivos </w:t>
      </w:r>
      <w:r w:rsidR="005A7A27">
        <w:t>puede</w:t>
      </w:r>
      <w:r>
        <w:t xml:space="preserve"> tener muchas marcas y marcas puede tener 1 dispo</w:t>
      </w:r>
      <w:r w:rsidR="00867245">
        <w:t>sitivo, si no existe</w:t>
      </w:r>
      <w:r w:rsidR="00776A16">
        <w:t>n</w:t>
      </w:r>
      <w:r w:rsidR="00867245">
        <w:t xml:space="preserve"> </w:t>
      </w:r>
      <w:r w:rsidR="005A7A27">
        <w:t>dispositivos</w:t>
      </w:r>
      <w:r w:rsidR="00867245">
        <w:t xml:space="preserve">, puede haber </w:t>
      </w:r>
      <w:r w:rsidR="005A7A27">
        <w:t>marcas.</w:t>
      </w:r>
    </w:p>
    <w:p w14:paraId="01FDAC29" w14:textId="5282276A" w:rsidR="005A7A27" w:rsidRDefault="00C16ADC" w:rsidP="002726C6">
      <w:r>
        <w:t>Sucursal puede tener 1 dispositivo y un dispositivo puede tener 1 sucursal, sin una sucursal no puede existir un dispositivo.</w:t>
      </w:r>
    </w:p>
    <w:p w14:paraId="76B8F1A2" w14:textId="5BE5AA40" w:rsidR="00C16ADC" w:rsidRDefault="00971784" w:rsidP="002726C6">
      <w:r>
        <w:t xml:space="preserve">Empresas puede tener de 1 a </w:t>
      </w:r>
      <w:r w:rsidR="006C1607">
        <w:t>mucho tipo</w:t>
      </w:r>
      <w:r>
        <w:t>_</w:t>
      </w:r>
      <w:r w:rsidR="006C1607">
        <w:t>contrato,</w:t>
      </w:r>
      <w:r>
        <w:t>pero a su vez tipo_contrato puede tener 1 empresa.</w:t>
      </w:r>
    </w:p>
    <w:p w14:paraId="543AD795" w14:textId="65BA4623" w:rsidR="006C1607" w:rsidRDefault="007A26F2" w:rsidP="004D08B0">
      <w:r>
        <w:lastRenderedPageBreak/>
        <w:t xml:space="preserve">Departamentos puede tener de 1 a muchos usuarios y usuarios puede tener 1 </w:t>
      </w:r>
      <w:r w:rsidR="003B26CB">
        <w:t>departamentos,</w:t>
      </w:r>
      <w:r>
        <w:t xml:space="preserve"> si no existe usuario igual puede existir departamentos.</w:t>
      </w:r>
    </w:p>
    <w:p w14:paraId="670DB60C" w14:textId="3621AC9E" w:rsidR="007A26F2" w:rsidRDefault="003B26CB" w:rsidP="004D08B0">
      <w:r>
        <w:t>Departamentos puede tener 1 empresa y empresa puede tener de 1 a muchos departamentos.</w:t>
      </w:r>
    </w:p>
    <w:p w14:paraId="142A28D3" w14:textId="69C1EAE3" w:rsidR="003B26CB" w:rsidRDefault="00C130EC" w:rsidP="004D08B0">
      <w:r>
        <w:t>Holdi</w:t>
      </w:r>
      <w:r w:rsidR="00D85468">
        <w:t>ng</w:t>
      </w:r>
      <w:r>
        <w:t xml:space="preserve"> puede tener de 1 a muchas empresas y empresas puede tener 1 holding, si no existe empresa igual puede exist</w:t>
      </w:r>
      <w:r w:rsidR="00776A16">
        <w:t>ir</w:t>
      </w:r>
      <w:r>
        <w:t xml:space="preserve"> holding</w:t>
      </w:r>
      <w:r w:rsidR="00D85468">
        <w:t>.</w:t>
      </w:r>
    </w:p>
    <w:p w14:paraId="160F4EE9" w14:textId="6A1A2B26" w:rsidR="00D85468" w:rsidRDefault="00D85468" w:rsidP="004D08B0">
      <w:r>
        <w:t>Centro_costo puede tener de 1 a muchos usuarios, pero usuarios puede</w:t>
      </w:r>
      <w:r w:rsidR="00776A16">
        <w:t xml:space="preserve"> </w:t>
      </w:r>
      <w:r>
        <w:t>tener 1 centro de costo, si no existe usuarios, igualmente puede haber un centro de costo.</w:t>
      </w:r>
    </w:p>
    <w:p w14:paraId="0BD8CD1A" w14:textId="762E69E8" w:rsidR="00D85468" w:rsidRDefault="00D85468" w:rsidP="004D08B0">
      <w:r>
        <w:t xml:space="preserve">Empresas puede te4ner de 1 a </w:t>
      </w:r>
      <w:r w:rsidR="00876D85">
        <w:t>muchos centros</w:t>
      </w:r>
      <w:r>
        <w:t xml:space="preserve"> de costos y centro de costos puede tener 1 empresa, si no hay una empresa puede haber </w:t>
      </w:r>
      <w:r w:rsidR="00876D85">
        <w:t>un centro</w:t>
      </w:r>
      <w:r>
        <w:t xml:space="preserve"> de costo de todas formas.</w:t>
      </w:r>
    </w:p>
    <w:p w14:paraId="20B6ADAE" w14:textId="07DEDB93" w:rsidR="00971784" w:rsidRDefault="63354E94" w:rsidP="00AA304E">
      <w:pPr>
        <w:pStyle w:val="Ttulo2"/>
      </w:pPr>
      <w:bookmarkStart w:id="401" w:name="_Toc201199570"/>
      <w:r>
        <w:t>Árbol de navegación</w:t>
      </w:r>
      <w:r w:rsidR="00613426">
        <w:t xml:space="preserve"> y </w:t>
      </w:r>
      <w:r w:rsidR="00021088">
        <w:t>v</w:t>
      </w:r>
      <w:r w:rsidR="00613426">
        <w:t>ista del menú desplegable</w:t>
      </w:r>
      <w:bookmarkEnd w:id="401"/>
    </w:p>
    <w:p w14:paraId="7EB79AFE" w14:textId="5AE59152" w:rsidR="00965C25" w:rsidRDefault="00965C25" w:rsidP="00965C25"/>
    <w:p w14:paraId="12CA15A5" w14:textId="37B232B7" w:rsidR="001A674F" w:rsidRPr="00965C25" w:rsidRDefault="684D0A9E" w:rsidP="00416CA1">
      <w:r>
        <w:t>El diagrama presentado ilustra la estructura de navegación del sistema, el cual está orientada a la gestión de turnos y administración de personal. La representación gráfica muestra una vista jerárquica de los módulos principales que conforman la interfaz del usuario, donde cada bloque azul corresponde a una interfaz del sistema, acompañada de su respectiva funcionalidad las cuales se ven representadas en bloques rosados. Desde esta interfaz principal se accede a distintos módulos, entre ellos la sección de turnos, que permite gestionar la asignación, modificación y visualización de los turnos de trabajo del personal, el módulo de ingreso de empleado, orientado al registro de nuesvos trabajadores y la edición de sus datos personales y laborales, y el apartado de tablas maestras, que centraliza la configuración básica del sistema, como los tipos de turnos, departamentos y demás parámetros estructurales y finalmente una opción de salida que permite cerrar sesión de manera manual. Esta estructura de navegación refleja una organización lógica y coherente, lo que facilita el uso del sistema por parte del usuario final, además de servir como una herramienta útil para comprender la arquitectura funcional de la aplicación</w:t>
      </w:r>
    </w:p>
    <w:p w14:paraId="6BEDB391" w14:textId="77777777" w:rsidR="00BF0E25" w:rsidRDefault="00BF0E25" w:rsidP="008D0C9F">
      <w:pPr>
        <w:ind w:firstLine="0"/>
      </w:pPr>
    </w:p>
    <w:p w14:paraId="5748718D" w14:textId="289D5D81" w:rsidR="00343424" w:rsidRDefault="005434DA" w:rsidP="001170E8">
      <w:pPr>
        <w:pStyle w:val="Ttulo2"/>
      </w:pPr>
      <w:bookmarkStart w:id="402" w:name="_Toc201199571"/>
      <w:r>
        <w:t xml:space="preserve">Pdf </w:t>
      </w:r>
      <w:r w:rsidR="00343424">
        <w:t>Tabla de esfuerzo</w:t>
      </w:r>
      <w:bookmarkEnd w:id="402"/>
    </w:p>
    <w:p w14:paraId="283CA3E4" w14:textId="77777777" w:rsidR="001170E8" w:rsidRPr="001170E8" w:rsidRDefault="001170E8" w:rsidP="001170E8"/>
    <w:p w14:paraId="464062AD" w14:textId="77777777" w:rsidR="0037061D" w:rsidRDefault="00ED6641" w:rsidP="00343424">
      <w:pPr>
        <w:spacing w:line="278" w:lineRule="auto"/>
        <w:ind w:firstLine="0"/>
        <w:jc w:val="left"/>
      </w:pPr>
      <w:r>
        <w:object w:dxaOrig="1530" w:dyaOrig="995" w14:anchorId="0E4E0928">
          <v:shape id="_x0000_i1030" type="#_x0000_t75" style="width:77.45pt;height:49.6pt" o:ole="">
            <v:imagedata r:id="rId101" o:title=""/>
          </v:shape>
          <o:OLEObject Type="Embed" ProgID="Package" ShapeID="_x0000_i1030" DrawAspect="Icon" ObjectID="_1817410213" r:id="rId102"/>
        </w:object>
      </w:r>
    </w:p>
    <w:p w14:paraId="3A4CBCE4" w14:textId="77777777" w:rsidR="0037061D" w:rsidRDefault="0037061D" w:rsidP="0037061D">
      <w:pPr>
        <w:pStyle w:val="Ttulo2"/>
      </w:pPr>
      <w:bookmarkStart w:id="403" w:name="_Toc201199572"/>
      <w:r>
        <w:t>Diagrama de despliegue</w:t>
      </w:r>
      <w:bookmarkEnd w:id="403"/>
    </w:p>
    <w:p w14:paraId="58F3A034" w14:textId="68912779" w:rsidR="0037061D" w:rsidRPr="0037061D" w:rsidRDefault="07AA0FBC" w:rsidP="0037061D">
      <w:r>
        <w:t>El diagrama de despliegue detalla la arquitectura de despliegue de un sistema integral, estructurado en una configuración cliente-servidor para optimizar la gestión y procesamiento de información. Este sistema se compone de dos nodos principales: un PC Usuario y un Servidor, los cuales interactúan de forma segura y eficiente.</w:t>
      </w:r>
    </w:p>
    <w:p w14:paraId="1555D657" w14:textId="5C2BDDE5" w:rsidR="0037061D" w:rsidRPr="0037061D" w:rsidRDefault="63ED8AC9" w:rsidP="0037061D">
      <w:r>
        <w:t>El PC Usuario representa el punto de acceso para los usuarios finales, requiriendo al menos un disco duro de 120GB, 2GB de RAM, un procesador Intel Core 3220 y conectividad de red. Sus capacidades ejecutables se centran en la interacción con el sistema, permitiendo la navegación y la ejecución de operaciones de gestión de datos, tales como la adición, modificación, visualización, filtrado, guardado e impresión de información relacionada con empleados, contratos, sucursales, centros de costos, vacaciones, permisos y turnos, además de la generación de gráficos.</w:t>
      </w:r>
    </w:p>
    <w:p w14:paraId="190C8D37" w14:textId="7ED6538A" w:rsidR="0037061D" w:rsidRPr="0037061D" w:rsidRDefault="012B279D" w:rsidP="0037061D">
      <w:r>
        <w:t>Por otro lado, el Servidor el cual alberga la Base de datos y el Servidor web, constituye el núcleo del sistema, albergando la lógica de negocio y la persistencia de datos. Sus requerimientos de hardware son superiores, con un disco SSD de 1TB, 20</w:t>
      </w:r>
      <w:r w:rsidR="00776A16">
        <w:t xml:space="preserve"> </w:t>
      </w:r>
      <w:r>
        <w:t>GB de RAM, un procesador Intel Xeon E5-2603 V3 y el sistema operativo Windows Server 2012. Este servidor aloja componentes clave como Apache (servidor web), PHP (lenguaje de scripting), MySQL/mariaDB (base de datos), y frameworks front-end como Bootstrap, CSS y JavaScript. Las funcionalidades ejecutables del servidor replican y amplían las del PC Usuario, garantizando el procesamiento y almacenamiento centralizado de toda la información, incluyendo un controlador específico para MySQL y la capacidad de almacenar datos.</w:t>
      </w:r>
    </w:p>
    <w:p w14:paraId="71DF2A37" w14:textId="7F4FDC86" w:rsidR="403830FE" w:rsidRDefault="0037061D" w:rsidP="00776A16">
      <w:pPr>
        <w:ind w:firstLine="0"/>
      </w:pPr>
      <w:r w:rsidRPr="0037061D">
        <w:t>La comunicación entre ambos nodos se realiza de manera robusta y segura mediante el protocolo JSON sobre HTTPS, asegurando la integridad y confidencialidad de los datos transmitidos. Esta arquitectura permite una clara separación de responsabilidades, donde el PC Usuario se enfoca en la interfaz y la experiencia del usuario, mientras que el Servidor Web gestiona el procesamiento intensivo de datos y su almacenamiento centralizado, conformando un sistema escalable y con un alto nivel de seguridad.</w:t>
      </w:r>
      <w:r w:rsidR="001849AB">
        <w:br w:type="page"/>
      </w:r>
    </w:p>
    <w:p w14:paraId="3FD69C5A" w14:textId="1D5D8E88" w:rsidR="00740EFB" w:rsidRDefault="00740EFB" w:rsidP="00740EFB">
      <w:pPr>
        <w:pStyle w:val="Ttulo1"/>
      </w:pPr>
      <w:bookmarkStart w:id="404" w:name="_Toc201199573"/>
      <w:bookmarkStart w:id="405" w:name="_Toc201199662"/>
      <w:bookmarkStart w:id="406" w:name="_Toc201199751"/>
      <w:r>
        <w:lastRenderedPageBreak/>
        <w:t>REFERENCIAS</w:t>
      </w:r>
      <w:bookmarkEnd w:id="404"/>
      <w:bookmarkEnd w:id="405"/>
      <w:bookmarkEnd w:id="406"/>
    </w:p>
    <w:sdt>
      <w:sdtPr>
        <w:rPr>
          <w:lang w:val="es-ES"/>
        </w:rPr>
        <w:id w:val="9197409"/>
        <w:docPartObj>
          <w:docPartGallery w:val="Bibliographies"/>
          <w:docPartUnique/>
        </w:docPartObj>
      </w:sdtPr>
      <w:sdtEndPr>
        <w:rPr>
          <w:lang w:val="es-CL"/>
        </w:rPr>
      </w:sdtEndPr>
      <w:sdtContent>
        <w:p w14:paraId="1E9D9A7F" w14:textId="47A5D484" w:rsidR="001849AB" w:rsidRDefault="001849AB" w:rsidP="001849AB"/>
        <w:sdt>
          <w:sdtPr>
            <w:id w:val="-573587230"/>
            <w:bibliography/>
          </w:sdtPr>
          <w:sdtContent>
            <w:p w14:paraId="0E8A9986" w14:textId="77777777" w:rsidR="00CF7F8E" w:rsidRDefault="001849AB" w:rsidP="00CF7F8E">
              <w:pPr>
                <w:pStyle w:val="Bibliografa"/>
                <w:ind w:left="720" w:hanging="720"/>
                <w:rPr>
                  <w:noProof/>
                </w:rPr>
              </w:pPr>
              <w:r>
                <w:fldChar w:fldCharType="begin"/>
              </w:r>
              <w:r>
                <w:instrText>BIBLIOGRAPHY</w:instrText>
              </w:r>
              <w:r>
                <w:fldChar w:fldCharType="separate"/>
              </w:r>
              <w:r w:rsidR="00CF7F8E">
                <w:rPr>
                  <w:noProof/>
                </w:rPr>
                <w:t xml:space="preserve">EugCom. (07 de 05 de 2025). </w:t>
              </w:r>
              <w:r w:rsidR="00CF7F8E">
                <w:rPr>
                  <w:i/>
                  <w:iCs/>
                  <w:noProof/>
                </w:rPr>
                <w:t>EugCom</w:t>
              </w:r>
              <w:r w:rsidR="00CF7F8E">
                <w:rPr>
                  <w:noProof/>
                </w:rPr>
                <w:t>. Obtenido de EugCom: https://www.eugcom.cl/</w:t>
              </w:r>
            </w:p>
            <w:p w14:paraId="76307534" w14:textId="77777777" w:rsidR="00CF7F8E" w:rsidRDefault="00CF7F8E" w:rsidP="00CF7F8E">
              <w:pPr>
                <w:pStyle w:val="Bibliografa"/>
                <w:ind w:left="720" w:hanging="720"/>
                <w:rPr>
                  <w:noProof/>
                </w:rPr>
              </w:pPr>
              <w:r>
                <w:rPr>
                  <w:noProof/>
                </w:rPr>
                <w:t xml:space="preserve">Sanchez, C. (24 de 01 de 2020). </w:t>
              </w:r>
              <w:r>
                <w:rPr>
                  <w:i/>
                  <w:iCs/>
                  <w:noProof/>
                </w:rPr>
                <w:t>Normas APA</w:t>
              </w:r>
              <w:r>
                <w:rPr>
                  <w:noProof/>
                </w:rPr>
                <w:t>. Obtenido de Normas APA: https://normas-apa.org/citas/</w:t>
              </w:r>
            </w:p>
            <w:p w14:paraId="3C0D4FB1" w14:textId="77777777" w:rsidR="00CF7F8E" w:rsidRDefault="00CF7F8E" w:rsidP="00CF7F8E">
              <w:pPr>
                <w:pStyle w:val="Bibliografa"/>
                <w:ind w:left="720" w:hanging="720"/>
                <w:rPr>
                  <w:noProof/>
                </w:rPr>
              </w:pPr>
              <w:r>
                <w:rPr>
                  <w:noProof/>
                </w:rPr>
                <w:t xml:space="preserve">software, I. d. (03 de 05 de 2025). </w:t>
              </w:r>
              <w:r>
                <w:rPr>
                  <w:i/>
                  <w:iCs/>
                  <w:noProof/>
                </w:rPr>
                <w:t>Canvas Unab.</w:t>
              </w:r>
              <w:r>
                <w:rPr>
                  <w:noProof/>
                </w:rPr>
                <w:t xml:space="preserve"> Obtenido de Canvas Unab: https://canvas.unab.cl/courses/143007/files/folder/_Material/RUBRICA?preview=14113604</w:t>
              </w:r>
            </w:p>
            <w:p w14:paraId="1F093229" w14:textId="4A3FEBB1" w:rsidR="001849AB" w:rsidRDefault="001849AB" w:rsidP="00CF7F8E">
              <w:r>
                <w:rPr>
                  <w:b/>
                  <w:bCs/>
                </w:rPr>
                <w:fldChar w:fldCharType="end"/>
              </w:r>
            </w:p>
          </w:sdtContent>
        </w:sdt>
      </w:sdtContent>
    </w:sdt>
    <w:p w14:paraId="49B4CF0D" w14:textId="77777777" w:rsidR="00FC271B" w:rsidRPr="00FC271B" w:rsidRDefault="00FC271B" w:rsidP="001849AB">
      <w:pPr>
        <w:ind w:firstLine="0"/>
      </w:pPr>
    </w:p>
    <w:sectPr w:rsidR="00FC271B" w:rsidRPr="00FC271B" w:rsidSect="000206D6">
      <w:headerReference w:type="default" r:id="rId103"/>
      <w:footerReference w:type="default" r:id="rId104"/>
      <w:pgSz w:w="12240" w:h="15840" w:code="1"/>
      <w:pgMar w:top="1418" w:right="1418" w:bottom="1418" w:left="1418" w:header="709" w:footer="851"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99797" w14:textId="77777777" w:rsidR="00D70A50" w:rsidRDefault="00D70A50">
      <w:pPr>
        <w:spacing w:after="0" w:line="240" w:lineRule="auto"/>
      </w:pPr>
      <w:r>
        <w:separator/>
      </w:r>
    </w:p>
  </w:endnote>
  <w:endnote w:type="continuationSeparator" w:id="0">
    <w:p w14:paraId="32AF9735" w14:textId="77777777" w:rsidR="00D70A50" w:rsidRDefault="00D70A50">
      <w:pPr>
        <w:spacing w:after="0" w:line="240" w:lineRule="auto"/>
      </w:pPr>
      <w:r>
        <w:continuationSeparator/>
      </w:r>
    </w:p>
  </w:endnote>
  <w:endnote w:type="continuationNotice" w:id="1">
    <w:p w14:paraId="1B9DA07C" w14:textId="77777777" w:rsidR="00D70A50" w:rsidRDefault="00D70A5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4ADFA24B-8042-4931-AA55-B107BF039D5E}"/>
    <w:embedBold r:id="rId2" w:fontKey="{6F5BBCDB-3D10-4527-9ABC-71324A5D34DE}"/>
    <w:embedItalic r:id="rId3" w:fontKey="{B3C5B015-FC1C-4902-82AC-B2428A5F5C4F}"/>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embedRegular r:id="rId4" w:fontKey="{13CD432D-3395-4799-94F7-7AC00E55DE5A}"/>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5" w:fontKey="{E128C374-171B-43E9-802E-84A4A7E2309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6417AB" w14:textId="77777777" w:rsidR="009825C6" w:rsidRDefault="00BF1137">
    <w:pPr>
      <w:tabs>
        <w:tab w:val="center" w:pos="4550"/>
        <w:tab w:val="left" w:pos="5818"/>
      </w:tabs>
      <w:ind w:right="260"/>
      <w:jc w:val="right"/>
      <w:rPr>
        <w:color w:val="071320"/>
      </w:rPr>
    </w:pPr>
    <w:r>
      <w:rPr>
        <w:color w:val="2C7FCE"/>
      </w:rPr>
      <w:t xml:space="preserve"> </w:t>
    </w:r>
    <w:r>
      <w:rPr>
        <w:color w:val="0A1D30"/>
      </w:rPr>
      <w:fldChar w:fldCharType="begin"/>
    </w:r>
    <w:r>
      <w:rPr>
        <w:color w:val="0A1D30"/>
      </w:rPr>
      <w:instrText>PAGE</w:instrText>
    </w:r>
    <w:r>
      <w:rPr>
        <w:color w:val="0A1D30"/>
      </w:rPr>
      <w:fldChar w:fldCharType="separate"/>
    </w:r>
    <w:r w:rsidR="00E7793A">
      <w:rPr>
        <w:noProof/>
        <w:color w:val="0A1D30"/>
      </w:rPr>
      <w:t>1</w:t>
    </w:r>
    <w:r>
      <w:rPr>
        <w:color w:val="0A1D30"/>
      </w:rPr>
      <w:fldChar w:fldCharType="end"/>
    </w:r>
  </w:p>
  <w:p w14:paraId="2DECCAB3" w14:textId="77777777" w:rsidR="009825C6" w:rsidRDefault="009825C6">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EB045" w14:textId="77777777" w:rsidR="00D70A50" w:rsidRDefault="00D70A50">
      <w:pPr>
        <w:spacing w:after="0" w:line="240" w:lineRule="auto"/>
      </w:pPr>
      <w:r>
        <w:separator/>
      </w:r>
    </w:p>
  </w:footnote>
  <w:footnote w:type="continuationSeparator" w:id="0">
    <w:p w14:paraId="1AD1FDF9" w14:textId="77777777" w:rsidR="00D70A50" w:rsidRDefault="00D70A50">
      <w:pPr>
        <w:spacing w:after="0" w:line="240" w:lineRule="auto"/>
      </w:pPr>
      <w:r>
        <w:continuationSeparator/>
      </w:r>
    </w:p>
  </w:footnote>
  <w:footnote w:type="continuationNotice" w:id="1">
    <w:p w14:paraId="4630B38F" w14:textId="77777777" w:rsidR="00D70A50" w:rsidRDefault="00D70A5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gridCol w:w="2945"/>
    </w:tblGrid>
    <w:tr w:rsidR="00490761" w14:paraId="4BE65C9D" w14:textId="214A2808" w:rsidTr="00490761">
      <w:trPr>
        <w:trHeight w:val="300"/>
      </w:trPr>
      <w:tc>
        <w:tcPr>
          <w:tcW w:w="2945" w:type="dxa"/>
        </w:tcPr>
        <w:p w14:paraId="2AACF843" w14:textId="708F4423" w:rsidR="00490761" w:rsidRDefault="00490761" w:rsidP="5D36CEAE">
          <w:pPr>
            <w:pStyle w:val="Encabezado"/>
            <w:ind w:left="-115" w:firstLine="0"/>
          </w:pPr>
        </w:p>
      </w:tc>
      <w:tc>
        <w:tcPr>
          <w:tcW w:w="2945" w:type="dxa"/>
        </w:tcPr>
        <w:p w14:paraId="134B6AC3" w14:textId="4AFFC5B7" w:rsidR="00490761" w:rsidRDefault="00490761" w:rsidP="032C51C5">
          <w:pPr>
            <w:pStyle w:val="Encabezado"/>
            <w:jc w:val="center"/>
          </w:pPr>
        </w:p>
      </w:tc>
      <w:tc>
        <w:tcPr>
          <w:tcW w:w="2945" w:type="dxa"/>
        </w:tcPr>
        <w:p w14:paraId="3099C73A" w14:textId="2A8880F5" w:rsidR="00490761" w:rsidRDefault="00490761" w:rsidP="032C51C5">
          <w:pPr>
            <w:pStyle w:val="Encabezado"/>
            <w:ind w:right="-115"/>
            <w:jc w:val="right"/>
          </w:pPr>
        </w:p>
      </w:tc>
      <w:tc>
        <w:tcPr>
          <w:tcW w:w="2945" w:type="dxa"/>
        </w:tcPr>
        <w:p w14:paraId="34EE9100" w14:textId="0AF7DE10" w:rsidR="00490761" w:rsidRDefault="00490761" w:rsidP="032C51C5">
          <w:pPr>
            <w:pStyle w:val="Encabezado"/>
            <w:ind w:right="-115"/>
            <w:jc w:val="right"/>
          </w:pPr>
        </w:p>
      </w:tc>
    </w:tr>
  </w:tbl>
  <w:p w14:paraId="1BA45103" w14:textId="71DA4A97" w:rsidR="00ED2D61" w:rsidRDefault="00ED2D61">
    <w:pPr>
      <w:pStyle w:val="Encabezado"/>
    </w:pPr>
  </w:p>
</w:hdr>
</file>

<file path=word/intelligence2.xml><?xml version="1.0" encoding="utf-8"?>
<int2:intelligence xmlns:int2="http://schemas.microsoft.com/office/intelligence/2020/intelligence" xmlns:oel="http://schemas.microsoft.com/office/2019/extlst">
  <int2:observations>
    <int2:textHash int2:hashCode="uT7FZgj7MC/qeo" int2:id="BcBmWUQM">
      <int2:state int2:value="Rejected" int2:type="AugLoop_Text_Critique"/>
    </int2:textHash>
    <int2:textHash int2:hashCode="6zh3cyizEAvGRT" int2:id="nvTiBRnH">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0A42"/>
    <w:multiLevelType w:val="hybridMultilevel"/>
    <w:tmpl w:val="8422947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 w15:restartNumberingAfterBreak="0">
    <w:nsid w:val="028558C8"/>
    <w:multiLevelType w:val="hybridMultilevel"/>
    <w:tmpl w:val="7BB67DB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 w15:restartNumberingAfterBreak="0">
    <w:nsid w:val="037C5F96"/>
    <w:multiLevelType w:val="hybridMultilevel"/>
    <w:tmpl w:val="7634257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 w15:restartNumberingAfterBreak="0">
    <w:nsid w:val="07AF7AE7"/>
    <w:multiLevelType w:val="hybridMultilevel"/>
    <w:tmpl w:val="973ED4B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 w15:restartNumberingAfterBreak="0">
    <w:nsid w:val="08B25192"/>
    <w:multiLevelType w:val="hybridMultilevel"/>
    <w:tmpl w:val="1A84BF62"/>
    <w:lvl w:ilvl="0" w:tplc="226830C8">
      <w:start w:val="1"/>
      <w:numFmt w:val="decimal"/>
      <w:lvlText w:val="%1."/>
      <w:lvlJc w:val="left"/>
      <w:pPr>
        <w:ind w:left="1800" w:hanging="360"/>
      </w:pPr>
    </w:lvl>
    <w:lvl w:ilvl="1" w:tplc="C602C48C" w:tentative="1">
      <w:start w:val="1"/>
      <w:numFmt w:val="lowerLetter"/>
      <w:lvlText w:val="%2."/>
      <w:lvlJc w:val="left"/>
      <w:pPr>
        <w:ind w:left="2160" w:hanging="360"/>
      </w:pPr>
    </w:lvl>
    <w:lvl w:ilvl="2" w:tplc="DE18C14E" w:tentative="1">
      <w:start w:val="1"/>
      <w:numFmt w:val="lowerRoman"/>
      <w:lvlText w:val="%3."/>
      <w:lvlJc w:val="right"/>
      <w:pPr>
        <w:ind w:left="2880" w:hanging="180"/>
      </w:pPr>
    </w:lvl>
    <w:lvl w:ilvl="3" w:tplc="69D8DB5E" w:tentative="1">
      <w:start w:val="1"/>
      <w:numFmt w:val="decimal"/>
      <w:lvlText w:val="%4."/>
      <w:lvlJc w:val="left"/>
      <w:pPr>
        <w:ind w:left="3600" w:hanging="360"/>
      </w:pPr>
    </w:lvl>
    <w:lvl w:ilvl="4" w:tplc="286C07E2" w:tentative="1">
      <w:start w:val="1"/>
      <w:numFmt w:val="lowerLetter"/>
      <w:lvlText w:val="%5."/>
      <w:lvlJc w:val="left"/>
      <w:pPr>
        <w:ind w:left="4320" w:hanging="360"/>
      </w:pPr>
    </w:lvl>
    <w:lvl w:ilvl="5" w:tplc="E308256E" w:tentative="1">
      <w:start w:val="1"/>
      <w:numFmt w:val="lowerRoman"/>
      <w:lvlText w:val="%6."/>
      <w:lvlJc w:val="right"/>
      <w:pPr>
        <w:ind w:left="5040" w:hanging="180"/>
      </w:pPr>
    </w:lvl>
    <w:lvl w:ilvl="6" w:tplc="3CC0E200" w:tentative="1">
      <w:start w:val="1"/>
      <w:numFmt w:val="decimal"/>
      <w:lvlText w:val="%7."/>
      <w:lvlJc w:val="left"/>
      <w:pPr>
        <w:ind w:left="5760" w:hanging="360"/>
      </w:pPr>
    </w:lvl>
    <w:lvl w:ilvl="7" w:tplc="99221848" w:tentative="1">
      <w:start w:val="1"/>
      <w:numFmt w:val="lowerLetter"/>
      <w:lvlText w:val="%8."/>
      <w:lvlJc w:val="left"/>
      <w:pPr>
        <w:ind w:left="6480" w:hanging="360"/>
      </w:pPr>
    </w:lvl>
    <w:lvl w:ilvl="8" w:tplc="E40425D4" w:tentative="1">
      <w:start w:val="1"/>
      <w:numFmt w:val="lowerRoman"/>
      <w:lvlText w:val="%9."/>
      <w:lvlJc w:val="right"/>
      <w:pPr>
        <w:ind w:left="7200" w:hanging="180"/>
      </w:pPr>
    </w:lvl>
  </w:abstractNum>
  <w:abstractNum w:abstractNumId="5" w15:restartNumberingAfterBreak="0">
    <w:nsid w:val="0AC970D1"/>
    <w:multiLevelType w:val="hybridMultilevel"/>
    <w:tmpl w:val="80A6BDA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6" w15:restartNumberingAfterBreak="0">
    <w:nsid w:val="0DEC4483"/>
    <w:multiLevelType w:val="hybridMultilevel"/>
    <w:tmpl w:val="326811F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7" w15:restartNumberingAfterBreak="0">
    <w:nsid w:val="0EC4374B"/>
    <w:multiLevelType w:val="hybridMultilevel"/>
    <w:tmpl w:val="DC80A16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8" w15:restartNumberingAfterBreak="0">
    <w:nsid w:val="1086509B"/>
    <w:multiLevelType w:val="hybridMultilevel"/>
    <w:tmpl w:val="FFFFFFFF"/>
    <w:lvl w:ilvl="0" w:tplc="C43A5CA0">
      <w:start w:val="1"/>
      <w:numFmt w:val="decimal"/>
      <w:lvlText w:val="%1."/>
      <w:lvlJc w:val="left"/>
      <w:pPr>
        <w:ind w:left="1800" w:hanging="360"/>
      </w:pPr>
    </w:lvl>
    <w:lvl w:ilvl="1" w:tplc="C04EFF9C">
      <w:start w:val="1"/>
      <w:numFmt w:val="lowerLetter"/>
      <w:lvlText w:val="%2."/>
      <w:lvlJc w:val="left"/>
      <w:pPr>
        <w:ind w:left="2520" w:hanging="360"/>
      </w:pPr>
    </w:lvl>
    <w:lvl w:ilvl="2" w:tplc="A0381E00">
      <w:start w:val="1"/>
      <w:numFmt w:val="lowerRoman"/>
      <w:lvlText w:val="%3."/>
      <w:lvlJc w:val="right"/>
      <w:pPr>
        <w:ind w:left="3240" w:hanging="180"/>
      </w:pPr>
    </w:lvl>
    <w:lvl w:ilvl="3" w:tplc="442C9D2C">
      <w:start w:val="1"/>
      <w:numFmt w:val="decimal"/>
      <w:lvlText w:val="%4."/>
      <w:lvlJc w:val="left"/>
      <w:pPr>
        <w:ind w:left="3960" w:hanging="360"/>
      </w:pPr>
    </w:lvl>
    <w:lvl w:ilvl="4" w:tplc="23B07C22">
      <w:start w:val="1"/>
      <w:numFmt w:val="lowerLetter"/>
      <w:lvlText w:val="%5."/>
      <w:lvlJc w:val="left"/>
      <w:pPr>
        <w:ind w:left="4680" w:hanging="360"/>
      </w:pPr>
    </w:lvl>
    <w:lvl w:ilvl="5" w:tplc="843684BE">
      <w:start w:val="1"/>
      <w:numFmt w:val="lowerRoman"/>
      <w:lvlText w:val="%6."/>
      <w:lvlJc w:val="right"/>
      <w:pPr>
        <w:ind w:left="5400" w:hanging="180"/>
      </w:pPr>
    </w:lvl>
    <w:lvl w:ilvl="6" w:tplc="DF5A1168">
      <w:start w:val="1"/>
      <w:numFmt w:val="decimal"/>
      <w:lvlText w:val="%7."/>
      <w:lvlJc w:val="left"/>
      <w:pPr>
        <w:ind w:left="6120" w:hanging="360"/>
      </w:pPr>
    </w:lvl>
    <w:lvl w:ilvl="7" w:tplc="30D237FE">
      <w:start w:val="1"/>
      <w:numFmt w:val="lowerLetter"/>
      <w:lvlText w:val="%8."/>
      <w:lvlJc w:val="left"/>
      <w:pPr>
        <w:ind w:left="6840" w:hanging="360"/>
      </w:pPr>
    </w:lvl>
    <w:lvl w:ilvl="8" w:tplc="60DC565C">
      <w:start w:val="1"/>
      <w:numFmt w:val="lowerRoman"/>
      <w:lvlText w:val="%9."/>
      <w:lvlJc w:val="right"/>
      <w:pPr>
        <w:ind w:left="7560" w:hanging="180"/>
      </w:pPr>
    </w:lvl>
  </w:abstractNum>
  <w:abstractNum w:abstractNumId="9" w15:restartNumberingAfterBreak="0">
    <w:nsid w:val="12AE5497"/>
    <w:multiLevelType w:val="hybridMultilevel"/>
    <w:tmpl w:val="D6B68FC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0" w15:restartNumberingAfterBreak="0">
    <w:nsid w:val="141D4195"/>
    <w:multiLevelType w:val="hybridMultilevel"/>
    <w:tmpl w:val="52028F7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1" w15:restartNumberingAfterBreak="0">
    <w:nsid w:val="15692158"/>
    <w:multiLevelType w:val="hybridMultilevel"/>
    <w:tmpl w:val="D250EC9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2" w15:restartNumberingAfterBreak="0">
    <w:nsid w:val="1584229C"/>
    <w:multiLevelType w:val="hybridMultilevel"/>
    <w:tmpl w:val="E3B656D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3" w15:restartNumberingAfterBreak="0">
    <w:nsid w:val="189D6E0A"/>
    <w:multiLevelType w:val="hybridMultilevel"/>
    <w:tmpl w:val="74B4783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4" w15:restartNumberingAfterBreak="0">
    <w:nsid w:val="19CC211F"/>
    <w:multiLevelType w:val="hybridMultilevel"/>
    <w:tmpl w:val="FFFFFFFF"/>
    <w:lvl w:ilvl="0" w:tplc="CFF6B396">
      <w:start w:val="1"/>
      <w:numFmt w:val="decimal"/>
      <w:lvlText w:val="%1."/>
      <w:lvlJc w:val="left"/>
      <w:pPr>
        <w:ind w:left="1800" w:hanging="360"/>
      </w:pPr>
    </w:lvl>
    <w:lvl w:ilvl="1" w:tplc="31ECB7DC">
      <w:start w:val="1"/>
      <w:numFmt w:val="lowerLetter"/>
      <w:lvlText w:val="%2."/>
      <w:lvlJc w:val="left"/>
      <w:pPr>
        <w:ind w:left="2520" w:hanging="360"/>
      </w:pPr>
    </w:lvl>
    <w:lvl w:ilvl="2" w:tplc="EDB83E70">
      <w:start w:val="1"/>
      <w:numFmt w:val="lowerRoman"/>
      <w:lvlText w:val="%3."/>
      <w:lvlJc w:val="right"/>
      <w:pPr>
        <w:ind w:left="3240" w:hanging="180"/>
      </w:pPr>
    </w:lvl>
    <w:lvl w:ilvl="3" w:tplc="A9A2532A">
      <w:start w:val="1"/>
      <w:numFmt w:val="decimal"/>
      <w:lvlText w:val="%4."/>
      <w:lvlJc w:val="left"/>
      <w:pPr>
        <w:ind w:left="3960" w:hanging="360"/>
      </w:pPr>
    </w:lvl>
    <w:lvl w:ilvl="4" w:tplc="D06A03CC">
      <w:start w:val="1"/>
      <w:numFmt w:val="lowerLetter"/>
      <w:lvlText w:val="%5."/>
      <w:lvlJc w:val="left"/>
      <w:pPr>
        <w:ind w:left="4680" w:hanging="360"/>
      </w:pPr>
    </w:lvl>
    <w:lvl w:ilvl="5" w:tplc="FCA04326">
      <w:start w:val="1"/>
      <w:numFmt w:val="lowerRoman"/>
      <w:lvlText w:val="%6."/>
      <w:lvlJc w:val="right"/>
      <w:pPr>
        <w:ind w:left="5400" w:hanging="180"/>
      </w:pPr>
    </w:lvl>
    <w:lvl w:ilvl="6" w:tplc="883041DE">
      <w:start w:val="1"/>
      <w:numFmt w:val="decimal"/>
      <w:lvlText w:val="%7."/>
      <w:lvlJc w:val="left"/>
      <w:pPr>
        <w:ind w:left="6120" w:hanging="360"/>
      </w:pPr>
    </w:lvl>
    <w:lvl w:ilvl="7" w:tplc="742E8728">
      <w:start w:val="1"/>
      <w:numFmt w:val="lowerLetter"/>
      <w:lvlText w:val="%8."/>
      <w:lvlJc w:val="left"/>
      <w:pPr>
        <w:ind w:left="6840" w:hanging="360"/>
      </w:pPr>
    </w:lvl>
    <w:lvl w:ilvl="8" w:tplc="B18A679C">
      <w:start w:val="1"/>
      <w:numFmt w:val="lowerRoman"/>
      <w:lvlText w:val="%9."/>
      <w:lvlJc w:val="right"/>
      <w:pPr>
        <w:ind w:left="7560" w:hanging="180"/>
      </w:pPr>
    </w:lvl>
  </w:abstractNum>
  <w:abstractNum w:abstractNumId="15" w15:restartNumberingAfterBreak="0">
    <w:nsid w:val="1BA70F89"/>
    <w:multiLevelType w:val="hybridMultilevel"/>
    <w:tmpl w:val="5A668BF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6" w15:restartNumberingAfterBreak="0">
    <w:nsid w:val="1EF00E8A"/>
    <w:multiLevelType w:val="hybridMultilevel"/>
    <w:tmpl w:val="5D5E3DF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7" w15:restartNumberingAfterBreak="0">
    <w:nsid w:val="21450AA3"/>
    <w:multiLevelType w:val="hybridMultilevel"/>
    <w:tmpl w:val="877C15C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8" w15:restartNumberingAfterBreak="0">
    <w:nsid w:val="277A3E81"/>
    <w:multiLevelType w:val="hybridMultilevel"/>
    <w:tmpl w:val="42A04C7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19" w15:restartNumberingAfterBreak="0">
    <w:nsid w:val="2BE07349"/>
    <w:multiLevelType w:val="hybridMultilevel"/>
    <w:tmpl w:val="1F8A7808"/>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0" w15:restartNumberingAfterBreak="0">
    <w:nsid w:val="2CA45AEE"/>
    <w:multiLevelType w:val="hybridMultilevel"/>
    <w:tmpl w:val="673243E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1" w15:restartNumberingAfterBreak="0">
    <w:nsid w:val="2D874EFC"/>
    <w:multiLevelType w:val="hybridMultilevel"/>
    <w:tmpl w:val="F3A6DD88"/>
    <w:lvl w:ilvl="0" w:tplc="4CACDA80">
      <w:start w:val="1"/>
      <w:numFmt w:val="decimal"/>
      <w:lvlText w:val="%1."/>
      <w:lvlJc w:val="left"/>
      <w:pPr>
        <w:ind w:left="1800" w:hanging="360"/>
      </w:pPr>
    </w:lvl>
    <w:lvl w:ilvl="1" w:tplc="23C6C642" w:tentative="1">
      <w:start w:val="1"/>
      <w:numFmt w:val="lowerLetter"/>
      <w:lvlText w:val="%2."/>
      <w:lvlJc w:val="left"/>
      <w:pPr>
        <w:ind w:left="2160" w:hanging="360"/>
      </w:pPr>
    </w:lvl>
    <w:lvl w:ilvl="2" w:tplc="7070D37A" w:tentative="1">
      <w:start w:val="1"/>
      <w:numFmt w:val="lowerRoman"/>
      <w:lvlText w:val="%3."/>
      <w:lvlJc w:val="right"/>
      <w:pPr>
        <w:ind w:left="2880" w:hanging="180"/>
      </w:pPr>
    </w:lvl>
    <w:lvl w:ilvl="3" w:tplc="9DA2F02A" w:tentative="1">
      <w:start w:val="1"/>
      <w:numFmt w:val="decimal"/>
      <w:lvlText w:val="%4."/>
      <w:lvlJc w:val="left"/>
      <w:pPr>
        <w:ind w:left="3600" w:hanging="360"/>
      </w:pPr>
    </w:lvl>
    <w:lvl w:ilvl="4" w:tplc="3470F690" w:tentative="1">
      <w:start w:val="1"/>
      <w:numFmt w:val="lowerLetter"/>
      <w:lvlText w:val="%5."/>
      <w:lvlJc w:val="left"/>
      <w:pPr>
        <w:ind w:left="4320" w:hanging="360"/>
      </w:pPr>
    </w:lvl>
    <w:lvl w:ilvl="5" w:tplc="9EDE504A" w:tentative="1">
      <w:start w:val="1"/>
      <w:numFmt w:val="lowerRoman"/>
      <w:lvlText w:val="%6."/>
      <w:lvlJc w:val="right"/>
      <w:pPr>
        <w:ind w:left="5040" w:hanging="180"/>
      </w:pPr>
    </w:lvl>
    <w:lvl w:ilvl="6" w:tplc="B824C1F8" w:tentative="1">
      <w:start w:val="1"/>
      <w:numFmt w:val="decimal"/>
      <w:lvlText w:val="%7."/>
      <w:lvlJc w:val="left"/>
      <w:pPr>
        <w:ind w:left="5760" w:hanging="360"/>
      </w:pPr>
    </w:lvl>
    <w:lvl w:ilvl="7" w:tplc="CDE690E0" w:tentative="1">
      <w:start w:val="1"/>
      <w:numFmt w:val="lowerLetter"/>
      <w:lvlText w:val="%8."/>
      <w:lvlJc w:val="left"/>
      <w:pPr>
        <w:ind w:left="6480" w:hanging="360"/>
      </w:pPr>
    </w:lvl>
    <w:lvl w:ilvl="8" w:tplc="42F40DA6" w:tentative="1">
      <w:start w:val="1"/>
      <w:numFmt w:val="lowerRoman"/>
      <w:lvlText w:val="%9."/>
      <w:lvlJc w:val="right"/>
      <w:pPr>
        <w:ind w:left="7200" w:hanging="180"/>
      </w:pPr>
    </w:lvl>
  </w:abstractNum>
  <w:abstractNum w:abstractNumId="22" w15:restartNumberingAfterBreak="0">
    <w:nsid w:val="2EC85BF4"/>
    <w:multiLevelType w:val="hybridMultilevel"/>
    <w:tmpl w:val="B2A6026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3" w15:restartNumberingAfterBreak="0">
    <w:nsid w:val="34282791"/>
    <w:multiLevelType w:val="hybridMultilevel"/>
    <w:tmpl w:val="50460422"/>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4" w15:restartNumberingAfterBreak="0">
    <w:nsid w:val="385E3042"/>
    <w:multiLevelType w:val="hybridMultilevel"/>
    <w:tmpl w:val="358A4546"/>
    <w:lvl w:ilvl="0" w:tplc="FFFFFFFF">
      <w:start w:val="1"/>
      <w:numFmt w:val="decimal"/>
      <w:lvlText w:val="%1."/>
      <w:lvlJc w:val="left"/>
      <w:pPr>
        <w:ind w:left="144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3A866737"/>
    <w:multiLevelType w:val="hybridMultilevel"/>
    <w:tmpl w:val="CE006D0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6" w15:restartNumberingAfterBreak="0">
    <w:nsid w:val="3D09396F"/>
    <w:multiLevelType w:val="hybridMultilevel"/>
    <w:tmpl w:val="4744478C"/>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7" w15:restartNumberingAfterBreak="0">
    <w:nsid w:val="3E4A4CD3"/>
    <w:multiLevelType w:val="hybridMultilevel"/>
    <w:tmpl w:val="1A0CA47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8" w15:restartNumberingAfterBreak="0">
    <w:nsid w:val="43CF19C9"/>
    <w:multiLevelType w:val="hybridMultilevel"/>
    <w:tmpl w:val="D9F417D8"/>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29" w15:restartNumberingAfterBreak="0">
    <w:nsid w:val="44226C8A"/>
    <w:multiLevelType w:val="hybridMultilevel"/>
    <w:tmpl w:val="FFFFFFFF"/>
    <w:lvl w:ilvl="0" w:tplc="6108ED22">
      <w:start w:val="1"/>
      <w:numFmt w:val="decimal"/>
      <w:lvlText w:val="%1."/>
      <w:lvlJc w:val="left"/>
      <w:pPr>
        <w:ind w:left="1800" w:hanging="360"/>
      </w:pPr>
    </w:lvl>
    <w:lvl w:ilvl="1" w:tplc="F0CA2CE8">
      <w:start w:val="1"/>
      <w:numFmt w:val="lowerLetter"/>
      <w:lvlText w:val="%2."/>
      <w:lvlJc w:val="left"/>
      <w:pPr>
        <w:ind w:left="2520" w:hanging="360"/>
      </w:pPr>
    </w:lvl>
    <w:lvl w:ilvl="2" w:tplc="04325F0A">
      <w:start w:val="1"/>
      <w:numFmt w:val="lowerRoman"/>
      <w:lvlText w:val="%3."/>
      <w:lvlJc w:val="right"/>
      <w:pPr>
        <w:ind w:left="3240" w:hanging="180"/>
      </w:pPr>
    </w:lvl>
    <w:lvl w:ilvl="3" w:tplc="64883C04">
      <w:start w:val="1"/>
      <w:numFmt w:val="decimal"/>
      <w:lvlText w:val="%4."/>
      <w:lvlJc w:val="left"/>
      <w:pPr>
        <w:ind w:left="3960" w:hanging="360"/>
      </w:pPr>
    </w:lvl>
    <w:lvl w:ilvl="4" w:tplc="BEFC5A7C">
      <w:start w:val="1"/>
      <w:numFmt w:val="lowerLetter"/>
      <w:lvlText w:val="%5."/>
      <w:lvlJc w:val="left"/>
      <w:pPr>
        <w:ind w:left="4680" w:hanging="360"/>
      </w:pPr>
    </w:lvl>
    <w:lvl w:ilvl="5" w:tplc="A7C6DA3C">
      <w:start w:val="1"/>
      <w:numFmt w:val="lowerRoman"/>
      <w:lvlText w:val="%6."/>
      <w:lvlJc w:val="right"/>
      <w:pPr>
        <w:ind w:left="5400" w:hanging="180"/>
      </w:pPr>
    </w:lvl>
    <w:lvl w:ilvl="6" w:tplc="B05C34BA">
      <w:start w:val="1"/>
      <w:numFmt w:val="decimal"/>
      <w:lvlText w:val="%7."/>
      <w:lvlJc w:val="left"/>
      <w:pPr>
        <w:ind w:left="6120" w:hanging="360"/>
      </w:pPr>
    </w:lvl>
    <w:lvl w:ilvl="7" w:tplc="1DB40048">
      <w:start w:val="1"/>
      <w:numFmt w:val="lowerLetter"/>
      <w:lvlText w:val="%8."/>
      <w:lvlJc w:val="left"/>
      <w:pPr>
        <w:ind w:left="6840" w:hanging="360"/>
      </w:pPr>
    </w:lvl>
    <w:lvl w:ilvl="8" w:tplc="19C4D9B6">
      <w:start w:val="1"/>
      <w:numFmt w:val="lowerRoman"/>
      <w:lvlText w:val="%9."/>
      <w:lvlJc w:val="right"/>
      <w:pPr>
        <w:ind w:left="7560" w:hanging="180"/>
      </w:pPr>
    </w:lvl>
  </w:abstractNum>
  <w:abstractNum w:abstractNumId="30" w15:restartNumberingAfterBreak="0">
    <w:nsid w:val="494640DA"/>
    <w:multiLevelType w:val="hybridMultilevel"/>
    <w:tmpl w:val="5D5E3DF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1" w15:restartNumberingAfterBreak="0">
    <w:nsid w:val="4972556C"/>
    <w:multiLevelType w:val="hybridMultilevel"/>
    <w:tmpl w:val="C7A24A80"/>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32" w15:restartNumberingAfterBreak="0">
    <w:nsid w:val="4AEE4A17"/>
    <w:multiLevelType w:val="hybridMultilevel"/>
    <w:tmpl w:val="5712D20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3" w15:restartNumberingAfterBreak="0">
    <w:nsid w:val="4B9A0F06"/>
    <w:multiLevelType w:val="hybridMultilevel"/>
    <w:tmpl w:val="111E27A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4" w15:restartNumberingAfterBreak="0">
    <w:nsid w:val="4CBD353A"/>
    <w:multiLevelType w:val="hybridMultilevel"/>
    <w:tmpl w:val="3AA4F26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5" w15:restartNumberingAfterBreak="0">
    <w:nsid w:val="4E7353EA"/>
    <w:multiLevelType w:val="hybridMultilevel"/>
    <w:tmpl w:val="EB44258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6" w15:restartNumberingAfterBreak="0">
    <w:nsid w:val="54C1323D"/>
    <w:multiLevelType w:val="hybridMultilevel"/>
    <w:tmpl w:val="FCC6D9B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7" w15:restartNumberingAfterBreak="0">
    <w:nsid w:val="58492DC8"/>
    <w:multiLevelType w:val="hybridMultilevel"/>
    <w:tmpl w:val="FD68372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8" w15:restartNumberingAfterBreak="0">
    <w:nsid w:val="58C555B0"/>
    <w:multiLevelType w:val="hybridMultilevel"/>
    <w:tmpl w:val="1000300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39" w15:restartNumberingAfterBreak="0">
    <w:nsid w:val="5FC84866"/>
    <w:multiLevelType w:val="hybridMultilevel"/>
    <w:tmpl w:val="56A68622"/>
    <w:lvl w:ilvl="0" w:tplc="80060822">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40" w15:restartNumberingAfterBreak="0">
    <w:nsid w:val="606A0B0A"/>
    <w:multiLevelType w:val="hybridMultilevel"/>
    <w:tmpl w:val="3E68899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1" w15:restartNumberingAfterBreak="0">
    <w:nsid w:val="62D26527"/>
    <w:multiLevelType w:val="hybridMultilevel"/>
    <w:tmpl w:val="8EB8A2E4"/>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2" w15:restartNumberingAfterBreak="0">
    <w:nsid w:val="644449E4"/>
    <w:multiLevelType w:val="multilevel"/>
    <w:tmpl w:val="7E1C7782"/>
    <w:lvl w:ilvl="0">
      <w:start w:val="1"/>
      <w:numFmt w:val="decimal"/>
      <w:pStyle w:val="Ttulo1"/>
      <w:suff w:val="space"/>
      <w:lvlText w:val="%1."/>
      <w:lvlJc w:val="left"/>
      <w:pPr>
        <w:ind w:left="0" w:firstLine="0"/>
      </w:pPr>
    </w:lvl>
    <w:lvl w:ilvl="1">
      <w:start w:val="1"/>
      <w:numFmt w:val="decimal"/>
      <w:pStyle w:val="Ttulo2"/>
      <w:lvlText w:val="%1.%2"/>
      <w:lvlJc w:val="left"/>
      <w:pPr>
        <w:ind w:left="5962"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3" w15:restartNumberingAfterBreak="0">
    <w:nsid w:val="66B40877"/>
    <w:multiLevelType w:val="hybridMultilevel"/>
    <w:tmpl w:val="25CC8FC6"/>
    <w:lvl w:ilvl="0" w:tplc="275AF93E">
      <w:start w:val="1"/>
      <w:numFmt w:val="bullet"/>
      <w:lvlText w:val=""/>
      <w:lvlJc w:val="left"/>
      <w:pPr>
        <w:ind w:left="1800" w:hanging="360"/>
      </w:pPr>
      <w:rPr>
        <w:rFonts w:ascii="Symbol" w:hAnsi="Symbol" w:hint="default"/>
      </w:rPr>
    </w:lvl>
    <w:lvl w:ilvl="1" w:tplc="89E4845C">
      <w:start w:val="1"/>
      <w:numFmt w:val="bullet"/>
      <w:lvlText w:val="o"/>
      <w:lvlJc w:val="left"/>
      <w:pPr>
        <w:ind w:left="2520" w:hanging="360"/>
      </w:pPr>
      <w:rPr>
        <w:rFonts w:ascii="Courier New" w:hAnsi="Courier New" w:hint="default"/>
      </w:rPr>
    </w:lvl>
    <w:lvl w:ilvl="2" w:tplc="440E3892">
      <w:start w:val="1"/>
      <w:numFmt w:val="bullet"/>
      <w:lvlText w:val=""/>
      <w:lvlJc w:val="left"/>
      <w:pPr>
        <w:ind w:left="3240" w:hanging="360"/>
      </w:pPr>
      <w:rPr>
        <w:rFonts w:ascii="Wingdings" w:hAnsi="Wingdings" w:hint="default"/>
      </w:rPr>
    </w:lvl>
    <w:lvl w:ilvl="3" w:tplc="93C0A13C">
      <w:start w:val="1"/>
      <w:numFmt w:val="bullet"/>
      <w:lvlText w:val=""/>
      <w:lvlJc w:val="left"/>
      <w:pPr>
        <w:ind w:left="3960" w:hanging="360"/>
      </w:pPr>
      <w:rPr>
        <w:rFonts w:ascii="Symbol" w:hAnsi="Symbol" w:hint="default"/>
      </w:rPr>
    </w:lvl>
    <w:lvl w:ilvl="4" w:tplc="2960974C">
      <w:start w:val="1"/>
      <w:numFmt w:val="bullet"/>
      <w:lvlText w:val="o"/>
      <w:lvlJc w:val="left"/>
      <w:pPr>
        <w:ind w:left="4680" w:hanging="360"/>
      </w:pPr>
      <w:rPr>
        <w:rFonts w:ascii="Courier New" w:hAnsi="Courier New" w:hint="default"/>
      </w:rPr>
    </w:lvl>
    <w:lvl w:ilvl="5" w:tplc="A2505126">
      <w:start w:val="1"/>
      <w:numFmt w:val="bullet"/>
      <w:lvlText w:val=""/>
      <w:lvlJc w:val="left"/>
      <w:pPr>
        <w:ind w:left="5400" w:hanging="360"/>
      </w:pPr>
      <w:rPr>
        <w:rFonts w:ascii="Wingdings" w:hAnsi="Wingdings" w:hint="default"/>
      </w:rPr>
    </w:lvl>
    <w:lvl w:ilvl="6" w:tplc="6DC0B6D0">
      <w:start w:val="1"/>
      <w:numFmt w:val="bullet"/>
      <w:lvlText w:val=""/>
      <w:lvlJc w:val="left"/>
      <w:pPr>
        <w:ind w:left="6120" w:hanging="360"/>
      </w:pPr>
      <w:rPr>
        <w:rFonts w:ascii="Symbol" w:hAnsi="Symbol" w:hint="default"/>
      </w:rPr>
    </w:lvl>
    <w:lvl w:ilvl="7" w:tplc="BDB42A3C">
      <w:start w:val="1"/>
      <w:numFmt w:val="bullet"/>
      <w:lvlText w:val="o"/>
      <w:lvlJc w:val="left"/>
      <w:pPr>
        <w:ind w:left="6840" w:hanging="360"/>
      </w:pPr>
      <w:rPr>
        <w:rFonts w:ascii="Courier New" w:hAnsi="Courier New" w:hint="default"/>
      </w:rPr>
    </w:lvl>
    <w:lvl w:ilvl="8" w:tplc="C428C98C">
      <w:start w:val="1"/>
      <w:numFmt w:val="bullet"/>
      <w:lvlText w:val=""/>
      <w:lvlJc w:val="left"/>
      <w:pPr>
        <w:ind w:left="7560" w:hanging="360"/>
      </w:pPr>
      <w:rPr>
        <w:rFonts w:ascii="Wingdings" w:hAnsi="Wingdings" w:hint="default"/>
      </w:rPr>
    </w:lvl>
  </w:abstractNum>
  <w:abstractNum w:abstractNumId="44" w15:restartNumberingAfterBreak="0">
    <w:nsid w:val="673E1103"/>
    <w:multiLevelType w:val="hybridMultilevel"/>
    <w:tmpl w:val="BFC8ED18"/>
    <w:lvl w:ilvl="0" w:tplc="49A25CD8">
      <w:start w:val="1"/>
      <w:numFmt w:val="decimal"/>
      <w:lvlText w:val="%1."/>
      <w:lvlJc w:val="left"/>
      <w:pPr>
        <w:ind w:left="1800" w:hanging="360"/>
      </w:pPr>
    </w:lvl>
    <w:lvl w:ilvl="1" w:tplc="468010C2" w:tentative="1">
      <w:start w:val="1"/>
      <w:numFmt w:val="lowerLetter"/>
      <w:lvlText w:val="%2."/>
      <w:lvlJc w:val="left"/>
      <w:pPr>
        <w:ind w:left="2160" w:hanging="360"/>
      </w:pPr>
    </w:lvl>
    <w:lvl w:ilvl="2" w:tplc="3B86E494" w:tentative="1">
      <w:start w:val="1"/>
      <w:numFmt w:val="lowerRoman"/>
      <w:lvlText w:val="%3."/>
      <w:lvlJc w:val="right"/>
      <w:pPr>
        <w:ind w:left="2880" w:hanging="180"/>
      </w:pPr>
    </w:lvl>
    <w:lvl w:ilvl="3" w:tplc="B64ACC24" w:tentative="1">
      <w:start w:val="1"/>
      <w:numFmt w:val="decimal"/>
      <w:lvlText w:val="%4."/>
      <w:lvlJc w:val="left"/>
      <w:pPr>
        <w:ind w:left="3600" w:hanging="360"/>
      </w:pPr>
    </w:lvl>
    <w:lvl w:ilvl="4" w:tplc="29FE55BE" w:tentative="1">
      <w:start w:val="1"/>
      <w:numFmt w:val="lowerLetter"/>
      <w:lvlText w:val="%5."/>
      <w:lvlJc w:val="left"/>
      <w:pPr>
        <w:ind w:left="4320" w:hanging="360"/>
      </w:pPr>
    </w:lvl>
    <w:lvl w:ilvl="5" w:tplc="E140FAC0" w:tentative="1">
      <w:start w:val="1"/>
      <w:numFmt w:val="lowerRoman"/>
      <w:lvlText w:val="%6."/>
      <w:lvlJc w:val="right"/>
      <w:pPr>
        <w:ind w:left="5040" w:hanging="180"/>
      </w:pPr>
    </w:lvl>
    <w:lvl w:ilvl="6" w:tplc="521A44F0" w:tentative="1">
      <w:start w:val="1"/>
      <w:numFmt w:val="decimal"/>
      <w:lvlText w:val="%7."/>
      <w:lvlJc w:val="left"/>
      <w:pPr>
        <w:ind w:left="5760" w:hanging="360"/>
      </w:pPr>
    </w:lvl>
    <w:lvl w:ilvl="7" w:tplc="201638E8" w:tentative="1">
      <w:start w:val="1"/>
      <w:numFmt w:val="lowerLetter"/>
      <w:lvlText w:val="%8."/>
      <w:lvlJc w:val="left"/>
      <w:pPr>
        <w:ind w:left="6480" w:hanging="360"/>
      </w:pPr>
    </w:lvl>
    <w:lvl w:ilvl="8" w:tplc="861C5318" w:tentative="1">
      <w:start w:val="1"/>
      <w:numFmt w:val="lowerRoman"/>
      <w:lvlText w:val="%9."/>
      <w:lvlJc w:val="right"/>
      <w:pPr>
        <w:ind w:left="7200" w:hanging="180"/>
      </w:pPr>
    </w:lvl>
  </w:abstractNum>
  <w:abstractNum w:abstractNumId="45" w15:restartNumberingAfterBreak="0">
    <w:nsid w:val="699D0B78"/>
    <w:multiLevelType w:val="hybridMultilevel"/>
    <w:tmpl w:val="6ABE93CE"/>
    <w:lvl w:ilvl="0" w:tplc="6C568A32">
      <w:start w:val="1"/>
      <w:numFmt w:val="decimal"/>
      <w:lvlText w:val="%1."/>
      <w:lvlJc w:val="left"/>
      <w:pPr>
        <w:ind w:left="1800" w:hanging="360"/>
      </w:pPr>
    </w:lvl>
    <w:lvl w:ilvl="1" w:tplc="4778595C" w:tentative="1">
      <w:start w:val="1"/>
      <w:numFmt w:val="lowerLetter"/>
      <w:lvlText w:val="%2."/>
      <w:lvlJc w:val="left"/>
      <w:pPr>
        <w:ind w:left="2160" w:hanging="360"/>
      </w:pPr>
    </w:lvl>
    <w:lvl w:ilvl="2" w:tplc="9FCA95E0" w:tentative="1">
      <w:start w:val="1"/>
      <w:numFmt w:val="lowerRoman"/>
      <w:lvlText w:val="%3."/>
      <w:lvlJc w:val="right"/>
      <w:pPr>
        <w:ind w:left="2880" w:hanging="180"/>
      </w:pPr>
    </w:lvl>
    <w:lvl w:ilvl="3" w:tplc="4AE8FC36" w:tentative="1">
      <w:start w:val="1"/>
      <w:numFmt w:val="decimal"/>
      <w:lvlText w:val="%4."/>
      <w:lvlJc w:val="left"/>
      <w:pPr>
        <w:ind w:left="3600" w:hanging="360"/>
      </w:pPr>
    </w:lvl>
    <w:lvl w:ilvl="4" w:tplc="5CA805CA" w:tentative="1">
      <w:start w:val="1"/>
      <w:numFmt w:val="lowerLetter"/>
      <w:lvlText w:val="%5."/>
      <w:lvlJc w:val="left"/>
      <w:pPr>
        <w:ind w:left="4320" w:hanging="360"/>
      </w:pPr>
    </w:lvl>
    <w:lvl w:ilvl="5" w:tplc="5260A954" w:tentative="1">
      <w:start w:val="1"/>
      <w:numFmt w:val="lowerRoman"/>
      <w:lvlText w:val="%6."/>
      <w:lvlJc w:val="right"/>
      <w:pPr>
        <w:ind w:left="5040" w:hanging="180"/>
      </w:pPr>
    </w:lvl>
    <w:lvl w:ilvl="6" w:tplc="6B842E8E" w:tentative="1">
      <w:start w:val="1"/>
      <w:numFmt w:val="decimal"/>
      <w:lvlText w:val="%7."/>
      <w:lvlJc w:val="left"/>
      <w:pPr>
        <w:ind w:left="5760" w:hanging="360"/>
      </w:pPr>
    </w:lvl>
    <w:lvl w:ilvl="7" w:tplc="7AE4DD58" w:tentative="1">
      <w:start w:val="1"/>
      <w:numFmt w:val="lowerLetter"/>
      <w:lvlText w:val="%8."/>
      <w:lvlJc w:val="left"/>
      <w:pPr>
        <w:ind w:left="6480" w:hanging="360"/>
      </w:pPr>
    </w:lvl>
    <w:lvl w:ilvl="8" w:tplc="0A282422" w:tentative="1">
      <w:start w:val="1"/>
      <w:numFmt w:val="lowerRoman"/>
      <w:lvlText w:val="%9."/>
      <w:lvlJc w:val="right"/>
      <w:pPr>
        <w:ind w:left="7200" w:hanging="180"/>
      </w:pPr>
    </w:lvl>
  </w:abstractNum>
  <w:abstractNum w:abstractNumId="46" w15:restartNumberingAfterBreak="0">
    <w:nsid w:val="6B88055C"/>
    <w:multiLevelType w:val="hybridMultilevel"/>
    <w:tmpl w:val="90300610"/>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47" w15:restartNumberingAfterBreak="0">
    <w:nsid w:val="6BD14B6B"/>
    <w:multiLevelType w:val="hybridMultilevel"/>
    <w:tmpl w:val="FFFFFFFF"/>
    <w:lvl w:ilvl="0" w:tplc="DC462D0A">
      <w:start w:val="1"/>
      <w:numFmt w:val="decimal"/>
      <w:lvlText w:val="%1."/>
      <w:lvlJc w:val="left"/>
      <w:pPr>
        <w:ind w:left="1800" w:hanging="360"/>
      </w:pPr>
    </w:lvl>
    <w:lvl w:ilvl="1" w:tplc="427CEB2E">
      <w:start w:val="1"/>
      <w:numFmt w:val="lowerLetter"/>
      <w:lvlText w:val="%2."/>
      <w:lvlJc w:val="left"/>
      <w:pPr>
        <w:ind w:left="2520" w:hanging="360"/>
      </w:pPr>
    </w:lvl>
    <w:lvl w:ilvl="2" w:tplc="DACC6672">
      <w:start w:val="1"/>
      <w:numFmt w:val="lowerRoman"/>
      <w:lvlText w:val="%3."/>
      <w:lvlJc w:val="right"/>
      <w:pPr>
        <w:ind w:left="3240" w:hanging="180"/>
      </w:pPr>
    </w:lvl>
    <w:lvl w:ilvl="3" w:tplc="A0486016">
      <w:start w:val="1"/>
      <w:numFmt w:val="decimal"/>
      <w:lvlText w:val="%4."/>
      <w:lvlJc w:val="left"/>
      <w:pPr>
        <w:ind w:left="3960" w:hanging="360"/>
      </w:pPr>
    </w:lvl>
    <w:lvl w:ilvl="4" w:tplc="CA863390">
      <w:start w:val="1"/>
      <w:numFmt w:val="lowerLetter"/>
      <w:lvlText w:val="%5."/>
      <w:lvlJc w:val="left"/>
      <w:pPr>
        <w:ind w:left="4680" w:hanging="360"/>
      </w:pPr>
    </w:lvl>
    <w:lvl w:ilvl="5" w:tplc="60DEA8EA">
      <w:start w:val="1"/>
      <w:numFmt w:val="lowerRoman"/>
      <w:lvlText w:val="%6."/>
      <w:lvlJc w:val="right"/>
      <w:pPr>
        <w:ind w:left="5400" w:hanging="180"/>
      </w:pPr>
    </w:lvl>
    <w:lvl w:ilvl="6" w:tplc="C8C023D6">
      <w:start w:val="1"/>
      <w:numFmt w:val="decimal"/>
      <w:lvlText w:val="%7."/>
      <w:lvlJc w:val="left"/>
      <w:pPr>
        <w:ind w:left="6120" w:hanging="360"/>
      </w:pPr>
    </w:lvl>
    <w:lvl w:ilvl="7" w:tplc="242E601C">
      <w:start w:val="1"/>
      <w:numFmt w:val="lowerLetter"/>
      <w:lvlText w:val="%8."/>
      <w:lvlJc w:val="left"/>
      <w:pPr>
        <w:ind w:left="6840" w:hanging="360"/>
      </w:pPr>
    </w:lvl>
    <w:lvl w:ilvl="8" w:tplc="A6081E70">
      <w:start w:val="1"/>
      <w:numFmt w:val="lowerRoman"/>
      <w:lvlText w:val="%9."/>
      <w:lvlJc w:val="right"/>
      <w:pPr>
        <w:ind w:left="7560" w:hanging="180"/>
      </w:pPr>
    </w:lvl>
  </w:abstractNum>
  <w:abstractNum w:abstractNumId="48" w15:restartNumberingAfterBreak="0">
    <w:nsid w:val="6D7B0546"/>
    <w:multiLevelType w:val="hybridMultilevel"/>
    <w:tmpl w:val="FFFFFFFF"/>
    <w:lvl w:ilvl="0" w:tplc="BDF4C984">
      <w:start w:val="1"/>
      <w:numFmt w:val="decimal"/>
      <w:lvlText w:val="%1."/>
      <w:lvlJc w:val="left"/>
      <w:pPr>
        <w:ind w:left="1800" w:hanging="360"/>
      </w:pPr>
    </w:lvl>
    <w:lvl w:ilvl="1" w:tplc="66B00A68">
      <w:start w:val="1"/>
      <w:numFmt w:val="lowerLetter"/>
      <w:lvlText w:val="%2."/>
      <w:lvlJc w:val="left"/>
      <w:pPr>
        <w:ind w:left="2520" w:hanging="360"/>
      </w:pPr>
    </w:lvl>
    <w:lvl w:ilvl="2" w:tplc="7C983E46">
      <w:start w:val="1"/>
      <w:numFmt w:val="lowerRoman"/>
      <w:lvlText w:val="%3."/>
      <w:lvlJc w:val="right"/>
      <w:pPr>
        <w:ind w:left="3240" w:hanging="180"/>
      </w:pPr>
    </w:lvl>
    <w:lvl w:ilvl="3" w:tplc="6948549E">
      <w:start w:val="1"/>
      <w:numFmt w:val="decimal"/>
      <w:lvlText w:val="%4."/>
      <w:lvlJc w:val="left"/>
      <w:pPr>
        <w:ind w:left="3960" w:hanging="360"/>
      </w:pPr>
    </w:lvl>
    <w:lvl w:ilvl="4" w:tplc="C8782C00">
      <w:start w:val="1"/>
      <w:numFmt w:val="lowerLetter"/>
      <w:lvlText w:val="%5."/>
      <w:lvlJc w:val="left"/>
      <w:pPr>
        <w:ind w:left="4680" w:hanging="360"/>
      </w:pPr>
    </w:lvl>
    <w:lvl w:ilvl="5" w:tplc="5532D586">
      <w:start w:val="1"/>
      <w:numFmt w:val="lowerRoman"/>
      <w:lvlText w:val="%6."/>
      <w:lvlJc w:val="right"/>
      <w:pPr>
        <w:ind w:left="5400" w:hanging="180"/>
      </w:pPr>
    </w:lvl>
    <w:lvl w:ilvl="6" w:tplc="1E923DE6">
      <w:start w:val="1"/>
      <w:numFmt w:val="decimal"/>
      <w:lvlText w:val="%7."/>
      <w:lvlJc w:val="left"/>
      <w:pPr>
        <w:ind w:left="6120" w:hanging="360"/>
      </w:pPr>
    </w:lvl>
    <w:lvl w:ilvl="7" w:tplc="F20E83B2">
      <w:start w:val="1"/>
      <w:numFmt w:val="lowerLetter"/>
      <w:lvlText w:val="%8."/>
      <w:lvlJc w:val="left"/>
      <w:pPr>
        <w:ind w:left="6840" w:hanging="360"/>
      </w:pPr>
    </w:lvl>
    <w:lvl w:ilvl="8" w:tplc="D95C2C64">
      <w:start w:val="1"/>
      <w:numFmt w:val="lowerRoman"/>
      <w:lvlText w:val="%9."/>
      <w:lvlJc w:val="right"/>
      <w:pPr>
        <w:ind w:left="7560" w:hanging="180"/>
      </w:pPr>
    </w:lvl>
  </w:abstractNum>
  <w:abstractNum w:abstractNumId="49" w15:restartNumberingAfterBreak="0">
    <w:nsid w:val="6D7D1ED8"/>
    <w:multiLevelType w:val="hybridMultilevel"/>
    <w:tmpl w:val="63E49CBE"/>
    <w:lvl w:ilvl="0" w:tplc="086EB286">
      <w:start w:val="1"/>
      <w:numFmt w:val="decimal"/>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0" w15:restartNumberingAfterBreak="0">
    <w:nsid w:val="6E267966"/>
    <w:multiLevelType w:val="hybridMultilevel"/>
    <w:tmpl w:val="389656A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1" w15:restartNumberingAfterBreak="0">
    <w:nsid w:val="751F717B"/>
    <w:multiLevelType w:val="hybridMultilevel"/>
    <w:tmpl w:val="83D4C5A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2" w15:restartNumberingAfterBreak="0">
    <w:nsid w:val="75DF4F61"/>
    <w:multiLevelType w:val="hybridMultilevel"/>
    <w:tmpl w:val="2A5EB2DA"/>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3" w15:restartNumberingAfterBreak="0">
    <w:nsid w:val="77567CAF"/>
    <w:multiLevelType w:val="hybridMultilevel"/>
    <w:tmpl w:val="5658FB5E"/>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54" w15:restartNumberingAfterBreak="0">
    <w:nsid w:val="779AFF86"/>
    <w:multiLevelType w:val="hybridMultilevel"/>
    <w:tmpl w:val="FFFFFFFF"/>
    <w:lvl w:ilvl="0" w:tplc="917A78F4">
      <w:start w:val="1"/>
      <w:numFmt w:val="decimal"/>
      <w:lvlText w:val="%1."/>
      <w:lvlJc w:val="left"/>
      <w:pPr>
        <w:ind w:left="1800" w:hanging="360"/>
      </w:pPr>
    </w:lvl>
    <w:lvl w:ilvl="1" w:tplc="ABFC5016">
      <w:start w:val="1"/>
      <w:numFmt w:val="lowerLetter"/>
      <w:lvlText w:val="%2."/>
      <w:lvlJc w:val="left"/>
      <w:pPr>
        <w:ind w:left="2520" w:hanging="360"/>
      </w:pPr>
    </w:lvl>
    <w:lvl w:ilvl="2" w:tplc="EE26BE1E">
      <w:start w:val="1"/>
      <w:numFmt w:val="lowerRoman"/>
      <w:lvlText w:val="%3."/>
      <w:lvlJc w:val="right"/>
      <w:pPr>
        <w:ind w:left="3240" w:hanging="180"/>
      </w:pPr>
    </w:lvl>
    <w:lvl w:ilvl="3" w:tplc="31945284">
      <w:start w:val="1"/>
      <w:numFmt w:val="decimal"/>
      <w:lvlText w:val="%4."/>
      <w:lvlJc w:val="left"/>
      <w:pPr>
        <w:ind w:left="3960" w:hanging="360"/>
      </w:pPr>
    </w:lvl>
    <w:lvl w:ilvl="4" w:tplc="FDAC3F54">
      <w:start w:val="1"/>
      <w:numFmt w:val="lowerLetter"/>
      <w:lvlText w:val="%5."/>
      <w:lvlJc w:val="left"/>
      <w:pPr>
        <w:ind w:left="4680" w:hanging="360"/>
      </w:pPr>
    </w:lvl>
    <w:lvl w:ilvl="5" w:tplc="EFEA695E">
      <w:start w:val="1"/>
      <w:numFmt w:val="lowerRoman"/>
      <w:lvlText w:val="%6."/>
      <w:lvlJc w:val="right"/>
      <w:pPr>
        <w:ind w:left="5400" w:hanging="180"/>
      </w:pPr>
    </w:lvl>
    <w:lvl w:ilvl="6" w:tplc="DBC22D80">
      <w:start w:val="1"/>
      <w:numFmt w:val="decimal"/>
      <w:lvlText w:val="%7."/>
      <w:lvlJc w:val="left"/>
      <w:pPr>
        <w:ind w:left="6120" w:hanging="360"/>
      </w:pPr>
    </w:lvl>
    <w:lvl w:ilvl="7" w:tplc="CBDA0D56">
      <w:start w:val="1"/>
      <w:numFmt w:val="lowerLetter"/>
      <w:lvlText w:val="%8."/>
      <w:lvlJc w:val="left"/>
      <w:pPr>
        <w:ind w:left="6840" w:hanging="360"/>
      </w:pPr>
    </w:lvl>
    <w:lvl w:ilvl="8" w:tplc="F4700302">
      <w:start w:val="1"/>
      <w:numFmt w:val="lowerRoman"/>
      <w:lvlText w:val="%9."/>
      <w:lvlJc w:val="right"/>
      <w:pPr>
        <w:ind w:left="7560" w:hanging="180"/>
      </w:pPr>
    </w:lvl>
  </w:abstractNum>
  <w:abstractNum w:abstractNumId="55" w15:restartNumberingAfterBreak="0">
    <w:nsid w:val="796A34AF"/>
    <w:multiLevelType w:val="hybridMultilevel"/>
    <w:tmpl w:val="9CAC0788"/>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6" w15:restartNumberingAfterBreak="0">
    <w:nsid w:val="7A782EB4"/>
    <w:multiLevelType w:val="hybridMultilevel"/>
    <w:tmpl w:val="BCB890EE"/>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abstractNum w:abstractNumId="57" w15:restartNumberingAfterBreak="0">
    <w:nsid w:val="7E6C50EB"/>
    <w:multiLevelType w:val="hybridMultilevel"/>
    <w:tmpl w:val="F752C3C6"/>
    <w:lvl w:ilvl="0" w:tplc="340A000F">
      <w:start w:val="1"/>
      <w:numFmt w:val="decimal"/>
      <w:lvlText w:val="%1."/>
      <w:lvlJc w:val="left"/>
      <w:pPr>
        <w:ind w:left="1440" w:hanging="360"/>
      </w:pPr>
    </w:lvl>
    <w:lvl w:ilvl="1" w:tplc="340A0019" w:tentative="1">
      <w:start w:val="1"/>
      <w:numFmt w:val="lowerLetter"/>
      <w:lvlText w:val="%2."/>
      <w:lvlJc w:val="left"/>
      <w:pPr>
        <w:ind w:left="2160" w:hanging="360"/>
      </w:pPr>
    </w:lvl>
    <w:lvl w:ilvl="2" w:tplc="340A001B" w:tentative="1">
      <w:start w:val="1"/>
      <w:numFmt w:val="lowerRoman"/>
      <w:lvlText w:val="%3."/>
      <w:lvlJc w:val="right"/>
      <w:pPr>
        <w:ind w:left="2880" w:hanging="180"/>
      </w:pPr>
    </w:lvl>
    <w:lvl w:ilvl="3" w:tplc="340A000F" w:tentative="1">
      <w:start w:val="1"/>
      <w:numFmt w:val="decimal"/>
      <w:lvlText w:val="%4."/>
      <w:lvlJc w:val="left"/>
      <w:pPr>
        <w:ind w:left="3600" w:hanging="360"/>
      </w:pPr>
    </w:lvl>
    <w:lvl w:ilvl="4" w:tplc="340A0019" w:tentative="1">
      <w:start w:val="1"/>
      <w:numFmt w:val="lowerLetter"/>
      <w:lvlText w:val="%5."/>
      <w:lvlJc w:val="left"/>
      <w:pPr>
        <w:ind w:left="4320" w:hanging="360"/>
      </w:pPr>
    </w:lvl>
    <w:lvl w:ilvl="5" w:tplc="340A001B" w:tentative="1">
      <w:start w:val="1"/>
      <w:numFmt w:val="lowerRoman"/>
      <w:lvlText w:val="%6."/>
      <w:lvlJc w:val="right"/>
      <w:pPr>
        <w:ind w:left="5040" w:hanging="180"/>
      </w:pPr>
    </w:lvl>
    <w:lvl w:ilvl="6" w:tplc="340A000F" w:tentative="1">
      <w:start w:val="1"/>
      <w:numFmt w:val="decimal"/>
      <w:lvlText w:val="%7."/>
      <w:lvlJc w:val="left"/>
      <w:pPr>
        <w:ind w:left="5760" w:hanging="360"/>
      </w:pPr>
    </w:lvl>
    <w:lvl w:ilvl="7" w:tplc="340A0019" w:tentative="1">
      <w:start w:val="1"/>
      <w:numFmt w:val="lowerLetter"/>
      <w:lvlText w:val="%8."/>
      <w:lvlJc w:val="left"/>
      <w:pPr>
        <w:ind w:left="6480" w:hanging="360"/>
      </w:pPr>
    </w:lvl>
    <w:lvl w:ilvl="8" w:tplc="340A001B" w:tentative="1">
      <w:start w:val="1"/>
      <w:numFmt w:val="lowerRoman"/>
      <w:lvlText w:val="%9."/>
      <w:lvlJc w:val="right"/>
      <w:pPr>
        <w:ind w:left="7200" w:hanging="180"/>
      </w:pPr>
    </w:lvl>
  </w:abstractNum>
  <w:num w:numId="1" w16cid:durableId="1389911890">
    <w:abstractNumId w:val="42"/>
  </w:num>
  <w:num w:numId="2" w16cid:durableId="2061663789">
    <w:abstractNumId w:val="44"/>
  </w:num>
  <w:num w:numId="3" w16cid:durableId="134762753">
    <w:abstractNumId w:val="45"/>
  </w:num>
  <w:num w:numId="4" w16cid:durableId="1904178891">
    <w:abstractNumId w:val="4"/>
  </w:num>
  <w:num w:numId="5" w16cid:durableId="1389651458">
    <w:abstractNumId w:val="21"/>
  </w:num>
  <w:num w:numId="6" w16cid:durableId="2065130518">
    <w:abstractNumId w:val="8"/>
  </w:num>
  <w:num w:numId="7" w16cid:durableId="488525239">
    <w:abstractNumId w:val="47"/>
  </w:num>
  <w:num w:numId="8" w16cid:durableId="516500098">
    <w:abstractNumId w:val="48"/>
  </w:num>
  <w:num w:numId="9" w16cid:durableId="1999072982">
    <w:abstractNumId w:val="14"/>
  </w:num>
  <w:num w:numId="10" w16cid:durableId="2034644044">
    <w:abstractNumId w:val="56"/>
  </w:num>
  <w:num w:numId="11" w16cid:durableId="1718892562">
    <w:abstractNumId w:val="30"/>
  </w:num>
  <w:num w:numId="12" w16cid:durableId="162936219">
    <w:abstractNumId w:val="25"/>
  </w:num>
  <w:num w:numId="13" w16cid:durableId="376048770">
    <w:abstractNumId w:val="0"/>
  </w:num>
  <w:num w:numId="14" w16cid:durableId="2059359600">
    <w:abstractNumId w:val="1"/>
  </w:num>
  <w:num w:numId="15" w16cid:durableId="1859349908">
    <w:abstractNumId w:val="6"/>
  </w:num>
  <w:num w:numId="16" w16cid:durableId="1960792057">
    <w:abstractNumId w:val="28"/>
  </w:num>
  <w:num w:numId="17" w16cid:durableId="1914075098">
    <w:abstractNumId w:val="18"/>
  </w:num>
  <w:num w:numId="18" w16cid:durableId="2020109974">
    <w:abstractNumId w:val="33"/>
  </w:num>
  <w:num w:numId="19" w16cid:durableId="1982347510">
    <w:abstractNumId w:val="57"/>
  </w:num>
  <w:num w:numId="20" w16cid:durableId="552885318">
    <w:abstractNumId w:val="17"/>
  </w:num>
  <w:num w:numId="21" w16cid:durableId="508518992">
    <w:abstractNumId w:val="41"/>
  </w:num>
  <w:num w:numId="22" w16cid:durableId="281116001">
    <w:abstractNumId w:val="35"/>
  </w:num>
  <w:num w:numId="23" w16cid:durableId="1667634737">
    <w:abstractNumId w:val="5"/>
  </w:num>
  <w:num w:numId="24" w16cid:durableId="544679553">
    <w:abstractNumId w:val="38"/>
  </w:num>
  <w:num w:numId="25" w16cid:durableId="1728796408">
    <w:abstractNumId w:val="20"/>
  </w:num>
  <w:num w:numId="26" w16cid:durableId="1843347716">
    <w:abstractNumId w:val="2"/>
  </w:num>
  <w:num w:numId="27" w16cid:durableId="57287088">
    <w:abstractNumId w:val="7"/>
  </w:num>
  <w:num w:numId="28" w16cid:durableId="1236471884">
    <w:abstractNumId w:val="36"/>
  </w:num>
  <w:num w:numId="29" w16cid:durableId="1808663328">
    <w:abstractNumId w:val="11"/>
  </w:num>
  <w:num w:numId="30" w16cid:durableId="556210915">
    <w:abstractNumId w:val="26"/>
  </w:num>
  <w:num w:numId="31" w16cid:durableId="525826772">
    <w:abstractNumId w:val="46"/>
  </w:num>
  <w:num w:numId="32" w16cid:durableId="1601060800">
    <w:abstractNumId w:val="37"/>
  </w:num>
  <w:num w:numId="33" w16cid:durableId="1124427332">
    <w:abstractNumId w:val="12"/>
  </w:num>
  <w:num w:numId="34" w16cid:durableId="1079326217">
    <w:abstractNumId w:val="23"/>
  </w:num>
  <w:num w:numId="35" w16cid:durableId="1359311140">
    <w:abstractNumId w:val="34"/>
  </w:num>
  <w:num w:numId="36" w16cid:durableId="632490998">
    <w:abstractNumId w:val="10"/>
  </w:num>
  <w:num w:numId="37" w16cid:durableId="125391713">
    <w:abstractNumId w:val="50"/>
  </w:num>
  <w:num w:numId="38" w16cid:durableId="1040016256">
    <w:abstractNumId w:val="51"/>
  </w:num>
  <w:num w:numId="39" w16cid:durableId="673190465">
    <w:abstractNumId w:val="55"/>
  </w:num>
  <w:num w:numId="40" w16cid:durableId="1038895088">
    <w:abstractNumId w:val="13"/>
  </w:num>
  <w:num w:numId="41" w16cid:durableId="1187870708">
    <w:abstractNumId w:val="22"/>
  </w:num>
  <w:num w:numId="42" w16cid:durableId="1521122325">
    <w:abstractNumId w:val="52"/>
  </w:num>
  <w:num w:numId="43" w16cid:durableId="1108624617">
    <w:abstractNumId w:val="29"/>
  </w:num>
  <w:num w:numId="44" w16cid:durableId="1623026705">
    <w:abstractNumId w:val="54"/>
  </w:num>
  <w:num w:numId="45" w16cid:durableId="1924873198">
    <w:abstractNumId w:val="16"/>
  </w:num>
  <w:num w:numId="46" w16cid:durableId="230964672">
    <w:abstractNumId w:val="24"/>
  </w:num>
  <w:num w:numId="47" w16cid:durableId="1733582805">
    <w:abstractNumId w:val="32"/>
  </w:num>
  <w:num w:numId="48" w16cid:durableId="47075603">
    <w:abstractNumId w:val="9"/>
  </w:num>
  <w:num w:numId="49" w16cid:durableId="1572540614">
    <w:abstractNumId w:val="19"/>
  </w:num>
  <w:num w:numId="50" w16cid:durableId="1667171565">
    <w:abstractNumId w:val="15"/>
  </w:num>
  <w:num w:numId="51" w16cid:durableId="1155025450">
    <w:abstractNumId w:val="49"/>
  </w:num>
  <w:num w:numId="52" w16cid:durableId="1802965974">
    <w:abstractNumId w:val="39"/>
  </w:num>
  <w:num w:numId="53" w16cid:durableId="841511878">
    <w:abstractNumId w:val="31"/>
  </w:num>
  <w:num w:numId="54" w16cid:durableId="1364479794">
    <w:abstractNumId w:val="53"/>
  </w:num>
  <w:num w:numId="55" w16cid:durableId="554127981">
    <w:abstractNumId w:val="40"/>
  </w:num>
  <w:num w:numId="56" w16cid:durableId="1717244118">
    <w:abstractNumId w:val="3"/>
  </w:num>
  <w:num w:numId="57" w16cid:durableId="2058889943">
    <w:abstractNumId w:val="27"/>
  </w:num>
  <w:num w:numId="58" w16cid:durableId="356582329">
    <w:abstractNumId w:val="43"/>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10"/>
  <w:embedTrueTypeFonts/>
  <w:proofState w:spelling="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25C6"/>
    <w:rsid w:val="00000B04"/>
    <w:rsid w:val="00000BE3"/>
    <w:rsid w:val="00000F21"/>
    <w:rsid w:val="00000FD1"/>
    <w:rsid w:val="00000FE5"/>
    <w:rsid w:val="000013FB"/>
    <w:rsid w:val="00001412"/>
    <w:rsid w:val="00001837"/>
    <w:rsid w:val="00001E9B"/>
    <w:rsid w:val="00001F20"/>
    <w:rsid w:val="00001FDC"/>
    <w:rsid w:val="00002554"/>
    <w:rsid w:val="00003205"/>
    <w:rsid w:val="0000335D"/>
    <w:rsid w:val="000035BD"/>
    <w:rsid w:val="00003CB4"/>
    <w:rsid w:val="00003D02"/>
    <w:rsid w:val="00003DB8"/>
    <w:rsid w:val="000040B2"/>
    <w:rsid w:val="00004433"/>
    <w:rsid w:val="000046A2"/>
    <w:rsid w:val="000046E8"/>
    <w:rsid w:val="00004838"/>
    <w:rsid w:val="00004AA5"/>
    <w:rsid w:val="00004E97"/>
    <w:rsid w:val="00005109"/>
    <w:rsid w:val="0000516D"/>
    <w:rsid w:val="0000592B"/>
    <w:rsid w:val="00005FF8"/>
    <w:rsid w:val="000065BA"/>
    <w:rsid w:val="0000670E"/>
    <w:rsid w:val="00006897"/>
    <w:rsid w:val="00006E5C"/>
    <w:rsid w:val="00006F4E"/>
    <w:rsid w:val="0000700E"/>
    <w:rsid w:val="0000723A"/>
    <w:rsid w:val="000072C8"/>
    <w:rsid w:val="000073EB"/>
    <w:rsid w:val="000074D8"/>
    <w:rsid w:val="000079AE"/>
    <w:rsid w:val="000079CF"/>
    <w:rsid w:val="00007E93"/>
    <w:rsid w:val="00010074"/>
    <w:rsid w:val="0001056B"/>
    <w:rsid w:val="000105B3"/>
    <w:rsid w:val="0001077A"/>
    <w:rsid w:val="00010815"/>
    <w:rsid w:val="00010EF7"/>
    <w:rsid w:val="00010F6B"/>
    <w:rsid w:val="00010FFD"/>
    <w:rsid w:val="0001153D"/>
    <w:rsid w:val="00011582"/>
    <w:rsid w:val="000115BD"/>
    <w:rsid w:val="00011AD1"/>
    <w:rsid w:val="00011D88"/>
    <w:rsid w:val="0001231B"/>
    <w:rsid w:val="00012320"/>
    <w:rsid w:val="0001284D"/>
    <w:rsid w:val="00013674"/>
    <w:rsid w:val="0001379F"/>
    <w:rsid w:val="00013843"/>
    <w:rsid w:val="00013A30"/>
    <w:rsid w:val="00013C40"/>
    <w:rsid w:val="00013DF6"/>
    <w:rsid w:val="00013FD8"/>
    <w:rsid w:val="0001416F"/>
    <w:rsid w:val="00014428"/>
    <w:rsid w:val="0001456E"/>
    <w:rsid w:val="000145BF"/>
    <w:rsid w:val="000148F5"/>
    <w:rsid w:val="000148FC"/>
    <w:rsid w:val="00014A37"/>
    <w:rsid w:val="00014BC2"/>
    <w:rsid w:val="00014E2D"/>
    <w:rsid w:val="00015477"/>
    <w:rsid w:val="000155F8"/>
    <w:rsid w:val="000161C4"/>
    <w:rsid w:val="0001626B"/>
    <w:rsid w:val="000162BC"/>
    <w:rsid w:val="000163F2"/>
    <w:rsid w:val="00016409"/>
    <w:rsid w:val="000164BD"/>
    <w:rsid w:val="00016948"/>
    <w:rsid w:val="00016C39"/>
    <w:rsid w:val="0001749D"/>
    <w:rsid w:val="00017517"/>
    <w:rsid w:val="000176E1"/>
    <w:rsid w:val="00017F04"/>
    <w:rsid w:val="00017FFA"/>
    <w:rsid w:val="00020102"/>
    <w:rsid w:val="000203A7"/>
    <w:rsid w:val="00020404"/>
    <w:rsid w:val="0002052A"/>
    <w:rsid w:val="0002054D"/>
    <w:rsid w:val="000206D6"/>
    <w:rsid w:val="00020932"/>
    <w:rsid w:val="000209A1"/>
    <w:rsid w:val="000209EE"/>
    <w:rsid w:val="00021088"/>
    <w:rsid w:val="00021C2D"/>
    <w:rsid w:val="00021F5F"/>
    <w:rsid w:val="00022946"/>
    <w:rsid w:val="0002299B"/>
    <w:rsid w:val="00022BA3"/>
    <w:rsid w:val="00022CD5"/>
    <w:rsid w:val="00022D1B"/>
    <w:rsid w:val="00022ECC"/>
    <w:rsid w:val="00022F49"/>
    <w:rsid w:val="00022F88"/>
    <w:rsid w:val="00022FAD"/>
    <w:rsid w:val="0002308E"/>
    <w:rsid w:val="000232F8"/>
    <w:rsid w:val="00023645"/>
    <w:rsid w:val="000238BE"/>
    <w:rsid w:val="000238C4"/>
    <w:rsid w:val="00023AE0"/>
    <w:rsid w:val="00023F98"/>
    <w:rsid w:val="000243E5"/>
    <w:rsid w:val="00024D34"/>
    <w:rsid w:val="00024FC0"/>
    <w:rsid w:val="0002500F"/>
    <w:rsid w:val="00025082"/>
    <w:rsid w:val="000254E7"/>
    <w:rsid w:val="00025CD9"/>
    <w:rsid w:val="00025F12"/>
    <w:rsid w:val="000261C4"/>
    <w:rsid w:val="00026382"/>
    <w:rsid w:val="00026A5B"/>
    <w:rsid w:val="000273E0"/>
    <w:rsid w:val="00027749"/>
    <w:rsid w:val="00027841"/>
    <w:rsid w:val="0002799D"/>
    <w:rsid w:val="0003041E"/>
    <w:rsid w:val="00030759"/>
    <w:rsid w:val="00030B76"/>
    <w:rsid w:val="00030B9A"/>
    <w:rsid w:val="00030D53"/>
    <w:rsid w:val="00030F3C"/>
    <w:rsid w:val="0003116C"/>
    <w:rsid w:val="000311B8"/>
    <w:rsid w:val="00031894"/>
    <w:rsid w:val="000318E2"/>
    <w:rsid w:val="00031A4C"/>
    <w:rsid w:val="000322F8"/>
    <w:rsid w:val="00032735"/>
    <w:rsid w:val="000328A8"/>
    <w:rsid w:val="00032BCE"/>
    <w:rsid w:val="00033065"/>
    <w:rsid w:val="0003343C"/>
    <w:rsid w:val="00033468"/>
    <w:rsid w:val="00033AA9"/>
    <w:rsid w:val="00033DC8"/>
    <w:rsid w:val="00033E98"/>
    <w:rsid w:val="00033F88"/>
    <w:rsid w:val="00034099"/>
    <w:rsid w:val="000346A7"/>
    <w:rsid w:val="000347F4"/>
    <w:rsid w:val="00035082"/>
    <w:rsid w:val="000352B9"/>
    <w:rsid w:val="00036017"/>
    <w:rsid w:val="00036059"/>
    <w:rsid w:val="000364C8"/>
    <w:rsid w:val="000364E3"/>
    <w:rsid w:val="0003657E"/>
    <w:rsid w:val="000365F5"/>
    <w:rsid w:val="000369A4"/>
    <w:rsid w:val="00036F9D"/>
    <w:rsid w:val="00037182"/>
    <w:rsid w:val="000376E5"/>
    <w:rsid w:val="0003792A"/>
    <w:rsid w:val="00037DFE"/>
    <w:rsid w:val="00040061"/>
    <w:rsid w:val="0004066F"/>
    <w:rsid w:val="0004088E"/>
    <w:rsid w:val="00040BBE"/>
    <w:rsid w:val="00040E07"/>
    <w:rsid w:val="00040EE6"/>
    <w:rsid w:val="00041247"/>
    <w:rsid w:val="00041569"/>
    <w:rsid w:val="00041CB5"/>
    <w:rsid w:val="0004205D"/>
    <w:rsid w:val="000424CC"/>
    <w:rsid w:val="000426CB"/>
    <w:rsid w:val="000429E0"/>
    <w:rsid w:val="000429FB"/>
    <w:rsid w:val="00042A10"/>
    <w:rsid w:val="00042AF1"/>
    <w:rsid w:val="00042B4A"/>
    <w:rsid w:val="00042FE2"/>
    <w:rsid w:val="000435C6"/>
    <w:rsid w:val="00043D0F"/>
    <w:rsid w:val="00043DD0"/>
    <w:rsid w:val="00043FE6"/>
    <w:rsid w:val="000441B1"/>
    <w:rsid w:val="00044330"/>
    <w:rsid w:val="000444E8"/>
    <w:rsid w:val="0004456E"/>
    <w:rsid w:val="000445B4"/>
    <w:rsid w:val="0004493B"/>
    <w:rsid w:val="00044C6C"/>
    <w:rsid w:val="00044E6B"/>
    <w:rsid w:val="000450A5"/>
    <w:rsid w:val="0004548D"/>
    <w:rsid w:val="000456EC"/>
    <w:rsid w:val="000459A2"/>
    <w:rsid w:val="00045D7E"/>
    <w:rsid w:val="00046141"/>
    <w:rsid w:val="0004648F"/>
    <w:rsid w:val="00046C9E"/>
    <w:rsid w:val="000470FA"/>
    <w:rsid w:val="00047A00"/>
    <w:rsid w:val="00047BFC"/>
    <w:rsid w:val="00047BFF"/>
    <w:rsid w:val="00050115"/>
    <w:rsid w:val="00050247"/>
    <w:rsid w:val="00050337"/>
    <w:rsid w:val="00050795"/>
    <w:rsid w:val="00050846"/>
    <w:rsid w:val="00051024"/>
    <w:rsid w:val="000511B7"/>
    <w:rsid w:val="0005132B"/>
    <w:rsid w:val="00051616"/>
    <w:rsid w:val="00051650"/>
    <w:rsid w:val="00051838"/>
    <w:rsid w:val="000519D5"/>
    <w:rsid w:val="00051C9B"/>
    <w:rsid w:val="00051DCD"/>
    <w:rsid w:val="000520B4"/>
    <w:rsid w:val="0005216E"/>
    <w:rsid w:val="000522D8"/>
    <w:rsid w:val="0005260B"/>
    <w:rsid w:val="00052747"/>
    <w:rsid w:val="000527D0"/>
    <w:rsid w:val="0005281B"/>
    <w:rsid w:val="00052C16"/>
    <w:rsid w:val="00052D33"/>
    <w:rsid w:val="00053017"/>
    <w:rsid w:val="00053092"/>
    <w:rsid w:val="000532EB"/>
    <w:rsid w:val="0005444C"/>
    <w:rsid w:val="000545BD"/>
    <w:rsid w:val="000545D0"/>
    <w:rsid w:val="0005493B"/>
    <w:rsid w:val="00054F3E"/>
    <w:rsid w:val="0005504B"/>
    <w:rsid w:val="00055130"/>
    <w:rsid w:val="00055408"/>
    <w:rsid w:val="0005546F"/>
    <w:rsid w:val="000555A4"/>
    <w:rsid w:val="0005618E"/>
    <w:rsid w:val="00056698"/>
    <w:rsid w:val="00056716"/>
    <w:rsid w:val="00056826"/>
    <w:rsid w:val="000568B1"/>
    <w:rsid w:val="00056A95"/>
    <w:rsid w:val="00056CD5"/>
    <w:rsid w:val="00056D24"/>
    <w:rsid w:val="00057299"/>
    <w:rsid w:val="00057B6A"/>
    <w:rsid w:val="000601A1"/>
    <w:rsid w:val="0006044F"/>
    <w:rsid w:val="0006072E"/>
    <w:rsid w:val="00060D3C"/>
    <w:rsid w:val="00060DB1"/>
    <w:rsid w:val="000612F4"/>
    <w:rsid w:val="00061CC3"/>
    <w:rsid w:val="00061F05"/>
    <w:rsid w:val="0006224A"/>
    <w:rsid w:val="00062263"/>
    <w:rsid w:val="000622B6"/>
    <w:rsid w:val="00062478"/>
    <w:rsid w:val="000629CB"/>
    <w:rsid w:val="00062BB7"/>
    <w:rsid w:val="00062DC0"/>
    <w:rsid w:val="00062EF6"/>
    <w:rsid w:val="000630BA"/>
    <w:rsid w:val="00063429"/>
    <w:rsid w:val="000638DE"/>
    <w:rsid w:val="00063C4F"/>
    <w:rsid w:val="00064665"/>
    <w:rsid w:val="00064B01"/>
    <w:rsid w:val="00064B09"/>
    <w:rsid w:val="00064B99"/>
    <w:rsid w:val="00065246"/>
    <w:rsid w:val="0006588B"/>
    <w:rsid w:val="00065DEC"/>
    <w:rsid w:val="00066089"/>
    <w:rsid w:val="00066ADF"/>
    <w:rsid w:val="00066BF6"/>
    <w:rsid w:val="00066C70"/>
    <w:rsid w:val="00066ECD"/>
    <w:rsid w:val="00067536"/>
    <w:rsid w:val="000676DF"/>
    <w:rsid w:val="000677B8"/>
    <w:rsid w:val="00067803"/>
    <w:rsid w:val="000704F3"/>
    <w:rsid w:val="000705E5"/>
    <w:rsid w:val="00070653"/>
    <w:rsid w:val="00070E01"/>
    <w:rsid w:val="000715EE"/>
    <w:rsid w:val="000719A1"/>
    <w:rsid w:val="00071E09"/>
    <w:rsid w:val="00071F2A"/>
    <w:rsid w:val="000725F9"/>
    <w:rsid w:val="000727CF"/>
    <w:rsid w:val="0007282C"/>
    <w:rsid w:val="00072A8D"/>
    <w:rsid w:val="00072CC7"/>
    <w:rsid w:val="00072EA8"/>
    <w:rsid w:val="000732D4"/>
    <w:rsid w:val="00073654"/>
    <w:rsid w:val="00073BA2"/>
    <w:rsid w:val="0007500D"/>
    <w:rsid w:val="00075016"/>
    <w:rsid w:val="00075293"/>
    <w:rsid w:val="000754F1"/>
    <w:rsid w:val="00075567"/>
    <w:rsid w:val="00075AD4"/>
    <w:rsid w:val="000760E3"/>
    <w:rsid w:val="00076A3D"/>
    <w:rsid w:val="00076FED"/>
    <w:rsid w:val="00077036"/>
    <w:rsid w:val="000773B5"/>
    <w:rsid w:val="00077570"/>
    <w:rsid w:val="00077A61"/>
    <w:rsid w:val="00077F9A"/>
    <w:rsid w:val="00080063"/>
    <w:rsid w:val="000800D3"/>
    <w:rsid w:val="0008037F"/>
    <w:rsid w:val="0008053C"/>
    <w:rsid w:val="000809B5"/>
    <w:rsid w:val="00080EBF"/>
    <w:rsid w:val="00081280"/>
    <w:rsid w:val="0008133D"/>
    <w:rsid w:val="00081D27"/>
    <w:rsid w:val="0008222E"/>
    <w:rsid w:val="00082757"/>
    <w:rsid w:val="0008291C"/>
    <w:rsid w:val="00082B22"/>
    <w:rsid w:val="00082BF3"/>
    <w:rsid w:val="00082EAC"/>
    <w:rsid w:val="00082F99"/>
    <w:rsid w:val="000830B4"/>
    <w:rsid w:val="0008327F"/>
    <w:rsid w:val="0008328F"/>
    <w:rsid w:val="00083392"/>
    <w:rsid w:val="0008381E"/>
    <w:rsid w:val="000838C6"/>
    <w:rsid w:val="00083AFF"/>
    <w:rsid w:val="00083F34"/>
    <w:rsid w:val="000841B2"/>
    <w:rsid w:val="00084473"/>
    <w:rsid w:val="000844F8"/>
    <w:rsid w:val="00084651"/>
    <w:rsid w:val="00084CB1"/>
    <w:rsid w:val="00084EBE"/>
    <w:rsid w:val="0008503D"/>
    <w:rsid w:val="000851CD"/>
    <w:rsid w:val="0008571B"/>
    <w:rsid w:val="00085A3E"/>
    <w:rsid w:val="0008605B"/>
    <w:rsid w:val="000869FB"/>
    <w:rsid w:val="00086A5A"/>
    <w:rsid w:val="00086E01"/>
    <w:rsid w:val="00086ED0"/>
    <w:rsid w:val="00086EEC"/>
    <w:rsid w:val="000870D9"/>
    <w:rsid w:val="000871CE"/>
    <w:rsid w:val="00087855"/>
    <w:rsid w:val="00087A05"/>
    <w:rsid w:val="00087DD5"/>
    <w:rsid w:val="00087F4B"/>
    <w:rsid w:val="0009031E"/>
    <w:rsid w:val="000906C4"/>
    <w:rsid w:val="000907D8"/>
    <w:rsid w:val="00090A43"/>
    <w:rsid w:val="00090B4F"/>
    <w:rsid w:val="00090E82"/>
    <w:rsid w:val="00090FFA"/>
    <w:rsid w:val="00091A25"/>
    <w:rsid w:val="00091BB4"/>
    <w:rsid w:val="00091EC2"/>
    <w:rsid w:val="00091EF0"/>
    <w:rsid w:val="00092079"/>
    <w:rsid w:val="00092108"/>
    <w:rsid w:val="00092264"/>
    <w:rsid w:val="00092D5C"/>
    <w:rsid w:val="00093420"/>
    <w:rsid w:val="000937A8"/>
    <w:rsid w:val="00093901"/>
    <w:rsid w:val="00093DB7"/>
    <w:rsid w:val="00094E9A"/>
    <w:rsid w:val="00094F70"/>
    <w:rsid w:val="000953BB"/>
    <w:rsid w:val="00095755"/>
    <w:rsid w:val="00095943"/>
    <w:rsid w:val="0009608B"/>
    <w:rsid w:val="00096277"/>
    <w:rsid w:val="00096817"/>
    <w:rsid w:val="00096D1E"/>
    <w:rsid w:val="000972D0"/>
    <w:rsid w:val="00097376"/>
    <w:rsid w:val="000A090B"/>
    <w:rsid w:val="000A09E7"/>
    <w:rsid w:val="000A13D0"/>
    <w:rsid w:val="000A14CC"/>
    <w:rsid w:val="000A1627"/>
    <w:rsid w:val="000A1876"/>
    <w:rsid w:val="000A19AB"/>
    <w:rsid w:val="000A19C1"/>
    <w:rsid w:val="000A1B7F"/>
    <w:rsid w:val="000A209F"/>
    <w:rsid w:val="000A2B27"/>
    <w:rsid w:val="000A2C32"/>
    <w:rsid w:val="000A2EA7"/>
    <w:rsid w:val="000A30C2"/>
    <w:rsid w:val="000A325D"/>
    <w:rsid w:val="000A3543"/>
    <w:rsid w:val="000A3583"/>
    <w:rsid w:val="000A36AE"/>
    <w:rsid w:val="000A36D4"/>
    <w:rsid w:val="000A3750"/>
    <w:rsid w:val="000A37A6"/>
    <w:rsid w:val="000A3C7D"/>
    <w:rsid w:val="000A41CD"/>
    <w:rsid w:val="000A4A90"/>
    <w:rsid w:val="000A4CBC"/>
    <w:rsid w:val="000A5185"/>
    <w:rsid w:val="000A5340"/>
    <w:rsid w:val="000A552D"/>
    <w:rsid w:val="000A5D2D"/>
    <w:rsid w:val="000A6169"/>
    <w:rsid w:val="000A64F5"/>
    <w:rsid w:val="000A6540"/>
    <w:rsid w:val="000A6616"/>
    <w:rsid w:val="000A69D7"/>
    <w:rsid w:val="000A7728"/>
    <w:rsid w:val="000A77F7"/>
    <w:rsid w:val="000A78D0"/>
    <w:rsid w:val="000A79C8"/>
    <w:rsid w:val="000A7BC8"/>
    <w:rsid w:val="000A7E62"/>
    <w:rsid w:val="000B00DC"/>
    <w:rsid w:val="000B0B63"/>
    <w:rsid w:val="000B0C14"/>
    <w:rsid w:val="000B13A0"/>
    <w:rsid w:val="000B1988"/>
    <w:rsid w:val="000B1A35"/>
    <w:rsid w:val="000B1BC4"/>
    <w:rsid w:val="000B1CEC"/>
    <w:rsid w:val="000B2000"/>
    <w:rsid w:val="000B2D38"/>
    <w:rsid w:val="000B3657"/>
    <w:rsid w:val="000B370E"/>
    <w:rsid w:val="000B3886"/>
    <w:rsid w:val="000B4266"/>
    <w:rsid w:val="000B46AD"/>
    <w:rsid w:val="000B49A4"/>
    <w:rsid w:val="000B4C46"/>
    <w:rsid w:val="000B4F41"/>
    <w:rsid w:val="000B52E4"/>
    <w:rsid w:val="000B5538"/>
    <w:rsid w:val="000B5941"/>
    <w:rsid w:val="000B59BF"/>
    <w:rsid w:val="000B5ADE"/>
    <w:rsid w:val="000B6323"/>
    <w:rsid w:val="000B67FD"/>
    <w:rsid w:val="000B68DD"/>
    <w:rsid w:val="000B6BA8"/>
    <w:rsid w:val="000B6C3F"/>
    <w:rsid w:val="000B6CBC"/>
    <w:rsid w:val="000B71A0"/>
    <w:rsid w:val="000B76C7"/>
    <w:rsid w:val="000B77D6"/>
    <w:rsid w:val="000B79D1"/>
    <w:rsid w:val="000C0FBD"/>
    <w:rsid w:val="000C13B0"/>
    <w:rsid w:val="000C13D8"/>
    <w:rsid w:val="000C1554"/>
    <w:rsid w:val="000C17B5"/>
    <w:rsid w:val="000C1894"/>
    <w:rsid w:val="000C18C4"/>
    <w:rsid w:val="000C1958"/>
    <w:rsid w:val="000C19B6"/>
    <w:rsid w:val="000C1D01"/>
    <w:rsid w:val="000C1D77"/>
    <w:rsid w:val="000C1FDA"/>
    <w:rsid w:val="000C24C9"/>
    <w:rsid w:val="000C27A8"/>
    <w:rsid w:val="000C27D0"/>
    <w:rsid w:val="000C2838"/>
    <w:rsid w:val="000C2861"/>
    <w:rsid w:val="000C2B99"/>
    <w:rsid w:val="000C3265"/>
    <w:rsid w:val="000C35AA"/>
    <w:rsid w:val="000C3D9B"/>
    <w:rsid w:val="000C52DA"/>
    <w:rsid w:val="000C5D9B"/>
    <w:rsid w:val="000C5EDC"/>
    <w:rsid w:val="000C5F87"/>
    <w:rsid w:val="000C629E"/>
    <w:rsid w:val="000C664A"/>
    <w:rsid w:val="000C66E1"/>
    <w:rsid w:val="000C6BF0"/>
    <w:rsid w:val="000C6DAB"/>
    <w:rsid w:val="000C6E67"/>
    <w:rsid w:val="000C6ED7"/>
    <w:rsid w:val="000C78A8"/>
    <w:rsid w:val="000C796A"/>
    <w:rsid w:val="000C7C70"/>
    <w:rsid w:val="000D008F"/>
    <w:rsid w:val="000D0298"/>
    <w:rsid w:val="000D02A8"/>
    <w:rsid w:val="000D02C1"/>
    <w:rsid w:val="000D0353"/>
    <w:rsid w:val="000D0438"/>
    <w:rsid w:val="000D0722"/>
    <w:rsid w:val="000D0B1B"/>
    <w:rsid w:val="000D0B62"/>
    <w:rsid w:val="000D0CA3"/>
    <w:rsid w:val="000D0E4A"/>
    <w:rsid w:val="000D0F47"/>
    <w:rsid w:val="000D0F67"/>
    <w:rsid w:val="000D12D1"/>
    <w:rsid w:val="000D143A"/>
    <w:rsid w:val="000D145C"/>
    <w:rsid w:val="000D14D4"/>
    <w:rsid w:val="000D1948"/>
    <w:rsid w:val="000D19B3"/>
    <w:rsid w:val="000D1C16"/>
    <w:rsid w:val="000D1D9B"/>
    <w:rsid w:val="000D1F4E"/>
    <w:rsid w:val="000D24A9"/>
    <w:rsid w:val="000D24AD"/>
    <w:rsid w:val="000D2684"/>
    <w:rsid w:val="000D269D"/>
    <w:rsid w:val="000D2828"/>
    <w:rsid w:val="000D2A3C"/>
    <w:rsid w:val="000D33FC"/>
    <w:rsid w:val="000D35C0"/>
    <w:rsid w:val="000D3934"/>
    <w:rsid w:val="000D3BE8"/>
    <w:rsid w:val="000D3E74"/>
    <w:rsid w:val="000D45FD"/>
    <w:rsid w:val="000D4966"/>
    <w:rsid w:val="000D5727"/>
    <w:rsid w:val="000D58C1"/>
    <w:rsid w:val="000D58F0"/>
    <w:rsid w:val="000D5D25"/>
    <w:rsid w:val="000D611F"/>
    <w:rsid w:val="000D646B"/>
    <w:rsid w:val="000D7002"/>
    <w:rsid w:val="000D721E"/>
    <w:rsid w:val="000D7281"/>
    <w:rsid w:val="000D72C3"/>
    <w:rsid w:val="000D72FA"/>
    <w:rsid w:val="000D7383"/>
    <w:rsid w:val="000D7D2A"/>
    <w:rsid w:val="000D7D94"/>
    <w:rsid w:val="000D7F66"/>
    <w:rsid w:val="000E0141"/>
    <w:rsid w:val="000E01B0"/>
    <w:rsid w:val="000E0AD4"/>
    <w:rsid w:val="000E0C4B"/>
    <w:rsid w:val="000E0C62"/>
    <w:rsid w:val="000E0DDE"/>
    <w:rsid w:val="000E1572"/>
    <w:rsid w:val="000E259A"/>
    <w:rsid w:val="000E2605"/>
    <w:rsid w:val="000E2CB3"/>
    <w:rsid w:val="000E37A3"/>
    <w:rsid w:val="000E37E7"/>
    <w:rsid w:val="000E3BCC"/>
    <w:rsid w:val="000E4115"/>
    <w:rsid w:val="000E411A"/>
    <w:rsid w:val="000E411D"/>
    <w:rsid w:val="000E4A29"/>
    <w:rsid w:val="000E4A94"/>
    <w:rsid w:val="000E4C0B"/>
    <w:rsid w:val="000E4FD6"/>
    <w:rsid w:val="000E50D0"/>
    <w:rsid w:val="000E5449"/>
    <w:rsid w:val="000E592A"/>
    <w:rsid w:val="000E5D1F"/>
    <w:rsid w:val="000E60BB"/>
    <w:rsid w:val="000E66A6"/>
    <w:rsid w:val="000E677D"/>
    <w:rsid w:val="000E6AD7"/>
    <w:rsid w:val="000E7385"/>
    <w:rsid w:val="000E73D6"/>
    <w:rsid w:val="000E76A5"/>
    <w:rsid w:val="000E7D9E"/>
    <w:rsid w:val="000E7DF9"/>
    <w:rsid w:val="000E7E31"/>
    <w:rsid w:val="000E7EB5"/>
    <w:rsid w:val="000F0566"/>
    <w:rsid w:val="000F0638"/>
    <w:rsid w:val="000F0BDB"/>
    <w:rsid w:val="000F1005"/>
    <w:rsid w:val="000F1383"/>
    <w:rsid w:val="000F1785"/>
    <w:rsid w:val="000F2085"/>
    <w:rsid w:val="000F2832"/>
    <w:rsid w:val="000F2AA4"/>
    <w:rsid w:val="000F2BAA"/>
    <w:rsid w:val="000F2C86"/>
    <w:rsid w:val="000F2E75"/>
    <w:rsid w:val="000F3184"/>
    <w:rsid w:val="000F3322"/>
    <w:rsid w:val="000F339E"/>
    <w:rsid w:val="000F3605"/>
    <w:rsid w:val="000F3907"/>
    <w:rsid w:val="000F3AD4"/>
    <w:rsid w:val="000F3DC4"/>
    <w:rsid w:val="000F4347"/>
    <w:rsid w:val="000F475B"/>
    <w:rsid w:val="000F4D51"/>
    <w:rsid w:val="000F5279"/>
    <w:rsid w:val="000F5309"/>
    <w:rsid w:val="000F5482"/>
    <w:rsid w:val="000F56C3"/>
    <w:rsid w:val="000F594F"/>
    <w:rsid w:val="000F6461"/>
    <w:rsid w:val="000F65C6"/>
    <w:rsid w:val="000F6745"/>
    <w:rsid w:val="000F6923"/>
    <w:rsid w:val="000F6F6C"/>
    <w:rsid w:val="000F7142"/>
    <w:rsid w:val="000F749B"/>
    <w:rsid w:val="000F757C"/>
    <w:rsid w:val="000F77B4"/>
    <w:rsid w:val="000F798E"/>
    <w:rsid w:val="000F7A34"/>
    <w:rsid w:val="001001C9"/>
    <w:rsid w:val="0010046E"/>
    <w:rsid w:val="001007DC"/>
    <w:rsid w:val="00101682"/>
    <w:rsid w:val="00102121"/>
    <w:rsid w:val="001022F6"/>
    <w:rsid w:val="00102412"/>
    <w:rsid w:val="001027A1"/>
    <w:rsid w:val="00102972"/>
    <w:rsid w:val="001029B1"/>
    <w:rsid w:val="00102A18"/>
    <w:rsid w:val="00102BF9"/>
    <w:rsid w:val="00102DC1"/>
    <w:rsid w:val="00103739"/>
    <w:rsid w:val="00103974"/>
    <w:rsid w:val="00103DC5"/>
    <w:rsid w:val="00104137"/>
    <w:rsid w:val="001045B9"/>
    <w:rsid w:val="00104643"/>
    <w:rsid w:val="00104AC9"/>
    <w:rsid w:val="00104E4A"/>
    <w:rsid w:val="0010514F"/>
    <w:rsid w:val="001056CE"/>
    <w:rsid w:val="00105728"/>
    <w:rsid w:val="001059D6"/>
    <w:rsid w:val="00106247"/>
    <w:rsid w:val="001067B5"/>
    <w:rsid w:val="00106A02"/>
    <w:rsid w:val="00106B5C"/>
    <w:rsid w:val="00106DE2"/>
    <w:rsid w:val="001070E4"/>
    <w:rsid w:val="0010790B"/>
    <w:rsid w:val="0010794C"/>
    <w:rsid w:val="00107B02"/>
    <w:rsid w:val="00107B83"/>
    <w:rsid w:val="00107D02"/>
    <w:rsid w:val="0011028E"/>
    <w:rsid w:val="001102DC"/>
    <w:rsid w:val="0011038C"/>
    <w:rsid w:val="00110679"/>
    <w:rsid w:val="00110A1B"/>
    <w:rsid w:val="00110A33"/>
    <w:rsid w:val="00110CAC"/>
    <w:rsid w:val="00111697"/>
    <w:rsid w:val="00111886"/>
    <w:rsid w:val="00111AE5"/>
    <w:rsid w:val="00111B80"/>
    <w:rsid w:val="00111B9B"/>
    <w:rsid w:val="0011200D"/>
    <w:rsid w:val="00112167"/>
    <w:rsid w:val="00112193"/>
    <w:rsid w:val="001124F3"/>
    <w:rsid w:val="00112655"/>
    <w:rsid w:val="001127B6"/>
    <w:rsid w:val="001128A0"/>
    <w:rsid w:val="00112C5A"/>
    <w:rsid w:val="00112D97"/>
    <w:rsid w:val="0011330B"/>
    <w:rsid w:val="00113E57"/>
    <w:rsid w:val="0011401E"/>
    <w:rsid w:val="0011443D"/>
    <w:rsid w:val="001144C8"/>
    <w:rsid w:val="001144E1"/>
    <w:rsid w:val="00114D3B"/>
    <w:rsid w:val="00115472"/>
    <w:rsid w:val="001154AF"/>
    <w:rsid w:val="0011562C"/>
    <w:rsid w:val="0011567B"/>
    <w:rsid w:val="00116391"/>
    <w:rsid w:val="0011694C"/>
    <w:rsid w:val="001169BE"/>
    <w:rsid w:val="00116AEA"/>
    <w:rsid w:val="00116B88"/>
    <w:rsid w:val="00116ECF"/>
    <w:rsid w:val="001170E8"/>
    <w:rsid w:val="001171B2"/>
    <w:rsid w:val="0011775C"/>
    <w:rsid w:val="0011787B"/>
    <w:rsid w:val="00117AF5"/>
    <w:rsid w:val="00117D25"/>
    <w:rsid w:val="00117DAB"/>
    <w:rsid w:val="00117E3B"/>
    <w:rsid w:val="00120435"/>
    <w:rsid w:val="001206D7"/>
    <w:rsid w:val="00120A05"/>
    <w:rsid w:val="00120AAA"/>
    <w:rsid w:val="00121049"/>
    <w:rsid w:val="001210DD"/>
    <w:rsid w:val="00121244"/>
    <w:rsid w:val="00121A86"/>
    <w:rsid w:val="00122B24"/>
    <w:rsid w:val="00122BC9"/>
    <w:rsid w:val="00122D08"/>
    <w:rsid w:val="00123121"/>
    <w:rsid w:val="001232BC"/>
    <w:rsid w:val="00123388"/>
    <w:rsid w:val="001235C7"/>
    <w:rsid w:val="001236F7"/>
    <w:rsid w:val="0012398E"/>
    <w:rsid w:val="00123A4C"/>
    <w:rsid w:val="00123AED"/>
    <w:rsid w:val="00123BB9"/>
    <w:rsid w:val="00123C7E"/>
    <w:rsid w:val="00124013"/>
    <w:rsid w:val="001243F1"/>
    <w:rsid w:val="001245DF"/>
    <w:rsid w:val="001246C9"/>
    <w:rsid w:val="00124948"/>
    <w:rsid w:val="00124B53"/>
    <w:rsid w:val="00125026"/>
    <w:rsid w:val="00125168"/>
    <w:rsid w:val="001254FA"/>
    <w:rsid w:val="001256A9"/>
    <w:rsid w:val="00125E21"/>
    <w:rsid w:val="001261CC"/>
    <w:rsid w:val="001262B5"/>
    <w:rsid w:val="00126379"/>
    <w:rsid w:val="0012638B"/>
    <w:rsid w:val="00126582"/>
    <w:rsid w:val="001265DF"/>
    <w:rsid w:val="001267E3"/>
    <w:rsid w:val="00126DC4"/>
    <w:rsid w:val="0012759A"/>
    <w:rsid w:val="00127A2F"/>
    <w:rsid w:val="00127E31"/>
    <w:rsid w:val="0013024D"/>
    <w:rsid w:val="0013061A"/>
    <w:rsid w:val="00130E1C"/>
    <w:rsid w:val="00130FBA"/>
    <w:rsid w:val="00131198"/>
    <w:rsid w:val="0013119E"/>
    <w:rsid w:val="001317EC"/>
    <w:rsid w:val="00131835"/>
    <w:rsid w:val="0013206C"/>
    <w:rsid w:val="00132087"/>
    <w:rsid w:val="001324F6"/>
    <w:rsid w:val="001326A5"/>
    <w:rsid w:val="00132C40"/>
    <w:rsid w:val="00132E49"/>
    <w:rsid w:val="00132FD2"/>
    <w:rsid w:val="001339FA"/>
    <w:rsid w:val="00133B88"/>
    <w:rsid w:val="001343CD"/>
    <w:rsid w:val="001347D3"/>
    <w:rsid w:val="00134E4B"/>
    <w:rsid w:val="001350A0"/>
    <w:rsid w:val="00135363"/>
    <w:rsid w:val="001353D2"/>
    <w:rsid w:val="00135E4E"/>
    <w:rsid w:val="00136327"/>
    <w:rsid w:val="00136389"/>
    <w:rsid w:val="0013667B"/>
    <w:rsid w:val="001366CA"/>
    <w:rsid w:val="001367E8"/>
    <w:rsid w:val="00136E30"/>
    <w:rsid w:val="00137018"/>
    <w:rsid w:val="00137052"/>
    <w:rsid w:val="00137255"/>
    <w:rsid w:val="00137421"/>
    <w:rsid w:val="001377FB"/>
    <w:rsid w:val="00137C46"/>
    <w:rsid w:val="00137DFF"/>
    <w:rsid w:val="00137EC7"/>
    <w:rsid w:val="0014035D"/>
    <w:rsid w:val="001406D1"/>
    <w:rsid w:val="00140A65"/>
    <w:rsid w:val="00140BFC"/>
    <w:rsid w:val="00140E03"/>
    <w:rsid w:val="00141256"/>
    <w:rsid w:val="00141349"/>
    <w:rsid w:val="001414CF"/>
    <w:rsid w:val="00141713"/>
    <w:rsid w:val="00141992"/>
    <w:rsid w:val="00142321"/>
    <w:rsid w:val="00142704"/>
    <w:rsid w:val="0014278E"/>
    <w:rsid w:val="001427BE"/>
    <w:rsid w:val="00142881"/>
    <w:rsid w:val="00142AA9"/>
    <w:rsid w:val="001434E8"/>
    <w:rsid w:val="001437C9"/>
    <w:rsid w:val="00143933"/>
    <w:rsid w:val="00143A09"/>
    <w:rsid w:val="00143A7B"/>
    <w:rsid w:val="00143CEF"/>
    <w:rsid w:val="00143EA9"/>
    <w:rsid w:val="001441EE"/>
    <w:rsid w:val="001451CF"/>
    <w:rsid w:val="00145B38"/>
    <w:rsid w:val="00145E62"/>
    <w:rsid w:val="001467DA"/>
    <w:rsid w:val="0014688D"/>
    <w:rsid w:val="00146A69"/>
    <w:rsid w:val="00146AAB"/>
    <w:rsid w:val="00146B92"/>
    <w:rsid w:val="00147036"/>
    <w:rsid w:val="001474C8"/>
    <w:rsid w:val="00147678"/>
    <w:rsid w:val="00147768"/>
    <w:rsid w:val="00147C43"/>
    <w:rsid w:val="001500F8"/>
    <w:rsid w:val="00150135"/>
    <w:rsid w:val="0015037B"/>
    <w:rsid w:val="00150A29"/>
    <w:rsid w:val="00150B8E"/>
    <w:rsid w:val="00150B96"/>
    <w:rsid w:val="00150C42"/>
    <w:rsid w:val="00150D32"/>
    <w:rsid w:val="00150EA9"/>
    <w:rsid w:val="00151051"/>
    <w:rsid w:val="00151354"/>
    <w:rsid w:val="00151378"/>
    <w:rsid w:val="001514F3"/>
    <w:rsid w:val="0015167F"/>
    <w:rsid w:val="00151729"/>
    <w:rsid w:val="00151845"/>
    <w:rsid w:val="00151BA2"/>
    <w:rsid w:val="00151BDC"/>
    <w:rsid w:val="00151C44"/>
    <w:rsid w:val="00151F92"/>
    <w:rsid w:val="0015201E"/>
    <w:rsid w:val="00152116"/>
    <w:rsid w:val="00152406"/>
    <w:rsid w:val="0015276D"/>
    <w:rsid w:val="00152D9D"/>
    <w:rsid w:val="00152E1A"/>
    <w:rsid w:val="001531BB"/>
    <w:rsid w:val="0015328B"/>
    <w:rsid w:val="001532F6"/>
    <w:rsid w:val="0015396D"/>
    <w:rsid w:val="00153AE9"/>
    <w:rsid w:val="00153C69"/>
    <w:rsid w:val="00153F74"/>
    <w:rsid w:val="0015473D"/>
    <w:rsid w:val="00154781"/>
    <w:rsid w:val="001549A8"/>
    <w:rsid w:val="00154A24"/>
    <w:rsid w:val="00154C3C"/>
    <w:rsid w:val="0015522A"/>
    <w:rsid w:val="001555A3"/>
    <w:rsid w:val="00155657"/>
    <w:rsid w:val="00155704"/>
    <w:rsid w:val="00155983"/>
    <w:rsid w:val="00155C70"/>
    <w:rsid w:val="0015697B"/>
    <w:rsid w:val="00156D72"/>
    <w:rsid w:val="00156F25"/>
    <w:rsid w:val="00156F48"/>
    <w:rsid w:val="00156F5D"/>
    <w:rsid w:val="00157E63"/>
    <w:rsid w:val="00157F25"/>
    <w:rsid w:val="00160361"/>
    <w:rsid w:val="00160670"/>
    <w:rsid w:val="001606D9"/>
    <w:rsid w:val="00160A00"/>
    <w:rsid w:val="00160CA7"/>
    <w:rsid w:val="001611A9"/>
    <w:rsid w:val="00161231"/>
    <w:rsid w:val="001617B5"/>
    <w:rsid w:val="001618FB"/>
    <w:rsid w:val="00161D06"/>
    <w:rsid w:val="00161DFA"/>
    <w:rsid w:val="00161F04"/>
    <w:rsid w:val="00161F69"/>
    <w:rsid w:val="001621A3"/>
    <w:rsid w:val="00162391"/>
    <w:rsid w:val="00162475"/>
    <w:rsid w:val="001626CE"/>
    <w:rsid w:val="00162FE6"/>
    <w:rsid w:val="00162FFA"/>
    <w:rsid w:val="0016303B"/>
    <w:rsid w:val="0016308C"/>
    <w:rsid w:val="001631AA"/>
    <w:rsid w:val="00163287"/>
    <w:rsid w:val="001637E1"/>
    <w:rsid w:val="00163A17"/>
    <w:rsid w:val="0016419A"/>
    <w:rsid w:val="001643B6"/>
    <w:rsid w:val="00164453"/>
    <w:rsid w:val="00164E01"/>
    <w:rsid w:val="00164E16"/>
    <w:rsid w:val="001650BF"/>
    <w:rsid w:val="00165677"/>
    <w:rsid w:val="00165A91"/>
    <w:rsid w:val="00165BB4"/>
    <w:rsid w:val="00165C30"/>
    <w:rsid w:val="001661BC"/>
    <w:rsid w:val="0016632D"/>
    <w:rsid w:val="00166376"/>
    <w:rsid w:val="0016637A"/>
    <w:rsid w:val="00166557"/>
    <w:rsid w:val="00166828"/>
    <w:rsid w:val="00166A0E"/>
    <w:rsid w:val="00166C39"/>
    <w:rsid w:val="00166E1E"/>
    <w:rsid w:val="0016717C"/>
    <w:rsid w:val="00167204"/>
    <w:rsid w:val="0016753A"/>
    <w:rsid w:val="00167B7C"/>
    <w:rsid w:val="0017011E"/>
    <w:rsid w:val="00170657"/>
    <w:rsid w:val="0017083A"/>
    <w:rsid w:val="001709B6"/>
    <w:rsid w:val="00170F7E"/>
    <w:rsid w:val="00171182"/>
    <w:rsid w:val="0017170D"/>
    <w:rsid w:val="00171830"/>
    <w:rsid w:val="0017186C"/>
    <w:rsid w:val="00171CB4"/>
    <w:rsid w:val="00171DA1"/>
    <w:rsid w:val="00171E14"/>
    <w:rsid w:val="0017235A"/>
    <w:rsid w:val="00172463"/>
    <w:rsid w:val="00172654"/>
    <w:rsid w:val="0017331B"/>
    <w:rsid w:val="00173BC6"/>
    <w:rsid w:val="00173E42"/>
    <w:rsid w:val="0017439C"/>
    <w:rsid w:val="001743E7"/>
    <w:rsid w:val="001745D4"/>
    <w:rsid w:val="00174717"/>
    <w:rsid w:val="00174A96"/>
    <w:rsid w:val="00174D13"/>
    <w:rsid w:val="00175061"/>
    <w:rsid w:val="001754AA"/>
    <w:rsid w:val="0017588F"/>
    <w:rsid w:val="0017591A"/>
    <w:rsid w:val="001760C6"/>
    <w:rsid w:val="00177158"/>
    <w:rsid w:val="00177BB3"/>
    <w:rsid w:val="00177CEE"/>
    <w:rsid w:val="00177E37"/>
    <w:rsid w:val="00180244"/>
    <w:rsid w:val="001802D5"/>
    <w:rsid w:val="00180697"/>
    <w:rsid w:val="001806E8"/>
    <w:rsid w:val="0018081A"/>
    <w:rsid w:val="00180BDA"/>
    <w:rsid w:val="00180D2F"/>
    <w:rsid w:val="00180DED"/>
    <w:rsid w:val="00180E3D"/>
    <w:rsid w:val="001810CC"/>
    <w:rsid w:val="0018120F"/>
    <w:rsid w:val="00181293"/>
    <w:rsid w:val="001813B1"/>
    <w:rsid w:val="00181AE3"/>
    <w:rsid w:val="0018227F"/>
    <w:rsid w:val="0018234D"/>
    <w:rsid w:val="00182579"/>
    <w:rsid w:val="00182826"/>
    <w:rsid w:val="0018283D"/>
    <w:rsid w:val="00182967"/>
    <w:rsid w:val="00182A9F"/>
    <w:rsid w:val="00182F9F"/>
    <w:rsid w:val="001837CC"/>
    <w:rsid w:val="00183AD3"/>
    <w:rsid w:val="00183B20"/>
    <w:rsid w:val="00183C6A"/>
    <w:rsid w:val="00183F60"/>
    <w:rsid w:val="00183F84"/>
    <w:rsid w:val="00183FFE"/>
    <w:rsid w:val="0018403E"/>
    <w:rsid w:val="0018411A"/>
    <w:rsid w:val="0018444A"/>
    <w:rsid w:val="001849AB"/>
    <w:rsid w:val="00184AD4"/>
    <w:rsid w:val="00184D3A"/>
    <w:rsid w:val="001853BD"/>
    <w:rsid w:val="00185CD8"/>
    <w:rsid w:val="0018610C"/>
    <w:rsid w:val="00186239"/>
    <w:rsid w:val="00186C20"/>
    <w:rsid w:val="00186C24"/>
    <w:rsid w:val="001877F5"/>
    <w:rsid w:val="00187E67"/>
    <w:rsid w:val="00187F7A"/>
    <w:rsid w:val="001901F9"/>
    <w:rsid w:val="0019029F"/>
    <w:rsid w:val="001903EF"/>
    <w:rsid w:val="001917CD"/>
    <w:rsid w:val="00191E4B"/>
    <w:rsid w:val="001924E0"/>
    <w:rsid w:val="001926E5"/>
    <w:rsid w:val="001929D8"/>
    <w:rsid w:val="00192D74"/>
    <w:rsid w:val="00192E2D"/>
    <w:rsid w:val="00193171"/>
    <w:rsid w:val="001931D9"/>
    <w:rsid w:val="00193354"/>
    <w:rsid w:val="001933B1"/>
    <w:rsid w:val="00193440"/>
    <w:rsid w:val="00194171"/>
    <w:rsid w:val="001941BF"/>
    <w:rsid w:val="0019461C"/>
    <w:rsid w:val="001948AF"/>
    <w:rsid w:val="00194934"/>
    <w:rsid w:val="00194F6A"/>
    <w:rsid w:val="001952A3"/>
    <w:rsid w:val="00195408"/>
    <w:rsid w:val="001956AB"/>
    <w:rsid w:val="00195852"/>
    <w:rsid w:val="00195925"/>
    <w:rsid w:val="001960F4"/>
    <w:rsid w:val="001963E9"/>
    <w:rsid w:val="00196AD3"/>
    <w:rsid w:val="00196C15"/>
    <w:rsid w:val="001974EE"/>
    <w:rsid w:val="001975B6"/>
    <w:rsid w:val="00197686"/>
    <w:rsid w:val="001976F6"/>
    <w:rsid w:val="00197737"/>
    <w:rsid w:val="00197D85"/>
    <w:rsid w:val="00197FAB"/>
    <w:rsid w:val="001A0362"/>
    <w:rsid w:val="001A0514"/>
    <w:rsid w:val="001A0A79"/>
    <w:rsid w:val="001A101E"/>
    <w:rsid w:val="001A1395"/>
    <w:rsid w:val="001A1678"/>
    <w:rsid w:val="001A16A4"/>
    <w:rsid w:val="001A1B65"/>
    <w:rsid w:val="001A1C83"/>
    <w:rsid w:val="001A1E45"/>
    <w:rsid w:val="001A1EA0"/>
    <w:rsid w:val="001A2280"/>
    <w:rsid w:val="001A22CA"/>
    <w:rsid w:val="001A2360"/>
    <w:rsid w:val="001A2423"/>
    <w:rsid w:val="001A269E"/>
    <w:rsid w:val="001A2DA0"/>
    <w:rsid w:val="001A2EB3"/>
    <w:rsid w:val="001A3004"/>
    <w:rsid w:val="001A3669"/>
    <w:rsid w:val="001A381E"/>
    <w:rsid w:val="001A389F"/>
    <w:rsid w:val="001A3C42"/>
    <w:rsid w:val="001A3EBC"/>
    <w:rsid w:val="001A41C0"/>
    <w:rsid w:val="001A421D"/>
    <w:rsid w:val="001A475B"/>
    <w:rsid w:val="001A48DF"/>
    <w:rsid w:val="001A4A54"/>
    <w:rsid w:val="001A4A72"/>
    <w:rsid w:val="001A50D4"/>
    <w:rsid w:val="001A5376"/>
    <w:rsid w:val="001A56D4"/>
    <w:rsid w:val="001A5B98"/>
    <w:rsid w:val="001A5EC0"/>
    <w:rsid w:val="001A60CC"/>
    <w:rsid w:val="001A6237"/>
    <w:rsid w:val="001A6735"/>
    <w:rsid w:val="001A674F"/>
    <w:rsid w:val="001A6ADA"/>
    <w:rsid w:val="001A6CF0"/>
    <w:rsid w:val="001A6F9A"/>
    <w:rsid w:val="001A6FFD"/>
    <w:rsid w:val="001A73AF"/>
    <w:rsid w:val="001A7400"/>
    <w:rsid w:val="001A74C2"/>
    <w:rsid w:val="001A7ACD"/>
    <w:rsid w:val="001A7AFA"/>
    <w:rsid w:val="001A7EC3"/>
    <w:rsid w:val="001A7F98"/>
    <w:rsid w:val="001B0064"/>
    <w:rsid w:val="001B0356"/>
    <w:rsid w:val="001B05A0"/>
    <w:rsid w:val="001B06E6"/>
    <w:rsid w:val="001B0733"/>
    <w:rsid w:val="001B094E"/>
    <w:rsid w:val="001B0C3C"/>
    <w:rsid w:val="001B107A"/>
    <w:rsid w:val="001B1127"/>
    <w:rsid w:val="001B1456"/>
    <w:rsid w:val="001B1457"/>
    <w:rsid w:val="001B18DE"/>
    <w:rsid w:val="001B1BC3"/>
    <w:rsid w:val="001B1D3D"/>
    <w:rsid w:val="001B20F2"/>
    <w:rsid w:val="001B2761"/>
    <w:rsid w:val="001B2852"/>
    <w:rsid w:val="001B2956"/>
    <w:rsid w:val="001B29FA"/>
    <w:rsid w:val="001B2A14"/>
    <w:rsid w:val="001B2A49"/>
    <w:rsid w:val="001B2CBC"/>
    <w:rsid w:val="001B2E4F"/>
    <w:rsid w:val="001B2F4F"/>
    <w:rsid w:val="001B3A8B"/>
    <w:rsid w:val="001B3FB1"/>
    <w:rsid w:val="001B467E"/>
    <w:rsid w:val="001B48AD"/>
    <w:rsid w:val="001B4AFB"/>
    <w:rsid w:val="001B4B31"/>
    <w:rsid w:val="001B5102"/>
    <w:rsid w:val="001B52EA"/>
    <w:rsid w:val="001B531D"/>
    <w:rsid w:val="001B580C"/>
    <w:rsid w:val="001B5A40"/>
    <w:rsid w:val="001B5A7A"/>
    <w:rsid w:val="001B5D19"/>
    <w:rsid w:val="001B6492"/>
    <w:rsid w:val="001B66B4"/>
    <w:rsid w:val="001B6B3C"/>
    <w:rsid w:val="001B6D65"/>
    <w:rsid w:val="001B6FBE"/>
    <w:rsid w:val="001B7018"/>
    <w:rsid w:val="001B7508"/>
    <w:rsid w:val="001B765C"/>
    <w:rsid w:val="001B79B9"/>
    <w:rsid w:val="001B7A02"/>
    <w:rsid w:val="001B7D77"/>
    <w:rsid w:val="001C045E"/>
    <w:rsid w:val="001C07D2"/>
    <w:rsid w:val="001C0AA9"/>
    <w:rsid w:val="001C100A"/>
    <w:rsid w:val="001C1240"/>
    <w:rsid w:val="001C12D9"/>
    <w:rsid w:val="001C1311"/>
    <w:rsid w:val="001C1476"/>
    <w:rsid w:val="001C1880"/>
    <w:rsid w:val="001C1AE1"/>
    <w:rsid w:val="001C1B04"/>
    <w:rsid w:val="001C1BCD"/>
    <w:rsid w:val="001C1E45"/>
    <w:rsid w:val="001C1F45"/>
    <w:rsid w:val="001C1F61"/>
    <w:rsid w:val="001C1F82"/>
    <w:rsid w:val="001C236F"/>
    <w:rsid w:val="001C25DF"/>
    <w:rsid w:val="001C2692"/>
    <w:rsid w:val="001C2730"/>
    <w:rsid w:val="001C280A"/>
    <w:rsid w:val="001C2BA8"/>
    <w:rsid w:val="001C2CBF"/>
    <w:rsid w:val="001C3099"/>
    <w:rsid w:val="001C32FA"/>
    <w:rsid w:val="001C3540"/>
    <w:rsid w:val="001C356B"/>
    <w:rsid w:val="001C379C"/>
    <w:rsid w:val="001C3FFA"/>
    <w:rsid w:val="001C41EB"/>
    <w:rsid w:val="001C43D3"/>
    <w:rsid w:val="001C4422"/>
    <w:rsid w:val="001C4C98"/>
    <w:rsid w:val="001C5246"/>
    <w:rsid w:val="001C5491"/>
    <w:rsid w:val="001C54AA"/>
    <w:rsid w:val="001C5A10"/>
    <w:rsid w:val="001C5B4C"/>
    <w:rsid w:val="001C5CDA"/>
    <w:rsid w:val="001C63AA"/>
    <w:rsid w:val="001C65AB"/>
    <w:rsid w:val="001C7027"/>
    <w:rsid w:val="001C7A47"/>
    <w:rsid w:val="001C7F33"/>
    <w:rsid w:val="001D0048"/>
    <w:rsid w:val="001D020E"/>
    <w:rsid w:val="001D0480"/>
    <w:rsid w:val="001D08EC"/>
    <w:rsid w:val="001D0950"/>
    <w:rsid w:val="001D09C2"/>
    <w:rsid w:val="001D0FBD"/>
    <w:rsid w:val="001D1848"/>
    <w:rsid w:val="001D1EB5"/>
    <w:rsid w:val="001D279A"/>
    <w:rsid w:val="001D29E5"/>
    <w:rsid w:val="001D31A9"/>
    <w:rsid w:val="001D3238"/>
    <w:rsid w:val="001D3553"/>
    <w:rsid w:val="001D3757"/>
    <w:rsid w:val="001D3AE1"/>
    <w:rsid w:val="001D4735"/>
    <w:rsid w:val="001D47A7"/>
    <w:rsid w:val="001D49DB"/>
    <w:rsid w:val="001D4F35"/>
    <w:rsid w:val="001D50EF"/>
    <w:rsid w:val="001D5181"/>
    <w:rsid w:val="001D52E0"/>
    <w:rsid w:val="001D53A7"/>
    <w:rsid w:val="001D549C"/>
    <w:rsid w:val="001D5A3C"/>
    <w:rsid w:val="001D6014"/>
    <w:rsid w:val="001D6015"/>
    <w:rsid w:val="001D6674"/>
    <w:rsid w:val="001D672F"/>
    <w:rsid w:val="001D6AAA"/>
    <w:rsid w:val="001D6AD6"/>
    <w:rsid w:val="001D6FE9"/>
    <w:rsid w:val="001D7003"/>
    <w:rsid w:val="001D7011"/>
    <w:rsid w:val="001D7309"/>
    <w:rsid w:val="001D769F"/>
    <w:rsid w:val="001D773A"/>
    <w:rsid w:val="001E01AA"/>
    <w:rsid w:val="001E0262"/>
    <w:rsid w:val="001E06CC"/>
    <w:rsid w:val="001E0DC5"/>
    <w:rsid w:val="001E14F3"/>
    <w:rsid w:val="001E15BB"/>
    <w:rsid w:val="001E19A3"/>
    <w:rsid w:val="001E19F2"/>
    <w:rsid w:val="001E22BC"/>
    <w:rsid w:val="001E2B55"/>
    <w:rsid w:val="001E2B99"/>
    <w:rsid w:val="001E37FD"/>
    <w:rsid w:val="001E3CF7"/>
    <w:rsid w:val="001E3D16"/>
    <w:rsid w:val="001E3ED3"/>
    <w:rsid w:val="001E43B8"/>
    <w:rsid w:val="001E4711"/>
    <w:rsid w:val="001E4839"/>
    <w:rsid w:val="001E49CE"/>
    <w:rsid w:val="001E4AC1"/>
    <w:rsid w:val="001E4D54"/>
    <w:rsid w:val="001E4E05"/>
    <w:rsid w:val="001E4F5E"/>
    <w:rsid w:val="001E5151"/>
    <w:rsid w:val="001E5294"/>
    <w:rsid w:val="001E58D4"/>
    <w:rsid w:val="001E5916"/>
    <w:rsid w:val="001E5972"/>
    <w:rsid w:val="001E5A89"/>
    <w:rsid w:val="001E6009"/>
    <w:rsid w:val="001E63F8"/>
    <w:rsid w:val="001E69AD"/>
    <w:rsid w:val="001E6D16"/>
    <w:rsid w:val="001E6EC6"/>
    <w:rsid w:val="001E72F3"/>
    <w:rsid w:val="001E7602"/>
    <w:rsid w:val="001E79A6"/>
    <w:rsid w:val="001E7BD6"/>
    <w:rsid w:val="001E7BFE"/>
    <w:rsid w:val="001F01CF"/>
    <w:rsid w:val="001F029F"/>
    <w:rsid w:val="001F093E"/>
    <w:rsid w:val="001F0966"/>
    <w:rsid w:val="001F0A30"/>
    <w:rsid w:val="001F0A82"/>
    <w:rsid w:val="001F0C08"/>
    <w:rsid w:val="001F0C34"/>
    <w:rsid w:val="001F0DF0"/>
    <w:rsid w:val="001F10E9"/>
    <w:rsid w:val="001F1178"/>
    <w:rsid w:val="001F1903"/>
    <w:rsid w:val="001F1D7F"/>
    <w:rsid w:val="001F1E0D"/>
    <w:rsid w:val="001F212B"/>
    <w:rsid w:val="001F25FE"/>
    <w:rsid w:val="001F26B6"/>
    <w:rsid w:val="001F2764"/>
    <w:rsid w:val="001F277B"/>
    <w:rsid w:val="001F2997"/>
    <w:rsid w:val="001F2D27"/>
    <w:rsid w:val="001F334A"/>
    <w:rsid w:val="001F33C0"/>
    <w:rsid w:val="001F371E"/>
    <w:rsid w:val="001F39EA"/>
    <w:rsid w:val="001F3B16"/>
    <w:rsid w:val="001F3BB6"/>
    <w:rsid w:val="001F47AF"/>
    <w:rsid w:val="001F491A"/>
    <w:rsid w:val="001F49B1"/>
    <w:rsid w:val="001F49FF"/>
    <w:rsid w:val="001F5770"/>
    <w:rsid w:val="001F60A4"/>
    <w:rsid w:val="001F64B0"/>
    <w:rsid w:val="001F6C12"/>
    <w:rsid w:val="001F6DEB"/>
    <w:rsid w:val="001F6EF7"/>
    <w:rsid w:val="001F6F13"/>
    <w:rsid w:val="001F783A"/>
    <w:rsid w:val="001F785A"/>
    <w:rsid w:val="001F78A1"/>
    <w:rsid w:val="001F79B8"/>
    <w:rsid w:val="001F7E48"/>
    <w:rsid w:val="002004A4"/>
    <w:rsid w:val="0020085B"/>
    <w:rsid w:val="002008B8"/>
    <w:rsid w:val="00200B2D"/>
    <w:rsid w:val="00200C03"/>
    <w:rsid w:val="00201CB9"/>
    <w:rsid w:val="00201CFD"/>
    <w:rsid w:val="00201DDF"/>
    <w:rsid w:val="00201F71"/>
    <w:rsid w:val="0020221F"/>
    <w:rsid w:val="0020228B"/>
    <w:rsid w:val="00202AC5"/>
    <w:rsid w:val="00202B07"/>
    <w:rsid w:val="00202B9B"/>
    <w:rsid w:val="002034D3"/>
    <w:rsid w:val="0020378C"/>
    <w:rsid w:val="00203870"/>
    <w:rsid w:val="002038D8"/>
    <w:rsid w:val="00203A37"/>
    <w:rsid w:val="00203AF3"/>
    <w:rsid w:val="00204078"/>
    <w:rsid w:val="0020439A"/>
    <w:rsid w:val="00204586"/>
    <w:rsid w:val="002046DF"/>
    <w:rsid w:val="002048C6"/>
    <w:rsid w:val="002054EC"/>
    <w:rsid w:val="0020566E"/>
    <w:rsid w:val="0020567F"/>
    <w:rsid w:val="002057B3"/>
    <w:rsid w:val="00205C07"/>
    <w:rsid w:val="00205D5F"/>
    <w:rsid w:val="00205E33"/>
    <w:rsid w:val="00205E76"/>
    <w:rsid w:val="00206079"/>
    <w:rsid w:val="00206216"/>
    <w:rsid w:val="002065D0"/>
    <w:rsid w:val="002066FA"/>
    <w:rsid w:val="00206750"/>
    <w:rsid w:val="002067A5"/>
    <w:rsid w:val="002069E2"/>
    <w:rsid w:val="00206ACB"/>
    <w:rsid w:val="00206EC5"/>
    <w:rsid w:val="00206F3A"/>
    <w:rsid w:val="00207310"/>
    <w:rsid w:val="002077E8"/>
    <w:rsid w:val="00207F39"/>
    <w:rsid w:val="00210126"/>
    <w:rsid w:val="002103C0"/>
    <w:rsid w:val="00210695"/>
    <w:rsid w:val="00210B27"/>
    <w:rsid w:val="002111B6"/>
    <w:rsid w:val="00211579"/>
    <w:rsid w:val="002115E4"/>
    <w:rsid w:val="00211881"/>
    <w:rsid w:val="00211AA6"/>
    <w:rsid w:val="00211B83"/>
    <w:rsid w:val="00211BED"/>
    <w:rsid w:val="00212208"/>
    <w:rsid w:val="00212863"/>
    <w:rsid w:val="002129DA"/>
    <w:rsid w:val="00212B68"/>
    <w:rsid w:val="00212BA7"/>
    <w:rsid w:val="0021308C"/>
    <w:rsid w:val="0021315D"/>
    <w:rsid w:val="002132F3"/>
    <w:rsid w:val="00213F81"/>
    <w:rsid w:val="0021423D"/>
    <w:rsid w:val="0021432E"/>
    <w:rsid w:val="002143AD"/>
    <w:rsid w:val="0021448F"/>
    <w:rsid w:val="0021454E"/>
    <w:rsid w:val="002146B5"/>
    <w:rsid w:val="00214A40"/>
    <w:rsid w:val="00214CB5"/>
    <w:rsid w:val="00215180"/>
    <w:rsid w:val="002155B9"/>
    <w:rsid w:val="002156AE"/>
    <w:rsid w:val="00215756"/>
    <w:rsid w:val="00215A69"/>
    <w:rsid w:val="00215B76"/>
    <w:rsid w:val="00215F11"/>
    <w:rsid w:val="002160D6"/>
    <w:rsid w:val="00216320"/>
    <w:rsid w:val="0021698D"/>
    <w:rsid w:val="00216B9D"/>
    <w:rsid w:val="00216E17"/>
    <w:rsid w:val="00216F21"/>
    <w:rsid w:val="00217125"/>
    <w:rsid w:val="00217180"/>
    <w:rsid w:val="00217557"/>
    <w:rsid w:val="0021774C"/>
    <w:rsid w:val="00217765"/>
    <w:rsid w:val="00217C7C"/>
    <w:rsid w:val="00217D16"/>
    <w:rsid w:val="00217DAE"/>
    <w:rsid w:val="00217FAF"/>
    <w:rsid w:val="00220446"/>
    <w:rsid w:val="002205AD"/>
    <w:rsid w:val="002206DE"/>
    <w:rsid w:val="00220BEE"/>
    <w:rsid w:val="00220CD4"/>
    <w:rsid w:val="00220DC2"/>
    <w:rsid w:val="00220E26"/>
    <w:rsid w:val="0022114D"/>
    <w:rsid w:val="0022127A"/>
    <w:rsid w:val="00221432"/>
    <w:rsid w:val="00221613"/>
    <w:rsid w:val="00221788"/>
    <w:rsid w:val="00221F48"/>
    <w:rsid w:val="002221FB"/>
    <w:rsid w:val="002227AC"/>
    <w:rsid w:val="00222DC7"/>
    <w:rsid w:val="002232B5"/>
    <w:rsid w:val="00223327"/>
    <w:rsid w:val="0022363E"/>
    <w:rsid w:val="0022364A"/>
    <w:rsid w:val="0022397C"/>
    <w:rsid w:val="002239FB"/>
    <w:rsid w:val="00224292"/>
    <w:rsid w:val="00224667"/>
    <w:rsid w:val="00224DFC"/>
    <w:rsid w:val="00225003"/>
    <w:rsid w:val="00225375"/>
    <w:rsid w:val="002254C9"/>
    <w:rsid w:val="00226155"/>
    <w:rsid w:val="00226730"/>
    <w:rsid w:val="002268CE"/>
    <w:rsid w:val="00226AC6"/>
    <w:rsid w:val="002275A3"/>
    <w:rsid w:val="00227747"/>
    <w:rsid w:val="0022774F"/>
    <w:rsid w:val="00230771"/>
    <w:rsid w:val="002308C4"/>
    <w:rsid w:val="00230ADD"/>
    <w:rsid w:val="0023118C"/>
    <w:rsid w:val="0023119D"/>
    <w:rsid w:val="00231530"/>
    <w:rsid w:val="002316D4"/>
    <w:rsid w:val="00231AD2"/>
    <w:rsid w:val="00231C39"/>
    <w:rsid w:val="00231CF8"/>
    <w:rsid w:val="00231D60"/>
    <w:rsid w:val="00231E88"/>
    <w:rsid w:val="002322C8"/>
    <w:rsid w:val="00232523"/>
    <w:rsid w:val="00232637"/>
    <w:rsid w:val="002327AF"/>
    <w:rsid w:val="002327E3"/>
    <w:rsid w:val="00232946"/>
    <w:rsid w:val="00232AAB"/>
    <w:rsid w:val="00232D8F"/>
    <w:rsid w:val="00233061"/>
    <w:rsid w:val="00233103"/>
    <w:rsid w:val="002332F0"/>
    <w:rsid w:val="00233331"/>
    <w:rsid w:val="002337E2"/>
    <w:rsid w:val="00234272"/>
    <w:rsid w:val="00234552"/>
    <w:rsid w:val="002352AA"/>
    <w:rsid w:val="002356DE"/>
    <w:rsid w:val="00235DC5"/>
    <w:rsid w:val="00235F83"/>
    <w:rsid w:val="00235FBA"/>
    <w:rsid w:val="0023611A"/>
    <w:rsid w:val="0023613E"/>
    <w:rsid w:val="00236486"/>
    <w:rsid w:val="00236729"/>
    <w:rsid w:val="0023675D"/>
    <w:rsid w:val="00236960"/>
    <w:rsid w:val="0023699C"/>
    <w:rsid w:val="00236FE6"/>
    <w:rsid w:val="00236FFA"/>
    <w:rsid w:val="00237069"/>
    <w:rsid w:val="0023713D"/>
    <w:rsid w:val="002371D2"/>
    <w:rsid w:val="0023724C"/>
    <w:rsid w:val="00237260"/>
    <w:rsid w:val="002374D3"/>
    <w:rsid w:val="00237851"/>
    <w:rsid w:val="00237997"/>
    <w:rsid w:val="00237B6E"/>
    <w:rsid w:val="00237CD0"/>
    <w:rsid w:val="00237E7C"/>
    <w:rsid w:val="00240059"/>
    <w:rsid w:val="002401C0"/>
    <w:rsid w:val="002401F1"/>
    <w:rsid w:val="00240814"/>
    <w:rsid w:val="00240949"/>
    <w:rsid w:val="00240A38"/>
    <w:rsid w:val="00240AA3"/>
    <w:rsid w:val="00240AEB"/>
    <w:rsid w:val="00240F71"/>
    <w:rsid w:val="0024153D"/>
    <w:rsid w:val="00241EAD"/>
    <w:rsid w:val="002424C2"/>
    <w:rsid w:val="00242D2A"/>
    <w:rsid w:val="00243000"/>
    <w:rsid w:val="00243041"/>
    <w:rsid w:val="002432B8"/>
    <w:rsid w:val="00243545"/>
    <w:rsid w:val="002436F9"/>
    <w:rsid w:val="0024380C"/>
    <w:rsid w:val="0024393E"/>
    <w:rsid w:val="00243A02"/>
    <w:rsid w:val="00243AAE"/>
    <w:rsid w:val="00243CD0"/>
    <w:rsid w:val="00244247"/>
    <w:rsid w:val="0024459B"/>
    <w:rsid w:val="00244656"/>
    <w:rsid w:val="00244AB0"/>
    <w:rsid w:val="00244E26"/>
    <w:rsid w:val="00245350"/>
    <w:rsid w:val="00245369"/>
    <w:rsid w:val="00245626"/>
    <w:rsid w:val="002457D2"/>
    <w:rsid w:val="00246911"/>
    <w:rsid w:val="00246DA6"/>
    <w:rsid w:val="00247519"/>
    <w:rsid w:val="00247604"/>
    <w:rsid w:val="002477B7"/>
    <w:rsid w:val="002479FB"/>
    <w:rsid w:val="00247AEC"/>
    <w:rsid w:val="00247DF3"/>
    <w:rsid w:val="00247F71"/>
    <w:rsid w:val="00250012"/>
    <w:rsid w:val="002500B0"/>
    <w:rsid w:val="002501F9"/>
    <w:rsid w:val="0025030B"/>
    <w:rsid w:val="00250321"/>
    <w:rsid w:val="00250324"/>
    <w:rsid w:val="00250A05"/>
    <w:rsid w:val="00250F3D"/>
    <w:rsid w:val="00251070"/>
    <w:rsid w:val="0025142C"/>
    <w:rsid w:val="0025160E"/>
    <w:rsid w:val="00251B0D"/>
    <w:rsid w:val="002520E2"/>
    <w:rsid w:val="00252149"/>
    <w:rsid w:val="002521D6"/>
    <w:rsid w:val="002537A2"/>
    <w:rsid w:val="0025396A"/>
    <w:rsid w:val="00253A2E"/>
    <w:rsid w:val="00253B42"/>
    <w:rsid w:val="00253F39"/>
    <w:rsid w:val="0025469E"/>
    <w:rsid w:val="0025487D"/>
    <w:rsid w:val="002548F6"/>
    <w:rsid w:val="00254911"/>
    <w:rsid w:val="00254979"/>
    <w:rsid w:val="00254BA4"/>
    <w:rsid w:val="00255909"/>
    <w:rsid w:val="00255AE0"/>
    <w:rsid w:val="00255C31"/>
    <w:rsid w:val="0025610C"/>
    <w:rsid w:val="00256408"/>
    <w:rsid w:val="00256576"/>
    <w:rsid w:val="00256B34"/>
    <w:rsid w:val="002572F0"/>
    <w:rsid w:val="0025754B"/>
    <w:rsid w:val="00257BE1"/>
    <w:rsid w:val="00257C46"/>
    <w:rsid w:val="00257D1B"/>
    <w:rsid w:val="00257E47"/>
    <w:rsid w:val="00257E6B"/>
    <w:rsid w:val="0025C592"/>
    <w:rsid w:val="00260614"/>
    <w:rsid w:val="002606AC"/>
    <w:rsid w:val="002608AA"/>
    <w:rsid w:val="00260B71"/>
    <w:rsid w:val="00260FE1"/>
    <w:rsid w:val="00261248"/>
    <w:rsid w:val="00261433"/>
    <w:rsid w:val="00261A97"/>
    <w:rsid w:val="00261DFB"/>
    <w:rsid w:val="002620A3"/>
    <w:rsid w:val="00262218"/>
    <w:rsid w:val="0026230E"/>
    <w:rsid w:val="002624FE"/>
    <w:rsid w:val="00262CB8"/>
    <w:rsid w:val="00262E2E"/>
    <w:rsid w:val="00262E66"/>
    <w:rsid w:val="00262E8A"/>
    <w:rsid w:val="002638CA"/>
    <w:rsid w:val="00264621"/>
    <w:rsid w:val="002647BC"/>
    <w:rsid w:val="00264B79"/>
    <w:rsid w:val="00264BCF"/>
    <w:rsid w:val="00264D0F"/>
    <w:rsid w:val="002656E1"/>
    <w:rsid w:val="0026581E"/>
    <w:rsid w:val="00265970"/>
    <w:rsid w:val="00265B3A"/>
    <w:rsid w:val="002662B2"/>
    <w:rsid w:val="002663BE"/>
    <w:rsid w:val="0026646F"/>
    <w:rsid w:val="00266618"/>
    <w:rsid w:val="00266947"/>
    <w:rsid w:val="00266A7F"/>
    <w:rsid w:val="00266E9C"/>
    <w:rsid w:val="00266FA4"/>
    <w:rsid w:val="002675E8"/>
    <w:rsid w:val="00267616"/>
    <w:rsid w:val="00267751"/>
    <w:rsid w:val="002679BE"/>
    <w:rsid w:val="00267F3C"/>
    <w:rsid w:val="00270290"/>
    <w:rsid w:val="00270381"/>
    <w:rsid w:val="002703DA"/>
    <w:rsid w:val="002704EF"/>
    <w:rsid w:val="002706EB"/>
    <w:rsid w:val="00270946"/>
    <w:rsid w:val="00270B17"/>
    <w:rsid w:val="00270C0A"/>
    <w:rsid w:val="00271101"/>
    <w:rsid w:val="0027120A"/>
    <w:rsid w:val="00271540"/>
    <w:rsid w:val="002717E8"/>
    <w:rsid w:val="00271C5E"/>
    <w:rsid w:val="00271D08"/>
    <w:rsid w:val="00271DEC"/>
    <w:rsid w:val="00271EEE"/>
    <w:rsid w:val="002722ED"/>
    <w:rsid w:val="002726C6"/>
    <w:rsid w:val="0027281E"/>
    <w:rsid w:val="00272AB6"/>
    <w:rsid w:val="00272AF7"/>
    <w:rsid w:val="00272B4E"/>
    <w:rsid w:val="00272E3A"/>
    <w:rsid w:val="00273119"/>
    <w:rsid w:val="0027338C"/>
    <w:rsid w:val="00273460"/>
    <w:rsid w:val="002738D8"/>
    <w:rsid w:val="00273EE5"/>
    <w:rsid w:val="00273F51"/>
    <w:rsid w:val="002743E1"/>
    <w:rsid w:val="00274ABB"/>
    <w:rsid w:val="0027501C"/>
    <w:rsid w:val="002756E3"/>
    <w:rsid w:val="00275813"/>
    <w:rsid w:val="00275972"/>
    <w:rsid w:val="00275992"/>
    <w:rsid w:val="00275D11"/>
    <w:rsid w:val="00276870"/>
    <w:rsid w:val="00276930"/>
    <w:rsid w:val="00276D43"/>
    <w:rsid w:val="0027733B"/>
    <w:rsid w:val="002773EC"/>
    <w:rsid w:val="00277B71"/>
    <w:rsid w:val="00277C57"/>
    <w:rsid w:val="002813B0"/>
    <w:rsid w:val="00281745"/>
    <w:rsid w:val="002817EB"/>
    <w:rsid w:val="00281893"/>
    <w:rsid w:val="002818D8"/>
    <w:rsid w:val="00281908"/>
    <w:rsid w:val="002819D4"/>
    <w:rsid w:val="00281B8C"/>
    <w:rsid w:val="00281CA0"/>
    <w:rsid w:val="002830B2"/>
    <w:rsid w:val="002832EE"/>
    <w:rsid w:val="00283580"/>
    <w:rsid w:val="002842DA"/>
    <w:rsid w:val="00284692"/>
    <w:rsid w:val="002847C4"/>
    <w:rsid w:val="00284C2B"/>
    <w:rsid w:val="0028506A"/>
    <w:rsid w:val="00285DBB"/>
    <w:rsid w:val="00285E2D"/>
    <w:rsid w:val="0028615B"/>
    <w:rsid w:val="0028645C"/>
    <w:rsid w:val="002864F6"/>
    <w:rsid w:val="00286BD5"/>
    <w:rsid w:val="00286D84"/>
    <w:rsid w:val="00286D8D"/>
    <w:rsid w:val="00286EC0"/>
    <w:rsid w:val="002870C7"/>
    <w:rsid w:val="00287570"/>
    <w:rsid w:val="00287745"/>
    <w:rsid w:val="00287F77"/>
    <w:rsid w:val="0029024F"/>
    <w:rsid w:val="00290297"/>
    <w:rsid w:val="00290375"/>
    <w:rsid w:val="00290413"/>
    <w:rsid w:val="0029077E"/>
    <w:rsid w:val="00290DCD"/>
    <w:rsid w:val="00291445"/>
    <w:rsid w:val="002915AF"/>
    <w:rsid w:val="002918A3"/>
    <w:rsid w:val="002918F8"/>
    <w:rsid w:val="00291966"/>
    <w:rsid w:val="00291F57"/>
    <w:rsid w:val="00291FB7"/>
    <w:rsid w:val="002923F4"/>
    <w:rsid w:val="002924F0"/>
    <w:rsid w:val="0029257E"/>
    <w:rsid w:val="00292625"/>
    <w:rsid w:val="00292E23"/>
    <w:rsid w:val="002934F2"/>
    <w:rsid w:val="002934FA"/>
    <w:rsid w:val="002939BA"/>
    <w:rsid w:val="00293BF8"/>
    <w:rsid w:val="00293E80"/>
    <w:rsid w:val="00294D0A"/>
    <w:rsid w:val="002954F4"/>
    <w:rsid w:val="00295502"/>
    <w:rsid w:val="00295549"/>
    <w:rsid w:val="00295F51"/>
    <w:rsid w:val="00296264"/>
    <w:rsid w:val="00296486"/>
    <w:rsid w:val="002965E5"/>
    <w:rsid w:val="0029664F"/>
    <w:rsid w:val="002968D2"/>
    <w:rsid w:val="00296903"/>
    <w:rsid w:val="00296ABC"/>
    <w:rsid w:val="00296C99"/>
    <w:rsid w:val="00296F24"/>
    <w:rsid w:val="0029711A"/>
    <w:rsid w:val="0029718C"/>
    <w:rsid w:val="0029748D"/>
    <w:rsid w:val="002974DF"/>
    <w:rsid w:val="002976C7"/>
    <w:rsid w:val="00297EBB"/>
    <w:rsid w:val="002A099C"/>
    <w:rsid w:val="002A0BA1"/>
    <w:rsid w:val="002A1183"/>
    <w:rsid w:val="002A16D5"/>
    <w:rsid w:val="002A1AE0"/>
    <w:rsid w:val="002A1D95"/>
    <w:rsid w:val="002A1FF0"/>
    <w:rsid w:val="002A22BB"/>
    <w:rsid w:val="002A2342"/>
    <w:rsid w:val="002A279E"/>
    <w:rsid w:val="002A27B5"/>
    <w:rsid w:val="002A2E31"/>
    <w:rsid w:val="002A2EB9"/>
    <w:rsid w:val="002A2EE6"/>
    <w:rsid w:val="002A302B"/>
    <w:rsid w:val="002A31C4"/>
    <w:rsid w:val="002A3718"/>
    <w:rsid w:val="002A3878"/>
    <w:rsid w:val="002A38B1"/>
    <w:rsid w:val="002A3937"/>
    <w:rsid w:val="002A3DA3"/>
    <w:rsid w:val="002A3E7A"/>
    <w:rsid w:val="002A41E3"/>
    <w:rsid w:val="002A456B"/>
    <w:rsid w:val="002A48D6"/>
    <w:rsid w:val="002A4B29"/>
    <w:rsid w:val="002A4BDD"/>
    <w:rsid w:val="002A4EF7"/>
    <w:rsid w:val="002A4F2C"/>
    <w:rsid w:val="002A4F3A"/>
    <w:rsid w:val="002A5128"/>
    <w:rsid w:val="002A516A"/>
    <w:rsid w:val="002A519C"/>
    <w:rsid w:val="002A52E8"/>
    <w:rsid w:val="002A5C33"/>
    <w:rsid w:val="002A5F3F"/>
    <w:rsid w:val="002A6390"/>
    <w:rsid w:val="002A649E"/>
    <w:rsid w:val="002A65D3"/>
    <w:rsid w:val="002A67C9"/>
    <w:rsid w:val="002A72B3"/>
    <w:rsid w:val="002A75C7"/>
    <w:rsid w:val="002A76A7"/>
    <w:rsid w:val="002A76D5"/>
    <w:rsid w:val="002A79E1"/>
    <w:rsid w:val="002A7B83"/>
    <w:rsid w:val="002A7C74"/>
    <w:rsid w:val="002A7F09"/>
    <w:rsid w:val="002B06E8"/>
    <w:rsid w:val="002B07BB"/>
    <w:rsid w:val="002B0E82"/>
    <w:rsid w:val="002B13D0"/>
    <w:rsid w:val="002B1573"/>
    <w:rsid w:val="002B15E9"/>
    <w:rsid w:val="002B1835"/>
    <w:rsid w:val="002B19A8"/>
    <w:rsid w:val="002B1A12"/>
    <w:rsid w:val="002B1B73"/>
    <w:rsid w:val="002B2078"/>
    <w:rsid w:val="002B20EC"/>
    <w:rsid w:val="002B2AFB"/>
    <w:rsid w:val="002B34D9"/>
    <w:rsid w:val="002B3C27"/>
    <w:rsid w:val="002B3C64"/>
    <w:rsid w:val="002B3D21"/>
    <w:rsid w:val="002B3F67"/>
    <w:rsid w:val="002B41F0"/>
    <w:rsid w:val="002B4D76"/>
    <w:rsid w:val="002B5175"/>
    <w:rsid w:val="002B55C3"/>
    <w:rsid w:val="002B5632"/>
    <w:rsid w:val="002B6158"/>
    <w:rsid w:val="002B67D0"/>
    <w:rsid w:val="002B6961"/>
    <w:rsid w:val="002B6B40"/>
    <w:rsid w:val="002B716A"/>
    <w:rsid w:val="002B7216"/>
    <w:rsid w:val="002B7387"/>
    <w:rsid w:val="002B7A07"/>
    <w:rsid w:val="002B7B99"/>
    <w:rsid w:val="002B7DF8"/>
    <w:rsid w:val="002B7F2A"/>
    <w:rsid w:val="002C046A"/>
    <w:rsid w:val="002C049D"/>
    <w:rsid w:val="002C072C"/>
    <w:rsid w:val="002C07FE"/>
    <w:rsid w:val="002C08BD"/>
    <w:rsid w:val="002C1232"/>
    <w:rsid w:val="002C14D1"/>
    <w:rsid w:val="002C1591"/>
    <w:rsid w:val="002C1850"/>
    <w:rsid w:val="002C1860"/>
    <w:rsid w:val="002C224E"/>
    <w:rsid w:val="002C23ED"/>
    <w:rsid w:val="002C2743"/>
    <w:rsid w:val="002C2CF1"/>
    <w:rsid w:val="002C2DBD"/>
    <w:rsid w:val="002C3614"/>
    <w:rsid w:val="002C3C73"/>
    <w:rsid w:val="002C3C90"/>
    <w:rsid w:val="002C40BD"/>
    <w:rsid w:val="002C4166"/>
    <w:rsid w:val="002C43F2"/>
    <w:rsid w:val="002C46BC"/>
    <w:rsid w:val="002C49F9"/>
    <w:rsid w:val="002C4A15"/>
    <w:rsid w:val="002C4B07"/>
    <w:rsid w:val="002C4CF0"/>
    <w:rsid w:val="002C4D2B"/>
    <w:rsid w:val="002C51DA"/>
    <w:rsid w:val="002C53A6"/>
    <w:rsid w:val="002C53E2"/>
    <w:rsid w:val="002C54B1"/>
    <w:rsid w:val="002C5A48"/>
    <w:rsid w:val="002C5B1C"/>
    <w:rsid w:val="002C5CB9"/>
    <w:rsid w:val="002C5E1E"/>
    <w:rsid w:val="002C647A"/>
    <w:rsid w:val="002C6552"/>
    <w:rsid w:val="002C6A0E"/>
    <w:rsid w:val="002C6A92"/>
    <w:rsid w:val="002C702C"/>
    <w:rsid w:val="002C726D"/>
    <w:rsid w:val="002C72D7"/>
    <w:rsid w:val="002C72FB"/>
    <w:rsid w:val="002C7449"/>
    <w:rsid w:val="002C74CF"/>
    <w:rsid w:val="002C7789"/>
    <w:rsid w:val="002C7A52"/>
    <w:rsid w:val="002C7D43"/>
    <w:rsid w:val="002C7FBD"/>
    <w:rsid w:val="002D04B2"/>
    <w:rsid w:val="002D087A"/>
    <w:rsid w:val="002D0D55"/>
    <w:rsid w:val="002D0DBE"/>
    <w:rsid w:val="002D10AC"/>
    <w:rsid w:val="002D125A"/>
    <w:rsid w:val="002D1562"/>
    <w:rsid w:val="002D1A64"/>
    <w:rsid w:val="002D1D9D"/>
    <w:rsid w:val="002D221B"/>
    <w:rsid w:val="002D23D6"/>
    <w:rsid w:val="002D254B"/>
    <w:rsid w:val="002D2655"/>
    <w:rsid w:val="002D272B"/>
    <w:rsid w:val="002D2822"/>
    <w:rsid w:val="002D29E1"/>
    <w:rsid w:val="002D2C54"/>
    <w:rsid w:val="002D3416"/>
    <w:rsid w:val="002D3430"/>
    <w:rsid w:val="002D3480"/>
    <w:rsid w:val="002D397C"/>
    <w:rsid w:val="002D3C4A"/>
    <w:rsid w:val="002D3C68"/>
    <w:rsid w:val="002D44A4"/>
    <w:rsid w:val="002D45BF"/>
    <w:rsid w:val="002D496E"/>
    <w:rsid w:val="002D4A63"/>
    <w:rsid w:val="002D4D42"/>
    <w:rsid w:val="002D52D5"/>
    <w:rsid w:val="002D575F"/>
    <w:rsid w:val="002D5AF9"/>
    <w:rsid w:val="002D5B62"/>
    <w:rsid w:val="002D5CDB"/>
    <w:rsid w:val="002D60A8"/>
    <w:rsid w:val="002D61DE"/>
    <w:rsid w:val="002D620F"/>
    <w:rsid w:val="002D6807"/>
    <w:rsid w:val="002D6B74"/>
    <w:rsid w:val="002D6CA8"/>
    <w:rsid w:val="002D6E00"/>
    <w:rsid w:val="002D7278"/>
    <w:rsid w:val="002D7550"/>
    <w:rsid w:val="002D78A3"/>
    <w:rsid w:val="002D7E86"/>
    <w:rsid w:val="002D7F50"/>
    <w:rsid w:val="002E0240"/>
    <w:rsid w:val="002E029C"/>
    <w:rsid w:val="002E0DD2"/>
    <w:rsid w:val="002E0F43"/>
    <w:rsid w:val="002E1007"/>
    <w:rsid w:val="002E1317"/>
    <w:rsid w:val="002E1554"/>
    <w:rsid w:val="002E15FF"/>
    <w:rsid w:val="002E164B"/>
    <w:rsid w:val="002E178C"/>
    <w:rsid w:val="002E1B5D"/>
    <w:rsid w:val="002E1FBD"/>
    <w:rsid w:val="002E2668"/>
    <w:rsid w:val="002E3009"/>
    <w:rsid w:val="002E328F"/>
    <w:rsid w:val="002E381F"/>
    <w:rsid w:val="002E3E37"/>
    <w:rsid w:val="002E492F"/>
    <w:rsid w:val="002E4CDE"/>
    <w:rsid w:val="002E4E1F"/>
    <w:rsid w:val="002E51BA"/>
    <w:rsid w:val="002E521C"/>
    <w:rsid w:val="002E5CD8"/>
    <w:rsid w:val="002E65B7"/>
    <w:rsid w:val="002E6890"/>
    <w:rsid w:val="002E68E2"/>
    <w:rsid w:val="002E6904"/>
    <w:rsid w:val="002E6FBB"/>
    <w:rsid w:val="002E7147"/>
    <w:rsid w:val="002E71E1"/>
    <w:rsid w:val="002E7528"/>
    <w:rsid w:val="002E765B"/>
    <w:rsid w:val="002E7767"/>
    <w:rsid w:val="002E7D9A"/>
    <w:rsid w:val="002F03FA"/>
    <w:rsid w:val="002F0BEB"/>
    <w:rsid w:val="002F13D2"/>
    <w:rsid w:val="002F143F"/>
    <w:rsid w:val="002F15BF"/>
    <w:rsid w:val="002F17BB"/>
    <w:rsid w:val="002F1B25"/>
    <w:rsid w:val="002F1E70"/>
    <w:rsid w:val="002F1EDD"/>
    <w:rsid w:val="002F1F77"/>
    <w:rsid w:val="002F2011"/>
    <w:rsid w:val="002F20D2"/>
    <w:rsid w:val="002F2124"/>
    <w:rsid w:val="002F2426"/>
    <w:rsid w:val="002F293F"/>
    <w:rsid w:val="002F2ACB"/>
    <w:rsid w:val="002F2F88"/>
    <w:rsid w:val="002F30FA"/>
    <w:rsid w:val="002F3261"/>
    <w:rsid w:val="002F3778"/>
    <w:rsid w:val="002F394F"/>
    <w:rsid w:val="002F3A9D"/>
    <w:rsid w:val="002F3E1F"/>
    <w:rsid w:val="002F4847"/>
    <w:rsid w:val="002F495B"/>
    <w:rsid w:val="002F4A0D"/>
    <w:rsid w:val="002F4D9C"/>
    <w:rsid w:val="002F5212"/>
    <w:rsid w:val="002F557F"/>
    <w:rsid w:val="002F56AA"/>
    <w:rsid w:val="002F56C5"/>
    <w:rsid w:val="002F5CE9"/>
    <w:rsid w:val="002F5EFB"/>
    <w:rsid w:val="002F5F59"/>
    <w:rsid w:val="002F60CE"/>
    <w:rsid w:val="002F60DB"/>
    <w:rsid w:val="002F6A31"/>
    <w:rsid w:val="002F6F6E"/>
    <w:rsid w:val="002F70CB"/>
    <w:rsid w:val="002F7141"/>
    <w:rsid w:val="002F7297"/>
    <w:rsid w:val="002F745B"/>
    <w:rsid w:val="002F74C6"/>
    <w:rsid w:val="002F77E4"/>
    <w:rsid w:val="002F7AA7"/>
    <w:rsid w:val="002F7C71"/>
    <w:rsid w:val="002F7ED8"/>
    <w:rsid w:val="00300036"/>
    <w:rsid w:val="00300211"/>
    <w:rsid w:val="00300346"/>
    <w:rsid w:val="00300BCC"/>
    <w:rsid w:val="00300BE1"/>
    <w:rsid w:val="0030144B"/>
    <w:rsid w:val="00301791"/>
    <w:rsid w:val="003017E6"/>
    <w:rsid w:val="00301805"/>
    <w:rsid w:val="00301A87"/>
    <w:rsid w:val="00301B21"/>
    <w:rsid w:val="00301B2D"/>
    <w:rsid w:val="00302026"/>
    <w:rsid w:val="003026C4"/>
    <w:rsid w:val="00302A59"/>
    <w:rsid w:val="00302BC5"/>
    <w:rsid w:val="00302DC7"/>
    <w:rsid w:val="00302F05"/>
    <w:rsid w:val="0030339A"/>
    <w:rsid w:val="00303735"/>
    <w:rsid w:val="00303760"/>
    <w:rsid w:val="00303B69"/>
    <w:rsid w:val="00303DF8"/>
    <w:rsid w:val="00303EEA"/>
    <w:rsid w:val="003049B0"/>
    <w:rsid w:val="00304D46"/>
    <w:rsid w:val="0030519D"/>
    <w:rsid w:val="00305549"/>
    <w:rsid w:val="003057FB"/>
    <w:rsid w:val="00305A0A"/>
    <w:rsid w:val="00306045"/>
    <w:rsid w:val="003060B1"/>
    <w:rsid w:val="00306423"/>
    <w:rsid w:val="00306D4E"/>
    <w:rsid w:val="00306E37"/>
    <w:rsid w:val="00306EEA"/>
    <w:rsid w:val="0030711A"/>
    <w:rsid w:val="0030713B"/>
    <w:rsid w:val="00307340"/>
    <w:rsid w:val="003074BB"/>
    <w:rsid w:val="00307771"/>
    <w:rsid w:val="003077F5"/>
    <w:rsid w:val="00307F04"/>
    <w:rsid w:val="00307F4A"/>
    <w:rsid w:val="00307FAE"/>
    <w:rsid w:val="003100B1"/>
    <w:rsid w:val="0031014D"/>
    <w:rsid w:val="00310735"/>
    <w:rsid w:val="00310EAA"/>
    <w:rsid w:val="00311074"/>
    <w:rsid w:val="003114AD"/>
    <w:rsid w:val="0031162E"/>
    <w:rsid w:val="003116F2"/>
    <w:rsid w:val="00311AB4"/>
    <w:rsid w:val="00311FAB"/>
    <w:rsid w:val="00312006"/>
    <w:rsid w:val="00313D48"/>
    <w:rsid w:val="00313DDB"/>
    <w:rsid w:val="00313E89"/>
    <w:rsid w:val="00314001"/>
    <w:rsid w:val="00314843"/>
    <w:rsid w:val="00314B35"/>
    <w:rsid w:val="00314C82"/>
    <w:rsid w:val="00314ED3"/>
    <w:rsid w:val="0031510B"/>
    <w:rsid w:val="003151C3"/>
    <w:rsid w:val="003151F5"/>
    <w:rsid w:val="00315235"/>
    <w:rsid w:val="0031536E"/>
    <w:rsid w:val="0031538F"/>
    <w:rsid w:val="00315CA1"/>
    <w:rsid w:val="003164B1"/>
    <w:rsid w:val="0031664F"/>
    <w:rsid w:val="003166A5"/>
    <w:rsid w:val="00316FB2"/>
    <w:rsid w:val="0031704B"/>
    <w:rsid w:val="00317469"/>
    <w:rsid w:val="003176CB"/>
    <w:rsid w:val="00317953"/>
    <w:rsid w:val="0032017E"/>
    <w:rsid w:val="00320AA4"/>
    <w:rsid w:val="00320DC6"/>
    <w:rsid w:val="00320DEB"/>
    <w:rsid w:val="00320DFD"/>
    <w:rsid w:val="00321054"/>
    <w:rsid w:val="00321364"/>
    <w:rsid w:val="003215AF"/>
    <w:rsid w:val="00321661"/>
    <w:rsid w:val="00321C3C"/>
    <w:rsid w:val="00321C5F"/>
    <w:rsid w:val="00321F3E"/>
    <w:rsid w:val="003221D6"/>
    <w:rsid w:val="0032233B"/>
    <w:rsid w:val="0032243D"/>
    <w:rsid w:val="0032273E"/>
    <w:rsid w:val="00322DDF"/>
    <w:rsid w:val="00322E59"/>
    <w:rsid w:val="00323030"/>
    <w:rsid w:val="00323230"/>
    <w:rsid w:val="00323271"/>
    <w:rsid w:val="0032327C"/>
    <w:rsid w:val="0032328F"/>
    <w:rsid w:val="0032350F"/>
    <w:rsid w:val="00323565"/>
    <w:rsid w:val="003236BB"/>
    <w:rsid w:val="003237F1"/>
    <w:rsid w:val="00323C29"/>
    <w:rsid w:val="00323D59"/>
    <w:rsid w:val="00323FC1"/>
    <w:rsid w:val="00324029"/>
    <w:rsid w:val="0032466B"/>
    <w:rsid w:val="00324C43"/>
    <w:rsid w:val="003257E6"/>
    <w:rsid w:val="00325A82"/>
    <w:rsid w:val="003260FC"/>
    <w:rsid w:val="003271AA"/>
    <w:rsid w:val="00327549"/>
    <w:rsid w:val="00327773"/>
    <w:rsid w:val="00327C37"/>
    <w:rsid w:val="00327FD2"/>
    <w:rsid w:val="00330515"/>
    <w:rsid w:val="003308D0"/>
    <w:rsid w:val="00330B15"/>
    <w:rsid w:val="00330B8D"/>
    <w:rsid w:val="00330F32"/>
    <w:rsid w:val="003312B8"/>
    <w:rsid w:val="003312C2"/>
    <w:rsid w:val="003318FD"/>
    <w:rsid w:val="0033193E"/>
    <w:rsid w:val="00331F4A"/>
    <w:rsid w:val="00332477"/>
    <w:rsid w:val="0033254A"/>
    <w:rsid w:val="003325C1"/>
    <w:rsid w:val="00332F77"/>
    <w:rsid w:val="003331FE"/>
    <w:rsid w:val="0033341D"/>
    <w:rsid w:val="00333456"/>
    <w:rsid w:val="003335F2"/>
    <w:rsid w:val="00333B99"/>
    <w:rsid w:val="00333C90"/>
    <w:rsid w:val="0033400C"/>
    <w:rsid w:val="003344BD"/>
    <w:rsid w:val="00334514"/>
    <w:rsid w:val="00334D44"/>
    <w:rsid w:val="003355DF"/>
    <w:rsid w:val="003358FE"/>
    <w:rsid w:val="00335E1D"/>
    <w:rsid w:val="00336613"/>
    <w:rsid w:val="00336753"/>
    <w:rsid w:val="003368D1"/>
    <w:rsid w:val="00336962"/>
    <w:rsid w:val="00336BBB"/>
    <w:rsid w:val="00336BE6"/>
    <w:rsid w:val="00336CB0"/>
    <w:rsid w:val="00336CD6"/>
    <w:rsid w:val="00337775"/>
    <w:rsid w:val="00337B42"/>
    <w:rsid w:val="00337D8E"/>
    <w:rsid w:val="00337E5B"/>
    <w:rsid w:val="0034009E"/>
    <w:rsid w:val="003400EB"/>
    <w:rsid w:val="00340609"/>
    <w:rsid w:val="00340D61"/>
    <w:rsid w:val="003413F7"/>
    <w:rsid w:val="00341C56"/>
    <w:rsid w:val="00341CE3"/>
    <w:rsid w:val="00341E32"/>
    <w:rsid w:val="00342032"/>
    <w:rsid w:val="003423D3"/>
    <w:rsid w:val="003423E5"/>
    <w:rsid w:val="00342417"/>
    <w:rsid w:val="003427F6"/>
    <w:rsid w:val="00342838"/>
    <w:rsid w:val="00342B2A"/>
    <w:rsid w:val="00342EE2"/>
    <w:rsid w:val="003430A9"/>
    <w:rsid w:val="003432BD"/>
    <w:rsid w:val="00343424"/>
    <w:rsid w:val="00343640"/>
    <w:rsid w:val="003437F0"/>
    <w:rsid w:val="00343CB3"/>
    <w:rsid w:val="0034400B"/>
    <w:rsid w:val="00344034"/>
    <w:rsid w:val="0034453A"/>
    <w:rsid w:val="00344766"/>
    <w:rsid w:val="00344907"/>
    <w:rsid w:val="003453D4"/>
    <w:rsid w:val="0034584C"/>
    <w:rsid w:val="00345939"/>
    <w:rsid w:val="003467BE"/>
    <w:rsid w:val="00346870"/>
    <w:rsid w:val="00346BDC"/>
    <w:rsid w:val="00346E09"/>
    <w:rsid w:val="00346F27"/>
    <w:rsid w:val="00346F2C"/>
    <w:rsid w:val="00346FBB"/>
    <w:rsid w:val="0034747B"/>
    <w:rsid w:val="00347480"/>
    <w:rsid w:val="003477DB"/>
    <w:rsid w:val="00347990"/>
    <w:rsid w:val="00347A2C"/>
    <w:rsid w:val="00347B73"/>
    <w:rsid w:val="003503B0"/>
    <w:rsid w:val="003504D9"/>
    <w:rsid w:val="003509C8"/>
    <w:rsid w:val="0035107C"/>
    <w:rsid w:val="003510A8"/>
    <w:rsid w:val="00351B10"/>
    <w:rsid w:val="00351B90"/>
    <w:rsid w:val="00351C6E"/>
    <w:rsid w:val="00351E9F"/>
    <w:rsid w:val="0035222A"/>
    <w:rsid w:val="00352327"/>
    <w:rsid w:val="0035237A"/>
    <w:rsid w:val="0035240F"/>
    <w:rsid w:val="003524CB"/>
    <w:rsid w:val="00352541"/>
    <w:rsid w:val="003532DA"/>
    <w:rsid w:val="0035370D"/>
    <w:rsid w:val="00353B9A"/>
    <w:rsid w:val="00353DB4"/>
    <w:rsid w:val="00353FA4"/>
    <w:rsid w:val="00354670"/>
    <w:rsid w:val="003547D0"/>
    <w:rsid w:val="00354894"/>
    <w:rsid w:val="00354A93"/>
    <w:rsid w:val="00354C20"/>
    <w:rsid w:val="00354ED2"/>
    <w:rsid w:val="0035507E"/>
    <w:rsid w:val="00355A59"/>
    <w:rsid w:val="00355B0D"/>
    <w:rsid w:val="00355D8D"/>
    <w:rsid w:val="00356126"/>
    <w:rsid w:val="003567C4"/>
    <w:rsid w:val="003567D9"/>
    <w:rsid w:val="00356891"/>
    <w:rsid w:val="003568FF"/>
    <w:rsid w:val="00356A28"/>
    <w:rsid w:val="00356A98"/>
    <w:rsid w:val="00356C7C"/>
    <w:rsid w:val="00356E38"/>
    <w:rsid w:val="00357811"/>
    <w:rsid w:val="00357B09"/>
    <w:rsid w:val="003601B7"/>
    <w:rsid w:val="00360220"/>
    <w:rsid w:val="00360410"/>
    <w:rsid w:val="0036073F"/>
    <w:rsid w:val="00360875"/>
    <w:rsid w:val="00360A11"/>
    <w:rsid w:val="00360ED9"/>
    <w:rsid w:val="00360F1D"/>
    <w:rsid w:val="00361178"/>
    <w:rsid w:val="00361586"/>
    <w:rsid w:val="0036182B"/>
    <w:rsid w:val="00361A50"/>
    <w:rsid w:val="00361A63"/>
    <w:rsid w:val="00361AB9"/>
    <w:rsid w:val="00361AC2"/>
    <w:rsid w:val="00361CEE"/>
    <w:rsid w:val="00362077"/>
    <w:rsid w:val="00362562"/>
    <w:rsid w:val="00362640"/>
    <w:rsid w:val="003626FA"/>
    <w:rsid w:val="00362865"/>
    <w:rsid w:val="00362E96"/>
    <w:rsid w:val="0036345C"/>
    <w:rsid w:val="00363742"/>
    <w:rsid w:val="003640FB"/>
    <w:rsid w:val="00364305"/>
    <w:rsid w:val="00364427"/>
    <w:rsid w:val="00364495"/>
    <w:rsid w:val="003646D9"/>
    <w:rsid w:val="00364882"/>
    <w:rsid w:val="0036503C"/>
    <w:rsid w:val="003650D9"/>
    <w:rsid w:val="0036549B"/>
    <w:rsid w:val="0036578B"/>
    <w:rsid w:val="00365D56"/>
    <w:rsid w:val="00365D82"/>
    <w:rsid w:val="00366107"/>
    <w:rsid w:val="003664A2"/>
    <w:rsid w:val="00366856"/>
    <w:rsid w:val="00366860"/>
    <w:rsid w:val="00366E1F"/>
    <w:rsid w:val="00366E30"/>
    <w:rsid w:val="00367128"/>
    <w:rsid w:val="003671B1"/>
    <w:rsid w:val="003673E9"/>
    <w:rsid w:val="003676A3"/>
    <w:rsid w:val="00367B5B"/>
    <w:rsid w:val="00367BE9"/>
    <w:rsid w:val="00367E00"/>
    <w:rsid w:val="0037061D"/>
    <w:rsid w:val="00370CA1"/>
    <w:rsid w:val="0037119D"/>
    <w:rsid w:val="003718C9"/>
    <w:rsid w:val="00371BF1"/>
    <w:rsid w:val="00372622"/>
    <w:rsid w:val="0037275A"/>
    <w:rsid w:val="00372965"/>
    <w:rsid w:val="00372C4E"/>
    <w:rsid w:val="00373539"/>
    <w:rsid w:val="003736A9"/>
    <w:rsid w:val="00373B05"/>
    <w:rsid w:val="00373C35"/>
    <w:rsid w:val="00373C78"/>
    <w:rsid w:val="00373CF8"/>
    <w:rsid w:val="00373F2A"/>
    <w:rsid w:val="00374477"/>
    <w:rsid w:val="00374616"/>
    <w:rsid w:val="0037466E"/>
    <w:rsid w:val="0037493C"/>
    <w:rsid w:val="00374CB9"/>
    <w:rsid w:val="00374D9D"/>
    <w:rsid w:val="00375273"/>
    <w:rsid w:val="0037575C"/>
    <w:rsid w:val="0037584D"/>
    <w:rsid w:val="0037598B"/>
    <w:rsid w:val="003759C7"/>
    <w:rsid w:val="00375CB8"/>
    <w:rsid w:val="00376075"/>
    <w:rsid w:val="003763C1"/>
    <w:rsid w:val="003763C5"/>
    <w:rsid w:val="003765F1"/>
    <w:rsid w:val="00376A90"/>
    <w:rsid w:val="00376C0D"/>
    <w:rsid w:val="00376E27"/>
    <w:rsid w:val="003776A7"/>
    <w:rsid w:val="00377DDE"/>
    <w:rsid w:val="00377E9F"/>
    <w:rsid w:val="0038008F"/>
    <w:rsid w:val="0038077E"/>
    <w:rsid w:val="00380BCC"/>
    <w:rsid w:val="00380EE1"/>
    <w:rsid w:val="00380FE3"/>
    <w:rsid w:val="0038178F"/>
    <w:rsid w:val="003817F2"/>
    <w:rsid w:val="00381944"/>
    <w:rsid w:val="00381978"/>
    <w:rsid w:val="00382757"/>
    <w:rsid w:val="00382C44"/>
    <w:rsid w:val="00382C4C"/>
    <w:rsid w:val="00382E23"/>
    <w:rsid w:val="003835F7"/>
    <w:rsid w:val="0038392A"/>
    <w:rsid w:val="00383E31"/>
    <w:rsid w:val="003840CE"/>
    <w:rsid w:val="0038415D"/>
    <w:rsid w:val="0038458B"/>
    <w:rsid w:val="00384848"/>
    <w:rsid w:val="00384D24"/>
    <w:rsid w:val="0038569A"/>
    <w:rsid w:val="003856A3"/>
    <w:rsid w:val="00385842"/>
    <w:rsid w:val="00385E72"/>
    <w:rsid w:val="00385F94"/>
    <w:rsid w:val="003862EF"/>
    <w:rsid w:val="003864DB"/>
    <w:rsid w:val="00386B3C"/>
    <w:rsid w:val="00387583"/>
    <w:rsid w:val="00387700"/>
    <w:rsid w:val="00387A5E"/>
    <w:rsid w:val="00387D60"/>
    <w:rsid w:val="00387F2C"/>
    <w:rsid w:val="0039021E"/>
    <w:rsid w:val="0039049C"/>
    <w:rsid w:val="003904B8"/>
    <w:rsid w:val="0039084D"/>
    <w:rsid w:val="00390CE2"/>
    <w:rsid w:val="00390F7D"/>
    <w:rsid w:val="0039204D"/>
    <w:rsid w:val="00392146"/>
    <w:rsid w:val="00392265"/>
    <w:rsid w:val="00392575"/>
    <w:rsid w:val="00392A96"/>
    <w:rsid w:val="00392E42"/>
    <w:rsid w:val="003932C0"/>
    <w:rsid w:val="00393800"/>
    <w:rsid w:val="00393CC8"/>
    <w:rsid w:val="00393D2F"/>
    <w:rsid w:val="00393D5C"/>
    <w:rsid w:val="00394779"/>
    <w:rsid w:val="003949FF"/>
    <w:rsid w:val="00394A21"/>
    <w:rsid w:val="00394D80"/>
    <w:rsid w:val="00394DE0"/>
    <w:rsid w:val="00395058"/>
    <w:rsid w:val="00395B00"/>
    <w:rsid w:val="00395C27"/>
    <w:rsid w:val="003961B9"/>
    <w:rsid w:val="0039636F"/>
    <w:rsid w:val="00396994"/>
    <w:rsid w:val="00396E2B"/>
    <w:rsid w:val="00397242"/>
    <w:rsid w:val="00397434"/>
    <w:rsid w:val="0039778D"/>
    <w:rsid w:val="003977F5"/>
    <w:rsid w:val="00397B13"/>
    <w:rsid w:val="00397F84"/>
    <w:rsid w:val="003A00F1"/>
    <w:rsid w:val="003A0176"/>
    <w:rsid w:val="003A090C"/>
    <w:rsid w:val="003A09A7"/>
    <w:rsid w:val="003A0AEA"/>
    <w:rsid w:val="003A0D37"/>
    <w:rsid w:val="003A1189"/>
    <w:rsid w:val="003A15E2"/>
    <w:rsid w:val="003A16F9"/>
    <w:rsid w:val="003A17D0"/>
    <w:rsid w:val="003A18BF"/>
    <w:rsid w:val="003A1945"/>
    <w:rsid w:val="003A1C7E"/>
    <w:rsid w:val="003A1CE9"/>
    <w:rsid w:val="003A1FBE"/>
    <w:rsid w:val="003A2257"/>
    <w:rsid w:val="003A2F46"/>
    <w:rsid w:val="003A31B3"/>
    <w:rsid w:val="003A3248"/>
    <w:rsid w:val="003A32E8"/>
    <w:rsid w:val="003A35D0"/>
    <w:rsid w:val="003A39BA"/>
    <w:rsid w:val="003A3AAD"/>
    <w:rsid w:val="003A3B00"/>
    <w:rsid w:val="003A415C"/>
    <w:rsid w:val="003A429E"/>
    <w:rsid w:val="003A45A6"/>
    <w:rsid w:val="003A487A"/>
    <w:rsid w:val="003A4957"/>
    <w:rsid w:val="003A4B5C"/>
    <w:rsid w:val="003A4DE1"/>
    <w:rsid w:val="003A557C"/>
    <w:rsid w:val="003A55CE"/>
    <w:rsid w:val="003A57CD"/>
    <w:rsid w:val="003A5E7D"/>
    <w:rsid w:val="003A61C0"/>
    <w:rsid w:val="003A6C1C"/>
    <w:rsid w:val="003A70A8"/>
    <w:rsid w:val="003A76C4"/>
    <w:rsid w:val="003A7BA2"/>
    <w:rsid w:val="003A7DEC"/>
    <w:rsid w:val="003B0031"/>
    <w:rsid w:val="003B036F"/>
    <w:rsid w:val="003B04D0"/>
    <w:rsid w:val="003B0693"/>
    <w:rsid w:val="003B0A87"/>
    <w:rsid w:val="003B0A9B"/>
    <w:rsid w:val="003B0D77"/>
    <w:rsid w:val="003B0DF0"/>
    <w:rsid w:val="003B0F78"/>
    <w:rsid w:val="003B12F3"/>
    <w:rsid w:val="003B15A9"/>
    <w:rsid w:val="003B190E"/>
    <w:rsid w:val="003B1D67"/>
    <w:rsid w:val="003B1FEB"/>
    <w:rsid w:val="003B2051"/>
    <w:rsid w:val="003B2106"/>
    <w:rsid w:val="003B22D6"/>
    <w:rsid w:val="003B24E7"/>
    <w:rsid w:val="003B26CB"/>
    <w:rsid w:val="003B27E9"/>
    <w:rsid w:val="003B2CFF"/>
    <w:rsid w:val="003B2EA5"/>
    <w:rsid w:val="003B3224"/>
    <w:rsid w:val="003B35BC"/>
    <w:rsid w:val="003B36BE"/>
    <w:rsid w:val="003B36D8"/>
    <w:rsid w:val="003B3936"/>
    <w:rsid w:val="003B39A7"/>
    <w:rsid w:val="003B3BCE"/>
    <w:rsid w:val="003B426A"/>
    <w:rsid w:val="003B428D"/>
    <w:rsid w:val="003B42A8"/>
    <w:rsid w:val="003B4541"/>
    <w:rsid w:val="003B479C"/>
    <w:rsid w:val="003B48AD"/>
    <w:rsid w:val="003B4A26"/>
    <w:rsid w:val="003B4A4E"/>
    <w:rsid w:val="003B4AC8"/>
    <w:rsid w:val="003B4BC8"/>
    <w:rsid w:val="003B4F7F"/>
    <w:rsid w:val="003B50DF"/>
    <w:rsid w:val="003B51BB"/>
    <w:rsid w:val="003B553B"/>
    <w:rsid w:val="003B58E7"/>
    <w:rsid w:val="003B6580"/>
    <w:rsid w:val="003B69AD"/>
    <w:rsid w:val="003B6A5E"/>
    <w:rsid w:val="003B6F0A"/>
    <w:rsid w:val="003B754A"/>
    <w:rsid w:val="003B7E7D"/>
    <w:rsid w:val="003B7E8B"/>
    <w:rsid w:val="003C0310"/>
    <w:rsid w:val="003C0598"/>
    <w:rsid w:val="003C0917"/>
    <w:rsid w:val="003C0A81"/>
    <w:rsid w:val="003C0B0B"/>
    <w:rsid w:val="003C0D45"/>
    <w:rsid w:val="003C1195"/>
    <w:rsid w:val="003C14BD"/>
    <w:rsid w:val="003C156F"/>
    <w:rsid w:val="003C178A"/>
    <w:rsid w:val="003C1B3A"/>
    <w:rsid w:val="003C1D09"/>
    <w:rsid w:val="003C1EAA"/>
    <w:rsid w:val="003C1F59"/>
    <w:rsid w:val="003C20B5"/>
    <w:rsid w:val="003C2203"/>
    <w:rsid w:val="003C226C"/>
    <w:rsid w:val="003C300C"/>
    <w:rsid w:val="003C3045"/>
    <w:rsid w:val="003C321B"/>
    <w:rsid w:val="003C3461"/>
    <w:rsid w:val="003C3832"/>
    <w:rsid w:val="003C3DA9"/>
    <w:rsid w:val="003C3DF6"/>
    <w:rsid w:val="003C3E82"/>
    <w:rsid w:val="003C4710"/>
    <w:rsid w:val="003C4A74"/>
    <w:rsid w:val="003C4D9F"/>
    <w:rsid w:val="003C5061"/>
    <w:rsid w:val="003C50DD"/>
    <w:rsid w:val="003C5586"/>
    <w:rsid w:val="003C55E0"/>
    <w:rsid w:val="003C5796"/>
    <w:rsid w:val="003C5A41"/>
    <w:rsid w:val="003C5DDD"/>
    <w:rsid w:val="003C6035"/>
    <w:rsid w:val="003C620A"/>
    <w:rsid w:val="003C6497"/>
    <w:rsid w:val="003C6710"/>
    <w:rsid w:val="003C68ED"/>
    <w:rsid w:val="003C6A3D"/>
    <w:rsid w:val="003C71FD"/>
    <w:rsid w:val="003C7609"/>
    <w:rsid w:val="003C797A"/>
    <w:rsid w:val="003C79E1"/>
    <w:rsid w:val="003C7A35"/>
    <w:rsid w:val="003C7A50"/>
    <w:rsid w:val="003C7A8D"/>
    <w:rsid w:val="003D01D0"/>
    <w:rsid w:val="003D0224"/>
    <w:rsid w:val="003D071A"/>
    <w:rsid w:val="003D0883"/>
    <w:rsid w:val="003D0952"/>
    <w:rsid w:val="003D0A0C"/>
    <w:rsid w:val="003D0BAD"/>
    <w:rsid w:val="003D0D3D"/>
    <w:rsid w:val="003D126F"/>
    <w:rsid w:val="003D154D"/>
    <w:rsid w:val="003D1A59"/>
    <w:rsid w:val="003D1B19"/>
    <w:rsid w:val="003D1F15"/>
    <w:rsid w:val="003D23A3"/>
    <w:rsid w:val="003D24FD"/>
    <w:rsid w:val="003D26FF"/>
    <w:rsid w:val="003D2A62"/>
    <w:rsid w:val="003D2FED"/>
    <w:rsid w:val="003D366B"/>
    <w:rsid w:val="003D3FD4"/>
    <w:rsid w:val="003D49E5"/>
    <w:rsid w:val="003D5242"/>
    <w:rsid w:val="003D5575"/>
    <w:rsid w:val="003D5607"/>
    <w:rsid w:val="003D5BAC"/>
    <w:rsid w:val="003D6205"/>
    <w:rsid w:val="003D6336"/>
    <w:rsid w:val="003D6871"/>
    <w:rsid w:val="003D6D5F"/>
    <w:rsid w:val="003D710F"/>
    <w:rsid w:val="003D767B"/>
    <w:rsid w:val="003D78E0"/>
    <w:rsid w:val="003D79AA"/>
    <w:rsid w:val="003D7AC3"/>
    <w:rsid w:val="003E0714"/>
    <w:rsid w:val="003E0B2D"/>
    <w:rsid w:val="003E11EF"/>
    <w:rsid w:val="003E1507"/>
    <w:rsid w:val="003E15D2"/>
    <w:rsid w:val="003E2264"/>
    <w:rsid w:val="003E2A36"/>
    <w:rsid w:val="003E2BF1"/>
    <w:rsid w:val="003E2F68"/>
    <w:rsid w:val="003E3116"/>
    <w:rsid w:val="003E3502"/>
    <w:rsid w:val="003E3AAA"/>
    <w:rsid w:val="003E3D9D"/>
    <w:rsid w:val="003E3F4C"/>
    <w:rsid w:val="003E40A6"/>
    <w:rsid w:val="003E41E9"/>
    <w:rsid w:val="003E4A3A"/>
    <w:rsid w:val="003E4D96"/>
    <w:rsid w:val="003E5510"/>
    <w:rsid w:val="003E56C8"/>
    <w:rsid w:val="003E5703"/>
    <w:rsid w:val="003E57CD"/>
    <w:rsid w:val="003E5E12"/>
    <w:rsid w:val="003E6404"/>
    <w:rsid w:val="003E661F"/>
    <w:rsid w:val="003E6A29"/>
    <w:rsid w:val="003E6A56"/>
    <w:rsid w:val="003E6F7B"/>
    <w:rsid w:val="003E7010"/>
    <w:rsid w:val="003E73A7"/>
    <w:rsid w:val="003E7676"/>
    <w:rsid w:val="003E7B2B"/>
    <w:rsid w:val="003E7E0F"/>
    <w:rsid w:val="003E7E84"/>
    <w:rsid w:val="003E7EDA"/>
    <w:rsid w:val="003F01CA"/>
    <w:rsid w:val="003F0285"/>
    <w:rsid w:val="003F0AC8"/>
    <w:rsid w:val="003F1319"/>
    <w:rsid w:val="003F1585"/>
    <w:rsid w:val="003F16AE"/>
    <w:rsid w:val="003F16E7"/>
    <w:rsid w:val="003F17A3"/>
    <w:rsid w:val="003F18AF"/>
    <w:rsid w:val="003F1B96"/>
    <w:rsid w:val="003F273A"/>
    <w:rsid w:val="003F27B6"/>
    <w:rsid w:val="003F27CD"/>
    <w:rsid w:val="003F294E"/>
    <w:rsid w:val="003F2ABD"/>
    <w:rsid w:val="003F31BA"/>
    <w:rsid w:val="003F352A"/>
    <w:rsid w:val="003F3738"/>
    <w:rsid w:val="003F38F8"/>
    <w:rsid w:val="003F3BA3"/>
    <w:rsid w:val="003F3F46"/>
    <w:rsid w:val="003F40C9"/>
    <w:rsid w:val="003F4D42"/>
    <w:rsid w:val="003F5224"/>
    <w:rsid w:val="003F52BA"/>
    <w:rsid w:val="003F53E4"/>
    <w:rsid w:val="003F584A"/>
    <w:rsid w:val="003F58B1"/>
    <w:rsid w:val="003F643D"/>
    <w:rsid w:val="003F671D"/>
    <w:rsid w:val="003F69EC"/>
    <w:rsid w:val="003F6B29"/>
    <w:rsid w:val="003F7939"/>
    <w:rsid w:val="003F7A98"/>
    <w:rsid w:val="003F7C45"/>
    <w:rsid w:val="003F7E0C"/>
    <w:rsid w:val="004000A1"/>
    <w:rsid w:val="004002C1"/>
    <w:rsid w:val="004005CE"/>
    <w:rsid w:val="00400EA7"/>
    <w:rsid w:val="00400F7E"/>
    <w:rsid w:val="00400FBF"/>
    <w:rsid w:val="004010FE"/>
    <w:rsid w:val="0040117E"/>
    <w:rsid w:val="0040193D"/>
    <w:rsid w:val="0040203C"/>
    <w:rsid w:val="004022D7"/>
    <w:rsid w:val="0040248A"/>
    <w:rsid w:val="004026D0"/>
    <w:rsid w:val="004027F2"/>
    <w:rsid w:val="00402894"/>
    <w:rsid w:val="004029C0"/>
    <w:rsid w:val="00402A14"/>
    <w:rsid w:val="00402AAA"/>
    <w:rsid w:val="00402B34"/>
    <w:rsid w:val="00402B3E"/>
    <w:rsid w:val="00402EFB"/>
    <w:rsid w:val="0040388A"/>
    <w:rsid w:val="00403B12"/>
    <w:rsid w:val="00403DF4"/>
    <w:rsid w:val="00403DFA"/>
    <w:rsid w:val="00403E83"/>
    <w:rsid w:val="00404841"/>
    <w:rsid w:val="00404C98"/>
    <w:rsid w:val="00405CB2"/>
    <w:rsid w:val="00405D2A"/>
    <w:rsid w:val="00405ECA"/>
    <w:rsid w:val="00406000"/>
    <w:rsid w:val="004061F6"/>
    <w:rsid w:val="004063A7"/>
    <w:rsid w:val="004071A1"/>
    <w:rsid w:val="004071DF"/>
    <w:rsid w:val="00407553"/>
    <w:rsid w:val="004075D5"/>
    <w:rsid w:val="00407A23"/>
    <w:rsid w:val="00407A72"/>
    <w:rsid w:val="00407B0F"/>
    <w:rsid w:val="00407C2B"/>
    <w:rsid w:val="00407DDC"/>
    <w:rsid w:val="004108ED"/>
    <w:rsid w:val="00410C83"/>
    <w:rsid w:val="00410D82"/>
    <w:rsid w:val="004111A0"/>
    <w:rsid w:val="00411256"/>
    <w:rsid w:val="004116EA"/>
    <w:rsid w:val="00411899"/>
    <w:rsid w:val="0041191E"/>
    <w:rsid w:val="00411AC3"/>
    <w:rsid w:val="00411B3E"/>
    <w:rsid w:val="00411CD0"/>
    <w:rsid w:val="004122FB"/>
    <w:rsid w:val="0041234A"/>
    <w:rsid w:val="00412A50"/>
    <w:rsid w:val="00412AD6"/>
    <w:rsid w:val="00412B3E"/>
    <w:rsid w:val="00412CB6"/>
    <w:rsid w:val="00413459"/>
    <w:rsid w:val="004138DA"/>
    <w:rsid w:val="00414186"/>
    <w:rsid w:val="00414193"/>
    <w:rsid w:val="004141E6"/>
    <w:rsid w:val="00414319"/>
    <w:rsid w:val="00414723"/>
    <w:rsid w:val="00414C8F"/>
    <w:rsid w:val="00414FF6"/>
    <w:rsid w:val="004150D7"/>
    <w:rsid w:val="00415BB0"/>
    <w:rsid w:val="00415C95"/>
    <w:rsid w:val="00416043"/>
    <w:rsid w:val="0041615A"/>
    <w:rsid w:val="004162F5"/>
    <w:rsid w:val="00416302"/>
    <w:rsid w:val="00416645"/>
    <w:rsid w:val="00416966"/>
    <w:rsid w:val="00416993"/>
    <w:rsid w:val="00416CA1"/>
    <w:rsid w:val="004172D5"/>
    <w:rsid w:val="0041747E"/>
    <w:rsid w:val="00417D0C"/>
    <w:rsid w:val="0041CE94"/>
    <w:rsid w:val="00420127"/>
    <w:rsid w:val="0042027F"/>
    <w:rsid w:val="00420BCD"/>
    <w:rsid w:val="00420E35"/>
    <w:rsid w:val="004214CE"/>
    <w:rsid w:val="00421632"/>
    <w:rsid w:val="00421720"/>
    <w:rsid w:val="0042186E"/>
    <w:rsid w:val="00421A69"/>
    <w:rsid w:val="00421C5A"/>
    <w:rsid w:val="00421CD6"/>
    <w:rsid w:val="0042258F"/>
    <w:rsid w:val="0042346E"/>
    <w:rsid w:val="00423770"/>
    <w:rsid w:val="00423D2A"/>
    <w:rsid w:val="004245E8"/>
    <w:rsid w:val="00424863"/>
    <w:rsid w:val="004248D6"/>
    <w:rsid w:val="00425100"/>
    <w:rsid w:val="0042589A"/>
    <w:rsid w:val="00425B7F"/>
    <w:rsid w:val="00425DD0"/>
    <w:rsid w:val="00425F69"/>
    <w:rsid w:val="00426333"/>
    <w:rsid w:val="004264A6"/>
    <w:rsid w:val="00426598"/>
    <w:rsid w:val="00426739"/>
    <w:rsid w:val="004267C0"/>
    <w:rsid w:val="00426F65"/>
    <w:rsid w:val="00427249"/>
    <w:rsid w:val="004274C1"/>
    <w:rsid w:val="004277A8"/>
    <w:rsid w:val="004306CA"/>
    <w:rsid w:val="00430CDB"/>
    <w:rsid w:val="00430D24"/>
    <w:rsid w:val="0043130A"/>
    <w:rsid w:val="00431321"/>
    <w:rsid w:val="00431855"/>
    <w:rsid w:val="00431BE6"/>
    <w:rsid w:val="0043219C"/>
    <w:rsid w:val="00432334"/>
    <w:rsid w:val="00432399"/>
    <w:rsid w:val="00432AD7"/>
    <w:rsid w:val="00432B15"/>
    <w:rsid w:val="00432E75"/>
    <w:rsid w:val="00433C75"/>
    <w:rsid w:val="00433D67"/>
    <w:rsid w:val="00433F01"/>
    <w:rsid w:val="004340B5"/>
    <w:rsid w:val="00435011"/>
    <w:rsid w:val="00435E38"/>
    <w:rsid w:val="00436071"/>
    <w:rsid w:val="00436255"/>
    <w:rsid w:val="004364A4"/>
    <w:rsid w:val="00436DA6"/>
    <w:rsid w:val="0043725B"/>
    <w:rsid w:val="0043790C"/>
    <w:rsid w:val="00437988"/>
    <w:rsid w:val="00437B25"/>
    <w:rsid w:val="00437DC4"/>
    <w:rsid w:val="00437E1A"/>
    <w:rsid w:val="00440412"/>
    <w:rsid w:val="00440695"/>
    <w:rsid w:val="00440BB1"/>
    <w:rsid w:val="00440BCC"/>
    <w:rsid w:val="00440DE1"/>
    <w:rsid w:val="00440FFD"/>
    <w:rsid w:val="004410CE"/>
    <w:rsid w:val="0044117B"/>
    <w:rsid w:val="00441266"/>
    <w:rsid w:val="00441BED"/>
    <w:rsid w:val="00441EF0"/>
    <w:rsid w:val="00441EF7"/>
    <w:rsid w:val="00441F52"/>
    <w:rsid w:val="004421A6"/>
    <w:rsid w:val="00442850"/>
    <w:rsid w:val="0044307C"/>
    <w:rsid w:val="0044307E"/>
    <w:rsid w:val="00443120"/>
    <w:rsid w:val="00443150"/>
    <w:rsid w:val="0044331B"/>
    <w:rsid w:val="00443658"/>
    <w:rsid w:val="00443D00"/>
    <w:rsid w:val="00443DCE"/>
    <w:rsid w:val="00443F99"/>
    <w:rsid w:val="004440A0"/>
    <w:rsid w:val="00444859"/>
    <w:rsid w:val="004448F0"/>
    <w:rsid w:val="00444AE6"/>
    <w:rsid w:val="00444C44"/>
    <w:rsid w:val="00444E45"/>
    <w:rsid w:val="00445063"/>
    <w:rsid w:val="0044520D"/>
    <w:rsid w:val="00445274"/>
    <w:rsid w:val="00445517"/>
    <w:rsid w:val="00445B65"/>
    <w:rsid w:val="00445C24"/>
    <w:rsid w:val="00446870"/>
    <w:rsid w:val="004469F3"/>
    <w:rsid w:val="00446C37"/>
    <w:rsid w:val="00446C7F"/>
    <w:rsid w:val="00446EE8"/>
    <w:rsid w:val="0044717D"/>
    <w:rsid w:val="004472FA"/>
    <w:rsid w:val="00447513"/>
    <w:rsid w:val="004475E5"/>
    <w:rsid w:val="00447745"/>
    <w:rsid w:val="004479D5"/>
    <w:rsid w:val="00447B91"/>
    <w:rsid w:val="00447BFB"/>
    <w:rsid w:val="004503AF"/>
    <w:rsid w:val="004505FE"/>
    <w:rsid w:val="00450698"/>
    <w:rsid w:val="00450B89"/>
    <w:rsid w:val="00450BB2"/>
    <w:rsid w:val="00450E95"/>
    <w:rsid w:val="0045103E"/>
    <w:rsid w:val="004517A7"/>
    <w:rsid w:val="00451E21"/>
    <w:rsid w:val="004523AE"/>
    <w:rsid w:val="00452672"/>
    <w:rsid w:val="00452877"/>
    <w:rsid w:val="00453256"/>
    <w:rsid w:val="0045361C"/>
    <w:rsid w:val="00453C7F"/>
    <w:rsid w:val="00453E16"/>
    <w:rsid w:val="00453FD6"/>
    <w:rsid w:val="004541E9"/>
    <w:rsid w:val="004542E3"/>
    <w:rsid w:val="00454360"/>
    <w:rsid w:val="00454803"/>
    <w:rsid w:val="00454BC0"/>
    <w:rsid w:val="00454BD2"/>
    <w:rsid w:val="0045522C"/>
    <w:rsid w:val="004552C0"/>
    <w:rsid w:val="00455699"/>
    <w:rsid w:val="00455A29"/>
    <w:rsid w:val="0045613B"/>
    <w:rsid w:val="004563D2"/>
    <w:rsid w:val="00456585"/>
    <w:rsid w:val="004567E6"/>
    <w:rsid w:val="00456860"/>
    <w:rsid w:val="00456A26"/>
    <w:rsid w:val="00456A85"/>
    <w:rsid w:val="00456B92"/>
    <w:rsid w:val="00456ECA"/>
    <w:rsid w:val="0045724D"/>
    <w:rsid w:val="004573EB"/>
    <w:rsid w:val="004576BA"/>
    <w:rsid w:val="004577D7"/>
    <w:rsid w:val="004578B1"/>
    <w:rsid w:val="00457BC7"/>
    <w:rsid w:val="004601C4"/>
    <w:rsid w:val="0046023C"/>
    <w:rsid w:val="00460375"/>
    <w:rsid w:val="00460546"/>
    <w:rsid w:val="00460753"/>
    <w:rsid w:val="00460779"/>
    <w:rsid w:val="00460D2F"/>
    <w:rsid w:val="004611D8"/>
    <w:rsid w:val="004612FF"/>
    <w:rsid w:val="004614C6"/>
    <w:rsid w:val="004614E2"/>
    <w:rsid w:val="00461AAC"/>
    <w:rsid w:val="00461D7D"/>
    <w:rsid w:val="00462012"/>
    <w:rsid w:val="00462B59"/>
    <w:rsid w:val="00462D88"/>
    <w:rsid w:val="00462E2D"/>
    <w:rsid w:val="00462E2E"/>
    <w:rsid w:val="00463008"/>
    <w:rsid w:val="0046317F"/>
    <w:rsid w:val="00463344"/>
    <w:rsid w:val="00463C98"/>
    <w:rsid w:val="00463F67"/>
    <w:rsid w:val="00464AB8"/>
    <w:rsid w:val="00464E4F"/>
    <w:rsid w:val="004654AD"/>
    <w:rsid w:val="00465B38"/>
    <w:rsid w:val="00465B75"/>
    <w:rsid w:val="00465F05"/>
    <w:rsid w:val="00466076"/>
    <w:rsid w:val="00466305"/>
    <w:rsid w:val="004663FA"/>
    <w:rsid w:val="004666C1"/>
    <w:rsid w:val="00466725"/>
    <w:rsid w:val="0046675C"/>
    <w:rsid w:val="00466806"/>
    <w:rsid w:val="00466BF4"/>
    <w:rsid w:val="00466C71"/>
    <w:rsid w:val="00466F6B"/>
    <w:rsid w:val="00467317"/>
    <w:rsid w:val="00467331"/>
    <w:rsid w:val="00467C85"/>
    <w:rsid w:val="00467CA8"/>
    <w:rsid w:val="00467D7B"/>
    <w:rsid w:val="00470131"/>
    <w:rsid w:val="0047019A"/>
    <w:rsid w:val="0047076C"/>
    <w:rsid w:val="00470D5F"/>
    <w:rsid w:val="00470DB1"/>
    <w:rsid w:val="0047103A"/>
    <w:rsid w:val="004712D1"/>
    <w:rsid w:val="004714C0"/>
    <w:rsid w:val="00471569"/>
    <w:rsid w:val="004716C4"/>
    <w:rsid w:val="0047189A"/>
    <w:rsid w:val="004719A8"/>
    <w:rsid w:val="004719E5"/>
    <w:rsid w:val="004721F2"/>
    <w:rsid w:val="0047284D"/>
    <w:rsid w:val="004731E7"/>
    <w:rsid w:val="004732CE"/>
    <w:rsid w:val="004735A3"/>
    <w:rsid w:val="0047386C"/>
    <w:rsid w:val="00473D40"/>
    <w:rsid w:val="0047438A"/>
    <w:rsid w:val="00474ACC"/>
    <w:rsid w:val="00474D52"/>
    <w:rsid w:val="00474F8F"/>
    <w:rsid w:val="00475073"/>
    <w:rsid w:val="004754E9"/>
    <w:rsid w:val="00475739"/>
    <w:rsid w:val="00475867"/>
    <w:rsid w:val="004763CE"/>
    <w:rsid w:val="00476AD2"/>
    <w:rsid w:val="00477311"/>
    <w:rsid w:val="004775FD"/>
    <w:rsid w:val="00477E7A"/>
    <w:rsid w:val="0048048E"/>
    <w:rsid w:val="00480B05"/>
    <w:rsid w:val="00480DFD"/>
    <w:rsid w:val="00480E32"/>
    <w:rsid w:val="00481750"/>
    <w:rsid w:val="004818BD"/>
    <w:rsid w:val="00481D02"/>
    <w:rsid w:val="00481D26"/>
    <w:rsid w:val="004825EF"/>
    <w:rsid w:val="00482724"/>
    <w:rsid w:val="00483EB3"/>
    <w:rsid w:val="004840F9"/>
    <w:rsid w:val="00484138"/>
    <w:rsid w:val="00484190"/>
    <w:rsid w:val="0048420A"/>
    <w:rsid w:val="00484295"/>
    <w:rsid w:val="004842A4"/>
    <w:rsid w:val="00484451"/>
    <w:rsid w:val="0048459E"/>
    <w:rsid w:val="0048466D"/>
    <w:rsid w:val="00484745"/>
    <w:rsid w:val="004847D1"/>
    <w:rsid w:val="00484E86"/>
    <w:rsid w:val="00484F96"/>
    <w:rsid w:val="00485203"/>
    <w:rsid w:val="004852C6"/>
    <w:rsid w:val="0048540D"/>
    <w:rsid w:val="00485605"/>
    <w:rsid w:val="0048582A"/>
    <w:rsid w:val="00485B8B"/>
    <w:rsid w:val="00486629"/>
    <w:rsid w:val="00486674"/>
    <w:rsid w:val="004867F9"/>
    <w:rsid w:val="00486A26"/>
    <w:rsid w:val="00486BEA"/>
    <w:rsid w:val="004873F9"/>
    <w:rsid w:val="004875B2"/>
    <w:rsid w:val="00487683"/>
    <w:rsid w:val="00487AB8"/>
    <w:rsid w:val="00487DA6"/>
    <w:rsid w:val="0049007E"/>
    <w:rsid w:val="00490761"/>
    <w:rsid w:val="00490DF5"/>
    <w:rsid w:val="0049138C"/>
    <w:rsid w:val="0049152A"/>
    <w:rsid w:val="00491DFA"/>
    <w:rsid w:val="00491E02"/>
    <w:rsid w:val="00492267"/>
    <w:rsid w:val="00492443"/>
    <w:rsid w:val="00492515"/>
    <w:rsid w:val="004925DE"/>
    <w:rsid w:val="004927D1"/>
    <w:rsid w:val="00492B64"/>
    <w:rsid w:val="00492C37"/>
    <w:rsid w:val="004932A7"/>
    <w:rsid w:val="004932C4"/>
    <w:rsid w:val="00493468"/>
    <w:rsid w:val="00493A82"/>
    <w:rsid w:val="00493B41"/>
    <w:rsid w:val="00493CB1"/>
    <w:rsid w:val="0049401D"/>
    <w:rsid w:val="004944CA"/>
    <w:rsid w:val="00494560"/>
    <w:rsid w:val="00495353"/>
    <w:rsid w:val="004961A5"/>
    <w:rsid w:val="00496644"/>
    <w:rsid w:val="00496922"/>
    <w:rsid w:val="00496C59"/>
    <w:rsid w:val="00497A57"/>
    <w:rsid w:val="00497CCB"/>
    <w:rsid w:val="00497E94"/>
    <w:rsid w:val="00497F2F"/>
    <w:rsid w:val="00497F41"/>
    <w:rsid w:val="004A0040"/>
    <w:rsid w:val="004A0333"/>
    <w:rsid w:val="004A0589"/>
    <w:rsid w:val="004A05F0"/>
    <w:rsid w:val="004A0BAB"/>
    <w:rsid w:val="004A0CBA"/>
    <w:rsid w:val="004A0D7D"/>
    <w:rsid w:val="004A0EAC"/>
    <w:rsid w:val="004A1A72"/>
    <w:rsid w:val="004A1AF9"/>
    <w:rsid w:val="004A1E15"/>
    <w:rsid w:val="004A23B1"/>
    <w:rsid w:val="004A23C1"/>
    <w:rsid w:val="004A24DC"/>
    <w:rsid w:val="004A2972"/>
    <w:rsid w:val="004A31AA"/>
    <w:rsid w:val="004A4391"/>
    <w:rsid w:val="004A43EE"/>
    <w:rsid w:val="004A4881"/>
    <w:rsid w:val="004A4AF6"/>
    <w:rsid w:val="004A4C05"/>
    <w:rsid w:val="004A5000"/>
    <w:rsid w:val="004A5493"/>
    <w:rsid w:val="004A556C"/>
    <w:rsid w:val="004A5637"/>
    <w:rsid w:val="004A5BDE"/>
    <w:rsid w:val="004A6989"/>
    <w:rsid w:val="004A6F26"/>
    <w:rsid w:val="004A6FCF"/>
    <w:rsid w:val="004A71C1"/>
    <w:rsid w:val="004A71E9"/>
    <w:rsid w:val="004A7294"/>
    <w:rsid w:val="004A72FC"/>
    <w:rsid w:val="004A73BA"/>
    <w:rsid w:val="004A7A19"/>
    <w:rsid w:val="004A7A5F"/>
    <w:rsid w:val="004A7A93"/>
    <w:rsid w:val="004A7DEA"/>
    <w:rsid w:val="004A7ED7"/>
    <w:rsid w:val="004A7F46"/>
    <w:rsid w:val="004B03D8"/>
    <w:rsid w:val="004B0719"/>
    <w:rsid w:val="004B0A33"/>
    <w:rsid w:val="004B0BAC"/>
    <w:rsid w:val="004B0C12"/>
    <w:rsid w:val="004B0DA6"/>
    <w:rsid w:val="004B10CD"/>
    <w:rsid w:val="004B129B"/>
    <w:rsid w:val="004B1367"/>
    <w:rsid w:val="004B146E"/>
    <w:rsid w:val="004B168A"/>
    <w:rsid w:val="004B1981"/>
    <w:rsid w:val="004B1B19"/>
    <w:rsid w:val="004B1D0B"/>
    <w:rsid w:val="004B1DBA"/>
    <w:rsid w:val="004B1F9A"/>
    <w:rsid w:val="004B22A3"/>
    <w:rsid w:val="004B241D"/>
    <w:rsid w:val="004B2595"/>
    <w:rsid w:val="004B282B"/>
    <w:rsid w:val="004B2A91"/>
    <w:rsid w:val="004B2E38"/>
    <w:rsid w:val="004B3299"/>
    <w:rsid w:val="004B3345"/>
    <w:rsid w:val="004B3923"/>
    <w:rsid w:val="004B3941"/>
    <w:rsid w:val="004B3A79"/>
    <w:rsid w:val="004B3C7D"/>
    <w:rsid w:val="004B412F"/>
    <w:rsid w:val="004B476A"/>
    <w:rsid w:val="004B485D"/>
    <w:rsid w:val="004B4CE2"/>
    <w:rsid w:val="004B4D04"/>
    <w:rsid w:val="004B51FB"/>
    <w:rsid w:val="004B543A"/>
    <w:rsid w:val="004B557F"/>
    <w:rsid w:val="004B5737"/>
    <w:rsid w:val="004B581B"/>
    <w:rsid w:val="004B59B4"/>
    <w:rsid w:val="004B5AE2"/>
    <w:rsid w:val="004B5EBE"/>
    <w:rsid w:val="004B65B5"/>
    <w:rsid w:val="004B6A66"/>
    <w:rsid w:val="004B6EDF"/>
    <w:rsid w:val="004B7132"/>
    <w:rsid w:val="004B76E4"/>
    <w:rsid w:val="004B7936"/>
    <w:rsid w:val="004B7A8F"/>
    <w:rsid w:val="004B7AB2"/>
    <w:rsid w:val="004B7F3F"/>
    <w:rsid w:val="004C007C"/>
    <w:rsid w:val="004C02B8"/>
    <w:rsid w:val="004C05B0"/>
    <w:rsid w:val="004C0B54"/>
    <w:rsid w:val="004C0E02"/>
    <w:rsid w:val="004C0FA4"/>
    <w:rsid w:val="004C1146"/>
    <w:rsid w:val="004C1253"/>
    <w:rsid w:val="004C1629"/>
    <w:rsid w:val="004C193D"/>
    <w:rsid w:val="004C1D58"/>
    <w:rsid w:val="004C225D"/>
    <w:rsid w:val="004C31AD"/>
    <w:rsid w:val="004C327A"/>
    <w:rsid w:val="004C3316"/>
    <w:rsid w:val="004C50AD"/>
    <w:rsid w:val="004C5119"/>
    <w:rsid w:val="004C51F5"/>
    <w:rsid w:val="004C53EA"/>
    <w:rsid w:val="004C5526"/>
    <w:rsid w:val="004C5B9C"/>
    <w:rsid w:val="004C5C39"/>
    <w:rsid w:val="004C5DA8"/>
    <w:rsid w:val="004C64C1"/>
    <w:rsid w:val="004C70A5"/>
    <w:rsid w:val="004C73FB"/>
    <w:rsid w:val="004C75F6"/>
    <w:rsid w:val="004C77F0"/>
    <w:rsid w:val="004D0045"/>
    <w:rsid w:val="004D00E9"/>
    <w:rsid w:val="004D060E"/>
    <w:rsid w:val="004D06A0"/>
    <w:rsid w:val="004D08B0"/>
    <w:rsid w:val="004D0E1B"/>
    <w:rsid w:val="004D13F3"/>
    <w:rsid w:val="004D1C13"/>
    <w:rsid w:val="004D1C90"/>
    <w:rsid w:val="004D209E"/>
    <w:rsid w:val="004D2468"/>
    <w:rsid w:val="004D24D7"/>
    <w:rsid w:val="004D25BB"/>
    <w:rsid w:val="004D2668"/>
    <w:rsid w:val="004D2A15"/>
    <w:rsid w:val="004D2B5A"/>
    <w:rsid w:val="004D41CD"/>
    <w:rsid w:val="004D458B"/>
    <w:rsid w:val="004D4732"/>
    <w:rsid w:val="004D4855"/>
    <w:rsid w:val="004D4A1A"/>
    <w:rsid w:val="004D4C3F"/>
    <w:rsid w:val="004D50AE"/>
    <w:rsid w:val="004D51CE"/>
    <w:rsid w:val="004D5803"/>
    <w:rsid w:val="004D5B89"/>
    <w:rsid w:val="004D669D"/>
    <w:rsid w:val="004D6752"/>
    <w:rsid w:val="004D67E0"/>
    <w:rsid w:val="004D6AC4"/>
    <w:rsid w:val="004D6C9F"/>
    <w:rsid w:val="004D729A"/>
    <w:rsid w:val="004D72AE"/>
    <w:rsid w:val="004D732C"/>
    <w:rsid w:val="004D7A3F"/>
    <w:rsid w:val="004D7CC4"/>
    <w:rsid w:val="004E02A6"/>
    <w:rsid w:val="004E0354"/>
    <w:rsid w:val="004E0392"/>
    <w:rsid w:val="004E0A21"/>
    <w:rsid w:val="004E1104"/>
    <w:rsid w:val="004E12BC"/>
    <w:rsid w:val="004E12D4"/>
    <w:rsid w:val="004E16BF"/>
    <w:rsid w:val="004E1EB5"/>
    <w:rsid w:val="004E223B"/>
    <w:rsid w:val="004E251D"/>
    <w:rsid w:val="004E2834"/>
    <w:rsid w:val="004E29B7"/>
    <w:rsid w:val="004E2FCA"/>
    <w:rsid w:val="004E30C7"/>
    <w:rsid w:val="004E30FD"/>
    <w:rsid w:val="004E38A3"/>
    <w:rsid w:val="004E4C53"/>
    <w:rsid w:val="004E4D7B"/>
    <w:rsid w:val="004E54A8"/>
    <w:rsid w:val="004E5811"/>
    <w:rsid w:val="004E59FB"/>
    <w:rsid w:val="004E5FBB"/>
    <w:rsid w:val="004E61A6"/>
    <w:rsid w:val="004E630F"/>
    <w:rsid w:val="004E66CD"/>
    <w:rsid w:val="004E6A1D"/>
    <w:rsid w:val="004E6C1D"/>
    <w:rsid w:val="004E6F08"/>
    <w:rsid w:val="004E703C"/>
    <w:rsid w:val="004E718C"/>
    <w:rsid w:val="004E7F5F"/>
    <w:rsid w:val="004F03F2"/>
    <w:rsid w:val="004F0C89"/>
    <w:rsid w:val="004F0E24"/>
    <w:rsid w:val="004F0F8F"/>
    <w:rsid w:val="004F18BF"/>
    <w:rsid w:val="004F1A0C"/>
    <w:rsid w:val="004F1B04"/>
    <w:rsid w:val="004F1F3B"/>
    <w:rsid w:val="004F228D"/>
    <w:rsid w:val="004F2771"/>
    <w:rsid w:val="004F29C8"/>
    <w:rsid w:val="004F2C1C"/>
    <w:rsid w:val="004F2D79"/>
    <w:rsid w:val="004F3718"/>
    <w:rsid w:val="004F3E6F"/>
    <w:rsid w:val="004F3F9F"/>
    <w:rsid w:val="004F4328"/>
    <w:rsid w:val="004F4644"/>
    <w:rsid w:val="004F4AB6"/>
    <w:rsid w:val="004F5126"/>
    <w:rsid w:val="004F535B"/>
    <w:rsid w:val="004F5F31"/>
    <w:rsid w:val="004F5FDF"/>
    <w:rsid w:val="004F64F6"/>
    <w:rsid w:val="004F681F"/>
    <w:rsid w:val="004F6C15"/>
    <w:rsid w:val="004F6C2F"/>
    <w:rsid w:val="004F77CA"/>
    <w:rsid w:val="004F7BCF"/>
    <w:rsid w:val="004F7CC3"/>
    <w:rsid w:val="004F7FB1"/>
    <w:rsid w:val="005004BB"/>
    <w:rsid w:val="00500547"/>
    <w:rsid w:val="005005A4"/>
    <w:rsid w:val="00500699"/>
    <w:rsid w:val="005006AD"/>
    <w:rsid w:val="005007F9"/>
    <w:rsid w:val="00500CAF"/>
    <w:rsid w:val="00500E82"/>
    <w:rsid w:val="00501021"/>
    <w:rsid w:val="005018C9"/>
    <w:rsid w:val="005019E5"/>
    <w:rsid w:val="00501C36"/>
    <w:rsid w:val="00501CC9"/>
    <w:rsid w:val="00501EBE"/>
    <w:rsid w:val="00501EDE"/>
    <w:rsid w:val="0050207C"/>
    <w:rsid w:val="005025CD"/>
    <w:rsid w:val="005025E8"/>
    <w:rsid w:val="00502925"/>
    <w:rsid w:val="00502CF5"/>
    <w:rsid w:val="00502EE4"/>
    <w:rsid w:val="0050390E"/>
    <w:rsid w:val="00503C6A"/>
    <w:rsid w:val="00503D36"/>
    <w:rsid w:val="00503EE3"/>
    <w:rsid w:val="00503F39"/>
    <w:rsid w:val="0050450B"/>
    <w:rsid w:val="00504949"/>
    <w:rsid w:val="00504ACB"/>
    <w:rsid w:val="00505001"/>
    <w:rsid w:val="0050531C"/>
    <w:rsid w:val="005053EF"/>
    <w:rsid w:val="005056B5"/>
    <w:rsid w:val="00505C21"/>
    <w:rsid w:val="00505CD9"/>
    <w:rsid w:val="00505CEE"/>
    <w:rsid w:val="00505E42"/>
    <w:rsid w:val="00506675"/>
    <w:rsid w:val="00506925"/>
    <w:rsid w:val="00506BA3"/>
    <w:rsid w:val="00506D43"/>
    <w:rsid w:val="005074EA"/>
    <w:rsid w:val="00507F7C"/>
    <w:rsid w:val="005101F5"/>
    <w:rsid w:val="00510559"/>
    <w:rsid w:val="005105A6"/>
    <w:rsid w:val="00510BF5"/>
    <w:rsid w:val="00510C8E"/>
    <w:rsid w:val="00510CBF"/>
    <w:rsid w:val="00510CF2"/>
    <w:rsid w:val="00510DBC"/>
    <w:rsid w:val="00510EB2"/>
    <w:rsid w:val="00511D35"/>
    <w:rsid w:val="00512120"/>
    <w:rsid w:val="005123B8"/>
    <w:rsid w:val="00512631"/>
    <w:rsid w:val="005128F0"/>
    <w:rsid w:val="00512A75"/>
    <w:rsid w:val="00512D5A"/>
    <w:rsid w:val="00512F6A"/>
    <w:rsid w:val="00513004"/>
    <w:rsid w:val="0051329F"/>
    <w:rsid w:val="005134FA"/>
    <w:rsid w:val="00513547"/>
    <w:rsid w:val="005138A9"/>
    <w:rsid w:val="00513AC7"/>
    <w:rsid w:val="00513AE7"/>
    <w:rsid w:val="00513BE8"/>
    <w:rsid w:val="0051409A"/>
    <w:rsid w:val="005143B8"/>
    <w:rsid w:val="005146E4"/>
    <w:rsid w:val="005149B8"/>
    <w:rsid w:val="00515450"/>
    <w:rsid w:val="005158C5"/>
    <w:rsid w:val="00515F65"/>
    <w:rsid w:val="0051635F"/>
    <w:rsid w:val="005163EB"/>
    <w:rsid w:val="00516933"/>
    <w:rsid w:val="00516A26"/>
    <w:rsid w:val="00516CFC"/>
    <w:rsid w:val="0051725E"/>
    <w:rsid w:val="00517358"/>
    <w:rsid w:val="005174F3"/>
    <w:rsid w:val="00517625"/>
    <w:rsid w:val="0051779E"/>
    <w:rsid w:val="005179A1"/>
    <w:rsid w:val="00517B6F"/>
    <w:rsid w:val="00517D4E"/>
    <w:rsid w:val="00517FF3"/>
    <w:rsid w:val="005202B5"/>
    <w:rsid w:val="0052032B"/>
    <w:rsid w:val="005208FE"/>
    <w:rsid w:val="00520D5A"/>
    <w:rsid w:val="00520FB2"/>
    <w:rsid w:val="00521010"/>
    <w:rsid w:val="0052128C"/>
    <w:rsid w:val="00521422"/>
    <w:rsid w:val="005214BB"/>
    <w:rsid w:val="005215EE"/>
    <w:rsid w:val="00521829"/>
    <w:rsid w:val="00521A89"/>
    <w:rsid w:val="00521ECA"/>
    <w:rsid w:val="00521F61"/>
    <w:rsid w:val="00522992"/>
    <w:rsid w:val="00522A76"/>
    <w:rsid w:val="00522B6A"/>
    <w:rsid w:val="00522D85"/>
    <w:rsid w:val="00523013"/>
    <w:rsid w:val="005230E8"/>
    <w:rsid w:val="00523BC3"/>
    <w:rsid w:val="00523F31"/>
    <w:rsid w:val="00524760"/>
    <w:rsid w:val="00524BE6"/>
    <w:rsid w:val="00524EFB"/>
    <w:rsid w:val="00524FCF"/>
    <w:rsid w:val="00525443"/>
    <w:rsid w:val="005256C6"/>
    <w:rsid w:val="0052589D"/>
    <w:rsid w:val="00525ADD"/>
    <w:rsid w:val="00525B22"/>
    <w:rsid w:val="00525B39"/>
    <w:rsid w:val="0052619D"/>
    <w:rsid w:val="00526266"/>
    <w:rsid w:val="0052661D"/>
    <w:rsid w:val="005266F8"/>
    <w:rsid w:val="00526DB3"/>
    <w:rsid w:val="00527000"/>
    <w:rsid w:val="00527001"/>
    <w:rsid w:val="005271DA"/>
    <w:rsid w:val="0052731F"/>
    <w:rsid w:val="005274D2"/>
    <w:rsid w:val="00527885"/>
    <w:rsid w:val="00527AEB"/>
    <w:rsid w:val="00527FA4"/>
    <w:rsid w:val="0053055B"/>
    <w:rsid w:val="00530805"/>
    <w:rsid w:val="00530C67"/>
    <w:rsid w:val="00530DC4"/>
    <w:rsid w:val="00530F00"/>
    <w:rsid w:val="0053136D"/>
    <w:rsid w:val="0053169A"/>
    <w:rsid w:val="00531984"/>
    <w:rsid w:val="0053253B"/>
    <w:rsid w:val="0053254F"/>
    <w:rsid w:val="00532592"/>
    <w:rsid w:val="0053300C"/>
    <w:rsid w:val="00533B9B"/>
    <w:rsid w:val="00533F5D"/>
    <w:rsid w:val="0053442F"/>
    <w:rsid w:val="00534567"/>
    <w:rsid w:val="00534712"/>
    <w:rsid w:val="00534BC6"/>
    <w:rsid w:val="00534DF0"/>
    <w:rsid w:val="00535677"/>
    <w:rsid w:val="0053594C"/>
    <w:rsid w:val="005359FC"/>
    <w:rsid w:val="00535A6D"/>
    <w:rsid w:val="00535FC3"/>
    <w:rsid w:val="00535FCB"/>
    <w:rsid w:val="00536426"/>
    <w:rsid w:val="005366A6"/>
    <w:rsid w:val="00536737"/>
    <w:rsid w:val="0053674A"/>
    <w:rsid w:val="00536FE8"/>
    <w:rsid w:val="00537041"/>
    <w:rsid w:val="0053716A"/>
    <w:rsid w:val="0053736A"/>
    <w:rsid w:val="005375BB"/>
    <w:rsid w:val="00537E41"/>
    <w:rsid w:val="00540377"/>
    <w:rsid w:val="00540387"/>
    <w:rsid w:val="0054072D"/>
    <w:rsid w:val="00540958"/>
    <w:rsid w:val="00540AE9"/>
    <w:rsid w:val="00540B0C"/>
    <w:rsid w:val="00540D5D"/>
    <w:rsid w:val="005411E7"/>
    <w:rsid w:val="0054128F"/>
    <w:rsid w:val="00541DE9"/>
    <w:rsid w:val="0054233B"/>
    <w:rsid w:val="0054260D"/>
    <w:rsid w:val="0054266A"/>
    <w:rsid w:val="00542D14"/>
    <w:rsid w:val="00543215"/>
    <w:rsid w:val="005433B5"/>
    <w:rsid w:val="005434DA"/>
    <w:rsid w:val="005437D7"/>
    <w:rsid w:val="00543CEB"/>
    <w:rsid w:val="00543DF7"/>
    <w:rsid w:val="005443DF"/>
    <w:rsid w:val="005449B2"/>
    <w:rsid w:val="00544EA5"/>
    <w:rsid w:val="005450AD"/>
    <w:rsid w:val="005450F2"/>
    <w:rsid w:val="00545710"/>
    <w:rsid w:val="0054584B"/>
    <w:rsid w:val="0054585D"/>
    <w:rsid w:val="00545DCC"/>
    <w:rsid w:val="00545E93"/>
    <w:rsid w:val="0054602F"/>
    <w:rsid w:val="00546596"/>
    <w:rsid w:val="005467D7"/>
    <w:rsid w:val="0054697A"/>
    <w:rsid w:val="00546AB6"/>
    <w:rsid w:val="00546C47"/>
    <w:rsid w:val="00546CDF"/>
    <w:rsid w:val="00546CFF"/>
    <w:rsid w:val="00547202"/>
    <w:rsid w:val="005472F2"/>
    <w:rsid w:val="00547DCE"/>
    <w:rsid w:val="00547DF4"/>
    <w:rsid w:val="005502BF"/>
    <w:rsid w:val="00550324"/>
    <w:rsid w:val="00550C2E"/>
    <w:rsid w:val="00550D48"/>
    <w:rsid w:val="00550E75"/>
    <w:rsid w:val="0055110D"/>
    <w:rsid w:val="00551224"/>
    <w:rsid w:val="005514FF"/>
    <w:rsid w:val="00551627"/>
    <w:rsid w:val="00551E29"/>
    <w:rsid w:val="005522C2"/>
    <w:rsid w:val="00552737"/>
    <w:rsid w:val="0055299B"/>
    <w:rsid w:val="00552D9B"/>
    <w:rsid w:val="00552E1C"/>
    <w:rsid w:val="00552F21"/>
    <w:rsid w:val="005530E3"/>
    <w:rsid w:val="00553192"/>
    <w:rsid w:val="005531C7"/>
    <w:rsid w:val="0055340E"/>
    <w:rsid w:val="005535B3"/>
    <w:rsid w:val="005538BE"/>
    <w:rsid w:val="00553985"/>
    <w:rsid w:val="00553C6D"/>
    <w:rsid w:val="00553FA4"/>
    <w:rsid w:val="005543DE"/>
    <w:rsid w:val="00554519"/>
    <w:rsid w:val="00554727"/>
    <w:rsid w:val="00554ABB"/>
    <w:rsid w:val="00554B3B"/>
    <w:rsid w:val="0055510A"/>
    <w:rsid w:val="0055550C"/>
    <w:rsid w:val="00555659"/>
    <w:rsid w:val="00555663"/>
    <w:rsid w:val="00555C7F"/>
    <w:rsid w:val="00555FA8"/>
    <w:rsid w:val="00556025"/>
    <w:rsid w:val="005562BE"/>
    <w:rsid w:val="00556CB8"/>
    <w:rsid w:val="00556D64"/>
    <w:rsid w:val="00557024"/>
    <w:rsid w:val="00557647"/>
    <w:rsid w:val="0055781A"/>
    <w:rsid w:val="00557F96"/>
    <w:rsid w:val="00560279"/>
    <w:rsid w:val="005609D4"/>
    <w:rsid w:val="00560C73"/>
    <w:rsid w:val="00561061"/>
    <w:rsid w:val="0056110F"/>
    <w:rsid w:val="005618EF"/>
    <w:rsid w:val="005619CA"/>
    <w:rsid w:val="00561F31"/>
    <w:rsid w:val="00562196"/>
    <w:rsid w:val="00562266"/>
    <w:rsid w:val="00562286"/>
    <w:rsid w:val="005622E7"/>
    <w:rsid w:val="0056258C"/>
    <w:rsid w:val="00562F8F"/>
    <w:rsid w:val="005636E4"/>
    <w:rsid w:val="005637D8"/>
    <w:rsid w:val="00563A83"/>
    <w:rsid w:val="00563C51"/>
    <w:rsid w:val="005641EC"/>
    <w:rsid w:val="0056424E"/>
    <w:rsid w:val="0056428D"/>
    <w:rsid w:val="005643CC"/>
    <w:rsid w:val="00564658"/>
    <w:rsid w:val="00564962"/>
    <w:rsid w:val="005649D2"/>
    <w:rsid w:val="00564D02"/>
    <w:rsid w:val="00565894"/>
    <w:rsid w:val="00565A65"/>
    <w:rsid w:val="00565D88"/>
    <w:rsid w:val="00565E03"/>
    <w:rsid w:val="00565F55"/>
    <w:rsid w:val="0056674F"/>
    <w:rsid w:val="00566A28"/>
    <w:rsid w:val="00566BB3"/>
    <w:rsid w:val="00566BEB"/>
    <w:rsid w:val="00566C8B"/>
    <w:rsid w:val="00566CC3"/>
    <w:rsid w:val="00566CF6"/>
    <w:rsid w:val="00566EAD"/>
    <w:rsid w:val="0056715F"/>
    <w:rsid w:val="005671CE"/>
    <w:rsid w:val="0056744E"/>
    <w:rsid w:val="0056748B"/>
    <w:rsid w:val="00567B24"/>
    <w:rsid w:val="00567B25"/>
    <w:rsid w:val="00567E82"/>
    <w:rsid w:val="00567FB4"/>
    <w:rsid w:val="005703FD"/>
    <w:rsid w:val="005705DF"/>
    <w:rsid w:val="00570A0B"/>
    <w:rsid w:val="00570F51"/>
    <w:rsid w:val="005711D8"/>
    <w:rsid w:val="00571276"/>
    <w:rsid w:val="0057170F"/>
    <w:rsid w:val="00571726"/>
    <w:rsid w:val="00571738"/>
    <w:rsid w:val="00571776"/>
    <w:rsid w:val="00571C98"/>
    <w:rsid w:val="005720EA"/>
    <w:rsid w:val="0057227D"/>
    <w:rsid w:val="005723A1"/>
    <w:rsid w:val="005723A8"/>
    <w:rsid w:val="005723F6"/>
    <w:rsid w:val="005725F3"/>
    <w:rsid w:val="00572A59"/>
    <w:rsid w:val="00573122"/>
    <w:rsid w:val="0057320F"/>
    <w:rsid w:val="005734F5"/>
    <w:rsid w:val="00573727"/>
    <w:rsid w:val="00573F5B"/>
    <w:rsid w:val="00573F87"/>
    <w:rsid w:val="005743D7"/>
    <w:rsid w:val="00574BFC"/>
    <w:rsid w:val="0057599D"/>
    <w:rsid w:val="005759DE"/>
    <w:rsid w:val="00575FF7"/>
    <w:rsid w:val="005767D7"/>
    <w:rsid w:val="00576CD8"/>
    <w:rsid w:val="00576DF6"/>
    <w:rsid w:val="00576EF8"/>
    <w:rsid w:val="00577691"/>
    <w:rsid w:val="005776CC"/>
    <w:rsid w:val="005777F7"/>
    <w:rsid w:val="00577CE6"/>
    <w:rsid w:val="00577CF6"/>
    <w:rsid w:val="00580C77"/>
    <w:rsid w:val="005816B5"/>
    <w:rsid w:val="00581790"/>
    <w:rsid w:val="005819B3"/>
    <w:rsid w:val="00581FA2"/>
    <w:rsid w:val="00581FF1"/>
    <w:rsid w:val="00582366"/>
    <w:rsid w:val="00582817"/>
    <w:rsid w:val="00582F1E"/>
    <w:rsid w:val="00583AF8"/>
    <w:rsid w:val="00583DCA"/>
    <w:rsid w:val="00584F20"/>
    <w:rsid w:val="005854D7"/>
    <w:rsid w:val="005855D8"/>
    <w:rsid w:val="00585806"/>
    <w:rsid w:val="00585ABC"/>
    <w:rsid w:val="00585AD2"/>
    <w:rsid w:val="005863D4"/>
    <w:rsid w:val="00586CCB"/>
    <w:rsid w:val="00586CED"/>
    <w:rsid w:val="00586F68"/>
    <w:rsid w:val="0058704C"/>
    <w:rsid w:val="00587230"/>
    <w:rsid w:val="00587568"/>
    <w:rsid w:val="0058768C"/>
    <w:rsid w:val="0058774C"/>
    <w:rsid w:val="00590159"/>
    <w:rsid w:val="005905AE"/>
    <w:rsid w:val="005905D0"/>
    <w:rsid w:val="00590734"/>
    <w:rsid w:val="0059099B"/>
    <w:rsid w:val="00590BFE"/>
    <w:rsid w:val="00590E8C"/>
    <w:rsid w:val="00590F01"/>
    <w:rsid w:val="005914B2"/>
    <w:rsid w:val="0059164D"/>
    <w:rsid w:val="00591EBB"/>
    <w:rsid w:val="00592056"/>
    <w:rsid w:val="0059235E"/>
    <w:rsid w:val="005926EF"/>
    <w:rsid w:val="005927E9"/>
    <w:rsid w:val="00592F83"/>
    <w:rsid w:val="00592FA5"/>
    <w:rsid w:val="00593B2B"/>
    <w:rsid w:val="00593D5B"/>
    <w:rsid w:val="00593F3C"/>
    <w:rsid w:val="00594407"/>
    <w:rsid w:val="005948B1"/>
    <w:rsid w:val="00594B18"/>
    <w:rsid w:val="00594FF5"/>
    <w:rsid w:val="00595246"/>
    <w:rsid w:val="0059542A"/>
    <w:rsid w:val="00595F67"/>
    <w:rsid w:val="00596832"/>
    <w:rsid w:val="00596926"/>
    <w:rsid w:val="00596D58"/>
    <w:rsid w:val="00597001"/>
    <w:rsid w:val="00597910"/>
    <w:rsid w:val="00597FA0"/>
    <w:rsid w:val="005A0386"/>
    <w:rsid w:val="005A03DF"/>
    <w:rsid w:val="005A04C0"/>
    <w:rsid w:val="005A0619"/>
    <w:rsid w:val="005A0A7B"/>
    <w:rsid w:val="005A1801"/>
    <w:rsid w:val="005A21A1"/>
    <w:rsid w:val="005A28A3"/>
    <w:rsid w:val="005A2AF9"/>
    <w:rsid w:val="005A2F79"/>
    <w:rsid w:val="005A3348"/>
    <w:rsid w:val="005A35A9"/>
    <w:rsid w:val="005A39A1"/>
    <w:rsid w:val="005A4150"/>
    <w:rsid w:val="005A417D"/>
    <w:rsid w:val="005A42F5"/>
    <w:rsid w:val="005A49ED"/>
    <w:rsid w:val="005A4ABD"/>
    <w:rsid w:val="005A4B15"/>
    <w:rsid w:val="005A4BFF"/>
    <w:rsid w:val="005A4D87"/>
    <w:rsid w:val="005A50CF"/>
    <w:rsid w:val="005A5668"/>
    <w:rsid w:val="005A5713"/>
    <w:rsid w:val="005A5E56"/>
    <w:rsid w:val="005A6315"/>
    <w:rsid w:val="005A641D"/>
    <w:rsid w:val="005A6547"/>
    <w:rsid w:val="005A68FD"/>
    <w:rsid w:val="005A69E2"/>
    <w:rsid w:val="005A6AAA"/>
    <w:rsid w:val="005A6AF0"/>
    <w:rsid w:val="005A6CE4"/>
    <w:rsid w:val="005A6DC8"/>
    <w:rsid w:val="005A719F"/>
    <w:rsid w:val="005A75D9"/>
    <w:rsid w:val="005A7920"/>
    <w:rsid w:val="005A7923"/>
    <w:rsid w:val="005A795B"/>
    <w:rsid w:val="005A7A27"/>
    <w:rsid w:val="005A7BB1"/>
    <w:rsid w:val="005A7BF6"/>
    <w:rsid w:val="005A7CFF"/>
    <w:rsid w:val="005A7FD7"/>
    <w:rsid w:val="005B0018"/>
    <w:rsid w:val="005B0237"/>
    <w:rsid w:val="005B02E4"/>
    <w:rsid w:val="005B0599"/>
    <w:rsid w:val="005B0A49"/>
    <w:rsid w:val="005B0CFC"/>
    <w:rsid w:val="005B0DCC"/>
    <w:rsid w:val="005B0EBC"/>
    <w:rsid w:val="005B18E4"/>
    <w:rsid w:val="005B1C6C"/>
    <w:rsid w:val="005B1F71"/>
    <w:rsid w:val="005B21AF"/>
    <w:rsid w:val="005B2518"/>
    <w:rsid w:val="005B2E8A"/>
    <w:rsid w:val="005B2EC1"/>
    <w:rsid w:val="005B2EDB"/>
    <w:rsid w:val="005B30F9"/>
    <w:rsid w:val="005B367E"/>
    <w:rsid w:val="005B36A6"/>
    <w:rsid w:val="005B3C2A"/>
    <w:rsid w:val="005B3FC6"/>
    <w:rsid w:val="005B43E6"/>
    <w:rsid w:val="005B4495"/>
    <w:rsid w:val="005B44D7"/>
    <w:rsid w:val="005B4C17"/>
    <w:rsid w:val="005B4CC4"/>
    <w:rsid w:val="005B4E1D"/>
    <w:rsid w:val="005B4FA5"/>
    <w:rsid w:val="005B5362"/>
    <w:rsid w:val="005B5DF6"/>
    <w:rsid w:val="005B6509"/>
    <w:rsid w:val="005B6522"/>
    <w:rsid w:val="005B697F"/>
    <w:rsid w:val="005B6AA9"/>
    <w:rsid w:val="005B758B"/>
    <w:rsid w:val="005B7B7E"/>
    <w:rsid w:val="005B7B98"/>
    <w:rsid w:val="005C0252"/>
    <w:rsid w:val="005C0676"/>
    <w:rsid w:val="005C0DAF"/>
    <w:rsid w:val="005C10FD"/>
    <w:rsid w:val="005C12F3"/>
    <w:rsid w:val="005C131E"/>
    <w:rsid w:val="005C15A2"/>
    <w:rsid w:val="005C1A52"/>
    <w:rsid w:val="005C1E1B"/>
    <w:rsid w:val="005C20DD"/>
    <w:rsid w:val="005C2861"/>
    <w:rsid w:val="005C2BAE"/>
    <w:rsid w:val="005C2BBF"/>
    <w:rsid w:val="005C2CB9"/>
    <w:rsid w:val="005C2CD7"/>
    <w:rsid w:val="005C2D83"/>
    <w:rsid w:val="005C31BC"/>
    <w:rsid w:val="005C3553"/>
    <w:rsid w:val="005C3565"/>
    <w:rsid w:val="005C39F3"/>
    <w:rsid w:val="005C3C6D"/>
    <w:rsid w:val="005C3C83"/>
    <w:rsid w:val="005C3FB5"/>
    <w:rsid w:val="005C40A8"/>
    <w:rsid w:val="005C418E"/>
    <w:rsid w:val="005C490C"/>
    <w:rsid w:val="005C4A5C"/>
    <w:rsid w:val="005C4C33"/>
    <w:rsid w:val="005C53B2"/>
    <w:rsid w:val="005C57C5"/>
    <w:rsid w:val="005C59F6"/>
    <w:rsid w:val="005C5D4A"/>
    <w:rsid w:val="005C62AB"/>
    <w:rsid w:val="005C6402"/>
    <w:rsid w:val="005C6647"/>
    <w:rsid w:val="005C69F6"/>
    <w:rsid w:val="005C6A5F"/>
    <w:rsid w:val="005C6BCF"/>
    <w:rsid w:val="005C6C41"/>
    <w:rsid w:val="005C6C51"/>
    <w:rsid w:val="005C73EF"/>
    <w:rsid w:val="005C7FB0"/>
    <w:rsid w:val="005D0105"/>
    <w:rsid w:val="005D039B"/>
    <w:rsid w:val="005D0A09"/>
    <w:rsid w:val="005D0EEC"/>
    <w:rsid w:val="005D110C"/>
    <w:rsid w:val="005D11D9"/>
    <w:rsid w:val="005D16BE"/>
    <w:rsid w:val="005D17A3"/>
    <w:rsid w:val="005D1927"/>
    <w:rsid w:val="005D19EE"/>
    <w:rsid w:val="005D1FC3"/>
    <w:rsid w:val="005D2177"/>
    <w:rsid w:val="005D285F"/>
    <w:rsid w:val="005D289D"/>
    <w:rsid w:val="005D2925"/>
    <w:rsid w:val="005D2950"/>
    <w:rsid w:val="005D30A1"/>
    <w:rsid w:val="005D329C"/>
    <w:rsid w:val="005D3352"/>
    <w:rsid w:val="005D3AF8"/>
    <w:rsid w:val="005D3D9D"/>
    <w:rsid w:val="005D3E41"/>
    <w:rsid w:val="005D3F93"/>
    <w:rsid w:val="005D41B2"/>
    <w:rsid w:val="005D4354"/>
    <w:rsid w:val="005D448F"/>
    <w:rsid w:val="005D4532"/>
    <w:rsid w:val="005D4703"/>
    <w:rsid w:val="005D4735"/>
    <w:rsid w:val="005D4863"/>
    <w:rsid w:val="005D4979"/>
    <w:rsid w:val="005D4B62"/>
    <w:rsid w:val="005D4C45"/>
    <w:rsid w:val="005D51F1"/>
    <w:rsid w:val="005D545A"/>
    <w:rsid w:val="005D5635"/>
    <w:rsid w:val="005D5677"/>
    <w:rsid w:val="005D585C"/>
    <w:rsid w:val="005D58ED"/>
    <w:rsid w:val="005D5E83"/>
    <w:rsid w:val="005D60C4"/>
    <w:rsid w:val="005D6123"/>
    <w:rsid w:val="005D631B"/>
    <w:rsid w:val="005D65B1"/>
    <w:rsid w:val="005D65DB"/>
    <w:rsid w:val="005D68D6"/>
    <w:rsid w:val="005D6954"/>
    <w:rsid w:val="005D6C04"/>
    <w:rsid w:val="005D780E"/>
    <w:rsid w:val="005E0090"/>
    <w:rsid w:val="005E06D8"/>
    <w:rsid w:val="005E06E3"/>
    <w:rsid w:val="005E08E9"/>
    <w:rsid w:val="005E0BDF"/>
    <w:rsid w:val="005E0F54"/>
    <w:rsid w:val="005E133D"/>
    <w:rsid w:val="005E1681"/>
    <w:rsid w:val="005E25E2"/>
    <w:rsid w:val="005E26A8"/>
    <w:rsid w:val="005E2984"/>
    <w:rsid w:val="005E2D7E"/>
    <w:rsid w:val="005E2E23"/>
    <w:rsid w:val="005E3011"/>
    <w:rsid w:val="005E3878"/>
    <w:rsid w:val="005E38BD"/>
    <w:rsid w:val="005E3AF6"/>
    <w:rsid w:val="005E3CCA"/>
    <w:rsid w:val="005E3E81"/>
    <w:rsid w:val="005E40DD"/>
    <w:rsid w:val="005E4411"/>
    <w:rsid w:val="005E466E"/>
    <w:rsid w:val="005E48D3"/>
    <w:rsid w:val="005E493D"/>
    <w:rsid w:val="005E4A9C"/>
    <w:rsid w:val="005E4FD6"/>
    <w:rsid w:val="005E5160"/>
    <w:rsid w:val="005E519B"/>
    <w:rsid w:val="005E5F99"/>
    <w:rsid w:val="005E688E"/>
    <w:rsid w:val="005E68E7"/>
    <w:rsid w:val="005E6CFC"/>
    <w:rsid w:val="005E7490"/>
    <w:rsid w:val="005E74CB"/>
    <w:rsid w:val="005E74E8"/>
    <w:rsid w:val="005E75B9"/>
    <w:rsid w:val="005E7D2B"/>
    <w:rsid w:val="005E7E09"/>
    <w:rsid w:val="005E7E2E"/>
    <w:rsid w:val="005E7F2C"/>
    <w:rsid w:val="005F0147"/>
    <w:rsid w:val="005F0CEA"/>
    <w:rsid w:val="005F1464"/>
    <w:rsid w:val="005F1AE1"/>
    <w:rsid w:val="005F1C0D"/>
    <w:rsid w:val="005F1D24"/>
    <w:rsid w:val="005F2000"/>
    <w:rsid w:val="005F3118"/>
    <w:rsid w:val="005F3146"/>
    <w:rsid w:val="005F3550"/>
    <w:rsid w:val="005F36DD"/>
    <w:rsid w:val="005F4374"/>
    <w:rsid w:val="005F43C6"/>
    <w:rsid w:val="005F4625"/>
    <w:rsid w:val="005F4715"/>
    <w:rsid w:val="005F4757"/>
    <w:rsid w:val="005F475A"/>
    <w:rsid w:val="005F47AE"/>
    <w:rsid w:val="005F4B97"/>
    <w:rsid w:val="005F4D59"/>
    <w:rsid w:val="005F4E34"/>
    <w:rsid w:val="005F4F9F"/>
    <w:rsid w:val="005F5979"/>
    <w:rsid w:val="005F5DB4"/>
    <w:rsid w:val="005F5F60"/>
    <w:rsid w:val="005F61A1"/>
    <w:rsid w:val="005F6384"/>
    <w:rsid w:val="005F63A6"/>
    <w:rsid w:val="005F65E6"/>
    <w:rsid w:val="005F724B"/>
    <w:rsid w:val="005F77D3"/>
    <w:rsid w:val="005F7963"/>
    <w:rsid w:val="005F7C1C"/>
    <w:rsid w:val="005F7D01"/>
    <w:rsid w:val="005F7E10"/>
    <w:rsid w:val="006001F5"/>
    <w:rsid w:val="006003A3"/>
    <w:rsid w:val="00600590"/>
    <w:rsid w:val="006008AA"/>
    <w:rsid w:val="006008B0"/>
    <w:rsid w:val="00600A38"/>
    <w:rsid w:val="00600AA1"/>
    <w:rsid w:val="006011A8"/>
    <w:rsid w:val="00601311"/>
    <w:rsid w:val="0060136D"/>
    <w:rsid w:val="00601458"/>
    <w:rsid w:val="00601799"/>
    <w:rsid w:val="00601C25"/>
    <w:rsid w:val="0060209C"/>
    <w:rsid w:val="006020EC"/>
    <w:rsid w:val="00602521"/>
    <w:rsid w:val="00602BF8"/>
    <w:rsid w:val="00602EC6"/>
    <w:rsid w:val="006037A0"/>
    <w:rsid w:val="0060383D"/>
    <w:rsid w:val="00603F08"/>
    <w:rsid w:val="00603F85"/>
    <w:rsid w:val="0060415C"/>
    <w:rsid w:val="006041CA"/>
    <w:rsid w:val="00604571"/>
    <w:rsid w:val="0060457B"/>
    <w:rsid w:val="00604617"/>
    <w:rsid w:val="00604939"/>
    <w:rsid w:val="006053F4"/>
    <w:rsid w:val="006059E5"/>
    <w:rsid w:val="00605A92"/>
    <w:rsid w:val="00605FC6"/>
    <w:rsid w:val="00606024"/>
    <w:rsid w:val="00606537"/>
    <w:rsid w:val="006066BC"/>
    <w:rsid w:val="006068BC"/>
    <w:rsid w:val="0060737B"/>
    <w:rsid w:val="006075FB"/>
    <w:rsid w:val="00607CB7"/>
    <w:rsid w:val="006100EE"/>
    <w:rsid w:val="00610493"/>
    <w:rsid w:val="00610627"/>
    <w:rsid w:val="006106DC"/>
    <w:rsid w:val="00610B7C"/>
    <w:rsid w:val="00610BAA"/>
    <w:rsid w:val="0061104B"/>
    <w:rsid w:val="00611464"/>
    <w:rsid w:val="006122AB"/>
    <w:rsid w:val="006123CA"/>
    <w:rsid w:val="006126F9"/>
    <w:rsid w:val="00612841"/>
    <w:rsid w:val="0061287D"/>
    <w:rsid w:val="006128D9"/>
    <w:rsid w:val="00612EE5"/>
    <w:rsid w:val="00613103"/>
    <w:rsid w:val="006132BD"/>
    <w:rsid w:val="00613426"/>
    <w:rsid w:val="00613FD3"/>
    <w:rsid w:val="006141FE"/>
    <w:rsid w:val="006142F5"/>
    <w:rsid w:val="00614396"/>
    <w:rsid w:val="00614532"/>
    <w:rsid w:val="0061486D"/>
    <w:rsid w:val="006148A6"/>
    <w:rsid w:val="006148AC"/>
    <w:rsid w:val="00614A00"/>
    <w:rsid w:val="00614B81"/>
    <w:rsid w:val="006151A7"/>
    <w:rsid w:val="006154C8"/>
    <w:rsid w:val="006154EC"/>
    <w:rsid w:val="00615518"/>
    <w:rsid w:val="006156EF"/>
    <w:rsid w:val="00615A6D"/>
    <w:rsid w:val="0061604D"/>
    <w:rsid w:val="006167DD"/>
    <w:rsid w:val="006169E1"/>
    <w:rsid w:val="00616C2D"/>
    <w:rsid w:val="00616D8B"/>
    <w:rsid w:val="00616E2F"/>
    <w:rsid w:val="006173EC"/>
    <w:rsid w:val="0061789A"/>
    <w:rsid w:val="006179C5"/>
    <w:rsid w:val="00617B5D"/>
    <w:rsid w:val="00620076"/>
    <w:rsid w:val="0062008C"/>
    <w:rsid w:val="006200EA"/>
    <w:rsid w:val="006208E5"/>
    <w:rsid w:val="00620E71"/>
    <w:rsid w:val="00620FDC"/>
    <w:rsid w:val="00621448"/>
    <w:rsid w:val="006218F7"/>
    <w:rsid w:val="00621A4E"/>
    <w:rsid w:val="00621A81"/>
    <w:rsid w:val="00621AA7"/>
    <w:rsid w:val="00621B69"/>
    <w:rsid w:val="00621DB2"/>
    <w:rsid w:val="006221A8"/>
    <w:rsid w:val="00622301"/>
    <w:rsid w:val="0062248F"/>
    <w:rsid w:val="006225F6"/>
    <w:rsid w:val="0062284D"/>
    <w:rsid w:val="00622870"/>
    <w:rsid w:val="00622A47"/>
    <w:rsid w:val="00622E78"/>
    <w:rsid w:val="0062315E"/>
    <w:rsid w:val="006238B8"/>
    <w:rsid w:val="006238E0"/>
    <w:rsid w:val="00624404"/>
    <w:rsid w:val="00624723"/>
    <w:rsid w:val="00624883"/>
    <w:rsid w:val="00624968"/>
    <w:rsid w:val="00624D89"/>
    <w:rsid w:val="00624EE4"/>
    <w:rsid w:val="00624FED"/>
    <w:rsid w:val="00625247"/>
    <w:rsid w:val="00625897"/>
    <w:rsid w:val="00625A44"/>
    <w:rsid w:val="00625A46"/>
    <w:rsid w:val="006267CB"/>
    <w:rsid w:val="00626888"/>
    <w:rsid w:val="00626BA2"/>
    <w:rsid w:val="00626D00"/>
    <w:rsid w:val="00626F2E"/>
    <w:rsid w:val="006272ED"/>
    <w:rsid w:val="0062733B"/>
    <w:rsid w:val="0062735D"/>
    <w:rsid w:val="00627491"/>
    <w:rsid w:val="00627851"/>
    <w:rsid w:val="00627B4A"/>
    <w:rsid w:val="00627D83"/>
    <w:rsid w:val="00630001"/>
    <w:rsid w:val="0063003C"/>
    <w:rsid w:val="006301CD"/>
    <w:rsid w:val="00630531"/>
    <w:rsid w:val="00630B23"/>
    <w:rsid w:val="00631174"/>
    <w:rsid w:val="006318E7"/>
    <w:rsid w:val="00631A0E"/>
    <w:rsid w:val="00631B22"/>
    <w:rsid w:val="00631FB1"/>
    <w:rsid w:val="00632610"/>
    <w:rsid w:val="0063308A"/>
    <w:rsid w:val="00633092"/>
    <w:rsid w:val="006330E8"/>
    <w:rsid w:val="0063330E"/>
    <w:rsid w:val="0063338A"/>
    <w:rsid w:val="0063372E"/>
    <w:rsid w:val="0063377B"/>
    <w:rsid w:val="0063384E"/>
    <w:rsid w:val="00633AC2"/>
    <w:rsid w:val="00633AF8"/>
    <w:rsid w:val="00633C72"/>
    <w:rsid w:val="00634148"/>
    <w:rsid w:val="0063438E"/>
    <w:rsid w:val="006343E2"/>
    <w:rsid w:val="006343E3"/>
    <w:rsid w:val="00634593"/>
    <w:rsid w:val="0063460F"/>
    <w:rsid w:val="0063464C"/>
    <w:rsid w:val="00634877"/>
    <w:rsid w:val="00635691"/>
    <w:rsid w:val="006356CC"/>
    <w:rsid w:val="00635F4C"/>
    <w:rsid w:val="00636178"/>
    <w:rsid w:val="0063640B"/>
    <w:rsid w:val="00636599"/>
    <w:rsid w:val="00636666"/>
    <w:rsid w:val="006367AF"/>
    <w:rsid w:val="006368C1"/>
    <w:rsid w:val="00636CC4"/>
    <w:rsid w:val="00636D76"/>
    <w:rsid w:val="00637183"/>
    <w:rsid w:val="00637740"/>
    <w:rsid w:val="00637888"/>
    <w:rsid w:val="00637C7E"/>
    <w:rsid w:val="00640002"/>
    <w:rsid w:val="006405B1"/>
    <w:rsid w:val="00640686"/>
    <w:rsid w:val="00640925"/>
    <w:rsid w:val="00640E07"/>
    <w:rsid w:val="00640E8D"/>
    <w:rsid w:val="00641440"/>
    <w:rsid w:val="00641691"/>
    <w:rsid w:val="00641A14"/>
    <w:rsid w:val="00642286"/>
    <w:rsid w:val="00642677"/>
    <w:rsid w:val="006427A1"/>
    <w:rsid w:val="00642A9F"/>
    <w:rsid w:val="00642DF3"/>
    <w:rsid w:val="00642F28"/>
    <w:rsid w:val="00642FB5"/>
    <w:rsid w:val="006430A5"/>
    <w:rsid w:val="006436AE"/>
    <w:rsid w:val="00643E05"/>
    <w:rsid w:val="00643EE3"/>
    <w:rsid w:val="00644007"/>
    <w:rsid w:val="00644068"/>
    <w:rsid w:val="00644165"/>
    <w:rsid w:val="006441D9"/>
    <w:rsid w:val="0064439C"/>
    <w:rsid w:val="00644649"/>
    <w:rsid w:val="00644774"/>
    <w:rsid w:val="0064485B"/>
    <w:rsid w:val="006449A4"/>
    <w:rsid w:val="00644E67"/>
    <w:rsid w:val="006451EE"/>
    <w:rsid w:val="006453F6"/>
    <w:rsid w:val="00645821"/>
    <w:rsid w:val="0064668B"/>
    <w:rsid w:val="006469E5"/>
    <w:rsid w:val="00646B2E"/>
    <w:rsid w:val="00646C8D"/>
    <w:rsid w:val="00646CED"/>
    <w:rsid w:val="00646F06"/>
    <w:rsid w:val="0064742E"/>
    <w:rsid w:val="00647511"/>
    <w:rsid w:val="0064752B"/>
    <w:rsid w:val="00647706"/>
    <w:rsid w:val="00647755"/>
    <w:rsid w:val="00647C39"/>
    <w:rsid w:val="00647CBF"/>
    <w:rsid w:val="00647D6D"/>
    <w:rsid w:val="00647E00"/>
    <w:rsid w:val="00647E02"/>
    <w:rsid w:val="00647EE8"/>
    <w:rsid w:val="006504FA"/>
    <w:rsid w:val="00650731"/>
    <w:rsid w:val="00650EF5"/>
    <w:rsid w:val="00651003"/>
    <w:rsid w:val="00651123"/>
    <w:rsid w:val="00651487"/>
    <w:rsid w:val="006514D3"/>
    <w:rsid w:val="00651533"/>
    <w:rsid w:val="006515B0"/>
    <w:rsid w:val="00651E86"/>
    <w:rsid w:val="00652009"/>
    <w:rsid w:val="006520FA"/>
    <w:rsid w:val="006527DC"/>
    <w:rsid w:val="006528BD"/>
    <w:rsid w:val="006528D7"/>
    <w:rsid w:val="0065297A"/>
    <w:rsid w:val="00652BF1"/>
    <w:rsid w:val="00652F19"/>
    <w:rsid w:val="0065302C"/>
    <w:rsid w:val="00653083"/>
    <w:rsid w:val="006538D4"/>
    <w:rsid w:val="00653C13"/>
    <w:rsid w:val="00653F03"/>
    <w:rsid w:val="00654122"/>
    <w:rsid w:val="0065468D"/>
    <w:rsid w:val="00654B8C"/>
    <w:rsid w:val="00654D90"/>
    <w:rsid w:val="00654E6C"/>
    <w:rsid w:val="00654EAD"/>
    <w:rsid w:val="00654FB0"/>
    <w:rsid w:val="0065500A"/>
    <w:rsid w:val="00655199"/>
    <w:rsid w:val="00655323"/>
    <w:rsid w:val="00655444"/>
    <w:rsid w:val="006556D4"/>
    <w:rsid w:val="006556FD"/>
    <w:rsid w:val="00655A38"/>
    <w:rsid w:val="0065602C"/>
    <w:rsid w:val="006563CC"/>
    <w:rsid w:val="00656FD8"/>
    <w:rsid w:val="00657069"/>
    <w:rsid w:val="00657AED"/>
    <w:rsid w:val="0066005E"/>
    <w:rsid w:val="006603F8"/>
    <w:rsid w:val="0066088E"/>
    <w:rsid w:val="00660ADE"/>
    <w:rsid w:val="006610F9"/>
    <w:rsid w:val="00661139"/>
    <w:rsid w:val="006611A6"/>
    <w:rsid w:val="006612F1"/>
    <w:rsid w:val="00661316"/>
    <w:rsid w:val="006615F7"/>
    <w:rsid w:val="0066161B"/>
    <w:rsid w:val="00662039"/>
    <w:rsid w:val="006620B7"/>
    <w:rsid w:val="00662430"/>
    <w:rsid w:val="00662696"/>
    <w:rsid w:val="0066287A"/>
    <w:rsid w:val="00662900"/>
    <w:rsid w:val="00662CA9"/>
    <w:rsid w:val="006630EA"/>
    <w:rsid w:val="006631D4"/>
    <w:rsid w:val="00663363"/>
    <w:rsid w:val="00663409"/>
    <w:rsid w:val="00663425"/>
    <w:rsid w:val="006636BE"/>
    <w:rsid w:val="00663766"/>
    <w:rsid w:val="006639CC"/>
    <w:rsid w:val="0066413F"/>
    <w:rsid w:val="0066417F"/>
    <w:rsid w:val="006641C8"/>
    <w:rsid w:val="00664355"/>
    <w:rsid w:val="006648FB"/>
    <w:rsid w:val="00664BC6"/>
    <w:rsid w:val="00664D90"/>
    <w:rsid w:val="00664FF7"/>
    <w:rsid w:val="00665BBA"/>
    <w:rsid w:val="00665C41"/>
    <w:rsid w:val="00665C8F"/>
    <w:rsid w:val="00666029"/>
    <w:rsid w:val="0066605E"/>
    <w:rsid w:val="006660FC"/>
    <w:rsid w:val="006663AE"/>
    <w:rsid w:val="00666744"/>
    <w:rsid w:val="00666893"/>
    <w:rsid w:val="0066792D"/>
    <w:rsid w:val="00667BDD"/>
    <w:rsid w:val="00667D13"/>
    <w:rsid w:val="00667E49"/>
    <w:rsid w:val="00667E90"/>
    <w:rsid w:val="00670780"/>
    <w:rsid w:val="006708AA"/>
    <w:rsid w:val="00670959"/>
    <w:rsid w:val="00670BAA"/>
    <w:rsid w:val="00670E89"/>
    <w:rsid w:val="00670F09"/>
    <w:rsid w:val="0067241B"/>
    <w:rsid w:val="00673B8C"/>
    <w:rsid w:val="00674227"/>
    <w:rsid w:val="006742C9"/>
    <w:rsid w:val="0067463D"/>
    <w:rsid w:val="00674B7B"/>
    <w:rsid w:val="00674BC6"/>
    <w:rsid w:val="00674C1E"/>
    <w:rsid w:val="00674C91"/>
    <w:rsid w:val="0067510F"/>
    <w:rsid w:val="00675689"/>
    <w:rsid w:val="00675736"/>
    <w:rsid w:val="006758CB"/>
    <w:rsid w:val="00675B85"/>
    <w:rsid w:val="00675BEC"/>
    <w:rsid w:val="00675E96"/>
    <w:rsid w:val="00676262"/>
    <w:rsid w:val="006764E2"/>
    <w:rsid w:val="006768C2"/>
    <w:rsid w:val="00676B4B"/>
    <w:rsid w:val="00676CD4"/>
    <w:rsid w:val="00676E94"/>
    <w:rsid w:val="00677036"/>
    <w:rsid w:val="00677189"/>
    <w:rsid w:val="00677A17"/>
    <w:rsid w:val="006801DA"/>
    <w:rsid w:val="00680DD9"/>
    <w:rsid w:val="00680E7E"/>
    <w:rsid w:val="00681AB7"/>
    <w:rsid w:val="00682159"/>
    <w:rsid w:val="006821F4"/>
    <w:rsid w:val="006828EB"/>
    <w:rsid w:val="00682A56"/>
    <w:rsid w:val="0068312D"/>
    <w:rsid w:val="00683140"/>
    <w:rsid w:val="0068347A"/>
    <w:rsid w:val="00683E45"/>
    <w:rsid w:val="00683EF1"/>
    <w:rsid w:val="00684006"/>
    <w:rsid w:val="006841AD"/>
    <w:rsid w:val="006843C7"/>
    <w:rsid w:val="00684567"/>
    <w:rsid w:val="006846BC"/>
    <w:rsid w:val="00684CA1"/>
    <w:rsid w:val="00684DC3"/>
    <w:rsid w:val="00684F57"/>
    <w:rsid w:val="006850F0"/>
    <w:rsid w:val="006852DC"/>
    <w:rsid w:val="006855C8"/>
    <w:rsid w:val="006858BB"/>
    <w:rsid w:val="00685A6F"/>
    <w:rsid w:val="00685B4F"/>
    <w:rsid w:val="00685CBC"/>
    <w:rsid w:val="00685E93"/>
    <w:rsid w:val="00685ECF"/>
    <w:rsid w:val="006860CC"/>
    <w:rsid w:val="006862AE"/>
    <w:rsid w:val="006863C2"/>
    <w:rsid w:val="006863DF"/>
    <w:rsid w:val="00686BD8"/>
    <w:rsid w:val="00686F36"/>
    <w:rsid w:val="006872AD"/>
    <w:rsid w:val="0068741F"/>
    <w:rsid w:val="00687EC2"/>
    <w:rsid w:val="006901C5"/>
    <w:rsid w:val="0069031B"/>
    <w:rsid w:val="0069047F"/>
    <w:rsid w:val="0069083A"/>
    <w:rsid w:val="00690E5E"/>
    <w:rsid w:val="00690E7F"/>
    <w:rsid w:val="00690F94"/>
    <w:rsid w:val="006911DB"/>
    <w:rsid w:val="0069130C"/>
    <w:rsid w:val="00691403"/>
    <w:rsid w:val="00691488"/>
    <w:rsid w:val="0069172D"/>
    <w:rsid w:val="00691807"/>
    <w:rsid w:val="00691975"/>
    <w:rsid w:val="00691C95"/>
    <w:rsid w:val="00691DE4"/>
    <w:rsid w:val="00692896"/>
    <w:rsid w:val="00692A47"/>
    <w:rsid w:val="00692B76"/>
    <w:rsid w:val="00692BC5"/>
    <w:rsid w:val="00692BC8"/>
    <w:rsid w:val="00693278"/>
    <w:rsid w:val="00693675"/>
    <w:rsid w:val="006937EC"/>
    <w:rsid w:val="00693D0C"/>
    <w:rsid w:val="0069466C"/>
    <w:rsid w:val="00694FFC"/>
    <w:rsid w:val="006954B6"/>
    <w:rsid w:val="006955BF"/>
    <w:rsid w:val="00695707"/>
    <w:rsid w:val="00695A7B"/>
    <w:rsid w:val="00695B9F"/>
    <w:rsid w:val="00695C8D"/>
    <w:rsid w:val="0069670A"/>
    <w:rsid w:val="00696CE6"/>
    <w:rsid w:val="00696E9B"/>
    <w:rsid w:val="00696F44"/>
    <w:rsid w:val="00697119"/>
    <w:rsid w:val="00697494"/>
    <w:rsid w:val="0069752D"/>
    <w:rsid w:val="0069754B"/>
    <w:rsid w:val="006976F4"/>
    <w:rsid w:val="00697791"/>
    <w:rsid w:val="00697A34"/>
    <w:rsid w:val="00697B4C"/>
    <w:rsid w:val="006A072E"/>
    <w:rsid w:val="006A07FD"/>
    <w:rsid w:val="006A0805"/>
    <w:rsid w:val="006A0ADA"/>
    <w:rsid w:val="006A120E"/>
    <w:rsid w:val="006A12BF"/>
    <w:rsid w:val="006A1443"/>
    <w:rsid w:val="006A15A7"/>
    <w:rsid w:val="006A1EC3"/>
    <w:rsid w:val="006A1F23"/>
    <w:rsid w:val="006A1FFD"/>
    <w:rsid w:val="006A2567"/>
    <w:rsid w:val="006A2724"/>
    <w:rsid w:val="006A2D32"/>
    <w:rsid w:val="006A2EC4"/>
    <w:rsid w:val="006A30F7"/>
    <w:rsid w:val="006A31E5"/>
    <w:rsid w:val="006A3584"/>
    <w:rsid w:val="006A395D"/>
    <w:rsid w:val="006A3C64"/>
    <w:rsid w:val="006A3E12"/>
    <w:rsid w:val="006A4468"/>
    <w:rsid w:val="006A476B"/>
    <w:rsid w:val="006A48B5"/>
    <w:rsid w:val="006A4929"/>
    <w:rsid w:val="006A49AF"/>
    <w:rsid w:val="006A4A1D"/>
    <w:rsid w:val="006A4CC1"/>
    <w:rsid w:val="006A4F52"/>
    <w:rsid w:val="006A50B4"/>
    <w:rsid w:val="006A5286"/>
    <w:rsid w:val="006A52E9"/>
    <w:rsid w:val="006A5830"/>
    <w:rsid w:val="006A5AF1"/>
    <w:rsid w:val="006A6068"/>
    <w:rsid w:val="006A633B"/>
    <w:rsid w:val="006A6612"/>
    <w:rsid w:val="006A6840"/>
    <w:rsid w:val="006A684C"/>
    <w:rsid w:val="006A6C92"/>
    <w:rsid w:val="006A6FA5"/>
    <w:rsid w:val="006A72CC"/>
    <w:rsid w:val="006A7362"/>
    <w:rsid w:val="006A77F2"/>
    <w:rsid w:val="006A7A5B"/>
    <w:rsid w:val="006A7A5D"/>
    <w:rsid w:val="006A7BE8"/>
    <w:rsid w:val="006A7C51"/>
    <w:rsid w:val="006A7F0F"/>
    <w:rsid w:val="006A7FA2"/>
    <w:rsid w:val="006B0079"/>
    <w:rsid w:val="006B038D"/>
    <w:rsid w:val="006B0498"/>
    <w:rsid w:val="006B0B9C"/>
    <w:rsid w:val="006B0D04"/>
    <w:rsid w:val="006B0E30"/>
    <w:rsid w:val="006B0F76"/>
    <w:rsid w:val="006B130A"/>
    <w:rsid w:val="006B1476"/>
    <w:rsid w:val="006B1A36"/>
    <w:rsid w:val="006B1B7D"/>
    <w:rsid w:val="006B1C1F"/>
    <w:rsid w:val="006B1CD1"/>
    <w:rsid w:val="006B1F5E"/>
    <w:rsid w:val="006B2214"/>
    <w:rsid w:val="006B2335"/>
    <w:rsid w:val="006B2636"/>
    <w:rsid w:val="006B26C2"/>
    <w:rsid w:val="006B2775"/>
    <w:rsid w:val="006B2876"/>
    <w:rsid w:val="006B288B"/>
    <w:rsid w:val="006B2B29"/>
    <w:rsid w:val="006B2D14"/>
    <w:rsid w:val="006B2E72"/>
    <w:rsid w:val="006B2EDB"/>
    <w:rsid w:val="006B2EE2"/>
    <w:rsid w:val="006B31EB"/>
    <w:rsid w:val="006B34C5"/>
    <w:rsid w:val="006B34CF"/>
    <w:rsid w:val="006B3511"/>
    <w:rsid w:val="006B3F8D"/>
    <w:rsid w:val="006B4186"/>
    <w:rsid w:val="006B4196"/>
    <w:rsid w:val="006B4C48"/>
    <w:rsid w:val="006B4EFA"/>
    <w:rsid w:val="006B5631"/>
    <w:rsid w:val="006B5A12"/>
    <w:rsid w:val="006B5BC6"/>
    <w:rsid w:val="006B6179"/>
    <w:rsid w:val="006B643F"/>
    <w:rsid w:val="006B65CE"/>
    <w:rsid w:val="006B6723"/>
    <w:rsid w:val="006B686E"/>
    <w:rsid w:val="006B6DFF"/>
    <w:rsid w:val="006B6F4B"/>
    <w:rsid w:val="006B6F4D"/>
    <w:rsid w:val="006B6FB9"/>
    <w:rsid w:val="006B74A0"/>
    <w:rsid w:val="006B778C"/>
    <w:rsid w:val="006B786E"/>
    <w:rsid w:val="006B7DA4"/>
    <w:rsid w:val="006B7DCA"/>
    <w:rsid w:val="006C06BC"/>
    <w:rsid w:val="006C0CB0"/>
    <w:rsid w:val="006C1607"/>
    <w:rsid w:val="006C17E3"/>
    <w:rsid w:val="006C1A72"/>
    <w:rsid w:val="006C1EFD"/>
    <w:rsid w:val="006C1FF9"/>
    <w:rsid w:val="006C2541"/>
    <w:rsid w:val="006C25AC"/>
    <w:rsid w:val="006C28F8"/>
    <w:rsid w:val="006C2EF5"/>
    <w:rsid w:val="006C2F00"/>
    <w:rsid w:val="006C317B"/>
    <w:rsid w:val="006C33E0"/>
    <w:rsid w:val="006C3456"/>
    <w:rsid w:val="006C39C8"/>
    <w:rsid w:val="006C3A4D"/>
    <w:rsid w:val="006C3E08"/>
    <w:rsid w:val="006C3F66"/>
    <w:rsid w:val="006C3F7B"/>
    <w:rsid w:val="006C4556"/>
    <w:rsid w:val="006C49E9"/>
    <w:rsid w:val="006C4AD1"/>
    <w:rsid w:val="006C50A1"/>
    <w:rsid w:val="006C5388"/>
    <w:rsid w:val="006C5452"/>
    <w:rsid w:val="006C54B7"/>
    <w:rsid w:val="006C56A5"/>
    <w:rsid w:val="006C58A3"/>
    <w:rsid w:val="006C5AB9"/>
    <w:rsid w:val="006C5AE9"/>
    <w:rsid w:val="006C5B9C"/>
    <w:rsid w:val="006C5C6A"/>
    <w:rsid w:val="006C5D9C"/>
    <w:rsid w:val="006C6044"/>
    <w:rsid w:val="006C637D"/>
    <w:rsid w:val="006C686A"/>
    <w:rsid w:val="006C6D74"/>
    <w:rsid w:val="006C791E"/>
    <w:rsid w:val="006C7D5C"/>
    <w:rsid w:val="006D03EF"/>
    <w:rsid w:val="006D04AD"/>
    <w:rsid w:val="006D04B6"/>
    <w:rsid w:val="006D0902"/>
    <w:rsid w:val="006D0A79"/>
    <w:rsid w:val="006D0C48"/>
    <w:rsid w:val="006D123D"/>
    <w:rsid w:val="006D13AA"/>
    <w:rsid w:val="006D1C78"/>
    <w:rsid w:val="006D2174"/>
    <w:rsid w:val="006D23F1"/>
    <w:rsid w:val="006D25EC"/>
    <w:rsid w:val="006D2699"/>
    <w:rsid w:val="006D290D"/>
    <w:rsid w:val="006D31BA"/>
    <w:rsid w:val="006D3332"/>
    <w:rsid w:val="006D35FE"/>
    <w:rsid w:val="006D3C5C"/>
    <w:rsid w:val="006D3D78"/>
    <w:rsid w:val="006D4045"/>
    <w:rsid w:val="006D4261"/>
    <w:rsid w:val="006D428B"/>
    <w:rsid w:val="006D4388"/>
    <w:rsid w:val="006D44A8"/>
    <w:rsid w:val="006D452F"/>
    <w:rsid w:val="006D4ADB"/>
    <w:rsid w:val="006D4F5E"/>
    <w:rsid w:val="006D55AC"/>
    <w:rsid w:val="006D5961"/>
    <w:rsid w:val="006D6112"/>
    <w:rsid w:val="006D6122"/>
    <w:rsid w:val="006D61E2"/>
    <w:rsid w:val="006D66F9"/>
    <w:rsid w:val="006D678B"/>
    <w:rsid w:val="006D7098"/>
    <w:rsid w:val="006D7302"/>
    <w:rsid w:val="006D73B6"/>
    <w:rsid w:val="006D7434"/>
    <w:rsid w:val="006D7568"/>
    <w:rsid w:val="006D7E89"/>
    <w:rsid w:val="006E01BA"/>
    <w:rsid w:val="006E0379"/>
    <w:rsid w:val="006E0464"/>
    <w:rsid w:val="006E050B"/>
    <w:rsid w:val="006E0585"/>
    <w:rsid w:val="006E0F6B"/>
    <w:rsid w:val="006E1320"/>
    <w:rsid w:val="006E14D7"/>
    <w:rsid w:val="006E1994"/>
    <w:rsid w:val="006E1AAE"/>
    <w:rsid w:val="006E1D7E"/>
    <w:rsid w:val="006E268C"/>
    <w:rsid w:val="006E2B44"/>
    <w:rsid w:val="006E315B"/>
    <w:rsid w:val="006E34BC"/>
    <w:rsid w:val="006E34D3"/>
    <w:rsid w:val="006E34E1"/>
    <w:rsid w:val="006E3976"/>
    <w:rsid w:val="006E4A54"/>
    <w:rsid w:val="006E4AD2"/>
    <w:rsid w:val="006E4FC5"/>
    <w:rsid w:val="006E5444"/>
    <w:rsid w:val="006E545F"/>
    <w:rsid w:val="006E5469"/>
    <w:rsid w:val="006E5486"/>
    <w:rsid w:val="006E5516"/>
    <w:rsid w:val="006E5694"/>
    <w:rsid w:val="006E570C"/>
    <w:rsid w:val="006E570E"/>
    <w:rsid w:val="006E5F72"/>
    <w:rsid w:val="006E601F"/>
    <w:rsid w:val="006E6A6B"/>
    <w:rsid w:val="006E6B1B"/>
    <w:rsid w:val="006E6F1E"/>
    <w:rsid w:val="006E6F25"/>
    <w:rsid w:val="006E6F7A"/>
    <w:rsid w:val="006E7641"/>
    <w:rsid w:val="006E79DD"/>
    <w:rsid w:val="006E7B7F"/>
    <w:rsid w:val="006E7F26"/>
    <w:rsid w:val="006F00CB"/>
    <w:rsid w:val="006F022D"/>
    <w:rsid w:val="006F0384"/>
    <w:rsid w:val="006F044C"/>
    <w:rsid w:val="006F075F"/>
    <w:rsid w:val="006F07ED"/>
    <w:rsid w:val="006F0849"/>
    <w:rsid w:val="006F0A60"/>
    <w:rsid w:val="006F1947"/>
    <w:rsid w:val="006F1A33"/>
    <w:rsid w:val="006F1D7E"/>
    <w:rsid w:val="006F29D5"/>
    <w:rsid w:val="006F352E"/>
    <w:rsid w:val="006F35B8"/>
    <w:rsid w:val="006F3D47"/>
    <w:rsid w:val="006F422B"/>
    <w:rsid w:val="006F45D4"/>
    <w:rsid w:val="006F46C4"/>
    <w:rsid w:val="006F47E7"/>
    <w:rsid w:val="006F494B"/>
    <w:rsid w:val="006F4A0B"/>
    <w:rsid w:val="006F4A5E"/>
    <w:rsid w:val="006F4DD6"/>
    <w:rsid w:val="006F51C6"/>
    <w:rsid w:val="006F540A"/>
    <w:rsid w:val="006F563C"/>
    <w:rsid w:val="006F5AE1"/>
    <w:rsid w:val="006F5D15"/>
    <w:rsid w:val="006F6376"/>
    <w:rsid w:val="006F689A"/>
    <w:rsid w:val="006F6C0E"/>
    <w:rsid w:val="006F6F06"/>
    <w:rsid w:val="006F703B"/>
    <w:rsid w:val="006F72B8"/>
    <w:rsid w:val="006F75C7"/>
    <w:rsid w:val="006F764F"/>
    <w:rsid w:val="006F7E7E"/>
    <w:rsid w:val="007000EA"/>
    <w:rsid w:val="0070065B"/>
    <w:rsid w:val="00700699"/>
    <w:rsid w:val="007006A4"/>
    <w:rsid w:val="007007E3"/>
    <w:rsid w:val="00700A2B"/>
    <w:rsid w:val="007013E0"/>
    <w:rsid w:val="0070142E"/>
    <w:rsid w:val="007015C8"/>
    <w:rsid w:val="007015FA"/>
    <w:rsid w:val="007016EE"/>
    <w:rsid w:val="00701C30"/>
    <w:rsid w:val="0070242E"/>
    <w:rsid w:val="00702487"/>
    <w:rsid w:val="0070248A"/>
    <w:rsid w:val="00702B1C"/>
    <w:rsid w:val="00702BF9"/>
    <w:rsid w:val="0070329B"/>
    <w:rsid w:val="007033B7"/>
    <w:rsid w:val="00703528"/>
    <w:rsid w:val="0070356A"/>
    <w:rsid w:val="0070419B"/>
    <w:rsid w:val="00704760"/>
    <w:rsid w:val="007048B4"/>
    <w:rsid w:val="00704FC3"/>
    <w:rsid w:val="00705091"/>
    <w:rsid w:val="00705291"/>
    <w:rsid w:val="00705330"/>
    <w:rsid w:val="0070533B"/>
    <w:rsid w:val="007053B3"/>
    <w:rsid w:val="00705415"/>
    <w:rsid w:val="00705487"/>
    <w:rsid w:val="007054B0"/>
    <w:rsid w:val="00705845"/>
    <w:rsid w:val="007059B6"/>
    <w:rsid w:val="00705ACD"/>
    <w:rsid w:val="00705C46"/>
    <w:rsid w:val="00705DFE"/>
    <w:rsid w:val="007061E2"/>
    <w:rsid w:val="007066B0"/>
    <w:rsid w:val="00706A89"/>
    <w:rsid w:val="00706B71"/>
    <w:rsid w:val="00706C33"/>
    <w:rsid w:val="00706EA2"/>
    <w:rsid w:val="00706F04"/>
    <w:rsid w:val="00707131"/>
    <w:rsid w:val="007073E2"/>
    <w:rsid w:val="0070789B"/>
    <w:rsid w:val="00707BBE"/>
    <w:rsid w:val="00707E8A"/>
    <w:rsid w:val="00707FF4"/>
    <w:rsid w:val="007108D3"/>
    <w:rsid w:val="00710B2E"/>
    <w:rsid w:val="00710E7E"/>
    <w:rsid w:val="00710FFC"/>
    <w:rsid w:val="0071107C"/>
    <w:rsid w:val="007115F4"/>
    <w:rsid w:val="00711697"/>
    <w:rsid w:val="007119DC"/>
    <w:rsid w:val="00711D7E"/>
    <w:rsid w:val="00711DB0"/>
    <w:rsid w:val="00711F39"/>
    <w:rsid w:val="00712EC6"/>
    <w:rsid w:val="0071346F"/>
    <w:rsid w:val="0071383B"/>
    <w:rsid w:val="00713894"/>
    <w:rsid w:val="00713E58"/>
    <w:rsid w:val="0071413A"/>
    <w:rsid w:val="00714524"/>
    <w:rsid w:val="00714743"/>
    <w:rsid w:val="00714A3A"/>
    <w:rsid w:val="00714BB8"/>
    <w:rsid w:val="00714C5C"/>
    <w:rsid w:val="00714F13"/>
    <w:rsid w:val="00715245"/>
    <w:rsid w:val="0071589F"/>
    <w:rsid w:val="00715EBD"/>
    <w:rsid w:val="00715F65"/>
    <w:rsid w:val="007160F6"/>
    <w:rsid w:val="00716380"/>
    <w:rsid w:val="00716460"/>
    <w:rsid w:val="007169AE"/>
    <w:rsid w:val="00716AD2"/>
    <w:rsid w:val="00716E35"/>
    <w:rsid w:val="00716F89"/>
    <w:rsid w:val="00720081"/>
    <w:rsid w:val="007201CE"/>
    <w:rsid w:val="007202A9"/>
    <w:rsid w:val="00720366"/>
    <w:rsid w:val="007204DF"/>
    <w:rsid w:val="0072067E"/>
    <w:rsid w:val="00720982"/>
    <w:rsid w:val="007209E6"/>
    <w:rsid w:val="00720E39"/>
    <w:rsid w:val="007212A6"/>
    <w:rsid w:val="007212BC"/>
    <w:rsid w:val="0072137C"/>
    <w:rsid w:val="00721A4A"/>
    <w:rsid w:val="00722296"/>
    <w:rsid w:val="007228E5"/>
    <w:rsid w:val="00722958"/>
    <w:rsid w:val="007229A1"/>
    <w:rsid w:val="00722CB0"/>
    <w:rsid w:val="00722EC5"/>
    <w:rsid w:val="0072328E"/>
    <w:rsid w:val="007233D4"/>
    <w:rsid w:val="00723A00"/>
    <w:rsid w:val="00723C16"/>
    <w:rsid w:val="00723FBA"/>
    <w:rsid w:val="00724025"/>
    <w:rsid w:val="00724412"/>
    <w:rsid w:val="00724622"/>
    <w:rsid w:val="00724C62"/>
    <w:rsid w:val="00724E61"/>
    <w:rsid w:val="0072507B"/>
    <w:rsid w:val="0072544F"/>
    <w:rsid w:val="00725531"/>
    <w:rsid w:val="0072587F"/>
    <w:rsid w:val="00725A60"/>
    <w:rsid w:val="00726019"/>
    <w:rsid w:val="007265EB"/>
    <w:rsid w:val="0072692D"/>
    <w:rsid w:val="00726E6A"/>
    <w:rsid w:val="00727162"/>
    <w:rsid w:val="00727540"/>
    <w:rsid w:val="0072787B"/>
    <w:rsid w:val="00727A6F"/>
    <w:rsid w:val="00727C96"/>
    <w:rsid w:val="00730251"/>
    <w:rsid w:val="00730A30"/>
    <w:rsid w:val="00730BDA"/>
    <w:rsid w:val="00730E6D"/>
    <w:rsid w:val="00730FB2"/>
    <w:rsid w:val="00730FF7"/>
    <w:rsid w:val="00731056"/>
    <w:rsid w:val="007313BD"/>
    <w:rsid w:val="00731478"/>
    <w:rsid w:val="00731787"/>
    <w:rsid w:val="00731946"/>
    <w:rsid w:val="00731AFE"/>
    <w:rsid w:val="00731E0A"/>
    <w:rsid w:val="007322E6"/>
    <w:rsid w:val="00732564"/>
    <w:rsid w:val="0073273D"/>
    <w:rsid w:val="00732BE8"/>
    <w:rsid w:val="007331C9"/>
    <w:rsid w:val="00733216"/>
    <w:rsid w:val="007332E7"/>
    <w:rsid w:val="0073358A"/>
    <w:rsid w:val="00733BD0"/>
    <w:rsid w:val="00733E7F"/>
    <w:rsid w:val="00733FFD"/>
    <w:rsid w:val="00734402"/>
    <w:rsid w:val="00734A90"/>
    <w:rsid w:val="00734AC3"/>
    <w:rsid w:val="00734AEE"/>
    <w:rsid w:val="00734E41"/>
    <w:rsid w:val="007354F8"/>
    <w:rsid w:val="00735816"/>
    <w:rsid w:val="00736004"/>
    <w:rsid w:val="0073668C"/>
    <w:rsid w:val="007367F3"/>
    <w:rsid w:val="00736DA0"/>
    <w:rsid w:val="00737050"/>
    <w:rsid w:val="0073711C"/>
    <w:rsid w:val="007376F2"/>
    <w:rsid w:val="00737F29"/>
    <w:rsid w:val="00740429"/>
    <w:rsid w:val="00740A5A"/>
    <w:rsid w:val="00740BD3"/>
    <w:rsid w:val="00740C46"/>
    <w:rsid w:val="00740CD0"/>
    <w:rsid w:val="00740EFB"/>
    <w:rsid w:val="007412AF"/>
    <w:rsid w:val="00741524"/>
    <w:rsid w:val="00741925"/>
    <w:rsid w:val="007419AB"/>
    <w:rsid w:val="00741BD9"/>
    <w:rsid w:val="00741E47"/>
    <w:rsid w:val="007420A3"/>
    <w:rsid w:val="007425F6"/>
    <w:rsid w:val="007426EB"/>
    <w:rsid w:val="00742822"/>
    <w:rsid w:val="0074297D"/>
    <w:rsid w:val="007429B7"/>
    <w:rsid w:val="00742B94"/>
    <w:rsid w:val="00743DEB"/>
    <w:rsid w:val="00743EF6"/>
    <w:rsid w:val="00744010"/>
    <w:rsid w:val="00744014"/>
    <w:rsid w:val="0074405F"/>
    <w:rsid w:val="00744146"/>
    <w:rsid w:val="00744220"/>
    <w:rsid w:val="007447C7"/>
    <w:rsid w:val="00744A60"/>
    <w:rsid w:val="00744A8B"/>
    <w:rsid w:val="00744FA8"/>
    <w:rsid w:val="00745068"/>
    <w:rsid w:val="007450F9"/>
    <w:rsid w:val="007452A9"/>
    <w:rsid w:val="00745639"/>
    <w:rsid w:val="00745BEA"/>
    <w:rsid w:val="00745DA3"/>
    <w:rsid w:val="00745FEA"/>
    <w:rsid w:val="0074608B"/>
    <w:rsid w:val="00746E34"/>
    <w:rsid w:val="00750066"/>
    <w:rsid w:val="0075093B"/>
    <w:rsid w:val="00750ABA"/>
    <w:rsid w:val="00750CC7"/>
    <w:rsid w:val="00750E03"/>
    <w:rsid w:val="00750E06"/>
    <w:rsid w:val="00750EAB"/>
    <w:rsid w:val="00750FCD"/>
    <w:rsid w:val="00751344"/>
    <w:rsid w:val="00751626"/>
    <w:rsid w:val="00751683"/>
    <w:rsid w:val="007516D8"/>
    <w:rsid w:val="00751A40"/>
    <w:rsid w:val="00751BAA"/>
    <w:rsid w:val="00751C16"/>
    <w:rsid w:val="00751EBA"/>
    <w:rsid w:val="00752071"/>
    <w:rsid w:val="00752224"/>
    <w:rsid w:val="00752511"/>
    <w:rsid w:val="00752C93"/>
    <w:rsid w:val="00752FF4"/>
    <w:rsid w:val="00753385"/>
    <w:rsid w:val="007533E6"/>
    <w:rsid w:val="007538ED"/>
    <w:rsid w:val="00753C9A"/>
    <w:rsid w:val="00753DF1"/>
    <w:rsid w:val="007540AE"/>
    <w:rsid w:val="0075416E"/>
    <w:rsid w:val="007541BF"/>
    <w:rsid w:val="007543E1"/>
    <w:rsid w:val="0075452E"/>
    <w:rsid w:val="00754827"/>
    <w:rsid w:val="007548C4"/>
    <w:rsid w:val="007548C8"/>
    <w:rsid w:val="0075496E"/>
    <w:rsid w:val="00754B59"/>
    <w:rsid w:val="00754E50"/>
    <w:rsid w:val="00754E85"/>
    <w:rsid w:val="00755328"/>
    <w:rsid w:val="0075544A"/>
    <w:rsid w:val="00755698"/>
    <w:rsid w:val="00755AFF"/>
    <w:rsid w:val="00756087"/>
    <w:rsid w:val="007566C4"/>
    <w:rsid w:val="00756E8A"/>
    <w:rsid w:val="00756EB2"/>
    <w:rsid w:val="00756FA9"/>
    <w:rsid w:val="00757641"/>
    <w:rsid w:val="00757766"/>
    <w:rsid w:val="00757AC4"/>
    <w:rsid w:val="0076020E"/>
    <w:rsid w:val="007603F1"/>
    <w:rsid w:val="00760445"/>
    <w:rsid w:val="007608CE"/>
    <w:rsid w:val="00760AA2"/>
    <w:rsid w:val="00760B08"/>
    <w:rsid w:val="00760CD5"/>
    <w:rsid w:val="00760E29"/>
    <w:rsid w:val="007610DE"/>
    <w:rsid w:val="00761569"/>
    <w:rsid w:val="00761664"/>
    <w:rsid w:val="00761777"/>
    <w:rsid w:val="007617E7"/>
    <w:rsid w:val="00761916"/>
    <w:rsid w:val="00761919"/>
    <w:rsid w:val="00761A73"/>
    <w:rsid w:val="00761A7D"/>
    <w:rsid w:val="00761AF5"/>
    <w:rsid w:val="00761B72"/>
    <w:rsid w:val="00761D65"/>
    <w:rsid w:val="007621E3"/>
    <w:rsid w:val="007622D7"/>
    <w:rsid w:val="007622E3"/>
    <w:rsid w:val="00762461"/>
    <w:rsid w:val="00762852"/>
    <w:rsid w:val="00762872"/>
    <w:rsid w:val="00762B75"/>
    <w:rsid w:val="00762C8C"/>
    <w:rsid w:val="007632E2"/>
    <w:rsid w:val="007633AE"/>
    <w:rsid w:val="007638E3"/>
    <w:rsid w:val="00763A5B"/>
    <w:rsid w:val="00763A70"/>
    <w:rsid w:val="00764741"/>
    <w:rsid w:val="0076535A"/>
    <w:rsid w:val="00765EC2"/>
    <w:rsid w:val="007661D2"/>
    <w:rsid w:val="0076646C"/>
    <w:rsid w:val="007666F1"/>
    <w:rsid w:val="007666FE"/>
    <w:rsid w:val="00766841"/>
    <w:rsid w:val="00766AFD"/>
    <w:rsid w:val="00766B07"/>
    <w:rsid w:val="00766C1D"/>
    <w:rsid w:val="00766FC8"/>
    <w:rsid w:val="007670E9"/>
    <w:rsid w:val="007673A9"/>
    <w:rsid w:val="0076741C"/>
    <w:rsid w:val="0076783F"/>
    <w:rsid w:val="00767AB1"/>
    <w:rsid w:val="00767B12"/>
    <w:rsid w:val="00767B5D"/>
    <w:rsid w:val="007700EF"/>
    <w:rsid w:val="00770267"/>
    <w:rsid w:val="00770371"/>
    <w:rsid w:val="007703E0"/>
    <w:rsid w:val="00770534"/>
    <w:rsid w:val="00770A1A"/>
    <w:rsid w:val="00770AE4"/>
    <w:rsid w:val="00770E97"/>
    <w:rsid w:val="0077148F"/>
    <w:rsid w:val="007715DE"/>
    <w:rsid w:val="00771F4F"/>
    <w:rsid w:val="007720C2"/>
    <w:rsid w:val="0077220C"/>
    <w:rsid w:val="0077229B"/>
    <w:rsid w:val="007725F3"/>
    <w:rsid w:val="00773038"/>
    <w:rsid w:val="007733B5"/>
    <w:rsid w:val="007739F8"/>
    <w:rsid w:val="00773A7E"/>
    <w:rsid w:val="00773C2A"/>
    <w:rsid w:val="00773CC0"/>
    <w:rsid w:val="00773DE4"/>
    <w:rsid w:val="00774380"/>
    <w:rsid w:val="007744A4"/>
    <w:rsid w:val="00774645"/>
    <w:rsid w:val="00774693"/>
    <w:rsid w:val="007748B6"/>
    <w:rsid w:val="007749B6"/>
    <w:rsid w:val="00774AFD"/>
    <w:rsid w:val="00774B8C"/>
    <w:rsid w:val="007752BC"/>
    <w:rsid w:val="007753C0"/>
    <w:rsid w:val="007756FE"/>
    <w:rsid w:val="00775757"/>
    <w:rsid w:val="0077576E"/>
    <w:rsid w:val="00775BF2"/>
    <w:rsid w:val="00775C17"/>
    <w:rsid w:val="00775C1C"/>
    <w:rsid w:val="00775D2C"/>
    <w:rsid w:val="00776A16"/>
    <w:rsid w:val="00776A21"/>
    <w:rsid w:val="00776B7D"/>
    <w:rsid w:val="00776EB4"/>
    <w:rsid w:val="00776F94"/>
    <w:rsid w:val="00777097"/>
    <w:rsid w:val="0077713A"/>
    <w:rsid w:val="0077716D"/>
    <w:rsid w:val="00777255"/>
    <w:rsid w:val="00777273"/>
    <w:rsid w:val="0077731A"/>
    <w:rsid w:val="0077744E"/>
    <w:rsid w:val="007774CA"/>
    <w:rsid w:val="00777679"/>
    <w:rsid w:val="007777DC"/>
    <w:rsid w:val="00777957"/>
    <w:rsid w:val="0078022C"/>
    <w:rsid w:val="007810A4"/>
    <w:rsid w:val="007812CE"/>
    <w:rsid w:val="007813B8"/>
    <w:rsid w:val="0078171C"/>
    <w:rsid w:val="00781787"/>
    <w:rsid w:val="007822A4"/>
    <w:rsid w:val="007824F7"/>
    <w:rsid w:val="00782601"/>
    <w:rsid w:val="00782CFE"/>
    <w:rsid w:val="007834B9"/>
    <w:rsid w:val="0078364E"/>
    <w:rsid w:val="00783763"/>
    <w:rsid w:val="007839E1"/>
    <w:rsid w:val="00783BE0"/>
    <w:rsid w:val="00784562"/>
    <w:rsid w:val="007846EF"/>
    <w:rsid w:val="007849AF"/>
    <w:rsid w:val="00784BD2"/>
    <w:rsid w:val="00784DCC"/>
    <w:rsid w:val="00784EC1"/>
    <w:rsid w:val="00784F48"/>
    <w:rsid w:val="007851B0"/>
    <w:rsid w:val="0078571F"/>
    <w:rsid w:val="0078608B"/>
    <w:rsid w:val="0078663F"/>
    <w:rsid w:val="00786713"/>
    <w:rsid w:val="0078672E"/>
    <w:rsid w:val="00786C0E"/>
    <w:rsid w:val="00786F36"/>
    <w:rsid w:val="0078711C"/>
    <w:rsid w:val="00787C39"/>
    <w:rsid w:val="00787C3E"/>
    <w:rsid w:val="00790183"/>
    <w:rsid w:val="00790470"/>
    <w:rsid w:val="007904EE"/>
    <w:rsid w:val="007905C9"/>
    <w:rsid w:val="00790722"/>
    <w:rsid w:val="00790790"/>
    <w:rsid w:val="00790BFB"/>
    <w:rsid w:val="00791397"/>
    <w:rsid w:val="00791436"/>
    <w:rsid w:val="00791C94"/>
    <w:rsid w:val="00791DEE"/>
    <w:rsid w:val="00791EB8"/>
    <w:rsid w:val="00791F42"/>
    <w:rsid w:val="00792A66"/>
    <w:rsid w:val="00792BF6"/>
    <w:rsid w:val="0079339E"/>
    <w:rsid w:val="007935B8"/>
    <w:rsid w:val="007939CF"/>
    <w:rsid w:val="00793B88"/>
    <w:rsid w:val="00793D36"/>
    <w:rsid w:val="00793F0A"/>
    <w:rsid w:val="0079464A"/>
    <w:rsid w:val="00794960"/>
    <w:rsid w:val="00794FCF"/>
    <w:rsid w:val="00795418"/>
    <w:rsid w:val="0079594B"/>
    <w:rsid w:val="00795CA1"/>
    <w:rsid w:val="00795EB8"/>
    <w:rsid w:val="00795ED6"/>
    <w:rsid w:val="00795F0B"/>
    <w:rsid w:val="00796303"/>
    <w:rsid w:val="007964AA"/>
    <w:rsid w:val="00796539"/>
    <w:rsid w:val="00796563"/>
    <w:rsid w:val="00796958"/>
    <w:rsid w:val="00796A52"/>
    <w:rsid w:val="00796A67"/>
    <w:rsid w:val="00796D70"/>
    <w:rsid w:val="00796DDF"/>
    <w:rsid w:val="007970BE"/>
    <w:rsid w:val="0079746C"/>
    <w:rsid w:val="007975A2"/>
    <w:rsid w:val="0079784E"/>
    <w:rsid w:val="00797949"/>
    <w:rsid w:val="00797A64"/>
    <w:rsid w:val="00797B7E"/>
    <w:rsid w:val="00797BFC"/>
    <w:rsid w:val="00797F20"/>
    <w:rsid w:val="007A0260"/>
    <w:rsid w:val="007A03BD"/>
    <w:rsid w:val="007A07FA"/>
    <w:rsid w:val="007A08C4"/>
    <w:rsid w:val="007A0D3D"/>
    <w:rsid w:val="007A1805"/>
    <w:rsid w:val="007A1B52"/>
    <w:rsid w:val="007A1C74"/>
    <w:rsid w:val="007A1F4A"/>
    <w:rsid w:val="007A21C2"/>
    <w:rsid w:val="007A249A"/>
    <w:rsid w:val="007A26F2"/>
    <w:rsid w:val="007A280D"/>
    <w:rsid w:val="007A3047"/>
    <w:rsid w:val="007A3163"/>
    <w:rsid w:val="007A351C"/>
    <w:rsid w:val="007A47B8"/>
    <w:rsid w:val="007A47D5"/>
    <w:rsid w:val="007A47DF"/>
    <w:rsid w:val="007A4A3C"/>
    <w:rsid w:val="007A4C8A"/>
    <w:rsid w:val="007A5716"/>
    <w:rsid w:val="007A571E"/>
    <w:rsid w:val="007A5A28"/>
    <w:rsid w:val="007A5AC2"/>
    <w:rsid w:val="007A5FBA"/>
    <w:rsid w:val="007A618D"/>
    <w:rsid w:val="007A6278"/>
    <w:rsid w:val="007A65B8"/>
    <w:rsid w:val="007A6A42"/>
    <w:rsid w:val="007A6F93"/>
    <w:rsid w:val="007A707D"/>
    <w:rsid w:val="007A7325"/>
    <w:rsid w:val="007A798C"/>
    <w:rsid w:val="007A7A27"/>
    <w:rsid w:val="007A7D0D"/>
    <w:rsid w:val="007A7D16"/>
    <w:rsid w:val="007A7EFD"/>
    <w:rsid w:val="007B00FC"/>
    <w:rsid w:val="007B051C"/>
    <w:rsid w:val="007B06B3"/>
    <w:rsid w:val="007B0A09"/>
    <w:rsid w:val="007B0AFB"/>
    <w:rsid w:val="007B0BC4"/>
    <w:rsid w:val="007B0D62"/>
    <w:rsid w:val="007B0FE8"/>
    <w:rsid w:val="007B109C"/>
    <w:rsid w:val="007B1107"/>
    <w:rsid w:val="007B1503"/>
    <w:rsid w:val="007B1675"/>
    <w:rsid w:val="007B1B82"/>
    <w:rsid w:val="007B1FEC"/>
    <w:rsid w:val="007B20AE"/>
    <w:rsid w:val="007B2460"/>
    <w:rsid w:val="007B2E0E"/>
    <w:rsid w:val="007B3174"/>
    <w:rsid w:val="007B387C"/>
    <w:rsid w:val="007B38C9"/>
    <w:rsid w:val="007B39E2"/>
    <w:rsid w:val="007B3BE4"/>
    <w:rsid w:val="007B3DFC"/>
    <w:rsid w:val="007B43B4"/>
    <w:rsid w:val="007B47BD"/>
    <w:rsid w:val="007B498A"/>
    <w:rsid w:val="007B4A9E"/>
    <w:rsid w:val="007B4BCA"/>
    <w:rsid w:val="007B5270"/>
    <w:rsid w:val="007B5D39"/>
    <w:rsid w:val="007B65F5"/>
    <w:rsid w:val="007B6714"/>
    <w:rsid w:val="007B72BE"/>
    <w:rsid w:val="007B74A0"/>
    <w:rsid w:val="007B79B3"/>
    <w:rsid w:val="007C044E"/>
    <w:rsid w:val="007C09EF"/>
    <w:rsid w:val="007C0A29"/>
    <w:rsid w:val="007C0A53"/>
    <w:rsid w:val="007C1695"/>
    <w:rsid w:val="007C16A2"/>
    <w:rsid w:val="007C1BB5"/>
    <w:rsid w:val="007C1E67"/>
    <w:rsid w:val="007C2163"/>
    <w:rsid w:val="007C24F6"/>
    <w:rsid w:val="007C25B4"/>
    <w:rsid w:val="007C25F6"/>
    <w:rsid w:val="007C2DB9"/>
    <w:rsid w:val="007C3626"/>
    <w:rsid w:val="007C37F0"/>
    <w:rsid w:val="007C3C09"/>
    <w:rsid w:val="007C3EE6"/>
    <w:rsid w:val="007C49A8"/>
    <w:rsid w:val="007C49FA"/>
    <w:rsid w:val="007C4E3B"/>
    <w:rsid w:val="007C57D1"/>
    <w:rsid w:val="007C585E"/>
    <w:rsid w:val="007C59F6"/>
    <w:rsid w:val="007C5A36"/>
    <w:rsid w:val="007C5DEE"/>
    <w:rsid w:val="007C5EEB"/>
    <w:rsid w:val="007C5FE4"/>
    <w:rsid w:val="007C6322"/>
    <w:rsid w:val="007C6395"/>
    <w:rsid w:val="007C645B"/>
    <w:rsid w:val="007C6971"/>
    <w:rsid w:val="007C78B4"/>
    <w:rsid w:val="007C7C35"/>
    <w:rsid w:val="007D03FF"/>
    <w:rsid w:val="007D09D8"/>
    <w:rsid w:val="007D0E0F"/>
    <w:rsid w:val="007D120D"/>
    <w:rsid w:val="007D12A1"/>
    <w:rsid w:val="007D166B"/>
    <w:rsid w:val="007D1AFB"/>
    <w:rsid w:val="007D1B98"/>
    <w:rsid w:val="007D206D"/>
    <w:rsid w:val="007D210A"/>
    <w:rsid w:val="007D21DF"/>
    <w:rsid w:val="007D2525"/>
    <w:rsid w:val="007D2541"/>
    <w:rsid w:val="007D265E"/>
    <w:rsid w:val="007D2759"/>
    <w:rsid w:val="007D2A92"/>
    <w:rsid w:val="007D2C2C"/>
    <w:rsid w:val="007D2C2F"/>
    <w:rsid w:val="007D2C7D"/>
    <w:rsid w:val="007D3258"/>
    <w:rsid w:val="007D351A"/>
    <w:rsid w:val="007D368F"/>
    <w:rsid w:val="007D377A"/>
    <w:rsid w:val="007D3888"/>
    <w:rsid w:val="007D3E98"/>
    <w:rsid w:val="007D3F3E"/>
    <w:rsid w:val="007D41E1"/>
    <w:rsid w:val="007D4735"/>
    <w:rsid w:val="007D47FB"/>
    <w:rsid w:val="007D505D"/>
    <w:rsid w:val="007D518B"/>
    <w:rsid w:val="007D53FE"/>
    <w:rsid w:val="007D5691"/>
    <w:rsid w:val="007D5D7D"/>
    <w:rsid w:val="007D6137"/>
    <w:rsid w:val="007D6792"/>
    <w:rsid w:val="007D6C2C"/>
    <w:rsid w:val="007D6E58"/>
    <w:rsid w:val="007D761F"/>
    <w:rsid w:val="007D785F"/>
    <w:rsid w:val="007D78FD"/>
    <w:rsid w:val="007E0062"/>
    <w:rsid w:val="007E046C"/>
    <w:rsid w:val="007E0488"/>
    <w:rsid w:val="007E0645"/>
    <w:rsid w:val="007E0D9B"/>
    <w:rsid w:val="007E0F65"/>
    <w:rsid w:val="007E140E"/>
    <w:rsid w:val="007E1549"/>
    <w:rsid w:val="007E1E39"/>
    <w:rsid w:val="007E25A9"/>
    <w:rsid w:val="007E25BC"/>
    <w:rsid w:val="007E2A81"/>
    <w:rsid w:val="007E3353"/>
    <w:rsid w:val="007E3455"/>
    <w:rsid w:val="007E3700"/>
    <w:rsid w:val="007E38D9"/>
    <w:rsid w:val="007E3BD9"/>
    <w:rsid w:val="007E3C68"/>
    <w:rsid w:val="007E40EA"/>
    <w:rsid w:val="007E40EC"/>
    <w:rsid w:val="007E435B"/>
    <w:rsid w:val="007E437E"/>
    <w:rsid w:val="007E445B"/>
    <w:rsid w:val="007E4697"/>
    <w:rsid w:val="007E4C8A"/>
    <w:rsid w:val="007E4C9C"/>
    <w:rsid w:val="007E4F7C"/>
    <w:rsid w:val="007E4FEA"/>
    <w:rsid w:val="007E5328"/>
    <w:rsid w:val="007E5675"/>
    <w:rsid w:val="007E63EA"/>
    <w:rsid w:val="007E6D1E"/>
    <w:rsid w:val="007E6DE8"/>
    <w:rsid w:val="007E799E"/>
    <w:rsid w:val="007E7A2D"/>
    <w:rsid w:val="007E7DD7"/>
    <w:rsid w:val="007E7E7A"/>
    <w:rsid w:val="007E7EFD"/>
    <w:rsid w:val="007F0092"/>
    <w:rsid w:val="007F00BA"/>
    <w:rsid w:val="007F0171"/>
    <w:rsid w:val="007F0195"/>
    <w:rsid w:val="007F0928"/>
    <w:rsid w:val="007F0B13"/>
    <w:rsid w:val="007F0CD4"/>
    <w:rsid w:val="007F0E75"/>
    <w:rsid w:val="007F1320"/>
    <w:rsid w:val="007F164C"/>
    <w:rsid w:val="007F1B90"/>
    <w:rsid w:val="007F1BA0"/>
    <w:rsid w:val="007F1DA4"/>
    <w:rsid w:val="007F1FC7"/>
    <w:rsid w:val="007F222F"/>
    <w:rsid w:val="007F231C"/>
    <w:rsid w:val="007F24F8"/>
    <w:rsid w:val="007F2754"/>
    <w:rsid w:val="007F2826"/>
    <w:rsid w:val="007F3551"/>
    <w:rsid w:val="007F4212"/>
    <w:rsid w:val="007F47A7"/>
    <w:rsid w:val="007F54AD"/>
    <w:rsid w:val="007F5642"/>
    <w:rsid w:val="007F58F1"/>
    <w:rsid w:val="007F5A3C"/>
    <w:rsid w:val="007F5C58"/>
    <w:rsid w:val="007F5CF7"/>
    <w:rsid w:val="007F6222"/>
    <w:rsid w:val="007F6357"/>
    <w:rsid w:val="007F679D"/>
    <w:rsid w:val="007F67DA"/>
    <w:rsid w:val="007F6C03"/>
    <w:rsid w:val="007F6E8E"/>
    <w:rsid w:val="007F6F53"/>
    <w:rsid w:val="007F73AF"/>
    <w:rsid w:val="007F7452"/>
    <w:rsid w:val="007F7B36"/>
    <w:rsid w:val="00800002"/>
    <w:rsid w:val="008003E2"/>
    <w:rsid w:val="00800CAC"/>
    <w:rsid w:val="00800E73"/>
    <w:rsid w:val="00800E86"/>
    <w:rsid w:val="00801040"/>
    <w:rsid w:val="00801574"/>
    <w:rsid w:val="00801B0F"/>
    <w:rsid w:val="00801C8D"/>
    <w:rsid w:val="00801D89"/>
    <w:rsid w:val="00801E45"/>
    <w:rsid w:val="008021F6"/>
    <w:rsid w:val="0080256A"/>
    <w:rsid w:val="008026E2"/>
    <w:rsid w:val="0080295C"/>
    <w:rsid w:val="0080296A"/>
    <w:rsid w:val="00802BC6"/>
    <w:rsid w:val="00803239"/>
    <w:rsid w:val="00803B01"/>
    <w:rsid w:val="00803D6C"/>
    <w:rsid w:val="00803DB2"/>
    <w:rsid w:val="008042B4"/>
    <w:rsid w:val="008046E1"/>
    <w:rsid w:val="00804E50"/>
    <w:rsid w:val="008051CF"/>
    <w:rsid w:val="00805706"/>
    <w:rsid w:val="00805E68"/>
    <w:rsid w:val="0080642A"/>
    <w:rsid w:val="00806710"/>
    <w:rsid w:val="00806B27"/>
    <w:rsid w:val="00806E61"/>
    <w:rsid w:val="008075AB"/>
    <w:rsid w:val="00807661"/>
    <w:rsid w:val="00807771"/>
    <w:rsid w:val="008079D3"/>
    <w:rsid w:val="00807B37"/>
    <w:rsid w:val="0081005A"/>
    <w:rsid w:val="008102DF"/>
    <w:rsid w:val="00810465"/>
    <w:rsid w:val="0081062B"/>
    <w:rsid w:val="00810677"/>
    <w:rsid w:val="008108E3"/>
    <w:rsid w:val="00810964"/>
    <w:rsid w:val="00810987"/>
    <w:rsid w:val="00811237"/>
    <w:rsid w:val="008112F2"/>
    <w:rsid w:val="00811943"/>
    <w:rsid w:val="00811E59"/>
    <w:rsid w:val="00811F10"/>
    <w:rsid w:val="0081221C"/>
    <w:rsid w:val="008123D6"/>
    <w:rsid w:val="008125EE"/>
    <w:rsid w:val="00812ADD"/>
    <w:rsid w:val="00812B9F"/>
    <w:rsid w:val="00812CC4"/>
    <w:rsid w:val="00812FCD"/>
    <w:rsid w:val="00813240"/>
    <w:rsid w:val="008132F8"/>
    <w:rsid w:val="0081396B"/>
    <w:rsid w:val="00813EA2"/>
    <w:rsid w:val="008141F1"/>
    <w:rsid w:val="00814305"/>
    <w:rsid w:val="00814B19"/>
    <w:rsid w:val="00814DED"/>
    <w:rsid w:val="00814F0B"/>
    <w:rsid w:val="00814F41"/>
    <w:rsid w:val="008151C3"/>
    <w:rsid w:val="008153B1"/>
    <w:rsid w:val="008153F8"/>
    <w:rsid w:val="00815A0B"/>
    <w:rsid w:val="00816060"/>
    <w:rsid w:val="0081640C"/>
    <w:rsid w:val="0081688E"/>
    <w:rsid w:val="008168EC"/>
    <w:rsid w:val="00816BE7"/>
    <w:rsid w:val="00816EC2"/>
    <w:rsid w:val="00817584"/>
    <w:rsid w:val="0081768D"/>
    <w:rsid w:val="00817D14"/>
    <w:rsid w:val="008202A2"/>
    <w:rsid w:val="0082036D"/>
    <w:rsid w:val="00820784"/>
    <w:rsid w:val="00820B7D"/>
    <w:rsid w:val="00820DC3"/>
    <w:rsid w:val="0082110A"/>
    <w:rsid w:val="00821254"/>
    <w:rsid w:val="00821475"/>
    <w:rsid w:val="008216E3"/>
    <w:rsid w:val="008219E3"/>
    <w:rsid w:val="00821CF2"/>
    <w:rsid w:val="00821E1F"/>
    <w:rsid w:val="00822439"/>
    <w:rsid w:val="00822DE7"/>
    <w:rsid w:val="008237A6"/>
    <w:rsid w:val="00823C0E"/>
    <w:rsid w:val="00823C4C"/>
    <w:rsid w:val="00823EEF"/>
    <w:rsid w:val="00823F28"/>
    <w:rsid w:val="0082425F"/>
    <w:rsid w:val="008247EC"/>
    <w:rsid w:val="008247F0"/>
    <w:rsid w:val="008249FC"/>
    <w:rsid w:val="00824A39"/>
    <w:rsid w:val="00824D00"/>
    <w:rsid w:val="00824E3F"/>
    <w:rsid w:val="00825053"/>
    <w:rsid w:val="008250AB"/>
    <w:rsid w:val="00825FE5"/>
    <w:rsid w:val="008263F2"/>
    <w:rsid w:val="0082681E"/>
    <w:rsid w:val="008268E5"/>
    <w:rsid w:val="00827657"/>
    <w:rsid w:val="00827663"/>
    <w:rsid w:val="0082767C"/>
    <w:rsid w:val="0082794F"/>
    <w:rsid w:val="00827BFC"/>
    <w:rsid w:val="00827D18"/>
    <w:rsid w:val="00827D43"/>
    <w:rsid w:val="00830078"/>
    <w:rsid w:val="00830307"/>
    <w:rsid w:val="008308F1"/>
    <w:rsid w:val="008308F9"/>
    <w:rsid w:val="0083090A"/>
    <w:rsid w:val="00830B27"/>
    <w:rsid w:val="00831391"/>
    <w:rsid w:val="00831589"/>
    <w:rsid w:val="00831AC3"/>
    <w:rsid w:val="00831CF0"/>
    <w:rsid w:val="00831FCD"/>
    <w:rsid w:val="00832007"/>
    <w:rsid w:val="0083215F"/>
    <w:rsid w:val="0083217B"/>
    <w:rsid w:val="00832356"/>
    <w:rsid w:val="008323F0"/>
    <w:rsid w:val="00832B70"/>
    <w:rsid w:val="00832BE7"/>
    <w:rsid w:val="00833300"/>
    <w:rsid w:val="0083334C"/>
    <w:rsid w:val="0083340F"/>
    <w:rsid w:val="008335B4"/>
    <w:rsid w:val="00833747"/>
    <w:rsid w:val="0083399F"/>
    <w:rsid w:val="00833A0D"/>
    <w:rsid w:val="00833C9D"/>
    <w:rsid w:val="0083414B"/>
    <w:rsid w:val="00834168"/>
    <w:rsid w:val="00834319"/>
    <w:rsid w:val="008344AD"/>
    <w:rsid w:val="0083465F"/>
    <w:rsid w:val="00834B1D"/>
    <w:rsid w:val="00834C15"/>
    <w:rsid w:val="00835033"/>
    <w:rsid w:val="008355A8"/>
    <w:rsid w:val="00835A4F"/>
    <w:rsid w:val="00835E63"/>
    <w:rsid w:val="00836120"/>
    <w:rsid w:val="0083642F"/>
    <w:rsid w:val="00836456"/>
    <w:rsid w:val="0083662D"/>
    <w:rsid w:val="0083665A"/>
    <w:rsid w:val="00836680"/>
    <w:rsid w:val="008372A2"/>
    <w:rsid w:val="0083772D"/>
    <w:rsid w:val="008378FF"/>
    <w:rsid w:val="00837999"/>
    <w:rsid w:val="00837A3A"/>
    <w:rsid w:val="00837C1C"/>
    <w:rsid w:val="00837E5E"/>
    <w:rsid w:val="00840341"/>
    <w:rsid w:val="00840399"/>
    <w:rsid w:val="00840567"/>
    <w:rsid w:val="00840790"/>
    <w:rsid w:val="00840AEE"/>
    <w:rsid w:val="00841190"/>
    <w:rsid w:val="008417F6"/>
    <w:rsid w:val="00841B65"/>
    <w:rsid w:val="00841BB7"/>
    <w:rsid w:val="00841E9E"/>
    <w:rsid w:val="00842074"/>
    <w:rsid w:val="00842175"/>
    <w:rsid w:val="008421B0"/>
    <w:rsid w:val="008421B8"/>
    <w:rsid w:val="00842A12"/>
    <w:rsid w:val="008431DF"/>
    <w:rsid w:val="00843271"/>
    <w:rsid w:val="008435BE"/>
    <w:rsid w:val="008436E1"/>
    <w:rsid w:val="0084380A"/>
    <w:rsid w:val="0084442A"/>
    <w:rsid w:val="00844517"/>
    <w:rsid w:val="00844536"/>
    <w:rsid w:val="00844776"/>
    <w:rsid w:val="00844EFC"/>
    <w:rsid w:val="00845089"/>
    <w:rsid w:val="0084530A"/>
    <w:rsid w:val="008453BC"/>
    <w:rsid w:val="0084544F"/>
    <w:rsid w:val="0084576F"/>
    <w:rsid w:val="00845B90"/>
    <w:rsid w:val="00846839"/>
    <w:rsid w:val="0084687E"/>
    <w:rsid w:val="00846CAB"/>
    <w:rsid w:val="00846E16"/>
    <w:rsid w:val="00846F58"/>
    <w:rsid w:val="00846F94"/>
    <w:rsid w:val="00847115"/>
    <w:rsid w:val="00847156"/>
    <w:rsid w:val="0084741F"/>
    <w:rsid w:val="00847EA8"/>
    <w:rsid w:val="00847F93"/>
    <w:rsid w:val="008501D7"/>
    <w:rsid w:val="008502C3"/>
    <w:rsid w:val="008503F3"/>
    <w:rsid w:val="00850447"/>
    <w:rsid w:val="00850563"/>
    <w:rsid w:val="00850DE4"/>
    <w:rsid w:val="00850E19"/>
    <w:rsid w:val="00850E1D"/>
    <w:rsid w:val="00850E50"/>
    <w:rsid w:val="00850EAB"/>
    <w:rsid w:val="008513ED"/>
    <w:rsid w:val="008519A7"/>
    <w:rsid w:val="00851E7F"/>
    <w:rsid w:val="00852015"/>
    <w:rsid w:val="00852466"/>
    <w:rsid w:val="0085247E"/>
    <w:rsid w:val="0085260D"/>
    <w:rsid w:val="008527D7"/>
    <w:rsid w:val="00852985"/>
    <w:rsid w:val="00852C77"/>
    <w:rsid w:val="00852CED"/>
    <w:rsid w:val="00852FB9"/>
    <w:rsid w:val="00853187"/>
    <w:rsid w:val="0085363B"/>
    <w:rsid w:val="008536A2"/>
    <w:rsid w:val="00854048"/>
    <w:rsid w:val="00854280"/>
    <w:rsid w:val="008542B4"/>
    <w:rsid w:val="0085450F"/>
    <w:rsid w:val="008549B2"/>
    <w:rsid w:val="00854E91"/>
    <w:rsid w:val="00854F6E"/>
    <w:rsid w:val="008551D8"/>
    <w:rsid w:val="0085542C"/>
    <w:rsid w:val="00855DFA"/>
    <w:rsid w:val="00855EA7"/>
    <w:rsid w:val="00856002"/>
    <w:rsid w:val="0085614F"/>
    <w:rsid w:val="00856973"/>
    <w:rsid w:val="00856CDF"/>
    <w:rsid w:val="00856FF7"/>
    <w:rsid w:val="00857082"/>
    <w:rsid w:val="0085738B"/>
    <w:rsid w:val="00857391"/>
    <w:rsid w:val="00857BED"/>
    <w:rsid w:val="00857D70"/>
    <w:rsid w:val="00857E74"/>
    <w:rsid w:val="00857F11"/>
    <w:rsid w:val="0085B40D"/>
    <w:rsid w:val="00860004"/>
    <w:rsid w:val="008604CA"/>
    <w:rsid w:val="00860A4F"/>
    <w:rsid w:val="00860B06"/>
    <w:rsid w:val="00860E3E"/>
    <w:rsid w:val="00860F5E"/>
    <w:rsid w:val="00861135"/>
    <w:rsid w:val="008613BF"/>
    <w:rsid w:val="00861717"/>
    <w:rsid w:val="00861C1F"/>
    <w:rsid w:val="0086232B"/>
    <w:rsid w:val="00862635"/>
    <w:rsid w:val="008626D6"/>
    <w:rsid w:val="00863247"/>
    <w:rsid w:val="00863A2E"/>
    <w:rsid w:val="00864444"/>
    <w:rsid w:val="0086459A"/>
    <w:rsid w:val="0086483D"/>
    <w:rsid w:val="0086495A"/>
    <w:rsid w:val="00864B29"/>
    <w:rsid w:val="00864FD5"/>
    <w:rsid w:val="0086599C"/>
    <w:rsid w:val="00865AEB"/>
    <w:rsid w:val="00865C3D"/>
    <w:rsid w:val="008661EA"/>
    <w:rsid w:val="008662FC"/>
    <w:rsid w:val="00866928"/>
    <w:rsid w:val="008669F7"/>
    <w:rsid w:val="00866A2F"/>
    <w:rsid w:val="00866AA8"/>
    <w:rsid w:val="00867245"/>
    <w:rsid w:val="008677F8"/>
    <w:rsid w:val="008679EA"/>
    <w:rsid w:val="00867CA7"/>
    <w:rsid w:val="0087023C"/>
    <w:rsid w:val="0087029F"/>
    <w:rsid w:val="0087036B"/>
    <w:rsid w:val="0087077A"/>
    <w:rsid w:val="0087087D"/>
    <w:rsid w:val="008708C4"/>
    <w:rsid w:val="00870A66"/>
    <w:rsid w:val="00870BBC"/>
    <w:rsid w:val="00871063"/>
    <w:rsid w:val="008710E7"/>
    <w:rsid w:val="00871A9C"/>
    <w:rsid w:val="00871AC5"/>
    <w:rsid w:val="00872597"/>
    <w:rsid w:val="0087297D"/>
    <w:rsid w:val="00872A5C"/>
    <w:rsid w:val="00872CEA"/>
    <w:rsid w:val="00873652"/>
    <w:rsid w:val="00873783"/>
    <w:rsid w:val="00873928"/>
    <w:rsid w:val="00873A73"/>
    <w:rsid w:val="00873EC4"/>
    <w:rsid w:val="00873FC6"/>
    <w:rsid w:val="008740E9"/>
    <w:rsid w:val="008744E1"/>
    <w:rsid w:val="00874541"/>
    <w:rsid w:val="008749AD"/>
    <w:rsid w:val="00874F23"/>
    <w:rsid w:val="00875069"/>
    <w:rsid w:val="00875524"/>
    <w:rsid w:val="008755D9"/>
    <w:rsid w:val="0087595E"/>
    <w:rsid w:val="00875A8C"/>
    <w:rsid w:val="00875E79"/>
    <w:rsid w:val="00875EE4"/>
    <w:rsid w:val="00876618"/>
    <w:rsid w:val="00876677"/>
    <w:rsid w:val="0087675F"/>
    <w:rsid w:val="008768CD"/>
    <w:rsid w:val="008768DF"/>
    <w:rsid w:val="00876903"/>
    <w:rsid w:val="00876C22"/>
    <w:rsid w:val="00876D85"/>
    <w:rsid w:val="00876FB9"/>
    <w:rsid w:val="00877213"/>
    <w:rsid w:val="0087745A"/>
    <w:rsid w:val="008774C3"/>
    <w:rsid w:val="008774F1"/>
    <w:rsid w:val="008776CE"/>
    <w:rsid w:val="0087773E"/>
    <w:rsid w:val="00877A11"/>
    <w:rsid w:val="00877BEB"/>
    <w:rsid w:val="00877C1A"/>
    <w:rsid w:val="008802AD"/>
    <w:rsid w:val="0088064B"/>
    <w:rsid w:val="00880965"/>
    <w:rsid w:val="00880EB0"/>
    <w:rsid w:val="00880F69"/>
    <w:rsid w:val="00881080"/>
    <w:rsid w:val="008816B0"/>
    <w:rsid w:val="00881FB8"/>
    <w:rsid w:val="00881FD7"/>
    <w:rsid w:val="0088221C"/>
    <w:rsid w:val="008825DB"/>
    <w:rsid w:val="00882B7F"/>
    <w:rsid w:val="00882B8E"/>
    <w:rsid w:val="00882D0A"/>
    <w:rsid w:val="008830E1"/>
    <w:rsid w:val="00883160"/>
    <w:rsid w:val="00883B2C"/>
    <w:rsid w:val="00883CC1"/>
    <w:rsid w:val="008841CC"/>
    <w:rsid w:val="00884468"/>
    <w:rsid w:val="00884E1D"/>
    <w:rsid w:val="00885028"/>
    <w:rsid w:val="0088510D"/>
    <w:rsid w:val="00885170"/>
    <w:rsid w:val="0088562C"/>
    <w:rsid w:val="00885A98"/>
    <w:rsid w:val="00885CB2"/>
    <w:rsid w:val="00885E5E"/>
    <w:rsid w:val="00885FCD"/>
    <w:rsid w:val="008864E1"/>
    <w:rsid w:val="0088678B"/>
    <w:rsid w:val="008868A4"/>
    <w:rsid w:val="00886BE8"/>
    <w:rsid w:val="00886D55"/>
    <w:rsid w:val="00886D56"/>
    <w:rsid w:val="0088772C"/>
    <w:rsid w:val="0089019E"/>
    <w:rsid w:val="0089038D"/>
    <w:rsid w:val="00890607"/>
    <w:rsid w:val="008906E9"/>
    <w:rsid w:val="00890DED"/>
    <w:rsid w:val="00891209"/>
    <w:rsid w:val="0089131B"/>
    <w:rsid w:val="00891BA3"/>
    <w:rsid w:val="00892AA6"/>
    <w:rsid w:val="00892C50"/>
    <w:rsid w:val="00892C90"/>
    <w:rsid w:val="008933A6"/>
    <w:rsid w:val="00893AE4"/>
    <w:rsid w:val="00893FB2"/>
    <w:rsid w:val="00894021"/>
    <w:rsid w:val="0089407F"/>
    <w:rsid w:val="00894081"/>
    <w:rsid w:val="008949B2"/>
    <w:rsid w:val="00894DCE"/>
    <w:rsid w:val="0089531A"/>
    <w:rsid w:val="00895A2F"/>
    <w:rsid w:val="0089625C"/>
    <w:rsid w:val="00896377"/>
    <w:rsid w:val="008965B0"/>
    <w:rsid w:val="0089662C"/>
    <w:rsid w:val="008966FA"/>
    <w:rsid w:val="00896F89"/>
    <w:rsid w:val="0089764C"/>
    <w:rsid w:val="00897808"/>
    <w:rsid w:val="00897E0F"/>
    <w:rsid w:val="00897FBD"/>
    <w:rsid w:val="008A0003"/>
    <w:rsid w:val="008A0317"/>
    <w:rsid w:val="008A06B9"/>
    <w:rsid w:val="008A0C31"/>
    <w:rsid w:val="008A0D86"/>
    <w:rsid w:val="008A0F6B"/>
    <w:rsid w:val="008A0FC1"/>
    <w:rsid w:val="008A123E"/>
    <w:rsid w:val="008A2139"/>
    <w:rsid w:val="008A24D5"/>
    <w:rsid w:val="008A2506"/>
    <w:rsid w:val="008A2631"/>
    <w:rsid w:val="008A2700"/>
    <w:rsid w:val="008A2848"/>
    <w:rsid w:val="008A2FD3"/>
    <w:rsid w:val="008A3090"/>
    <w:rsid w:val="008A30E1"/>
    <w:rsid w:val="008A32A9"/>
    <w:rsid w:val="008A3446"/>
    <w:rsid w:val="008A36CC"/>
    <w:rsid w:val="008A3CCD"/>
    <w:rsid w:val="008A3DA2"/>
    <w:rsid w:val="008A3E52"/>
    <w:rsid w:val="008A419C"/>
    <w:rsid w:val="008A433F"/>
    <w:rsid w:val="008A4725"/>
    <w:rsid w:val="008A48B5"/>
    <w:rsid w:val="008A4BB5"/>
    <w:rsid w:val="008A4EF0"/>
    <w:rsid w:val="008A5296"/>
    <w:rsid w:val="008A53C8"/>
    <w:rsid w:val="008A5450"/>
    <w:rsid w:val="008A55E8"/>
    <w:rsid w:val="008A55FB"/>
    <w:rsid w:val="008A58D5"/>
    <w:rsid w:val="008A5AE7"/>
    <w:rsid w:val="008A5B64"/>
    <w:rsid w:val="008A5E32"/>
    <w:rsid w:val="008A64CB"/>
    <w:rsid w:val="008A6AAC"/>
    <w:rsid w:val="008A6E5F"/>
    <w:rsid w:val="008A72FD"/>
    <w:rsid w:val="008A7368"/>
    <w:rsid w:val="008A77C1"/>
    <w:rsid w:val="008A7D76"/>
    <w:rsid w:val="008A7E18"/>
    <w:rsid w:val="008B01D3"/>
    <w:rsid w:val="008B01E8"/>
    <w:rsid w:val="008B024D"/>
    <w:rsid w:val="008B03B3"/>
    <w:rsid w:val="008B0874"/>
    <w:rsid w:val="008B0DD1"/>
    <w:rsid w:val="008B0F2A"/>
    <w:rsid w:val="008B100C"/>
    <w:rsid w:val="008B129F"/>
    <w:rsid w:val="008B1390"/>
    <w:rsid w:val="008B14D7"/>
    <w:rsid w:val="008B181C"/>
    <w:rsid w:val="008B18EE"/>
    <w:rsid w:val="008B277C"/>
    <w:rsid w:val="008B284C"/>
    <w:rsid w:val="008B30C2"/>
    <w:rsid w:val="008B317B"/>
    <w:rsid w:val="008B33E1"/>
    <w:rsid w:val="008B356F"/>
    <w:rsid w:val="008B3764"/>
    <w:rsid w:val="008B3D70"/>
    <w:rsid w:val="008B400E"/>
    <w:rsid w:val="008B4137"/>
    <w:rsid w:val="008B41BD"/>
    <w:rsid w:val="008B44D0"/>
    <w:rsid w:val="008B484B"/>
    <w:rsid w:val="008B487F"/>
    <w:rsid w:val="008B4896"/>
    <w:rsid w:val="008B4DE8"/>
    <w:rsid w:val="008B5198"/>
    <w:rsid w:val="008B51C2"/>
    <w:rsid w:val="008B5B62"/>
    <w:rsid w:val="008B5BCA"/>
    <w:rsid w:val="008B5D6C"/>
    <w:rsid w:val="008B6012"/>
    <w:rsid w:val="008B6105"/>
    <w:rsid w:val="008B6360"/>
    <w:rsid w:val="008B66E8"/>
    <w:rsid w:val="008B67B0"/>
    <w:rsid w:val="008B6DEE"/>
    <w:rsid w:val="008B6EA4"/>
    <w:rsid w:val="008B7112"/>
    <w:rsid w:val="008B732E"/>
    <w:rsid w:val="008B78B0"/>
    <w:rsid w:val="008B7CE0"/>
    <w:rsid w:val="008B7FED"/>
    <w:rsid w:val="008C0265"/>
    <w:rsid w:val="008C032B"/>
    <w:rsid w:val="008C0403"/>
    <w:rsid w:val="008C0546"/>
    <w:rsid w:val="008C0797"/>
    <w:rsid w:val="008C0A9F"/>
    <w:rsid w:val="008C0DEF"/>
    <w:rsid w:val="008C11C0"/>
    <w:rsid w:val="008C1264"/>
    <w:rsid w:val="008C1546"/>
    <w:rsid w:val="008C15EF"/>
    <w:rsid w:val="008C1BA7"/>
    <w:rsid w:val="008C1C27"/>
    <w:rsid w:val="008C2063"/>
    <w:rsid w:val="008C2203"/>
    <w:rsid w:val="008C2231"/>
    <w:rsid w:val="008C223D"/>
    <w:rsid w:val="008C24AB"/>
    <w:rsid w:val="008C2CB7"/>
    <w:rsid w:val="008C2DD8"/>
    <w:rsid w:val="008C2FDD"/>
    <w:rsid w:val="008C3127"/>
    <w:rsid w:val="008C328C"/>
    <w:rsid w:val="008C3706"/>
    <w:rsid w:val="008C37F0"/>
    <w:rsid w:val="008C3A15"/>
    <w:rsid w:val="008C3B22"/>
    <w:rsid w:val="008C42BC"/>
    <w:rsid w:val="008C4C68"/>
    <w:rsid w:val="008C4E48"/>
    <w:rsid w:val="008C513F"/>
    <w:rsid w:val="008C52B2"/>
    <w:rsid w:val="008C55FD"/>
    <w:rsid w:val="008C5944"/>
    <w:rsid w:val="008C5FF2"/>
    <w:rsid w:val="008C602E"/>
    <w:rsid w:val="008C60FD"/>
    <w:rsid w:val="008C6904"/>
    <w:rsid w:val="008C69E6"/>
    <w:rsid w:val="008C6A24"/>
    <w:rsid w:val="008C6B11"/>
    <w:rsid w:val="008C6B91"/>
    <w:rsid w:val="008C6D6F"/>
    <w:rsid w:val="008C7446"/>
    <w:rsid w:val="008C7566"/>
    <w:rsid w:val="008C769F"/>
    <w:rsid w:val="008C76F6"/>
    <w:rsid w:val="008C7EFF"/>
    <w:rsid w:val="008C7F61"/>
    <w:rsid w:val="008D036C"/>
    <w:rsid w:val="008D0C1A"/>
    <w:rsid w:val="008D0C9F"/>
    <w:rsid w:val="008D17D9"/>
    <w:rsid w:val="008D18EB"/>
    <w:rsid w:val="008D2C3F"/>
    <w:rsid w:val="008D2ED0"/>
    <w:rsid w:val="008D368F"/>
    <w:rsid w:val="008D38CE"/>
    <w:rsid w:val="008D4174"/>
    <w:rsid w:val="008D4359"/>
    <w:rsid w:val="008D43F6"/>
    <w:rsid w:val="008D4B26"/>
    <w:rsid w:val="008D4B39"/>
    <w:rsid w:val="008D4B44"/>
    <w:rsid w:val="008D4C15"/>
    <w:rsid w:val="008D4CDE"/>
    <w:rsid w:val="008D4D11"/>
    <w:rsid w:val="008D4F8F"/>
    <w:rsid w:val="008D5134"/>
    <w:rsid w:val="008D53CB"/>
    <w:rsid w:val="008D5AB5"/>
    <w:rsid w:val="008D5BDC"/>
    <w:rsid w:val="008D5D11"/>
    <w:rsid w:val="008D6043"/>
    <w:rsid w:val="008D60F4"/>
    <w:rsid w:val="008D63E4"/>
    <w:rsid w:val="008D6631"/>
    <w:rsid w:val="008D682A"/>
    <w:rsid w:val="008D6B3A"/>
    <w:rsid w:val="008D6FE6"/>
    <w:rsid w:val="008D7315"/>
    <w:rsid w:val="008D75EF"/>
    <w:rsid w:val="008D7B08"/>
    <w:rsid w:val="008D7CD4"/>
    <w:rsid w:val="008D7DD5"/>
    <w:rsid w:val="008D7E5E"/>
    <w:rsid w:val="008D7EFE"/>
    <w:rsid w:val="008DCD56"/>
    <w:rsid w:val="008E017F"/>
    <w:rsid w:val="008E047B"/>
    <w:rsid w:val="008E0A21"/>
    <w:rsid w:val="008E0CD0"/>
    <w:rsid w:val="008E1019"/>
    <w:rsid w:val="008E1198"/>
    <w:rsid w:val="008E1301"/>
    <w:rsid w:val="008E14FD"/>
    <w:rsid w:val="008E1673"/>
    <w:rsid w:val="008E16FF"/>
    <w:rsid w:val="008E20B0"/>
    <w:rsid w:val="008E21B9"/>
    <w:rsid w:val="008E272E"/>
    <w:rsid w:val="008E279A"/>
    <w:rsid w:val="008E297C"/>
    <w:rsid w:val="008E2ADB"/>
    <w:rsid w:val="008E2DD8"/>
    <w:rsid w:val="008E2EC1"/>
    <w:rsid w:val="008E3157"/>
    <w:rsid w:val="008E3311"/>
    <w:rsid w:val="008E3524"/>
    <w:rsid w:val="008E3724"/>
    <w:rsid w:val="008E3807"/>
    <w:rsid w:val="008E387C"/>
    <w:rsid w:val="008E4049"/>
    <w:rsid w:val="008E40AA"/>
    <w:rsid w:val="008E422E"/>
    <w:rsid w:val="008E4255"/>
    <w:rsid w:val="008E42D8"/>
    <w:rsid w:val="008E46C1"/>
    <w:rsid w:val="008E4A2D"/>
    <w:rsid w:val="008E4B5C"/>
    <w:rsid w:val="008E5552"/>
    <w:rsid w:val="008E5AAA"/>
    <w:rsid w:val="008E5B31"/>
    <w:rsid w:val="008E5DBF"/>
    <w:rsid w:val="008E63C4"/>
    <w:rsid w:val="008E66AE"/>
    <w:rsid w:val="008E695A"/>
    <w:rsid w:val="008E6CDD"/>
    <w:rsid w:val="008E7164"/>
    <w:rsid w:val="008E71B7"/>
    <w:rsid w:val="008E77FC"/>
    <w:rsid w:val="008E7807"/>
    <w:rsid w:val="008E7F04"/>
    <w:rsid w:val="008F020C"/>
    <w:rsid w:val="008F02AB"/>
    <w:rsid w:val="008F05CA"/>
    <w:rsid w:val="008F0A47"/>
    <w:rsid w:val="008F0CED"/>
    <w:rsid w:val="008F100E"/>
    <w:rsid w:val="008F10E2"/>
    <w:rsid w:val="008F11A3"/>
    <w:rsid w:val="008F126C"/>
    <w:rsid w:val="008F16F4"/>
    <w:rsid w:val="008F210B"/>
    <w:rsid w:val="008F22BD"/>
    <w:rsid w:val="008F23A3"/>
    <w:rsid w:val="008F2AE0"/>
    <w:rsid w:val="008F2EDB"/>
    <w:rsid w:val="008F2F4F"/>
    <w:rsid w:val="008F2F87"/>
    <w:rsid w:val="008F304A"/>
    <w:rsid w:val="008F3083"/>
    <w:rsid w:val="008F3274"/>
    <w:rsid w:val="008F35EA"/>
    <w:rsid w:val="008F36BF"/>
    <w:rsid w:val="008F3720"/>
    <w:rsid w:val="008F392D"/>
    <w:rsid w:val="008F394B"/>
    <w:rsid w:val="008F3B03"/>
    <w:rsid w:val="008F404A"/>
    <w:rsid w:val="008F446F"/>
    <w:rsid w:val="008F4484"/>
    <w:rsid w:val="008F45EB"/>
    <w:rsid w:val="008F4A9F"/>
    <w:rsid w:val="008F4B7F"/>
    <w:rsid w:val="008F4EE1"/>
    <w:rsid w:val="008F5050"/>
    <w:rsid w:val="008F5096"/>
    <w:rsid w:val="008F51AE"/>
    <w:rsid w:val="008F5DE7"/>
    <w:rsid w:val="008F609F"/>
    <w:rsid w:val="008F6260"/>
    <w:rsid w:val="008F65FD"/>
    <w:rsid w:val="008F69AC"/>
    <w:rsid w:val="008F6FC0"/>
    <w:rsid w:val="008F7128"/>
    <w:rsid w:val="008F7173"/>
    <w:rsid w:val="008F7438"/>
    <w:rsid w:val="008F7641"/>
    <w:rsid w:val="008F77E7"/>
    <w:rsid w:val="00900041"/>
    <w:rsid w:val="00900A2D"/>
    <w:rsid w:val="00900D90"/>
    <w:rsid w:val="00900E87"/>
    <w:rsid w:val="0090124C"/>
    <w:rsid w:val="0090145C"/>
    <w:rsid w:val="00901531"/>
    <w:rsid w:val="00901A8C"/>
    <w:rsid w:val="00901EB3"/>
    <w:rsid w:val="0090221B"/>
    <w:rsid w:val="00902228"/>
    <w:rsid w:val="00902476"/>
    <w:rsid w:val="00902B35"/>
    <w:rsid w:val="00902C2D"/>
    <w:rsid w:val="00902F95"/>
    <w:rsid w:val="00903273"/>
    <w:rsid w:val="00903A41"/>
    <w:rsid w:val="00903DFE"/>
    <w:rsid w:val="0090428D"/>
    <w:rsid w:val="009042D0"/>
    <w:rsid w:val="0090445D"/>
    <w:rsid w:val="00904D44"/>
    <w:rsid w:val="00905840"/>
    <w:rsid w:val="00905886"/>
    <w:rsid w:val="009058F5"/>
    <w:rsid w:val="00905CA3"/>
    <w:rsid w:val="00905D9F"/>
    <w:rsid w:val="0090654A"/>
    <w:rsid w:val="00906893"/>
    <w:rsid w:val="009068FC"/>
    <w:rsid w:val="0090691C"/>
    <w:rsid w:val="00906980"/>
    <w:rsid w:val="00906A2A"/>
    <w:rsid w:val="00906BC3"/>
    <w:rsid w:val="00906F3F"/>
    <w:rsid w:val="0090720A"/>
    <w:rsid w:val="009073CF"/>
    <w:rsid w:val="009074DB"/>
    <w:rsid w:val="00907613"/>
    <w:rsid w:val="00907B59"/>
    <w:rsid w:val="00907E54"/>
    <w:rsid w:val="00907F25"/>
    <w:rsid w:val="00910384"/>
    <w:rsid w:val="00911014"/>
    <w:rsid w:val="00911E11"/>
    <w:rsid w:val="0091224C"/>
    <w:rsid w:val="0091224E"/>
    <w:rsid w:val="00912537"/>
    <w:rsid w:val="009125DF"/>
    <w:rsid w:val="00913155"/>
    <w:rsid w:val="0091323E"/>
    <w:rsid w:val="00913447"/>
    <w:rsid w:val="00913535"/>
    <w:rsid w:val="009139D2"/>
    <w:rsid w:val="00913D45"/>
    <w:rsid w:val="00913D9C"/>
    <w:rsid w:val="009141F4"/>
    <w:rsid w:val="009143B2"/>
    <w:rsid w:val="0091489D"/>
    <w:rsid w:val="009148F9"/>
    <w:rsid w:val="00914F13"/>
    <w:rsid w:val="00915100"/>
    <w:rsid w:val="009151B6"/>
    <w:rsid w:val="0091525C"/>
    <w:rsid w:val="009152F2"/>
    <w:rsid w:val="009155AE"/>
    <w:rsid w:val="009156AA"/>
    <w:rsid w:val="009156CB"/>
    <w:rsid w:val="009156CD"/>
    <w:rsid w:val="00915A6B"/>
    <w:rsid w:val="00915B76"/>
    <w:rsid w:val="00915C04"/>
    <w:rsid w:val="00915C1B"/>
    <w:rsid w:val="00915D59"/>
    <w:rsid w:val="00915E1D"/>
    <w:rsid w:val="009163BD"/>
    <w:rsid w:val="0091675F"/>
    <w:rsid w:val="00916BAA"/>
    <w:rsid w:val="00916DFB"/>
    <w:rsid w:val="00916F38"/>
    <w:rsid w:val="0091700C"/>
    <w:rsid w:val="0091728A"/>
    <w:rsid w:val="00917461"/>
    <w:rsid w:val="00917572"/>
    <w:rsid w:val="009177E5"/>
    <w:rsid w:val="00917804"/>
    <w:rsid w:val="00917C20"/>
    <w:rsid w:val="00917D48"/>
    <w:rsid w:val="00917E9D"/>
    <w:rsid w:val="00917F6D"/>
    <w:rsid w:val="0092093A"/>
    <w:rsid w:val="00920B09"/>
    <w:rsid w:val="00920DE4"/>
    <w:rsid w:val="0092161F"/>
    <w:rsid w:val="00921B69"/>
    <w:rsid w:val="00921CCA"/>
    <w:rsid w:val="00922192"/>
    <w:rsid w:val="00922228"/>
    <w:rsid w:val="0092263A"/>
    <w:rsid w:val="009228AF"/>
    <w:rsid w:val="00923096"/>
    <w:rsid w:val="00923370"/>
    <w:rsid w:val="009233B1"/>
    <w:rsid w:val="00923794"/>
    <w:rsid w:val="009239BD"/>
    <w:rsid w:val="00923B8D"/>
    <w:rsid w:val="00923C57"/>
    <w:rsid w:val="00923CB4"/>
    <w:rsid w:val="009242D1"/>
    <w:rsid w:val="0092433A"/>
    <w:rsid w:val="009245B2"/>
    <w:rsid w:val="009248F6"/>
    <w:rsid w:val="00924A5E"/>
    <w:rsid w:val="00924AAA"/>
    <w:rsid w:val="00924EAF"/>
    <w:rsid w:val="00925103"/>
    <w:rsid w:val="009255D2"/>
    <w:rsid w:val="0092594D"/>
    <w:rsid w:val="00925AE0"/>
    <w:rsid w:val="00925C66"/>
    <w:rsid w:val="00925DC6"/>
    <w:rsid w:val="00926713"/>
    <w:rsid w:val="00926911"/>
    <w:rsid w:val="00926CA9"/>
    <w:rsid w:val="00927121"/>
    <w:rsid w:val="0092717F"/>
    <w:rsid w:val="009273EB"/>
    <w:rsid w:val="009277D1"/>
    <w:rsid w:val="00927C09"/>
    <w:rsid w:val="009300D5"/>
    <w:rsid w:val="00930167"/>
    <w:rsid w:val="00930342"/>
    <w:rsid w:val="0093057F"/>
    <w:rsid w:val="009312CB"/>
    <w:rsid w:val="009313A9"/>
    <w:rsid w:val="00931703"/>
    <w:rsid w:val="0093229D"/>
    <w:rsid w:val="0093237E"/>
    <w:rsid w:val="00932741"/>
    <w:rsid w:val="0093276F"/>
    <w:rsid w:val="00932863"/>
    <w:rsid w:val="009328FF"/>
    <w:rsid w:val="00932BF7"/>
    <w:rsid w:val="00932E1E"/>
    <w:rsid w:val="0093335E"/>
    <w:rsid w:val="009334ED"/>
    <w:rsid w:val="00933E4B"/>
    <w:rsid w:val="00934109"/>
    <w:rsid w:val="009345F8"/>
    <w:rsid w:val="00934B43"/>
    <w:rsid w:val="00934C2B"/>
    <w:rsid w:val="009353C9"/>
    <w:rsid w:val="00935C48"/>
    <w:rsid w:val="00935F5E"/>
    <w:rsid w:val="00935FDE"/>
    <w:rsid w:val="00936042"/>
    <w:rsid w:val="009360D6"/>
    <w:rsid w:val="009360DF"/>
    <w:rsid w:val="00937545"/>
    <w:rsid w:val="009375C9"/>
    <w:rsid w:val="009377C7"/>
    <w:rsid w:val="009378D4"/>
    <w:rsid w:val="00937A93"/>
    <w:rsid w:val="00937B11"/>
    <w:rsid w:val="00937B60"/>
    <w:rsid w:val="00937EC7"/>
    <w:rsid w:val="009404B9"/>
    <w:rsid w:val="0094094F"/>
    <w:rsid w:val="00940F56"/>
    <w:rsid w:val="00940F7D"/>
    <w:rsid w:val="00941007"/>
    <w:rsid w:val="009415FF"/>
    <w:rsid w:val="00941F6A"/>
    <w:rsid w:val="009426D4"/>
    <w:rsid w:val="00942C9F"/>
    <w:rsid w:val="00942CE2"/>
    <w:rsid w:val="00943502"/>
    <w:rsid w:val="00943686"/>
    <w:rsid w:val="00943848"/>
    <w:rsid w:val="00943956"/>
    <w:rsid w:val="00943AA0"/>
    <w:rsid w:val="00943BBC"/>
    <w:rsid w:val="00943E51"/>
    <w:rsid w:val="00943F8F"/>
    <w:rsid w:val="00944618"/>
    <w:rsid w:val="009447B9"/>
    <w:rsid w:val="00944902"/>
    <w:rsid w:val="00944C78"/>
    <w:rsid w:val="00944C97"/>
    <w:rsid w:val="00944DAE"/>
    <w:rsid w:val="00944DD2"/>
    <w:rsid w:val="00944EB1"/>
    <w:rsid w:val="00945169"/>
    <w:rsid w:val="00945385"/>
    <w:rsid w:val="009457D8"/>
    <w:rsid w:val="00945E20"/>
    <w:rsid w:val="00945F17"/>
    <w:rsid w:val="00946D8F"/>
    <w:rsid w:val="0094732B"/>
    <w:rsid w:val="0094734E"/>
    <w:rsid w:val="009474F2"/>
    <w:rsid w:val="00947B76"/>
    <w:rsid w:val="00947D57"/>
    <w:rsid w:val="00950012"/>
    <w:rsid w:val="009503E2"/>
    <w:rsid w:val="00950ADE"/>
    <w:rsid w:val="00950E55"/>
    <w:rsid w:val="0095180C"/>
    <w:rsid w:val="00951F2F"/>
    <w:rsid w:val="0095245A"/>
    <w:rsid w:val="0095271D"/>
    <w:rsid w:val="00952845"/>
    <w:rsid w:val="0095297C"/>
    <w:rsid w:val="00952A8A"/>
    <w:rsid w:val="00952F5C"/>
    <w:rsid w:val="009530FB"/>
    <w:rsid w:val="0095328B"/>
    <w:rsid w:val="00953504"/>
    <w:rsid w:val="00953EFC"/>
    <w:rsid w:val="009540DC"/>
    <w:rsid w:val="009549D6"/>
    <w:rsid w:val="0095518C"/>
    <w:rsid w:val="0095521A"/>
    <w:rsid w:val="009553A6"/>
    <w:rsid w:val="009559D6"/>
    <w:rsid w:val="00955CCC"/>
    <w:rsid w:val="00955DDC"/>
    <w:rsid w:val="00955E41"/>
    <w:rsid w:val="00956588"/>
    <w:rsid w:val="00957491"/>
    <w:rsid w:val="00957D0D"/>
    <w:rsid w:val="00957EF1"/>
    <w:rsid w:val="00960015"/>
    <w:rsid w:val="00960140"/>
    <w:rsid w:val="009605A2"/>
    <w:rsid w:val="0096069D"/>
    <w:rsid w:val="00960A82"/>
    <w:rsid w:val="00960D4D"/>
    <w:rsid w:val="0096129D"/>
    <w:rsid w:val="00961463"/>
    <w:rsid w:val="00961546"/>
    <w:rsid w:val="009616F7"/>
    <w:rsid w:val="00961FA6"/>
    <w:rsid w:val="009621AB"/>
    <w:rsid w:val="009621C2"/>
    <w:rsid w:val="0096250A"/>
    <w:rsid w:val="009626B7"/>
    <w:rsid w:val="00962B35"/>
    <w:rsid w:val="00962B9F"/>
    <w:rsid w:val="00962BF6"/>
    <w:rsid w:val="00962DC1"/>
    <w:rsid w:val="00962DFF"/>
    <w:rsid w:val="009637E3"/>
    <w:rsid w:val="0096380E"/>
    <w:rsid w:val="00963A05"/>
    <w:rsid w:val="009640DE"/>
    <w:rsid w:val="009643A8"/>
    <w:rsid w:val="00964D89"/>
    <w:rsid w:val="00964E36"/>
    <w:rsid w:val="009651E9"/>
    <w:rsid w:val="00965764"/>
    <w:rsid w:val="00965BB5"/>
    <w:rsid w:val="00965C25"/>
    <w:rsid w:val="00965F0B"/>
    <w:rsid w:val="00965FAF"/>
    <w:rsid w:val="009662F1"/>
    <w:rsid w:val="00966AFC"/>
    <w:rsid w:val="00966B61"/>
    <w:rsid w:val="00966B71"/>
    <w:rsid w:val="009672EC"/>
    <w:rsid w:val="009678E1"/>
    <w:rsid w:val="009679B7"/>
    <w:rsid w:val="00967A1C"/>
    <w:rsid w:val="00967A4D"/>
    <w:rsid w:val="009702A6"/>
    <w:rsid w:val="009703A6"/>
    <w:rsid w:val="00970489"/>
    <w:rsid w:val="00970816"/>
    <w:rsid w:val="0097093F"/>
    <w:rsid w:val="00970EF6"/>
    <w:rsid w:val="0097150E"/>
    <w:rsid w:val="00971536"/>
    <w:rsid w:val="009715FE"/>
    <w:rsid w:val="00971784"/>
    <w:rsid w:val="00971A04"/>
    <w:rsid w:val="00972366"/>
    <w:rsid w:val="0097250A"/>
    <w:rsid w:val="0097281C"/>
    <w:rsid w:val="00972860"/>
    <w:rsid w:val="00972B54"/>
    <w:rsid w:val="00972CEC"/>
    <w:rsid w:val="00972DCB"/>
    <w:rsid w:val="00972F43"/>
    <w:rsid w:val="0097300D"/>
    <w:rsid w:val="0097310D"/>
    <w:rsid w:val="0097317D"/>
    <w:rsid w:val="00973600"/>
    <w:rsid w:val="00973B83"/>
    <w:rsid w:val="00973D3D"/>
    <w:rsid w:val="00974343"/>
    <w:rsid w:val="0097448B"/>
    <w:rsid w:val="00974D55"/>
    <w:rsid w:val="00974D9E"/>
    <w:rsid w:val="00974F7F"/>
    <w:rsid w:val="00975483"/>
    <w:rsid w:val="0097548E"/>
    <w:rsid w:val="009754E2"/>
    <w:rsid w:val="00975688"/>
    <w:rsid w:val="00975AD9"/>
    <w:rsid w:val="00975B61"/>
    <w:rsid w:val="00975CE7"/>
    <w:rsid w:val="00975D49"/>
    <w:rsid w:val="00976678"/>
    <w:rsid w:val="0097683D"/>
    <w:rsid w:val="00976893"/>
    <w:rsid w:val="00976D6D"/>
    <w:rsid w:val="00980529"/>
    <w:rsid w:val="00980AF4"/>
    <w:rsid w:val="00980CAD"/>
    <w:rsid w:val="00980E8A"/>
    <w:rsid w:val="00980ECB"/>
    <w:rsid w:val="00981104"/>
    <w:rsid w:val="00981678"/>
    <w:rsid w:val="00981731"/>
    <w:rsid w:val="00981D23"/>
    <w:rsid w:val="00981FA1"/>
    <w:rsid w:val="00982104"/>
    <w:rsid w:val="009825C6"/>
    <w:rsid w:val="009829D2"/>
    <w:rsid w:val="00982F29"/>
    <w:rsid w:val="00983238"/>
    <w:rsid w:val="00983361"/>
    <w:rsid w:val="009835FC"/>
    <w:rsid w:val="00983BFA"/>
    <w:rsid w:val="00983D12"/>
    <w:rsid w:val="00983F31"/>
    <w:rsid w:val="00984703"/>
    <w:rsid w:val="00984712"/>
    <w:rsid w:val="00984983"/>
    <w:rsid w:val="00984DA6"/>
    <w:rsid w:val="0098581B"/>
    <w:rsid w:val="0098581F"/>
    <w:rsid w:val="00985B4A"/>
    <w:rsid w:val="00985B76"/>
    <w:rsid w:val="00986041"/>
    <w:rsid w:val="00986375"/>
    <w:rsid w:val="00986C37"/>
    <w:rsid w:val="00986ED6"/>
    <w:rsid w:val="00987254"/>
    <w:rsid w:val="00987323"/>
    <w:rsid w:val="009873DD"/>
    <w:rsid w:val="00987411"/>
    <w:rsid w:val="009878B9"/>
    <w:rsid w:val="009878DE"/>
    <w:rsid w:val="00987A0F"/>
    <w:rsid w:val="00987F40"/>
    <w:rsid w:val="00990077"/>
    <w:rsid w:val="0099014D"/>
    <w:rsid w:val="00990405"/>
    <w:rsid w:val="00990550"/>
    <w:rsid w:val="0099083D"/>
    <w:rsid w:val="00990F91"/>
    <w:rsid w:val="009917CB"/>
    <w:rsid w:val="00991985"/>
    <w:rsid w:val="00991CA9"/>
    <w:rsid w:val="00991EB6"/>
    <w:rsid w:val="0099219F"/>
    <w:rsid w:val="0099228C"/>
    <w:rsid w:val="009924B5"/>
    <w:rsid w:val="009926C6"/>
    <w:rsid w:val="00992986"/>
    <w:rsid w:val="009931F5"/>
    <w:rsid w:val="009934D0"/>
    <w:rsid w:val="009935ED"/>
    <w:rsid w:val="009937A0"/>
    <w:rsid w:val="00993AE4"/>
    <w:rsid w:val="00993C6F"/>
    <w:rsid w:val="009941AD"/>
    <w:rsid w:val="009946AC"/>
    <w:rsid w:val="009946FF"/>
    <w:rsid w:val="0099534F"/>
    <w:rsid w:val="00995E18"/>
    <w:rsid w:val="00995E2F"/>
    <w:rsid w:val="00996658"/>
    <w:rsid w:val="0099679D"/>
    <w:rsid w:val="009967B9"/>
    <w:rsid w:val="00996BB4"/>
    <w:rsid w:val="00996F72"/>
    <w:rsid w:val="0099713B"/>
    <w:rsid w:val="009972C2"/>
    <w:rsid w:val="0099730A"/>
    <w:rsid w:val="009973DF"/>
    <w:rsid w:val="009979D5"/>
    <w:rsid w:val="00997C6F"/>
    <w:rsid w:val="00997D71"/>
    <w:rsid w:val="00997F8C"/>
    <w:rsid w:val="009A0068"/>
    <w:rsid w:val="009A014A"/>
    <w:rsid w:val="009A04B8"/>
    <w:rsid w:val="009A0890"/>
    <w:rsid w:val="009A0A75"/>
    <w:rsid w:val="009A0DE8"/>
    <w:rsid w:val="009A11A3"/>
    <w:rsid w:val="009A12F0"/>
    <w:rsid w:val="009A189A"/>
    <w:rsid w:val="009A1B96"/>
    <w:rsid w:val="009A1EDE"/>
    <w:rsid w:val="009A2199"/>
    <w:rsid w:val="009A281D"/>
    <w:rsid w:val="009A2E10"/>
    <w:rsid w:val="009A2E78"/>
    <w:rsid w:val="009A3B81"/>
    <w:rsid w:val="009A3FCF"/>
    <w:rsid w:val="009A4073"/>
    <w:rsid w:val="009A4138"/>
    <w:rsid w:val="009A4315"/>
    <w:rsid w:val="009A46E6"/>
    <w:rsid w:val="009A47C5"/>
    <w:rsid w:val="009A4A6B"/>
    <w:rsid w:val="009A4D0E"/>
    <w:rsid w:val="009A4DCF"/>
    <w:rsid w:val="009A4FA7"/>
    <w:rsid w:val="009A553A"/>
    <w:rsid w:val="009A57C1"/>
    <w:rsid w:val="009A5BDA"/>
    <w:rsid w:val="009A5E77"/>
    <w:rsid w:val="009A67A9"/>
    <w:rsid w:val="009A6A34"/>
    <w:rsid w:val="009A6A7C"/>
    <w:rsid w:val="009A714D"/>
    <w:rsid w:val="009A7444"/>
    <w:rsid w:val="009A775C"/>
    <w:rsid w:val="009A7AC7"/>
    <w:rsid w:val="009A7AF4"/>
    <w:rsid w:val="009A7F8F"/>
    <w:rsid w:val="009B0356"/>
    <w:rsid w:val="009B03C3"/>
    <w:rsid w:val="009B091D"/>
    <w:rsid w:val="009B1979"/>
    <w:rsid w:val="009B1E28"/>
    <w:rsid w:val="009B1E7F"/>
    <w:rsid w:val="009B20C7"/>
    <w:rsid w:val="009B22B3"/>
    <w:rsid w:val="009B2456"/>
    <w:rsid w:val="009B25C7"/>
    <w:rsid w:val="009B3830"/>
    <w:rsid w:val="009B3F84"/>
    <w:rsid w:val="009B4791"/>
    <w:rsid w:val="009B4C88"/>
    <w:rsid w:val="009B4D09"/>
    <w:rsid w:val="009B4E28"/>
    <w:rsid w:val="009B4FFA"/>
    <w:rsid w:val="009B5090"/>
    <w:rsid w:val="009B512A"/>
    <w:rsid w:val="009B51B7"/>
    <w:rsid w:val="009B5225"/>
    <w:rsid w:val="009B5A33"/>
    <w:rsid w:val="009B5D5B"/>
    <w:rsid w:val="009B5FCD"/>
    <w:rsid w:val="009B6092"/>
    <w:rsid w:val="009B60C1"/>
    <w:rsid w:val="009B61DA"/>
    <w:rsid w:val="009B6841"/>
    <w:rsid w:val="009B6C5F"/>
    <w:rsid w:val="009B6D74"/>
    <w:rsid w:val="009B6F60"/>
    <w:rsid w:val="009B7170"/>
    <w:rsid w:val="009B76CC"/>
    <w:rsid w:val="009B7FBB"/>
    <w:rsid w:val="009C0168"/>
    <w:rsid w:val="009C0422"/>
    <w:rsid w:val="009C05E2"/>
    <w:rsid w:val="009C08CC"/>
    <w:rsid w:val="009C130A"/>
    <w:rsid w:val="009C145B"/>
    <w:rsid w:val="009C1506"/>
    <w:rsid w:val="009C1522"/>
    <w:rsid w:val="009C1E1E"/>
    <w:rsid w:val="009C1E52"/>
    <w:rsid w:val="009C2552"/>
    <w:rsid w:val="009C2833"/>
    <w:rsid w:val="009C29D2"/>
    <w:rsid w:val="009C2C02"/>
    <w:rsid w:val="009C2F0F"/>
    <w:rsid w:val="009C3049"/>
    <w:rsid w:val="009C33BD"/>
    <w:rsid w:val="009C38D8"/>
    <w:rsid w:val="009C3D95"/>
    <w:rsid w:val="009C3F77"/>
    <w:rsid w:val="009C4184"/>
    <w:rsid w:val="009C4E4F"/>
    <w:rsid w:val="009C561A"/>
    <w:rsid w:val="009C56DF"/>
    <w:rsid w:val="009C5F80"/>
    <w:rsid w:val="009C61EE"/>
    <w:rsid w:val="009C63BB"/>
    <w:rsid w:val="009C6585"/>
    <w:rsid w:val="009C66D4"/>
    <w:rsid w:val="009C6A89"/>
    <w:rsid w:val="009C7194"/>
    <w:rsid w:val="009C7673"/>
    <w:rsid w:val="009C7E3F"/>
    <w:rsid w:val="009D002A"/>
    <w:rsid w:val="009D00FC"/>
    <w:rsid w:val="009D023E"/>
    <w:rsid w:val="009D0979"/>
    <w:rsid w:val="009D0A59"/>
    <w:rsid w:val="009D0EE3"/>
    <w:rsid w:val="009D11A8"/>
    <w:rsid w:val="009D16CC"/>
    <w:rsid w:val="009D17E4"/>
    <w:rsid w:val="009D19EE"/>
    <w:rsid w:val="009D1B81"/>
    <w:rsid w:val="009D1CB8"/>
    <w:rsid w:val="009D201F"/>
    <w:rsid w:val="009D2356"/>
    <w:rsid w:val="009D286C"/>
    <w:rsid w:val="009D2A63"/>
    <w:rsid w:val="009D2CB4"/>
    <w:rsid w:val="009D3493"/>
    <w:rsid w:val="009D35BE"/>
    <w:rsid w:val="009D3631"/>
    <w:rsid w:val="009D3DEC"/>
    <w:rsid w:val="009D3E74"/>
    <w:rsid w:val="009D409A"/>
    <w:rsid w:val="009D437B"/>
    <w:rsid w:val="009D44D3"/>
    <w:rsid w:val="009D4926"/>
    <w:rsid w:val="009D4D28"/>
    <w:rsid w:val="009D56BE"/>
    <w:rsid w:val="009D5B37"/>
    <w:rsid w:val="009D5EC3"/>
    <w:rsid w:val="009D6053"/>
    <w:rsid w:val="009D60CA"/>
    <w:rsid w:val="009D65E3"/>
    <w:rsid w:val="009D65F1"/>
    <w:rsid w:val="009D6D27"/>
    <w:rsid w:val="009D7082"/>
    <w:rsid w:val="009D74A7"/>
    <w:rsid w:val="009E0795"/>
    <w:rsid w:val="009E0D75"/>
    <w:rsid w:val="009E131B"/>
    <w:rsid w:val="009E15BA"/>
    <w:rsid w:val="009E18A6"/>
    <w:rsid w:val="009E1A3F"/>
    <w:rsid w:val="009E1EAD"/>
    <w:rsid w:val="009E21B7"/>
    <w:rsid w:val="009E23F7"/>
    <w:rsid w:val="009E274F"/>
    <w:rsid w:val="009E27E2"/>
    <w:rsid w:val="009E288F"/>
    <w:rsid w:val="009E3516"/>
    <w:rsid w:val="009E377B"/>
    <w:rsid w:val="009E390A"/>
    <w:rsid w:val="009E3C1F"/>
    <w:rsid w:val="009E3E27"/>
    <w:rsid w:val="009E421D"/>
    <w:rsid w:val="009E46F9"/>
    <w:rsid w:val="009E47B5"/>
    <w:rsid w:val="009E483E"/>
    <w:rsid w:val="009E483F"/>
    <w:rsid w:val="009E48AF"/>
    <w:rsid w:val="009E4CA9"/>
    <w:rsid w:val="009E4CBA"/>
    <w:rsid w:val="009E4D7A"/>
    <w:rsid w:val="009E4DD5"/>
    <w:rsid w:val="009E550B"/>
    <w:rsid w:val="009E56F8"/>
    <w:rsid w:val="009E605F"/>
    <w:rsid w:val="009E60D2"/>
    <w:rsid w:val="009E60DE"/>
    <w:rsid w:val="009E62A7"/>
    <w:rsid w:val="009E62D6"/>
    <w:rsid w:val="009E63D0"/>
    <w:rsid w:val="009E69DA"/>
    <w:rsid w:val="009E6C0D"/>
    <w:rsid w:val="009E6CDC"/>
    <w:rsid w:val="009E6E34"/>
    <w:rsid w:val="009E7177"/>
    <w:rsid w:val="009E7485"/>
    <w:rsid w:val="009E769D"/>
    <w:rsid w:val="009E78B7"/>
    <w:rsid w:val="009F009B"/>
    <w:rsid w:val="009F017D"/>
    <w:rsid w:val="009F0243"/>
    <w:rsid w:val="009F04D1"/>
    <w:rsid w:val="009F06AC"/>
    <w:rsid w:val="009F0700"/>
    <w:rsid w:val="009F0961"/>
    <w:rsid w:val="009F0A2A"/>
    <w:rsid w:val="009F0E0A"/>
    <w:rsid w:val="009F0E42"/>
    <w:rsid w:val="009F13D2"/>
    <w:rsid w:val="009F17DC"/>
    <w:rsid w:val="009F1A53"/>
    <w:rsid w:val="009F1B8E"/>
    <w:rsid w:val="009F1F14"/>
    <w:rsid w:val="009F20D2"/>
    <w:rsid w:val="009F2153"/>
    <w:rsid w:val="009F2413"/>
    <w:rsid w:val="009F2C6B"/>
    <w:rsid w:val="009F2CF8"/>
    <w:rsid w:val="009F2F7C"/>
    <w:rsid w:val="009F34EA"/>
    <w:rsid w:val="009F3797"/>
    <w:rsid w:val="009F3AB0"/>
    <w:rsid w:val="009F4065"/>
    <w:rsid w:val="009F4236"/>
    <w:rsid w:val="009F46D7"/>
    <w:rsid w:val="009F4729"/>
    <w:rsid w:val="009F541F"/>
    <w:rsid w:val="009F5533"/>
    <w:rsid w:val="009F571B"/>
    <w:rsid w:val="009F5754"/>
    <w:rsid w:val="009F5E0E"/>
    <w:rsid w:val="009F6022"/>
    <w:rsid w:val="009F6198"/>
    <w:rsid w:val="009F64F4"/>
    <w:rsid w:val="009F6988"/>
    <w:rsid w:val="009F6B0E"/>
    <w:rsid w:val="009F7027"/>
    <w:rsid w:val="009F71AE"/>
    <w:rsid w:val="009F7529"/>
    <w:rsid w:val="009F7552"/>
    <w:rsid w:val="009F763B"/>
    <w:rsid w:val="009F7A05"/>
    <w:rsid w:val="009F7AE1"/>
    <w:rsid w:val="009F7E49"/>
    <w:rsid w:val="00A001DF"/>
    <w:rsid w:val="00A00739"/>
    <w:rsid w:val="00A01794"/>
    <w:rsid w:val="00A01C1B"/>
    <w:rsid w:val="00A01C6A"/>
    <w:rsid w:val="00A01CDB"/>
    <w:rsid w:val="00A0211F"/>
    <w:rsid w:val="00A029FB"/>
    <w:rsid w:val="00A02B3F"/>
    <w:rsid w:val="00A03049"/>
    <w:rsid w:val="00A030DA"/>
    <w:rsid w:val="00A032B0"/>
    <w:rsid w:val="00A03730"/>
    <w:rsid w:val="00A0377A"/>
    <w:rsid w:val="00A03825"/>
    <w:rsid w:val="00A03900"/>
    <w:rsid w:val="00A0419D"/>
    <w:rsid w:val="00A043F9"/>
    <w:rsid w:val="00A045B7"/>
    <w:rsid w:val="00A049A8"/>
    <w:rsid w:val="00A04A83"/>
    <w:rsid w:val="00A0586F"/>
    <w:rsid w:val="00A05AA1"/>
    <w:rsid w:val="00A05BEB"/>
    <w:rsid w:val="00A06369"/>
    <w:rsid w:val="00A064CD"/>
    <w:rsid w:val="00A065A0"/>
    <w:rsid w:val="00A06961"/>
    <w:rsid w:val="00A06993"/>
    <w:rsid w:val="00A06D24"/>
    <w:rsid w:val="00A06DF0"/>
    <w:rsid w:val="00A07088"/>
    <w:rsid w:val="00A07177"/>
    <w:rsid w:val="00A0751D"/>
    <w:rsid w:val="00A07527"/>
    <w:rsid w:val="00A0762D"/>
    <w:rsid w:val="00A07B18"/>
    <w:rsid w:val="00A07B5A"/>
    <w:rsid w:val="00A07C55"/>
    <w:rsid w:val="00A07DF4"/>
    <w:rsid w:val="00A10061"/>
    <w:rsid w:val="00A10561"/>
    <w:rsid w:val="00A105AB"/>
    <w:rsid w:val="00A108D0"/>
    <w:rsid w:val="00A10ABC"/>
    <w:rsid w:val="00A10C0F"/>
    <w:rsid w:val="00A10EDC"/>
    <w:rsid w:val="00A11354"/>
    <w:rsid w:val="00A113A5"/>
    <w:rsid w:val="00A1145C"/>
    <w:rsid w:val="00A1146E"/>
    <w:rsid w:val="00A11485"/>
    <w:rsid w:val="00A11841"/>
    <w:rsid w:val="00A126AA"/>
    <w:rsid w:val="00A12E5F"/>
    <w:rsid w:val="00A133CA"/>
    <w:rsid w:val="00A134D2"/>
    <w:rsid w:val="00A13539"/>
    <w:rsid w:val="00A1387A"/>
    <w:rsid w:val="00A13986"/>
    <w:rsid w:val="00A13ED1"/>
    <w:rsid w:val="00A1403F"/>
    <w:rsid w:val="00A14250"/>
    <w:rsid w:val="00A144FC"/>
    <w:rsid w:val="00A145B6"/>
    <w:rsid w:val="00A146C1"/>
    <w:rsid w:val="00A149AF"/>
    <w:rsid w:val="00A14D2F"/>
    <w:rsid w:val="00A14FCB"/>
    <w:rsid w:val="00A15750"/>
    <w:rsid w:val="00A15D4F"/>
    <w:rsid w:val="00A15E9C"/>
    <w:rsid w:val="00A16A4C"/>
    <w:rsid w:val="00A16AD6"/>
    <w:rsid w:val="00A17583"/>
    <w:rsid w:val="00A1762A"/>
    <w:rsid w:val="00A17843"/>
    <w:rsid w:val="00A20570"/>
    <w:rsid w:val="00A20867"/>
    <w:rsid w:val="00A20973"/>
    <w:rsid w:val="00A20D78"/>
    <w:rsid w:val="00A216FE"/>
    <w:rsid w:val="00A2196F"/>
    <w:rsid w:val="00A21F18"/>
    <w:rsid w:val="00A2220C"/>
    <w:rsid w:val="00A22A43"/>
    <w:rsid w:val="00A22C27"/>
    <w:rsid w:val="00A22E5F"/>
    <w:rsid w:val="00A22F3D"/>
    <w:rsid w:val="00A233C3"/>
    <w:rsid w:val="00A239B9"/>
    <w:rsid w:val="00A23B0B"/>
    <w:rsid w:val="00A23B48"/>
    <w:rsid w:val="00A2478F"/>
    <w:rsid w:val="00A2485C"/>
    <w:rsid w:val="00A24963"/>
    <w:rsid w:val="00A24C85"/>
    <w:rsid w:val="00A251E6"/>
    <w:rsid w:val="00A25293"/>
    <w:rsid w:val="00A25353"/>
    <w:rsid w:val="00A257E4"/>
    <w:rsid w:val="00A25920"/>
    <w:rsid w:val="00A25976"/>
    <w:rsid w:val="00A25B07"/>
    <w:rsid w:val="00A25F80"/>
    <w:rsid w:val="00A267F2"/>
    <w:rsid w:val="00A26958"/>
    <w:rsid w:val="00A27171"/>
    <w:rsid w:val="00A27382"/>
    <w:rsid w:val="00A274EB"/>
    <w:rsid w:val="00A27D75"/>
    <w:rsid w:val="00A27E83"/>
    <w:rsid w:val="00A306C6"/>
    <w:rsid w:val="00A306DD"/>
    <w:rsid w:val="00A306F5"/>
    <w:rsid w:val="00A30A55"/>
    <w:rsid w:val="00A30A69"/>
    <w:rsid w:val="00A31900"/>
    <w:rsid w:val="00A31AF6"/>
    <w:rsid w:val="00A31DC5"/>
    <w:rsid w:val="00A31EA6"/>
    <w:rsid w:val="00A3239A"/>
    <w:rsid w:val="00A32574"/>
    <w:rsid w:val="00A32827"/>
    <w:rsid w:val="00A32A1C"/>
    <w:rsid w:val="00A32CBF"/>
    <w:rsid w:val="00A32CC1"/>
    <w:rsid w:val="00A32DCF"/>
    <w:rsid w:val="00A33047"/>
    <w:rsid w:val="00A33139"/>
    <w:rsid w:val="00A335D8"/>
    <w:rsid w:val="00A3379A"/>
    <w:rsid w:val="00A337BF"/>
    <w:rsid w:val="00A3386F"/>
    <w:rsid w:val="00A33C9D"/>
    <w:rsid w:val="00A343E5"/>
    <w:rsid w:val="00A34552"/>
    <w:rsid w:val="00A35AB2"/>
    <w:rsid w:val="00A36500"/>
    <w:rsid w:val="00A366C4"/>
    <w:rsid w:val="00A36883"/>
    <w:rsid w:val="00A368B2"/>
    <w:rsid w:val="00A36B5B"/>
    <w:rsid w:val="00A36EBF"/>
    <w:rsid w:val="00A37E68"/>
    <w:rsid w:val="00A40529"/>
    <w:rsid w:val="00A40586"/>
    <w:rsid w:val="00A4074A"/>
    <w:rsid w:val="00A40EA3"/>
    <w:rsid w:val="00A40F71"/>
    <w:rsid w:val="00A41247"/>
    <w:rsid w:val="00A416F0"/>
    <w:rsid w:val="00A419FF"/>
    <w:rsid w:val="00A41E72"/>
    <w:rsid w:val="00A41F0B"/>
    <w:rsid w:val="00A42135"/>
    <w:rsid w:val="00A421F1"/>
    <w:rsid w:val="00A42587"/>
    <w:rsid w:val="00A4258C"/>
    <w:rsid w:val="00A426E7"/>
    <w:rsid w:val="00A42817"/>
    <w:rsid w:val="00A42F46"/>
    <w:rsid w:val="00A42F50"/>
    <w:rsid w:val="00A4311D"/>
    <w:rsid w:val="00A434C0"/>
    <w:rsid w:val="00A436FF"/>
    <w:rsid w:val="00A43915"/>
    <w:rsid w:val="00A4394E"/>
    <w:rsid w:val="00A4396F"/>
    <w:rsid w:val="00A43D9A"/>
    <w:rsid w:val="00A43E83"/>
    <w:rsid w:val="00A447DA"/>
    <w:rsid w:val="00A44A99"/>
    <w:rsid w:val="00A44EC9"/>
    <w:rsid w:val="00A44FC2"/>
    <w:rsid w:val="00A45889"/>
    <w:rsid w:val="00A45ACE"/>
    <w:rsid w:val="00A45D3A"/>
    <w:rsid w:val="00A462D6"/>
    <w:rsid w:val="00A46799"/>
    <w:rsid w:val="00A46D5D"/>
    <w:rsid w:val="00A46F5B"/>
    <w:rsid w:val="00A477F8"/>
    <w:rsid w:val="00A47B8F"/>
    <w:rsid w:val="00A47F5A"/>
    <w:rsid w:val="00A51D38"/>
    <w:rsid w:val="00A5203F"/>
    <w:rsid w:val="00A52359"/>
    <w:rsid w:val="00A5282B"/>
    <w:rsid w:val="00A52A66"/>
    <w:rsid w:val="00A52CDA"/>
    <w:rsid w:val="00A5332E"/>
    <w:rsid w:val="00A5343A"/>
    <w:rsid w:val="00A534CE"/>
    <w:rsid w:val="00A53AB4"/>
    <w:rsid w:val="00A53EC2"/>
    <w:rsid w:val="00A54DDE"/>
    <w:rsid w:val="00A5510C"/>
    <w:rsid w:val="00A553DA"/>
    <w:rsid w:val="00A558B3"/>
    <w:rsid w:val="00A55E0E"/>
    <w:rsid w:val="00A55E1D"/>
    <w:rsid w:val="00A56276"/>
    <w:rsid w:val="00A5631B"/>
    <w:rsid w:val="00A56863"/>
    <w:rsid w:val="00A56AFC"/>
    <w:rsid w:val="00A56B5E"/>
    <w:rsid w:val="00A56BEF"/>
    <w:rsid w:val="00A56D24"/>
    <w:rsid w:val="00A56F33"/>
    <w:rsid w:val="00A57119"/>
    <w:rsid w:val="00A571EB"/>
    <w:rsid w:val="00A57224"/>
    <w:rsid w:val="00A5728F"/>
    <w:rsid w:val="00A572C6"/>
    <w:rsid w:val="00A574BD"/>
    <w:rsid w:val="00A57A21"/>
    <w:rsid w:val="00A57B76"/>
    <w:rsid w:val="00A57D1D"/>
    <w:rsid w:val="00A606CC"/>
    <w:rsid w:val="00A6096E"/>
    <w:rsid w:val="00A60CEB"/>
    <w:rsid w:val="00A60EB9"/>
    <w:rsid w:val="00A60F96"/>
    <w:rsid w:val="00A6105E"/>
    <w:rsid w:val="00A61068"/>
    <w:rsid w:val="00A61C22"/>
    <w:rsid w:val="00A61FEA"/>
    <w:rsid w:val="00A6237F"/>
    <w:rsid w:val="00A62398"/>
    <w:rsid w:val="00A628F4"/>
    <w:rsid w:val="00A62A07"/>
    <w:rsid w:val="00A62A0A"/>
    <w:rsid w:val="00A630DE"/>
    <w:rsid w:val="00A63140"/>
    <w:rsid w:val="00A63590"/>
    <w:rsid w:val="00A635DE"/>
    <w:rsid w:val="00A63612"/>
    <w:rsid w:val="00A63651"/>
    <w:rsid w:val="00A63816"/>
    <w:rsid w:val="00A63A49"/>
    <w:rsid w:val="00A63B26"/>
    <w:rsid w:val="00A63FF7"/>
    <w:rsid w:val="00A6435D"/>
    <w:rsid w:val="00A64B46"/>
    <w:rsid w:val="00A64FF2"/>
    <w:rsid w:val="00A65608"/>
    <w:rsid w:val="00A6568E"/>
    <w:rsid w:val="00A65886"/>
    <w:rsid w:val="00A65DEC"/>
    <w:rsid w:val="00A66264"/>
    <w:rsid w:val="00A6642C"/>
    <w:rsid w:val="00A665B0"/>
    <w:rsid w:val="00A66661"/>
    <w:rsid w:val="00A668BC"/>
    <w:rsid w:val="00A66BFE"/>
    <w:rsid w:val="00A66CAC"/>
    <w:rsid w:val="00A66F4F"/>
    <w:rsid w:val="00A66FDE"/>
    <w:rsid w:val="00A6766F"/>
    <w:rsid w:val="00A67942"/>
    <w:rsid w:val="00A679FC"/>
    <w:rsid w:val="00A67B07"/>
    <w:rsid w:val="00A67DA7"/>
    <w:rsid w:val="00A67F45"/>
    <w:rsid w:val="00A7003A"/>
    <w:rsid w:val="00A701BE"/>
    <w:rsid w:val="00A705FA"/>
    <w:rsid w:val="00A70763"/>
    <w:rsid w:val="00A7076E"/>
    <w:rsid w:val="00A70821"/>
    <w:rsid w:val="00A70B2B"/>
    <w:rsid w:val="00A714D2"/>
    <w:rsid w:val="00A7162D"/>
    <w:rsid w:val="00A71A3E"/>
    <w:rsid w:val="00A71C66"/>
    <w:rsid w:val="00A71D8F"/>
    <w:rsid w:val="00A72498"/>
    <w:rsid w:val="00A7263C"/>
    <w:rsid w:val="00A72822"/>
    <w:rsid w:val="00A72A06"/>
    <w:rsid w:val="00A72BE7"/>
    <w:rsid w:val="00A733AB"/>
    <w:rsid w:val="00A738D1"/>
    <w:rsid w:val="00A73968"/>
    <w:rsid w:val="00A743D9"/>
    <w:rsid w:val="00A74718"/>
    <w:rsid w:val="00A74EEB"/>
    <w:rsid w:val="00A7503B"/>
    <w:rsid w:val="00A75382"/>
    <w:rsid w:val="00A75D5E"/>
    <w:rsid w:val="00A764A2"/>
    <w:rsid w:val="00A766CB"/>
    <w:rsid w:val="00A76843"/>
    <w:rsid w:val="00A7684B"/>
    <w:rsid w:val="00A7713D"/>
    <w:rsid w:val="00A77782"/>
    <w:rsid w:val="00A7795E"/>
    <w:rsid w:val="00A779BB"/>
    <w:rsid w:val="00A8074D"/>
    <w:rsid w:val="00A80F8D"/>
    <w:rsid w:val="00A811A5"/>
    <w:rsid w:val="00A81295"/>
    <w:rsid w:val="00A81567"/>
    <w:rsid w:val="00A81769"/>
    <w:rsid w:val="00A81838"/>
    <w:rsid w:val="00A81F45"/>
    <w:rsid w:val="00A82554"/>
    <w:rsid w:val="00A82738"/>
    <w:rsid w:val="00A82A1E"/>
    <w:rsid w:val="00A82BEE"/>
    <w:rsid w:val="00A82E6F"/>
    <w:rsid w:val="00A836C7"/>
    <w:rsid w:val="00A83F45"/>
    <w:rsid w:val="00A83F63"/>
    <w:rsid w:val="00A840E6"/>
    <w:rsid w:val="00A84376"/>
    <w:rsid w:val="00A84639"/>
    <w:rsid w:val="00A84757"/>
    <w:rsid w:val="00A847C6"/>
    <w:rsid w:val="00A8493E"/>
    <w:rsid w:val="00A84961"/>
    <w:rsid w:val="00A849B3"/>
    <w:rsid w:val="00A84BB2"/>
    <w:rsid w:val="00A85010"/>
    <w:rsid w:val="00A85072"/>
    <w:rsid w:val="00A85382"/>
    <w:rsid w:val="00A8540F"/>
    <w:rsid w:val="00A857F3"/>
    <w:rsid w:val="00A85C07"/>
    <w:rsid w:val="00A863B6"/>
    <w:rsid w:val="00A86748"/>
    <w:rsid w:val="00A86ADC"/>
    <w:rsid w:val="00A86AE2"/>
    <w:rsid w:val="00A86C79"/>
    <w:rsid w:val="00A86E62"/>
    <w:rsid w:val="00A87A11"/>
    <w:rsid w:val="00A87D58"/>
    <w:rsid w:val="00A902CE"/>
    <w:rsid w:val="00A90496"/>
    <w:rsid w:val="00A9058E"/>
    <w:rsid w:val="00A90B98"/>
    <w:rsid w:val="00A90BAC"/>
    <w:rsid w:val="00A90DB2"/>
    <w:rsid w:val="00A90ECA"/>
    <w:rsid w:val="00A9122A"/>
    <w:rsid w:val="00A915E5"/>
    <w:rsid w:val="00A91902"/>
    <w:rsid w:val="00A91A91"/>
    <w:rsid w:val="00A92151"/>
    <w:rsid w:val="00A92186"/>
    <w:rsid w:val="00A929CB"/>
    <w:rsid w:val="00A92A73"/>
    <w:rsid w:val="00A92D13"/>
    <w:rsid w:val="00A930E5"/>
    <w:rsid w:val="00A93467"/>
    <w:rsid w:val="00A936DE"/>
    <w:rsid w:val="00A93878"/>
    <w:rsid w:val="00A9388F"/>
    <w:rsid w:val="00A940EB"/>
    <w:rsid w:val="00A941B8"/>
    <w:rsid w:val="00A941F0"/>
    <w:rsid w:val="00A943BE"/>
    <w:rsid w:val="00A94410"/>
    <w:rsid w:val="00A944EE"/>
    <w:rsid w:val="00A94501"/>
    <w:rsid w:val="00A948B3"/>
    <w:rsid w:val="00A94B64"/>
    <w:rsid w:val="00A94BF9"/>
    <w:rsid w:val="00A94CE3"/>
    <w:rsid w:val="00A94F9D"/>
    <w:rsid w:val="00A94FBF"/>
    <w:rsid w:val="00A95321"/>
    <w:rsid w:val="00A95499"/>
    <w:rsid w:val="00A95597"/>
    <w:rsid w:val="00A95625"/>
    <w:rsid w:val="00A95D17"/>
    <w:rsid w:val="00A960D5"/>
    <w:rsid w:val="00A964A3"/>
    <w:rsid w:val="00A96685"/>
    <w:rsid w:val="00A96847"/>
    <w:rsid w:val="00A96A02"/>
    <w:rsid w:val="00A97348"/>
    <w:rsid w:val="00A97782"/>
    <w:rsid w:val="00A9782A"/>
    <w:rsid w:val="00A97898"/>
    <w:rsid w:val="00A97953"/>
    <w:rsid w:val="00A97A0D"/>
    <w:rsid w:val="00A97D82"/>
    <w:rsid w:val="00AA02DB"/>
    <w:rsid w:val="00AA064D"/>
    <w:rsid w:val="00AA0AF6"/>
    <w:rsid w:val="00AA12AF"/>
    <w:rsid w:val="00AA1554"/>
    <w:rsid w:val="00AA1567"/>
    <w:rsid w:val="00AA1682"/>
    <w:rsid w:val="00AA16E4"/>
    <w:rsid w:val="00AA1C06"/>
    <w:rsid w:val="00AA1E25"/>
    <w:rsid w:val="00AA1FF1"/>
    <w:rsid w:val="00AA2561"/>
    <w:rsid w:val="00AA2925"/>
    <w:rsid w:val="00AA2BE0"/>
    <w:rsid w:val="00AA2DAC"/>
    <w:rsid w:val="00AA304E"/>
    <w:rsid w:val="00AA3081"/>
    <w:rsid w:val="00AA3173"/>
    <w:rsid w:val="00AA32B6"/>
    <w:rsid w:val="00AA378D"/>
    <w:rsid w:val="00AA3A30"/>
    <w:rsid w:val="00AA3ACF"/>
    <w:rsid w:val="00AA3D48"/>
    <w:rsid w:val="00AA4711"/>
    <w:rsid w:val="00AA4D17"/>
    <w:rsid w:val="00AA4FB5"/>
    <w:rsid w:val="00AA52A1"/>
    <w:rsid w:val="00AA5626"/>
    <w:rsid w:val="00AA5882"/>
    <w:rsid w:val="00AA5B3E"/>
    <w:rsid w:val="00AA5F05"/>
    <w:rsid w:val="00AA6508"/>
    <w:rsid w:val="00AA6A1D"/>
    <w:rsid w:val="00AA6C33"/>
    <w:rsid w:val="00AA6D4B"/>
    <w:rsid w:val="00AA7434"/>
    <w:rsid w:val="00AA76EB"/>
    <w:rsid w:val="00AA7752"/>
    <w:rsid w:val="00AA77E4"/>
    <w:rsid w:val="00AA7802"/>
    <w:rsid w:val="00AA79B1"/>
    <w:rsid w:val="00AA7A5C"/>
    <w:rsid w:val="00AA7B94"/>
    <w:rsid w:val="00AA7D3E"/>
    <w:rsid w:val="00AB01CA"/>
    <w:rsid w:val="00AB04AA"/>
    <w:rsid w:val="00AB09E9"/>
    <w:rsid w:val="00AB0AAC"/>
    <w:rsid w:val="00AB0CE2"/>
    <w:rsid w:val="00AB1066"/>
    <w:rsid w:val="00AB1537"/>
    <w:rsid w:val="00AB1926"/>
    <w:rsid w:val="00AB1EA1"/>
    <w:rsid w:val="00AB1FC0"/>
    <w:rsid w:val="00AB20AA"/>
    <w:rsid w:val="00AB2179"/>
    <w:rsid w:val="00AB2416"/>
    <w:rsid w:val="00AB24D5"/>
    <w:rsid w:val="00AB28DF"/>
    <w:rsid w:val="00AB2A02"/>
    <w:rsid w:val="00AB2CDE"/>
    <w:rsid w:val="00AB3085"/>
    <w:rsid w:val="00AB32CC"/>
    <w:rsid w:val="00AB3A61"/>
    <w:rsid w:val="00AB3B70"/>
    <w:rsid w:val="00AB42D6"/>
    <w:rsid w:val="00AB4370"/>
    <w:rsid w:val="00AB43A2"/>
    <w:rsid w:val="00AB4693"/>
    <w:rsid w:val="00AB4A1B"/>
    <w:rsid w:val="00AB4B05"/>
    <w:rsid w:val="00AB4B40"/>
    <w:rsid w:val="00AB4F10"/>
    <w:rsid w:val="00AB4FE6"/>
    <w:rsid w:val="00AB5B6A"/>
    <w:rsid w:val="00AB5D78"/>
    <w:rsid w:val="00AB6606"/>
    <w:rsid w:val="00AB675A"/>
    <w:rsid w:val="00AB69DC"/>
    <w:rsid w:val="00AB6A16"/>
    <w:rsid w:val="00AB6BF5"/>
    <w:rsid w:val="00AB6C6C"/>
    <w:rsid w:val="00AB7442"/>
    <w:rsid w:val="00AB7712"/>
    <w:rsid w:val="00AB7905"/>
    <w:rsid w:val="00AB799C"/>
    <w:rsid w:val="00AB7E84"/>
    <w:rsid w:val="00AB7ED4"/>
    <w:rsid w:val="00AC004A"/>
    <w:rsid w:val="00AC00BE"/>
    <w:rsid w:val="00AC0458"/>
    <w:rsid w:val="00AC0E41"/>
    <w:rsid w:val="00AC0F34"/>
    <w:rsid w:val="00AC12DD"/>
    <w:rsid w:val="00AC1741"/>
    <w:rsid w:val="00AC1C7F"/>
    <w:rsid w:val="00AC1C80"/>
    <w:rsid w:val="00AC2041"/>
    <w:rsid w:val="00AC20F6"/>
    <w:rsid w:val="00AC2272"/>
    <w:rsid w:val="00AC2291"/>
    <w:rsid w:val="00AC23A9"/>
    <w:rsid w:val="00AC267E"/>
    <w:rsid w:val="00AC27D1"/>
    <w:rsid w:val="00AC2A0C"/>
    <w:rsid w:val="00AC2A39"/>
    <w:rsid w:val="00AC2A4C"/>
    <w:rsid w:val="00AC2AD8"/>
    <w:rsid w:val="00AC2B50"/>
    <w:rsid w:val="00AC2BA6"/>
    <w:rsid w:val="00AC2BF6"/>
    <w:rsid w:val="00AC2D53"/>
    <w:rsid w:val="00AC2EF3"/>
    <w:rsid w:val="00AC3093"/>
    <w:rsid w:val="00AC3359"/>
    <w:rsid w:val="00AC3401"/>
    <w:rsid w:val="00AC3633"/>
    <w:rsid w:val="00AC36BE"/>
    <w:rsid w:val="00AC39F1"/>
    <w:rsid w:val="00AC3A66"/>
    <w:rsid w:val="00AC3AF5"/>
    <w:rsid w:val="00AC3C73"/>
    <w:rsid w:val="00AC3F2F"/>
    <w:rsid w:val="00AC425A"/>
    <w:rsid w:val="00AC426E"/>
    <w:rsid w:val="00AC43EB"/>
    <w:rsid w:val="00AC446C"/>
    <w:rsid w:val="00AC446E"/>
    <w:rsid w:val="00AC4542"/>
    <w:rsid w:val="00AC494F"/>
    <w:rsid w:val="00AC49AF"/>
    <w:rsid w:val="00AC4D61"/>
    <w:rsid w:val="00AC4DB2"/>
    <w:rsid w:val="00AC52B4"/>
    <w:rsid w:val="00AC55A5"/>
    <w:rsid w:val="00AC59B1"/>
    <w:rsid w:val="00AC5AFB"/>
    <w:rsid w:val="00AC621A"/>
    <w:rsid w:val="00AC62B4"/>
    <w:rsid w:val="00AC68F0"/>
    <w:rsid w:val="00AC6FCF"/>
    <w:rsid w:val="00AC723E"/>
    <w:rsid w:val="00AC7371"/>
    <w:rsid w:val="00AC7433"/>
    <w:rsid w:val="00AC7B1B"/>
    <w:rsid w:val="00AD01E9"/>
    <w:rsid w:val="00AD02AB"/>
    <w:rsid w:val="00AD0392"/>
    <w:rsid w:val="00AD041B"/>
    <w:rsid w:val="00AD0697"/>
    <w:rsid w:val="00AD0C09"/>
    <w:rsid w:val="00AD0C64"/>
    <w:rsid w:val="00AD1072"/>
    <w:rsid w:val="00AD10E7"/>
    <w:rsid w:val="00AD11CE"/>
    <w:rsid w:val="00AD199B"/>
    <w:rsid w:val="00AD1C77"/>
    <w:rsid w:val="00AD1F33"/>
    <w:rsid w:val="00AD223F"/>
    <w:rsid w:val="00AD2452"/>
    <w:rsid w:val="00AD27F2"/>
    <w:rsid w:val="00AD2B02"/>
    <w:rsid w:val="00AD2B83"/>
    <w:rsid w:val="00AD3726"/>
    <w:rsid w:val="00AD3859"/>
    <w:rsid w:val="00AD3A86"/>
    <w:rsid w:val="00AD3FD3"/>
    <w:rsid w:val="00AD40C7"/>
    <w:rsid w:val="00AD416F"/>
    <w:rsid w:val="00AD4906"/>
    <w:rsid w:val="00AD4EAF"/>
    <w:rsid w:val="00AD518F"/>
    <w:rsid w:val="00AD51DB"/>
    <w:rsid w:val="00AD528B"/>
    <w:rsid w:val="00AD54BF"/>
    <w:rsid w:val="00AD58BB"/>
    <w:rsid w:val="00AD58CA"/>
    <w:rsid w:val="00AD59C9"/>
    <w:rsid w:val="00AD5C7F"/>
    <w:rsid w:val="00AD642B"/>
    <w:rsid w:val="00AD67F3"/>
    <w:rsid w:val="00AD7B03"/>
    <w:rsid w:val="00AD7BD8"/>
    <w:rsid w:val="00AD7D90"/>
    <w:rsid w:val="00AE0108"/>
    <w:rsid w:val="00AE0476"/>
    <w:rsid w:val="00AE0791"/>
    <w:rsid w:val="00AE0931"/>
    <w:rsid w:val="00AE0C10"/>
    <w:rsid w:val="00AE0E9E"/>
    <w:rsid w:val="00AE10AE"/>
    <w:rsid w:val="00AE1453"/>
    <w:rsid w:val="00AE1474"/>
    <w:rsid w:val="00AE1D1D"/>
    <w:rsid w:val="00AE1D8D"/>
    <w:rsid w:val="00AE1EE6"/>
    <w:rsid w:val="00AE2012"/>
    <w:rsid w:val="00AE21F8"/>
    <w:rsid w:val="00AE256B"/>
    <w:rsid w:val="00AE2B83"/>
    <w:rsid w:val="00AE2E48"/>
    <w:rsid w:val="00AE2F0C"/>
    <w:rsid w:val="00AE30C7"/>
    <w:rsid w:val="00AE30CB"/>
    <w:rsid w:val="00AE3316"/>
    <w:rsid w:val="00AE3418"/>
    <w:rsid w:val="00AE3623"/>
    <w:rsid w:val="00AE3BC2"/>
    <w:rsid w:val="00AE3F61"/>
    <w:rsid w:val="00AE401B"/>
    <w:rsid w:val="00AE407E"/>
    <w:rsid w:val="00AE42E7"/>
    <w:rsid w:val="00AE44D6"/>
    <w:rsid w:val="00AE49CD"/>
    <w:rsid w:val="00AE4A23"/>
    <w:rsid w:val="00AE4BC3"/>
    <w:rsid w:val="00AE520E"/>
    <w:rsid w:val="00AE544B"/>
    <w:rsid w:val="00AE5683"/>
    <w:rsid w:val="00AE5A0A"/>
    <w:rsid w:val="00AE5AC4"/>
    <w:rsid w:val="00AE5DE3"/>
    <w:rsid w:val="00AE6081"/>
    <w:rsid w:val="00AE6961"/>
    <w:rsid w:val="00AE6DD1"/>
    <w:rsid w:val="00AE788B"/>
    <w:rsid w:val="00AE7AD5"/>
    <w:rsid w:val="00AE7EBC"/>
    <w:rsid w:val="00AF011B"/>
    <w:rsid w:val="00AF0B72"/>
    <w:rsid w:val="00AF0C9D"/>
    <w:rsid w:val="00AF0EFF"/>
    <w:rsid w:val="00AF142D"/>
    <w:rsid w:val="00AF14AB"/>
    <w:rsid w:val="00AF15F8"/>
    <w:rsid w:val="00AF16F0"/>
    <w:rsid w:val="00AF1A32"/>
    <w:rsid w:val="00AF1A53"/>
    <w:rsid w:val="00AF1DAE"/>
    <w:rsid w:val="00AF28DF"/>
    <w:rsid w:val="00AF2961"/>
    <w:rsid w:val="00AF2972"/>
    <w:rsid w:val="00AF2FFA"/>
    <w:rsid w:val="00AF3225"/>
    <w:rsid w:val="00AF34F0"/>
    <w:rsid w:val="00AF38B0"/>
    <w:rsid w:val="00AF3B64"/>
    <w:rsid w:val="00AF3F80"/>
    <w:rsid w:val="00AF3F9E"/>
    <w:rsid w:val="00AF48BD"/>
    <w:rsid w:val="00AF575B"/>
    <w:rsid w:val="00AF5825"/>
    <w:rsid w:val="00AF5C41"/>
    <w:rsid w:val="00AF5DC4"/>
    <w:rsid w:val="00AF5E16"/>
    <w:rsid w:val="00AF6030"/>
    <w:rsid w:val="00AF617F"/>
    <w:rsid w:val="00AF6222"/>
    <w:rsid w:val="00AF6277"/>
    <w:rsid w:val="00AF627A"/>
    <w:rsid w:val="00AF64E4"/>
    <w:rsid w:val="00AF6CB2"/>
    <w:rsid w:val="00AF6EA9"/>
    <w:rsid w:val="00AF6FC8"/>
    <w:rsid w:val="00AF767B"/>
    <w:rsid w:val="00AF7744"/>
    <w:rsid w:val="00AF7830"/>
    <w:rsid w:val="00AF7BA6"/>
    <w:rsid w:val="00AF7D38"/>
    <w:rsid w:val="00AF7E5F"/>
    <w:rsid w:val="00B000C0"/>
    <w:rsid w:val="00B00964"/>
    <w:rsid w:val="00B00A43"/>
    <w:rsid w:val="00B0118A"/>
    <w:rsid w:val="00B015CB"/>
    <w:rsid w:val="00B01708"/>
    <w:rsid w:val="00B01BBE"/>
    <w:rsid w:val="00B0276B"/>
    <w:rsid w:val="00B02DCA"/>
    <w:rsid w:val="00B02FD1"/>
    <w:rsid w:val="00B03564"/>
    <w:rsid w:val="00B03BE0"/>
    <w:rsid w:val="00B0474D"/>
    <w:rsid w:val="00B04B48"/>
    <w:rsid w:val="00B04EBE"/>
    <w:rsid w:val="00B050DE"/>
    <w:rsid w:val="00B0541E"/>
    <w:rsid w:val="00B0562D"/>
    <w:rsid w:val="00B058EC"/>
    <w:rsid w:val="00B05D79"/>
    <w:rsid w:val="00B05F99"/>
    <w:rsid w:val="00B06867"/>
    <w:rsid w:val="00B06889"/>
    <w:rsid w:val="00B06D60"/>
    <w:rsid w:val="00B0750A"/>
    <w:rsid w:val="00B07754"/>
    <w:rsid w:val="00B07A27"/>
    <w:rsid w:val="00B07B3F"/>
    <w:rsid w:val="00B104C1"/>
    <w:rsid w:val="00B107E5"/>
    <w:rsid w:val="00B10C6B"/>
    <w:rsid w:val="00B10D5E"/>
    <w:rsid w:val="00B10DF1"/>
    <w:rsid w:val="00B10FF1"/>
    <w:rsid w:val="00B111A6"/>
    <w:rsid w:val="00B111D8"/>
    <w:rsid w:val="00B11392"/>
    <w:rsid w:val="00B114C3"/>
    <w:rsid w:val="00B11B8D"/>
    <w:rsid w:val="00B1218D"/>
    <w:rsid w:val="00B127DB"/>
    <w:rsid w:val="00B128B2"/>
    <w:rsid w:val="00B12918"/>
    <w:rsid w:val="00B12927"/>
    <w:rsid w:val="00B12FF0"/>
    <w:rsid w:val="00B13178"/>
    <w:rsid w:val="00B1361A"/>
    <w:rsid w:val="00B13775"/>
    <w:rsid w:val="00B13777"/>
    <w:rsid w:val="00B13D29"/>
    <w:rsid w:val="00B13E0F"/>
    <w:rsid w:val="00B13E41"/>
    <w:rsid w:val="00B13E73"/>
    <w:rsid w:val="00B13FAA"/>
    <w:rsid w:val="00B1462D"/>
    <w:rsid w:val="00B147B8"/>
    <w:rsid w:val="00B148CE"/>
    <w:rsid w:val="00B14FE4"/>
    <w:rsid w:val="00B151F9"/>
    <w:rsid w:val="00B1523C"/>
    <w:rsid w:val="00B1540E"/>
    <w:rsid w:val="00B15A3C"/>
    <w:rsid w:val="00B15A94"/>
    <w:rsid w:val="00B15E97"/>
    <w:rsid w:val="00B16286"/>
    <w:rsid w:val="00B163CA"/>
    <w:rsid w:val="00B1695A"/>
    <w:rsid w:val="00B169E2"/>
    <w:rsid w:val="00B16AF6"/>
    <w:rsid w:val="00B1714C"/>
    <w:rsid w:val="00B17278"/>
    <w:rsid w:val="00B1745C"/>
    <w:rsid w:val="00B176CC"/>
    <w:rsid w:val="00B17931"/>
    <w:rsid w:val="00B17AB8"/>
    <w:rsid w:val="00B17AFC"/>
    <w:rsid w:val="00B17CA0"/>
    <w:rsid w:val="00B17D0C"/>
    <w:rsid w:val="00B17D63"/>
    <w:rsid w:val="00B20180"/>
    <w:rsid w:val="00B20264"/>
    <w:rsid w:val="00B20923"/>
    <w:rsid w:val="00B209B9"/>
    <w:rsid w:val="00B20BC9"/>
    <w:rsid w:val="00B20D66"/>
    <w:rsid w:val="00B215DF"/>
    <w:rsid w:val="00B21C58"/>
    <w:rsid w:val="00B21D9E"/>
    <w:rsid w:val="00B223EA"/>
    <w:rsid w:val="00B229C7"/>
    <w:rsid w:val="00B22A06"/>
    <w:rsid w:val="00B22C9B"/>
    <w:rsid w:val="00B22F8E"/>
    <w:rsid w:val="00B23644"/>
    <w:rsid w:val="00B23C10"/>
    <w:rsid w:val="00B23E2F"/>
    <w:rsid w:val="00B23EFB"/>
    <w:rsid w:val="00B243D3"/>
    <w:rsid w:val="00B24C54"/>
    <w:rsid w:val="00B24CFB"/>
    <w:rsid w:val="00B250D6"/>
    <w:rsid w:val="00B2523D"/>
    <w:rsid w:val="00B259E6"/>
    <w:rsid w:val="00B25C91"/>
    <w:rsid w:val="00B25F54"/>
    <w:rsid w:val="00B26008"/>
    <w:rsid w:val="00B2632E"/>
    <w:rsid w:val="00B26933"/>
    <w:rsid w:val="00B269FA"/>
    <w:rsid w:val="00B26A30"/>
    <w:rsid w:val="00B27333"/>
    <w:rsid w:val="00B27512"/>
    <w:rsid w:val="00B27569"/>
    <w:rsid w:val="00B27AA0"/>
    <w:rsid w:val="00B27EE6"/>
    <w:rsid w:val="00B30FF2"/>
    <w:rsid w:val="00B31302"/>
    <w:rsid w:val="00B3168D"/>
    <w:rsid w:val="00B3179F"/>
    <w:rsid w:val="00B318BA"/>
    <w:rsid w:val="00B31C7D"/>
    <w:rsid w:val="00B31F0B"/>
    <w:rsid w:val="00B328D2"/>
    <w:rsid w:val="00B32AB5"/>
    <w:rsid w:val="00B32C6A"/>
    <w:rsid w:val="00B32E37"/>
    <w:rsid w:val="00B33245"/>
    <w:rsid w:val="00B33281"/>
    <w:rsid w:val="00B337C2"/>
    <w:rsid w:val="00B33F60"/>
    <w:rsid w:val="00B341B6"/>
    <w:rsid w:val="00B3478B"/>
    <w:rsid w:val="00B34A3D"/>
    <w:rsid w:val="00B35A46"/>
    <w:rsid w:val="00B35B00"/>
    <w:rsid w:val="00B35E8F"/>
    <w:rsid w:val="00B35F15"/>
    <w:rsid w:val="00B35F6D"/>
    <w:rsid w:val="00B36779"/>
    <w:rsid w:val="00B36A4B"/>
    <w:rsid w:val="00B36AC8"/>
    <w:rsid w:val="00B36C75"/>
    <w:rsid w:val="00B36D0F"/>
    <w:rsid w:val="00B37474"/>
    <w:rsid w:val="00B37684"/>
    <w:rsid w:val="00B37C71"/>
    <w:rsid w:val="00B37CB1"/>
    <w:rsid w:val="00B37F44"/>
    <w:rsid w:val="00B40589"/>
    <w:rsid w:val="00B405F7"/>
    <w:rsid w:val="00B4094F"/>
    <w:rsid w:val="00B40EC6"/>
    <w:rsid w:val="00B415BC"/>
    <w:rsid w:val="00B41627"/>
    <w:rsid w:val="00B41AA9"/>
    <w:rsid w:val="00B41D7E"/>
    <w:rsid w:val="00B41F4B"/>
    <w:rsid w:val="00B4220C"/>
    <w:rsid w:val="00B4293B"/>
    <w:rsid w:val="00B42C4C"/>
    <w:rsid w:val="00B42D74"/>
    <w:rsid w:val="00B42F32"/>
    <w:rsid w:val="00B42FAA"/>
    <w:rsid w:val="00B42FAF"/>
    <w:rsid w:val="00B43112"/>
    <w:rsid w:val="00B432EC"/>
    <w:rsid w:val="00B4396B"/>
    <w:rsid w:val="00B43A5C"/>
    <w:rsid w:val="00B43C71"/>
    <w:rsid w:val="00B43C79"/>
    <w:rsid w:val="00B44114"/>
    <w:rsid w:val="00B44400"/>
    <w:rsid w:val="00B4457E"/>
    <w:rsid w:val="00B4471D"/>
    <w:rsid w:val="00B447E0"/>
    <w:rsid w:val="00B44F23"/>
    <w:rsid w:val="00B44FD1"/>
    <w:rsid w:val="00B44FFC"/>
    <w:rsid w:val="00B4516C"/>
    <w:rsid w:val="00B4570D"/>
    <w:rsid w:val="00B4588C"/>
    <w:rsid w:val="00B45911"/>
    <w:rsid w:val="00B45E4F"/>
    <w:rsid w:val="00B45EAB"/>
    <w:rsid w:val="00B4605E"/>
    <w:rsid w:val="00B461D3"/>
    <w:rsid w:val="00B461E9"/>
    <w:rsid w:val="00B46478"/>
    <w:rsid w:val="00B4650C"/>
    <w:rsid w:val="00B465FA"/>
    <w:rsid w:val="00B466F3"/>
    <w:rsid w:val="00B469FC"/>
    <w:rsid w:val="00B46A38"/>
    <w:rsid w:val="00B46AAD"/>
    <w:rsid w:val="00B47019"/>
    <w:rsid w:val="00B47084"/>
    <w:rsid w:val="00B47751"/>
    <w:rsid w:val="00B4779F"/>
    <w:rsid w:val="00B477D7"/>
    <w:rsid w:val="00B47A39"/>
    <w:rsid w:val="00B47E67"/>
    <w:rsid w:val="00B504BB"/>
    <w:rsid w:val="00B50FE5"/>
    <w:rsid w:val="00B51665"/>
    <w:rsid w:val="00B517F8"/>
    <w:rsid w:val="00B51D47"/>
    <w:rsid w:val="00B51DC4"/>
    <w:rsid w:val="00B51F4B"/>
    <w:rsid w:val="00B52816"/>
    <w:rsid w:val="00B52894"/>
    <w:rsid w:val="00B529B9"/>
    <w:rsid w:val="00B52ACA"/>
    <w:rsid w:val="00B532D5"/>
    <w:rsid w:val="00B53403"/>
    <w:rsid w:val="00B53457"/>
    <w:rsid w:val="00B53A91"/>
    <w:rsid w:val="00B540F9"/>
    <w:rsid w:val="00B5428C"/>
    <w:rsid w:val="00B547A3"/>
    <w:rsid w:val="00B548BD"/>
    <w:rsid w:val="00B54B90"/>
    <w:rsid w:val="00B5535B"/>
    <w:rsid w:val="00B556E5"/>
    <w:rsid w:val="00B55717"/>
    <w:rsid w:val="00B55758"/>
    <w:rsid w:val="00B55DEE"/>
    <w:rsid w:val="00B56A13"/>
    <w:rsid w:val="00B56E19"/>
    <w:rsid w:val="00B57893"/>
    <w:rsid w:val="00B57992"/>
    <w:rsid w:val="00B579DF"/>
    <w:rsid w:val="00B57AAB"/>
    <w:rsid w:val="00B57CA4"/>
    <w:rsid w:val="00B57E1B"/>
    <w:rsid w:val="00B6036E"/>
    <w:rsid w:val="00B607D2"/>
    <w:rsid w:val="00B6084F"/>
    <w:rsid w:val="00B60878"/>
    <w:rsid w:val="00B609C4"/>
    <w:rsid w:val="00B60B99"/>
    <w:rsid w:val="00B60C8D"/>
    <w:rsid w:val="00B60D80"/>
    <w:rsid w:val="00B60F1D"/>
    <w:rsid w:val="00B611A7"/>
    <w:rsid w:val="00B6155E"/>
    <w:rsid w:val="00B6155F"/>
    <w:rsid w:val="00B615EC"/>
    <w:rsid w:val="00B6184E"/>
    <w:rsid w:val="00B61C7D"/>
    <w:rsid w:val="00B61ED4"/>
    <w:rsid w:val="00B61F91"/>
    <w:rsid w:val="00B620EF"/>
    <w:rsid w:val="00B621A0"/>
    <w:rsid w:val="00B62761"/>
    <w:rsid w:val="00B62981"/>
    <w:rsid w:val="00B629EF"/>
    <w:rsid w:val="00B62B42"/>
    <w:rsid w:val="00B62B9D"/>
    <w:rsid w:val="00B62DB7"/>
    <w:rsid w:val="00B62DE3"/>
    <w:rsid w:val="00B62E40"/>
    <w:rsid w:val="00B63297"/>
    <w:rsid w:val="00B63580"/>
    <w:rsid w:val="00B6361D"/>
    <w:rsid w:val="00B63627"/>
    <w:rsid w:val="00B637F7"/>
    <w:rsid w:val="00B638EC"/>
    <w:rsid w:val="00B639DC"/>
    <w:rsid w:val="00B6422D"/>
    <w:rsid w:val="00B643A9"/>
    <w:rsid w:val="00B64480"/>
    <w:rsid w:val="00B6454C"/>
    <w:rsid w:val="00B64656"/>
    <w:rsid w:val="00B64A59"/>
    <w:rsid w:val="00B64BC6"/>
    <w:rsid w:val="00B65042"/>
    <w:rsid w:val="00B65496"/>
    <w:rsid w:val="00B654CE"/>
    <w:rsid w:val="00B65AFB"/>
    <w:rsid w:val="00B65B78"/>
    <w:rsid w:val="00B65C02"/>
    <w:rsid w:val="00B663B1"/>
    <w:rsid w:val="00B6649F"/>
    <w:rsid w:val="00B66688"/>
    <w:rsid w:val="00B66957"/>
    <w:rsid w:val="00B6699A"/>
    <w:rsid w:val="00B66AA4"/>
    <w:rsid w:val="00B66BE4"/>
    <w:rsid w:val="00B66C0F"/>
    <w:rsid w:val="00B67179"/>
    <w:rsid w:val="00B67CC5"/>
    <w:rsid w:val="00B69B73"/>
    <w:rsid w:val="00B70241"/>
    <w:rsid w:val="00B70C6F"/>
    <w:rsid w:val="00B710C7"/>
    <w:rsid w:val="00B71174"/>
    <w:rsid w:val="00B711F1"/>
    <w:rsid w:val="00B7142F"/>
    <w:rsid w:val="00B7146F"/>
    <w:rsid w:val="00B7358A"/>
    <w:rsid w:val="00B7358D"/>
    <w:rsid w:val="00B7361A"/>
    <w:rsid w:val="00B73D63"/>
    <w:rsid w:val="00B73F55"/>
    <w:rsid w:val="00B74350"/>
    <w:rsid w:val="00B7438F"/>
    <w:rsid w:val="00B748A9"/>
    <w:rsid w:val="00B74CA1"/>
    <w:rsid w:val="00B74D51"/>
    <w:rsid w:val="00B74F3C"/>
    <w:rsid w:val="00B752B7"/>
    <w:rsid w:val="00B7552E"/>
    <w:rsid w:val="00B7698C"/>
    <w:rsid w:val="00B76C94"/>
    <w:rsid w:val="00B77622"/>
    <w:rsid w:val="00B77AAE"/>
    <w:rsid w:val="00B77AC9"/>
    <w:rsid w:val="00B77F03"/>
    <w:rsid w:val="00B801A7"/>
    <w:rsid w:val="00B804BE"/>
    <w:rsid w:val="00B8051F"/>
    <w:rsid w:val="00B8063E"/>
    <w:rsid w:val="00B8070A"/>
    <w:rsid w:val="00B80918"/>
    <w:rsid w:val="00B80A75"/>
    <w:rsid w:val="00B80C9B"/>
    <w:rsid w:val="00B8103D"/>
    <w:rsid w:val="00B81F3E"/>
    <w:rsid w:val="00B821F6"/>
    <w:rsid w:val="00B8260F"/>
    <w:rsid w:val="00B827D1"/>
    <w:rsid w:val="00B828BF"/>
    <w:rsid w:val="00B82980"/>
    <w:rsid w:val="00B82C40"/>
    <w:rsid w:val="00B82E2C"/>
    <w:rsid w:val="00B83013"/>
    <w:rsid w:val="00B83115"/>
    <w:rsid w:val="00B83461"/>
    <w:rsid w:val="00B837AB"/>
    <w:rsid w:val="00B83ADC"/>
    <w:rsid w:val="00B83C85"/>
    <w:rsid w:val="00B83CE1"/>
    <w:rsid w:val="00B84324"/>
    <w:rsid w:val="00B84A57"/>
    <w:rsid w:val="00B84A92"/>
    <w:rsid w:val="00B84C54"/>
    <w:rsid w:val="00B84CB9"/>
    <w:rsid w:val="00B84E82"/>
    <w:rsid w:val="00B851AB"/>
    <w:rsid w:val="00B85317"/>
    <w:rsid w:val="00B85512"/>
    <w:rsid w:val="00B8551B"/>
    <w:rsid w:val="00B86763"/>
    <w:rsid w:val="00B8678D"/>
    <w:rsid w:val="00B86E26"/>
    <w:rsid w:val="00B86E8F"/>
    <w:rsid w:val="00B87787"/>
    <w:rsid w:val="00B878C1"/>
    <w:rsid w:val="00B87AA1"/>
    <w:rsid w:val="00B87B68"/>
    <w:rsid w:val="00B87CB7"/>
    <w:rsid w:val="00B87F71"/>
    <w:rsid w:val="00B87F7F"/>
    <w:rsid w:val="00B90217"/>
    <w:rsid w:val="00B9046B"/>
    <w:rsid w:val="00B90C02"/>
    <w:rsid w:val="00B911ED"/>
    <w:rsid w:val="00B91240"/>
    <w:rsid w:val="00B91410"/>
    <w:rsid w:val="00B9179E"/>
    <w:rsid w:val="00B91A68"/>
    <w:rsid w:val="00B91ED8"/>
    <w:rsid w:val="00B9203E"/>
    <w:rsid w:val="00B9218D"/>
    <w:rsid w:val="00B9256E"/>
    <w:rsid w:val="00B929DE"/>
    <w:rsid w:val="00B92EEE"/>
    <w:rsid w:val="00B936E1"/>
    <w:rsid w:val="00B9382E"/>
    <w:rsid w:val="00B939FD"/>
    <w:rsid w:val="00B93B53"/>
    <w:rsid w:val="00B93C03"/>
    <w:rsid w:val="00B93F98"/>
    <w:rsid w:val="00B9416F"/>
    <w:rsid w:val="00B94A12"/>
    <w:rsid w:val="00B94B2B"/>
    <w:rsid w:val="00B94BF3"/>
    <w:rsid w:val="00B94D4B"/>
    <w:rsid w:val="00B94F65"/>
    <w:rsid w:val="00B950F8"/>
    <w:rsid w:val="00B954C5"/>
    <w:rsid w:val="00B955C2"/>
    <w:rsid w:val="00B9597E"/>
    <w:rsid w:val="00B95ABA"/>
    <w:rsid w:val="00B95F42"/>
    <w:rsid w:val="00B95FA3"/>
    <w:rsid w:val="00B9637C"/>
    <w:rsid w:val="00B964BD"/>
    <w:rsid w:val="00B96689"/>
    <w:rsid w:val="00B96957"/>
    <w:rsid w:val="00B9713C"/>
    <w:rsid w:val="00B9718E"/>
    <w:rsid w:val="00B972FD"/>
    <w:rsid w:val="00B97446"/>
    <w:rsid w:val="00B97AC8"/>
    <w:rsid w:val="00B97B9A"/>
    <w:rsid w:val="00BA0010"/>
    <w:rsid w:val="00BA11ED"/>
    <w:rsid w:val="00BA12BB"/>
    <w:rsid w:val="00BA1383"/>
    <w:rsid w:val="00BA15EB"/>
    <w:rsid w:val="00BA162F"/>
    <w:rsid w:val="00BA179F"/>
    <w:rsid w:val="00BA1C80"/>
    <w:rsid w:val="00BA1EC9"/>
    <w:rsid w:val="00BA1ECA"/>
    <w:rsid w:val="00BA21AD"/>
    <w:rsid w:val="00BA2350"/>
    <w:rsid w:val="00BA2695"/>
    <w:rsid w:val="00BA28C4"/>
    <w:rsid w:val="00BA2AC0"/>
    <w:rsid w:val="00BA2B16"/>
    <w:rsid w:val="00BA2C95"/>
    <w:rsid w:val="00BA2F18"/>
    <w:rsid w:val="00BA43DD"/>
    <w:rsid w:val="00BA45CD"/>
    <w:rsid w:val="00BA4877"/>
    <w:rsid w:val="00BA48CE"/>
    <w:rsid w:val="00BA4941"/>
    <w:rsid w:val="00BA4B74"/>
    <w:rsid w:val="00BA4CD3"/>
    <w:rsid w:val="00BA4F30"/>
    <w:rsid w:val="00BA50EF"/>
    <w:rsid w:val="00BA5DB1"/>
    <w:rsid w:val="00BA5DDC"/>
    <w:rsid w:val="00BA64DE"/>
    <w:rsid w:val="00BA6895"/>
    <w:rsid w:val="00BA6A16"/>
    <w:rsid w:val="00BA6E02"/>
    <w:rsid w:val="00BA76B8"/>
    <w:rsid w:val="00BA78EA"/>
    <w:rsid w:val="00BA7BF2"/>
    <w:rsid w:val="00BB0217"/>
    <w:rsid w:val="00BB024F"/>
    <w:rsid w:val="00BB03EA"/>
    <w:rsid w:val="00BB04CA"/>
    <w:rsid w:val="00BB0C86"/>
    <w:rsid w:val="00BB0F6E"/>
    <w:rsid w:val="00BB13CF"/>
    <w:rsid w:val="00BB176B"/>
    <w:rsid w:val="00BB1A09"/>
    <w:rsid w:val="00BB1AA7"/>
    <w:rsid w:val="00BB1B55"/>
    <w:rsid w:val="00BB1D47"/>
    <w:rsid w:val="00BB206D"/>
    <w:rsid w:val="00BB2252"/>
    <w:rsid w:val="00BB24BF"/>
    <w:rsid w:val="00BB2EBC"/>
    <w:rsid w:val="00BB30BC"/>
    <w:rsid w:val="00BB3410"/>
    <w:rsid w:val="00BB36B6"/>
    <w:rsid w:val="00BB3707"/>
    <w:rsid w:val="00BB3C32"/>
    <w:rsid w:val="00BB4047"/>
    <w:rsid w:val="00BB41DC"/>
    <w:rsid w:val="00BB47B6"/>
    <w:rsid w:val="00BB4CC4"/>
    <w:rsid w:val="00BB578F"/>
    <w:rsid w:val="00BB58DA"/>
    <w:rsid w:val="00BB5A75"/>
    <w:rsid w:val="00BB60B0"/>
    <w:rsid w:val="00BB61BD"/>
    <w:rsid w:val="00BB61C0"/>
    <w:rsid w:val="00BB68C3"/>
    <w:rsid w:val="00BB698B"/>
    <w:rsid w:val="00BB7244"/>
    <w:rsid w:val="00BB7342"/>
    <w:rsid w:val="00BB7802"/>
    <w:rsid w:val="00BBCA41"/>
    <w:rsid w:val="00BC025F"/>
    <w:rsid w:val="00BC028D"/>
    <w:rsid w:val="00BC0677"/>
    <w:rsid w:val="00BC0D15"/>
    <w:rsid w:val="00BC0ECE"/>
    <w:rsid w:val="00BC1053"/>
    <w:rsid w:val="00BC14B5"/>
    <w:rsid w:val="00BC1562"/>
    <w:rsid w:val="00BC15FF"/>
    <w:rsid w:val="00BC1A99"/>
    <w:rsid w:val="00BC1D88"/>
    <w:rsid w:val="00BC276A"/>
    <w:rsid w:val="00BC283A"/>
    <w:rsid w:val="00BC295A"/>
    <w:rsid w:val="00BC2A9E"/>
    <w:rsid w:val="00BC2D6F"/>
    <w:rsid w:val="00BC2F1C"/>
    <w:rsid w:val="00BC3175"/>
    <w:rsid w:val="00BC32CB"/>
    <w:rsid w:val="00BC3728"/>
    <w:rsid w:val="00BC3E30"/>
    <w:rsid w:val="00BC3F88"/>
    <w:rsid w:val="00BC4166"/>
    <w:rsid w:val="00BC41AB"/>
    <w:rsid w:val="00BC4EFA"/>
    <w:rsid w:val="00BC55E4"/>
    <w:rsid w:val="00BC5B83"/>
    <w:rsid w:val="00BC5F25"/>
    <w:rsid w:val="00BC64D8"/>
    <w:rsid w:val="00BC651C"/>
    <w:rsid w:val="00BC65C4"/>
    <w:rsid w:val="00BC6A25"/>
    <w:rsid w:val="00BC707E"/>
    <w:rsid w:val="00BC743B"/>
    <w:rsid w:val="00BC7544"/>
    <w:rsid w:val="00BC7A9C"/>
    <w:rsid w:val="00BC7DDC"/>
    <w:rsid w:val="00BD03FB"/>
    <w:rsid w:val="00BD0CE2"/>
    <w:rsid w:val="00BD0DEB"/>
    <w:rsid w:val="00BD0E71"/>
    <w:rsid w:val="00BD0FFD"/>
    <w:rsid w:val="00BD1036"/>
    <w:rsid w:val="00BD1A2A"/>
    <w:rsid w:val="00BD1F34"/>
    <w:rsid w:val="00BD2272"/>
    <w:rsid w:val="00BD2367"/>
    <w:rsid w:val="00BD2524"/>
    <w:rsid w:val="00BD2762"/>
    <w:rsid w:val="00BD359B"/>
    <w:rsid w:val="00BD366D"/>
    <w:rsid w:val="00BD406B"/>
    <w:rsid w:val="00BD420F"/>
    <w:rsid w:val="00BD42C0"/>
    <w:rsid w:val="00BD43BB"/>
    <w:rsid w:val="00BD4893"/>
    <w:rsid w:val="00BD48D4"/>
    <w:rsid w:val="00BD4E49"/>
    <w:rsid w:val="00BD4E51"/>
    <w:rsid w:val="00BD4EAF"/>
    <w:rsid w:val="00BD4EEA"/>
    <w:rsid w:val="00BD50D7"/>
    <w:rsid w:val="00BD5507"/>
    <w:rsid w:val="00BD570A"/>
    <w:rsid w:val="00BD6EA6"/>
    <w:rsid w:val="00BD6EF9"/>
    <w:rsid w:val="00BD7303"/>
    <w:rsid w:val="00BD739D"/>
    <w:rsid w:val="00BD786C"/>
    <w:rsid w:val="00BD7A08"/>
    <w:rsid w:val="00BD7F2D"/>
    <w:rsid w:val="00BE01BC"/>
    <w:rsid w:val="00BE01D7"/>
    <w:rsid w:val="00BE021E"/>
    <w:rsid w:val="00BE03F4"/>
    <w:rsid w:val="00BE0FA7"/>
    <w:rsid w:val="00BE11C1"/>
    <w:rsid w:val="00BE1200"/>
    <w:rsid w:val="00BE125C"/>
    <w:rsid w:val="00BE14C1"/>
    <w:rsid w:val="00BE17B0"/>
    <w:rsid w:val="00BE2254"/>
    <w:rsid w:val="00BE228B"/>
    <w:rsid w:val="00BE23A9"/>
    <w:rsid w:val="00BE256E"/>
    <w:rsid w:val="00BE27C1"/>
    <w:rsid w:val="00BE2B7C"/>
    <w:rsid w:val="00BE3342"/>
    <w:rsid w:val="00BE340D"/>
    <w:rsid w:val="00BE386B"/>
    <w:rsid w:val="00BE3C3D"/>
    <w:rsid w:val="00BE3CFC"/>
    <w:rsid w:val="00BE41C3"/>
    <w:rsid w:val="00BE46FB"/>
    <w:rsid w:val="00BE48C2"/>
    <w:rsid w:val="00BE4B0B"/>
    <w:rsid w:val="00BE4BD7"/>
    <w:rsid w:val="00BE4F09"/>
    <w:rsid w:val="00BE6508"/>
    <w:rsid w:val="00BE65E3"/>
    <w:rsid w:val="00BE6908"/>
    <w:rsid w:val="00BE6A37"/>
    <w:rsid w:val="00BE6D23"/>
    <w:rsid w:val="00BE6D9B"/>
    <w:rsid w:val="00BE6E58"/>
    <w:rsid w:val="00BE6FCB"/>
    <w:rsid w:val="00BE78A1"/>
    <w:rsid w:val="00BF00D5"/>
    <w:rsid w:val="00BF01C9"/>
    <w:rsid w:val="00BF0A2F"/>
    <w:rsid w:val="00BF0B02"/>
    <w:rsid w:val="00BF0CD1"/>
    <w:rsid w:val="00BF0DE8"/>
    <w:rsid w:val="00BF0E25"/>
    <w:rsid w:val="00BF1137"/>
    <w:rsid w:val="00BF16FD"/>
    <w:rsid w:val="00BF174E"/>
    <w:rsid w:val="00BF19A1"/>
    <w:rsid w:val="00BF1AC7"/>
    <w:rsid w:val="00BF1DF3"/>
    <w:rsid w:val="00BF26F3"/>
    <w:rsid w:val="00BF304C"/>
    <w:rsid w:val="00BF311F"/>
    <w:rsid w:val="00BF32BC"/>
    <w:rsid w:val="00BF34BF"/>
    <w:rsid w:val="00BF367C"/>
    <w:rsid w:val="00BF374B"/>
    <w:rsid w:val="00BF3756"/>
    <w:rsid w:val="00BF4081"/>
    <w:rsid w:val="00BF4326"/>
    <w:rsid w:val="00BF49E8"/>
    <w:rsid w:val="00BF4B89"/>
    <w:rsid w:val="00BF4CDB"/>
    <w:rsid w:val="00BF506C"/>
    <w:rsid w:val="00BF50EA"/>
    <w:rsid w:val="00BF5DB8"/>
    <w:rsid w:val="00BF6527"/>
    <w:rsid w:val="00BF65C0"/>
    <w:rsid w:val="00BF6C4B"/>
    <w:rsid w:val="00BF7152"/>
    <w:rsid w:val="00BF7A95"/>
    <w:rsid w:val="00BF7B10"/>
    <w:rsid w:val="00BF7BE0"/>
    <w:rsid w:val="00BF7C18"/>
    <w:rsid w:val="00BF7DFF"/>
    <w:rsid w:val="00C00387"/>
    <w:rsid w:val="00C00C9B"/>
    <w:rsid w:val="00C01082"/>
    <w:rsid w:val="00C01356"/>
    <w:rsid w:val="00C0140A"/>
    <w:rsid w:val="00C0143A"/>
    <w:rsid w:val="00C018DC"/>
    <w:rsid w:val="00C01958"/>
    <w:rsid w:val="00C019F1"/>
    <w:rsid w:val="00C0205A"/>
    <w:rsid w:val="00C02542"/>
    <w:rsid w:val="00C03327"/>
    <w:rsid w:val="00C03492"/>
    <w:rsid w:val="00C04A56"/>
    <w:rsid w:val="00C051F8"/>
    <w:rsid w:val="00C05A5C"/>
    <w:rsid w:val="00C05A8F"/>
    <w:rsid w:val="00C05C96"/>
    <w:rsid w:val="00C05FDD"/>
    <w:rsid w:val="00C06119"/>
    <w:rsid w:val="00C061C5"/>
    <w:rsid w:val="00C0662E"/>
    <w:rsid w:val="00C06679"/>
    <w:rsid w:val="00C068FF"/>
    <w:rsid w:val="00C06DB8"/>
    <w:rsid w:val="00C0726B"/>
    <w:rsid w:val="00C073AE"/>
    <w:rsid w:val="00C0779B"/>
    <w:rsid w:val="00C103E3"/>
    <w:rsid w:val="00C10675"/>
    <w:rsid w:val="00C10C0D"/>
    <w:rsid w:val="00C113FF"/>
    <w:rsid w:val="00C1157D"/>
    <w:rsid w:val="00C11896"/>
    <w:rsid w:val="00C11CB3"/>
    <w:rsid w:val="00C11D91"/>
    <w:rsid w:val="00C11F23"/>
    <w:rsid w:val="00C12037"/>
    <w:rsid w:val="00C124B6"/>
    <w:rsid w:val="00C12549"/>
    <w:rsid w:val="00C126D9"/>
    <w:rsid w:val="00C1272C"/>
    <w:rsid w:val="00C127A8"/>
    <w:rsid w:val="00C1280C"/>
    <w:rsid w:val="00C128AE"/>
    <w:rsid w:val="00C12B9E"/>
    <w:rsid w:val="00C12F92"/>
    <w:rsid w:val="00C130EC"/>
    <w:rsid w:val="00C130F2"/>
    <w:rsid w:val="00C1367E"/>
    <w:rsid w:val="00C13D5D"/>
    <w:rsid w:val="00C13D75"/>
    <w:rsid w:val="00C13E56"/>
    <w:rsid w:val="00C1413A"/>
    <w:rsid w:val="00C143FF"/>
    <w:rsid w:val="00C14927"/>
    <w:rsid w:val="00C14B3E"/>
    <w:rsid w:val="00C14C46"/>
    <w:rsid w:val="00C14EAA"/>
    <w:rsid w:val="00C15181"/>
    <w:rsid w:val="00C15307"/>
    <w:rsid w:val="00C155EA"/>
    <w:rsid w:val="00C1579C"/>
    <w:rsid w:val="00C15849"/>
    <w:rsid w:val="00C15A50"/>
    <w:rsid w:val="00C15ADA"/>
    <w:rsid w:val="00C1614D"/>
    <w:rsid w:val="00C1643C"/>
    <w:rsid w:val="00C169CC"/>
    <w:rsid w:val="00C16ADC"/>
    <w:rsid w:val="00C16F1E"/>
    <w:rsid w:val="00C17227"/>
    <w:rsid w:val="00C1752A"/>
    <w:rsid w:val="00C1783F"/>
    <w:rsid w:val="00C17C7B"/>
    <w:rsid w:val="00C17EEC"/>
    <w:rsid w:val="00C17F81"/>
    <w:rsid w:val="00C20087"/>
    <w:rsid w:val="00C201E1"/>
    <w:rsid w:val="00C202D5"/>
    <w:rsid w:val="00C203A4"/>
    <w:rsid w:val="00C20648"/>
    <w:rsid w:val="00C208CD"/>
    <w:rsid w:val="00C20CB5"/>
    <w:rsid w:val="00C20FC7"/>
    <w:rsid w:val="00C20FDE"/>
    <w:rsid w:val="00C21377"/>
    <w:rsid w:val="00C2139B"/>
    <w:rsid w:val="00C215E6"/>
    <w:rsid w:val="00C21CA5"/>
    <w:rsid w:val="00C21E5A"/>
    <w:rsid w:val="00C221DC"/>
    <w:rsid w:val="00C222F7"/>
    <w:rsid w:val="00C224D3"/>
    <w:rsid w:val="00C22556"/>
    <w:rsid w:val="00C22EAB"/>
    <w:rsid w:val="00C23162"/>
    <w:rsid w:val="00C231EF"/>
    <w:rsid w:val="00C234BD"/>
    <w:rsid w:val="00C234F4"/>
    <w:rsid w:val="00C23C0E"/>
    <w:rsid w:val="00C23E7B"/>
    <w:rsid w:val="00C243F4"/>
    <w:rsid w:val="00C2449F"/>
    <w:rsid w:val="00C248F4"/>
    <w:rsid w:val="00C24ECF"/>
    <w:rsid w:val="00C24F1C"/>
    <w:rsid w:val="00C250B8"/>
    <w:rsid w:val="00C250C2"/>
    <w:rsid w:val="00C25296"/>
    <w:rsid w:val="00C2640F"/>
    <w:rsid w:val="00C26C12"/>
    <w:rsid w:val="00C26F2D"/>
    <w:rsid w:val="00C26F80"/>
    <w:rsid w:val="00C27A32"/>
    <w:rsid w:val="00C3042D"/>
    <w:rsid w:val="00C30472"/>
    <w:rsid w:val="00C30AC9"/>
    <w:rsid w:val="00C30EE4"/>
    <w:rsid w:val="00C30FC1"/>
    <w:rsid w:val="00C317E1"/>
    <w:rsid w:val="00C322B0"/>
    <w:rsid w:val="00C3277A"/>
    <w:rsid w:val="00C32D2D"/>
    <w:rsid w:val="00C32DCE"/>
    <w:rsid w:val="00C33066"/>
    <w:rsid w:val="00C332D5"/>
    <w:rsid w:val="00C335C4"/>
    <w:rsid w:val="00C337EA"/>
    <w:rsid w:val="00C33E43"/>
    <w:rsid w:val="00C34066"/>
    <w:rsid w:val="00C341AB"/>
    <w:rsid w:val="00C343F7"/>
    <w:rsid w:val="00C3445B"/>
    <w:rsid w:val="00C34DDC"/>
    <w:rsid w:val="00C3559B"/>
    <w:rsid w:val="00C35617"/>
    <w:rsid w:val="00C356D3"/>
    <w:rsid w:val="00C3571C"/>
    <w:rsid w:val="00C35AC6"/>
    <w:rsid w:val="00C35B53"/>
    <w:rsid w:val="00C35D64"/>
    <w:rsid w:val="00C35E36"/>
    <w:rsid w:val="00C35FB5"/>
    <w:rsid w:val="00C36262"/>
    <w:rsid w:val="00C36D37"/>
    <w:rsid w:val="00C36D7D"/>
    <w:rsid w:val="00C37169"/>
    <w:rsid w:val="00C37190"/>
    <w:rsid w:val="00C3732D"/>
    <w:rsid w:val="00C37991"/>
    <w:rsid w:val="00C37CEF"/>
    <w:rsid w:val="00C404F6"/>
    <w:rsid w:val="00C40505"/>
    <w:rsid w:val="00C40637"/>
    <w:rsid w:val="00C40C3F"/>
    <w:rsid w:val="00C40C7B"/>
    <w:rsid w:val="00C4102A"/>
    <w:rsid w:val="00C41042"/>
    <w:rsid w:val="00C413E1"/>
    <w:rsid w:val="00C417C0"/>
    <w:rsid w:val="00C4186F"/>
    <w:rsid w:val="00C41879"/>
    <w:rsid w:val="00C41893"/>
    <w:rsid w:val="00C41B4E"/>
    <w:rsid w:val="00C41FA2"/>
    <w:rsid w:val="00C42411"/>
    <w:rsid w:val="00C431C4"/>
    <w:rsid w:val="00C4344C"/>
    <w:rsid w:val="00C446E2"/>
    <w:rsid w:val="00C44FAC"/>
    <w:rsid w:val="00C45328"/>
    <w:rsid w:val="00C45A32"/>
    <w:rsid w:val="00C45A74"/>
    <w:rsid w:val="00C45BF4"/>
    <w:rsid w:val="00C45D38"/>
    <w:rsid w:val="00C4601A"/>
    <w:rsid w:val="00C46EDC"/>
    <w:rsid w:val="00C46F11"/>
    <w:rsid w:val="00C47EF4"/>
    <w:rsid w:val="00C50233"/>
    <w:rsid w:val="00C50F0A"/>
    <w:rsid w:val="00C5124B"/>
    <w:rsid w:val="00C515A1"/>
    <w:rsid w:val="00C5168A"/>
    <w:rsid w:val="00C51780"/>
    <w:rsid w:val="00C5183B"/>
    <w:rsid w:val="00C51920"/>
    <w:rsid w:val="00C5198E"/>
    <w:rsid w:val="00C519E6"/>
    <w:rsid w:val="00C51A8A"/>
    <w:rsid w:val="00C520F1"/>
    <w:rsid w:val="00C5234B"/>
    <w:rsid w:val="00C52463"/>
    <w:rsid w:val="00C52603"/>
    <w:rsid w:val="00C52647"/>
    <w:rsid w:val="00C5319C"/>
    <w:rsid w:val="00C53449"/>
    <w:rsid w:val="00C53582"/>
    <w:rsid w:val="00C53613"/>
    <w:rsid w:val="00C537B0"/>
    <w:rsid w:val="00C53A52"/>
    <w:rsid w:val="00C54233"/>
    <w:rsid w:val="00C548B3"/>
    <w:rsid w:val="00C54B01"/>
    <w:rsid w:val="00C54CC8"/>
    <w:rsid w:val="00C54F3F"/>
    <w:rsid w:val="00C54F60"/>
    <w:rsid w:val="00C54F8F"/>
    <w:rsid w:val="00C54FAF"/>
    <w:rsid w:val="00C55041"/>
    <w:rsid w:val="00C55B0A"/>
    <w:rsid w:val="00C55B5C"/>
    <w:rsid w:val="00C56193"/>
    <w:rsid w:val="00C5653E"/>
    <w:rsid w:val="00C56834"/>
    <w:rsid w:val="00C568E9"/>
    <w:rsid w:val="00C56CDB"/>
    <w:rsid w:val="00C573A8"/>
    <w:rsid w:val="00C574FF"/>
    <w:rsid w:val="00C5798A"/>
    <w:rsid w:val="00C57D2E"/>
    <w:rsid w:val="00C601B6"/>
    <w:rsid w:val="00C601EE"/>
    <w:rsid w:val="00C609F3"/>
    <w:rsid w:val="00C60BDC"/>
    <w:rsid w:val="00C60E24"/>
    <w:rsid w:val="00C60F12"/>
    <w:rsid w:val="00C60FB6"/>
    <w:rsid w:val="00C61813"/>
    <w:rsid w:val="00C61825"/>
    <w:rsid w:val="00C618E7"/>
    <w:rsid w:val="00C61B16"/>
    <w:rsid w:val="00C625E6"/>
    <w:rsid w:val="00C629FB"/>
    <w:rsid w:val="00C62B62"/>
    <w:rsid w:val="00C62EEB"/>
    <w:rsid w:val="00C62F7E"/>
    <w:rsid w:val="00C63113"/>
    <w:rsid w:val="00C63275"/>
    <w:rsid w:val="00C63DB8"/>
    <w:rsid w:val="00C6427C"/>
    <w:rsid w:val="00C64728"/>
    <w:rsid w:val="00C64A47"/>
    <w:rsid w:val="00C64D39"/>
    <w:rsid w:val="00C65D91"/>
    <w:rsid w:val="00C6637F"/>
    <w:rsid w:val="00C663F7"/>
    <w:rsid w:val="00C6641C"/>
    <w:rsid w:val="00C666A4"/>
    <w:rsid w:val="00C666ED"/>
    <w:rsid w:val="00C6682E"/>
    <w:rsid w:val="00C66974"/>
    <w:rsid w:val="00C66C31"/>
    <w:rsid w:val="00C66C43"/>
    <w:rsid w:val="00C66CFD"/>
    <w:rsid w:val="00C66E6D"/>
    <w:rsid w:val="00C66FCD"/>
    <w:rsid w:val="00C67A4A"/>
    <w:rsid w:val="00C67B19"/>
    <w:rsid w:val="00C67C74"/>
    <w:rsid w:val="00C6C8C5"/>
    <w:rsid w:val="00C70413"/>
    <w:rsid w:val="00C7076F"/>
    <w:rsid w:val="00C70C2E"/>
    <w:rsid w:val="00C71229"/>
    <w:rsid w:val="00C71330"/>
    <w:rsid w:val="00C71539"/>
    <w:rsid w:val="00C716B9"/>
    <w:rsid w:val="00C718E9"/>
    <w:rsid w:val="00C7193F"/>
    <w:rsid w:val="00C71968"/>
    <w:rsid w:val="00C71EE8"/>
    <w:rsid w:val="00C7209D"/>
    <w:rsid w:val="00C72354"/>
    <w:rsid w:val="00C72377"/>
    <w:rsid w:val="00C72A7D"/>
    <w:rsid w:val="00C72AB2"/>
    <w:rsid w:val="00C72C13"/>
    <w:rsid w:val="00C72CFB"/>
    <w:rsid w:val="00C72FD4"/>
    <w:rsid w:val="00C730D2"/>
    <w:rsid w:val="00C7326D"/>
    <w:rsid w:val="00C739E3"/>
    <w:rsid w:val="00C74280"/>
    <w:rsid w:val="00C74632"/>
    <w:rsid w:val="00C74A83"/>
    <w:rsid w:val="00C74CE2"/>
    <w:rsid w:val="00C75208"/>
    <w:rsid w:val="00C75613"/>
    <w:rsid w:val="00C75C86"/>
    <w:rsid w:val="00C75D9F"/>
    <w:rsid w:val="00C75F9B"/>
    <w:rsid w:val="00C762DB"/>
    <w:rsid w:val="00C763C0"/>
    <w:rsid w:val="00C765B9"/>
    <w:rsid w:val="00C76B96"/>
    <w:rsid w:val="00C76D23"/>
    <w:rsid w:val="00C7734C"/>
    <w:rsid w:val="00C77428"/>
    <w:rsid w:val="00C774A3"/>
    <w:rsid w:val="00C775BD"/>
    <w:rsid w:val="00C775F3"/>
    <w:rsid w:val="00C778CB"/>
    <w:rsid w:val="00C77DFB"/>
    <w:rsid w:val="00C801A1"/>
    <w:rsid w:val="00C80336"/>
    <w:rsid w:val="00C80497"/>
    <w:rsid w:val="00C806BA"/>
    <w:rsid w:val="00C8093E"/>
    <w:rsid w:val="00C80BFB"/>
    <w:rsid w:val="00C810C8"/>
    <w:rsid w:val="00C810D7"/>
    <w:rsid w:val="00C810F4"/>
    <w:rsid w:val="00C819B9"/>
    <w:rsid w:val="00C81EF9"/>
    <w:rsid w:val="00C82B8C"/>
    <w:rsid w:val="00C830B0"/>
    <w:rsid w:val="00C831EF"/>
    <w:rsid w:val="00C83231"/>
    <w:rsid w:val="00C83571"/>
    <w:rsid w:val="00C836B1"/>
    <w:rsid w:val="00C841B0"/>
    <w:rsid w:val="00C84333"/>
    <w:rsid w:val="00C84918"/>
    <w:rsid w:val="00C84CBC"/>
    <w:rsid w:val="00C84CE9"/>
    <w:rsid w:val="00C84E25"/>
    <w:rsid w:val="00C84F80"/>
    <w:rsid w:val="00C84FD5"/>
    <w:rsid w:val="00C8517E"/>
    <w:rsid w:val="00C85526"/>
    <w:rsid w:val="00C856E1"/>
    <w:rsid w:val="00C857B9"/>
    <w:rsid w:val="00C85C56"/>
    <w:rsid w:val="00C85E0C"/>
    <w:rsid w:val="00C85E66"/>
    <w:rsid w:val="00C85FF3"/>
    <w:rsid w:val="00C860B0"/>
    <w:rsid w:val="00C86192"/>
    <w:rsid w:val="00C86946"/>
    <w:rsid w:val="00C86BAC"/>
    <w:rsid w:val="00C8706A"/>
    <w:rsid w:val="00C8723A"/>
    <w:rsid w:val="00C877C3"/>
    <w:rsid w:val="00C87B94"/>
    <w:rsid w:val="00C90AB0"/>
    <w:rsid w:val="00C90B82"/>
    <w:rsid w:val="00C90BA6"/>
    <w:rsid w:val="00C91259"/>
    <w:rsid w:val="00C91272"/>
    <w:rsid w:val="00C917C9"/>
    <w:rsid w:val="00C919AD"/>
    <w:rsid w:val="00C91EC7"/>
    <w:rsid w:val="00C92881"/>
    <w:rsid w:val="00C92B92"/>
    <w:rsid w:val="00C93084"/>
    <w:rsid w:val="00C93104"/>
    <w:rsid w:val="00C9315B"/>
    <w:rsid w:val="00C936F4"/>
    <w:rsid w:val="00C938C9"/>
    <w:rsid w:val="00C938D9"/>
    <w:rsid w:val="00C93B95"/>
    <w:rsid w:val="00C93D92"/>
    <w:rsid w:val="00C93ED1"/>
    <w:rsid w:val="00C947E5"/>
    <w:rsid w:val="00C948DC"/>
    <w:rsid w:val="00C9498B"/>
    <w:rsid w:val="00C94C1D"/>
    <w:rsid w:val="00C94C59"/>
    <w:rsid w:val="00C94F1D"/>
    <w:rsid w:val="00C95716"/>
    <w:rsid w:val="00C958B8"/>
    <w:rsid w:val="00C958D3"/>
    <w:rsid w:val="00C959C6"/>
    <w:rsid w:val="00C95B06"/>
    <w:rsid w:val="00C95C66"/>
    <w:rsid w:val="00C95C7C"/>
    <w:rsid w:val="00C95DFC"/>
    <w:rsid w:val="00C9630B"/>
    <w:rsid w:val="00C96456"/>
    <w:rsid w:val="00C96738"/>
    <w:rsid w:val="00C9674E"/>
    <w:rsid w:val="00C96790"/>
    <w:rsid w:val="00C96C43"/>
    <w:rsid w:val="00C97765"/>
    <w:rsid w:val="00C97BE1"/>
    <w:rsid w:val="00C97BFE"/>
    <w:rsid w:val="00C97F7F"/>
    <w:rsid w:val="00CA017B"/>
    <w:rsid w:val="00CA0FEA"/>
    <w:rsid w:val="00CA10C1"/>
    <w:rsid w:val="00CA11D2"/>
    <w:rsid w:val="00CA1808"/>
    <w:rsid w:val="00CA1C41"/>
    <w:rsid w:val="00CA1D3F"/>
    <w:rsid w:val="00CA250D"/>
    <w:rsid w:val="00CA2B8C"/>
    <w:rsid w:val="00CA2DA0"/>
    <w:rsid w:val="00CA2F8A"/>
    <w:rsid w:val="00CA32ED"/>
    <w:rsid w:val="00CA33C2"/>
    <w:rsid w:val="00CA34A3"/>
    <w:rsid w:val="00CA37A9"/>
    <w:rsid w:val="00CA3B57"/>
    <w:rsid w:val="00CA3BEB"/>
    <w:rsid w:val="00CA3CCB"/>
    <w:rsid w:val="00CA3CFD"/>
    <w:rsid w:val="00CA3FDD"/>
    <w:rsid w:val="00CA412D"/>
    <w:rsid w:val="00CA4307"/>
    <w:rsid w:val="00CA4436"/>
    <w:rsid w:val="00CA478C"/>
    <w:rsid w:val="00CA48F8"/>
    <w:rsid w:val="00CA4958"/>
    <w:rsid w:val="00CA4C50"/>
    <w:rsid w:val="00CA4DD2"/>
    <w:rsid w:val="00CA4E1D"/>
    <w:rsid w:val="00CA4F3E"/>
    <w:rsid w:val="00CA5358"/>
    <w:rsid w:val="00CA564F"/>
    <w:rsid w:val="00CA5B91"/>
    <w:rsid w:val="00CA5E3B"/>
    <w:rsid w:val="00CA5FE5"/>
    <w:rsid w:val="00CA624D"/>
    <w:rsid w:val="00CA62C3"/>
    <w:rsid w:val="00CA6368"/>
    <w:rsid w:val="00CA677C"/>
    <w:rsid w:val="00CA6FAF"/>
    <w:rsid w:val="00CA7140"/>
    <w:rsid w:val="00CA7504"/>
    <w:rsid w:val="00CA751E"/>
    <w:rsid w:val="00CA7651"/>
    <w:rsid w:val="00CA7823"/>
    <w:rsid w:val="00CA7A93"/>
    <w:rsid w:val="00CA7E82"/>
    <w:rsid w:val="00CB0039"/>
    <w:rsid w:val="00CB03DB"/>
    <w:rsid w:val="00CB046F"/>
    <w:rsid w:val="00CB08FF"/>
    <w:rsid w:val="00CB090F"/>
    <w:rsid w:val="00CB096B"/>
    <w:rsid w:val="00CB0B17"/>
    <w:rsid w:val="00CB0C7C"/>
    <w:rsid w:val="00CB0F50"/>
    <w:rsid w:val="00CB1677"/>
    <w:rsid w:val="00CB194C"/>
    <w:rsid w:val="00CB1D35"/>
    <w:rsid w:val="00CB2067"/>
    <w:rsid w:val="00CB21D3"/>
    <w:rsid w:val="00CB2298"/>
    <w:rsid w:val="00CB255D"/>
    <w:rsid w:val="00CB269C"/>
    <w:rsid w:val="00CB28C1"/>
    <w:rsid w:val="00CB28FE"/>
    <w:rsid w:val="00CB2BB5"/>
    <w:rsid w:val="00CB2C84"/>
    <w:rsid w:val="00CB2E34"/>
    <w:rsid w:val="00CB30BE"/>
    <w:rsid w:val="00CB37B1"/>
    <w:rsid w:val="00CB3B47"/>
    <w:rsid w:val="00CB3DD4"/>
    <w:rsid w:val="00CB3EB6"/>
    <w:rsid w:val="00CB4676"/>
    <w:rsid w:val="00CB490A"/>
    <w:rsid w:val="00CB4932"/>
    <w:rsid w:val="00CB4E8F"/>
    <w:rsid w:val="00CB5501"/>
    <w:rsid w:val="00CB550D"/>
    <w:rsid w:val="00CB5689"/>
    <w:rsid w:val="00CB56E6"/>
    <w:rsid w:val="00CB6417"/>
    <w:rsid w:val="00CB6716"/>
    <w:rsid w:val="00CB6A96"/>
    <w:rsid w:val="00CB6ACE"/>
    <w:rsid w:val="00CB6B8C"/>
    <w:rsid w:val="00CB6DDD"/>
    <w:rsid w:val="00CB718A"/>
    <w:rsid w:val="00CB741E"/>
    <w:rsid w:val="00CB756D"/>
    <w:rsid w:val="00CB78F3"/>
    <w:rsid w:val="00CB7A1D"/>
    <w:rsid w:val="00CB7B60"/>
    <w:rsid w:val="00CC0335"/>
    <w:rsid w:val="00CC08AB"/>
    <w:rsid w:val="00CC09C7"/>
    <w:rsid w:val="00CC0CB8"/>
    <w:rsid w:val="00CC1199"/>
    <w:rsid w:val="00CC1265"/>
    <w:rsid w:val="00CC1487"/>
    <w:rsid w:val="00CC1C8E"/>
    <w:rsid w:val="00CC2523"/>
    <w:rsid w:val="00CC2D9A"/>
    <w:rsid w:val="00CC2F10"/>
    <w:rsid w:val="00CC32FD"/>
    <w:rsid w:val="00CC3581"/>
    <w:rsid w:val="00CC3731"/>
    <w:rsid w:val="00CC4258"/>
    <w:rsid w:val="00CC4775"/>
    <w:rsid w:val="00CC536C"/>
    <w:rsid w:val="00CC53C5"/>
    <w:rsid w:val="00CC54B5"/>
    <w:rsid w:val="00CC54B6"/>
    <w:rsid w:val="00CC54D6"/>
    <w:rsid w:val="00CC558C"/>
    <w:rsid w:val="00CC5BA4"/>
    <w:rsid w:val="00CC6754"/>
    <w:rsid w:val="00CC688B"/>
    <w:rsid w:val="00CC6A32"/>
    <w:rsid w:val="00CC6C06"/>
    <w:rsid w:val="00CC6E1D"/>
    <w:rsid w:val="00CC6E9F"/>
    <w:rsid w:val="00CC6FD5"/>
    <w:rsid w:val="00CC716C"/>
    <w:rsid w:val="00CC723F"/>
    <w:rsid w:val="00CC7258"/>
    <w:rsid w:val="00CC77DF"/>
    <w:rsid w:val="00CC7817"/>
    <w:rsid w:val="00CC7C52"/>
    <w:rsid w:val="00CC7FAE"/>
    <w:rsid w:val="00CD01E8"/>
    <w:rsid w:val="00CD06E9"/>
    <w:rsid w:val="00CD0A47"/>
    <w:rsid w:val="00CD0BEE"/>
    <w:rsid w:val="00CD0D7C"/>
    <w:rsid w:val="00CD0E09"/>
    <w:rsid w:val="00CD1044"/>
    <w:rsid w:val="00CD1198"/>
    <w:rsid w:val="00CD11C6"/>
    <w:rsid w:val="00CD1822"/>
    <w:rsid w:val="00CD18DF"/>
    <w:rsid w:val="00CD1C17"/>
    <w:rsid w:val="00CD1CFD"/>
    <w:rsid w:val="00CD202C"/>
    <w:rsid w:val="00CD290D"/>
    <w:rsid w:val="00CD2D5D"/>
    <w:rsid w:val="00CD3139"/>
    <w:rsid w:val="00CD3338"/>
    <w:rsid w:val="00CD401F"/>
    <w:rsid w:val="00CD46DE"/>
    <w:rsid w:val="00CD4BB6"/>
    <w:rsid w:val="00CD4DFD"/>
    <w:rsid w:val="00CD4EC4"/>
    <w:rsid w:val="00CD57EE"/>
    <w:rsid w:val="00CD5B12"/>
    <w:rsid w:val="00CD5E15"/>
    <w:rsid w:val="00CD5EA5"/>
    <w:rsid w:val="00CD6132"/>
    <w:rsid w:val="00CD68DF"/>
    <w:rsid w:val="00CD6E5E"/>
    <w:rsid w:val="00CD6EA5"/>
    <w:rsid w:val="00CD6F04"/>
    <w:rsid w:val="00CD7017"/>
    <w:rsid w:val="00CD74A0"/>
    <w:rsid w:val="00CD75BD"/>
    <w:rsid w:val="00CD7780"/>
    <w:rsid w:val="00CD7949"/>
    <w:rsid w:val="00CD7956"/>
    <w:rsid w:val="00CD7A4C"/>
    <w:rsid w:val="00CD7D3C"/>
    <w:rsid w:val="00CE0193"/>
    <w:rsid w:val="00CE0437"/>
    <w:rsid w:val="00CE04AB"/>
    <w:rsid w:val="00CE06A2"/>
    <w:rsid w:val="00CE0A74"/>
    <w:rsid w:val="00CE1542"/>
    <w:rsid w:val="00CE1A3E"/>
    <w:rsid w:val="00CE1D9E"/>
    <w:rsid w:val="00CE1F0C"/>
    <w:rsid w:val="00CE1F42"/>
    <w:rsid w:val="00CE2011"/>
    <w:rsid w:val="00CE209C"/>
    <w:rsid w:val="00CE2109"/>
    <w:rsid w:val="00CE22D1"/>
    <w:rsid w:val="00CE2334"/>
    <w:rsid w:val="00CE2337"/>
    <w:rsid w:val="00CE29A6"/>
    <w:rsid w:val="00CE2A60"/>
    <w:rsid w:val="00CE2B6A"/>
    <w:rsid w:val="00CE2EA4"/>
    <w:rsid w:val="00CE3460"/>
    <w:rsid w:val="00CE379B"/>
    <w:rsid w:val="00CE39B5"/>
    <w:rsid w:val="00CE3CC6"/>
    <w:rsid w:val="00CE3E15"/>
    <w:rsid w:val="00CE4185"/>
    <w:rsid w:val="00CE42B6"/>
    <w:rsid w:val="00CE42F1"/>
    <w:rsid w:val="00CE431E"/>
    <w:rsid w:val="00CE4765"/>
    <w:rsid w:val="00CE4873"/>
    <w:rsid w:val="00CE50FC"/>
    <w:rsid w:val="00CE5354"/>
    <w:rsid w:val="00CE560A"/>
    <w:rsid w:val="00CE5AC2"/>
    <w:rsid w:val="00CE5DEC"/>
    <w:rsid w:val="00CE5E41"/>
    <w:rsid w:val="00CE5F1C"/>
    <w:rsid w:val="00CE60C4"/>
    <w:rsid w:val="00CE60DF"/>
    <w:rsid w:val="00CE61C2"/>
    <w:rsid w:val="00CE62BC"/>
    <w:rsid w:val="00CE65B2"/>
    <w:rsid w:val="00CE6962"/>
    <w:rsid w:val="00CE6970"/>
    <w:rsid w:val="00CE6E79"/>
    <w:rsid w:val="00CE72AC"/>
    <w:rsid w:val="00CE7552"/>
    <w:rsid w:val="00CE7960"/>
    <w:rsid w:val="00CE7C48"/>
    <w:rsid w:val="00CE7C7D"/>
    <w:rsid w:val="00CE7CD9"/>
    <w:rsid w:val="00CF0396"/>
    <w:rsid w:val="00CF0BA2"/>
    <w:rsid w:val="00CF15F2"/>
    <w:rsid w:val="00CF165A"/>
    <w:rsid w:val="00CF1BB2"/>
    <w:rsid w:val="00CF1D6B"/>
    <w:rsid w:val="00CF1F6D"/>
    <w:rsid w:val="00CF2490"/>
    <w:rsid w:val="00CF2A84"/>
    <w:rsid w:val="00CF2E8E"/>
    <w:rsid w:val="00CF2ECD"/>
    <w:rsid w:val="00CF337A"/>
    <w:rsid w:val="00CF339A"/>
    <w:rsid w:val="00CF3A2E"/>
    <w:rsid w:val="00CF3AF0"/>
    <w:rsid w:val="00CF4005"/>
    <w:rsid w:val="00CF420F"/>
    <w:rsid w:val="00CF42FA"/>
    <w:rsid w:val="00CF4456"/>
    <w:rsid w:val="00CF448E"/>
    <w:rsid w:val="00CF46A6"/>
    <w:rsid w:val="00CF4B63"/>
    <w:rsid w:val="00CF4BA4"/>
    <w:rsid w:val="00CF4DD4"/>
    <w:rsid w:val="00CF4EE3"/>
    <w:rsid w:val="00CF53F3"/>
    <w:rsid w:val="00CF5518"/>
    <w:rsid w:val="00CF5918"/>
    <w:rsid w:val="00CF59F9"/>
    <w:rsid w:val="00CF5BD8"/>
    <w:rsid w:val="00CF5DFF"/>
    <w:rsid w:val="00CF62CD"/>
    <w:rsid w:val="00CF638D"/>
    <w:rsid w:val="00CF67C3"/>
    <w:rsid w:val="00CF686D"/>
    <w:rsid w:val="00CF6A10"/>
    <w:rsid w:val="00CF6A65"/>
    <w:rsid w:val="00CF6FA1"/>
    <w:rsid w:val="00CF7140"/>
    <w:rsid w:val="00CF76D5"/>
    <w:rsid w:val="00CF7F8E"/>
    <w:rsid w:val="00D00CC0"/>
    <w:rsid w:val="00D01583"/>
    <w:rsid w:val="00D0176E"/>
    <w:rsid w:val="00D01947"/>
    <w:rsid w:val="00D0229B"/>
    <w:rsid w:val="00D02362"/>
    <w:rsid w:val="00D02ABB"/>
    <w:rsid w:val="00D02C0B"/>
    <w:rsid w:val="00D02E81"/>
    <w:rsid w:val="00D02EEA"/>
    <w:rsid w:val="00D03254"/>
    <w:rsid w:val="00D03260"/>
    <w:rsid w:val="00D035C9"/>
    <w:rsid w:val="00D035FF"/>
    <w:rsid w:val="00D03CCE"/>
    <w:rsid w:val="00D0428B"/>
    <w:rsid w:val="00D0523F"/>
    <w:rsid w:val="00D06264"/>
    <w:rsid w:val="00D062F0"/>
    <w:rsid w:val="00D064F4"/>
    <w:rsid w:val="00D066BC"/>
    <w:rsid w:val="00D0676E"/>
    <w:rsid w:val="00D068A4"/>
    <w:rsid w:val="00D06DFF"/>
    <w:rsid w:val="00D07080"/>
    <w:rsid w:val="00D07C11"/>
    <w:rsid w:val="00D07EF0"/>
    <w:rsid w:val="00D106C9"/>
    <w:rsid w:val="00D10BDF"/>
    <w:rsid w:val="00D1108C"/>
    <w:rsid w:val="00D110A8"/>
    <w:rsid w:val="00D1125E"/>
    <w:rsid w:val="00D11372"/>
    <w:rsid w:val="00D114D2"/>
    <w:rsid w:val="00D119AC"/>
    <w:rsid w:val="00D11BBA"/>
    <w:rsid w:val="00D11EA3"/>
    <w:rsid w:val="00D11EFA"/>
    <w:rsid w:val="00D1208B"/>
    <w:rsid w:val="00D1228C"/>
    <w:rsid w:val="00D1253E"/>
    <w:rsid w:val="00D129C2"/>
    <w:rsid w:val="00D12B6C"/>
    <w:rsid w:val="00D12D38"/>
    <w:rsid w:val="00D130B1"/>
    <w:rsid w:val="00D1331A"/>
    <w:rsid w:val="00D13546"/>
    <w:rsid w:val="00D13AFB"/>
    <w:rsid w:val="00D13C1E"/>
    <w:rsid w:val="00D13C5F"/>
    <w:rsid w:val="00D13C7D"/>
    <w:rsid w:val="00D13CCE"/>
    <w:rsid w:val="00D13D82"/>
    <w:rsid w:val="00D1440B"/>
    <w:rsid w:val="00D14438"/>
    <w:rsid w:val="00D14A5F"/>
    <w:rsid w:val="00D14CA1"/>
    <w:rsid w:val="00D14E1F"/>
    <w:rsid w:val="00D14EB0"/>
    <w:rsid w:val="00D14F55"/>
    <w:rsid w:val="00D150E1"/>
    <w:rsid w:val="00D1543B"/>
    <w:rsid w:val="00D15517"/>
    <w:rsid w:val="00D156FB"/>
    <w:rsid w:val="00D159AE"/>
    <w:rsid w:val="00D15C25"/>
    <w:rsid w:val="00D15C94"/>
    <w:rsid w:val="00D15E9F"/>
    <w:rsid w:val="00D161B5"/>
    <w:rsid w:val="00D1644B"/>
    <w:rsid w:val="00D167EB"/>
    <w:rsid w:val="00D16A95"/>
    <w:rsid w:val="00D16CA9"/>
    <w:rsid w:val="00D16D58"/>
    <w:rsid w:val="00D170F7"/>
    <w:rsid w:val="00D17252"/>
    <w:rsid w:val="00D173F8"/>
    <w:rsid w:val="00D1742F"/>
    <w:rsid w:val="00D17786"/>
    <w:rsid w:val="00D1791C"/>
    <w:rsid w:val="00D17A63"/>
    <w:rsid w:val="00D17DC0"/>
    <w:rsid w:val="00D20E20"/>
    <w:rsid w:val="00D20F02"/>
    <w:rsid w:val="00D20F22"/>
    <w:rsid w:val="00D2120F"/>
    <w:rsid w:val="00D21C17"/>
    <w:rsid w:val="00D2214A"/>
    <w:rsid w:val="00D22167"/>
    <w:rsid w:val="00D22189"/>
    <w:rsid w:val="00D222CE"/>
    <w:rsid w:val="00D22328"/>
    <w:rsid w:val="00D226FE"/>
    <w:rsid w:val="00D22F7F"/>
    <w:rsid w:val="00D23292"/>
    <w:rsid w:val="00D2369E"/>
    <w:rsid w:val="00D23D57"/>
    <w:rsid w:val="00D2410F"/>
    <w:rsid w:val="00D24BE7"/>
    <w:rsid w:val="00D24D08"/>
    <w:rsid w:val="00D24D77"/>
    <w:rsid w:val="00D25A1E"/>
    <w:rsid w:val="00D260A6"/>
    <w:rsid w:val="00D260E6"/>
    <w:rsid w:val="00D269EB"/>
    <w:rsid w:val="00D26C75"/>
    <w:rsid w:val="00D2707D"/>
    <w:rsid w:val="00D27A44"/>
    <w:rsid w:val="00D27BC1"/>
    <w:rsid w:val="00D305A9"/>
    <w:rsid w:val="00D30670"/>
    <w:rsid w:val="00D30BE2"/>
    <w:rsid w:val="00D30F21"/>
    <w:rsid w:val="00D31239"/>
    <w:rsid w:val="00D31816"/>
    <w:rsid w:val="00D318D9"/>
    <w:rsid w:val="00D31EFE"/>
    <w:rsid w:val="00D323F7"/>
    <w:rsid w:val="00D324EF"/>
    <w:rsid w:val="00D32860"/>
    <w:rsid w:val="00D32E80"/>
    <w:rsid w:val="00D3317E"/>
    <w:rsid w:val="00D33388"/>
    <w:rsid w:val="00D333AC"/>
    <w:rsid w:val="00D333B3"/>
    <w:rsid w:val="00D333F1"/>
    <w:rsid w:val="00D335F1"/>
    <w:rsid w:val="00D33772"/>
    <w:rsid w:val="00D33DE7"/>
    <w:rsid w:val="00D3401A"/>
    <w:rsid w:val="00D341A9"/>
    <w:rsid w:val="00D343AF"/>
    <w:rsid w:val="00D34558"/>
    <w:rsid w:val="00D3473F"/>
    <w:rsid w:val="00D347FB"/>
    <w:rsid w:val="00D3492D"/>
    <w:rsid w:val="00D34BBE"/>
    <w:rsid w:val="00D3500D"/>
    <w:rsid w:val="00D350EE"/>
    <w:rsid w:val="00D35133"/>
    <w:rsid w:val="00D353FC"/>
    <w:rsid w:val="00D35494"/>
    <w:rsid w:val="00D355F9"/>
    <w:rsid w:val="00D3593B"/>
    <w:rsid w:val="00D35D51"/>
    <w:rsid w:val="00D35D73"/>
    <w:rsid w:val="00D36305"/>
    <w:rsid w:val="00D363A8"/>
    <w:rsid w:val="00D36439"/>
    <w:rsid w:val="00D368AA"/>
    <w:rsid w:val="00D36AB9"/>
    <w:rsid w:val="00D36E6A"/>
    <w:rsid w:val="00D36ED4"/>
    <w:rsid w:val="00D3757E"/>
    <w:rsid w:val="00D37A0B"/>
    <w:rsid w:val="00D37FA9"/>
    <w:rsid w:val="00D40158"/>
    <w:rsid w:val="00D401A2"/>
    <w:rsid w:val="00D40219"/>
    <w:rsid w:val="00D402F8"/>
    <w:rsid w:val="00D403D1"/>
    <w:rsid w:val="00D40480"/>
    <w:rsid w:val="00D40A3B"/>
    <w:rsid w:val="00D40DEB"/>
    <w:rsid w:val="00D40FCF"/>
    <w:rsid w:val="00D413EB"/>
    <w:rsid w:val="00D4141E"/>
    <w:rsid w:val="00D417F4"/>
    <w:rsid w:val="00D419CA"/>
    <w:rsid w:val="00D41F88"/>
    <w:rsid w:val="00D4217E"/>
    <w:rsid w:val="00D4221B"/>
    <w:rsid w:val="00D42246"/>
    <w:rsid w:val="00D422F0"/>
    <w:rsid w:val="00D423D5"/>
    <w:rsid w:val="00D42411"/>
    <w:rsid w:val="00D424FC"/>
    <w:rsid w:val="00D429BD"/>
    <w:rsid w:val="00D433DC"/>
    <w:rsid w:val="00D435A5"/>
    <w:rsid w:val="00D4385F"/>
    <w:rsid w:val="00D442F0"/>
    <w:rsid w:val="00D44312"/>
    <w:rsid w:val="00D4453F"/>
    <w:rsid w:val="00D446D5"/>
    <w:rsid w:val="00D44DBC"/>
    <w:rsid w:val="00D44E8F"/>
    <w:rsid w:val="00D451C6"/>
    <w:rsid w:val="00D45272"/>
    <w:rsid w:val="00D452EF"/>
    <w:rsid w:val="00D4535C"/>
    <w:rsid w:val="00D45559"/>
    <w:rsid w:val="00D45749"/>
    <w:rsid w:val="00D458DF"/>
    <w:rsid w:val="00D45DD6"/>
    <w:rsid w:val="00D45F2C"/>
    <w:rsid w:val="00D460DF"/>
    <w:rsid w:val="00D46C7C"/>
    <w:rsid w:val="00D4723D"/>
    <w:rsid w:val="00D478A3"/>
    <w:rsid w:val="00D47A10"/>
    <w:rsid w:val="00D47A36"/>
    <w:rsid w:val="00D47A3E"/>
    <w:rsid w:val="00D47D69"/>
    <w:rsid w:val="00D509E1"/>
    <w:rsid w:val="00D50A16"/>
    <w:rsid w:val="00D50B89"/>
    <w:rsid w:val="00D50C15"/>
    <w:rsid w:val="00D50C39"/>
    <w:rsid w:val="00D50D84"/>
    <w:rsid w:val="00D510D8"/>
    <w:rsid w:val="00D5137A"/>
    <w:rsid w:val="00D519FB"/>
    <w:rsid w:val="00D51F08"/>
    <w:rsid w:val="00D52040"/>
    <w:rsid w:val="00D521AE"/>
    <w:rsid w:val="00D52413"/>
    <w:rsid w:val="00D5296C"/>
    <w:rsid w:val="00D52E25"/>
    <w:rsid w:val="00D52E75"/>
    <w:rsid w:val="00D5327F"/>
    <w:rsid w:val="00D5338C"/>
    <w:rsid w:val="00D537D9"/>
    <w:rsid w:val="00D537E9"/>
    <w:rsid w:val="00D537FC"/>
    <w:rsid w:val="00D53C0B"/>
    <w:rsid w:val="00D53F05"/>
    <w:rsid w:val="00D54643"/>
    <w:rsid w:val="00D547A5"/>
    <w:rsid w:val="00D54854"/>
    <w:rsid w:val="00D54DBA"/>
    <w:rsid w:val="00D55065"/>
    <w:rsid w:val="00D551BF"/>
    <w:rsid w:val="00D55469"/>
    <w:rsid w:val="00D55532"/>
    <w:rsid w:val="00D55630"/>
    <w:rsid w:val="00D55A86"/>
    <w:rsid w:val="00D55E68"/>
    <w:rsid w:val="00D55FDC"/>
    <w:rsid w:val="00D561F7"/>
    <w:rsid w:val="00D56300"/>
    <w:rsid w:val="00D56338"/>
    <w:rsid w:val="00D5662C"/>
    <w:rsid w:val="00D5673A"/>
    <w:rsid w:val="00D56A24"/>
    <w:rsid w:val="00D57397"/>
    <w:rsid w:val="00D577CE"/>
    <w:rsid w:val="00D57E2C"/>
    <w:rsid w:val="00D60AE1"/>
    <w:rsid w:val="00D60C22"/>
    <w:rsid w:val="00D60DD7"/>
    <w:rsid w:val="00D6133E"/>
    <w:rsid w:val="00D61435"/>
    <w:rsid w:val="00D61712"/>
    <w:rsid w:val="00D61B27"/>
    <w:rsid w:val="00D61E2A"/>
    <w:rsid w:val="00D62278"/>
    <w:rsid w:val="00D62282"/>
    <w:rsid w:val="00D62353"/>
    <w:rsid w:val="00D62829"/>
    <w:rsid w:val="00D62AE0"/>
    <w:rsid w:val="00D62C06"/>
    <w:rsid w:val="00D63414"/>
    <w:rsid w:val="00D6353F"/>
    <w:rsid w:val="00D63790"/>
    <w:rsid w:val="00D6389C"/>
    <w:rsid w:val="00D63990"/>
    <w:rsid w:val="00D639DE"/>
    <w:rsid w:val="00D63D38"/>
    <w:rsid w:val="00D642AB"/>
    <w:rsid w:val="00D64626"/>
    <w:rsid w:val="00D6563C"/>
    <w:rsid w:val="00D65641"/>
    <w:rsid w:val="00D6568C"/>
    <w:rsid w:val="00D65C20"/>
    <w:rsid w:val="00D65D64"/>
    <w:rsid w:val="00D66450"/>
    <w:rsid w:val="00D66B5A"/>
    <w:rsid w:val="00D672C4"/>
    <w:rsid w:val="00D672E7"/>
    <w:rsid w:val="00D6749D"/>
    <w:rsid w:val="00D675ED"/>
    <w:rsid w:val="00D67A4C"/>
    <w:rsid w:val="00D67A7E"/>
    <w:rsid w:val="00D67B5C"/>
    <w:rsid w:val="00D67C49"/>
    <w:rsid w:val="00D67CA4"/>
    <w:rsid w:val="00D67CE9"/>
    <w:rsid w:val="00D67D85"/>
    <w:rsid w:val="00D67F57"/>
    <w:rsid w:val="00D7008C"/>
    <w:rsid w:val="00D700E6"/>
    <w:rsid w:val="00D709BE"/>
    <w:rsid w:val="00D70A50"/>
    <w:rsid w:val="00D70AE5"/>
    <w:rsid w:val="00D70B2D"/>
    <w:rsid w:val="00D71089"/>
    <w:rsid w:val="00D7113E"/>
    <w:rsid w:val="00D712BE"/>
    <w:rsid w:val="00D713B7"/>
    <w:rsid w:val="00D718D9"/>
    <w:rsid w:val="00D71F0E"/>
    <w:rsid w:val="00D720A4"/>
    <w:rsid w:val="00D72374"/>
    <w:rsid w:val="00D724B4"/>
    <w:rsid w:val="00D72620"/>
    <w:rsid w:val="00D72681"/>
    <w:rsid w:val="00D72BEE"/>
    <w:rsid w:val="00D72C08"/>
    <w:rsid w:val="00D72C2D"/>
    <w:rsid w:val="00D72EDD"/>
    <w:rsid w:val="00D72FAE"/>
    <w:rsid w:val="00D731D7"/>
    <w:rsid w:val="00D7327E"/>
    <w:rsid w:val="00D732BF"/>
    <w:rsid w:val="00D7352E"/>
    <w:rsid w:val="00D73563"/>
    <w:rsid w:val="00D73701"/>
    <w:rsid w:val="00D73922"/>
    <w:rsid w:val="00D739AC"/>
    <w:rsid w:val="00D73BFA"/>
    <w:rsid w:val="00D73DAC"/>
    <w:rsid w:val="00D74002"/>
    <w:rsid w:val="00D742AD"/>
    <w:rsid w:val="00D7486C"/>
    <w:rsid w:val="00D74894"/>
    <w:rsid w:val="00D74954"/>
    <w:rsid w:val="00D74B71"/>
    <w:rsid w:val="00D74CF9"/>
    <w:rsid w:val="00D74E14"/>
    <w:rsid w:val="00D74E5F"/>
    <w:rsid w:val="00D750C3"/>
    <w:rsid w:val="00D75114"/>
    <w:rsid w:val="00D752DB"/>
    <w:rsid w:val="00D75392"/>
    <w:rsid w:val="00D75996"/>
    <w:rsid w:val="00D75C30"/>
    <w:rsid w:val="00D75CCE"/>
    <w:rsid w:val="00D766F9"/>
    <w:rsid w:val="00D76A20"/>
    <w:rsid w:val="00D76B7C"/>
    <w:rsid w:val="00D76D74"/>
    <w:rsid w:val="00D77188"/>
    <w:rsid w:val="00D77341"/>
    <w:rsid w:val="00D774DB"/>
    <w:rsid w:val="00D77653"/>
    <w:rsid w:val="00D7F11E"/>
    <w:rsid w:val="00D80151"/>
    <w:rsid w:val="00D80207"/>
    <w:rsid w:val="00D8026A"/>
    <w:rsid w:val="00D80301"/>
    <w:rsid w:val="00D8036A"/>
    <w:rsid w:val="00D80522"/>
    <w:rsid w:val="00D80A43"/>
    <w:rsid w:val="00D80C06"/>
    <w:rsid w:val="00D80C7D"/>
    <w:rsid w:val="00D80DAB"/>
    <w:rsid w:val="00D80FA4"/>
    <w:rsid w:val="00D811E0"/>
    <w:rsid w:val="00D8178F"/>
    <w:rsid w:val="00D81AEF"/>
    <w:rsid w:val="00D820EB"/>
    <w:rsid w:val="00D8224C"/>
    <w:rsid w:val="00D823A2"/>
    <w:rsid w:val="00D82FEF"/>
    <w:rsid w:val="00D83E91"/>
    <w:rsid w:val="00D8442E"/>
    <w:rsid w:val="00D84700"/>
    <w:rsid w:val="00D847D2"/>
    <w:rsid w:val="00D84E27"/>
    <w:rsid w:val="00D85468"/>
    <w:rsid w:val="00D863EF"/>
    <w:rsid w:val="00D86723"/>
    <w:rsid w:val="00D868CC"/>
    <w:rsid w:val="00D86A1D"/>
    <w:rsid w:val="00D874F1"/>
    <w:rsid w:val="00D8779A"/>
    <w:rsid w:val="00D8793E"/>
    <w:rsid w:val="00D87C2B"/>
    <w:rsid w:val="00D87F74"/>
    <w:rsid w:val="00D90009"/>
    <w:rsid w:val="00D904D5"/>
    <w:rsid w:val="00D90522"/>
    <w:rsid w:val="00D9080A"/>
    <w:rsid w:val="00D909F9"/>
    <w:rsid w:val="00D90FCE"/>
    <w:rsid w:val="00D91138"/>
    <w:rsid w:val="00D914DD"/>
    <w:rsid w:val="00D917B9"/>
    <w:rsid w:val="00D9202E"/>
    <w:rsid w:val="00D9237C"/>
    <w:rsid w:val="00D92483"/>
    <w:rsid w:val="00D92675"/>
    <w:rsid w:val="00D926A3"/>
    <w:rsid w:val="00D92DFE"/>
    <w:rsid w:val="00D93232"/>
    <w:rsid w:val="00D932B5"/>
    <w:rsid w:val="00D933FF"/>
    <w:rsid w:val="00D93417"/>
    <w:rsid w:val="00D93A90"/>
    <w:rsid w:val="00D93C5F"/>
    <w:rsid w:val="00D93F1D"/>
    <w:rsid w:val="00D942D3"/>
    <w:rsid w:val="00D9444A"/>
    <w:rsid w:val="00D94670"/>
    <w:rsid w:val="00D949CF"/>
    <w:rsid w:val="00D94EA0"/>
    <w:rsid w:val="00D95139"/>
    <w:rsid w:val="00D95161"/>
    <w:rsid w:val="00D95292"/>
    <w:rsid w:val="00D9530C"/>
    <w:rsid w:val="00D95439"/>
    <w:rsid w:val="00D95C2D"/>
    <w:rsid w:val="00D95C9F"/>
    <w:rsid w:val="00D95D38"/>
    <w:rsid w:val="00D95F04"/>
    <w:rsid w:val="00D96196"/>
    <w:rsid w:val="00D9644E"/>
    <w:rsid w:val="00D96596"/>
    <w:rsid w:val="00D9659C"/>
    <w:rsid w:val="00D9662A"/>
    <w:rsid w:val="00D96972"/>
    <w:rsid w:val="00D971B0"/>
    <w:rsid w:val="00D97254"/>
    <w:rsid w:val="00D9728F"/>
    <w:rsid w:val="00D978A7"/>
    <w:rsid w:val="00D97BF4"/>
    <w:rsid w:val="00D97D0A"/>
    <w:rsid w:val="00DA0057"/>
    <w:rsid w:val="00DA01D5"/>
    <w:rsid w:val="00DA02FD"/>
    <w:rsid w:val="00DA0690"/>
    <w:rsid w:val="00DA07B2"/>
    <w:rsid w:val="00DA0D8B"/>
    <w:rsid w:val="00DA107F"/>
    <w:rsid w:val="00DA13E2"/>
    <w:rsid w:val="00DA13FB"/>
    <w:rsid w:val="00DA1499"/>
    <w:rsid w:val="00DA1681"/>
    <w:rsid w:val="00DA17D3"/>
    <w:rsid w:val="00DA194F"/>
    <w:rsid w:val="00DA2039"/>
    <w:rsid w:val="00DA213F"/>
    <w:rsid w:val="00DA25A9"/>
    <w:rsid w:val="00DA29A4"/>
    <w:rsid w:val="00DA323D"/>
    <w:rsid w:val="00DA3426"/>
    <w:rsid w:val="00DA34AB"/>
    <w:rsid w:val="00DA3566"/>
    <w:rsid w:val="00DA378C"/>
    <w:rsid w:val="00DA3A84"/>
    <w:rsid w:val="00DA3C9E"/>
    <w:rsid w:val="00DA3EC2"/>
    <w:rsid w:val="00DA4B7B"/>
    <w:rsid w:val="00DA4CD1"/>
    <w:rsid w:val="00DA4EC7"/>
    <w:rsid w:val="00DA4F5B"/>
    <w:rsid w:val="00DA5994"/>
    <w:rsid w:val="00DA5ADF"/>
    <w:rsid w:val="00DA5FC6"/>
    <w:rsid w:val="00DA63BE"/>
    <w:rsid w:val="00DA6420"/>
    <w:rsid w:val="00DA6618"/>
    <w:rsid w:val="00DA67CC"/>
    <w:rsid w:val="00DA6A00"/>
    <w:rsid w:val="00DA6AE1"/>
    <w:rsid w:val="00DA6C08"/>
    <w:rsid w:val="00DA7081"/>
    <w:rsid w:val="00DA71CA"/>
    <w:rsid w:val="00DA7220"/>
    <w:rsid w:val="00DA77EA"/>
    <w:rsid w:val="00DA7E85"/>
    <w:rsid w:val="00DA7ECC"/>
    <w:rsid w:val="00DB030A"/>
    <w:rsid w:val="00DB047F"/>
    <w:rsid w:val="00DB04E3"/>
    <w:rsid w:val="00DB067C"/>
    <w:rsid w:val="00DB0CD7"/>
    <w:rsid w:val="00DB0EB6"/>
    <w:rsid w:val="00DB0F37"/>
    <w:rsid w:val="00DB0F3D"/>
    <w:rsid w:val="00DB107F"/>
    <w:rsid w:val="00DB11C3"/>
    <w:rsid w:val="00DB19C9"/>
    <w:rsid w:val="00DB1A0F"/>
    <w:rsid w:val="00DB1C83"/>
    <w:rsid w:val="00DB1FF0"/>
    <w:rsid w:val="00DB204A"/>
    <w:rsid w:val="00DB2201"/>
    <w:rsid w:val="00DB250D"/>
    <w:rsid w:val="00DB2651"/>
    <w:rsid w:val="00DB29BF"/>
    <w:rsid w:val="00DB2A39"/>
    <w:rsid w:val="00DB2CF6"/>
    <w:rsid w:val="00DB2EBE"/>
    <w:rsid w:val="00DB3071"/>
    <w:rsid w:val="00DB30B4"/>
    <w:rsid w:val="00DB333D"/>
    <w:rsid w:val="00DB35E5"/>
    <w:rsid w:val="00DB3689"/>
    <w:rsid w:val="00DB3A4A"/>
    <w:rsid w:val="00DB3AEA"/>
    <w:rsid w:val="00DB3DE9"/>
    <w:rsid w:val="00DB4012"/>
    <w:rsid w:val="00DB4315"/>
    <w:rsid w:val="00DB433A"/>
    <w:rsid w:val="00DB4561"/>
    <w:rsid w:val="00DB45CC"/>
    <w:rsid w:val="00DB4848"/>
    <w:rsid w:val="00DB4A8F"/>
    <w:rsid w:val="00DB4DA2"/>
    <w:rsid w:val="00DB513B"/>
    <w:rsid w:val="00DB5880"/>
    <w:rsid w:val="00DB5B14"/>
    <w:rsid w:val="00DB6102"/>
    <w:rsid w:val="00DB6B14"/>
    <w:rsid w:val="00DB6E9A"/>
    <w:rsid w:val="00DB70F8"/>
    <w:rsid w:val="00DB7475"/>
    <w:rsid w:val="00DB7A0B"/>
    <w:rsid w:val="00DB7B8A"/>
    <w:rsid w:val="00DB7EE9"/>
    <w:rsid w:val="00DC03C6"/>
    <w:rsid w:val="00DC104C"/>
    <w:rsid w:val="00DC1217"/>
    <w:rsid w:val="00DC129F"/>
    <w:rsid w:val="00DC14B7"/>
    <w:rsid w:val="00DC198D"/>
    <w:rsid w:val="00DC1C00"/>
    <w:rsid w:val="00DC1C27"/>
    <w:rsid w:val="00DC1D86"/>
    <w:rsid w:val="00DC1E4D"/>
    <w:rsid w:val="00DC229E"/>
    <w:rsid w:val="00DC25CB"/>
    <w:rsid w:val="00DC263C"/>
    <w:rsid w:val="00DC2D01"/>
    <w:rsid w:val="00DC2E13"/>
    <w:rsid w:val="00DC2EAC"/>
    <w:rsid w:val="00DC35F4"/>
    <w:rsid w:val="00DC378A"/>
    <w:rsid w:val="00DC3A74"/>
    <w:rsid w:val="00DC475E"/>
    <w:rsid w:val="00DC4831"/>
    <w:rsid w:val="00DC48E1"/>
    <w:rsid w:val="00DC53D2"/>
    <w:rsid w:val="00DC55B0"/>
    <w:rsid w:val="00DC55CB"/>
    <w:rsid w:val="00DC5AB9"/>
    <w:rsid w:val="00DC5AFD"/>
    <w:rsid w:val="00DC6298"/>
    <w:rsid w:val="00DC689D"/>
    <w:rsid w:val="00DC6D48"/>
    <w:rsid w:val="00DC71E1"/>
    <w:rsid w:val="00DC74FF"/>
    <w:rsid w:val="00DC7677"/>
    <w:rsid w:val="00DC7854"/>
    <w:rsid w:val="00DC7C3E"/>
    <w:rsid w:val="00DC7D49"/>
    <w:rsid w:val="00DC7FA7"/>
    <w:rsid w:val="00DD06D0"/>
    <w:rsid w:val="00DD079A"/>
    <w:rsid w:val="00DD08CA"/>
    <w:rsid w:val="00DD0906"/>
    <w:rsid w:val="00DD094A"/>
    <w:rsid w:val="00DD0980"/>
    <w:rsid w:val="00DD0A50"/>
    <w:rsid w:val="00DD0AFD"/>
    <w:rsid w:val="00DD0B9D"/>
    <w:rsid w:val="00DD0C43"/>
    <w:rsid w:val="00DD13E2"/>
    <w:rsid w:val="00DD1B55"/>
    <w:rsid w:val="00DD1E7E"/>
    <w:rsid w:val="00DD1E8B"/>
    <w:rsid w:val="00DD1F24"/>
    <w:rsid w:val="00DD2571"/>
    <w:rsid w:val="00DD268D"/>
    <w:rsid w:val="00DD2736"/>
    <w:rsid w:val="00DD27C4"/>
    <w:rsid w:val="00DD28CF"/>
    <w:rsid w:val="00DD2B94"/>
    <w:rsid w:val="00DD2E5C"/>
    <w:rsid w:val="00DD2F34"/>
    <w:rsid w:val="00DD3031"/>
    <w:rsid w:val="00DD355E"/>
    <w:rsid w:val="00DD3995"/>
    <w:rsid w:val="00DD3996"/>
    <w:rsid w:val="00DD3A72"/>
    <w:rsid w:val="00DD3B7D"/>
    <w:rsid w:val="00DD3D1D"/>
    <w:rsid w:val="00DD4685"/>
    <w:rsid w:val="00DD4861"/>
    <w:rsid w:val="00DD49AC"/>
    <w:rsid w:val="00DD4F91"/>
    <w:rsid w:val="00DD5056"/>
    <w:rsid w:val="00DD587C"/>
    <w:rsid w:val="00DD5FF2"/>
    <w:rsid w:val="00DD637C"/>
    <w:rsid w:val="00DD65EE"/>
    <w:rsid w:val="00DD6D3E"/>
    <w:rsid w:val="00DD6D69"/>
    <w:rsid w:val="00DD710A"/>
    <w:rsid w:val="00DD7344"/>
    <w:rsid w:val="00DD76DF"/>
    <w:rsid w:val="00DD7B94"/>
    <w:rsid w:val="00DD7D54"/>
    <w:rsid w:val="00DD7DA0"/>
    <w:rsid w:val="00DE02DE"/>
    <w:rsid w:val="00DE05EC"/>
    <w:rsid w:val="00DE0AD2"/>
    <w:rsid w:val="00DE0B3C"/>
    <w:rsid w:val="00DE1059"/>
    <w:rsid w:val="00DE27E3"/>
    <w:rsid w:val="00DE2A02"/>
    <w:rsid w:val="00DE2A68"/>
    <w:rsid w:val="00DE2AB1"/>
    <w:rsid w:val="00DE2D0D"/>
    <w:rsid w:val="00DE3118"/>
    <w:rsid w:val="00DE317C"/>
    <w:rsid w:val="00DE3396"/>
    <w:rsid w:val="00DE33FA"/>
    <w:rsid w:val="00DE34C0"/>
    <w:rsid w:val="00DE3D6E"/>
    <w:rsid w:val="00DE4603"/>
    <w:rsid w:val="00DE47C6"/>
    <w:rsid w:val="00DE48B7"/>
    <w:rsid w:val="00DE4B48"/>
    <w:rsid w:val="00DE5082"/>
    <w:rsid w:val="00DE5091"/>
    <w:rsid w:val="00DE53EB"/>
    <w:rsid w:val="00DE543F"/>
    <w:rsid w:val="00DE552F"/>
    <w:rsid w:val="00DE558D"/>
    <w:rsid w:val="00DE58F7"/>
    <w:rsid w:val="00DE62EA"/>
    <w:rsid w:val="00DE6340"/>
    <w:rsid w:val="00DE6346"/>
    <w:rsid w:val="00DE6387"/>
    <w:rsid w:val="00DE658B"/>
    <w:rsid w:val="00DE6704"/>
    <w:rsid w:val="00DE68C4"/>
    <w:rsid w:val="00DE723A"/>
    <w:rsid w:val="00DE724A"/>
    <w:rsid w:val="00DE7664"/>
    <w:rsid w:val="00DE7BFD"/>
    <w:rsid w:val="00DE7D5B"/>
    <w:rsid w:val="00DE7E65"/>
    <w:rsid w:val="00DE7F9F"/>
    <w:rsid w:val="00DF02A6"/>
    <w:rsid w:val="00DF0B86"/>
    <w:rsid w:val="00DF0D66"/>
    <w:rsid w:val="00DF0E9A"/>
    <w:rsid w:val="00DF1539"/>
    <w:rsid w:val="00DF182C"/>
    <w:rsid w:val="00DF1D5C"/>
    <w:rsid w:val="00DF1ED6"/>
    <w:rsid w:val="00DF2004"/>
    <w:rsid w:val="00DF2604"/>
    <w:rsid w:val="00DF267F"/>
    <w:rsid w:val="00DF29D1"/>
    <w:rsid w:val="00DF3348"/>
    <w:rsid w:val="00DF39AB"/>
    <w:rsid w:val="00DF3C7C"/>
    <w:rsid w:val="00DF3D02"/>
    <w:rsid w:val="00DF3EA6"/>
    <w:rsid w:val="00DF42DD"/>
    <w:rsid w:val="00DF4480"/>
    <w:rsid w:val="00DF4768"/>
    <w:rsid w:val="00DF47B9"/>
    <w:rsid w:val="00DF4AC2"/>
    <w:rsid w:val="00DF4C05"/>
    <w:rsid w:val="00DF4F53"/>
    <w:rsid w:val="00DF50B2"/>
    <w:rsid w:val="00DF547C"/>
    <w:rsid w:val="00DF54ED"/>
    <w:rsid w:val="00DF5905"/>
    <w:rsid w:val="00DF5B89"/>
    <w:rsid w:val="00DF5CC4"/>
    <w:rsid w:val="00DF5E20"/>
    <w:rsid w:val="00DF662D"/>
    <w:rsid w:val="00DF686C"/>
    <w:rsid w:val="00DF6C66"/>
    <w:rsid w:val="00DF7401"/>
    <w:rsid w:val="00DF770F"/>
    <w:rsid w:val="00DF797D"/>
    <w:rsid w:val="00DF7E11"/>
    <w:rsid w:val="00E000A5"/>
    <w:rsid w:val="00E000E9"/>
    <w:rsid w:val="00E00106"/>
    <w:rsid w:val="00E00DBB"/>
    <w:rsid w:val="00E00F37"/>
    <w:rsid w:val="00E01068"/>
    <w:rsid w:val="00E010F4"/>
    <w:rsid w:val="00E012D8"/>
    <w:rsid w:val="00E01693"/>
    <w:rsid w:val="00E01954"/>
    <w:rsid w:val="00E0241B"/>
    <w:rsid w:val="00E02686"/>
    <w:rsid w:val="00E028EE"/>
    <w:rsid w:val="00E02E5A"/>
    <w:rsid w:val="00E02F45"/>
    <w:rsid w:val="00E032C5"/>
    <w:rsid w:val="00E03397"/>
    <w:rsid w:val="00E03843"/>
    <w:rsid w:val="00E03B2A"/>
    <w:rsid w:val="00E03BDA"/>
    <w:rsid w:val="00E03F45"/>
    <w:rsid w:val="00E0417D"/>
    <w:rsid w:val="00E0463B"/>
    <w:rsid w:val="00E04CF3"/>
    <w:rsid w:val="00E04E52"/>
    <w:rsid w:val="00E052CA"/>
    <w:rsid w:val="00E05AE0"/>
    <w:rsid w:val="00E0624B"/>
    <w:rsid w:val="00E06393"/>
    <w:rsid w:val="00E063CD"/>
    <w:rsid w:val="00E06768"/>
    <w:rsid w:val="00E0683D"/>
    <w:rsid w:val="00E068E9"/>
    <w:rsid w:val="00E06B7F"/>
    <w:rsid w:val="00E06B96"/>
    <w:rsid w:val="00E06DB9"/>
    <w:rsid w:val="00E07190"/>
    <w:rsid w:val="00E07272"/>
    <w:rsid w:val="00E0745F"/>
    <w:rsid w:val="00E0771D"/>
    <w:rsid w:val="00E0772B"/>
    <w:rsid w:val="00E07A44"/>
    <w:rsid w:val="00E07C5C"/>
    <w:rsid w:val="00E10416"/>
    <w:rsid w:val="00E10545"/>
    <w:rsid w:val="00E10A99"/>
    <w:rsid w:val="00E10C2B"/>
    <w:rsid w:val="00E10C72"/>
    <w:rsid w:val="00E10E03"/>
    <w:rsid w:val="00E112B2"/>
    <w:rsid w:val="00E115AD"/>
    <w:rsid w:val="00E11801"/>
    <w:rsid w:val="00E119B6"/>
    <w:rsid w:val="00E11D4D"/>
    <w:rsid w:val="00E1203D"/>
    <w:rsid w:val="00E121B3"/>
    <w:rsid w:val="00E123C3"/>
    <w:rsid w:val="00E126D5"/>
    <w:rsid w:val="00E12953"/>
    <w:rsid w:val="00E12A62"/>
    <w:rsid w:val="00E12B78"/>
    <w:rsid w:val="00E13059"/>
    <w:rsid w:val="00E132BB"/>
    <w:rsid w:val="00E13467"/>
    <w:rsid w:val="00E13642"/>
    <w:rsid w:val="00E13B21"/>
    <w:rsid w:val="00E13B68"/>
    <w:rsid w:val="00E13BCA"/>
    <w:rsid w:val="00E13CAE"/>
    <w:rsid w:val="00E13DE9"/>
    <w:rsid w:val="00E14438"/>
    <w:rsid w:val="00E14547"/>
    <w:rsid w:val="00E14A35"/>
    <w:rsid w:val="00E14A9E"/>
    <w:rsid w:val="00E14AF7"/>
    <w:rsid w:val="00E14BA6"/>
    <w:rsid w:val="00E15093"/>
    <w:rsid w:val="00E15231"/>
    <w:rsid w:val="00E15278"/>
    <w:rsid w:val="00E1581F"/>
    <w:rsid w:val="00E15B50"/>
    <w:rsid w:val="00E15C15"/>
    <w:rsid w:val="00E16080"/>
    <w:rsid w:val="00E16724"/>
    <w:rsid w:val="00E16D5B"/>
    <w:rsid w:val="00E16E48"/>
    <w:rsid w:val="00E16F7B"/>
    <w:rsid w:val="00E17289"/>
    <w:rsid w:val="00E17649"/>
    <w:rsid w:val="00E17A1A"/>
    <w:rsid w:val="00E17BE7"/>
    <w:rsid w:val="00E17D41"/>
    <w:rsid w:val="00E17DE1"/>
    <w:rsid w:val="00E17F81"/>
    <w:rsid w:val="00E2017C"/>
    <w:rsid w:val="00E2024F"/>
    <w:rsid w:val="00E207DA"/>
    <w:rsid w:val="00E20B3C"/>
    <w:rsid w:val="00E20C0F"/>
    <w:rsid w:val="00E20C93"/>
    <w:rsid w:val="00E20D55"/>
    <w:rsid w:val="00E210DA"/>
    <w:rsid w:val="00E215CD"/>
    <w:rsid w:val="00E218B0"/>
    <w:rsid w:val="00E21A34"/>
    <w:rsid w:val="00E21A77"/>
    <w:rsid w:val="00E21CFB"/>
    <w:rsid w:val="00E21F5E"/>
    <w:rsid w:val="00E224B7"/>
    <w:rsid w:val="00E22970"/>
    <w:rsid w:val="00E22986"/>
    <w:rsid w:val="00E22BCF"/>
    <w:rsid w:val="00E22F9E"/>
    <w:rsid w:val="00E231F4"/>
    <w:rsid w:val="00E23E31"/>
    <w:rsid w:val="00E23F7B"/>
    <w:rsid w:val="00E2491D"/>
    <w:rsid w:val="00E24C13"/>
    <w:rsid w:val="00E24DF4"/>
    <w:rsid w:val="00E24E16"/>
    <w:rsid w:val="00E252CA"/>
    <w:rsid w:val="00E25887"/>
    <w:rsid w:val="00E25D1B"/>
    <w:rsid w:val="00E2640D"/>
    <w:rsid w:val="00E26430"/>
    <w:rsid w:val="00E2649B"/>
    <w:rsid w:val="00E264F2"/>
    <w:rsid w:val="00E26B81"/>
    <w:rsid w:val="00E26BC9"/>
    <w:rsid w:val="00E2736E"/>
    <w:rsid w:val="00E273FA"/>
    <w:rsid w:val="00E27476"/>
    <w:rsid w:val="00E27E3D"/>
    <w:rsid w:val="00E27EAF"/>
    <w:rsid w:val="00E30451"/>
    <w:rsid w:val="00E30793"/>
    <w:rsid w:val="00E30A20"/>
    <w:rsid w:val="00E30CF2"/>
    <w:rsid w:val="00E30F40"/>
    <w:rsid w:val="00E311D6"/>
    <w:rsid w:val="00E3167F"/>
    <w:rsid w:val="00E3196F"/>
    <w:rsid w:val="00E32143"/>
    <w:rsid w:val="00E321F9"/>
    <w:rsid w:val="00E32315"/>
    <w:rsid w:val="00E3293B"/>
    <w:rsid w:val="00E333C1"/>
    <w:rsid w:val="00E33606"/>
    <w:rsid w:val="00E33631"/>
    <w:rsid w:val="00E34426"/>
    <w:rsid w:val="00E3466B"/>
    <w:rsid w:val="00E3490A"/>
    <w:rsid w:val="00E34CBC"/>
    <w:rsid w:val="00E34FE1"/>
    <w:rsid w:val="00E35335"/>
    <w:rsid w:val="00E35481"/>
    <w:rsid w:val="00E357C0"/>
    <w:rsid w:val="00E35BE8"/>
    <w:rsid w:val="00E35D53"/>
    <w:rsid w:val="00E35EC0"/>
    <w:rsid w:val="00E367F6"/>
    <w:rsid w:val="00E36987"/>
    <w:rsid w:val="00E36E61"/>
    <w:rsid w:val="00E375F7"/>
    <w:rsid w:val="00E376DC"/>
    <w:rsid w:val="00E37E72"/>
    <w:rsid w:val="00E37F54"/>
    <w:rsid w:val="00E405E8"/>
    <w:rsid w:val="00E408AA"/>
    <w:rsid w:val="00E41981"/>
    <w:rsid w:val="00E41B49"/>
    <w:rsid w:val="00E41DF9"/>
    <w:rsid w:val="00E41E55"/>
    <w:rsid w:val="00E41F46"/>
    <w:rsid w:val="00E41FCC"/>
    <w:rsid w:val="00E42250"/>
    <w:rsid w:val="00E4238D"/>
    <w:rsid w:val="00E426C8"/>
    <w:rsid w:val="00E42C75"/>
    <w:rsid w:val="00E42EF0"/>
    <w:rsid w:val="00E42FB1"/>
    <w:rsid w:val="00E43022"/>
    <w:rsid w:val="00E437CE"/>
    <w:rsid w:val="00E438D1"/>
    <w:rsid w:val="00E43922"/>
    <w:rsid w:val="00E43A08"/>
    <w:rsid w:val="00E4415E"/>
    <w:rsid w:val="00E44D35"/>
    <w:rsid w:val="00E4522C"/>
    <w:rsid w:val="00E4568F"/>
    <w:rsid w:val="00E46B22"/>
    <w:rsid w:val="00E4775A"/>
    <w:rsid w:val="00E47900"/>
    <w:rsid w:val="00E47967"/>
    <w:rsid w:val="00E47A67"/>
    <w:rsid w:val="00E47CCD"/>
    <w:rsid w:val="00E500F8"/>
    <w:rsid w:val="00E50871"/>
    <w:rsid w:val="00E50A13"/>
    <w:rsid w:val="00E50C70"/>
    <w:rsid w:val="00E50F1F"/>
    <w:rsid w:val="00E510B6"/>
    <w:rsid w:val="00E5147D"/>
    <w:rsid w:val="00E51C61"/>
    <w:rsid w:val="00E5238F"/>
    <w:rsid w:val="00E52481"/>
    <w:rsid w:val="00E5301A"/>
    <w:rsid w:val="00E532B5"/>
    <w:rsid w:val="00E533B8"/>
    <w:rsid w:val="00E534C3"/>
    <w:rsid w:val="00E53638"/>
    <w:rsid w:val="00E53A22"/>
    <w:rsid w:val="00E53BE5"/>
    <w:rsid w:val="00E53EBD"/>
    <w:rsid w:val="00E53FFB"/>
    <w:rsid w:val="00E54014"/>
    <w:rsid w:val="00E543AC"/>
    <w:rsid w:val="00E543BD"/>
    <w:rsid w:val="00E54925"/>
    <w:rsid w:val="00E54B21"/>
    <w:rsid w:val="00E54BF8"/>
    <w:rsid w:val="00E55307"/>
    <w:rsid w:val="00E557DF"/>
    <w:rsid w:val="00E558C3"/>
    <w:rsid w:val="00E559EA"/>
    <w:rsid w:val="00E565B8"/>
    <w:rsid w:val="00E56625"/>
    <w:rsid w:val="00E56698"/>
    <w:rsid w:val="00E5688F"/>
    <w:rsid w:val="00E574D1"/>
    <w:rsid w:val="00E57AD1"/>
    <w:rsid w:val="00E6020E"/>
    <w:rsid w:val="00E60246"/>
    <w:rsid w:val="00E605B0"/>
    <w:rsid w:val="00E60947"/>
    <w:rsid w:val="00E60BA4"/>
    <w:rsid w:val="00E60FF0"/>
    <w:rsid w:val="00E616C6"/>
    <w:rsid w:val="00E617F4"/>
    <w:rsid w:val="00E61922"/>
    <w:rsid w:val="00E62027"/>
    <w:rsid w:val="00E624B1"/>
    <w:rsid w:val="00E628E5"/>
    <w:rsid w:val="00E632C5"/>
    <w:rsid w:val="00E632DA"/>
    <w:rsid w:val="00E63B1E"/>
    <w:rsid w:val="00E63B47"/>
    <w:rsid w:val="00E63BCC"/>
    <w:rsid w:val="00E63D38"/>
    <w:rsid w:val="00E63EB3"/>
    <w:rsid w:val="00E64107"/>
    <w:rsid w:val="00E6410E"/>
    <w:rsid w:val="00E64295"/>
    <w:rsid w:val="00E644F6"/>
    <w:rsid w:val="00E645B7"/>
    <w:rsid w:val="00E647BE"/>
    <w:rsid w:val="00E6496D"/>
    <w:rsid w:val="00E64DCB"/>
    <w:rsid w:val="00E6545E"/>
    <w:rsid w:val="00E65987"/>
    <w:rsid w:val="00E66159"/>
    <w:rsid w:val="00E661B8"/>
    <w:rsid w:val="00E663EB"/>
    <w:rsid w:val="00E66813"/>
    <w:rsid w:val="00E66B0C"/>
    <w:rsid w:val="00E66CE1"/>
    <w:rsid w:val="00E67037"/>
    <w:rsid w:val="00E67109"/>
    <w:rsid w:val="00E6750F"/>
    <w:rsid w:val="00E67C82"/>
    <w:rsid w:val="00E67E2B"/>
    <w:rsid w:val="00E70167"/>
    <w:rsid w:val="00E70C51"/>
    <w:rsid w:val="00E70EDC"/>
    <w:rsid w:val="00E7109E"/>
    <w:rsid w:val="00E71182"/>
    <w:rsid w:val="00E71187"/>
    <w:rsid w:val="00E71309"/>
    <w:rsid w:val="00E71318"/>
    <w:rsid w:val="00E714C4"/>
    <w:rsid w:val="00E7167E"/>
    <w:rsid w:val="00E72935"/>
    <w:rsid w:val="00E72BF6"/>
    <w:rsid w:val="00E72F42"/>
    <w:rsid w:val="00E73033"/>
    <w:rsid w:val="00E732F1"/>
    <w:rsid w:val="00E73ADE"/>
    <w:rsid w:val="00E74389"/>
    <w:rsid w:val="00E747B7"/>
    <w:rsid w:val="00E74FE1"/>
    <w:rsid w:val="00E75000"/>
    <w:rsid w:val="00E7502A"/>
    <w:rsid w:val="00E75211"/>
    <w:rsid w:val="00E758BD"/>
    <w:rsid w:val="00E75B90"/>
    <w:rsid w:val="00E769A9"/>
    <w:rsid w:val="00E76A74"/>
    <w:rsid w:val="00E76D15"/>
    <w:rsid w:val="00E770A9"/>
    <w:rsid w:val="00E77266"/>
    <w:rsid w:val="00E7787A"/>
    <w:rsid w:val="00E7793A"/>
    <w:rsid w:val="00E77ADD"/>
    <w:rsid w:val="00E77C85"/>
    <w:rsid w:val="00E8060C"/>
    <w:rsid w:val="00E806D1"/>
    <w:rsid w:val="00E80895"/>
    <w:rsid w:val="00E80A33"/>
    <w:rsid w:val="00E812E3"/>
    <w:rsid w:val="00E81485"/>
    <w:rsid w:val="00E81661"/>
    <w:rsid w:val="00E81877"/>
    <w:rsid w:val="00E81969"/>
    <w:rsid w:val="00E81AFE"/>
    <w:rsid w:val="00E81B81"/>
    <w:rsid w:val="00E81C06"/>
    <w:rsid w:val="00E81CF8"/>
    <w:rsid w:val="00E81E57"/>
    <w:rsid w:val="00E81F0A"/>
    <w:rsid w:val="00E81FEC"/>
    <w:rsid w:val="00E820BA"/>
    <w:rsid w:val="00E82CE2"/>
    <w:rsid w:val="00E82D20"/>
    <w:rsid w:val="00E82D69"/>
    <w:rsid w:val="00E82FB3"/>
    <w:rsid w:val="00E830E5"/>
    <w:rsid w:val="00E83157"/>
    <w:rsid w:val="00E83988"/>
    <w:rsid w:val="00E83CE0"/>
    <w:rsid w:val="00E83ED4"/>
    <w:rsid w:val="00E84760"/>
    <w:rsid w:val="00E8492D"/>
    <w:rsid w:val="00E84A6D"/>
    <w:rsid w:val="00E84EE8"/>
    <w:rsid w:val="00E84F2B"/>
    <w:rsid w:val="00E84F37"/>
    <w:rsid w:val="00E852DB"/>
    <w:rsid w:val="00E85517"/>
    <w:rsid w:val="00E8556D"/>
    <w:rsid w:val="00E858D1"/>
    <w:rsid w:val="00E85922"/>
    <w:rsid w:val="00E85F3D"/>
    <w:rsid w:val="00E86035"/>
    <w:rsid w:val="00E860D4"/>
    <w:rsid w:val="00E863E2"/>
    <w:rsid w:val="00E86950"/>
    <w:rsid w:val="00E869F9"/>
    <w:rsid w:val="00E8703F"/>
    <w:rsid w:val="00E87349"/>
    <w:rsid w:val="00E874B3"/>
    <w:rsid w:val="00E87541"/>
    <w:rsid w:val="00E876A7"/>
    <w:rsid w:val="00E87924"/>
    <w:rsid w:val="00E9001C"/>
    <w:rsid w:val="00E90201"/>
    <w:rsid w:val="00E90656"/>
    <w:rsid w:val="00E90A46"/>
    <w:rsid w:val="00E90E8D"/>
    <w:rsid w:val="00E90ED9"/>
    <w:rsid w:val="00E91443"/>
    <w:rsid w:val="00E91A29"/>
    <w:rsid w:val="00E921B0"/>
    <w:rsid w:val="00E92370"/>
    <w:rsid w:val="00E9239D"/>
    <w:rsid w:val="00E923BD"/>
    <w:rsid w:val="00E92485"/>
    <w:rsid w:val="00E92AB5"/>
    <w:rsid w:val="00E930F5"/>
    <w:rsid w:val="00E93253"/>
    <w:rsid w:val="00E932D7"/>
    <w:rsid w:val="00E9330B"/>
    <w:rsid w:val="00E93A26"/>
    <w:rsid w:val="00E93E2F"/>
    <w:rsid w:val="00E9459C"/>
    <w:rsid w:val="00E945CB"/>
    <w:rsid w:val="00E94844"/>
    <w:rsid w:val="00E948B4"/>
    <w:rsid w:val="00E94B57"/>
    <w:rsid w:val="00E94E10"/>
    <w:rsid w:val="00E95100"/>
    <w:rsid w:val="00E951E1"/>
    <w:rsid w:val="00E959FE"/>
    <w:rsid w:val="00E95CD0"/>
    <w:rsid w:val="00E95D5A"/>
    <w:rsid w:val="00E96006"/>
    <w:rsid w:val="00E96424"/>
    <w:rsid w:val="00E96495"/>
    <w:rsid w:val="00E96782"/>
    <w:rsid w:val="00E96A4E"/>
    <w:rsid w:val="00E96D2A"/>
    <w:rsid w:val="00E96D9C"/>
    <w:rsid w:val="00E96F61"/>
    <w:rsid w:val="00E97291"/>
    <w:rsid w:val="00E9747F"/>
    <w:rsid w:val="00E97778"/>
    <w:rsid w:val="00E979EF"/>
    <w:rsid w:val="00E97AE6"/>
    <w:rsid w:val="00EA00F1"/>
    <w:rsid w:val="00EA01B9"/>
    <w:rsid w:val="00EA04CD"/>
    <w:rsid w:val="00EA0528"/>
    <w:rsid w:val="00EA057B"/>
    <w:rsid w:val="00EA06E8"/>
    <w:rsid w:val="00EA0A09"/>
    <w:rsid w:val="00EA0B61"/>
    <w:rsid w:val="00EA1020"/>
    <w:rsid w:val="00EA109F"/>
    <w:rsid w:val="00EA17EA"/>
    <w:rsid w:val="00EA1C2D"/>
    <w:rsid w:val="00EA256D"/>
    <w:rsid w:val="00EA2771"/>
    <w:rsid w:val="00EA2B06"/>
    <w:rsid w:val="00EA302C"/>
    <w:rsid w:val="00EA3506"/>
    <w:rsid w:val="00EA352D"/>
    <w:rsid w:val="00EA3573"/>
    <w:rsid w:val="00EA35BE"/>
    <w:rsid w:val="00EA3640"/>
    <w:rsid w:val="00EA36DE"/>
    <w:rsid w:val="00EA3B44"/>
    <w:rsid w:val="00EA3C59"/>
    <w:rsid w:val="00EA42A1"/>
    <w:rsid w:val="00EA43D1"/>
    <w:rsid w:val="00EA4FAC"/>
    <w:rsid w:val="00EA51EF"/>
    <w:rsid w:val="00EA53DA"/>
    <w:rsid w:val="00EA5709"/>
    <w:rsid w:val="00EA58BF"/>
    <w:rsid w:val="00EA5C73"/>
    <w:rsid w:val="00EA6126"/>
    <w:rsid w:val="00EA64A7"/>
    <w:rsid w:val="00EA6802"/>
    <w:rsid w:val="00EA6D18"/>
    <w:rsid w:val="00EA6FD6"/>
    <w:rsid w:val="00EA7486"/>
    <w:rsid w:val="00EA755B"/>
    <w:rsid w:val="00EA763E"/>
    <w:rsid w:val="00EA7658"/>
    <w:rsid w:val="00EA76E3"/>
    <w:rsid w:val="00EA7CAD"/>
    <w:rsid w:val="00EAE935"/>
    <w:rsid w:val="00EB0169"/>
    <w:rsid w:val="00EB0A07"/>
    <w:rsid w:val="00EB0A8D"/>
    <w:rsid w:val="00EB0C63"/>
    <w:rsid w:val="00EB0C64"/>
    <w:rsid w:val="00EB0E71"/>
    <w:rsid w:val="00EB1202"/>
    <w:rsid w:val="00EB132B"/>
    <w:rsid w:val="00EB1384"/>
    <w:rsid w:val="00EB169A"/>
    <w:rsid w:val="00EB1889"/>
    <w:rsid w:val="00EB18FE"/>
    <w:rsid w:val="00EB19D4"/>
    <w:rsid w:val="00EB1BBA"/>
    <w:rsid w:val="00EB1CC8"/>
    <w:rsid w:val="00EB2469"/>
    <w:rsid w:val="00EB2C0D"/>
    <w:rsid w:val="00EB3126"/>
    <w:rsid w:val="00EB33CA"/>
    <w:rsid w:val="00EB34E4"/>
    <w:rsid w:val="00EB3953"/>
    <w:rsid w:val="00EB3969"/>
    <w:rsid w:val="00EB3C74"/>
    <w:rsid w:val="00EB3E12"/>
    <w:rsid w:val="00EB3EDE"/>
    <w:rsid w:val="00EB3F19"/>
    <w:rsid w:val="00EB4240"/>
    <w:rsid w:val="00EB431B"/>
    <w:rsid w:val="00EB454C"/>
    <w:rsid w:val="00EB4ADF"/>
    <w:rsid w:val="00EB4EAE"/>
    <w:rsid w:val="00EB5A0B"/>
    <w:rsid w:val="00EB5A0F"/>
    <w:rsid w:val="00EB5AED"/>
    <w:rsid w:val="00EB5E54"/>
    <w:rsid w:val="00EB5E9B"/>
    <w:rsid w:val="00EB5EE9"/>
    <w:rsid w:val="00EB5EFD"/>
    <w:rsid w:val="00EB6022"/>
    <w:rsid w:val="00EB6EE8"/>
    <w:rsid w:val="00EB70D4"/>
    <w:rsid w:val="00EB71A0"/>
    <w:rsid w:val="00EB71C6"/>
    <w:rsid w:val="00EB72A9"/>
    <w:rsid w:val="00EB72BB"/>
    <w:rsid w:val="00EB74A1"/>
    <w:rsid w:val="00EB7B82"/>
    <w:rsid w:val="00EB7DE9"/>
    <w:rsid w:val="00EC0861"/>
    <w:rsid w:val="00EC0BFA"/>
    <w:rsid w:val="00EC0CF1"/>
    <w:rsid w:val="00EC0E56"/>
    <w:rsid w:val="00EC0EF1"/>
    <w:rsid w:val="00EC145B"/>
    <w:rsid w:val="00EC1562"/>
    <w:rsid w:val="00EC15C9"/>
    <w:rsid w:val="00EC1702"/>
    <w:rsid w:val="00EC1F36"/>
    <w:rsid w:val="00EC2ADF"/>
    <w:rsid w:val="00EC2F40"/>
    <w:rsid w:val="00EC3140"/>
    <w:rsid w:val="00EC3187"/>
    <w:rsid w:val="00EC3533"/>
    <w:rsid w:val="00EC35D4"/>
    <w:rsid w:val="00EC35E4"/>
    <w:rsid w:val="00EC37CD"/>
    <w:rsid w:val="00EC39C4"/>
    <w:rsid w:val="00EC3A5F"/>
    <w:rsid w:val="00EC3A64"/>
    <w:rsid w:val="00EC3AC5"/>
    <w:rsid w:val="00EC404B"/>
    <w:rsid w:val="00EC4DF6"/>
    <w:rsid w:val="00EC4F0C"/>
    <w:rsid w:val="00EC4F85"/>
    <w:rsid w:val="00EC5009"/>
    <w:rsid w:val="00EC583F"/>
    <w:rsid w:val="00EC5A96"/>
    <w:rsid w:val="00EC5BE6"/>
    <w:rsid w:val="00EC6436"/>
    <w:rsid w:val="00EC6490"/>
    <w:rsid w:val="00EC6AA5"/>
    <w:rsid w:val="00EC6DA2"/>
    <w:rsid w:val="00EC73E7"/>
    <w:rsid w:val="00EC7579"/>
    <w:rsid w:val="00EC7FE2"/>
    <w:rsid w:val="00ED032B"/>
    <w:rsid w:val="00ED0420"/>
    <w:rsid w:val="00ED04B2"/>
    <w:rsid w:val="00ED04E0"/>
    <w:rsid w:val="00ED0553"/>
    <w:rsid w:val="00ED06E8"/>
    <w:rsid w:val="00ED09CB"/>
    <w:rsid w:val="00ED0FAA"/>
    <w:rsid w:val="00ED1006"/>
    <w:rsid w:val="00ED112D"/>
    <w:rsid w:val="00ED113E"/>
    <w:rsid w:val="00ED18EB"/>
    <w:rsid w:val="00ED1A1E"/>
    <w:rsid w:val="00ED1A6E"/>
    <w:rsid w:val="00ED1BD0"/>
    <w:rsid w:val="00ED1C5D"/>
    <w:rsid w:val="00ED1C6C"/>
    <w:rsid w:val="00ED1D90"/>
    <w:rsid w:val="00ED2055"/>
    <w:rsid w:val="00ED2223"/>
    <w:rsid w:val="00ED22C2"/>
    <w:rsid w:val="00ED22E9"/>
    <w:rsid w:val="00ED240B"/>
    <w:rsid w:val="00ED271E"/>
    <w:rsid w:val="00ED272E"/>
    <w:rsid w:val="00ED29F7"/>
    <w:rsid w:val="00ED2D61"/>
    <w:rsid w:val="00ED2EB7"/>
    <w:rsid w:val="00ED32A2"/>
    <w:rsid w:val="00ED348A"/>
    <w:rsid w:val="00ED353C"/>
    <w:rsid w:val="00ED3900"/>
    <w:rsid w:val="00ED394F"/>
    <w:rsid w:val="00ED46A9"/>
    <w:rsid w:val="00ED50F4"/>
    <w:rsid w:val="00ED5432"/>
    <w:rsid w:val="00ED57C5"/>
    <w:rsid w:val="00ED5AB1"/>
    <w:rsid w:val="00ED602E"/>
    <w:rsid w:val="00ED622F"/>
    <w:rsid w:val="00ED6366"/>
    <w:rsid w:val="00ED6641"/>
    <w:rsid w:val="00ED6EAE"/>
    <w:rsid w:val="00ED6F82"/>
    <w:rsid w:val="00ED6F9B"/>
    <w:rsid w:val="00ED77DB"/>
    <w:rsid w:val="00EE02E9"/>
    <w:rsid w:val="00EE0399"/>
    <w:rsid w:val="00EE03F9"/>
    <w:rsid w:val="00EE07D9"/>
    <w:rsid w:val="00EE0C58"/>
    <w:rsid w:val="00EE0D04"/>
    <w:rsid w:val="00EE0FD6"/>
    <w:rsid w:val="00EE147A"/>
    <w:rsid w:val="00EE1879"/>
    <w:rsid w:val="00EE1CCA"/>
    <w:rsid w:val="00EE1FDA"/>
    <w:rsid w:val="00EE2229"/>
    <w:rsid w:val="00EE2479"/>
    <w:rsid w:val="00EE355B"/>
    <w:rsid w:val="00EE378F"/>
    <w:rsid w:val="00EE39B7"/>
    <w:rsid w:val="00EE411D"/>
    <w:rsid w:val="00EE475A"/>
    <w:rsid w:val="00EE4A90"/>
    <w:rsid w:val="00EE4D97"/>
    <w:rsid w:val="00EE527A"/>
    <w:rsid w:val="00EE54B8"/>
    <w:rsid w:val="00EE552A"/>
    <w:rsid w:val="00EE5619"/>
    <w:rsid w:val="00EE59BB"/>
    <w:rsid w:val="00EE5D34"/>
    <w:rsid w:val="00EE60BE"/>
    <w:rsid w:val="00EE6159"/>
    <w:rsid w:val="00EE64B2"/>
    <w:rsid w:val="00EE64C8"/>
    <w:rsid w:val="00EE68A6"/>
    <w:rsid w:val="00EE6BBA"/>
    <w:rsid w:val="00EE6FA6"/>
    <w:rsid w:val="00EE71CA"/>
    <w:rsid w:val="00EE71CE"/>
    <w:rsid w:val="00EE7A6F"/>
    <w:rsid w:val="00EE7F5A"/>
    <w:rsid w:val="00EE7FE0"/>
    <w:rsid w:val="00EF0592"/>
    <w:rsid w:val="00EF0658"/>
    <w:rsid w:val="00EF06E7"/>
    <w:rsid w:val="00EF0DD4"/>
    <w:rsid w:val="00EF0F79"/>
    <w:rsid w:val="00EF1186"/>
    <w:rsid w:val="00EF1313"/>
    <w:rsid w:val="00EF1903"/>
    <w:rsid w:val="00EF1952"/>
    <w:rsid w:val="00EF20EB"/>
    <w:rsid w:val="00EF226F"/>
    <w:rsid w:val="00EF266C"/>
    <w:rsid w:val="00EF2783"/>
    <w:rsid w:val="00EF28FF"/>
    <w:rsid w:val="00EF2A12"/>
    <w:rsid w:val="00EF2AB4"/>
    <w:rsid w:val="00EF2C98"/>
    <w:rsid w:val="00EF2D90"/>
    <w:rsid w:val="00EF326D"/>
    <w:rsid w:val="00EF34AB"/>
    <w:rsid w:val="00EF3597"/>
    <w:rsid w:val="00EF3F6D"/>
    <w:rsid w:val="00EF42D9"/>
    <w:rsid w:val="00EF44F2"/>
    <w:rsid w:val="00EF4A54"/>
    <w:rsid w:val="00EF4BE9"/>
    <w:rsid w:val="00EF4CB5"/>
    <w:rsid w:val="00EF4E3E"/>
    <w:rsid w:val="00EF5669"/>
    <w:rsid w:val="00EF5C4F"/>
    <w:rsid w:val="00EF5F88"/>
    <w:rsid w:val="00EF604D"/>
    <w:rsid w:val="00EF65E7"/>
    <w:rsid w:val="00EF660F"/>
    <w:rsid w:val="00EF6A78"/>
    <w:rsid w:val="00EF6CA0"/>
    <w:rsid w:val="00EF6FB4"/>
    <w:rsid w:val="00EF720A"/>
    <w:rsid w:val="00EF76E1"/>
    <w:rsid w:val="00EF77EB"/>
    <w:rsid w:val="00EF799E"/>
    <w:rsid w:val="00EF7FAB"/>
    <w:rsid w:val="00F0017F"/>
    <w:rsid w:val="00F0062D"/>
    <w:rsid w:val="00F00763"/>
    <w:rsid w:val="00F007B6"/>
    <w:rsid w:val="00F01B7B"/>
    <w:rsid w:val="00F02106"/>
    <w:rsid w:val="00F02351"/>
    <w:rsid w:val="00F028E3"/>
    <w:rsid w:val="00F02D71"/>
    <w:rsid w:val="00F02E08"/>
    <w:rsid w:val="00F03272"/>
    <w:rsid w:val="00F03367"/>
    <w:rsid w:val="00F033A4"/>
    <w:rsid w:val="00F0351B"/>
    <w:rsid w:val="00F038D9"/>
    <w:rsid w:val="00F03C8C"/>
    <w:rsid w:val="00F03D18"/>
    <w:rsid w:val="00F03E30"/>
    <w:rsid w:val="00F0460C"/>
    <w:rsid w:val="00F04E15"/>
    <w:rsid w:val="00F04F61"/>
    <w:rsid w:val="00F05464"/>
    <w:rsid w:val="00F05526"/>
    <w:rsid w:val="00F059FF"/>
    <w:rsid w:val="00F05CAA"/>
    <w:rsid w:val="00F05E75"/>
    <w:rsid w:val="00F06060"/>
    <w:rsid w:val="00F0647B"/>
    <w:rsid w:val="00F0659B"/>
    <w:rsid w:val="00F06769"/>
    <w:rsid w:val="00F06AC3"/>
    <w:rsid w:val="00F06BB6"/>
    <w:rsid w:val="00F06F0C"/>
    <w:rsid w:val="00F07082"/>
    <w:rsid w:val="00F07174"/>
    <w:rsid w:val="00F07504"/>
    <w:rsid w:val="00F0783E"/>
    <w:rsid w:val="00F079D0"/>
    <w:rsid w:val="00F07B15"/>
    <w:rsid w:val="00F07DF1"/>
    <w:rsid w:val="00F07F73"/>
    <w:rsid w:val="00F10123"/>
    <w:rsid w:val="00F1025B"/>
    <w:rsid w:val="00F103A0"/>
    <w:rsid w:val="00F103FA"/>
    <w:rsid w:val="00F108BF"/>
    <w:rsid w:val="00F10EF6"/>
    <w:rsid w:val="00F10F28"/>
    <w:rsid w:val="00F1138C"/>
    <w:rsid w:val="00F11C4C"/>
    <w:rsid w:val="00F120F6"/>
    <w:rsid w:val="00F12631"/>
    <w:rsid w:val="00F1264F"/>
    <w:rsid w:val="00F12C77"/>
    <w:rsid w:val="00F12C79"/>
    <w:rsid w:val="00F12FAF"/>
    <w:rsid w:val="00F130C2"/>
    <w:rsid w:val="00F13255"/>
    <w:rsid w:val="00F1326E"/>
    <w:rsid w:val="00F13371"/>
    <w:rsid w:val="00F13B31"/>
    <w:rsid w:val="00F13CBF"/>
    <w:rsid w:val="00F13FFC"/>
    <w:rsid w:val="00F140C4"/>
    <w:rsid w:val="00F14121"/>
    <w:rsid w:val="00F14196"/>
    <w:rsid w:val="00F1473E"/>
    <w:rsid w:val="00F149BA"/>
    <w:rsid w:val="00F14CAB"/>
    <w:rsid w:val="00F150E3"/>
    <w:rsid w:val="00F154B6"/>
    <w:rsid w:val="00F15575"/>
    <w:rsid w:val="00F15A07"/>
    <w:rsid w:val="00F15D4C"/>
    <w:rsid w:val="00F15EC3"/>
    <w:rsid w:val="00F16003"/>
    <w:rsid w:val="00F16083"/>
    <w:rsid w:val="00F161B0"/>
    <w:rsid w:val="00F1626D"/>
    <w:rsid w:val="00F16475"/>
    <w:rsid w:val="00F165F5"/>
    <w:rsid w:val="00F16684"/>
    <w:rsid w:val="00F16845"/>
    <w:rsid w:val="00F16933"/>
    <w:rsid w:val="00F16C2B"/>
    <w:rsid w:val="00F16E70"/>
    <w:rsid w:val="00F16EBE"/>
    <w:rsid w:val="00F1725A"/>
    <w:rsid w:val="00F1743C"/>
    <w:rsid w:val="00F17606"/>
    <w:rsid w:val="00F178C2"/>
    <w:rsid w:val="00F17D3F"/>
    <w:rsid w:val="00F17ED8"/>
    <w:rsid w:val="00F17EE1"/>
    <w:rsid w:val="00F2028A"/>
    <w:rsid w:val="00F2040F"/>
    <w:rsid w:val="00F20609"/>
    <w:rsid w:val="00F20629"/>
    <w:rsid w:val="00F207F2"/>
    <w:rsid w:val="00F20E8F"/>
    <w:rsid w:val="00F20ECF"/>
    <w:rsid w:val="00F20FDE"/>
    <w:rsid w:val="00F2113F"/>
    <w:rsid w:val="00F212B3"/>
    <w:rsid w:val="00F21348"/>
    <w:rsid w:val="00F21452"/>
    <w:rsid w:val="00F22101"/>
    <w:rsid w:val="00F2237A"/>
    <w:rsid w:val="00F223D5"/>
    <w:rsid w:val="00F2243A"/>
    <w:rsid w:val="00F22851"/>
    <w:rsid w:val="00F22A2E"/>
    <w:rsid w:val="00F22A36"/>
    <w:rsid w:val="00F2311C"/>
    <w:rsid w:val="00F231ED"/>
    <w:rsid w:val="00F23297"/>
    <w:rsid w:val="00F23927"/>
    <w:rsid w:val="00F23ACC"/>
    <w:rsid w:val="00F23D6A"/>
    <w:rsid w:val="00F2412F"/>
    <w:rsid w:val="00F24168"/>
    <w:rsid w:val="00F24208"/>
    <w:rsid w:val="00F244D2"/>
    <w:rsid w:val="00F24614"/>
    <w:rsid w:val="00F2497F"/>
    <w:rsid w:val="00F24A1D"/>
    <w:rsid w:val="00F24AC0"/>
    <w:rsid w:val="00F24B85"/>
    <w:rsid w:val="00F24E33"/>
    <w:rsid w:val="00F25022"/>
    <w:rsid w:val="00F25800"/>
    <w:rsid w:val="00F258FF"/>
    <w:rsid w:val="00F25AEF"/>
    <w:rsid w:val="00F261D0"/>
    <w:rsid w:val="00F26A0C"/>
    <w:rsid w:val="00F26F41"/>
    <w:rsid w:val="00F2714D"/>
    <w:rsid w:val="00F274A3"/>
    <w:rsid w:val="00F2758C"/>
    <w:rsid w:val="00F278D7"/>
    <w:rsid w:val="00F304D8"/>
    <w:rsid w:val="00F3092C"/>
    <w:rsid w:val="00F30CDA"/>
    <w:rsid w:val="00F30D3D"/>
    <w:rsid w:val="00F312B4"/>
    <w:rsid w:val="00F313E1"/>
    <w:rsid w:val="00F31647"/>
    <w:rsid w:val="00F31FC1"/>
    <w:rsid w:val="00F3204E"/>
    <w:rsid w:val="00F32070"/>
    <w:rsid w:val="00F32158"/>
    <w:rsid w:val="00F3236C"/>
    <w:rsid w:val="00F32829"/>
    <w:rsid w:val="00F32933"/>
    <w:rsid w:val="00F32D25"/>
    <w:rsid w:val="00F32D80"/>
    <w:rsid w:val="00F33147"/>
    <w:rsid w:val="00F33150"/>
    <w:rsid w:val="00F33229"/>
    <w:rsid w:val="00F33262"/>
    <w:rsid w:val="00F3332A"/>
    <w:rsid w:val="00F33334"/>
    <w:rsid w:val="00F33E14"/>
    <w:rsid w:val="00F340A0"/>
    <w:rsid w:val="00F340E9"/>
    <w:rsid w:val="00F3426B"/>
    <w:rsid w:val="00F34303"/>
    <w:rsid w:val="00F34312"/>
    <w:rsid w:val="00F3456F"/>
    <w:rsid w:val="00F348CA"/>
    <w:rsid w:val="00F34DF0"/>
    <w:rsid w:val="00F3509D"/>
    <w:rsid w:val="00F35451"/>
    <w:rsid w:val="00F35736"/>
    <w:rsid w:val="00F359E2"/>
    <w:rsid w:val="00F35EC1"/>
    <w:rsid w:val="00F35F2C"/>
    <w:rsid w:val="00F3684F"/>
    <w:rsid w:val="00F36B14"/>
    <w:rsid w:val="00F36B6D"/>
    <w:rsid w:val="00F36E07"/>
    <w:rsid w:val="00F36ECE"/>
    <w:rsid w:val="00F3720F"/>
    <w:rsid w:val="00F3722E"/>
    <w:rsid w:val="00F373AB"/>
    <w:rsid w:val="00F37617"/>
    <w:rsid w:val="00F37E28"/>
    <w:rsid w:val="00F40053"/>
    <w:rsid w:val="00F40209"/>
    <w:rsid w:val="00F4038E"/>
    <w:rsid w:val="00F40A6F"/>
    <w:rsid w:val="00F40C9A"/>
    <w:rsid w:val="00F40F70"/>
    <w:rsid w:val="00F41CA5"/>
    <w:rsid w:val="00F41E01"/>
    <w:rsid w:val="00F422F4"/>
    <w:rsid w:val="00F426D3"/>
    <w:rsid w:val="00F430F0"/>
    <w:rsid w:val="00F4330E"/>
    <w:rsid w:val="00F43320"/>
    <w:rsid w:val="00F43718"/>
    <w:rsid w:val="00F43A88"/>
    <w:rsid w:val="00F43D5D"/>
    <w:rsid w:val="00F43E6B"/>
    <w:rsid w:val="00F44213"/>
    <w:rsid w:val="00F442F7"/>
    <w:rsid w:val="00F44699"/>
    <w:rsid w:val="00F44A81"/>
    <w:rsid w:val="00F44D2A"/>
    <w:rsid w:val="00F44D3E"/>
    <w:rsid w:val="00F4543D"/>
    <w:rsid w:val="00F4594F"/>
    <w:rsid w:val="00F46585"/>
    <w:rsid w:val="00F46611"/>
    <w:rsid w:val="00F468C7"/>
    <w:rsid w:val="00F46B8B"/>
    <w:rsid w:val="00F47014"/>
    <w:rsid w:val="00F47749"/>
    <w:rsid w:val="00F47C43"/>
    <w:rsid w:val="00F47E8A"/>
    <w:rsid w:val="00F47F8F"/>
    <w:rsid w:val="00F50346"/>
    <w:rsid w:val="00F50985"/>
    <w:rsid w:val="00F50BD0"/>
    <w:rsid w:val="00F50C93"/>
    <w:rsid w:val="00F513AB"/>
    <w:rsid w:val="00F51607"/>
    <w:rsid w:val="00F51631"/>
    <w:rsid w:val="00F518BC"/>
    <w:rsid w:val="00F51999"/>
    <w:rsid w:val="00F51B4F"/>
    <w:rsid w:val="00F51E8D"/>
    <w:rsid w:val="00F5223D"/>
    <w:rsid w:val="00F52609"/>
    <w:rsid w:val="00F5299C"/>
    <w:rsid w:val="00F52EB3"/>
    <w:rsid w:val="00F53106"/>
    <w:rsid w:val="00F5375E"/>
    <w:rsid w:val="00F548DC"/>
    <w:rsid w:val="00F548EC"/>
    <w:rsid w:val="00F549E6"/>
    <w:rsid w:val="00F54ACE"/>
    <w:rsid w:val="00F54C95"/>
    <w:rsid w:val="00F54DBA"/>
    <w:rsid w:val="00F54F8B"/>
    <w:rsid w:val="00F551ED"/>
    <w:rsid w:val="00F5558D"/>
    <w:rsid w:val="00F555C9"/>
    <w:rsid w:val="00F55F91"/>
    <w:rsid w:val="00F563E4"/>
    <w:rsid w:val="00F56D88"/>
    <w:rsid w:val="00F56E61"/>
    <w:rsid w:val="00F56EC4"/>
    <w:rsid w:val="00F56EE5"/>
    <w:rsid w:val="00F57193"/>
    <w:rsid w:val="00F57379"/>
    <w:rsid w:val="00F573FD"/>
    <w:rsid w:val="00F576B5"/>
    <w:rsid w:val="00F57772"/>
    <w:rsid w:val="00F5791D"/>
    <w:rsid w:val="00F57CA7"/>
    <w:rsid w:val="00F57D74"/>
    <w:rsid w:val="00F57F74"/>
    <w:rsid w:val="00F6038B"/>
    <w:rsid w:val="00F603AE"/>
    <w:rsid w:val="00F60801"/>
    <w:rsid w:val="00F60977"/>
    <w:rsid w:val="00F6139E"/>
    <w:rsid w:val="00F61BAC"/>
    <w:rsid w:val="00F61BE4"/>
    <w:rsid w:val="00F61C03"/>
    <w:rsid w:val="00F61D9C"/>
    <w:rsid w:val="00F61E55"/>
    <w:rsid w:val="00F61E91"/>
    <w:rsid w:val="00F61F6A"/>
    <w:rsid w:val="00F625E1"/>
    <w:rsid w:val="00F6289B"/>
    <w:rsid w:val="00F6297D"/>
    <w:rsid w:val="00F629EB"/>
    <w:rsid w:val="00F62EED"/>
    <w:rsid w:val="00F6310B"/>
    <w:rsid w:val="00F63402"/>
    <w:rsid w:val="00F638BF"/>
    <w:rsid w:val="00F63D10"/>
    <w:rsid w:val="00F63D36"/>
    <w:rsid w:val="00F64060"/>
    <w:rsid w:val="00F64259"/>
    <w:rsid w:val="00F64295"/>
    <w:rsid w:val="00F64368"/>
    <w:rsid w:val="00F64401"/>
    <w:rsid w:val="00F64470"/>
    <w:rsid w:val="00F64691"/>
    <w:rsid w:val="00F646A7"/>
    <w:rsid w:val="00F64713"/>
    <w:rsid w:val="00F64C54"/>
    <w:rsid w:val="00F64E90"/>
    <w:rsid w:val="00F64ECF"/>
    <w:rsid w:val="00F6503E"/>
    <w:rsid w:val="00F65060"/>
    <w:rsid w:val="00F6508B"/>
    <w:rsid w:val="00F65166"/>
    <w:rsid w:val="00F651AE"/>
    <w:rsid w:val="00F65689"/>
    <w:rsid w:val="00F657ED"/>
    <w:rsid w:val="00F65C04"/>
    <w:rsid w:val="00F65EEC"/>
    <w:rsid w:val="00F66040"/>
    <w:rsid w:val="00F66079"/>
    <w:rsid w:val="00F662F4"/>
    <w:rsid w:val="00F664A1"/>
    <w:rsid w:val="00F66649"/>
    <w:rsid w:val="00F667DA"/>
    <w:rsid w:val="00F66DF2"/>
    <w:rsid w:val="00F67048"/>
    <w:rsid w:val="00F67421"/>
    <w:rsid w:val="00F67A3F"/>
    <w:rsid w:val="00F67CE2"/>
    <w:rsid w:val="00F67FDE"/>
    <w:rsid w:val="00F707AC"/>
    <w:rsid w:val="00F70D19"/>
    <w:rsid w:val="00F71D1C"/>
    <w:rsid w:val="00F71D25"/>
    <w:rsid w:val="00F71E36"/>
    <w:rsid w:val="00F71FF8"/>
    <w:rsid w:val="00F721BC"/>
    <w:rsid w:val="00F72246"/>
    <w:rsid w:val="00F723E4"/>
    <w:rsid w:val="00F7250A"/>
    <w:rsid w:val="00F72926"/>
    <w:rsid w:val="00F72B2D"/>
    <w:rsid w:val="00F72D94"/>
    <w:rsid w:val="00F72E1B"/>
    <w:rsid w:val="00F72F0F"/>
    <w:rsid w:val="00F730A3"/>
    <w:rsid w:val="00F735D1"/>
    <w:rsid w:val="00F7368C"/>
    <w:rsid w:val="00F736F5"/>
    <w:rsid w:val="00F738D6"/>
    <w:rsid w:val="00F73AF2"/>
    <w:rsid w:val="00F73C35"/>
    <w:rsid w:val="00F73C89"/>
    <w:rsid w:val="00F73E91"/>
    <w:rsid w:val="00F741D9"/>
    <w:rsid w:val="00F743C5"/>
    <w:rsid w:val="00F74939"/>
    <w:rsid w:val="00F7497D"/>
    <w:rsid w:val="00F74F88"/>
    <w:rsid w:val="00F75725"/>
    <w:rsid w:val="00F75840"/>
    <w:rsid w:val="00F758FE"/>
    <w:rsid w:val="00F75943"/>
    <w:rsid w:val="00F759D5"/>
    <w:rsid w:val="00F762D2"/>
    <w:rsid w:val="00F768B5"/>
    <w:rsid w:val="00F76AAA"/>
    <w:rsid w:val="00F76C65"/>
    <w:rsid w:val="00F7713D"/>
    <w:rsid w:val="00F7750E"/>
    <w:rsid w:val="00F77887"/>
    <w:rsid w:val="00F8015C"/>
    <w:rsid w:val="00F80274"/>
    <w:rsid w:val="00F806E5"/>
    <w:rsid w:val="00F80FD8"/>
    <w:rsid w:val="00F810EC"/>
    <w:rsid w:val="00F8122E"/>
    <w:rsid w:val="00F81EA1"/>
    <w:rsid w:val="00F8201C"/>
    <w:rsid w:val="00F82301"/>
    <w:rsid w:val="00F823E8"/>
    <w:rsid w:val="00F8339E"/>
    <w:rsid w:val="00F8342A"/>
    <w:rsid w:val="00F83509"/>
    <w:rsid w:val="00F8350F"/>
    <w:rsid w:val="00F8382A"/>
    <w:rsid w:val="00F83E78"/>
    <w:rsid w:val="00F8437C"/>
    <w:rsid w:val="00F8442C"/>
    <w:rsid w:val="00F8460F"/>
    <w:rsid w:val="00F84A01"/>
    <w:rsid w:val="00F84AC9"/>
    <w:rsid w:val="00F84C3D"/>
    <w:rsid w:val="00F84D4D"/>
    <w:rsid w:val="00F84DBD"/>
    <w:rsid w:val="00F850B0"/>
    <w:rsid w:val="00F8582C"/>
    <w:rsid w:val="00F85B5B"/>
    <w:rsid w:val="00F85E6B"/>
    <w:rsid w:val="00F8611B"/>
    <w:rsid w:val="00F8617F"/>
    <w:rsid w:val="00F8622E"/>
    <w:rsid w:val="00F863F6"/>
    <w:rsid w:val="00F8683C"/>
    <w:rsid w:val="00F86EAB"/>
    <w:rsid w:val="00F87650"/>
    <w:rsid w:val="00F879DC"/>
    <w:rsid w:val="00F87CD0"/>
    <w:rsid w:val="00F87E28"/>
    <w:rsid w:val="00F87EEE"/>
    <w:rsid w:val="00F87FC5"/>
    <w:rsid w:val="00F903FC"/>
    <w:rsid w:val="00F90A6B"/>
    <w:rsid w:val="00F90C44"/>
    <w:rsid w:val="00F90D91"/>
    <w:rsid w:val="00F914E2"/>
    <w:rsid w:val="00F91AD1"/>
    <w:rsid w:val="00F91E45"/>
    <w:rsid w:val="00F920C6"/>
    <w:rsid w:val="00F921CC"/>
    <w:rsid w:val="00F9267B"/>
    <w:rsid w:val="00F92774"/>
    <w:rsid w:val="00F9280B"/>
    <w:rsid w:val="00F92BD0"/>
    <w:rsid w:val="00F93229"/>
    <w:rsid w:val="00F93255"/>
    <w:rsid w:val="00F9367D"/>
    <w:rsid w:val="00F93CA5"/>
    <w:rsid w:val="00F93F2D"/>
    <w:rsid w:val="00F9400A"/>
    <w:rsid w:val="00F94209"/>
    <w:rsid w:val="00F9434F"/>
    <w:rsid w:val="00F9438D"/>
    <w:rsid w:val="00F94B4E"/>
    <w:rsid w:val="00F94DDB"/>
    <w:rsid w:val="00F94F17"/>
    <w:rsid w:val="00F94FC9"/>
    <w:rsid w:val="00F9548E"/>
    <w:rsid w:val="00F9550F"/>
    <w:rsid w:val="00F95532"/>
    <w:rsid w:val="00F955E6"/>
    <w:rsid w:val="00F95A0B"/>
    <w:rsid w:val="00F9603B"/>
    <w:rsid w:val="00F96D46"/>
    <w:rsid w:val="00F96F9E"/>
    <w:rsid w:val="00F9758D"/>
    <w:rsid w:val="00F975A4"/>
    <w:rsid w:val="00F977DF"/>
    <w:rsid w:val="00F97D07"/>
    <w:rsid w:val="00FA0436"/>
    <w:rsid w:val="00FA0610"/>
    <w:rsid w:val="00FA133C"/>
    <w:rsid w:val="00FA13D6"/>
    <w:rsid w:val="00FA1401"/>
    <w:rsid w:val="00FA1593"/>
    <w:rsid w:val="00FA174A"/>
    <w:rsid w:val="00FA1C14"/>
    <w:rsid w:val="00FA1FAE"/>
    <w:rsid w:val="00FA22F0"/>
    <w:rsid w:val="00FA2485"/>
    <w:rsid w:val="00FA2737"/>
    <w:rsid w:val="00FA2B00"/>
    <w:rsid w:val="00FA3D1F"/>
    <w:rsid w:val="00FA3F09"/>
    <w:rsid w:val="00FA45FB"/>
    <w:rsid w:val="00FA46C2"/>
    <w:rsid w:val="00FA47D4"/>
    <w:rsid w:val="00FA4876"/>
    <w:rsid w:val="00FA4F3A"/>
    <w:rsid w:val="00FA5852"/>
    <w:rsid w:val="00FA5AA6"/>
    <w:rsid w:val="00FA5E89"/>
    <w:rsid w:val="00FA618A"/>
    <w:rsid w:val="00FA6263"/>
    <w:rsid w:val="00FA69DD"/>
    <w:rsid w:val="00FA69F2"/>
    <w:rsid w:val="00FA6FC9"/>
    <w:rsid w:val="00FA7499"/>
    <w:rsid w:val="00FA75A4"/>
    <w:rsid w:val="00FB07D9"/>
    <w:rsid w:val="00FB0B55"/>
    <w:rsid w:val="00FB1202"/>
    <w:rsid w:val="00FB12E1"/>
    <w:rsid w:val="00FB1907"/>
    <w:rsid w:val="00FB1A18"/>
    <w:rsid w:val="00FB1BEB"/>
    <w:rsid w:val="00FB1F7B"/>
    <w:rsid w:val="00FB2362"/>
    <w:rsid w:val="00FB2371"/>
    <w:rsid w:val="00FB28A7"/>
    <w:rsid w:val="00FB28E5"/>
    <w:rsid w:val="00FB2B8D"/>
    <w:rsid w:val="00FB2F12"/>
    <w:rsid w:val="00FB30BD"/>
    <w:rsid w:val="00FB31E8"/>
    <w:rsid w:val="00FB324F"/>
    <w:rsid w:val="00FB35EE"/>
    <w:rsid w:val="00FB4195"/>
    <w:rsid w:val="00FB4214"/>
    <w:rsid w:val="00FB43DD"/>
    <w:rsid w:val="00FB447F"/>
    <w:rsid w:val="00FB4773"/>
    <w:rsid w:val="00FB4AF1"/>
    <w:rsid w:val="00FB4BB4"/>
    <w:rsid w:val="00FB4E21"/>
    <w:rsid w:val="00FB50FD"/>
    <w:rsid w:val="00FB5296"/>
    <w:rsid w:val="00FB533A"/>
    <w:rsid w:val="00FB53D5"/>
    <w:rsid w:val="00FB5424"/>
    <w:rsid w:val="00FB550E"/>
    <w:rsid w:val="00FB565D"/>
    <w:rsid w:val="00FB605E"/>
    <w:rsid w:val="00FB61A6"/>
    <w:rsid w:val="00FB6246"/>
    <w:rsid w:val="00FB624F"/>
    <w:rsid w:val="00FB64DB"/>
    <w:rsid w:val="00FB66DD"/>
    <w:rsid w:val="00FB68B0"/>
    <w:rsid w:val="00FB6BB5"/>
    <w:rsid w:val="00FB70D9"/>
    <w:rsid w:val="00FB7327"/>
    <w:rsid w:val="00FB732D"/>
    <w:rsid w:val="00FB74AB"/>
    <w:rsid w:val="00FB74E8"/>
    <w:rsid w:val="00FB7984"/>
    <w:rsid w:val="00FB7AE0"/>
    <w:rsid w:val="00FB7B8F"/>
    <w:rsid w:val="00FC0053"/>
    <w:rsid w:val="00FC0368"/>
    <w:rsid w:val="00FC06AE"/>
    <w:rsid w:val="00FC077B"/>
    <w:rsid w:val="00FC0C34"/>
    <w:rsid w:val="00FC0E09"/>
    <w:rsid w:val="00FC0FA6"/>
    <w:rsid w:val="00FC18F9"/>
    <w:rsid w:val="00FC1937"/>
    <w:rsid w:val="00FC1AFE"/>
    <w:rsid w:val="00FC2280"/>
    <w:rsid w:val="00FC271B"/>
    <w:rsid w:val="00FC283F"/>
    <w:rsid w:val="00FC28DD"/>
    <w:rsid w:val="00FC2CF9"/>
    <w:rsid w:val="00FC2DB2"/>
    <w:rsid w:val="00FC3325"/>
    <w:rsid w:val="00FC39B5"/>
    <w:rsid w:val="00FC3E39"/>
    <w:rsid w:val="00FC3E9D"/>
    <w:rsid w:val="00FC3F42"/>
    <w:rsid w:val="00FC40E6"/>
    <w:rsid w:val="00FC4106"/>
    <w:rsid w:val="00FC4610"/>
    <w:rsid w:val="00FC47FB"/>
    <w:rsid w:val="00FC4A11"/>
    <w:rsid w:val="00FC4EC9"/>
    <w:rsid w:val="00FC5390"/>
    <w:rsid w:val="00FC5A14"/>
    <w:rsid w:val="00FC5A82"/>
    <w:rsid w:val="00FC5AA4"/>
    <w:rsid w:val="00FC5B0F"/>
    <w:rsid w:val="00FC5CA9"/>
    <w:rsid w:val="00FC5CB0"/>
    <w:rsid w:val="00FC6120"/>
    <w:rsid w:val="00FC6884"/>
    <w:rsid w:val="00FC6E1F"/>
    <w:rsid w:val="00FC726A"/>
    <w:rsid w:val="00FC74E7"/>
    <w:rsid w:val="00FC75E6"/>
    <w:rsid w:val="00FC7698"/>
    <w:rsid w:val="00FC7800"/>
    <w:rsid w:val="00FC786A"/>
    <w:rsid w:val="00FC793E"/>
    <w:rsid w:val="00FC7A77"/>
    <w:rsid w:val="00FC7C31"/>
    <w:rsid w:val="00FD01F1"/>
    <w:rsid w:val="00FD02F1"/>
    <w:rsid w:val="00FD06C9"/>
    <w:rsid w:val="00FD0782"/>
    <w:rsid w:val="00FD0EEF"/>
    <w:rsid w:val="00FD181F"/>
    <w:rsid w:val="00FD19CE"/>
    <w:rsid w:val="00FD1A27"/>
    <w:rsid w:val="00FD2113"/>
    <w:rsid w:val="00FD224C"/>
    <w:rsid w:val="00FD2792"/>
    <w:rsid w:val="00FD2A1B"/>
    <w:rsid w:val="00FD2BD9"/>
    <w:rsid w:val="00FD3F69"/>
    <w:rsid w:val="00FD3FC2"/>
    <w:rsid w:val="00FD3FDB"/>
    <w:rsid w:val="00FD42AD"/>
    <w:rsid w:val="00FD4503"/>
    <w:rsid w:val="00FD4989"/>
    <w:rsid w:val="00FD4B9C"/>
    <w:rsid w:val="00FD4C56"/>
    <w:rsid w:val="00FD4EC3"/>
    <w:rsid w:val="00FD507A"/>
    <w:rsid w:val="00FD5421"/>
    <w:rsid w:val="00FD55BE"/>
    <w:rsid w:val="00FD592B"/>
    <w:rsid w:val="00FD5960"/>
    <w:rsid w:val="00FD5AFD"/>
    <w:rsid w:val="00FD5E4D"/>
    <w:rsid w:val="00FD5F1F"/>
    <w:rsid w:val="00FD5FFA"/>
    <w:rsid w:val="00FD646E"/>
    <w:rsid w:val="00FD728D"/>
    <w:rsid w:val="00FD7544"/>
    <w:rsid w:val="00FD75A5"/>
    <w:rsid w:val="00FD764E"/>
    <w:rsid w:val="00FD7B20"/>
    <w:rsid w:val="00FD7D1C"/>
    <w:rsid w:val="00FD7E7F"/>
    <w:rsid w:val="00FE00D4"/>
    <w:rsid w:val="00FE050E"/>
    <w:rsid w:val="00FE09E5"/>
    <w:rsid w:val="00FE09FA"/>
    <w:rsid w:val="00FE0ABE"/>
    <w:rsid w:val="00FE123C"/>
    <w:rsid w:val="00FE17C0"/>
    <w:rsid w:val="00FE183F"/>
    <w:rsid w:val="00FE1918"/>
    <w:rsid w:val="00FE1A00"/>
    <w:rsid w:val="00FE1A02"/>
    <w:rsid w:val="00FE1E03"/>
    <w:rsid w:val="00FE1FCF"/>
    <w:rsid w:val="00FE24A0"/>
    <w:rsid w:val="00FE29E7"/>
    <w:rsid w:val="00FE2AB5"/>
    <w:rsid w:val="00FE3174"/>
    <w:rsid w:val="00FE34DC"/>
    <w:rsid w:val="00FE37B9"/>
    <w:rsid w:val="00FE3B90"/>
    <w:rsid w:val="00FE3C98"/>
    <w:rsid w:val="00FE3E79"/>
    <w:rsid w:val="00FE41A0"/>
    <w:rsid w:val="00FE41D4"/>
    <w:rsid w:val="00FE4386"/>
    <w:rsid w:val="00FE44FB"/>
    <w:rsid w:val="00FE4518"/>
    <w:rsid w:val="00FE49AC"/>
    <w:rsid w:val="00FE4D13"/>
    <w:rsid w:val="00FE4FFB"/>
    <w:rsid w:val="00FE55EC"/>
    <w:rsid w:val="00FE5715"/>
    <w:rsid w:val="00FE5ADA"/>
    <w:rsid w:val="00FE5C0F"/>
    <w:rsid w:val="00FE5DBE"/>
    <w:rsid w:val="00FE619C"/>
    <w:rsid w:val="00FE623D"/>
    <w:rsid w:val="00FE629C"/>
    <w:rsid w:val="00FE691C"/>
    <w:rsid w:val="00FE6929"/>
    <w:rsid w:val="00FE6E1B"/>
    <w:rsid w:val="00FE747B"/>
    <w:rsid w:val="00FE7521"/>
    <w:rsid w:val="00FE7724"/>
    <w:rsid w:val="00FE79E1"/>
    <w:rsid w:val="00FE7B46"/>
    <w:rsid w:val="00FE7C5E"/>
    <w:rsid w:val="00FE7D45"/>
    <w:rsid w:val="00FE7EE3"/>
    <w:rsid w:val="00FE7FA1"/>
    <w:rsid w:val="00FF03D3"/>
    <w:rsid w:val="00FF06A2"/>
    <w:rsid w:val="00FF07AA"/>
    <w:rsid w:val="00FF0804"/>
    <w:rsid w:val="00FF0BD9"/>
    <w:rsid w:val="00FF0C03"/>
    <w:rsid w:val="00FF0CC3"/>
    <w:rsid w:val="00FF0EE8"/>
    <w:rsid w:val="00FF13A7"/>
    <w:rsid w:val="00FF19B2"/>
    <w:rsid w:val="00FF1D6E"/>
    <w:rsid w:val="00FF1F7A"/>
    <w:rsid w:val="00FF25EC"/>
    <w:rsid w:val="00FF282A"/>
    <w:rsid w:val="00FF299E"/>
    <w:rsid w:val="00FF2C02"/>
    <w:rsid w:val="00FF304E"/>
    <w:rsid w:val="00FF3252"/>
    <w:rsid w:val="00FF3275"/>
    <w:rsid w:val="00FF33D1"/>
    <w:rsid w:val="00FF3690"/>
    <w:rsid w:val="00FF3773"/>
    <w:rsid w:val="00FF3A32"/>
    <w:rsid w:val="00FF3E0D"/>
    <w:rsid w:val="00FF3F5D"/>
    <w:rsid w:val="00FF4772"/>
    <w:rsid w:val="00FF4BBD"/>
    <w:rsid w:val="00FF4CC4"/>
    <w:rsid w:val="00FF50D8"/>
    <w:rsid w:val="00FF5501"/>
    <w:rsid w:val="00FF5643"/>
    <w:rsid w:val="00FF6111"/>
    <w:rsid w:val="00FF65F9"/>
    <w:rsid w:val="00FF6784"/>
    <w:rsid w:val="00FF6949"/>
    <w:rsid w:val="00FF6A71"/>
    <w:rsid w:val="00FF6ADC"/>
    <w:rsid w:val="00FF6D83"/>
    <w:rsid w:val="00FF723D"/>
    <w:rsid w:val="00FF7C9D"/>
    <w:rsid w:val="00FF7D54"/>
    <w:rsid w:val="010C4264"/>
    <w:rsid w:val="010EA06B"/>
    <w:rsid w:val="01147891"/>
    <w:rsid w:val="012B279D"/>
    <w:rsid w:val="01354B3B"/>
    <w:rsid w:val="0136D912"/>
    <w:rsid w:val="0146C82D"/>
    <w:rsid w:val="014EBE95"/>
    <w:rsid w:val="01545C9E"/>
    <w:rsid w:val="01834EFC"/>
    <w:rsid w:val="019B4D4D"/>
    <w:rsid w:val="019E4B45"/>
    <w:rsid w:val="01AF3C1E"/>
    <w:rsid w:val="01B9E8FC"/>
    <w:rsid w:val="01C44955"/>
    <w:rsid w:val="01C4F7C0"/>
    <w:rsid w:val="01CE5CBC"/>
    <w:rsid w:val="01DA8FDD"/>
    <w:rsid w:val="01E84267"/>
    <w:rsid w:val="01E8D66A"/>
    <w:rsid w:val="01EAB750"/>
    <w:rsid w:val="01FCA5B6"/>
    <w:rsid w:val="022B53FA"/>
    <w:rsid w:val="022D07CB"/>
    <w:rsid w:val="023A5CF0"/>
    <w:rsid w:val="0252D373"/>
    <w:rsid w:val="025D59E1"/>
    <w:rsid w:val="025DC338"/>
    <w:rsid w:val="027801C7"/>
    <w:rsid w:val="0278B99F"/>
    <w:rsid w:val="0282FF22"/>
    <w:rsid w:val="02988050"/>
    <w:rsid w:val="029FF95C"/>
    <w:rsid w:val="02A2CAC6"/>
    <w:rsid w:val="02A3D568"/>
    <w:rsid w:val="02BC3493"/>
    <w:rsid w:val="02CB4B67"/>
    <w:rsid w:val="02D60E69"/>
    <w:rsid w:val="02E00088"/>
    <w:rsid w:val="02E71B03"/>
    <w:rsid w:val="02EA112F"/>
    <w:rsid w:val="030A9749"/>
    <w:rsid w:val="0318EFA0"/>
    <w:rsid w:val="031EB01D"/>
    <w:rsid w:val="0328AF97"/>
    <w:rsid w:val="032B1296"/>
    <w:rsid w:val="032C51C5"/>
    <w:rsid w:val="0331464F"/>
    <w:rsid w:val="034631B3"/>
    <w:rsid w:val="034C8208"/>
    <w:rsid w:val="036C48FB"/>
    <w:rsid w:val="037C5065"/>
    <w:rsid w:val="039EE248"/>
    <w:rsid w:val="03AE32D5"/>
    <w:rsid w:val="03C3714D"/>
    <w:rsid w:val="03C9170A"/>
    <w:rsid w:val="03CE89EB"/>
    <w:rsid w:val="03CEB46E"/>
    <w:rsid w:val="03CEB966"/>
    <w:rsid w:val="03D98729"/>
    <w:rsid w:val="03DDDE8E"/>
    <w:rsid w:val="03DED9E1"/>
    <w:rsid w:val="03E18E77"/>
    <w:rsid w:val="03E74C84"/>
    <w:rsid w:val="03E7BA8A"/>
    <w:rsid w:val="04141FFE"/>
    <w:rsid w:val="044C3FBE"/>
    <w:rsid w:val="04650A22"/>
    <w:rsid w:val="0469AD59"/>
    <w:rsid w:val="0479B5CE"/>
    <w:rsid w:val="0496B070"/>
    <w:rsid w:val="049AD16C"/>
    <w:rsid w:val="04AE1C33"/>
    <w:rsid w:val="04B8010D"/>
    <w:rsid w:val="04CE27C6"/>
    <w:rsid w:val="04D6209B"/>
    <w:rsid w:val="04DE1651"/>
    <w:rsid w:val="04E1E6CC"/>
    <w:rsid w:val="04E9E3A5"/>
    <w:rsid w:val="04EF05EB"/>
    <w:rsid w:val="04FFE137"/>
    <w:rsid w:val="05040A38"/>
    <w:rsid w:val="053231AB"/>
    <w:rsid w:val="054879A9"/>
    <w:rsid w:val="0557E277"/>
    <w:rsid w:val="055FB3E3"/>
    <w:rsid w:val="05800D32"/>
    <w:rsid w:val="05A37371"/>
    <w:rsid w:val="05A892AC"/>
    <w:rsid w:val="05C1290F"/>
    <w:rsid w:val="05C12C86"/>
    <w:rsid w:val="05C6370C"/>
    <w:rsid w:val="0600791A"/>
    <w:rsid w:val="0603CFBC"/>
    <w:rsid w:val="06109832"/>
    <w:rsid w:val="0668C09E"/>
    <w:rsid w:val="066A131E"/>
    <w:rsid w:val="0675E073"/>
    <w:rsid w:val="067858F4"/>
    <w:rsid w:val="067F8116"/>
    <w:rsid w:val="067F8236"/>
    <w:rsid w:val="0684C185"/>
    <w:rsid w:val="06B964A7"/>
    <w:rsid w:val="06B98908"/>
    <w:rsid w:val="06BC7DBD"/>
    <w:rsid w:val="06CDDA58"/>
    <w:rsid w:val="06CF6F91"/>
    <w:rsid w:val="06DA418C"/>
    <w:rsid w:val="06F2D8EC"/>
    <w:rsid w:val="070079C2"/>
    <w:rsid w:val="07054913"/>
    <w:rsid w:val="0728B571"/>
    <w:rsid w:val="073E6B2A"/>
    <w:rsid w:val="07404249"/>
    <w:rsid w:val="0750EFA4"/>
    <w:rsid w:val="0766DBB4"/>
    <w:rsid w:val="0768E08B"/>
    <w:rsid w:val="0774D5B1"/>
    <w:rsid w:val="0778E888"/>
    <w:rsid w:val="07A7F203"/>
    <w:rsid w:val="07AA0FBC"/>
    <w:rsid w:val="07AC392C"/>
    <w:rsid w:val="07B73AA2"/>
    <w:rsid w:val="07BB404E"/>
    <w:rsid w:val="07C7A6B2"/>
    <w:rsid w:val="07DF8584"/>
    <w:rsid w:val="07EC6F3D"/>
    <w:rsid w:val="0801DEAC"/>
    <w:rsid w:val="08033D0E"/>
    <w:rsid w:val="0809832A"/>
    <w:rsid w:val="081F285A"/>
    <w:rsid w:val="08220BDD"/>
    <w:rsid w:val="083045CA"/>
    <w:rsid w:val="084434EE"/>
    <w:rsid w:val="0845C781"/>
    <w:rsid w:val="084B4BA9"/>
    <w:rsid w:val="0850FB73"/>
    <w:rsid w:val="085C36A5"/>
    <w:rsid w:val="0861EEC9"/>
    <w:rsid w:val="0865885D"/>
    <w:rsid w:val="0869DDF6"/>
    <w:rsid w:val="086CB755"/>
    <w:rsid w:val="08766A05"/>
    <w:rsid w:val="08795997"/>
    <w:rsid w:val="088897CD"/>
    <w:rsid w:val="0890CA07"/>
    <w:rsid w:val="08A210B3"/>
    <w:rsid w:val="08A5B727"/>
    <w:rsid w:val="08AE49C8"/>
    <w:rsid w:val="08B8B7A2"/>
    <w:rsid w:val="08D0EDA2"/>
    <w:rsid w:val="08D9ABDA"/>
    <w:rsid w:val="08DB6EE5"/>
    <w:rsid w:val="08EFBAA8"/>
    <w:rsid w:val="08F9D35A"/>
    <w:rsid w:val="0906B90D"/>
    <w:rsid w:val="090E8B7F"/>
    <w:rsid w:val="09451953"/>
    <w:rsid w:val="0947089A"/>
    <w:rsid w:val="0963452F"/>
    <w:rsid w:val="096DA439"/>
    <w:rsid w:val="0997A49E"/>
    <w:rsid w:val="09A06192"/>
    <w:rsid w:val="09B16B6D"/>
    <w:rsid w:val="09CD6F8E"/>
    <w:rsid w:val="09D32866"/>
    <w:rsid w:val="09E15920"/>
    <w:rsid w:val="09E6EF77"/>
    <w:rsid w:val="09ED1258"/>
    <w:rsid w:val="0A0A8B5B"/>
    <w:rsid w:val="0A1C402E"/>
    <w:rsid w:val="0A2CEF90"/>
    <w:rsid w:val="0A37AFEE"/>
    <w:rsid w:val="0A590E0C"/>
    <w:rsid w:val="0A63258F"/>
    <w:rsid w:val="0A64A766"/>
    <w:rsid w:val="0A73E5B2"/>
    <w:rsid w:val="0AAD7F53"/>
    <w:rsid w:val="0AC19A51"/>
    <w:rsid w:val="0AC5EFC6"/>
    <w:rsid w:val="0AC6C2BB"/>
    <w:rsid w:val="0ACDC6C1"/>
    <w:rsid w:val="0AD91D89"/>
    <w:rsid w:val="0AEDFB9E"/>
    <w:rsid w:val="0AFE4A01"/>
    <w:rsid w:val="0B08A2CD"/>
    <w:rsid w:val="0B174F69"/>
    <w:rsid w:val="0B1C1F0D"/>
    <w:rsid w:val="0B2390E2"/>
    <w:rsid w:val="0B32B6A5"/>
    <w:rsid w:val="0B3B6FB8"/>
    <w:rsid w:val="0B3DF1CD"/>
    <w:rsid w:val="0B48B3BF"/>
    <w:rsid w:val="0B4B88DA"/>
    <w:rsid w:val="0B57FE9C"/>
    <w:rsid w:val="0B9B8692"/>
    <w:rsid w:val="0BAB188A"/>
    <w:rsid w:val="0BAC592E"/>
    <w:rsid w:val="0BB721E8"/>
    <w:rsid w:val="0BB9E95D"/>
    <w:rsid w:val="0BE95BB8"/>
    <w:rsid w:val="0BEC9320"/>
    <w:rsid w:val="0BFA58A4"/>
    <w:rsid w:val="0C05326F"/>
    <w:rsid w:val="0C0B9F33"/>
    <w:rsid w:val="0C112D5A"/>
    <w:rsid w:val="0C15ADE7"/>
    <w:rsid w:val="0C233C69"/>
    <w:rsid w:val="0C35A7EF"/>
    <w:rsid w:val="0C5A6C0D"/>
    <w:rsid w:val="0C70BB46"/>
    <w:rsid w:val="0C742193"/>
    <w:rsid w:val="0C75D5CC"/>
    <w:rsid w:val="0C853A88"/>
    <w:rsid w:val="0C926528"/>
    <w:rsid w:val="0CB1787B"/>
    <w:rsid w:val="0CD51F13"/>
    <w:rsid w:val="0CDE815C"/>
    <w:rsid w:val="0CE033C5"/>
    <w:rsid w:val="0CEEE389"/>
    <w:rsid w:val="0CEFFB88"/>
    <w:rsid w:val="0D2AEDF6"/>
    <w:rsid w:val="0D373DF0"/>
    <w:rsid w:val="0D4F7A35"/>
    <w:rsid w:val="0D57E63D"/>
    <w:rsid w:val="0D580E3E"/>
    <w:rsid w:val="0D5A8271"/>
    <w:rsid w:val="0D6659BB"/>
    <w:rsid w:val="0D7D4AD0"/>
    <w:rsid w:val="0D84D775"/>
    <w:rsid w:val="0D89C716"/>
    <w:rsid w:val="0D8B61EA"/>
    <w:rsid w:val="0DA7A759"/>
    <w:rsid w:val="0DA8E244"/>
    <w:rsid w:val="0DAAECC9"/>
    <w:rsid w:val="0DB7E655"/>
    <w:rsid w:val="0DC1F61C"/>
    <w:rsid w:val="0DC5CF44"/>
    <w:rsid w:val="0DC90A50"/>
    <w:rsid w:val="0DD95447"/>
    <w:rsid w:val="0DE8B459"/>
    <w:rsid w:val="0DE92A9F"/>
    <w:rsid w:val="0E011FD3"/>
    <w:rsid w:val="0E1587C9"/>
    <w:rsid w:val="0E23EA01"/>
    <w:rsid w:val="0E31A656"/>
    <w:rsid w:val="0E349117"/>
    <w:rsid w:val="0E35F2EE"/>
    <w:rsid w:val="0E4D6411"/>
    <w:rsid w:val="0E64E6B0"/>
    <w:rsid w:val="0E67558E"/>
    <w:rsid w:val="0E71765C"/>
    <w:rsid w:val="0E767392"/>
    <w:rsid w:val="0E7CE67C"/>
    <w:rsid w:val="0EA966A8"/>
    <w:rsid w:val="0EB3D8AB"/>
    <w:rsid w:val="0EB49EF9"/>
    <w:rsid w:val="0EB9D44F"/>
    <w:rsid w:val="0EBFB1E3"/>
    <w:rsid w:val="0ED2A131"/>
    <w:rsid w:val="0EE46187"/>
    <w:rsid w:val="0EE7DD23"/>
    <w:rsid w:val="0EF65DC9"/>
    <w:rsid w:val="0EF660A3"/>
    <w:rsid w:val="0F00DD15"/>
    <w:rsid w:val="0F0A13E7"/>
    <w:rsid w:val="0F0D7E8C"/>
    <w:rsid w:val="0F236C77"/>
    <w:rsid w:val="0F28B981"/>
    <w:rsid w:val="0F2BA04D"/>
    <w:rsid w:val="0F531C98"/>
    <w:rsid w:val="0F53706C"/>
    <w:rsid w:val="0F6C0E0D"/>
    <w:rsid w:val="0F74D331"/>
    <w:rsid w:val="0F7FF840"/>
    <w:rsid w:val="0F9C92AF"/>
    <w:rsid w:val="0FA9487C"/>
    <w:rsid w:val="0FCFAACC"/>
    <w:rsid w:val="0FDC0CB2"/>
    <w:rsid w:val="0FDEAF70"/>
    <w:rsid w:val="0FE1D605"/>
    <w:rsid w:val="0FEED09D"/>
    <w:rsid w:val="101A315B"/>
    <w:rsid w:val="101E6B4F"/>
    <w:rsid w:val="10225C72"/>
    <w:rsid w:val="10254BEF"/>
    <w:rsid w:val="102FF4C1"/>
    <w:rsid w:val="103228B5"/>
    <w:rsid w:val="103D08AF"/>
    <w:rsid w:val="104194F0"/>
    <w:rsid w:val="10499681"/>
    <w:rsid w:val="1069F081"/>
    <w:rsid w:val="1084A918"/>
    <w:rsid w:val="10988361"/>
    <w:rsid w:val="10A2F9A9"/>
    <w:rsid w:val="10A33013"/>
    <w:rsid w:val="10A7AAFC"/>
    <w:rsid w:val="10ABBEAF"/>
    <w:rsid w:val="10C1CA6B"/>
    <w:rsid w:val="10C41737"/>
    <w:rsid w:val="10C7323C"/>
    <w:rsid w:val="10D0B4DC"/>
    <w:rsid w:val="10EC8A9C"/>
    <w:rsid w:val="10F491ED"/>
    <w:rsid w:val="1105FEF1"/>
    <w:rsid w:val="111EBDD5"/>
    <w:rsid w:val="11207A81"/>
    <w:rsid w:val="112670B2"/>
    <w:rsid w:val="113F31CB"/>
    <w:rsid w:val="1140088C"/>
    <w:rsid w:val="1141FAA2"/>
    <w:rsid w:val="11570E7D"/>
    <w:rsid w:val="11609DEA"/>
    <w:rsid w:val="1164FC2E"/>
    <w:rsid w:val="11AD43DA"/>
    <w:rsid w:val="11B04397"/>
    <w:rsid w:val="11D7F604"/>
    <w:rsid w:val="11D99EB4"/>
    <w:rsid w:val="11DE16EC"/>
    <w:rsid w:val="11E1438D"/>
    <w:rsid w:val="11E2DA2E"/>
    <w:rsid w:val="11E41125"/>
    <w:rsid w:val="11EE16E5"/>
    <w:rsid w:val="11F884B3"/>
    <w:rsid w:val="1212C42A"/>
    <w:rsid w:val="121F8DFD"/>
    <w:rsid w:val="123F62A5"/>
    <w:rsid w:val="124ABC80"/>
    <w:rsid w:val="124F3274"/>
    <w:rsid w:val="12569F6A"/>
    <w:rsid w:val="125EB69E"/>
    <w:rsid w:val="12695C18"/>
    <w:rsid w:val="1271BE90"/>
    <w:rsid w:val="1280D0FC"/>
    <w:rsid w:val="1283D601"/>
    <w:rsid w:val="1293DFF1"/>
    <w:rsid w:val="129492EA"/>
    <w:rsid w:val="12A7D78A"/>
    <w:rsid w:val="12B46E96"/>
    <w:rsid w:val="12B8756C"/>
    <w:rsid w:val="12C5E582"/>
    <w:rsid w:val="12CDBE23"/>
    <w:rsid w:val="12DDCB61"/>
    <w:rsid w:val="12E82E19"/>
    <w:rsid w:val="12FE444B"/>
    <w:rsid w:val="130836AF"/>
    <w:rsid w:val="13293A80"/>
    <w:rsid w:val="13498EF5"/>
    <w:rsid w:val="1356FE07"/>
    <w:rsid w:val="136A0EBC"/>
    <w:rsid w:val="137E4325"/>
    <w:rsid w:val="138AC10A"/>
    <w:rsid w:val="13A541A8"/>
    <w:rsid w:val="13B0A6DC"/>
    <w:rsid w:val="13D320A1"/>
    <w:rsid w:val="13DFEDFB"/>
    <w:rsid w:val="13EBB26C"/>
    <w:rsid w:val="13F355BA"/>
    <w:rsid w:val="13FFCCAA"/>
    <w:rsid w:val="14028E70"/>
    <w:rsid w:val="14282A5A"/>
    <w:rsid w:val="14401C92"/>
    <w:rsid w:val="1445CB98"/>
    <w:rsid w:val="145B30A2"/>
    <w:rsid w:val="14672D80"/>
    <w:rsid w:val="146B5672"/>
    <w:rsid w:val="14745B3B"/>
    <w:rsid w:val="1478AAD8"/>
    <w:rsid w:val="147B150B"/>
    <w:rsid w:val="149CF433"/>
    <w:rsid w:val="149D8DA2"/>
    <w:rsid w:val="14B0B23D"/>
    <w:rsid w:val="14B64CB1"/>
    <w:rsid w:val="14B90BDC"/>
    <w:rsid w:val="14CE5FEF"/>
    <w:rsid w:val="14D8A7B7"/>
    <w:rsid w:val="14FA91B7"/>
    <w:rsid w:val="150954F5"/>
    <w:rsid w:val="150C52A6"/>
    <w:rsid w:val="150D1D09"/>
    <w:rsid w:val="1512B37F"/>
    <w:rsid w:val="1519D448"/>
    <w:rsid w:val="151BBB9F"/>
    <w:rsid w:val="151C5169"/>
    <w:rsid w:val="151EDF68"/>
    <w:rsid w:val="1562AAEC"/>
    <w:rsid w:val="1563A5C4"/>
    <w:rsid w:val="15863F03"/>
    <w:rsid w:val="15864537"/>
    <w:rsid w:val="1588AC47"/>
    <w:rsid w:val="158E9CA5"/>
    <w:rsid w:val="158EB25B"/>
    <w:rsid w:val="159031CC"/>
    <w:rsid w:val="1596CF25"/>
    <w:rsid w:val="15A6D1A7"/>
    <w:rsid w:val="15D531B7"/>
    <w:rsid w:val="15F66C8A"/>
    <w:rsid w:val="1609EB0E"/>
    <w:rsid w:val="160E2817"/>
    <w:rsid w:val="16164B04"/>
    <w:rsid w:val="161A9FE5"/>
    <w:rsid w:val="161ED670"/>
    <w:rsid w:val="162C0908"/>
    <w:rsid w:val="16332DC1"/>
    <w:rsid w:val="16358B94"/>
    <w:rsid w:val="1637A6BC"/>
    <w:rsid w:val="1639512D"/>
    <w:rsid w:val="164D2A6A"/>
    <w:rsid w:val="165BFE25"/>
    <w:rsid w:val="16737307"/>
    <w:rsid w:val="16871231"/>
    <w:rsid w:val="168D0470"/>
    <w:rsid w:val="16913F9D"/>
    <w:rsid w:val="16A7707F"/>
    <w:rsid w:val="16B1AC01"/>
    <w:rsid w:val="16B2F924"/>
    <w:rsid w:val="16B3BC11"/>
    <w:rsid w:val="16DE8493"/>
    <w:rsid w:val="16E642E6"/>
    <w:rsid w:val="16F37725"/>
    <w:rsid w:val="16F3F51E"/>
    <w:rsid w:val="16F81CD0"/>
    <w:rsid w:val="16FC0344"/>
    <w:rsid w:val="171092F4"/>
    <w:rsid w:val="171B17C6"/>
    <w:rsid w:val="171E955E"/>
    <w:rsid w:val="17231C1B"/>
    <w:rsid w:val="1741E889"/>
    <w:rsid w:val="17422880"/>
    <w:rsid w:val="175AE1F0"/>
    <w:rsid w:val="175C97E7"/>
    <w:rsid w:val="175F9069"/>
    <w:rsid w:val="17A4BE17"/>
    <w:rsid w:val="17AEE07D"/>
    <w:rsid w:val="17D3A5EA"/>
    <w:rsid w:val="17D492B2"/>
    <w:rsid w:val="17E8CCDA"/>
    <w:rsid w:val="17EC6A56"/>
    <w:rsid w:val="17FF8011"/>
    <w:rsid w:val="180DC5F1"/>
    <w:rsid w:val="182F9B7E"/>
    <w:rsid w:val="1830AF9B"/>
    <w:rsid w:val="1834D2C9"/>
    <w:rsid w:val="1847F37A"/>
    <w:rsid w:val="18485E9A"/>
    <w:rsid w:val="18486408"/>
    <w:rsid w:val="184AD8D6"/>
    <w:rsid w:val="185018D5"/>
    <w:rsid w:val="18573950"/>
    <w:rsid w:val="18595FE2"/>
    <w:rsid w:val="186CEDE9"/>
    <w:rsid w:val="186FC368"/>
    <w:rsid w:val="188E040F"/>
    <w:rsid w:val="189E9D99"/>
    <w:rsid w:val="18A4C122"/>
    <w:rsid w:val="18A834E0"/>
    <w:rsid w:val="18E975C1"/>
    <w:rsid w:val="191331A7"/>
    <w:rsid w:val="191FA95A"/>
    <w:rsid w:val="1934934C"/>
    <w:rsid w:val="193668AB"/>
    <w:rsid w:val="194C9CDD"/>
    <w:rsid w:val="19559B30"/>
    <w:rsid w:val="1955ADE0"/>
    <w:rsid w:val="1955DA66"/>
    <w:rsid w:val="195E339B"/>
    <w:rsid w:val="19618F6D"/>
    <w:rsid w:val="19927534"/>
    <w:rsid w:val="19A5E1D3"/>
    <w:rsid w:val="19A6B5A6"/>
    <w:rsid w:val="19A7ABA5"/>
    <w:rsid w:val="19C06756"/>
    <w:rsid w:val="19CFFF06"/>
    <w:rsid w:val="19E46475"/>
    <w:rsid w:val="19E590FC"/>
    <w:rsid w:val="19F83548"/>
    <w:rsid w:val="19FB3F9F"/>
    <w:rsid w:val="1A01AA97"/>
    <w:rsid w:val="1A1BC66C"/>
    <w:rsid w:val="1A1E7F0E"/>
    <w:rsid w:val="1A22A4DB"/>
    <w:rsid w:val="1A253DFD"/>
    <w:rsid w:val="1A30BB2B"/>
    <w:rsid w:val="1A42E87B"/>
    <w:rsid w:val="1A486F07"/>
    <w:rsid w:val="1A68F08E"/>
    <w:rsid w:val="1A701CB0"/>
    <w:rsid w:val="1A7587AC"/>
    <w:rsid w:val="1A7BA694"/>
    <w:rsid w:val="1A86CCE0"/>
    <w:rsid w:val="1A8F4F7D"/>
    <w:rsid w:val="1A908EF5"/>
    <w:rsid w:val="1A933558"/>
    <w:rsid w:val="1A968966"/>
    <w:rsid w:val="1A999034"/>
    <w:rsid w:val="1A9E7B3D"/>
    <w:rsid w:val="1AA38D03"/>
    <w:rsid w:val="1AA9064B"/>
    <w:rsid w:val="1ABBD85C"/>
    <w:rsid w:val="1AC05663"/>
    <w:rsid w:val="1AC10970"/>
    <w:rsid w:val="1ACB6845"/>
    <w:rsid w:val="1B109896"/>
    <w:rsid w:val="1B1828A0"/>
    <w:rsid w:val="1B22D3FE"/>
    <w:rsid w:val="1B2BC446"/>
    <w:rsid w:val="1B2D4AF8"/>
    <w:rsid w:val="1B582066"/>
    <w:rsid w:val="1B60B7DC"/>
    <w:rsid w:val="1B76A630"/>
    <w:rsid w:val="1B8C003A"/>
    <w:rsid w:val="1B922C4B"/>
    <w:rsid w:val="1BB5DFD5"/>
    <w:rsid w:val="1BC839EB"/>
    <w:rsid w:val="1BD520B8"/>
    <w:rsid w:val="1C007E2F"/>
    <w:rsid w:val="1C0B5458"/>
    <w:rsid w:val="1C11BCB3"/>
    <w:rsid w:val="1C1263FE"/>
    <w:rsid w:val="1C1615EC"/>
    <w:rsid w:val="1C1B347D"/>
    <w:rsid w:val="1C2051E1"/>
    <w:rsid w:val="1C2082BE"/>
    <w:rsid w:val="1C2E652B"/>
    <w:rsid w:val="1C3C3BEC"/>
    <w:rsid w:val="1C3C6D10"/>
    <w:rsid w:val="1C3D96C2"/>
    <w:rsid w:val="1C434344"/>
    <w:rsid w:val="1C4BF20B"/>
    <w:rsid w:val="1C4F9DF2"/>
    <w:rsid w:val="1C550118"/>
    <w:rsid w:val="1C5E250E"/>
    <w:rsid w:val="1C80AF0C"/>
    <w:rsid w:val="1C8168F8"/>
    <w:rsid w:val="1C9C2E47"/>
    <w:rsid w:val="1CF0C765"/>
    <w:rsid w:val="1CFC2823"/>
    <w:rsid w:val="1D014FD5"/>
    <w:rsid w:val="1D52CE27"/>
    <w:rsid w:val="1D5DF3B0"/>
    <w:rsid w:val="1D7E8D56"/>
    <w:rsid w:val="1D90BCDC"/>
    <w:rsid w:val="1D9C9924"/>
    <w:rsid w:val="1D9DCABD"/>
    <w:rsid w:val="1DC08DC3"/>
    <w:rsid w:val="1DC76568"/>
    <w:rsid w:val="1DEA0431"/>
    <w:rsid w:val="1E04A113"/>
    <w:rsid w:val="1E212E55"/>
    <w:rsid w:val="1E218EFD"/>
    <w:rsid w:val="1E2A3479"/>
    <w:rsid w:val="1E2FB355"/>
    <w:rsid w:val="1E63AD5D"/>
    <w:rsid w:val="1E695BAD"/>
    <w:rsid w:val="1E845F4C"/>
    <w:rsid w:val="1E85BA19"/>
    <w:rsid w:val="1E87A1DC"/>
    <w:rsid w:val="1E88599C"/>
    <w:rsid w:val="1E9066BA"/>
    <w:rsid w:val="1E975519"/>
    <w:rsid w:val="1E983E6E"/>
    <w:rsid w:val="1EC4A319"/>
    <w:rsid w:val="1ECDCF39"/>
    <w:rsid w:val="1ECF0909"/>
    <w:rsid w:val="1EE268A4"/>
    <w:rsid w:val="1EE32C31"/>
    <w:rsid w:val="1EEC5EBC"/>
    <w:rsid w:val="1EF96224"/>
    <w:rsid w:val="1EFAE65A"/>
    <w:rsid w:val="1F0F704F"/>
    <w:rsid w:val="1F1418B9"/>
    <w:rsid w:val="1F171AAC"/>
    <w:rsid w:val="1F1FC141"/>
    <w:rsid w:val="1F2193E3"/>
    <w:rsid w:val="1F28FABE"/>
    <w:rsid w:val="1F373CFF"/>
    <w:rsid w:val="1F39B673"/>
    <w:rsid w:val="1F615EFD"/>
    <w:rsid w:val="1F7402E2"/>
    <w:rsid w:val="1F7B9049"/>
    <w:rsid w:val="1F8D5A39"/>
    <w:rsid w:val="1F9E00FE"/>
    <w:rsid w:val="1FA89566"/>
    <w:rsid w:val="1FAF2B38"/>
    <w:rsid w:val="1FB9CF52"/>
    <w:rsid w:val="1FC0764C"/>
    <w:rsid w:val="1FC84EE1"/>
    <w:rsid w:val="1FD1EBC1"/>
    <w:rsid w:val="1FDFF5CE"/>
    <w:rsid w:val="1FE808C8"/>
    <w:rsid w:val="1FEF24C0"/>
    <w:rsid w:val="1FFDC93F"/>
    <w:rsid w:val="20084FE2"/>
    <w:rsid w:val="2029B3CA"/>
    <w:rsid w:val="202B46ED"/>
    <w:rsid w:val="20444FC2"/>
    <w:rsid w:val="206718B8"/>
    <w:rsid w:val="206F5C8E"/>
    <w:rsid w:val="2090D293"/>
    <w:rsid w:val="20D9D47F"/>
    <w:rsid w:val="20DA0BC5"/>
    <w:rsid w:val="211B4A0C"/>
    <w:rsid w:val="212335E9"/>
    <w:rsid w:val="2125C93E"/>
    <w:rsid w:val="212D9C57"/>
    <w:rsid w:val="213018CC"/>
    <w:rsid w:val="2139D451"/>
    <w:rsid w:val="21527545"/>
    <w:rsid w:val="217507FC"/>
    <w:rsid w:val="217DD39A"/>
    <w:rsid w:val="217E2269"/>
    <w:rsid w:val="217EB080"/>
    <w:rsid w:val="2187DD7B"/>
    <w:rsid w:val="219184A6"/>
    <w:rsid w:val="2195B9EA"/>
    <w:rsid w:val="2195E940"/>
    <w:rsid w:val="219DFFB4"/>
    <w:rsid w:val="21A4C96A"/>
    <w:rsid w:val="21AB3A35"/>
    <w:rsid w:val="21B3A813"/>
    <w:rsid w:val="21BF8CF6"/>
    <w:rsid w:val="21C961F6"/>
    <w:rsid w:val="21E0C73E"/>
    <w:rsid w:val="21FC7B16"/>
    <w:rsid w:val="21FD6C83"/>
    <w:rsid w:val="22036978"/>
    <w:rsid w:val="22056A28"/>
    <w:rsid w:val="2220B6BE"/>
    <w:rsid w:val="223FBE42"/>
    <w:rsid w:val="22438FAD"/>
    <w:rsid w:val="225B47C3"/>
    <w:rsid w:val="2264786E"/>
    <w:rsid w:val="226C39B5"/>
    <w:rsid w:val="2283BAB4"/>
    <w:rsid w:val="2288684B"/>
    <w:rsid w:val="2297FED5"/>
    <w:rsid w:val="229F26C1"/>
    <w:rsid w:val="22A52BB8"/>
    <w:rsid w:val="22A759B3"/>
    <w:rsid w:val="22A806A8"/>
    <w:rsid w:val="22BA4B74"/>
    <w:rsid w:val="22C68762"/>
    <w:rsid w:val="22EEDFFA"/>
    <w:rsid w:val="232DB2D8"/>
    <w:rsid w:val="233A3023"/>
    <w:rsid w:val="2345A8B2"/>
    <w:rsid w:val="23462847"/>
    <w:rsid w:val="235031A9"/>
    <w:rsid w:val="23605E2B"/>
    <w:rsid w:val="236FFA91"/>
    <w:rsid w:val="23705155"/>
    <w:rsid w:val="23842660"/>
    <w:rsid w:val="23943CB3"/>
    <w:rsid w:val="23A7C8D4"/>
    <w:rsid w:val="23AC7AE1"/>
    <w:rsid w:val="23B505D6"/>
    <w:rsid w:val="23C37FD6"/>
    <w:rsid w:val="23CA2AAA"/>
    <w:rsid w:val="23D1A75F"/>
    <w:rsid w:val="23D1A86A"/>
    <w:rsid w:val="23D28705"/>
    <w:rsid w:val="23ED882D"/>
    <w:rsid w:val="23FA9F0F"/>
    <w:rsid w:val="23FDB7DF"/>
    <w:rsid w:val="240F2C82"/>
    <w:rsid w:val="24128D4B"/>
    <w:rsid w:val="2412C690"/>
    <w:rsid w:val="2418FF87"/>
    <w:rsid w:val="2440B1E8"/>
    <w:rsid w:val="2445BCE9"/>
    <w:rsid w:val="24475C64"/>
    <w:rsid w:val="2447CA0B"/>
    <w:rsid w:val="24492228"/>
    <w:rsid w:val="2454125A"/>
    <w:rsid w:val="245B6B08"/>
    <w:rsid w:val="245E4226"/>
    <w:rsid w:val="246038A3"/>
    <w:rsid w:val="2466E49B"/>
    <w:rsid w:val="2476E2CB"/>
    <w:rsid w:val="247BC8D4"/>
    <w:rsid w:val="24A94BA7"/>
    <w:rsid w:val="24ABEF89"/>
    <w:rsid w:val="24CE320F"/>
    <w:rsid w:val="24D48FFD"/>
    <w:rsid w:val="24E6FC35"/>
    <w:rsid w:val="24FF42FC"/>
    <w:rsid w:val="2502D52A"/>
    <w:rsid w:val="2504A576"/>
    <w:rsid w:val="2505587D"/>
    <w:rsid w:val="250F32CD"/>
    <w:rsid w:val="251F01E1"/>
    <w:rsid w:val="253EA417"/>
    <w:rsid w:val="2541942E"/>
    <w:rsid w:val="255817B2"/>
    <w:rsid w:val="25625760"/>
    <w:rsid w:val="25825040"/>
    <w:rsid w:val="25951D40"/>
    <w:rsid w:val="2595CE00"/>
    <w:rsid w:val="25B96BCC"/>
    <w:rsid w:val="260AB067"/>
    <w:rsid w:val="26192EF9"/>
    <w:rsid w:val="262A3302"/>
    <w:rsid w:val="262D37FB"/>
    <w:rsid w:val="2638897A"/>
    <w:rsid w:val="264210BA"/>
    <w:rsid w:val="2644CF8E"/>
    <w:rsid w:val="2644D9FF"/>
    <w:rsid w:val="26505F48"/>
    <w:rsid w:val="26512CB3"/>
    <w:rsid w:val="266F0F8B"/>
    <w:rsid w:val="267AD28D"/>
    <w:rsid w:val="2684E065"/>
    <w:rsid w:val="268557F7"/>
    <w:rsid w:val="268F4CB9"/>
    <w:rsid w:val="2699C62B"/>
    <w:rsid w:val="269ED91E"/>
    <w:rsid w:val="26A08356"/>
    <w:rsid w:val="26A71626"/>
    <w:rsid w:val="26AC9669"/>
    <w:rsid w:val="26B031F0"/>
    <w:rsid w:val="26B7AD63"/>
    <w:rsid w:val="26C3A9E3"/>
    <w:rsid w:val="26DE1A89"/>
    <w:rsid w:val="26FBF4A1"/>
    <w:rsid w:val="26FC4F82"/>
    <w:rsid w:val="27021778"/>
    <w:rsid w:val="27112453"/>
    <w:rsid w:val="27140F27"/>
    <w:rsid w:val="2722E1C2"/>
    <w:rsid w:val="27255E7E"/>
    <w:rsid w:val="2733C5D6"/>
    <w:rsid w:val="2748AD84"/>
    <w:rsid w:val="274D8A9E"/>
    <w:rsid w:val="27953BF5"/>
    <w:rsid w:val="27A4AC59"/>
    <w:rsid w:val="27ABC827"/>
    <w:rsid w:val="27B99555"/>
    <w:rsid w:val="27C2868F"/>
    <w:rsid w:val="27CEAACB"/>
    <w:rsid w:val="27CEFE37"/>
    <w:rsid w:val="27D1BB56"/>
    <w:rsid w:val="27F20959"/>
    <w:rsid w:val="280118BE"/>
    <w:rsid w:val="2813A8F5"/>
    <w:rsid w:val="281846F2"/>
    <w:rsid w:val="2818E9AF"/>
    <w:rsid w:val="281A2F6B"/>
    <w:rsid w:val="281AF6D0"/>
    <w:rsid w:val="28290E68"/>
    <w:rsid w:val="282EAEF7"/>
    <w:rsid w:val="283CF70B"/>
    <w:rsid w:val="2853A0CC"/>
    <w:rsid w:val="285B2668"/>
    <w:rsid w:val="285C0422"/>
    <w:rsid w:val="285D9110"/>
    <w:rsid w:val="2865110A"/>
    <w:rsid w:val="286540DB"/>
    <w:rsid w:val="286D5B47"/>
    <w:rsid w:val="288305FD"/>
    <w:rsid w:val="2891A06A"/>
    <w:rsid w:val="289E439D"/>
    <w:rsid w:val="28A647CC"/>
    <w:rsid w:val="28BB8E6A"/>
    <w:rsid w:val="28C7D532"/>
    <w:rsid w:val="28CB78DA"/>
    <w:rsid w:val="28D41EF7"/>
    <w:rsid w:val="28D4D977"/>
    <w:rsid w:val="28D65B39"/>
    <w:rsid w:val="28EEC516"/>
    <w:rsid w:val="29015AF9"/>
    <w:rsid w:val="2905F06E"/>
    <w:rsid w:val="290BC2FB"/>
    <w:rsid w:val="2920E627"/>
    <w:rsid w:val="2923EEB6"/>
    <w:rsid w:val="292C5EC4"/>
    <w:rsid w:val="2930C0B3"/>
    <w:rsid w:val="294297B6"/>
    <w:rsid w:val="294414FC"/>
    <w:rsid w:val="2954203A"/>
    <w:rsid w:val="29597183"/>
    <w:rsid w:val="29694CFD"/>
    <w:rsid w:val="298C6729"/>
    <w:rsid w:val="299FE1E0"/>
    <w:rsid w:val="29C03ECC"/>
    <w:rsid w:val="29CDA913"/>
    <w:rsid w:val="29E195C6"/>
    <w:rsid w:val="29FAF05A"/>
    <w:rsid w:val="2A126916"/>
    <w:rsid w:val="2A15225D"/>
    <w:rsid w:val="2A178209"/>
    <w:rsid w:val="2A1B3373"/>
    <w:rsid w:val="2A4DF75E"/>
    <w:rsid w:val="2A558F6C"/>
    <w:rsid w:val="2A752FCE"/>
    <w:rsid w:val="2A7FA00C"/>
    <w:rsid w:val="2A884CB4"/>
    <w:rsid w:val="2A894140"/>
    <w:rsid w:val="2A8CD8DC"/>
    <w:rsid w:val="2A95F4AA"/>
    <w:rsid w:val="2A972B93"/>
    <w:rsid w:val="2A9A7F44"/>
    <w:rsid w:val="2AC4603F"/>
    <w:rsid w:val="2AC828E9"/>
    <w:rsid w:val="2AD11D9F"/>
    <w:rsid w:val="2AD50EA7"/>
    <w:rsid w:val="2AD8B5F4"/>
    <w:rsid w:val="2AE11329"/>
    <w:rsid w:val="2AE2E14B"/>
    <w:rsid w:val="2AF76056"/>
    <w:rsid w:val="2B022ED7"/>
    <w:rsid w:val="2B20EC36"/>
    <w:rsid w:val="2B28B07D"/>
    <w:rsid w:val="2B28F1D0"/>
    <w:rsid w:val="2B2B1EF2"/>
    <w:rsid w:val="2B39ABB0"/>
    <w:rsid w:val="2B5D2048"/>
    <w:rsid w:val="2B5F7618"/>
    <w:rsid w:val="2B750DF7"/>
    <w:rsid w:val="2B78DE59"/>
    <w:rsid w:val="2B7E110C"/>
    <w:rsid w:val="2B8849E1"/>
    <w:rsid w:val="2BA0927F"/>
    <w:rsid w:val="2BB72709"/>
    <w:rsid w:val="2BD981D4"/>
    <w:rsid w:val="2BF3C4FA"/>
    <w:rsid w:val="2C0A7524"/>
    <w:rsid w:val="2C0EF280"/>
    <w:rsid w:val="2C264CB2"/>
    <w:rsid w:val="2C290910"/>
    <w:rsid w:val="2C2B366D"/>
    <w:rsid w:val="2C36EAD3"/>
    <w:rsid w:val="2C5129A6"/>
    <w:rsid w:val="2C774FDB"/>
    <w:rsid w:val="2C7EF101"/>
    <w:rsid w:val="2C99769A"/>
    <w:rsid w:val="2CB44A47"/>
    <w:rsid w:val="2CBD3C6F"/>
    <w:rsid w:val="2CCCA37F"/>
    <w:rsid w:val="2CD0CF22"/>
    <w:rsid w:val="2CE08D21"/>
    <w:rsid w:val="2CEEFD81"/>
    <w:rsid w:val="2D0D16DC"/>
    <w:rsid w:val="2D2EA88E"/>
    <w:rsid w:val="2D2EE15F"/>
    <w:rsid w:val="2D490CDE"/>
    <w:rsid w:val="2D494255"/>
    <w:rsid w:val="2D50B575"/>
    <w:rsid w:val="2D5582E7"/>
    <w:rsid w:val="2D727533"/>
    <w:rsid w:val="2D755B89"/>
    <w:rsid w:val="2D87799A"/>
    <w:rsid w:val="2D8A8126"/>
    <w:rsid w:val="2D9C115E"/>
    <w:rsid w:val="2DA06F13"/>
    <w:rsid w:val="2DA475B1"/>
    <w:rsid w:val="2DAF1166"/>
    <w:rsid w:val="2DB54B79"/>
    <w:rsid w:val="2DBEBB20"/>
    <w:rsid w:val="2DBFBFC6"/>
    <w:rsid w:val="2DD93ECF"/>
    <w:rsid w:val="2DE2B93E"/>
    <w:rsid w:val="2DE611AD"/>
    <w:rsid w:val="2DF506A1"/>
    <w:rsid w:val="2DF734AA"/>
    <w:rsid w:val="2E00C444"/>
    <w:rsid w:val="2E113726"/>
    <w:rsid w:val="2E18DF99"/>
    <w:rsid w:val="2E2148DD"/>
    <w:rsid w:val="2E2B6FA8"/>
    <w:rsid w:val="2E2F36AC"/>
    <w:rsid w:val="2E3E73B1"/>
    <w:rsid w:val="2E3EB235"/>
    <w:rsid w:val="2E412BE4"/>
    <w:rsid w:val="2E5BBC80"/>
    <w:rsid w:val="2E950065"/>
    <w:rsid w:val="2EB94F80"/>
    <w:rsid w:val="2EC0C94F"/>
    <w:rsid w:val="2EC3AA7B"/>
    <w:rsid w:val="2EDF6C3F"/>
    <w:rsid w:val="2EE6571F"/>
    <w:rsid w:val="2EF503F7"/>
    <w:rsid w:val="2F1A1166"/>
    <w:rsid w:val="2F27CB92"/>
    <w:rsid w:val="2F429BE9"/>
    <w:rsid w:val="2F4AC73A"/>
    <w:rsid w:val="2F50D7F0"/>
    <w:rsid w:val="2F6B90D6"/>
    <w:rsid w:val="2F7E0384"/>
    <w:rsid w:val="2F94E229"/>
    <w:rsid w:val="2F9BBC7D"/>
    <w:rsid w:val="2FA61D86"/>
    <w:rsid w:val="2FAC08C7"/>
    <w:rsid w:val="2FAE4520"/>
    <w:rsid w:val="2FD3DADD"/>
    <w:rsid w:val="2FE03CA5"/>
    <w:rsid w:val="2FE551ED"/>
    <w:rsid w:val="2FFE55E3"/>
    <w:rsid w:val="3015DE92"/>
    <w:rsid w:val="302A1046"/>
    <w:rsid w:val="302C469C"/>
    <w:rsid w:val="30327F2C"/>
    <w:rsid w:val="30330C97"/>
    <w:rsid w:val="30360AB3"/>
    <w:rsid w:val="303AFD0D"/>
    <w:rsid w:val="304EEDC7"/>
    <w:rsid w:val="3055D5D7"/>
    <w:rsid w:val="3063BB7C"/>
    <w:rsid w:val="3064C926"/>
    <w:rsid w:val="3072CADA"/>
    <w:rsid w:val="3073DCE8"/>
    <w:rsid w:val="307FC07D"/>
    <w:rsid w:val="30833015"/>
    <w:rsid w:val="30868C16"/>
    <w:rsid w:val="30877FD5"/>
    <w:rsid w:val="30991416"/>
    <w:rsid w:val="30A183AA"/>
    <w:rsid w:val="30B8AF7C"/>
    <w:rsid w:val="30BFF30D"/>
    <w:rsid w:val="30C566CF"/>
    <w:rsid w:val="30CCC26A"/>
    <w:rsid w:val="30CF0501"/>
    <w:rsid w:val="30EDCCA2"/>
    <w:rsid w:val="30F6E504"/>
    <w:rsid w:val="30F742EF"/>
    <w:rsid w:val="30FDBBC5"/>
    <w:rsid w:val="31262730"/>
    <w:rsid w:val="31323A4C"/>
    <w:rsid w:val="3134C954"/>
    <w:rsid w:val="3147B516"/>
    <w:rsid w:val="3152A503"/>
    <w:rsid w:val="315514F2"/>
    <w:rsid w:val="31575FDD"/>
    <w:rsid w:val="31801940"/>
    <w:rsid w:val="3181C156"/>
    <w:rsid w:val="3183BC69"/>
    <w:rsid w:val="3188A7D1"/>
    <w:rsid w:val="318E854C"/>
    <w:rsid w:val="319591E9"/>
    <w:rsid w:val="31968932"/>
    <w:rsid w:val="319E870E"/>
    <w:rsid w:val="31A88AC6"/>
    <w:rsid w:val="31B43E0B"/>
    <w:rsid w:val="31B6C75E"/>
    <w:rsid w:val="31BF62DD"/>
    <w:rsid w:val="31C7667C"/>
    <w:rsid w:val="31D19121"/>
    <w:rsid w:val="31E8F9BC"/>
    <w:rsid w:val="320C4D70"/>
    <w:rsid w:val="321EC4F3"/>
    <w:rsid w:val="32246CA1"/>
    <w:rsid w:val="32260BF6"/>
    <w:rsid w:val="324317DB"/>
    <w:rsid w:val="32529C16"/>
    <w:rsid w:val="3255518C"/>
    <w:rsid w:val="3257ABDD"/>
    <w:rsid w:val="326B36D7"/>
    <w:rsid w:val="326D7BFA"/>
    <w:rsid w:val="326DAF3F"/>
    <w:rsid w:val="327B5229"/>
    <w:rsid w:val="3281508C"/>
    <w:rsid w:val="329E6F59"/>
    <w:rsid w:val="32A7A9BF"/>
    <w:rsid w:val="32ABEEE5"/>
    <w:rsid w:val="32ADFC5A"/>
    <w:rsid w:val="32B4D785"/>
    <w:rsid w:val="32CBAB15"/>
    <w:rsid w:val="32D1FDEF"/>
    <w:rsid w:val="32DA1405"/>
    <w:rsid w:val="3305518E"/>
    <w:rsid w:val="330D47C2"/>
    <w:rsid w:val="332541A9"/>
    <w:rsid w:val="332B98E6"/>
    <w:rsid w:val="33402E2D"/>
    <w:rsid w:val="334500E2"/>
    <w:rsid w:val="334BCAC7"/>
    <w:rsid w:val="335F9B98"/>
    <w:rsid w:val="3362E734"/>
    <w:rsid w:val="3365E702"/>
    <w:rsid w:val="33671B14"/>
    <w:rsid w:val="3370F07A"/>
    <w:rsid w:val="337E3B14"/>
    <w:rsid w:val="339D367B"/>
    <w:rsid w:val="33AC7976"/>
    <w:rsid w:val="33B31CA8"/>
    <w:rsid w:val="33BA6F63"/>
    <w:rsid w:val="33BB90CF"/>
    <w:rsid w:val="33D2A1B7"/>
    <w:rsid w:val="33DB4FDD"/>
    <w:rsid w:val="33E611A5"/>
    <w:rsid w:val="33E78E10"/>
    <w:rsid w:val="33F0B202"/>
    <w:rsid w:val="33F87E41"/>
    <w:rsid w:val="34199906"/>
    <w:rsid w:val="342BFA4C"/>
    <w:rsid w:val="342C3DAE"/>
    <w:rsid w:val="34386160"/>
    <w:rsid w:val="343C4C8F"/>
    <w:rsid w:val="3443A551"/>
    <w:rsid w:val="3443EFAE"/>
    <w:rsid w:val="3444A512"/>
    <w:rsid w:val="34554139"/>
    <w:rsid w:val="346051E4"/>
    <w:rsid w:val="34621AE9"/>
    <w:rsid w:val="349C88AA"/>
    <w:rsid w:val="34A47301"/>
    <w:rsid w:val="34AC20DD"/>
    <w:rsid w:val="34B2E9C3"/>
    <w:rsid w:val="34B463E6"/>
    <w:rsid w:val="34D1D696"/>
    <w:rsid w:val="34E1CE83"/>
    <w:rsid w:val="34EF47FD"/>
    <w:rsid w:val="34F977F9"/>
    <w:rsid w:val="3506B40A"/>
    <w:rsid w:val="35301712"/>
    <w:rsid w:val="353565BA"/>
    <w:rsid w:val="35509B2F"/>
    <w:rsid w:val="35546D9D"/>
    <w:rsid w:val="356847B1"/>
    <w:rsid w:val="356B630A"/>
    <w:rsid w:val="35756336"/>
    <w:rsid w:val="357BC45F"/>
    <w:rsid w:val="357C8180"/>
    <w:rsid w:val="3582271C"/>
    <w:rsid w:val="358BBB21"/>
    <w:rsid w:val="35911AA2"/>
    <w:rsid w:val="35932D25"/>
    <w:rsid w:val="3593ABD1"/>
    <w:rsid w:val="35A0E596"/>
    <w:rsid w:val="35BE72E7"/>
    <w:rsid w:val="35C23454"/>
    <w:rsid w:val="35CB491F"/>
    <w:rsid w:val="35CCEFA8"/>
    <w:rsid w:val="35E2AB7C"/>
    <w:rsid w:val="35FF33FA"/>
    <w:rsid w:val="3616B320"/>
    <w:rsid w:val="3634CF81"/>
    <w:rsid w:val="3639792B"/>
    <w:rsid w:val="36563EA7"/>
    <w:rsid w:val="36709A7E"/>
    <w:rsid w:val="3692F233"/>
    <w:rsid w:val="369D2077"/>
    <w:rsid w:val="369ED8CA"/>
    <w:rsid w:val="36C7DCE6"/>
    <w:rsid w:val="36CC6A90"/>
    <w:rsid w:val="36CFC65E"/>
    <w:rsid w:val="36EE48FD"/>
    <w:rsid w:val="36F6B2B2"/>
    <w:rsid w:val="36FFCFBE"/>
    <w:rsid w:val="3702A609"/>
    <w:rsid w:val="3707D1E5"/>
    <w:rsid w:val="371148AC"/>
    <w:rsid w:val="3715FB21"/>
    <w:rsid w:val="37162D6B"/>
    <w:rsid w:val="37197BB8"/>
    <w:rsid w:val="371DCDFA"/>
    <w:rsid w:val="373F2561"/>
    <w:rsid w:val="374BA19B"/>
    <w:rsid w:val="374F66D4"/>
    <w:rsid w:val="375158C2"/>
    <w:rsid w:val="37527441"/>
    <w:rsid w:val="378C46EA"/>
    <w:rsid w:val="3796027B"/>
    <w:rsid w:val="37A11C1B"/>
    <w:rsid w:val="37AE3CD6"/>
    <w:rsid w:val="37B16B6A"/>
    <w:rsid w:val="37B3C98E"/>
    <w:rsid w:val="37C8AE4C"/>
    <w:rsid w:val="37E4314B"/>
    <w:rsid w:val="37EDA480"/>
    <w:rsid w:val="37F8F323"/>
    <w:rsid w:val="37FFDEE4"/>
    <w:rsid w:val="3805E446"/>
    <w:rsid w:val="3813F1C9"/>
    <w:rsid w:val="38397138"/>
    <w:rsid w:val="3858D4F9"/>
    <w:rsid w:val="386106AC"/>
    <w:rsid w:val="38626C4D"/>
    <w:rsid w:val="3868AD89"/>
    <w:rsid w:val="387F5C38"/>
    <w:rsid w:val="38818546"/>
    <w:rsid w:val="3896275E"/>
    <w:rsid w:val="38AAF451"/>
    <w:rsid w:val="38B9B121"/>
    <w:rsid w:val="38D9BA06"/>
    <w:rsid w:val="38E13230"/>
    <w:rsid w:val="38E5A940"/>
    <w:rsid w:val="38EB48A7"/>
    <w:rsid w:val="38F1BD81"/>
    <w:rsid w:val="390173D6"/>
    <w:rsid w:val="39112D7C"/>
    <w:rsid w:val="391190B3"/>
    <w:rsid w:val="39150D40"/>
    <w:rsid w:val="39153CC6"/>
    <w:rsid w:val="391C71AF"/>
    <w:rsid w:val="391FD20E"/>
    <w:rsid w:val="3937DB82"/>
    <w:rsid w:val="39427367"/>
    <w:rsid w:val="39455F7B"/>
    <w:rsid w:val="3950EA18"/>
    <w:rsid w:val="39544D25"/>
    <w:rsid w:val="39574132"/>
    <w:rsid w:val="3957AA46"/>
    <w:rsid w:val="39586EFC"/>
    <w:rsid w:val="39593871"/>
    <w:rsid w:val="39623BF6"/>
    <w:rsid w:val="396FF61D"/>
    <w:rsid w:val="397122CA"/>
    <w:rsid w:val="397E5B7C"/>
    <w:rsid w:val="399247A6"/>
    <w:rsid w:val="39926B94"/>
    <w:rsid w:val="3993F233"/>
    <w:rsid w:val="3997B5C3"/>
    <w:rsid w:val="39C2F39F"/>
    <w:rsid w:val="39C3CCBD"/>
    <w:rsid w:val="39EB7DC1"/>
    <w:rsid w:val="3A10446F"/>
    <w:rsid w:val="3A39F1AD"/>
    <w:rsid w:val="3A46BAF1"/>
    <w:rsid w:val="3A4CEC47"/>
    <w:rsid w:val="3A5477F7"/>
    <w:rsid w:val="3A5BA54A"/>
    <w:rsid w:val="3A5F560E"/>
    <w:rsid w:val="3A61CF4B"/>
    <w:rsid w:val="3A66AE82"/>
    <w:rsid w:val="3A77BF55"/>
    <w:rsid w:val="3A82D08A"/>
    <w:rsid w:val="3A934E4B"/>
    <w:rsid w:val="3A9D5675"/>
    <w:rsid w:val="3A9E2B47"/>
    <w:rsid w:val="3AA00565"/>
    <w:rsid w:val="3AB8E50F"/>
    <w:rsid w:val="3AC24F2D"/>
    <w:rsid w:val="3ACC01B2"/>
    <w:rsid w:val="3AE558AE"/>
    <w:rsid w:val="3AF4CF2C"/>
    <w:rsid w:val="3B0B8F68"/>
    <w:rsid w:val="3B0D4CF7"/>
    <w:rsid w:val="3B112BC9"/>
    <w:rsid w:val="3B1A1CF0"/>
    <w:rsid w:val="3B2F82AE"/>
    <w:rsid w:val="3B2F9A2C"/>
    <w:rsid w:val="3B417CC5"/>
    <w:rsid w:val="3B500F26"/>
    <w:rsid w:val="3B55E9FA"/>
    <w:rsid w:val="3B697AE0"/>
    <w:rsid w:val="3B6B7679"/>
    <w:rsid w:val="3B92D682"/>
    <w:rsid w:val="3B9F60F3"/>
    <w:rsid w:val="3BAA96D3"/>
    <w:rsid w:val="3BAAA652"/>
    <w:rsid w:val="3BB6338B"/>
    <w:rsid w:val="3BBA3477"/>
    <w:rsid w:val="3BBC5CB0"/>
    <w:rsid w:val="3BC04844"/>
    <w:rsid w:val="3BC93C36"/>
    <w:rsid w:val="3BD3A34C"/>
    <w:rsid w:val="3BD6DFE7"/>
    <w:rsid w:val="3BDA1268"/>
    <w:rsid w:val="3BE0C2F7"/>
    <w:rsid w:val="3BE68135"/>
    <w:rsid w:val="3BECBDCA"/>
    <w:rsid w:val="3BFE0CF0"/>
    <w:rsid w:val="3C0E6280"/>
    <w:rsid w:val="3C11050C"/>
    <w:rsid w:val="3C282876"/>
    <w:rsid w:val="3C3EBC99"/>
    <w:rsid w:val="3C4B1800"/>
    <w:rsid w:val="3C58F1C9"/>
    <w:rsid w:val="3C8343C5"/>
    <w:rsid w:val="3C839FE4"/>
    <w:rsid w:val="3CBD365A"/>
    <w:rsid w:val="3CC5D0E2"/>
    <w:rsid w:val="3CC6583F"/>
    <w:rsid w:val="3CC9ACB5"/>
    <w:rsid w:val="3CCA5842"/>
    <w:rsid w:val="3CCEB78B"/>
    <w:rsid w:val="3CDE2BCF"/>
    <w:rsid w:val="3CEED8E0"/>
    <w:rsid w:val="3CFCF260"/>
    <w:rsid w:val="3D1AB1DE"/>
    <w:rsid w:val="3D25A20F"/>
    <w:rsid w:val="3D5B7D24"/>
    <w:rsid w:val="3D62AF69"/>
    <w:rsid w:val="3D64BCFC"/>
    <w:rsid w:val="3D6667DE"/>
    <w:rsid w:val="3D6A28D9"/>
    <w:rsid w:val="3D7658A1"/>
    <w:rsid w:val="3D89D2CF"/>
    <w:rsid w:val="3D8B21FA"/>
    <w:rsid w:val="3D907D88"/>
    <w:rsid w:val="3D910B4D"/>
    <w:rsid w:val="3D947D34"/>
    <w:rsid w:val="3D9F28A8"/>
    <w:rsid w:val="3DA8DF0D"/>
    <w:rsid w:val="3DAB32EB"/>
    <w:rsid w:val="3DBA8B21"/>
    <w:rsid w:val="3DC6F7C5"/>
    <w:rsid w:val="3DC717BB"/>
    <w:rsid w:val="3DDBB702"/>
    <w:rsid w:val="3DE6A1FC"/>
    <w:rsid w:val="3DE6B543"/>
    <w:rsid w:val="3DE95DF0"/>
    <w:rsid w:val="3E02ABCC"/>
    <w:rsid w:val="3E189C9F"/>
    <w:rsid w:val="3E23429A"/>
    <w:rsid w:val="3E2DA929"/>
    <w:rsid w:val="3E2FB11D"/>
    <w:rsid w:val="3E316368"/>
    <w:rsid w:val="3E348AEE"/>
    <w:rsid w:val="3E532AD4"/>
    <w:rsid w:val="3E58D141"/>
    <w:rsid w:val="3E5F6DC9"/>
    <w:rsid w:val="3E69A2E8"/>
    <w:rsid w:val="3E7C44C9"/>
    <w:rsid w:val="3E83E016"/>
    <w:rsid w:val="3E8AE770"/>
    <w:rsid w:val="3E8D7E86"/>
    <w:rsid w:val="3E92A118"/>
    <w:rsid w:val="3EA6F6FB"/>
    <w:rsid w:val="3EA80585"/>
    <w:rsid w:val="3EB669E9"/>
    <w:rsid w:val="3ECCEDBF"/>
    <w:rsid w:val="3ECDF305"/>
    <w:rsid w:val="3EF5369F"/>
    <w:rsid w:val="3EF817F9"/>
    <w:rsid w:val="3EFC45E0"/>
    <w:rsid w:val="3F094520"/>
    <w:rsid w:val="3F1A2508"/>
    <w:rsid w:val="3F1B9BE1"/>
    <w:rsid w:val="3F1F87F4"/>
    <w:rsid w:val="3F36F69B"/>
    <w:rsid w:val="3F3F9DB6"/>
    <w:rsid w:val="3F42363C"/>
    <w:rsid w:val="3F42C419"/>
    <w:rsid w:val="3F4E3601"/>
    <w:rsid w:val="3F536ED3"/>
    <w:rsid w:val="3F5DBBAA"/>
    <w:rsid w:val="3F6316EF"/>
    <w:rsid w:val="3F64FCB3"/>
    <w:rsid w:val="3F680EE4"/>
    <w:rsid w:val="3F71A354"/>
    <w:rsid w:val="3F798393"/>
    <w:rsid w:val="3F8402E2"/>
    <w:rsid w:val="3F8B18D4"/>
    <w:rsid w:val="3F907262"/>
    <w:rsid w:val="3F9AF092"/>
    <w:rsid w:val="3FAA62B5"/>
    <w:rsid w:val="3FB78B62"/>
    <w:rsid w:val="40310291"/>
    <w:rsid w:val="40380297"/>
    <w:rsid w:val="403830FE"/>
    <w:rsid w:val="403F0A36"/>
    <w:rsid w:val="40470938"/>
    <w:rsid w:val="4049A0B2"/>
    <w:rsid w:val="4050BBD8"/>
    <w:rsid w:val="40923B70"/>
    <w:rsid w:val="409900CE"/>
    <w:rsid w:val="40ABE008"/>
    <w:rsid w:val="40B8B6C3"/>
    <w:rsid w:val="40BF4778"/>
    <w:rsid w:val="40D3FC7C"/>
    <w:rsid w:val="40D9CBE4"/>
    <w:rsid w:val="40F2D736"/>
    <w:rsid w:val="4107B100"/>
    <w:rsid w:val="4125CC34"/>
    <w:rsid w:val="41307BA8"/>
    <w:rsid w:val="4169F351"/>
    <w:rsid w:val="41AB72F1"/>
    <w:rsid w:val="41CA7B04"/>
    <w:rsid w:val="41D7898E"/>
    <w:rsid w:val="41DD7179"/>
    <w:rsid w:val="41E3531C"/>
    <w:rsid w:val="41EEEFC1"/>
    <w:rsid w:val="41FC395F"/>
    <w:rsid w:val="420A5A57"/>
    <w:rsid w:val="4210B3C7"/>
    <w:rsid w:val="42464893"/>
    <w:rsid w:val="424E4AC4"/>
    <w:rsid w:val="424F753B"/>
    <w:rsid w:val="425B4F25"/>
    <w:rsid w:val="427412F5"/>
    <w:rsid w:val="42795E00"/>
    <w:rsid w:val="428BF211"/>
    <w:rsid w:val="429FBB6D"/>
    <w:rsid w:val="42A62621"/>
    <w:rsid w:val="42BBAA1D"/>
    <w:rsid w:val="42BE15AD"/>
    <w:rsid w:val="42DECC58"/>
    <w:rsid w:val="42EA19D4"/>
    <w:rsid w:val="42F46316"/>
    <w:rsid w:val="432D37C3"/>
    <w:rsid w:val="433B1399"/>
    <w:rsid w:val="43508A93"/>
    <w:rsid w:val="4371B121"/>
    <w:rsid w:val="437E2104"/>
    <w:rsid w:val="4386C8D4"/>
    <w:rsid w:val="438F4316"/>
    <w:rsid w:val="43997E60"/>
    <w:rsid w:val="43A4E96C"/>
    <w:rsid w:val="43AE05EF"/>
    <w:rsid w:val="43B56DCB"/>
    <w:rsid w:val="43DF5DC7"/>
    <w:rsid w:val="43EC04BC"/>
    <w:rsid w:val="43F1DE3B"/>
    <w:rsid w:val="43F31332"/>
    <w:rsid w:val="43F57D7D"/>
    <w:rsid w:val="44009221"/>
    <w:rsid w:val="4403302E"/>
    <w:rsid w:val="440E8726"/>
    <w:rsid w:val="442B1A8E"/>
    <w:rsid w:val="4430CAC1"/>
    <w:rsid w:val="44362EF7"/>
    <w:rsid w:val="44399CC4"/>
    <w:rsid w:val="4440FDB5"/>
    <w:rsid w:val="44448D2F"/>
    <w:rsid w:val="44473964"/>
    <w:rsid w:val="445905F9"/>
    <w:rsid w:val="446F7200"/>
    <w:rsid w:val="447192CA"/>
    <w:rsid w:val="449A8F3A"/>
    <w:rsid w:val="44BA21EA"/>
    <w:rsid w:val="44BB4BE3"/>
    <w:rsid w:val="44BC8977"/>
    <w:rsid w:val="44D0963F"/>
    <w:rsid w:val="44D0CFE8"/>
    <w:rsid w:val="44E3DC8B"/>
    <w:rsid w:val="44F06E70"/>
    <w:rsid w:val="4506E024"/>
    <w:rsid w:val="451752A7"/>
    <w:rsid w:val="4521361E"/>
    <w:rsid w:val="452A01E5"/>
    <w:rsid w:val="45324F15"/>
    <w:rsid w:val="453931A8"/>
    <w:rsid w:val="454EB76F"/>
    <w:rsid w:val="4551F6FA"/>
    <w:rsid w:val="455F01E4"/>
    <w:rsid w:val="45684496"/>
    <w:rsid w:val="4575C1AC"/>
    <w:rsid w:val="4576FA12"/>
    <w:rsid w:val="45844E92"/>
    <w:rsid w:val="458825EF"/>
    <w:rsid w:val="45B8ED57"/>
    <w:rsid w:val="46024778"/>
    <w:rsid w:val="4608E26F"/>
    <w:rsid w:val="4609E7D8"/>
    <w:rsid w:val="4610EAA5"/>
    <w:rsid w:val="461FA26E"/>
    <w:rsid w:val="4629A5B8"/>
    <w:rsid w:val="462C2CFB"/>
    <w:rsid w:val="462F7A33"/>
    <w:rsid w:val="4634A4AB"/>
    <w:rsid w:val="463AD458"/>
    <w:rsid w:val="464FB6A5"/>
    <w:rsid w:val="467099CA"/>
    <w:rsid w:val="467ABADD"/>
    <w:rsid w:val="46C39464"/>
    <w:rsid w:val="46CA6941"/>
    <w:rsid w:val="46CBA3F5"/>
    <w:rsid w:val="46D7A3DA"/>
    <w:rsid w:val="46DDA354"/>
    <w:rsid w:val="46EA3BC4"/>
    <w:rsid w:val="46ED9671"/>
    <w:rsid w:val="47004AD4"/>
    <w:rsid w:val="4713FFA2"/>
    <w:rsid w:val="47146A2D"/>
    <w:rsid w:val="472D44ED"/>
    <w:rsid w:val="472E2617"/>
    <w:rsid w:val="47304895"/>
    <w:rsid w:val="474143AB"/>
    <w:rsid w:val="4751B0D3"/>
    <w:rsid w:val="4754BE52"/>
    <w:rsid w:val="47586ACC"/>
    <w:rsid w:val="475CE08B"/>
    <w:rsid w:val="4764A46E"/>
    <w:rsid w:val="4764C074"/>
    <w:rsid w:val="4772764B"/>
    <w:rsid w:val="478FC862"/>
    <w:rsid w:val="47A3E6D6"/>
    <w:rsid w:val="47AA9534"/>
    <w:rsid w:val="47B2E04E"/>
    <w:rsid w:val="47CB7460"/>
    <w:rsid w:val="47CE9AC9"/>
    <w:rsid w:val="47D9A713"/>
    <w:rsid w:val="47DD7033"/>
    <w:rsid w:val="47E60520"/>
    <w:rsid w:val="47EF51D5"/>
    <w:rsid w:val="47F1F478"/>
    <w:rsid w:val="47FD7513"/>
    <w:rsid w:val="483B3D9C"/>
    <w:rsid w:val="48402ED2"/>
    <w:rsid w:val="485FC99A"/>
    <w:rsid w:val="487984BD"/>
    <w:rsid w:val="4894DBCE"/>
    <w:rsid w:val="48B14371"/>
    <w:rsid w:val="48B446E8"/>
    <w:rsid w:val="48DB0AFC"/>
    <w:rsid w:val="48E28342"/>
    <w:rsid w:val="48E3CC74"/>
    <w:rsid w:val="48E90C49"/>
    <w:rsid w:val="48F6F822"/>
    <w:rsid w:val="48FCA2E8"/>
    <w:rsid w:val="48FFB2C0"/>
    <w:rsid w:val="490405F0"/>
    <w:rsid w:val="4911E2BB"/>
    <w:rsid w:val="49123E07"/>
    <w:rsid w:val="491A6C55"/>
    <w:rsid w:val="49275127"/>
    <w:rsid w:val="4929D82A"/>
    <w:rsid w:val="492AE012"/>
    <w:rsid w:val="49374557"/>
    <w:rsid w:val="49580D44"/>
    <w:rsid w:val="495B0F25"/>
    <w:rsid w:val="4963E654"/>
    <w:rsid w:val="4966A624"/>
    <w:rsid w:val="4974AD98"/>
    <w:rsid w:val="497E63CD"/>
    <w:rsid w:val="4985AF2E"/>
    <w:rsid w:val="498DF001"/>
    <w:rsid w:val="498E3EAA"/>
    <w:rsid w:val="4991950A"/>
    <w:rsid w:val="49982305"/>
    <w:rsid w:val="499930DF"/>
    <w:rsid w:val="4999F016"/>
    <w:rsid w:val="499EAC12"/>
    <w:rsid w:val="49A033CF"/>
    <w:rsid w:val="49A6014C"/>
    <w:rsid w:val="49AE69F1"/>
    <w:rsid w:val="49B867E4"/>
    <w:rsid w:val="49BAAC26"/>
    <w:rsid w:val="49BC3C89"/>
    <w:rsid w:val="49C3AB7E"/>
    <w:rsid w:val="49F9EE1A"/>
    <w:rsid w:val="4A0A1D26"/>
    <w:rsid w:val="4A1DAE8B"/>
    <w:rsid w:val="4A1EAA3E"/>
    <w:rsid w:val="4A35B858"/>
    <w:rsid w:val="4A78DC96"/>
    <w:rsid w:val="4A7A6449"/>
    <w:rsid w:val="4A7B0FF9"/>
    <w:rsid w:val="4A909233"/>
    <w:rsid w:val="4A9543E0"/>
    <w:rsid w:val="4AB085C8"/>
    <w:rsid w:val="4ABA4C87"/>
    <w:rsid w:val="4AC4E630"/>
    <w:rsid w:val="4ACD3140"/>
    <w:rsid w:val="4AD42373"/>
    <w:rsid w:val="4AD643B7"/>
    <w:rsid w:val="4AE7A2D4"/>
    <w:rsid w:val="4AEE4595"/>
    <w:rsid w:val="4AF79FE5"/>
    <w:rsid w:val="4AF97FB5"/>
    <w:rsid w:val="4B0D077F"/>
    <w:rsid w:val="4B1D792B"/>
    <w:rsid w:val="4B208203"/>
    <w:rsid w:val="4B347DF5"/>
    <w:rsid w:val="4B3AA448"/>
    <w:rsid w:val="4B3D01F6"/>
    <w:rsid w:val="4B3F5093"/>
    <w:rsid w:val="4B62EF22"/>
    <w:rsid w:val="4B8AA59F"/>
    <w:rsid w:val="4BD253AB"/>
    <w:rsid w:val="4BD36FD4"/>
    <w:rsid w:val="4BD8B76E"/>
    <w:rsid w:val="4BD902EF"/>
    <w:rsid w:val="4BE713D1"/>
    <w:rsid w:val="4BF49FD7"/>
    <w:rsid w:val="4BF5008F"/>
    <w:rsid w:val="4BF922D9"/>
    <w:rsid w:val="4BFBF226"/>
    <w:rsid w:val="4BFD07AC"/>
    <w:rsid w:val="4BFD825A"/>
    <w:rsid w:val="4C12ECFD"/>
    <w:rsid w:val="4C259A77"/>
    <w:rsid w:val="4C2F5532"/>
    <w:rsid w:val="4C393F10"/>
    <w:rsid w:val="4C3A99B9"/>
    <w:rsid w:val="4C3B8EA2"/>
    <w:rsid w:val="4C438AD5"/>
    <w:rsid w:val="4C5F3F70"/>
    <w:rsid w:val="4C8A7369"/>
    <w:rsid w:val="4C933248"/>
    <w:rsid w:val="4CAFFDE0"/>
    <w:rsid w:val="4CD5CD36"/>
    <w:rsid w:val="4CE53182"/>
    <w:rsid w:val="4CECD466"/>
    <w:rsid w:val="4CED94BE"/>
    <w:rsid w:val="4D08CCF8"/>
    <w:rsid w:val="4D22D499"/>
    <w:rsid w:val="4D239F8C"/>
    <w:rsid w:val="4D2603F9"/>
    <w:rsid w:val="4D48D4CF"/>
    <w:rsid w:val="4D6D1DC1"/>
    <w:rsid w:val="4D738322"/>
    <w:rsid w:val="4D77450B"/>
    <w:rsid w:val="4D9231D5"/>
    <w:rsid w:val="4D9D8537"/>
    <w:rsid w:val="4D9E7158"/>
    <w:rsid w:val="4DA1D49F"/>
    <w:rsid w:val="4DA315F7"/>
    <w:rsid w:val="4DAC7BEC"/>
    <w:rsid w:val="4DC3A839"/>
    <w:rsid w:val="4DCF5F44"/>
    <w:rsid w:val="4DD9324E"/>
    <w:rsid w:val="4DDB3C41"/>
    <w:rsid w:val="4DE0194D"/>
    <w:rsid w:val="4DE2576B"/>
    <w:rsid w:val="4DF95B62"/>
    <w:rsid w:val="4DFE68BD"/>
    <w:rsid w:val="4E05D390"/>
    <w:rsid w:val="4E1F0010"/>
    <w:rsid w:val="4E2028DD"/>
    <w:rsid w:val="4E35D084"/>
    <w:rsid w:val="4E510E91"/>
    <w:rsid w:val="4E513927"/>
    <w:rsid w:val="4E6CFEEF"/>
    <w:rsid w:val="4E6D52BC"/>
    <w:rsid w:val="4E7EC4DA"/>
    <w:rsid w:val="4E8A7ADA"/>
    <w:rsid w:val="4E8ADB4C"/>
    <w:rsid w:val="4E9D67DC"/>
    <w:rsid w:val="4EA2274D"/>
    <w:rsid w:val="4EA55BC2"/>
    <w:rsid w:val="4EB6C4C6"/>
    <w:rsid w:val="4EBD05FF"/>
    <w:rsid w:val="4EC2B605"/>
    <w:rsid w:val="4ECA40F2"/>
    <w:rsid w:val="4ED8442E"/>
    <w:rsid w:val="4EFECDDB"/>
    <w:rsid w:val="4F00530A"/>
    <w:rsid w:val="4F0B34C8"/>
    <w:rsid w:val="4F1E0344"/>
    <w:rsid w:val="4F28949A"/>
    <w:rsid w:val="4F43A531"/>
    <w:rsid w:val="4F7141D6"/>
    <w:rsid w:val="4F72CD09"/>
    <w:rsid w:val="4F7E2A2F"/>
    <w:rsid w:val="4F7E4668"/>
    <w:rsid w:val="4F86E0A1"/>
    <w:rsid w:val="4F8FF2A5"/>
    <w:rsid w:val="4F97F0D3"/>
    <w:rsid w:val="4F9B55D1"/>
    <w:rsid w:val="4FADB9D9"/>
    <w:rsid w:val="4FAE4E73"/>
    <w:rsid w:val="4FB7A10B"/>
    <w:rsid w:val="4FCFB8C9"/>
    <w:rsid w:val="4FD140FA"/>
    <w:rsid w:val="4FD2A301"/>
    <w:rsid w:val="4FDC2D56"/>
    <w:rsid w:val="4FDD809E"/>
    <w:rsid w:val="4FE690F6"/>
    <w:rsid w:val="4FE849FC"/>
    <w:rsid w:val="4FE97D50"/>
    <w:rsid w:val="4FFB74FC"/>
    <w:rsid w:val="501154AC"/>
    <w:rsid w:val="501F4004"/>
    <w:rsid w:val="5025A9DA"/>
    <w:rsid w:val="5039640D"/>
    <w:rsid w:val="5049360F"/>
    <w:rsid w:val="50569484"/>
    <w:rsid w:val="505B27DB"/>
    <w:rsid w:val="5071E005"/>
    <w:rsid w:val="50725EF4"/>
    <w:rsid w:val="5091B721"/>
    <w:rsid w:val="509912D2"/>
    <w:rsid w:val="509AC5C5"/>
    <w:rsid w:val="50B1CA06"/>
    <w:rsid w:val="50B1E655"/>
    <w:rsid w:val="50C5E1B4"/>
    <w:rsid w:val="50CE8B8C"/>
    <w:rsid w:val="50E35EF6"/>
    <w:rsid w:val="50E8F5D3"/>
    <w:rsid w:val="50EE20B1"/>
    <w:rsid w:val="5110DE5D"/>
    <w:rsid w:val="5113E952"/>
    <w:rsid w:val="5142C071"/>
    <w:rsid w:val="515660B5"/>
    <w:rsid w:val="5158E98D"/>
    <w:rsid w:val="51598523"/>
    <w:rsid w:val="516E5595"/>
    <w:rsid w:val="518EF0BB"/>
    <w:rsid w:val="51A76A25"/>
    <w:rsid w:val="51C35A0F"/>
    <w:rsid w:val="51C7376F"/>
    <w:rsid w:val="51FF69FE"/>
    <w:rsid w:val="5204A043"/>
    <w:rsid w:val="520BCBBA"/>
    <w:rsid w:val="521F0A82"/>
    <w:rsid w:val="5226E891"/>
    <w:rsid w:val="52276994"/>
    <w:rsid w:val="5227E05E"/>
    <w:rsid w:val="522CC287"/>
    <w:rsid w:val="5230DF29"/>
    <w:rsid w:val="5259C23A"/>
    <w:rsid w:val="525C7367"/>
    <w:rsid w:val="52A0DB77"/>
    <w:rsid w:val="52A10638"/>
    <w:rsid w:val="52A43F4E"/>
    <w:rsid w:val="52B3DEB2"/>
    <w:rsid w:val="52BC3A71"/>
    <w:rsid w:val="52EF45A1"/>
    <w:rsid w:val="52EF6F7C"/>
    <w:rsid w:val="52F0D5F2"/>
    <w:rsid w:val="52F8060E"/>
    <w:rsid w:val="530663C4"/>
    <w:rsid w:val="5308736D"/>
    <w:rsid w:val="530E7660"/>
    <w:rsid w:val="53159039"/>
    <w:rsid w:val="532D4837"/>
    <w:rsid w:val="533EE01F"/>
    <w:rsid w:val="534CF5F5"/>
    <w:rsid w:val="53654127"/>
    <w:rsid w:val="538FE636"/>
    <w:rsid w:val="539A8293"/>
    <w:rsid w:val="53B6E572"/>
    <w:rsid w:val="53BC1640"/>
    <w:rsid w:val="53D2F08D"/>
    <w:rsid w:val="53D7FC66"/>
    <w:rsid w:val="53DBBD31"/>
    <w:rsid w:val="53DDA858"/>
    <w:rsid w:val="53E79E37"/>
    <w:rsid w:val="53EBDB75"/>
    <w:rsid w:val="53FFD647"/>
    <w:rsid w:val="540ED867"/>
    <w:rsid w:val="54392184"/>
    <w:rsid w:val="5439FB11"/>
    <w:rsid w:val="543AEB27"/>
    <w:rsid w:val="5444A6BA"/>
    <w:rsid w:val="544D6808"/>
    <w:rsid w:val="545E916E"/>
    <w:rsid w:val="54627015"/>
    <w:rsid w:val="547CCFBA"/>
    <w:rsid w:val="547FF837"/>
    <w:rsid w:val="5483DA07"/>
    <w:rsid w:val="5485BF76"/>
    <w:rsid w:val="54902D96"/>
    <w:rsid w:val="5492E259"/>
    <w:rsid w:val="549E36CC"/>
    <w:rsid w:val="54AE579C"/>
    <w:rsid w:val="54C425DD"/>
    <w:rsid w:val="54C4D7C3"/>
    <w:rsid w:val="54FAAB3E"/>
    <w:rsid w:val="5501C293"/>
    <w:rsid w:val="5502EA8B"/>
    <w:rsid w:val="550A66CB"/>
    <w:rsid w:val="5519A900"/>
    <w:rsid w:val="5525058A"/>
    <w:rsid w:val="5526D459"/>
    <w:rsid w:val="55293747"/>
    <w:rsid w:val="5529C8D2"/>
    <w:rsid w:val="552BABF6"/>
    <w:rsid w:val="552C90D2"/>
    <w:rsid w:val="553CE556"/>
    <w:rsid w:val="55405473"/>
    <w:rsid w:val="55552004"/>
    <w:rsid w:val="5559B148"/>
    <w:rsid w:val="5560AA7F"/>
    <w:rsid w:val="556DEEA5"/>
    <w:rsid w:val="558A9F10"/>
    <w:rsid w:val="5593B076"/>
    <w:rsid w:val="5594C09B"/>
    <w:rsid w:val="55A32FA5"/>
    <w:rsid w:val="55A8A96A"/>
    <w:rsid w:val="55A93AD2"/>
    <w:rsid w:val="55BB237A"/>
    <w:rsid w:val="55C295A1"/>
    <w:rsid w:val="55D169C2"/>
    <w:rsid w:val="55D6FCD6"/>
    <w:rsid w:val="55D98776"/>
    <w:rsid w:val="55D9FEE1"/>
    <w:rsid w:val="55DA15BA"/>
    <w:rsid w:val="55DC315C"/>
    <w:rsid w:val="55F0CDB8"/>
    <w:rsid w:val="5604D761"/>
    <w:rsid w:val="561048EB"/>
    <w:rsid w:val="56233F59"/>
    <w:rsid w:val="562A1A89"/>
    <w:rsid w:val="562B86DD"/>
    <w:rsid w:val="562E8D59"/>
    <w:rsid w:val="562EE1B5"/>
    <w:rsid w:val="562F3C4F"/>
    <w:rsid w:val="56390E72"/>
    <w:rsid w:val="5646F632"/>
    <w:rsid w:val="564911CA"/>
    <w:rsid w:val="564C9F8E"/>
    <w:rsid w:val="566EB828"/>
    <w:rsid w:val="56830DF5"/>
    <w:rsid w:val="568609E5"/>
    <w:rsid w:val="569926E4"/>
    <w:rsid w:val="569B3216"/>
    <w:rsid w:val="56B8FD3D"/>
    <w:rsid w:val="56DF7C4C"/>
    <w:rsid w:val="56E17055"/>
    <w:rsid w:val="56E17F7C"/>
    <w:rsid w:val="56F31FE6"/>
    <w:rsid w:val="56FBBA40"/>
    <w:rsid w:val="56FE1060"/>
    <w:rsid w:val="56FFE86D"/>
    <w:rsid w:val="57026B41"/>
    <w:rsid w:val="57103182"/>
    <w:rsid w:val="571F46BC"/>
    <w:rsid w:val="573F47DD"/>
    <w:rsid w:val="57411B29"/>
    <w:rsid w:val="575E4733"/>
    <w:rsid w:val="576140F2"/>
    <w:rsid w:val="576EED8E"/>
    <w:rsid w:val="577B16E3"/>
    <w:rsid w:val="578EC980"/>
    <w:rsid w:val="5793B55E"/>
    <w:rsid w:val="579A3246"/>
    <w:rsid w:val="579E4A48"/>
    <w:rsid w:val="57A22C3A"/>
    <w:rsid w:val="57AC4B0A"/>
    <w:rsid w:val="57B5F968"/>
    <w:rsid w:val="57B6A09B"/>
    <w:rsid w:val="57C5D421"/>
    <w:rsid w:val="57E93AF9"/>
    <w:rsid w:val="57EF7A46"/>
    <w:rsid w:val="57FEDCB5"/>
    <w:rsid w:val="58025DD9"/>
    <w:rsid w:val="580ACCBF"/>
    <w:rsid w:val="5811D284"/>
    <w:rsid w:val="584D1252"/>
    <w:rsid w:val="5854B505"/>
    <w:rsid w:val="58638953"/>
    <w:rsid w:val="5874058C"/>
    <w:rsid w:val="587EC789"/>
    <w:rsid w:val="58821625"/>
    <w:rsid w:val="58864ACA"/>
    <w:rsid w:val="588BC726"/>
    <w:rsid w:val="58903F74"/>
    <w:rsid w:val="58916FDE"/>
    <w:rsid w:val="5899C270"/>
    <w:rsid w:val="58A2DE56"/>
    <w:rsid w:val="58BD86AB"/>
    <w:rsid w:val="58C329AB"/>
    <w:rsid w:val="58C51DF5"/>
    <w:rsid w:val="58CDFA7E"/>
    <w:rsid w:val="59047229"/>
    <w:rsid w:val="591A427A"/>
    <w:rsid w:val="591D9A7D"/>
    <w:rsid w:val="5929BBBF"/>
    <w:rsid w:val="592DD3BA"/>
    <w:rsid w:val="59371CFC"/>
    <w:rsid w:val="596FC73A"/>
    <w:rsid w:val="596FF66D"/>
    <w:rsid w:val="5980502F"/>
    <w:rsid w:val="598E9E65"/>
    <w:rsid w:val="599B3679"/>
    <w:rsid w:val="599E5C1E"/>
    <w:rsid w:val="59AFC69B"/>
    <w:rsid w:val="59B4C673"/>
    <w:rsid w:val="59C221E6"/>
    <w:rsid w:val="59C59B35"/>
    <w:rsid w:val="59DC36C0"/>
    <w:rsid w:val="59E43419"/>
    <w:rsid w:val="59E6F360"/>
    <w:rsid w:val="59F325A3"/>
    <w:rsid w:val="5A17BDAF"/>
    <w:rsid w:val="5A2DAAD8"/>
    <w:rsid w:val="5A2F21DA"/>
    <w:rsid w:val="5A42AEA1"/>
    <w:rsid w:val="5A54707E"/>
    <w:rsid w:val="5A590338"/>
    <w:rsid w:val="5A7107F3"/>
    <w:rsid w:val="5A7A8836"/>
    <w:rsid w:val="5A7BBD8D"/>
    <w:rsid w:val="5A7BECD8"/>
    <w:rsid w:val="5A7EF69B"/>
    <w:rsid w:val="5A81DAEC"/>
    <w:rsid w:val="5A87FA64"/>
    <w:rsid w:val="5A8B09BF"/>
    <w:rsid w:val="5A8E00C7"/>
    <w:rsid w:val="5A92C678"/>
    <w:rsid w:val="5AB9E249"/>
    <w:rsid w:val="5AC0B317"/>
    <w:rsid w:val="5ACFF5B1"/>
    <w:rsid w:val="5AD2FE7C"/>
    <w:rsid w:val="5AE1A15C"/>
    <w:rsid w:val="5AEC3AAB"/>
    <w:rsid w:val="5B0094AA"/>
    <w:rsid w:val="5B10E67C"/>
    <w:rsid w:val="5B11A93A"/>
    <w:rsid w:val="5B17D6FC"/>
    <w:rsid w:val="5B190E0F"/>
    <w:rsid w:val="5B22336F"/>
    <w:rsid w:val="5B274AD0"/>
    <w:rsid w:val="5B27ABEE"/>
    <w:rsid w:val="5B290222"/>
    <w:rsid w:val="5B4642AB"/>
    <w:rsid w:val="5B4E242E"/>
    <w:rsid w:val="5B536825"/>
    <w:rsid w:val="5B67F4B1"/>
    <w:rsid w:val="5B74A404"/>
    <w:rsid w:val="5B76BD5A"/>
    <w:rsid w:val="5B7F0BF9"/>
    <w:rsid w:val="5BAA50F8"/>
    <w:rsid w:val="5BB5D8ED"/>
    <w:rsid w:val="5BB84FA4"/>
    <w:rsid w:val="5BBC3DB0"/>
    <w:rsid w:val="5BC086F8"/>
    <w:rsid w:val="5BC12714"/>
    <w:rsid w:val="5BCA5B33"/>
    <w:rsid w:val="5BD65797"/>
    <w:rsid w:val="5BE3602B"/>
    <w:rsid w:val="5C02E1AD"/>
    <w:rsid w:val="5C117C77"/>
    <w:rsid w:val="5C216B39"/>
    <w:rsid w:val="5C34E62D"/>
    <w:rsid w:val="5C4890B4"/>
    <w:rsid w:val="5C4E2D06"/>
    <w:rsid w:val="5C51B023"/>
    <w:rsid w:val="5C7F9668"/>
    <w:rsid w:val="5C861686"/>
    <w:rsid w:val="5C95AB93"/>
    <w:rsid w:val="5C9E2AC8"/>
    <w:rsid w:val="5CA4610C"/>
    <w:rsid w:val="5CB3497D"/>
    <w:rsid w:val="5CB3B2A6"/>
    <w:rsid w:val="5CC5A5B6"/>
    <w:rsid w:val="5CCF5E31"/>
    <w:rsid w:val="5CDCDE2A"/>
    <w:rsid w:val="5CE19B83"/>
    <w:rsid w:val="5CF86691"/>
    <w:rsid w:val="5D2A06E6"/>
    <w:rsid w:val="5D2E80D4"/>
    <w:rsid w:val="5D36CEAE"/>
    <w:rsid w:val="5D65F63C"/>
    <w:rsid w:val="5D7CDE49"/>
    <w:rsid w:val="5D7E842F"/>
    <w:rsid w:val="5D8B28C8"/>
    <w:rsid w:val="5D9417E4"/>
    <w:rsid w:val="5D97A888"/>
    <w:rsid w:val="5DA13540"/>
    <w:rsid w:val="5DA46957"/>
    <w:rsid w:val="5DAB6D3A"/>
    <w:rsid w:val="5DB8F9CA"/>
    <w:rsid w:val="5DB9AE21"/>
    <w:rsid w:val="5DCC90F8"/>
    <w:rsid w:val="5DF2C849"/>
    <w:rsid w:val="5DF83C69"/>
    <w:rsid w:val="5E04E144"/>
    <w:rsid w:val="5E0FD4F7"/>
    <w:rsid w:val="5E141507"/>
    <w:rsid w:val="5E1B32D5"/>
    <w:rsid w:val="5E1CFFAF"/>
    <w:rsid w:val="5E2DBED8"/>
    <w:rsid w:val="5E30A083"/>
    <w:rsid w:val="5E30C781"/>
    <w:rsid w:val="5E313177"/>
    <w:rsid w:val="5E67B5B0"/>
    <w:rsid w:val="5E752F3B"/>
    <w:rsid w:val="5E768AB7"/>
    <w:rsid w:val="5EA1A4B0"/>
    <w:rsid w:val="5ECB5BD8"/>
    <w:rsid w:val="5ED1F678"/>
    <w:rsid w:val="5ED56C36"/>
    <w:rsid w:val="5EDE10B4"/>
    <w:rsid w:val="5EE04C88"/>
    <w:rsid w:val="5EE5D01A"/>
    <w:rsid w:val="5EF1CC54"/>
    <w:rsid w:val="5F10B66E"/>
    <w:rsid w:val="5F1BA3DE"/>
    <w:rsid w:val="5F1EC12A"/>
    <w:rsid w:val="5F2879ED"/>
    <w:rsid w:val="5F296BB5"/>
    <w:rsid w:val="5F375EDF"/>
    <w:rsid w:val="5F394AD5"/>
    <w:rsid w:val="5F403AD9"/>
    <w:rsid w:val="5F4A5E62"/>
    <w:rsid w:val="5F4D56D6"/>
    <w:rsid w:val="5F5EA842"/>
    <w:rsid w:val="5F5ECFD5"/>
    <w:rsid w:val="5F71B3F1"/>
    <w:rsid w:val="5F9E67EC"/>
    <w:rsid w:val="5FB2D224"/>
    <w:rsid w:val="5FBF5442"/>
    <w:rsid w:val="5FCE81C4"/>
    <w:rsid w:val="5FD27C65"/>
    <w:rsid w:val="5FDB4C9A"/>
    <w:rsid w:val="5FDB86BF"/>
    <w:rsid w:val="5FDD60B2"/>
    <w:rsid w:val="5FDE7FB2"/>
    <w:rsid w:val="5FE30B35"/>
    <w:rsid w:val="5FE41C32"/>
    <w:rsid w:val="5FE5907D"/>
    <w:rsid w:val="5FE6B916"/>
    <w:rsid w:val="5FFE1ED2"/>
    <w:rsid w:val="60047950"/>
    <w:rsid w:val="60168AD6"/>
    <w:rsid w:val="6016C098"/>
    <w:rsid w:val="601B04F2"/>
    <w:rsid w:val="60202E43"/>
    <w:rsid w:val="6025586B"/>
    <w:rsid w:val="602C4D56"/>
    <w:rsid w:val="602D4CCE"/>
    <w:rsid w:val="60326ED1"/>
    <w:rsid w:val="6033FB87"/>
    <w:rsid w:val="60463C22"/>
    <w:rsid w:val="6046AA17"/>
    <w:rsid w:val="609C448E"/>
    <w:rsid w:val="60AB3E7B"/>
    <w:rsid w:val="60B774E6"/>
    <w:rsid w:val="60B9BE24"/>
    <w:rsid w:val="60CC5060"/>
    <w:rsid w:val="60F13AF6"/>
    <w:rsid w:val="6104D7BB"/>
    <w:rsid w:val="61103639"/>
    <w:rsid w:val="611A1DF9"/>
    <w:rsid w:val="611A968E"/>
    <w:rsid w:val="611CDE99"/>
    <w:rsid w:val="61343291"/>
    <w:rsid w:val="61366187"/>
    <w:rsid w:val="615040AB"/>
    <w:rsid w:val="61544E53"/>
    <w:rsid w:val="61573086"/>
    <w:rsid w:val="6158E463"/>
    <w:rsid w:val="6163ECFA"/>
    <w:rsid w:val="616FF121"/>
    <w:rsid w:val="617A43C3"/>
    <w:rsid w:val="61806799"/>
    <w:rsid w:val="61988689"/>
    <w:rsid w:val="619E1B7A"/>
    <w:rsid w:val="61B5AC7C"/>
    <w:rsid w:val="61B5CE39"/>
    <w:rsid w:val="61B5E2BE"/>
    <w:rsid w:val="61D0B459"/>
    <w:rsid w:val="61D9BE0A"/>
    <w:rsid w:val="61DF2DE0"/>
    <w:rsid w:val="61EC24BC"/>
    <w:rsid w:val="61F0A33A"/>
    <w:rsid w:val="61F96AC2"/>
    <w:rsid w:val="62012A8F"/>
    <w:rsid w:val="6209B50D"/>
    <w:rsid w:val="621D4EBB"/>
    <w:rsid w:val="62218571"/>
    <w:rsid w:val="622C8A83"/>
    <w:rsid w:val="6266C8BB"/>
    <w:rsid w:val="6268A6C9"/>
    <w:rsid w:val="627DAD8C"/>
    <w:rsid w:val="6284E969"/>
    <w:rsid w:val="62A1CBD4"/>
    <w:rsid w:val="62A84248"/>
    <w:rsid w:val="62A85819"/>
    <w:rsid w:val="62D02CD9"/>
    <w:rsid w:val="62DCCEB3"/>
    <w:rsid w:val="6304BD5C"/>
    <w:rsid w:val="63141D21"/>
    <w:rsid w:val="63181975"/>
    <w:rsid w:val="631D1768"/>
    <w:rsid w:val="63354E94"/>
    <w:rsid w:val="633CDC50"/>
    <w:rsid w:val="63437C78"/>
    <w:rsid w:val="63448503"/>
    <w:rsid w:val="6367D8AC"/>
    <w:rsid w:val="6382CE01"/>
    <w:rsid w:val="638B9CF6"/>
    <w:rsid w:val="63A43FA5"/>
    <w:rsid w:val="63AC1B4A"/>
    <w:rsid w:val="63C63E88"/>
    <w:rsid w:val="63CDCF98"/>
    <w:rsid w:val="63DF9863"/>
    <w:rsid w:val="63E18B92"/>
    <w:rsid w:val="63ED8AC9"/>
    <w:rsid w:val="640377D9"/>
    <w:rsid w:val="642B67C2"/>
    <w:rsid w:val="642F13F0"/>
    <w:rsid w:val="642FF1F3"/>
    <w:rsid w:val="6439C743"/>
    <w:rsid w:val="643DD61C"/>
    <w:rsid w:val="643F76CF"/>
    <w:rsid w:val="64447F17"/>
    <w:rsid w:val="644AD272"/>
    <w:rsid w:val="644DD115"/>
    <w:rsid w:val="64552745"/>
    <w:rsid w:val="6462F5BE"/>
    <w:rsid w:val="647DAFED"/>
    <w:rsid w:val="6489D11B"/>
    <w:rsid w:val="648D0957"/>
    <w:rsid w:val="6499ED06"/>
    <w:rsid w:val="64B67421"/>
    <w:rsid w:val="64C3BBEB"/>
    <w:rsid w:val="64C67C4F"/>
    <w:rsid w:val="64CB07D5"/>
    <w:rsid w:val="64E76CBE"/>
    <w:rsid w:val="64EFEC4D"/>
    <w:rsid w:val="65050955"/>
    <w:rsid w:val="65103362"/>
    <w:rsid w:val="651082F9"/>
    <w:rsid w:val="651F91CA"/>
    <w:rsid w:val="6531F184"/>
    <w:rsid w:val="654D46E9"/>
    <w:rsid w:val="654F195C"/>
    <w:rsid w:val="65677AB2"/>
    <w:rsid w:val="656E8961"/>
    <w:rsid w:val="65702204"/>
    <w:rsid w:val="658B6A16"/>
    <w:rsid w:val="659636EA"/>
    <w:rsid w:val="65985EF0"/>
    <w:rsid w:val="65C0977C"/>
    <w:rsid w:val="65C2F43F"/>
    <w:rsid w:val="65D52F6A"/>
    <w:rsid w:val="65DF688F"/>
    <w:rsid w:val="65F3CEBB"/>
    <w:rsid w:val="660142F5"/>
    <w:rsid w:val="6603C1B2"/>
    <w:rsid w:val="6605D004"/>
    <w:rsid w:val="660A35B8"/>
    <w:rsid w:val="661883C4"/>
    <w:rsid w:val="66216106"/>
    <w:rsid w:val="662CE100"/>
    <w:rsid w:val="6636B819"/>
    <w:rsid w:val="664386BB"/>
    <w:rsid w:val="6644F3B4"/>
    <w:rsid w:val="665FAF29"/>
    <w:rsid w:val="6660DDC1"/>
    <w:rsid w:val="666552B1"/>
    <w:rsid w:val="66683EAB"/>
    <w:rsid w:val="667D2276"/>
    <w:rsid w:val="6691AF2E"/>
    <w:rsid w:val="66A9DE57"/>
    <w:rsid w:val="66B44456"/>
    <w:rsid w:val="66BF0646"/>
    <w:rsid w:val="66C91362"/>
    <w:rsid w:val="66D0920F"/>
    <w:rsid w:val="66DA6839"/>
    <w:rsid w:val="66E227EE"/>
    <w:rsid w:val="671D578D"/>
    <w:rsid w:val="67221C53"/>
    <w:rsid w:val="673565F9"/>
    <w:rsid w:val="6738C304"/>
    <w:rsid w:val="675CC3A9"/>
    <w:rsid w:val="676593B4"/>
    <w:rsid w:val="67A18A0C"/>
    <w:rsid w:val="67A8422B"/>
    <w:rsid w:val="67CB7DDD"/>
    <w:rsid w:val="67DABF03"/>
    <w:rsid w:val="67DCEE8F"/>
    <w:rsid w:val="67DECE4B"/>
    <w:rsid w:val="67FE282A"/>
    <w:rsid w:val="6808E191"/>
    <w:rsid w:val="680E265C"/>
    <w:rsid w:val="680F7F07"/>
    <w:rsid w:val="68116248"/>
    <w:rsid w:val="683BA8E2"/>
    <w:rsid w:val="684620D7"/>
    <w:rsid w:val="684D0A9E"/>
    <w:rsid w:val="685B19D5"/>
    <w:rsid w:val="685B692A"/>
    <w:rsid w:val="6863B9F0"/>
    <w:rsid w:val="686A5500"/>
    <w:rsid w:val="687C1CED"/>
    <w:rsid w:val="6894E904"/>
    <w:rsid w:val="68BBA115"/>
    <w:rsid w:val="68CCCE26"/>
    <w:rsid w:val="68D13E61"/>
    <w:rsid w:val="68DF5CE5"/>
    <w:rsid w:val="68E088B8"/>
    <w:rsid w:val="68E248D8"/>
    <w:rsid w:val="68E5057F"/>
    <w:rsid w:val="692CFBAC"/>
    <w:rsid w:val="6932BDF7"/>
    <w:rsid w:val="6933E7A6"/>
    <w:rsid w:val="6938E8D3"/>
    <w:rsid w:val="6938F148"/>
    <w:rsid w:val="69447CD7"/>
    <w:rsid w:val="695CCEA3"/>
    <w:rsid w:val="6960E078"/>
    <w:rsid w:val="69686A2C"/>
    <w:rsid w:val="696FC68D"/>
    <w:rsid w:val="6979C319"/>
    <w:rsid w:val="69935F7B"/>
    <w:rsid w:val="69A88EF6"/>
    <w:rsid w:val="69C1D741"/>
    <w:rsid w:val="69C29AB7"/>
    <w:rsid w:val="69CA1280"/>
    <w:rsid w:val="69CF547F"/>
    <w:rsid w:val="69D94F8B"/>
    <w:rsid w:val="69D9CDD5"/>
    <w:rsid w:val="69DB9F16"/>
    <w:rsid w:val="69DC2150"/>
    <w:rsid w:val="69F48F0A"/>
    <w:rsid w:val="6A089202"/>
    <w:rsid w:val="6A0C4E73"/>
    <w:rsid w:val="6A1C7CAA"/>
    <w:rsid w:val="6A268EBE"/>
    <w:rsid w:val="6A43F8C0"/>
    <w:rsid w:val="6A453B85"/>
    <w:rsid w:val="6A52F91B"/>
    <w:rsid w:val="6A8124D9"/>
    <w:rsid w:val="6A82B424"/>
    <w:rsid w:val="6A8E43CA"/>
    <w:rsid w:val="6A94C699"/>
    <w:rsid w:val="6A9AF567"/>
    <w:rsid w:val="6A9D50D3"/>
    <w:rsid w:val="6A9E3216"/>
    <w:rsid w:val="6AD3AC11"/>
    <w:rsid w:val="6AE28F05"/>
    <w:rsid w:val="6AF949F6"/>
    <w:rsid w:val="6B081476"/>
    <w:rsid w:val="6B267FB7"/>
    <w:rsid w:val="6B35E552"/>
    <w:rsid w:val="6B3623C8"/>
    <w:rsid w:val="6B444086"/>
    <w:rsid w:val="6B61E1DB"/>
    <w:rsid w:val="6B79B662"/>
    <w:rsid w:val="6B875C95"/>
    <w:rsid w:val="6B9ED6C0"/>
    <w:rsid w:val="6B9F738C"/>
    <w:rsid w:val="6BA8E224"/>
    <w:rsid w:val="6BB26A03"/>
    <w:rsid w:val="6BBA0011"/>
    <w:rsid w:val="6BBC80AD"/>
    <w:rsid w:val="6BBF4FE6"/>
    <w:rsid w:val="6BC441C7"/>
    <w:rsid w:val="6BC670B0"/>
    <w:rsid w:val="6BD2B43F"/>
    <w:rsid w:val="6BDA7CFA"/>
    <w:rsid w:val="6BDFA699"/>
    <w:rsid w:val="6BE5C22F"/>
    <w:rsid w:val="6BE66490"/>
    <w:rsid w:val="6C04500A"/>
    <w:rsid w:val="6C1044DB"/>
    <w:rsid w:val="6C2114C1"/>
    <w:rsid w:val="6C22770E"/>
    <w:rsid w:val="6C235080"/>
    <w:rsid w:val="6C295E6D"/>
    <w:rsid w:val="6C437E79"/>
    <w:rsid w:val="6C55C18E"/>
    <w:rsid w:val="6C768EA0"/>
    <w:rsid w:val="6C954520"/>
    <w:rsid w:val="6CA0C040"/>
    <w:rsid w:val="6CA391EE"/>
    <w:rsid w:val="6CA83D45"/>
    <w:rsid w:val="6CAF7F63"/>
    <w:rsid w:val="6CBB40C9"/>
    <w:rsid w:val="6CD71A87"/>
    <w:rsid w:val="6CD9B350"/>
    <w:rsid w:val="6CEC13B4"/>
    <w:rsid w:val="6CFFB4CB"/>
    <w:rsid w:val="6D1B5E74"/>
    <w:rsid w:val="6D230731"/>
    <w:rsid w:val="6D26ECEE"/>
    <w:rsid w:val="6D29529C"/>
    <w:rsid w:val="6D47415C"/>
    <w:rsid w:val="6D5474A6"/>
    <w:rsid w:val="6D811102"/>
    <w:rsid w:val="6DA13D56"/>
    <w:rsid w:val="6DAA0A7F"/>
    <w:rsid w:val="6DB62874"/>
    <w:rsid w:val="6DC0D201"/>
    <w:rsid w:val="6DC20A0B"/>
    <w:rsid w:val="6DC980BA"/>
    <w:rsid w:val="6DCDA2F7"/>
    <w:rsid w:val="6DDAD2DC"/>
    <w:rsid w:val="6DE55BA8"/>
    <w:rsid w:val="6DED9D32"/>
    <w:rsid w:val="6DF7325B"/>
    <w:rsid w:val="6E143AFF"/>
    <w:rsid w:val="6E251D3B"/>
    <w:rsid w:val="6E2E61FB"/>
    <w:rsid w:val="6E3797D9"/>
    <w:rsid w:val="6E3CE6E1"/>
    <w:rsid w:val="6E42DE23"/>
    <w:rsid w:val="6E5EBD33"/>
    <w:rsid w:val="6E7FB8A6"/>
    <w:rsid w:val="6E855BD0"/>
    <w:rsid w:val="6EA51D19"/>
    <w:rsid w:val="6EC81017"/>
    <w:rsid w:val="6EDAABAE"/>
    <w:rsid w:val="6EDB7293"/>
    <w:rsid w:val="6EDDC249"/>
    <w:rsid w:val="6EEB7FBA"/>
    <w:rsid w:val="6EF1D82B"/>
    <w:rsid w:val="6EF2BFE5"/>
    <w:rsid w:val="6F0AC669"/>
    <w:rsid w:val="6F1CEDBA"/>
    <w:rsid w:val="6F314429"/>
    <w:rsid w:val="6F42E5CA"/>
    <w:rsid w:val="6F4CCE78"/>
    <w:rsid w:val="6F52648D"/>
    <w:rsid w:val="6F58B224"/>
    <w:rsid w:val="6F59F122"/>
    <w:rsid w:val="6F609565"/>
    <w:rsid w:val="6F6E3B6D"/>
    <w:rsid w:val="6FAAD7FC"/>
    <w:rsid w:val="6FCBA351"/>
    <w:rsid w:val="6FD389D4"/>
    <w:rsid w:val="6FDAF479"/>
    <w:rsid w:val="6FF318B4"/>
    <w:rsid w:val="7008EF59"/>
    <w:rsid w:val="70123FFE"/>
    <w:rsid w:val="7013AD0C"/>
    <w:rsid w:val="70211995"/>
    <w:rsid w:val="702723D5"/>
    <w:rsid w:val="70306EE6"/>
    <w:rsid w:val="703BBC1F"/>
    <w:rsid w:val="703E922C"/>
    <w:rsid w:val="70530FEA"/>
    <w:rsid w:val="7055D74E"/>
    <w:rsid w:val="705C2CAB"/>
    <w:rsid w:val="7082D53B"/>
    <w:rsid w:val="7090F1C2"/>
    <w:rsid w:val="709B42F0"/>
    <w:rsid w:val="709B6D05"/>
    <w:rsid w:val="70A50F94"/>
    <w:rsid w:val="70A5D5AB"/>
    <w:rsid w:val="70A842BB"/>
    <w:rsid w:val="70B2D340"/>
    <w:rsid w:val="70B61DE8"/>
    <w:rsid w:val="70BAED9F"/>
    <w:rsid w:val="70E258BD"/>
    <w:rsid w:val="70E65B7E"/>
    <w:rsid w:val="70EC7CA8"/>
    <w:rsid w:val="71060572"/>
    <w:rsid w:val="710EFD0E"/>
    <w:rsid w:val="711AC637"/>
    <w:rsid w:val="7132C90C"/>
    <w:rsid w:val="7137B035"/>
    <w:rsid w:val="71481E70"/>
    <w:rsid w:val="714E9FFE"/>
    <w:rsid w:val="715FD6B3"/>
    <w:rsid w:val="718ACCA4"/>
    <w:rsid w:val="7196134F"/>
    <w:rsid w:val="719A066D"/>
    <w:rsid w:val="71A0A5F4"/>
    <w:rsid w:val="71A57987"/>
    <w:rsid w:val="71B5347C"/>
    <w:rsid w:val="71DDACCE"/>
    <w:rsid w:val="71E02E49"/>
    <w:rsid w:val="71E64279"/>
    <w:rsid w:val="71EA4D08"/>
    <w:rsid w:val="7209644B"/>
    <w:rsid w:val="7211F54A"/>
    <w:rsid w:val="722A3571"/>
    <w:rsid w:val="723D2ECF"/>
    <w:rsid w:val="72493998"/>
    <w:rsid w:val="724CE32B"/>
    <w:rsid w:val="725C7AFB"/>
    <w:rsid w:val="725E50BC"/>
    <w:rsid w:val="72807475"/>
    <w:rsid w:val="728D66BD"/>
    <w:rsid w:val="728EE938"/>
    <w:rsid w:val="7294EDBE"/>
    <w:rsid w:val="72982A49"/>
    <w:rsid w:val="72A99D8F"/>
    <w:rsid w:val="72E0EC0C"/>
    <w:rsid w:val="72E1C08B"/>
    <w:rsid w:val="72E2726F"/>
    <w:rsid w:val="7305F6E5"/>
    <w:rsid w:val="730ABA65"/>
    <w:rsid w:val="731D59D0"/>
    <w:rsid w:val="73222E67"/>
    <w:rsid w:val="734A607B"/>
    <w:rsid w:val="735D60C4"/>
    <w:rsid w:val="73856694"/>
    <w:rsid w:val="738A2BF1"/>
    <w:rsid w:val="7390361F"/>
    <w:rsid w:val="7395C575"/>
    <w:rsid w:val="73B942E1"/>
    <w:rsid w:val="73C6E70A"/>
    <w:rsid w:val="73CCD822"/>
    <w:rsid w:val="73F48968"/>
    <w:rsid w:val="73F498FE"/>
    <w:rsid w:val="73FAE96E"/>
    <w:rsid w:val="73FCBF05"/>
    <w:rsid w:val="74064A5A"/>
    <w:rsid w:val="741A9972"/>
    <w:rsid w:val="742BC3DD"/>
    <w:rsid w:val="742D3463"/>
    <w:rsid w:val="7430423A"/>
    <w:rsid w:val="743ADD90"/>
    <w:rsid w:val="7443E411"/>
    <w:rsid w:val="74448D59"/>
    <w:rsid w:val="74492366"/>
    <w:rsid w:val="74566172"/>
    <w:rsid w:val="74621064"/>
    <w:rsid w:val="747C1C90"/>
    <w:rsid w:val="748499BD"/>
    <w:rsid w:val="748CA512"/>
    <w:rsid w:val="748D2FA2"/>
    <w:rsid w:val="749FBC07"/>
    <w:rsid w:val="74A67D9D"/>
    <w:rsid w:val="74A9B798"/>
    <w:rsid w:val="74BB5A32"/>
    <w:rsid w:val="74BF5639"/>
    <w:rsid w:val="74BF9889"/>
    <w:rsid w:val="74C4D10E"/>
    <w:rsid w:val="74CAE496"/>
    <w:rsid w:val="74D3887F"/>
    <w:rsid w:val="74F5000A"/>
    <w:rsid w:val="75089F51"/>
    <w:rsid w:val="75124F0C"/>
    <w:rsid w:val="7527CFAC"/>
    <w:rsid w:val="753DE231"/>
    <w:rsid w:val="75480847"/>
    <w:rsid w:val="754A36E8"/>
    <w:rsid w:val="754C8EBA"/>
    <w:rsid w:val="7555AFE8"/>
    <w:rsid w:val="756E2FC4"/>
    <w:rsid w:val="75A9CCEA"/>
    <w:rsid w:val="75B67E05"/>
    <w:rsid w:val="75BBDFD5"/>
    <w:rsid w:val="75D2CE0B"/>
    <w:rsid w:val="75D3F969"/>
    <w:rsid w:val="75D64A33"/>
    <w:rsid w:val="75D70175"/>
    <w:rsid w:val="75E6642D"/>
    <w:rsid w:val="75EF533E"/>
    <w:rsid w:val="75EFD34D"/>
    <w:rsid w:val="75F206A2"/>
    <w:rsid w:val="75F5430E"/>
    <w:rsid w:val="75FEF23F"/>
    <w:rsid w:val="760BCBB9"/>
    <w:rsid w:val="760EE0CA"/>
    <w:rsid w:val="762105AE"/>
    <w:rsid w:val="7621B1B0"/>
    <w:rsid w:val="7624036F"/>
    <w:rsid w:val="7650A808"/>
    <w:rsid w:val="7675F02A"/>
    <w:rsid w:val="76880B02"/>
    <w:rsid w:val="7695A8E5"/>
    <w:rsid w:val="769A5EC5"/>
    <w:rsid w:val="76A311DE"/>
    <w:rsid w:val="76A343B1"/>
    <w:rsid w:val="76B2F5D9"/>
    <w:rsid w:val="76B33D9E"/>
    <w:rsid w:val="76CABE67"/>
    <w:rsid w:val="76E455C8"/>
    <w:rsid w:val="76F36B66"/>
    <w:rsid w:val="770771D3"/>
    <w:rsid w:val="7708DDF9"/>
    <w:rsid w:val="770E360E"/>
    <w:rsid w:val="771B55E4"/>
    <w:rsid w:val="7722B03B"/>
    <w:rsid w:val="77487C3E"/>
    <w:rsid w:val="77573907"/>
    <w:rsid w:val="77623A59"/>
    <w:rsid w:val="7766CA5F"/>
    <w:rsid w:val="776F9BB1"/>
    <w:rsid w:val="77727042"/>
    <w:rsid w:val="7774FBD8"/>
    <w:rsid w:val="778F2B41"/>
    <w:rsid w:val="7796E40A"/>
    <w:rsid w:val="77A2ED29"/>
    <w:rsid w:val="77A3E156"/>
    <w:rsid w:val="77A49BA3"/>
    <w:rsid w:val="77BC4FE9"/>
    <w:rsid w:val="77BE3B89"/>
    <w:rsid w:val="78046CD0"/>
    <w:rsid w:val="780C168A"/>
    <w:rsid w:val="78106FA8"/>
    <w:rsid w:val="78199FCB"/>
    <w:rsid w:val="7820C1F9"/>
    <w:rsid w:val="7835F94B"/>
    <w:rsid w:val="783ABAD8"/>
    <w:rsid w:val="7842A7E3"/>
    <w:rsid w:val="784E0F52"/>
    <w:rsid w:val="785D582E"/>
    <w:rsid w:val="787F76E5"/>
    <w:rsid w:val="788A4F0F"/>
    <w:rsid w:val="788FCE4E"/>
    <w:rsid w:val="789154E8"/>
    <w:rsid w:val="7898C7BC"/>
    <w:rsid w:val="78CF95E0"/>
    <w:rsid w:val="78E114AB"/>
    <w:rsid w:val="78E2DBD1"/>
    <w:rsid w:val="78E88D12"/>
    <w:rsid w:val="78F36CB4"/>
    <w:rsid w:val="78FA3008"/>
    <w:rsid w:val="7906F2AD"/>
    <w:rsid w:val="7914D726"/>
    <w:rsid w:val="791BBEB4"/>
    <w:rsid w:val="792C6879"/>
    <w:rsid w:val="793D9DCA"/>
    <w:rsid w:val="794794EB"/>
    <w:rsid w:val="795181C5"/>
    <w:rsid w:val="7956483A"/>
    <w:rsid w:val="79582A46"/>
    <w:rsid w:val="795F5842"/>
    <w:rsid w:val="7989D173"/>
    <w:rsid w:val="798B875C"/>
    <w:rsid w:val="798C9CE3"/>
    <w:rsid w:val="79977834"/>
    <w:rsid w:val="799F4DE2"/>
    <w:rsid w:val="79A1CCEA"/>
    <w:rsid w:val="79A44C74"/>
    <w:rsid w:val="79B1467D"/>
    <w:rsid w:val="79BE27C9"/>
    <w:rsid w:val="79C00040"/>
    <w:rsid w:val="79C14E29"/>
    <w:rsid w:val="79CAC095"/>
    <w:rsid w:val="79D2FA49"/>
    <w:rsid w:val="79D92CA1"/>
    <w:rsid w:val="79F7F4B5"/>
    <w:rsid w:val="79FCF2DA"/>
    <w:rsid w:val="7A02A5F7"/>
    <w:rsid w:val="7A046C9E"/>
    <w:rsid w:val="7A294DF9"/>
    <w:rsid w:val="7A30E442"/>
    <w:rsid w:val="7A3F046F"/>
    <w:rsid w:val="7A51BC5A"/>
    <w:rsid w:val="7A6806CD"/>
    <w:rsid w:val="7A6A58B7"/>
    <w:rsid w:val="7A7B1629"/>
    <w:rsid w:val="7A7EF4CB"/>
    <w:rsid w:val="7A8570EC"/>
    <w:rsid w:val="7A95BC8F"/>
    <w:rsid w:val="7A9E4BF8"/>
    <w:rsid w:val="7AA71138"/>
    <w:rsid w:val="7AADEA38"/>
    <w:rsid w:val="7ACB389A"/>
    <w:rsid w:val="7AD69BC7"/>
    <w:rsid w:val="7ADAE45A"/>
    <w:rsid w:val="7ADB9455"/>
    <w:rsid w:val="7ADD892B"/>
    <w:rsid w:val="7AEE0B32"/>
    <w:rsid w:val="7B000287"/>
    <w:rsid w:val="7B0E8115"/>
    <w:rsid w:val="7B10D4E6"/>
    <w:rsid w:val="7B1346D6"/>
    <w:rsid w:val="7B1754AB"/>
    <w:rsid w:val="7B2248A7"/>
    <w:rsid w:val="7B2305E0"/>
    <w:rsid w:val="7B232C88"/>
    <w:rsid w:val="7B2DD9A2"/>
    <w:rsid w:val="7B34435C"/>
    <w:rsid w:val="7B4D8B59"/>
    <w:rsid w:val="7B85180D"/>
    <w:rsid w:val="7BA399EB"/>
    <w:rsid w:val="7BAA7387"/>
    <w:rsid w:val="7BAD9B31"/>
    <w:rsid w:val="7BC7A271"/>
    <w:rsid w:val="7BD3D0F1"/>
    <w:rsid w:val="7BD84FE0"/>
    <w:rsid w:val="7BDFED7A"/>
    <w:rsid w:val="7BEB8FF7"/>
    <w:rsid w:val="7BF16271"/>
    <w:rsid w:val="7BF658AF"/>
    <w:rsid w:val="7C048229"/>
    <w:rsid w:val="7C1C9B47"/>
    <w:rsid w:val="7C1F4E32"/>
    <w:rsid w:val="7C21251B"/>
    <w:rsid w:val="7C32895C"/>
    <w:rsid w:val="7C3DAAE3"/>
    <w:rsid w:val="7C41749F"/>
    <w:rsid w:val="7C59B721"/>
    <w:rsid w:val="7C5A7322"/>
    <w:rsid w:val="7C603373"/>
    <w:rsid w:val="7C78E41D"/>
    <w:rsid w:val="7C8B8D0C"/>
    <w:rsid w:val="7C95EA56"/>
    <w:rsid w:val="7C96EBE1"/>
    <w:rsid w:val="7CC1ADBB"/>
    <w:rsid w:val="7CC401D6"/>
    <w:rsid w:val="7CD8859C"/>
    <w:rsid w:val="7CEDE817"/>
    <w:rsid w:val="7CF57183"/>
    <w:rsid w:val="7CF858EF"/>
    <w:rsid w:val="7D0F4D22"/>
    <w:rsid w:val="7D122D74"/>
    <w:rsid w:val="7D23FAF5"/>
    <w:rsid w:val="7D2EF27D"/>
    <w:rsid w:val="7D354838"/>
    <w:rsid w:val="7D3CE92F"/>
    <w:rsid w:val="7D43AC83"/>
    <w:rsid w:val="7DD2E05C"/>
    <w:rsid w:val="7DE9CD8F"/>
    <w:rsid w:val="7DEC1BDB"/>
    <w:rsid w:val="7DFCFD8D"/>
    <w:rsid w:val="7E0B7DD5"/>
    <w:rsid w:val="7E13C874"/>
    <w:rsid w:val="7E2732B1"/>
    <w:rsid w:val="7E2C4445"/>
    <w:rsid w:val="7E3FD1AF"/>
    <w:rsid w:val="7E4AF999"/>
    <w:rsid w:val="7E4D1E27"/>
    <w:rsid w:val="7E50D268"/>
    <w:rsid w:val="7E526E84"/>
    <w:rsid w:val="7E54B92E"/>
    <w:rsid w:val="7E698253"/>
    <w:rsid w:val="7E75A19E"/>
    <w:rsid w:val="7E761A01"/>
    <w:rsid w:val="7E80A2DE"/>
    <w:rsid w:val="7E979CF8"/>
    <w:rsid w:val="7EB1D601"/>
    <w:rsid w:val="7EC4B0CA"/>
    <w:rsid w:val="7EC60F0A"/>
    <w:rsid w:val="7EF8D0E0"/>
    <w:rsid w:val="7EFE625B"/>
    <w:rsid w:val="7F004B4D"/>
    <w:rsid w:val="7F0EADC6"/>
    <w:rsid w:val="7F164BF8"/>
    <w:rsid w:val="7F17D1EF"/>
    <w:rsid w:val="7F1B88C7"/>
    <w:rsid w:val="7F35A232"/>
    <w:rsid w:val="7F5188E2"/>
    <w:rsid w:val="7F6A2576"/>
    <w:rsid w:val="7F7D3912"/>
    <w:rsid w:val="7F9EF7A4"/>
    <w:rsid w:val="7F9F7F0B"/>
    <w:rsid w:val="7FB01C33"/>
    <w:rsid w:val="7FBF99D9"/>
    <w:rsid w:val="7FC2ABC8"/>
    <w:rsid w:val="7FC7AE5C"/>
    <w:rsid w:val="7FCE1DB1"/>
    <w:rsid w:val="7FE986B9"/>
    <w:rsid w:val="7FF3901C"/>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212B10"/>
  <w15:docId w15:val="{92D94509-94CE-4A7B-BFA5-E60B8410D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CL" w:eastAsia="es-CL"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EBF"/>
    <w:pPr>
      <w:spacing w:line="360" w:lineRule="auto"/>
      <w:ind w:firstLine="720"/>
      <w:jc w:val="both"/>
    </w:pPr>
    <w:rPr>
      <w:rFonts w:ascii="Times New Roman" w:hAnsi="Times New Roman"/>
    </w:rPr>
  </w:style>
  <w:style w:type="paragraph" w:styleId="Ttulo1">
    <w:name w:val="heading 1"/>
    <w:basedOn w:val="Normal"/>
    <w:next w:val="Normal"/>
    <w:link w:val="Ttulo1Car"/>
    <w:uiPriority w:val="9"/>
    <w:qFormat/>
    <w:rsid w:val="00E63B47"/>
    <w:pPr>
      <w:keepNext/>
      <w:keepLines/>
      <w:numPr>
        <w:numId w:val="1"/>
      </w:numPr>
      <w:spacing w:before="360" w:after="80"/>
      <w:jc w:val="left"/>
      <w:outlineLvl w:val="0"/>
    </w:pPr>
    <w:rPr>
      <w:rFonts w:eastAsiaTheme="majorEastAsia" w:cstheme="majorBidi"/>
      <w:b/>
      <w:szCs w:val="40"/>
    </w:rPr>
  </w:style>
  <w:style w:type="paragraph" w:styleId="Ttulo2">
    <w:name w:val="heading 2"/>
    <w:basedOn w:val="Ttulo1"/>
    <w:next w:val="Normal"/>
    <w:link w:val="Ttulo2Car"/>
    <w:uiPriority w:val="9"/>
    <w:unhideWhenUsed/>
    <w:qFormat/>
    <w:rsid w:val="00DB2CF6"/>
    <w:pPr>
      <w:numPr>
        <w:ilvl w:val="1"/>
      </w:numPr>
      <w:spacing w:before="160"/>
      <w:ind w:left="1296"/>
      <w:outlineLvl w:val="1"/>
    </w:pPr>
    <w:rPr>
      <w:b w:val="0"/>
      <w:szCs w:val="32"/>
    </w:rPr>
  </w:style>
  <w:style w:type="paragraph" w:styleId="Ttulo3">
    <w:name w:val="heading 3"/>
    <w:basedOn w:val="Normal"/>
    <w:next w:val="Normal"/>
    <w:link w:val="Ttulo3Car"/>
    <w:uiPriority w:val="9"/>
    <w:unhideWhenUsed/>
    <w:qFormat/>
    <w:rsid w:val="0074405F"/>
    <w:pPr>
      <w:keepNext/>
      <w:keepLines/>
      <w:numPr>
        <w:ilvl w:val="2"/>
        <w:numId w:val="1"/>
      </w:numPr>
      <w:spacing w:before="160" w:after="80"/>
      <w:ind w:left="2160"/>
      <w:outlineLvl w:val="2"/>
    </w:pPr>
    <w:rPr>
      <w:rFonts w:eastAsiaTheme="majorEastAsia" w:cstheme="majorBidi"/>
      <w:szCs w:val="28"/>
    </w:rPr>
  </w:style>
  <w:style w:type="paragraph" w:styleId="Ttulo4">
    <w:name w:val="heading 4"/>
    <w:basedOn w:val="Normal"/>
    <w:next w:val="Normal"/>
    <w:link w:val="Ttulo4Car"/>
    <w:uiPriority w:val="9"/>
    <w:unhideWhenUsed/>
    <w:qFormat/>
    <w:rsid w:val="00975483"/>
    <w:pPr>
      <w:keepNext/>
      <w:keepLines/>
      <w:numPr>
        <w:ilvl w:val="3"/>
        <w:numId w:val="1"/>
      </w:numPr>
      <w:spacing w:before="80" w:after="40"/>
      <w:ind w:left="3024"/>
      <w:outlineLvl w:val="3"/>
    </w:pPr>
    <w:rPr>
      <w:rFonts w:eastAsiaTheme="majorEastAsia" w:cstheme="majorBidi"/>
      <w:iCs/>
    </w:rPr>
  </w:style>
  <w:style w:type="paragraph" w:styleId="Ttulo5">
    <w:name w:val="heading 5"/>
    <w:basedOn w:val="Normal"/>
    <w:next w:val="Normal"/>
    <w:link w:val="Ttulo5Car"/>
    <w:uiPriority w:val="9"/>
    <w:semiHidden/>
    <w:unhideWhenUsed/>
    <w:qFormat/>
    <w:rsid w:val="006C67A3"/>
    <w:pPr>
      <w:keepNext/>
      <w:keepLines/>
      <w:numPr>
        <w:ilvl w:val="4"/>
        <w:numId w:val="1"/>
      </w:numPr>
      <w:spacing w:before="80" w:after="40"/>
      <w:ind w:left="540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C67A3"/>
    <w:pPr>
      <w:keepNext/>
      <w:keepLines/>
      <w:numPr>
        <w:ilvl w:val="5"/>
        <w:numId w:val="1"/>
      </w:numPr>
      <w:spacing w:before="40" w:after="0"/>
      <w:ind w:left="612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C67A3"/>
    <w:pPr>
      <w:keepNext/>
      <w:keepLines/>
      <w:numPr>
        <w:ilvl w:val="6"/>
        <w:numId w:val="1"/>
      </w:numPr>
      <w:spacing w:before="40" w:after="0"/>
      <w:ind w:left="68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C67A3"/>
    <w:pPr>
      <w:keepNext/>
      <w:keepLines/>
      <w:numPr>
        <w:ilvl w:val="7"/>
        <w:numId w:val="1"/>
      </w:numPr>
      <w:spacing w:after="0"/>
      <w:ind w:left="756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C67A3"/>
    <w:pPr>
      <w:keepNext/>
      <w:keepLines/>
      <w:numPr>
        <w:ilvl w:val="8"/>
        <w:numId w:val="1"/>
      </w:numPr>
      <w:spacing w:after="0"/>
      <w:ind w:left="828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63B47"/>
    <w:rPr>
      <w:rFonts w:ascii="Times New Roman" w:eastAsiaTheme="majorEastAsia" w:hAnsi="Times New Roman" w:cstheme="majorBidi"/>
      <w:b/>
      <w:szCs w:val="40"/>
    </w:rPr>
  </w:style>
  <w:style w:type="character" w:customStyle="1" w:styleId="Ttulo2Car">
    <w:name w:val="Título 2 Car"/>
    <w:basedOn w:val="Fuentedeprrafopredeter"/>
    <w:link w:val="Ttulo2"/>
    <w:uiPriority w:val="9"/>
    <w:rsid w:val="00DB2CF6"/>
    <w:rPr>
      <w:rFonts w:ascii="Times New Roman" w:eastAsiaTheme="majorEastAsia" w:hAnsi="Times New Roman" w:cstheme="majorBidi"/>
      <w:szCs w:val="32"/>
    </w:rPr>
  </w:style>
  <w:style w:type="character" w:customStyle="1" w:styleId="Ttulo3Car">
    <w:name w:val="Título 3 Car"/>
    <w:basedOn w:val="Fuentedeprrafopredeter"/>
    <w:link w:val="Ttulo3"/>
    <w:uiPriority w:val="9"/>
    <w:rsid w:val="0074405F"/>
    <w:rPr>
      <w:rFonts w:ascii="Times New Roman" w:eastAsiaTheme="majorEastAsia" w:hAnsi="Times New Roman" w:cstheme="majorBidi"/>
      <w:szCs w:val="28"/>
    </w:rPr>
  </w:style>
  <w:style w:type="character" w:customStyle="1" w:styleId="Ttulo4Car">
    <w:name w:val="Título 4 Car"/>
    <w:basedOn w:val="Fuentedeprrafopredeter"/>
    <w:link w:val="Ttulo4"/>
    <w:uiPriority w:val="9"/>
    <w:rsid w:val="00975483"/>
    <w:rPr>
      <w:rFonts w:ascii="Times New Roman" w:eastAsiaTheme="majorEastAsia" w:hAnsi="Times New Roman" w:cstheme="majorBidi"/>
      <w:iCs/>
    </w:rPr>
  </w:style>
  <w:style w:type="character" w:customStyle="1" w:styleId="Ttulo5Car">
    <w:name w:val="Título 5 Car"/>
    <w:basedOn w:val="Fuentedeprrafopredeter"/>
    <w:link w:val="Ttulo5"/>
    <w:uiPriority w:val="9"/>
    <w:semiHidden/>
    <w:rsid w:val="006C67A3"/>
    <w:rPr>
      <w:rFonts w:ascii="Times New Roman" w:eastAsiaTheme="majorEastAsia" w:hAnsi="Times New Roman" w:cstheme="majorBidi"/>
      <w:color w:val="0F4761" w:themeColor="accent1" w:themeShade="BF"/>
    </w:rPr>
  </w:style>
  <w:style w:type="character" w:customStyle="1" w:styleId="Ttulo6Car">
    <w:name w:val="Título 6 Car"/>
    <w:basedOn w:val="Fuentedeprrafopredeter"/>
    <w:link w:val="Ttulo6"/>
    <w:uiPriority w:val="9"/>
    <w:semiHidden/>
    <w:rsid w:val="006C67A3"/>
    <w:rPr>
      <w:rFonts w:ascii="Times New Roman" w:eastAsiaTheme="majorEastAsia" w:hAnsi="Times New Roman" w:cstheme="majorBidi"/>
      <w:i/>
      <w:iCs/>
      <w:color w:val="595959" w:themeColor="text1" w:themeTint="A6"/>
    </w:rPr>
  </w:style>
  <w:style w:type="character" w:customStyle="1" w:styleId="Ttulo7Car">
    <w:name w:val="Título 7 Car"/>
    <w:basedOn w:val="Fuentedeprrafopredeter"/>
    <w:link w:val="Ttulo7"/>
    <w:uiPriority w:val="9"/>
    <w:semiHidden/>
    <w:rsid w:val="006C67A3"/>
    <w:rPr>
      <w:rFonts w:ascii="Times New Roman" w:eastAsiaTheme="majorEastAsia" w:hAnsi="Times New Roman" w:cstheme="majorBidi"/>
      <w:color w:val="595959" w:themeColor="text1" w:themeTint="A6"/>
    </w:rPr>
  </w:style>
  <w:style w:type="character" w:customStyle="1" w:styleId="Ttulo8Car">
    <w:name w:val="Título 8 Car"/>
    <w:basedOn w:val="Fuentedeprrafopredeter"/>
    <w:link w:val="Ttulo8"/>
    <w:uiPriority w:val="9"/>
    <w:semiHidden/>
    <w:rsid w:val="006C67A3"/>
    <w:rPr>
      <w:rFonts w:ascii="Times New Roman" w:eastAsiaTheme="majorEastAsia" w:hAnsi="Times New Roman" w:cstheme="majorBidi"/>
      <w:i/>
      <w:iCs/>
      <w:color w:val="272727" w:themeColor="text1" w:themeTint="D8"/>
    </w:rPr>
  </w:style>
  <w:style w:type="character" w:customStyle="1" w:styleId="Ttulo9Car">
    <w:name w:val="Título 9 Car"/>
    <w:basedOn w:val="Fuentedeprrafopredeter"/>
    <w:link w:val="Ttulo9"/>
    <w:uiPriority w:val="9"/>
    <w:semiHidden/>
    <w:rsid w:val="006C67A3"/>
    <w:rPr>
      <w:rFonts w:ascii="Times New Roman" w:eastAsiaTheme="majorEastAsia" w:hAnsi="Times New Roman" w:cstheme="majorBidi"/>
      <w:color w:val="272727" w:themeColor="text1" w:themeTint="D8"/>
    </w:rPr>
  </w:style>
  <w:style w:type="paragraph" w:styleId="Sinespaciado">
    <w:name w:val="No Spacing"/>
    <w:uiPriority w:val="1"/>
    <w:qFormat/>
    <w:rsid w:val="009D1CB8"/>
    <w:pPr>
      <w:spacing w:after="0" w:line="240" w:lineRule="auto"/>
    </w:pPr>
  </w:style>
  <w:style w:type="paragraph" w:styleId="Ttulo">
    <w:name w:val="Title"/>
    <w:basedOn w:val="Normal"/>
    <w:next w:val="Normal"/>
    <w:link w:val="TtuloCar"/>
    <w:uiPriority w:val="10"/>
    <w:qFormat/>
    <w:rsid w:val="006C67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C67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Pr>
      <w:color w:val="595959"/>
      <w:sz w:val="28"/>
      <w:szCs w:val="28"/>
    </w:rPr>
  </w:style>
  <w:style w:type="character" w:customStyle="1" w:styleId="SubttuloCar">
    <w:name w:val="Subtítulo Car"/>
    <w:basedOn w:val="Fuentedeprrafopredeter"/>
    <w:link w:val="Subttulo"/>
    <w:uiPriority w:val="11"/>
    <w:rsid w:val="006C67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C67A3"/>
    <w:pPr>
      <w:spacing w:before="160"/>
      <w:jc w:val="center"/>
    </w:pPr>
    <w:rPr>
      <w:i/>
      <w:iCs/>
      <w:color w:val="404040" w:themeColor="text1" w:themeTint="BF"/>
    </w:rPr>
  </w:style>
  <w:style w:type="character" w:customStyle="1" w:styleId="CitaCar">
    <w:name w:val="Cita Car"/>
    <w:basedOn w:val="Fuentedeprrafopredeter"/>
    <w:link w:val="Cita"/>
    <w:uiPriority w:val="29"/>
    <w:rsid w:val="006C67A3"/>
    <w:rPr>
      <w:i/>
      <w:iCs/>
      <w:color w:val="404040" w:themeColor="text1" w:themeTint="BF"/>
    </w:rPr>
  </w:style>
  <w:style w:type="paragraph" w:styleId="Prrafodelista">
    <w:name w:val="List Paragraph"/>
    <w:basedOn w:val="Normal"/>
    <w:uiPriority w:val="34"/>
    <w:qFormat/>
    <w:rsid w:val="006C67A3"/>
    <w:pPr>
      <w:ind w:left="720"/>
      <w:contextualSpacing/>
    </w:pPr>
  </w:style>
  <w:style w:type="character" w:styleId="nfasisintenso">
    <w:name w:val="Intense Emphasis"/>
    <w:basedOn w:val="Fuentedeprrafopredeter"/>
    <w:uiPriority w:val="21"/>
    <w:qFormat/>
    <w:rsid w:val="006C67A3"/>
    <w:rPr>
      <w:i/>
      <w:iCs/>
      <w:color w:val="0F4761" w:themeColor="accent1" w:themeShade="BF"/>
    </w:rPr>
  </w:style>
  <w:style w:type="paragraph" w:styleId="Citadestacada">
    <w:name w:val="Intense Quote"/>
    <w:basedOn w:val="Normal"/>
    <w:next w:val="Normal"/>
    <w:link w:val="CitadestacadaCar"/>
    <w:uiPriority w:val="30"/>
    <w:qFormat/>
    <w:rsid w:val="006C67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C67A3"/>
    <w:rPr>
      <w:i/>
      <w:iCs/>
      <w:color w:val="0F4761" w:themeColor="accent1" w:themeShade="BF"/>
    </w:rPr>
  </w:style>
  <w:style w:type="character" w:styleId="Referenciaintensa">
    <w:name w:val="Intense Reference"/>
    <w:basedOn w:val="Fuentedeprrafopredeter"/>
    <w:uiPriority w:val="32"/>
    <w:qFormat/>
    <w:rsid w:val="006C67A3"/>
    <w:rPr>
      <w:b/>
      <w:bCs/>
      <w:smallCaps/>
      <w:color w:val="0F4761" w:themeColor="accent1" w:themeShade="BF"/>
      <w:spacing w:val="5"/>
    </w:rPr>
  </w:style>
  <w:style w:type="paragraph" w:styleId="Encabezado">
    <w:name w:val="header"/>
    <w:basedOn w:val="Normal"/>
    <w:link w:val="EncabezadoCar"/>
    <w:uiPriority w:val="99"/>
    <w:unhideWhenUsed/>
    <w:rsid w:val="004B21C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B21C3"/>
  </w:style>
  <w:style w:type="paragraph" w:styleId="Piedepgina">
    <w:name w:val="footer"/>
    <w:basedOn w:val="Normal"/>
    <w:link w:val="PiedepginaCar"/>
    <w:uiPriority w:val="99"/>
    <w:unhideWhenUsed/>
    <w:rsid w:val="004B21C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B21C3"/>
  </w:style>
  <w:style w:type="paragraph" w:styleId="TtuloTDC">
    <w:name w:val="TOC Heading"/>
    <w:basedOn w:val="Ttulo1"/>
    <w:next w:val="Normal"/>
    <w:uiPriority w:val="39"/>
    <w:unhideWhenUsed/>
    <w:qFormat/>
    <w:rsid w:val="0056340D"/>
    <w:pPr>
      <w:spacing w:before="240" w:after="0" w:line="259" w:lineRule="auto"/>
      <w:outlineLvl w:val="9"/>
    </w:pPr>
    <w:rPr>
      <w:sz w:val="32"/>
      <w:szCs w:val="32"/>
    </w:rPr>
  </w:style>
  <w:style w:type="paragraph" w:styleId="TDC1">
    <w:name w:val="toc 1"/>
    <w:next w:val="Normal"/>
    <w:autoRedefine/>
    <w:uiPriority w:val="39"/>
    <w:unhideWhenUsed/>
    <w:rsid w:val="00284C2B"/>
    <w:pPr>
      <w:tabs>
        <w:tab w:val="left" w:pos="1200"/>
        <w:tab w:val="right" w:leader="dot" w:pos="8828"/>
        <w:tab w:val="right" w:leader="dot" w:pos="9350"/>
      </w:tabs>
      <w:spacing w:before="120" w:after="120"/>
    </w:pPr>
    <w:rPr>
      <w:rFonts w:ascii="Times New Roman" w:eastAsiaTheme="majorEastAsia" w:hAnsi="Times New Roman" w:cstheme="majorBidi"/>
      <w:bCs/>
      <w:caps/>
      <w:szCs w:val="20"/>
    </w:rPr>
  </w:style>
  <w:style w:type="paragraph" w:styleId="TDC2">
    <w:name w:val="toc 2"/>
    <w:basedOn w:val="Tabladeilustraciones"/>
    <w:next w:val="Tabladeilustraciones"/>
    <w:autoRedefine/>
    <w:uiPriority w:val="39"/>
    <w:unhideWhenUsed/>
    <w:rsid w:val="00F3092C"/>
    <w:pPr>
      <w:tabs>
        <w:tab w:val="left" w:pos="720"/>
        <w:tab w:val="right" w:leader="dot" w:pos="8828"/>
      </w:tabs>
      <w:ind w:left="380" w:firstLine="0"/>
    </w:pPr>
    <w:rPr>
      <w:smallCaps w:val="0"/>
      <w:sz w:val="24"/>
    </w:rPr>
  </w:style>
  <w:style w:type="paragraph" w:styleId="Tabladeilustraciones">
    <w:name w:val="table of figures"/>
    <w:basedOn w:val="Normal"/>
    <w:next w:val="Normal"/>
    <w:uiPriority w:val="99"/>
    <w:unhideWhenUsed/>
    <w:rsid w:val="00AC77DA"/>
    <w:pPr>
      <w:spacing w:after="0"/>
      <w:ind w:left="480" w:hanging="480"/>
    </w:pPr>
    <w:rPr>
      <w:smallCaps/>
      <w:sz w:val="20"/>
      <w:szCs w:val="20"/>
    </w:rPr>
  </w:style>
  <w:style w:type="paragraph" w:styleId="TDC3">
    <w:name w:val="toc 3"/>
    <w:basedOn w:val="Tabladeilustraciones"/>
    <w:next w:val="Normal"/>
    <w:autoRedefine/>
    <w:uiPriority w:val="39"/>
    <w:unhideWhenUsed/>
    <w:rsid w:val="00F3092C"/>
    <w:pPr>
      <w:tabs>
        <w:tab w:val="left" w:pos="1440"/>
        <w:tab w:val="right" w:leader="dot" w:pos="8828"/>
      </w:tabs>
      <w:ind w:left="720" w:firstLine="0"/>
    </w:pPr>
    <w:rPr>
      <w:iCs/>
      <w:sz w:val="22"/>
    </w:rPr>
  </w:style>
  <w:style w:type="character" w:styleId="Hipervnculo">
    <w:name w:val="Hyperlink"/>
    <w:basedOn w:val="Fuentedeprrafopredeter"/>
    <w:uiPriority w:val="99"/>
    <w:unhideWhenUsed/>
    <w:rsid w:val="0056340D"/>
    <w:rPr>
      <w:color w:val="467886" w:themeColor="hyperlink"/>
      <w:u w:val="single"/>
    </w:rPr>
  </w:style>
  <w:style w:type="paragraph" w:styleId="Descripcin">
    <w:name w:val="caption"/>
    <w:basedOn w:val="Normal"/>
    <w:next w:val="Normal"/>
    <w:uiPriority w:val="35"/>
    <w:unhideWhenUsed/>
    <w:qFormat/>
    <w:rsid w:val="00684F57"/>
    <w:pPr>
      <w:spacing w:after="200" w:line="240" w:lineRule="auto"/>
      <w:ind w:firstLine="0"/>
      <w:jc w:val="center"/>
    </w:pPr>
    <w:rPr>
      <w:i/>
      <w:iCs/>
      <w:sz w:val="22"/>
      <w:szCs w:val="18"/>
    </w:rPr>
  </w:style>
  <w:style w:type="paragraph" w:styleId="Textonotapie">
    <w:name w:val="footnote text"/>
    <w:basedOn w:val="Normal"/>
    <w:link w:val="TextonotapieCar"/>
    <w:uiPriority w:val="99"/>
    <w:semiHidden/>
    <w:unhideWhenUsed/>
    <w:rsid w:val="0064340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43409"/>
    <w:rPr>
      <w:sz w:val="20"/>
      <w:szCs w:val="20"/>
    </w:rPr>
  </w:style>
  <w:style w:type="character" w:styleId="Refdenotaalpie">
    <w:name w:val="footnote reference"/>
    <w:basedOn w:val="Fuentedeprrafopredeter"/>
    <w:uiPriority w:val="99"/>
    <w:semiHidden/>
    <w:unhideWhenUsed/>
    <w:rsid w:val="005B6D4A"/>
    <w:rPr>
      <w:vertAlign w:val="superscript"/>
    </w:rPr>
  </w:style>
  <w:style w:type="character" w:styleId="Hipervnculovisitado">
    <w:name w:val="FollowedHyperlink"/>
    <w:basedOn w:val="Fuentedeprrafopredeter"/>
    <w:uiPriority w:val="99"/>
    <w:semiHidden/>
    <w:unhideWhenUsed/>
    <w:rsid w:val="0031011D"/>
    <w:rPr>
      <w:color w:val="96607D" w:themeColor="followedHyperlink"/>
      <w:u w:val="single"/>
    </w:rPr>
  </w:style>
  <w:style w:type="paragraph" w:styleId="NormalWeb">
    <w:name w:val="Normal (Web)"/>
    <w:basedOn w:val="Normal"/>
    <w:uiPriority w:val="99"/>
    <w:semiHidden/>
    <w:unhideWhenUsed/>
    <w:rsid w:val="00C92C16"/>
    <w:rPr>
      <w:rFonts w:cs="Times New Roman"/>
    </w:rPr>
  </w:style>
  <w:style w:type="table" w:customStyle="1" w:styleId="TableNormal1">
    <w:name w:val="Table Normal1"/>
    <w:rsid w:val="00F3332A"/>
    <w:tblPr>
      <w:tblCellMar>
        <w:top w:w="0" w:type="dxa"/>
        <w:left w:w="0" w:type="dxa"/>
        <w:bottom w:w="0" w:type="dxa"/>
        <w:right w:w="0" w:type="dxa"/>
      </w:tblCellMar>
    </w:tblPr>
  </w:style>
  <w:style w:type="paragraph" w:styleId="TDC4">
    <w:name w:val="toc 4"/>
    <w:basedOn w:val="Normal"/>
    <w:next w:val="Normal"/>
    <w:autoRedefine/>
    <w:uiPriority w:val="39"/>
    <w:unhideWhenUsed/>
    <w:rsid w:val="00BB4CC4"/>
    <w:pPr>
      <w:spacing w:after="0"/>
      <w:ind w:left="720"/>
    </w:pPr>
    <w:rPr>
      <w:rFonts w:asciiTheme="minorHAnsi" w:hAnsiTheme="minorHAnsi"/>
      <w:sz w:val="18"/>
      <w:szCs w:val="18"/>
    </w:rPr>
  </w:style>
  <w:style w:type="paragraph" w:styleId="TDC5">
    <w:name w:val="toc 5"/>
    <w:basedOn w:val="Normal"/>
    <w:next w:val="Normal"/>
    <w:autoRedefine/>
    <w:uiPriority w:val="39"/>
    <w:unhideWhenUsed/>
    <w:rsid w:val="00BB4CC4"/>
    <w:pPr>
      <w:spacing w:after="0"/>
      <w:ind w:left="960"/>
    </w:pPr>
    <w:rPr>
      <w:rFonts w:asciiTheme="minorHAnsi" w:hAnsiTheme="minorHAnsi"/>
      <w:sz w:val="18"/>
      <w:szCs w:val="18"/>
    </w:rPr>
  </w:style>
  <w:style w:type="paragraph" w:styleId="TDC6">
    <w:name w:val="toc 6"/>
    <w:basedOn w:val="Normal"/>
    <w:next w:val="Normal"/>
    <w:autoRedefine/>
    <w:uiPriority w:val="39"/>
    <w:unhideWhenUsed/>
    <w:rsid w:val="00BB4CC4"/>
    <w:pPr>
      <w:spacing w:after="0"/>
      <w:ind w:left="1200"/>
    </w:pPr>
    <w:rPr>
      <w:rFonts w:asciiTheme="minorHAnsi" w:hAnsiTheme="minorHAnsi"/>
      <w:sz w:val="18"/>
      <w:szCs w:val="18"/>
    </w:rPr>
  </w:style>
  <w:style w:type="paragraph" w:styleId="TDC7">
    <w:name w:val="toc 7"/>
    <w:basedOn w:val="Normal"/>
    <w:next w:val="Normal"/>
    <w:autoRedefine/>
    <w:uiPriority w:val="39"/>
    <w:unhideWhenUsed/>
    <w:rsid w:val="00BB4CC4"/>
    <w:pPr>
      <w:spacing w:after="0"/>
      <w:ind w:left="1440"/>
    </w:pPr>
    <w:rPr>
      <w:rFonts w:asciiTheme="minorHAnsi" w:hAnsiTheme="minorHAnsi"/>
      <w:sz w:val="18"/>
      <w:szCs w:val="18"/>
    </w:rPr>
  </w:style>
  <w:style w:type="paragraph" w:styleId="TDC8">
    <w:name w:val="toc 8"/>
    <w:basedOn w:val="Normal"/>
    <w:next w:val="Normal"/>
    <w:autoRedefine/>
    <w:uiPriority w:val="39"/>
    <w:unhideWhenUsed/>
    <w:rsid w:val="00BB4CC4"/>
    <w:pPr>
      <w:spacing w:after="0"/>
      <w:ind w:left="1680"/>
    </w:pPr>
    <w:rPr>
      <w:rFonts w:asciiTheme="minorHAnsi" w:hAnsiTheme="minorHAnsi"/>
      <w:sz w:val="18"/>
      <w:szCs w:val="18"/>
    </w:rPr>
  </w:style>
  <w:style w:type="paragraph" w:styleId="TDC9">
    <w:name w:val="toc 9"/>
    <w:basedOn w:val="Normal"/>
    <w:next w:val="Normal"/>
    <w:autoRedefine/>
    <w:uiPriority w:val="39"/>
    <w:unhideWhenUsed/>
    <w:rsid w:val="00BB4CC4"/>
    <w:pPr>
      <w:spacing w:after="0"/>
      <w:ind w:left="1920"/>
    </w:pPr>
    <w:rPr>
      <w:rFonts w:asciiTheme="minorHAnsi" w:hAnsiTheme="minorHAnsi"/>
      <w:sz w:val="18"/>
      <w:szCs w:val="18"/>
    </w:rPr>
  </w:style>
  <w:style w:type="table" w:styleId="Tablaconcuadrcula">
    <w:name w:val="Table Grid"/>
    <w:basedOn w:val="Tablanormal"/>
    <w:uiPriority w:val="59"/>
    <w:rsid w:val="00ED2D6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ibliografa">
    <w:name w:val="Bibliography"/>
    <w:basedOn w:val="Normal"/>
    <w:next w:val="Normal"/>
    <w:uiPriority w:val="37"/>
    <w:unhideWhenUsed/>
    <w:rsid w:val="00983BFA"/>
  </w:style>
  <w:style w:type="paragraph" w:styleId="Revisin">
    <w:name w:val="Revision"/>
    <w:hidden/>
    <w:uiPriority w:val="99"/>
    <w:semiHidden/>
    <w:rsid w:val="00E10A99"/>
    <w:pPr>
      <w:spacing w:after="0" w:line="240" w:lineRule="auto"/>
    </w:pPr>
    <w:rPr>
      <w:rFonts w:ascii="Times New Roman" w:hAnsi="Times New Roman"/>
    </w:rPr>
  </w:style>
  <w:style w:type="character" w:styleId="Mencinsinresolver">
    <w:name w:val="Unresolved Mention"/>
    <w:basedOn w:val="Fuentedeprrafopredeter"/>
    <w:uiPriority w:val="99"/>
    <w:semiHidden/>
    <w:unhideWhenUsed/>
    <w:rsid w:val="002D0D55"/>
    <w:rPr>
      <w:color w:val="605E5C"/>
      <w:shd w:val="clear" w:color="auto" w:fill="E1DFDD"/>
    </w:rPr>
  </w:style>
  <w:style w:type="character" w:styleId="Textoennegrita">
    <w:name w:val="Strong"/>
    <w:basedOn w:val="Fuentedeprrafopredeter"/>
    <w:uiPriority w:val="22"/>
    <w:qFormat/>
    <w:rsid w:val="00D9662A"/>
    <w:rPr>
      <w:b/>
      <w:bCs/>
    </w:rPr>
  </w:style>
  <w:style w:type="character" w:styleId="CdigoHTML">
    <w:name w:val="HTML Code"/>
    <w:basedOn w:val="Fuentedeprrafopredeter"/>
    <w:uiPriority w:val="99"/>
    <w:semiHidden/>
    <w:unhideWhenUsed/>
    <w:rsid w:val="005D039B"/>
    <w:rPr>
      <w:rFonts w:ascii="Courier New" w:eastAsia="Times New Roman" w:hAnsi="Courier New" w:cs="Courier New"/>
      <w:sz w:val="20"/>
      <w:szCs w:val="20"/>
    </w:rPr>
  </w:style>
  <w:style w:type="character" w:customStyle="1" w:styleId="citation-130">
    <w:name w:val="citation-130"/>
    <w:basedOn w:val="Fuentedeprrafopredeter"/>
    <w:rsid w:val="005D03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2230">
      <w:bodyDiv w:val="1"/>
      <w:marLeft w:val="0"/>
      <w:marRight w:val="0"/>
      <w:marTop w:val="0"/>
      <w:marBottom w:val="0"/>
      <w:divBdr>
        <w:top w:val="none" w:sz="0" w:space="0" w:color="auto"/>
        <w:left w:val="none" w:sz="0" w:space="0" w:color="auto"/>
        <w:bottom w:val="none" w:sz="0" w:space="0" w:color="auto"/>
        <w:right w:val="none" w:sz="0" w:space="0" w:color="auto"/>
      </w:divBdr>
    </w:div>
    <w:div w:id="4092405">
      <w:bodyDiv w:val="1"/>
      <w:marLeft w:val="0"/>
      <w:marRight w:val="0"/>
      <w:marTop w:val="0"/>
      <w:marBottom w:val="0"/>
      <w:divBdr>
        <w:top w:val="none" w:sz="0" w:space="0" w:color="auto"/>
        <w:left w:val="none" w:sz="0" w:space="0" w:color="auto"/>
        <w:bottom w:val="none" w:sz="0" w:space="0" w:color="auto"/>
        <w:right w:val="none" w:sz="0" w:space="0" w:color="auto"/>
      </w:divBdr>
    </w:div>
    <w:div w:id="19402131">
      <w:bodyDiv w:val="1"/>
      <w:marLeft w:val="0"/>
      <w:marRight w:val="0"/>
      <w:marTop w:val="0"/>
      <w:marBottom w:val="0"/>
      <w:divBdr>
        <w:top w:val="none" w:sz="0" w:space="0" w:color="auto"/>
        <w:left w:val="none" w:sz="0" w:space="0" w:color="auto"/>
        <w:bottom w:val="none" w:sz="0" w:space="0" w:color="auto"/>
        <w:right w:val="none" w:sz="0" w:space="0" w:color="auto"/>
      </w:divBdr>
    </w:div>
    <w:div w:id="38365730">
      <w:bodyDiv w:val="1"/>
      <w:marLeft w:val="0"/>
      <w:marRight w:val="0"/>
      <w:marTop w:val="0"/>
      <w:marBottom w:val="0"/>
      <w:divBdr>
        <w:top w:val="none" w:sz="0" w:space="0" w:color="auto"/>
        <w:left w:val="none" w:sz="0" w:space="0" w:color="auto"/>
        <w:bottom w:val="none" w:sz="0" w:space="0" w:color="auto"/>
        <w:right w:val="none" w:sz="0" w:space="0" w:color="auto"/>
      </w:divBdr>
    </w:div>
    <w:div w:id="91053177">
      <w:bodyDiv w:val="1"/>
      <w:marLeft w:val="0"/>
      <w:marRight w:val="0"/>
      <w:marTop w:val="0"/>
      <w:marBottom w:val="0"/>
      <w:divBdr>
        <w:top w:val="none" w:sz="0" w:space="0" w:color="auto"/>
        <w:left w:val="none" w:sz="0" w:space="0" w:color="auto"/>
        <w:bottom w:val="none" w:sz="0" w:space="0" w:color="auto"/>
        <w:right w:val="none" w:sz="0" w:space="0" w:color="auto"/>
      </w:divBdr>
    </w:div>
    <w:div w:id="110168115">
      <w:bodyDiv w:val="1"/>
      <w:marLeft w:val="0"/>
      <w:marRight w:val="0"/>
      <w:marTop w:val="0"/>
      <w:marBottom w:val="0"/>
      <w:divBdr>
        <w:top w:val="none" w:sz="0" w:space="0" w:color="auto"/>
        <w:left w:val="none" w:sz="0" w:space="0" w:color="auto"/>
        <w:bottom w:val="none" w:sz="0" w:space="0" w:color="auto"/>
        <w:right w:val="none" w:sz="0" w:space="0" w:color="auto"/>
      </w:divBdr>
    </w:div>
    <w:div w:id="112331035">
      <w:bodyDiv w:val="1"/>
      <w:marLeft w:val="0"/>
      <w:marRight w:val="0"/>
      <w:marTop w:val="0"/>
      <w:marBottom w:val="0"/>
      <w:divBdr>
        <w:top w:val="none" w:sz="0" w:space="0" w:color="auto"/>
        <w:left w:val="none" w:sz="0" w:space="0" w:color="auto"/>
        <w:bottom w:val="none" w:sz="0" w:space="0" w:color="auto"/>
        <w:right w:val="none" w:sz="0" w:space="0" w:color="auto"/>
      </w:divBdr>
    </w:div>
    <w:div w:id="117065977">
      <w:bodyDiv w:val="1"/>
      <w:marLeft w:val="0"/>
      <w:marRight w:val="0"/>
      <w:marTop w:val="0"/>
      <w:marBottom w:val="0"/>
      <w:divBdr>
        <w:top w:val="none" w:sz="0" w:space="0" w:color="auto"/>
        <w:left w:val="none" w:sz="0" w:space="0" w:color="auto"/>
        <w:bottom w:val="none" w:sz="0" w:space="0" w:color="auto"/>
        <w:right w:val="none" w:sz="0" w:space="0" w:color="auto"/>
      </w:divBdr>
    </w:div>
    <w:div w:id="121311063">
      <w:bodyDiv w:val="1"/>
      <w:marLeft w:val="0"/>
      <w:marRight w:val="0"/>
      <w:marTop w:val="0"/>
      <w:marBottom w:val="0"/>
      <w:divBdr>
        <w:top w:val="none" w:sz="0" w:space="0" w:color="auto"/>
        <w:left w:val="none" w:sz="0" w:space="0" w:color="auto"/>
        <w:bottom w:val="none" w:sz="0" w:space="0" w:color="auto"/>
        <w:right w:val="none" w:sz="0" w:space="0" w:color="auto"/>
      </w:divBdr>
    </w:div>
    <w:div w:id="123348518">
      <w:bodyDiv w:val="1"/>
      <w:marLeft w:val="0"/>
      <w:marRight w:val="0"/>
      <w:marTop w:val="0"/>
      <w:marBottom w:val="0"/>
      <w:divBdr>
        <w:top w:val="none" w:sz="0" w:space="0" w:color="auto"/>
        <w:left w:val="none" w:sz="0" w:space="0" w:color="auto"/>
        <w:bottom w:val="none" w:sz="0" w:space="0" w:color="auto"/>
        <w:right w:val="none" w:sz="0" w:space="0" w:color="auto"/>
      </w:divBdr>
      <w:divsChild>
        <w:div w:id="1580560552">
          <w:marLeft w:val="0"/>
          <w:marRight w:val="0"/>
          <w:marTop w:val="0"/>
          <w:marBottom w:val="0"/>
          <w:divBdr>
            <w:top w:val="none" w:sz="0" w:space="0" w:color="auto"/>
            <w:left w:val="none" w:sz="0" w:space="0" w:color="auto"/>
            <w:bottom w:val="none" w:sz="0" w:space="0" w:color="auto"/>
            <w:right w:val="none" w:sz="0" w:space="0" w:color="auto"/>
          </w:divBdr>
        </w:div>
      </w:divsChild>
    </w:div>
    <w:div w:id="150097042">
      <w:bodyDiv w:val="1"/>
      <w:marLeft w:val="0"/>
      <w:marRight w:val="0"/>
      <w:marTop w:val="0"/>
      <w:marBottom w:val="0"/>
      <w:divBdr>
        <w:top w:val="none" w:sz="0" w:space="0" w:color="auto"/>
        <w:left w:val="none" w:sz="0" w:space="0" w:color="auto"/>
        <w:bottom w:val="none" w:sz="0" w:space="0" w:color="auto"/>
        <w:right w:val="none" w:sz="0" w:space="0" w:color="auto"/>
      </w:divBdr>
    </w:div>
    <w:div w:id="198663629">
      <w:bodyDiv w:val="1"/>
      <w:marLeft w:val="0"/>
      <w:marRight w:val="0"/>
      <w:marTop w:val="0"/>
      <w:marBottom w:val="0"/>
      <w:divBdr>
        <w:top w:val="none" w:sz="0" w:space="0" w:color="auto"/>
        <w:left w:val="none" w:sz="0" w:space="0" w:color="auto"/>
        <w:bottom w:val="none" w:sz="0" w:space="0" w:color="auto"/>
        <w:right w:val="none" w:sz="0" w:space="0" w:color="auto"/>
      </w:divBdr>
    </w:div>
    <w:div w:id="223488294">
      <w:bodyDiv w:val="1"/>
      <w:marLeft w:val="0"/>
      <w:marRight w:val="0"/>
      <w:marTop w:val="0"/>
      <w:marBottom w:val="0"/>
      <w:divBdr>
        <w:top w:val="none" w:sz="0" w:space="0" w:color="auto"/>
        <w:left w:val="none" w:sz="0" w:space="0" w:color="auto"/>
        <w:bottom w:val="none" w:sz="0" w:space="0" w:color="auto"/>
        <w:right w:val="none" w:sz="0" w:space="0" w:color="auto"/>
      </w:divBdr>
    </w:div>
    <w:div w:id="249195701">
      <w:bodyDiv w:val="1"/>
      <w:marLeft w:val="0"/>
      <w:marRight w:val="0"/>
      <w:marTop w:val="0"/>
      <w:marBottom w:val="0"/>
      <w:divBdr>
        <w:top w:val="none" w:sz="0" w:space="0" w:color="auto"/>
        <w:left w:val="none" w:sz="0" w:space="0" w:color="auto"/>
        <w:bottom w:val="none" w:sz="0" w:space="0" w:color="auto"/>
        <w:right w:val="none" w:sz="0" w:space="0" w:color="auto"/>
      </w:divBdr>
    </w:div>
    <w:div w:id="269513689">
      <w:bodyDiv w:val="1"/>
      <w:marLeft w:val="0"/>
      <w:marRight w:val="0"/>
      <w:marTop w:val="0"/>
      <w:marBottom w:val="0"/>
      <w:divBdr>
        <w:top w:val="none" w:sz="0" w:space="0" w:color="auto"/>
        <w:left w:val="none" w:sz="0" w:space="0" w:color="auto"/>
        <w:bottom w:val="none" w:sz="0" w:space="0" w:color="auto"/>
        <w:right w:val="none" w:sz="0" w:space="0" w:color="auto"/>
      </w:divBdr>
      <w:divsChild>
        <w:div w:id="1099714296">
          <w:marLeft w:val="0"/>
          <w:marRight w:val="0"/>
          <w:marTop w:val="0"/>
          <w:marBottom w:val="0"/>
          <w:divBdr>
            <w:top w:val="none" w:sz="0" w:space="0" w:color="auto"/>
            <w:left w:val="none" w:sz="0" w:space="0" w:color="auto"/>
            <w:bottom w:val="none" w:sz="0" w:space="0" w:color="auto"/>
            <w:right w:val="none" w:sz="0" w:space="0" w:color="auto"/>
          </w:divBdr>
        </w:div>
      </w:divsChild>
    </w:div>
    <w:div w:id="282225037">
      <w:bodyDiv w:val="1"/>
      <w:marLeft w:val="0"/>
      <w:marRight w:val="0"/>
      <w:marTop w:val="0"/>
      <w:marBottom w:val="0"/>
      <w:divBdr>
        <w:top w:val="none" w:sz="0" w:space="0" w:color="auto"/>
        <w:left w:val="none" w:sz="0" w:space="0" w:color="auto"/>
        <w:bottom w:val="none" w:sz="0" w:space="0" w:color="auto"/>
        <w:right w:val="none" w:sz="0" w:space="0" w:color="auto"/>
      </w:divBdr>
    </w:div>
    <w:div w:id="342821255">
      <w:bodyDiv w:val="1"/>
      <w:marLeft w:val="0"/>
      <w:marRight w:val="0"/>
      <w:marTop w:val="0"/>
      <w:marBottom w:val="0"/>
      <w:divBdr>
        <w:top w:val="none" w:sz="0" w:space="0" w:color="auto"/>
        <w:left w:val="none" w:sz="0" w:space="0" w:color="auto"/>
        <w:bottom w:val="none" w:sz="0" w:space="0" w:color="auto"/>
        <w:right w:val="none" w:sz="0" w:space="0" w:color="auto"/>
      </w:divBdr>
    </w:div>
    <w:div w:id="388890942">
      <w:bodyDiv w:val="1"/>
      <w:marLeft w:val="0"/>
      <w:marRight w:val="0"/>
      <w:marTop w:val="0"/>
      <w:marBottom w:val="0"/>
      <w:divBdr>
        <w:top w:val="none" w:sz="0" w:space="0" w:color="auto"/>
        <w:left w:val="none" w:sz="0" w:space="0" w:color="auto"/>
        <w:bottom w:val="none" w:sz="0" w:space="0" w:color="auto"/>
        <w:right w:val="none" w:sz="0" w:space="0" w:color="auto"/>
      </w:divBdr>
    </w:div>
    <w:div w:id="390542642">
      <w:bodyDiv w:val="1"/>
      <w:marLeft w:val="0"/>
      <w:marRight w:val="0"/>
      <w:marTop w:val="0"/>
      <w:marBottom w:val="0"/>
      <w:divBdr>
        <w:top w:val="none" w:sz="0" w:space="0" w:color="auto"/>
        <w:left w:val="none" w:sz="0" w:space="0" w:color="auto"/>
        <w:bottom w:val="none" w:sz="0" w:space="0" w:color="auto"/>
        <w:right w:val="none" w:sz="0" w:space="0" w:color="auto"/>
      </w:divBdr>
      <w:divsChild>
        <w:div w:id="1062682175">
          <w:marLeft w:val="0"/>
          <w:marRight w:val="0"/>
          <w:marTop w:val="0"/>
          <w:marBottom w:val="0"/>
          <w:divBdr>
            <w:top w:val="none" w:sz="0" w:space="0" w:color="auto"/>
            <w:left w:val="none" w:sz="0" w:space="0" w:color="auto"/>
            <w:bottom w:val="none" w:sz="0" w:space="0" w:color="auto"/>
            <w:right w:val="none" w:sz="0" w:space="0" w:color="auto"/>
          </w:divBdr>
        </w:div>
      </w:divsChild>
    </w:div>
    <w:div w:id="397434701">
      <w:bodyDiv w:val="1"/>
      <w:marLeft w:val="0"/>
      <w:marRight w:val="0"/>
      <w:marTop w:val="0"/>
      <w:marBottom w:val="0"/>
      <w:divBdr>
        <w:top w:val="none" w:sz="0" w:space="0" w:color="auto"/>
        <w:left w:val="none" w:sz="0" w:space="0" w:color="auto"/>
        <w:bottom w:val="none" w:sz="0" w:space="0" w:color="auto"/>
        <w:right w:val="none" w:sz="0" w:space="0" w:color="auto"/>
      </w:divBdr>
    </w:div>
    <w:div w:id="415858233">
      <w:bodyDiv w:val="1"/>
      <w:marLeft w:val="0"/>
      <w:marRight w:val="0"/>
      <w:marTop w:val="0"/>
      <w:marBottom w:val="0"/>
      <w:divBdr>
        <w:top w:val="none" w:sz="0" w:space="0" w:color="auto"/>
        <w:left w:val="none" w:sz="0" w:space="0" w:color="auto"/>
        <w:bottom w:val="none" w:sz="0" w:space="0" w:color="auto"/>
        <w:right w:val="none" w:sz="0" w:space="0" w:color="auto"/>
      </w:divBdr>
    </w:div>
    <w:div w:id="419255808">
      <w:bodyDiv w:val="1"/>
      <w:marLeft w:val="0"/>
      <w:marRight w:val="0"/>
      <w:marTop w:val="0"/>
      <w:marBottom w:val="0"/>
      <w:divBdr>
        <w:top w:val="none" w:sz="0" w:space="0" w:color="auto"/>
        <w:left w:val="none" w:sz="0" w:space="0" w:color="auto"/>
        <w:bottom w:val="none" w:sz="0" w:space="0" w:color="auto"/>
        <w:right w:val="none" w:sz="0" w:space="0" w:color="auto"/>
      </w:divBdr>
    </w:div>
    <w:div w:id="435251982">
      <w:bodyDiv w:val="1"/>
      <w:marLeft w:val="0"/>
      <w:marRight w:val="0"/>
      <w:marTop w:val="0"/>
      <w:marBottom w:val="0"/>
      <w:divBdr>
        <w:top w:val="none" w:sz="0" w:space="0" w:color="auto"/>
        <w:left w:val="none" w:sz="0" w:space="0" w:color="auto"/>
        <w:bottom w:val="none" w:sz="0" w:space="0" w:color="auto"/>
        <w:right w:val="none" w:sz="0" w:space="0" w:color="auto"/>
      </w:divBdr>
    </w:div>
    <w:div w:id="479352301">
      <w:bodyDiv w:val="1"/>
      <w:marLeft w:val="0"/>
      <w:marRight w:val="0"/>
      <w:marTop w:val="0"/>
      <w:marBottom w:val="0"/>
      <w:divBdr>
        <w:top w:val="none" w:sz="0" w:space="0" w:color="auto"/>
        <w:left w:val="none" w:sz="0" w:space="0" w:color="auto"/>
        <w:bottom w:val="none" w:sz="0" w:space="0" w:color="auto"/>
        <w:right w:val="none" w:sz="0" w:space="0" w:color="auto"/>
      </w:divBdr>
    </w:div>
    <w:div w:id="493766362">
      <w:bodyDiv w:val="1"/>
      <w:marLeft w:val="0"/>
      <w:marRight w:val="0"/>
      <w:marTop w:val="0"/>
      <w:marBottom w:val="0"/>
      <w:divBdr>
        <w:top w:val="none" w:sz="0" w:space="0" w:color="auto"/>
        <w:left w:val="none" w:sz="0" w:space="0" w:color="auto"/>
        <w:bottom w:val="none" w:sz="0" w:space="0" w:color="auto"/>
        <w:right w:val="none" w:sz="0" w:space="0" w:color="auto"/>
      </w:divBdr>
    </w:div>
    <w:div w:id="494301466">
      <w:bodyDiv w:val="1"/>
      <w:marLeft w:val="0"/>
      <w:marRight w:val="0"/>
      <w:marTop w:val="0"/>
      <w:marBottom w:val="0"/>
      <w:divBdr>
        <w:top w:val="none" w:sz="0" w:space="0" w:color="auto"/>
        <w:left w:val="none" w:sz="0" w:space="0" w:color="auto"/>
        <w:bottom w:val="none" w:sz="0" w:space="0" w:color="auto"/>
        <w:right w:val="none" w:sz="0" w:space="0" w:color="auto"/>
      </w:divBdr>
    </w:div>
    <w:div w:id="504175968">
      <w:bodyDiv w:val="1"/>
      <w:marLeft w:val="0"/>
      <w:marRight w:val="0"/>
      <w:marTop w:val="0"/>
      <w:marBottom w:val="0"/>
      <w:divBdr>
        <w:top w:val="none" w:sz="0" w:space="0" w:color="auto"/>
        <w:left w:val="none" w:sz="0" w:space="0" w:color="auto"/>
        <w:bottom w:val="none" w:sz="0" w:space="0" w:color="auto"/>
        <w:right w:val="none" w:sz="0" w:space="0" w:color="auto"/>
      </w:divBdr>
    </w:div>
    <w:div w:id="510143591">
      <w:bodyDiv w:val="1"/>
      <w:marLeft w:val="0"/>
      <w:marRight w:val="0"/>
      <w:marTop w:val="0"/>
      <w:marBottom w:val="0"/>
      <w:divBdr>
        <w:top w:val="none" w:sz="0" w:space="0" w:color="auto"/>
        <w:left w:val="none" w:sz="0" w:space="0" w:color="auto"/>
        <w:bottom w:val="none" w:sz="0" w:space="0" w:color="auto"/>
        <w:right w:val="none" w:sz="0" w:space="0" w:color="auto"/>
      </w:divBdr>
    </w:div>
    <w:div w:id="514269456">
      <w:bodyDiv w:val="1"/>
      <w:marLeft w:val="0"/>
      <w:marRight w:val="0"/>
      <w:marTop w:val="0"/>
      <w:marBottom w:val="0"/>
      <w:divBdr>
        <w:top w:val="none" w:sz="0" w:space="0" w:color="auto"/>
        <w:left w:val="none" w:sz="0" w:space="0" w:color="auto"/>
        <w:bottom w:val="none" w:sz="0" w:space="0" w:color="auto"/>
        <w:right w:val="none" w:sz="0" w:space="0" w:color="auto"/>
      </w:divBdr>
    </w:div>
    <w:div w:id="527453932">
      <w:bodyDiv w:val="1"/>
      <w:marLeft w:val="0"/>
      <w:marRight w:val="0"/>
      <w:marTop w:val="0"/>
      <w:marBottom w:val="0"/>
      <w:divBdr>
        <w:top w:val="none" w:sz="0" w:space="0" w:color="auto"/>
        <w:left w:val="none" w:sz="0" w:space="0" w:color="auto"/>
        <w:bottom w:val="none" w:sz="0" w:space="0" w:color="auto"/>
        <w:right w:val="none" w:sz="0" w:space="0" w:color="auto"/>
      </w:divBdr>
    </w:div>
    <w:div w:id="543448069">
      <w:bodyDiv w:val="1"/>
      <w:marLeft w:val="0"/>
      <w:marRight w:val="0"/>
      <w:marTop w:val="0"/>
      <w:marBottom w:val="0"/>
      <w:divBdr>
        <w:top w:val="none" w:sz="0" w:space="0" w:color="auto"/>
        <w:left w:val="none" w:sz="0" w:space="0" w:color="auto"/>
        <w:bottom w:val="none" w:sz="0" w:space="0" w:color="auto"/>
        <w:right w:val="none" w:sz="0" w:space="0" w:color="auto"/>
      </w:divBdr>
      <w:divsChild>
        <w:div w:id="1263761711">
          <w:marLeft w:val="0"/>
          <w:marRight w:val="0"/>
          <w:marTop w:val="0"/>
          <w:marBottom w:val="0"/>
          <w:divBdr>
            <w:top w:val="none" w:sz="0" w:space="0" w:color="auto"/>
            <w:left w:val="none" w:sz="0" w:space="0" w:color="auto"/>
            <w:bottom w:val="none" w:sz="0" w:space="0" w:color="auto"/>
            <w:right w:val="none" w:sz="0" w:space="0" w:color="auto"/>
          </w:divBdr>
        </w:div>
      </w:divsChild>
    </w:div>
    <w:div w:id="567377465">
      <w:bodyDiv w:val="1"/>
      <w:marLeft w:val="0"/>
      <w:marRight w:val="0"/>
      <w:marTop w:val="0"/>
      <w:marBottom w:val="0"/>
      <w:divBdr>
        <w:top w:val="none" w:sz="0" w:space="0" w:color="auto"/>
        <w:left w:val="none" w:sz="0" w:space="0" w:color="auto"/>
        <w:bottom w:val="none" w:sz="0" w:space="0" w:color="auto"/>
        <w:right w:val="none" w:sz="0" w:space="0" w:color="auto"/>
      </w:divBdr>
    </w:div>
    <w:div w:id="580062374">
      <w:bodyDiv w:val="1"/>
      <w:marLeft w:val="0"/>
      <w:marRight w:val="0"/>
      <w:marTop w:val="0"/>
      <w:marBottom w:val="0"/>
      <w:divBdr>
        <w:top w:val="none" w:sz="0" w:space="0" w:color="auto"/>
        <w:left w:val="none" w:sz="0" w:space="0" w:color="auto"/>
        <w:bottom w:val="none" w:sz="0" w:space="0" w:color="auto"/>
        <w:right w:val="none" w:sz="0" w:space="0" w:color="auto"/>
      </w:divBdr>
    </w:div>
    <w:div w:id="595747306">
      <w:bodyDiv w:val="1"/>
      <w:marLeft w:val="0"/>
      <w:marRight w:val="0"/>
      <w:marTop w:val="0"/>
      <w:marBottom w:val="0"/>
      <w:divBdr>
        <w:top w:val="none" w:sz="0" w:space="0" w:color="auto"/>
        <w:left w:val="none" w:sz="0" w:space="0" w:color="auto"/>
        <w:bottom w:val="none" w:sz="0" w:space="0" w:color="auto"/>
        <w:right w:val="none" w:sz="0" w:space="0" w:color="auto"/>
      </w:divBdr>
    </w:div>
    <w:div w:id="601257124">
      <w:bodyDiv w:val="1"/>
      <w:marLeft w:val="0"/>
      <w:marRight w:val="0"/>
      <w:marTop w:val="0"/>
      <w:marBottom w:val="0"/>
      <w:divBdr>
        <w:top w:val="none" w:sz="0" w:space="0" w:color="auto"/>
        <w:left w:val="none" w:sz="0" w:space="0" w:color="auto"/>
        <w:bottom w:val="none" w:sz="0" w:space="0" w:color="auto"/>
        <w:right w:val="none" w:sz="0" w:space="0" w:color="auto"/>
      </w:divBdr>
    </w:div>
    <w:div w:id="623847191">
      <w:bodyDiv w:val="1"/>
      <w:marLeft w:val="0"/>
      <w:marRight w:val="0"/>
      <w:marTop w:val="0"/>
      <w:marBottom w:val="0"/>
      <w:divBdr>
        <w:top w:val="none" w:sz="0" w:space="0" w:color="auto"/>
        <w:left w:val="none" w:sz="0" w:space="0" w:color="auto"/>
        <w:bottom w:val="none" w:sz="0" w:space="0" w:color="auto"/>
        <w:right w:val="none" w:sz="0" w:space="0" w:color="auto"/>
      </w:divBdr>
    </w:div>
    <w:div w:id="626014588">
      <w:bodyDiv w:val="1"/>
      <w:marLeft w:val="0"/>
      <w:marRight w:val="0"/>
      <w:marTop w:val="0"/>
      <w:marBottom w:val="0"/>
      <w:divBdr>
        <w:top w:val="none" w:sz="0" w:space="0" w:color="auto"/>
        <w:left w:val="none" w:sz="0" w:space="0" w:color="auto"/>
        <w:bottom w:val="none" w:sz="0" w:space="0" w:color="auto"/>
        <w:right w:val="none" w:sz="0" w:space="0" w:color="auto"/>
      </w:divBdr>
    </w:div>
    <w:div w:id="677730817">
      <w:bodyDiv w:val="1"/>
      <w:marLeft w:val="0"/>
      <w:marRight w:val="0"/>
      <w:marTop w:val="0"/>
      <w:marBottom w:val="0"/>
      <w:divBdr>
        <w:top w:val="none" w:sz="0" w:space="0" w:color="auto"/>
        <w:left w:val="none" w:sz="0" w:space="0" w:color="auto"/>
        <w:bottom w:val="none" w:sz="0" w:space="0" w:color="auto"/>
        <w:right w:val="none" w:sz="0" w:space="0" w:color="auto"/>
      </w:divBdr>
      <w:divsChild>
        <w:div w:id="1456168711">
          <w:marLeft w:val="0"/>
          <w:marRight w:val="0"/>
          <w:marTop w:val="0"/>
          <w:marBottom w:val="0"/>
          <w:divBdr>
            <w:top w:val="none" w:sz="0" w:space="0" w:color="auto"/>
            <w:left w:val="none" w:sz="0" w:space="0" w:color="auto"/>
            <w:bottom w:val="none" w:sz="0" w:space="0" w:color="auto"/>
            <w:right w:val="none" w:sz="0" w:space="0" w:color="auto"/>
          </w:divBdr>
        </w:div>
      </w:divsChild>
    </w:div>
    <w:div w:id="733628402">
      <w:bodyDiv w:val="1"/>
      <w:marLeft w:val="0"/>
      <w:marRight w:val="0"/>
      <w:marTop w:val="0"/>
      <w:marBottom w:val="0"/>
      <w:divBdr>
        <w:top w:val="none" w:sz="0" w:space="0" w:color="auto"/>
        <w:left w:val="none" w:sz="0" w:space="0" w:color="auto"/>
        <w:bottom w:val="none" w:sz="0" w:space="0" w:color="auto"/>
        <w:right w:val="none" w:sz="0" w:space="0" w:color="auto"/>
      </w:divBdr>
      <w:divsChild>
        <w:div w:id="1308897888">
          <w:marLeft w:val="0"/>
          <w:marRight w:val="0"/>
          <w:marTop w:val="0"/>
          <w:marBottom w:val="0"/>
          <w:divBdr>
            <w:top w:val="none" w:sz="0" w:space="0" w:color="auto"/>
            <w:left w:val="none" w:sz="0" w:space="0" w:color="auto"/>
            <w:bottom w:val="none" w:sz="0" w:space="0" w:color="auto"/>
            <w:right w:val="none" w:sz="0" w:space="0" w:color="auto"/>
          </w:divBdr>
        </w:div>
      </w:divsChild>
    </w:div>
    <w:div w:id="736585655">
      <w:bodyDiv w:val="1"/>
      <w:marLeft w:val="0"/>
      <w:marRight w:val="0"/>
      <w:marTop w:val="0"/>
      <w:marBottom w:val="0"/>
      <w:divBdr>
        <w:top w:val="none" w:sz="0" w:space="0" w:color="auto"/>
        <w:left w:val="none" w:sz="0" w:space="0" w:color="auto"/>
        <w:bottom w:val="none" w:sz="0" w:space="0" w:color="auto"/>
        <w:right w:val="none" w:sz="0" w:space="0" w:color="auto"/>
      </w:divBdr>
    </w:div>
    <w:div w:id="738094489">
      <w:bodyDiv w:val="1"/>
      <w:marLeft w:val="0"/>
      <w:marRight w:val="0"/>
      <w:marTop w:val="0"/>
      <w:marBottom w:val="0"/>
      <w:divBdr>
        <w:top w:val="none" w:sz="0" w:space="0" w:color="auto"/>
        <w:left w:val="none" w:sz="0" w:space="0" w:color="auto"/>
        <w:bottom w:val="none" w:sz="0" w:space="0" w:color="auto"/>
        <w:right w:val="none" w:sz="0" w:space="0" w:color="auto"/>
      </w:divBdr>
    </w:div>
    <w:div w:id="753937869">
      <w:bodyDiv w:val="1"/>
      <w:marLeft w:val="0"/>
      <w:marRight w:val="0"/>
      <w:marTop w:val="0"/>
      <w:marBottom w:val="0"/>
      <w:divBdr>
        <w:top w:val="none" w:sz="0" w:space="0" w:color="auto"/>
        <w:left w:val="none" w:sz="0" w:space="0" w:color="auto"/>
        <w:bottom w:val="none" w:sz="0" w:space="0" w:color="auto"/>
        <w:right w:val="none" w:sz="0" w:space="0" w:color="auto"/>
      </w:divBdr>
    </w:div>
    <w:div w:id="784034032">
      <w:bodyDiv w:val="1"/>
      <w:marLeft w:val="0"/>
      <w:marRight w:val="0"/>
      <w:marTop w:val="0"/>
      <w:marBottom w:val="0"/>
      <w:divBdr>
        <w:top w:val="none" w:sz="0" w:space="0" w:color="auto"/>
        <w:left w:val="none" w:sz="0" w:space="0" w:color="auto"/>
        <w:bottom w:val="none" w:sz="0" w:space="0" w:color="auto"/>
        <w:right w:val="none" w:sz="0" w:space="0" w:color="auto"/>
      </w:divBdr>
      <w:divsChild>
        <w:div w:id="546835812">
          <w:marLeft w:val="0"/>
          <w:marRight w:val="0"/>
          <w:marTop w:val="0"/>
          <w:marBottom w:val="0"/>
          <w:divBdr>
            <w:top w:val="none" w:sz="0" w:space="0" w:color="auto"/>
            <w:left w:val="none" w:sz="0" w:space="0" w:color="auto"/>
            <w:bottom w:val="none" w:sz="0" w:space="0" w:color="auto"/>
            <w:right w:val="none" w:sz="0" w:space="0" w:color="auto"/>
          </w:divBdr>
          <w:divsChild>
            <w:div w:id="1274824776">
              <w:marLeft w:val="0"/>
              <w:marRight w:val="0"/>
              <w:marTop w:val="0"/>
              <w:marBottom w:val="0"/>
              <w:divBdr>
                <w:top w:val="none" w:sz="0" w:space="0" w:color="auto"/>
                <w:left w:val="none" w:sz="0" w:space="0" w:color="auto"/>
                <w:bottom w:val="none" w:sz="0" w:space="0" w:color="auto"/>
                <w:right w:val="none" w:sz="0" w:space="0" w:color="auto"/>
              </w:divBdr>
              <w:divsChild>
                <w:div w:id="161456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333392">
      <w:bodyDiv w:val="1"/>
      <w:marLeft w:val="0"/>
      <w:marRight w:val="0"/>
      <w:marTop w:val="0"/>
      <w:marBottom w:val="0"/>
      <w:divBdr>
        <w:top w:val="none" w:sz="0" w:space="0" w:color="auto"/>
        <w:left w:val="none" w:sz="0" w:space="0" w:color="auto"/>
        <w:bottom w:val="none" w:sz="0" w:space="0" w:color="auto"/>
        <w:right w:val="none" w:sz="0" w:space="0" w:color="auto"/>
      </w:divBdr>
    </w:div>
    <w:div w:id="805045717">
      <w:bodyDiv w:val="1"/>
      <w:marLeft w:val="0"/>
      <w:marRight w:val="0"/>
      <w:marTop w:val="0"/>
      <w:marBottom w:val="0"/>
      <w:divBdr>
        <w:top w:val="none" w:sz="0" w:space="0" w:color="auto"/>
        <w:left w:val="none" w:sz="0" w:space="0" w:color="auto"/>
        <w:bottom w:val="none" w:sz="0" w:space="0" w:color="auto"/>
        <w:right w:val="none" w:sz="0" w:space="0" w:color="auto"/>
      </w:divBdr>
    </w:div>
    <w:div w:id="824205959">
      <w:bodyDiv w:val="1"/>
      <w:marLeft w:val="0"/>
      <w:marRight w:val="0"/>
      <w:marTop w:val="0"/>
      <w:marBottom w:val="0"/>
      <w:divBdr>
        <w:top w:val="none" w:sz="0" w:space="0" w:color="auto"/>
        <w:left w:val="none" w:sz="0" w:space="0" w:color="auto"/>
        <w:bottom w:val="none" w:sz="0" w:space="0" w:color="auto"/>
        <w:right w:val="none" w:sz="0" w:space="0" w:color="auto"/>
      </w:divBdr>
    </w:div>
    <w:div w:id="824323569">
      <w:bodyDiv w:val="1"/>
      <w:marLeft w:val="0"/>
      <w:marRight w:val="0"/>
      <w:marTop w:val="0"/>
      <w:marBottom w:val="0"/>
      <w:divBdr>
        <w:top w:val="none" w:sz="0" w:space="0" w:color="auto"/>
        <w:left w:val="none" w:sz="0" w:space="0" w:color="auto"/>
        <w:bottom w:val="none" w:sz="0" w:space="0" w:color="auto"/>
        <w:right w:val="none" w:sz="0" w:space="0" w:color="auto"/>
      </w:divBdr>
      <w:divsChild>
        <w:div w:id="1472016112">
          <w:marLeft w:val="0"/>
          <w:marRight w:val="0"/>
          <w:marTop w:val="0"/>
          <w:marBottom w:val="0"/>
          <w:divBdr>
            <w:top w:val="none" w:sz="0" w:space="0" w:color="auto"/>
            <w:left w:val="none" w:sz="0" w:space="0" w:color="auto"/>
            <w:bottom w:val="none" w:sz="0" w:space="0" w:color="auto"/>
            <w:right w:val="none" w:sz="0" w:space="0" w:color="auto"/>
          </w:divBdr>
        </w:div>
      </w:divsChild>
    </w:div>
    <w:div w:id="848132278">
      <w:bodyDiv w:val="1"/>
      <w:marLeft w:val="0"/>
      <w:marRight w:val="0"/>
      <w:marTop w:val="0"/>
      <w:marBottom w:val="0"/>
      <w:divBdr>
        <w:top w:val="none" w:sz="0" w:space="0" w:color="auto"/>
        <w:left w:val="none" w:sz="0" w:space="0" w:color="auto"/>
        <w:bottom w:val="none" w:sz="0" w:space="0" w:color="auto"/>
        <w:right w:val="none" w:sz="0" w:space="0" w:color="auto"/>
      </w:divBdr>
    </w:div>
    <w:div w:id="861433953">
      <w:bodyDiv w:val="1"/>
      <w:marLeft w:val="0"/>
      <w:marRight w:val="0"/>
      <w:marTop w:val="0"/>
      <w:marBottom w:val="0"/>
      <w:divBdr>
        <w:top w:val="none" w:sz="0" w:space="0" w:color="auto"/>
        <w:left w:val="none" w:sz="0" w:space="0" w:color="auto"/>
        <w:bottom w:val="none" w:sz="0" w:space="0" w:color="auto"/>
        <w:right w:val="none" w:sz="0" w:space="0" w:color="auto"/>
      </w:divBdr>
    </w:div>
    <w:div w:id="868838200">
      <w:bodyDiv w:val="1"/>
      <w:marLeft w:val="0"/>
      <w:marRight w:val="0"/>
      <w:marTop w:val="0"/>
      <w:marBottom w:val="0"/>
      <w:divBdr>
        <w:top w:val="none" w:sz="0" w:space="0" w:color="auto"/>
        <w:left w:val="none" w:sz="0" w:space="0" w:color="auto"/>
        <w:bottom w:val="none" w:sz="0" w:space="0" w:color="auto"/>
        <w:right w:val="none" w:sz="0" w:space="0" w:color="auto"/>
      </w:divBdr>
    </w:div>
    <w:div w:id="892816966">
      <w:bodyDiv w:val="1"/>
      <w:marLeft w:val="0"/>
      <w:marRight w:val="0"/>
      <w:marTop w:val="0"/>
      <w:marBottom w:val="0"/>
      <w:divBdr>
        <w:top w:val="none" w:sz="0" w:space="0" w:color="auto"/>
        <w:left w:val="none" w:sz="0" w:space="0" w:color="auto"/>
        <w:bottom w:val="none" w:sz="0" w:space="0" w:color="auto"/>
        <w:right w:val="none" w:sz="0" w:space="0" w:color="auto"/>
      </w:divBdr>
    </w:div>
    <w:div w:id="894242467">
      <w:bodyDiv w:val="1"/>
      <w:marLeft w:val="0"/>
      <w:marRight w:val="0"/>
      <w:marTop w:val="0"/>
      <w:marBottom w:val="0"/>
      <w:divBdr>
        <w:top w:val="none" w:sz="0" w:space="0" w:color="auto"/>
        <w:left w:val="none" w:sz="0" w:space="0" w:color="auto"/>
        <w:bottom w:val="none" w:sz="0" w:space="0" w:color="auto"/>
        <w:right w:val="none" w:sz="0" w:space="0" w:color="auto"/>
      </w:divBdr>
    </w:div>
    <w:div w:id="932594991">
      <w:bodyDiv w:val="1"/>
      <w:marLeft w:val="0"/>
      <w:marRight w:val="0"/>
      <w:marTop w:val="0"/>
      <w:marBottom w:val="0"/>
      <w:divBdr>
        <w:top w:val="none" w:sz="0" w:space="0" w:color="auto"/>
        <w:left w:val="none" w:sz="0" w:space="0" w:color="auto"/>
        <w:bottom w:val="none" w:sz="0" w:space="0" w:color="auto"/>
        <w:right w:val="none" w:sz="0" w:space="0" w:color="auto"/>
      </w:divBdr>
    </w:div>
    <w:div w:id="948513310">
      <w:bodyDiv w:val="1"/>
      <w:marLeft w:val="0"/>
      <w:marRight w:val="0"/>
      <w:marTop w:val="0"/>
      <w:marBottom w:val="0"/>
      <w:divBdr>
        <w:top w:val="none" w:sz="0" w:space="0" w:color="auto"/>
        <w:left w:val="none" w:sz="0" w:space="0" w:color="auto"/>
        <w:bottom w:val="none" w:sz="0" w:space="0" w:color="auto"/>
        <w:right w:val="none" w:sz="0" w:space="0" w:color="auto"/>
      </w:divBdr>
    </w:div>
    <w:div w:id="983968079">
      <w:bodyDiv w:val="1"/>
      <w:marLeft w:val="0"/>
      <w:marRight w:val="0"/>
      <w:marTop w:val="0"/>
      <w:marBottom w:val="0"/>
      <w:divBdr>
        <w:top w:val="none" w:sz="0" w:space="0" w:color="auto"/>
        <w:left w:val="none" w:sz="0" w:space="0" w:color="auto"/>
        <w:bottom w:val="none" w:sz="0" w:space="0" w:color="auto"/>
        <w:right w:val="none" w:sz="0" w:space="0" w:color="auto"/>
      </w:divBdr>
    </w:div>
    <w:div w:id="986516063">
      <w:bodyDiv w:val="1"/>
      <w:marLeft w:val="0"/>
      <w:marRight w:val="0"/>
      <w:marTop w:val="0"/>
      <w:marBottom w:val="0"/>
      <w:divBdr>
        <w:top w:val="none" w:sz="0" w:space="0" w:color="auto"/>
        <w:left w:val="none" w:sz="0" w:space="0" w:color="auto"/>
        <w:bottom w:val="none" w:sz="0" w:space="0" w:color="auto"/>
        <w:right w:val="none" w:sz="0" w:space="0" w:color="auto"/>
      </w:divBdr>
    </w:div>
    <w:div w:id="1021056074">
      <w:bodyDiv w:val="1"/>
      <w:marLeft w:val="0"/>
      <w:marRight w:val="0"/>
      <w:marTop w:val="0"/>
      <w:marBottom w:val="0"/>
      <w:divBdr>
        <w:top w:val="none" w:sz="0" w:space="0" w:color="auto"/>
        <w:left w:val="none" w:sz="0" w:space="0" w:color="auto"/>
        <w:bottom w:val="none" w:sz="0" w:space="0" w:color="auto"/>
        <w:right w:val="none" w:sz="0" w:space="0" w:color="auto"/>
      </w:divBdr>
    </w:div>
    <w:div w:id="1060791036">
      <w:bodyDiv w:val="1"/>
      <w:marLeft w:val="0"/>
      <w:marRight w:val="0"/>
      <w:marTop w:val="0"/>
      <w:marBottom w:val="0"/>
      <w:divBdr>
        <w:top w:val="none" w:sz="0" w:space="0" w:color="auto"/>
        <w:left w:val="none" w:sz="0" w:space="0" w:color="auto"/>
        <w:bottom w:val="none" w:sz="0" w:space="0" w:color="auto"/>
        <w:right w:val="none" w:sz="0" w:space="0" w:color="auto"/>
      </w:divBdr>
    </w:div>
    <w:div w:id="1115758869">
      <w:bodyDiv w:val="1"/>
      <w:marLeft w:val="0"/>
      <w:marRight w:val="0"/>
      <w:marTop w:val="0"/>
      <w:marBottom w:val="0"/>
      <w:divBdr>
        <w:top w:val="none" w:sz="0" w:space="0" w:color="auto"/>
        <w:left w:val="none" w:sz="0" w:space="0" w:color="auto"/>
        <w:bottom w:val="none" w:sz="0" w:space="0" w:color="auto"/>
        <w:right w:val="none" w:sz="0" w:space="0" w:color="auto"/>
      </w:divBdr>
    </w:div>
    <w:div w:id="1119567323">
      <w:bodyDiv w:val="1"/>
      <w:marLeft w:val="0"/>
      <w:marRight w:val="0"/>
      <w:marTop w:val="0"/>
      <w:marBottom w:val="0"/>
      <w:divBdr>
        <w:top w:val="none" w:sz="0" w:space="0" w:color="auto"/>
        <w:left w:val="none" w:sz="0" w:space="0" w:color="auto"/>
        <w:bottom w:val="none" w:sz="0" w:space="0" w:color="auto"/>
        <w:right w:val="none" w:sz="0" w:space="0" w:color="auto"/>
      </w:divBdr>
    </w:div>
    <w:div w:id="1136409023">
      <w:bodyDiv w:val="1"/>
      <w:marLeft w:val="0"/>
      <w:marRight w:val="0"/>
      <w:marTop w:val="0"/>
      <w:marBottom w:val="0"/>
      <w:divBdr>
        <w:top w:val="none" w:sz="0" w:space="0" w:color="auto"/>
        <w:left w:val="none" w:sz="0" w:space="0" w:color="auto"/>
        <w:bottom w:val="none" w:sz="0" w:space="0" w:color="auto"/>
        <w:right w:val="none" w:sz="0" w:space="0" w:color="auto"/>
      </w:divBdr>
    </w:div>
    <w:div w:id="1137144139">
      <w:bodyDiv w:val="1"/>
      <w:marLeft w:val="0"/>
      <w:marRight w:val="0"/>
      <w:marTop w:val="0"/>
      <w:marBottom w:val="0"/>
      <w:divBdr>
        <w:top w:val="none" w:sz="0" w:space="0" w:color="auto"/>
        <w:left w:val="none" w:sz="0" w:space="0" w:color="auto"/>
        <w:bottom w:val="none" w:sz="0" w:space="0" w:color="auto"/>
        <w:right w:val="none" w:sz="0" w:space="0" w:color="auto"/>
      </w:divBdr>
    </w:div>
    <w:div w:id="1139297669">
      <w:bodyDiv w:val="1"/>
      <w:marLeft w:val="0"/>
      <w:marRight w:val="0"/>
      <w:marTop w:val="0"/>
      <w:marBottom w:val="0"/>
      <w:divBdr>
        <w:top w:val="none" w:sz="0" w:space="0" w:color="auto"/>
        <w:left w:val="none" w:sz="0" w:space="0" w:color="auto"/>
        <w:bottom w:val="none" w:sz="0" w:space="0" w:color="auto"/>
        <w:right w:val="none" w:sz="0" w:space="0" w:color="auto"/>
      </w:divBdr>
      <w:divsChild>
        <w:div w:id="1641836787">
          <w:marLeft w:val="0"/>
          <w:marRight w:val="0"/>
          <w:marTop w:val="0"/>
          <w:marBottom w:val="0"/>
          <w:divBdr>
            <w:top w:val="none" w:sz="0" w:space="0" w:color="auto"/>
            <w:left w:val="none" w:sz="0" w:space="0" w:color="auto"/>
            <w:bottom w:val="none" w:sz="0" w:space="0" w:color="auto"/>
            <w:right w:val="none" w:sz="0" w:space="0" w:color="auto"/>
          </w:divBdr>
        </w:div>
      </w:divsChild>
    </w:div>
    <w:div w:id="1143808877">
      <w:bodyDiv w:val="1"/>
      <w:marLeft w:val="0"/>
      <w:marRight w:val="0"/>
      <w:marTop w:val="0"/>
      <w:marBottom w:val="0"/>
      <w:divBdr>
        <w:top w:val="none" w:sz="0" w:space="0" w:color="auto"/>
        <w:left w:val="none" w:sz="0" w:space="0" w:color="auto"/>
        <w:bottom w:val="none" w:sz="0" w:space="0" w:color="auto"/>
        <w:right w:val="none" w:sz="0" w:space="0" w:color="auto"/>
      </w:divBdr>
    </w:div>
    <w:div w:id="1156841959">
      <w:bodyDiv w:val="1"/>
      <w:marLeft w:val="0"/>
      <w:marRight w:val="0"/>
      <w:marTop w:val="0"/>
      <w:marBottom w:val="0"/>
      <w:divBdr>
        <w:top w:val="none" w:sz="0" w:space="0" w:color="auto"/>
        <w:left w:val="none" w:sz="0" w:space="0" w:color="auto"/>
        <w:bottom w:val="none" w:sz="0" w:space="0" w:color="auto"/>
        <w:right w:val="none" w:sz="0" w:space="0" w:color="auto"/>
      </w:divBdr>
    </w:div>
    <w:div w:id="1226843016">
      <w:bodyDiv w:val="1"/>
      <w:marLeft w:val="0"/>
      <w:marRight w:val="0"/>
      <w:marTop w:val="0"/>
      <w:marBottom w:val="0"/>
      <w:divBdr>
        <w:top w:val="none" w:sz="0" w:space="0" w:color="auto"/>
        <w:left w:val="none" w:sz="0" w:space="0" w:color="auto"/>
        <w:bottom w:val="none" w:sz="0" w:space="0" w:color="auto"/>
        <w:right w:val="none" w:sz="0" w:space="0" w:color="auto"/>
      </w:divBdr>
    </w:div>
    <w:div w:id="1232810202">
      <w:bodyDiv w:val="1"/>
      <w:marLeft w:val="0"/>
      <w:marRight w:val="0"/>
      <w:marTop w:val="0"/>
      <w:marBottom w:val="0"/>
      <w:divBdr>
        <w:top w:val="none" w:sz="0" w:space="0" w:color="auto"/>
        <w:left w:val="none" w:sz="0" w:space="0" w:color="auto"/>
        <w:bottom w:val="none" w:sz="0" w:space="0" w:color="auto"/>
        <w:right w:val="none" w:sz="0" w:space="0" w:color="auto"/>
      </w:divBdr>
    </w:div>
    <w:div w:id="1261720715">
      <w:bodyDiv w:val="1"/>
      <w:marLeft w:val="0"/>
      <w:marRight w:val="0"/>
      <w:marTop w:val="0"/>
      <w:marBottom w:val="0"/>
      <w:divBdr>
        <w:top w:val="none" w:sz="0" w:space="0" w:color="auto"/>
        <w:left w:val="none" w:sz="0" w:space="0" w:color="auto"/>
        <w:bottom w:val="none" w:sz="0" w:space="0" w:color="auto"/>
        <w:right w:val="none" w:sz="0" w:space="0" w:color="auto"/>
      </w:divBdr>
    </w:div>
    <w:div w:id="1273365695">
      <w:bodyDiv w:val="1"/>
      <w:marLeft w:val="0"/>
      <w:marRight w:val="0"/>
      <w:marTop w:val="0"/>
      <w:marBottom w:val="0"/>
      <w:divBdr>
        <w:top w:val="none" w:sz="0" w:space="0" w:color="auto"/>
        <w:left w:val="none" w:sz="0" w:space="0" w:color="auto"/>
        <w:bottom w:val="none" w:sz="0" w:space="0" w:color="auto"/>
        <w:right w:val="none" w:sz="0" w:space="0" w:color="auto"/>
      </w:divBdr>
      <w:divsChild>
        <w:div w:id="870263486">
          <w:marLeft w:val="0"/>
          <w:marRight w:val="0"/>
          <w:marTop w:val="0"/>
          <w:marBottom w:val="0"/>
          <w:divBdr>
            <w:top w:val="none" w:sz="0" w:space="0" w:color="auto"/>
            <w:left w:val="none" w:sz="0" w:space="0" w:color="auto"/>
            <w:bottom w:val="none" w:sz="0" w:space="0" w:color="auto"/>
            <w:right w:val="none" w:sz="0" w:space="0" w:color="auto"/>
          </w:divBdr>
        </w:div>
      </w:divsChild>
    </w:div>
    <w:div w:id="1273436520">
      <w:bodyDiv w:val="1"/>
      <w:marLeft w:val="0"/>
      <w:marRight w:val="0"/>
      <w:marTop w:val="0"/>
      <w:marBottom w:val="0"/>
      <w:divBdr>
        <w:top w:val="none" w:sz="0" w:space="0" w:color="auto"/>
        <w:left w:val="none" w:sz="0" w:space="0" w:color="auto"/>
        <w:bottom w:val="none" w:sz="0" w:space="0" w:color="auto"/>
        <w:right w:val="none" w:sz="0" w:space="0" w:color="auto"/>
      </w:divBdr>
    </w:div>
    <w:div w:id="1295212558">
      <w:bodyDiv w:val="1"/>
      <w:marLeft w:val="0"/>
      <w:marRight w:val="0"/>
      <w:marTop w:val="0"/>
      <w:marBottom w:val="0"/>
      <w:divBdr>
        <w:top w:val="none" w:sz="0" w:space="0" w:color="auto"/>
        <w:left w:val="none" w:sz="0" w:space="0" w:color="auto"/>
        <w:bottom w:val="none" w:sz="0" w:space="0" w:color="auto"/>
        <w:right w:val="none" w:sz="0" w:space="0" w:color="auto"/>
      </w:divBdr>
    </w:div>
    <w:div w:id="1310790872">
      <w:bodyDiv w:val="1"/>
      <w:marLeft w:val="0"/>
      <w:marRight w:val="0"/>
      <w:marTop w:val="0"/>
      <w:marBottom w:val="0"/>
      <w:divBdr>
        <w:top w:val="none" w:sz="0" w:space="0" w:color="auto"/>
        <w:left w:val="none" w:sz="0" w:space="0" w:color="auto"/>
        <w:bottom w:val="none" w:sz="0" w:space="0" w:color="auto"/>
        <w:right w:val="none" w:sz="0" w:space="0" w:color="auto"/>
      </w:divBdr>
    </w:div>
    <w:div w:id="1321889576">
      <w:bodyDiv w:val="1"/>
      <w:marLeft w:val="0"/>
      <w:marRight w:val="0"/>
      <w:marTop w:val="0"/>
      <w:marBottom w:val="0"/>
      <w:divBdr>
        <w:top w:val="none" w:sz="0" w:space="0" w:color="auto"/>
        <w:left w:val="none" w:sz="0" w:space="0" w:color="auto"/>
        <w:bottom w:val="none" w:sz="0" w:space="0" w:color="auto"/>
        <w:right w:val="none" w:sz="0" w:space="0" w:color="auto"/>
      </w:divBdr>
    </w:div>
    <w:div w:id="1326546485">
      <w:bodyDiv w:val="1"/>
      <w:marLeft w:val="0"/>
      <w:marRight w:val="0"/>
      <w:marTop w:val="0"/>
      <w:marBottom w:val="0"/>
      <w:divBdr>
        <w:top w:val="none" w:sz="0" w:space="0" w:color="auto"/>
        <w:left w:val="none" w:sz="0" w:space="0" w:color="auto"/>
        <w:bottom w:val="none" w:sz="0" w:space="0" w:color="auto"/>
        <w:right w:val="none" w:sz="0" w:space="0" w:color="auto"/>
      </w:divBdr>
    </w:div>
    <w:div w:id="1375039338">
      <w:bodyDiv w:val="1"/>
      <w:marLeft w:val="0"/>
      <w:marRight w:val="0"/>
      <w:marTop w:val="0"/>
      <w:marBottom w:val="0"/>
      <w:divBdr>
        <w:top w:val="none" w:sz="0" w:space="0" w:color="auto"/>
        <w:left w:val="none" w:sz="0" w:space="0" w:color="auto"/>
        <w:bottom w:val="none" w:sz="0" w:space="0" w:color="auto"/>
        <w:right w:val="none" w:sz="0" w:space="0" w:color="auto"/>
      </w:divBdr>
    </w:div>
    <w:div w:id="1377313006">
      <w:bodyDiv w:val="1"/>
      <w:marLeft w:val="0"/>
      <w:marRight w:val="0"/>
      <w:marTop w:val="0"/>
      <w:marBottom w:val="0"/>
      <w:divBdr>
        <w:top w:val="none" w:sz="0" w:space="0" w:color="auto"/>
        <w:left w:val="none" w:sz="0" w:space="0" w:color="auto"/>
        <w:bottom w:val="none" w:sz="0" w:space="0" w:color="auto"/>
        <w:right w:val="none" w:sz="0" w:space="0" w:color="auto"/>
      </w:divBdr>
    </w:div>
    <w:div w:id="1400522318">
      <w:bodyDiv w:val="1"/>
      <w:marLeft w:val="0"/>
      <w:marRight w:val="0"/>
      <w:marTop w:val="0"/>
      <w:marBottom w:val="0"/>
      <w:divBdr>
        <w:top w:val="none" w:sz="0" w:space="0" w:color="auto"/>
        <w:left w:val="none" w:sz="0" w:space="0" w:color="auto"/>
        <w:bottom w:val="none" w:sz="0" w:space="0" w:color="auto"/>
        <w:right w:val="none" w:sz="0" w:space="0" w:color="auto"/>
      </w:divBdr>
    </w:div>
    <w:div w:id="1431126074">
      <w:bodyDiv w:val="1"/>
      <w:marLeft w:val="0"/>
      <w:marRight w:val="0"/>
      <w:marTop w:val="0"/>
      <w:marBottom w:val="0"/>
      <w:divBdr>
        <w:top w:val="none" w:sz="0" w:space="0" w:color="auto"/>
        <w:left w:val="none" w:sz="0" w:space="0" w:color="auto"/>
        <w:bottom w:val="none" w:sz="0" w:space="0" w:color="auto"/>
        <w:right w:val="none" w:sz="0" w:space="0" w:color="auto"/>
      </w:divBdr>
    </w:div>
    <w:div w:id="1468549400">
      <w:bodyDiv w:val="1"/>
      <w:marLeft w:val="0"/>
      <w:marRight w:val="0"/>
      <w:marTop w:val="0"/>
      <w:marBottom w:val="0"/>
      <w:divBdr>
        <w:top w:val="none" w:sz="0" w:space="0" w:color="auto"/>
        <w:left w:val="none" w:sz="0" w:space="0" w:color="auto"/>
        <w:bottom w:val="none" w:sz="0" w:space="0" w:color="auto"/>
        <w:right w:val="none" w:sz="0" w:space="0" w:color="auto"/>
      </w:divBdr>
    </w:div>
    <w:div w:id="1472163925">
      <w:bodyDiv w:val="1"/>
      <w:marLeft w:val="0"/>
      <w:marRight w:val="0"/>
      <w:marTop w:val="0"/>
      <w:marBottom w:val="0"/>
      <w:divBdr>
        <w:top w:val="none" w:sz="0" w:space="0" w:color="auto"/>
        <w:left w:val="none" w:sz="0" w:space="0" w:color="auto"/>
        <w:bottom w:val="none" w:sz="0" w:space="0" w:color="auto"/>
        <w:right w:val="none" w:sz="0" w:space="0" w:color="auto"/>
      </w:divBdr>
    </w:div>
    <w:div w:id="1475490847">
      <w:bodyDiv w:val="1"/>
      <w:marLeft w:val="0"/>
      <w:marRight w:val="0"/>
      <w:marTop w:val="0"/>
      <w:marBottom w:val="0"/>
      <w:divBdr>
        <w:top w:val="none" w:sz="0" w:space="0" w:color="auto"/>
        <w:left w:val="none" w:sz="0" w:space="0" w:color="auto"/>
        <w:bottom w:val="none" w:sz="0" w:space="0" w:color="auto"/>
        <w:right w:val="none" w:sz="0" w:space="0" w:color="auto"/>
      </w:divBdr>
    </w:div>
    <w:div w:id="1485389763">
      <w:bodyDiv w:val="1"/>
      <w:marLeft w:val="0"/>
      <w:marRight w:val="0"/>
      <w:marTop w:val="0"/>
      <w:marBottom w:val="0"/>
      <w:divBdr>
        <w:top w:val="none" w:sz="0" w:space="0" w:color="auto"/>
        <w:left w:val="none" w:sz="0" w:space="0" w:color="auto"/>
        <w:bottom w:val="none" w:sz="0" w:space="0" w:color="auto"/>
        <w:right w:val="none" w:sz="0" w:space="0" w:color="auto"/>
      </w:divBdr>
    </w:div>
    <w:div w:id="1485393494">
      <w:bodyDiv w:val="1"/>
      <w:marLeft w:val="0"/>
      <w:marRight w:val="0"/>
      <w:marTop w:val="0"/>
      <w:marBottom w:val="0"/>
      <w:divBdr>
        <w:top w:val="none" w:sz="0" w:space="0" w:color="auto"/>
        <w:left w:val="none" w:sz="0" w:space="0" w:color="auto"/>
        <w:bottom w:val="none" w:sz="0" w:space="0" w:color="auto"/>
        <w:right w:val="none" w:sz="0" w:space="0" w:color="auto"/>
      </w:divBdr>
    </w:div>
    <w:div w:id="1492600029">
      <w:bodyDiv w:val="1"/>
      <w:marLeft w:val="0"/>
      <w:marRight w:val="0"/>
      <w:marTop w:val="0"/>
      <w:marBottom w:val="0"/>
      <w:divBdr>
        <w:top w:val="none" w:sz="0" w:space="0" w:color="auto"/>
        <w:left w:val="none" w:sz="0" w:space="0" w:color="auto"/>
        <w:bottom w:val="none" w:sz="0" w:space="0" w:color="auto"/>
        <w:right w:val="none" w:sz="0" w:space="0" w:color="auto"/>
      </w:divBdr>
    </w:div>
    <w:div w:id="1496604114">
      <w:bodyDiv w:val="1"/>
      <w:marLeft w:val="0"/>
      <w:marRight w:val="0"/>
      <w:marTop w:val="0"/>
      <w:marBottom w:val="0"/>
      <w:divBdr>
        <w:top w:val="none" w:sz="0" w:space="0" w:color="auto"/>
        <w:left w:val="none" w:sz="0" w:space="0" w:color="auto"/>
        <w:bottom w:val="none" w:sz="0" w:space="0" w:color="auto"/>
        <w:right w:val="none" w:sz="0" w:space="0" w:color="auto"/>
      </w:divBdr>
    </w:div>
    <w:div w:id="1498836605">
      <w:bodyDiv w:val="1"/>
      <w:marLeft w:val="0"/>
      <w:marRight w:val="0"/>
      <w:marTop w:val="0"/>
      <w:marBottom w:val="0"/>
      <w:divBdr>
        <w:top w:val="none" w:sz="0" w:space="0" w:color="auto"/>
        <w:left w:val="none" w:sz="0" w:space="0" w:color="auto"/>
        <w:bottom w:val="none" w:sz="0" w:space="0" w:color="auto"/>
        <w:right w:val="none" w:sz="0" w:space="0" w:color="auto"/>
      </w:divBdr>
    </w:div>
    <w:div w:id="1550070123">
      <w:bodyDiv w:val="1"/>
      <w:marLeft w:val="0"/>
      <w:marRight w:val="0"/>
      <w:marTop w:val="0"/>
      <w:marBottom w:val="0"/>
      <w:divBdr>
        <w:top w:val="none" w:sz="0" w:space="0" w:color="auto"/>
        <w:left w:val="none" w:sz="0" w:space="0" w:color="auto"/>
        <w:bottom w:val="none" w:sz="0" w:space="0" w:color="auto"/>
        <w:right w:val="none" w:sz="0" w:space="0" w:color="auto"/>
      </w:divBdr>
    </w:div>
    <w:div w:id="1609041786">
      <w:bodyDiv w:val="1"/>
      <w:marLeft w:val="0"/>
      <w:marRight w:val="0"/>
      <w:marTop w:val="0"/>
      <w:marBottom w:val="0"/>
      <w:divBdr>
        <w:top w:val="none" w:sz="0" w:space="0" w:color="auto"/>
        <w:left w:val="none" w:sz="0" w:space="0" w:color="auto"/>
        <w:bottom w:val="none" w:sz="0" w:space="0" w:color="auto"/>
        <w:right w:val="none" w:sz="0" w:space="0" w:color="auto"/>
      </w:divBdr>
    </w:div>
    <w:div w:id="1625040894">
      <w:bodyDiv w:val="1"/>
      <w:marLeft w:val="0"/>
      <w:marRight w:val="0"/>
      <w:marTop w:val="0"/>
      <w:marBottom w:val="0"/>
      <w:divBdr>
        <w:top w:val="none" w:sz="0" w:space="0" w:color="auto"/>
        <w:left w:val="none" w:sz="0" w:space="0" w:color="auto"/>
        <w:bottom w:val="none" w:sz="0" w:space="0" w:color="auto"/>
        <w:right w:val="none" w:sz="0" w:space="0" w:color="auto"/>
      </w:divBdr>
    </w:div>
    <w:div w:id="1627463997">
      <w:bodyDiv w:val="1"/>
      <w:marLeft w:val="0"/>
      <w:marRight w:val="0"/>
      <w:marTop w:val="0"/>
      <w:marBottom w:val="0"/>
      <w:divBdr>
        <w:top w:val="none" w:sz="0" w:space="0" w:color="auto"/>
        <w:left w:val="none" w:sz="0" w:space="0" w:color="auto"/>
        <w:bottom w:val="none" w:sz="0" w:space="0" w:color="auto"/>
        <w:right w:val="none" w:sz="0" w:space="0" w:color="auto"/>
      </w:divBdr>
    </w:div>
    <w:div w:id="1647397852">
      <w:bodyDiv w:val="1"/>
      <w:marLeft w:val="0"/>
      <w:marRight w:val="0"/>
      <w:marTop w:val="0"/>
      <w:marBottom w:val="0"/>
      <w:divBdr>
        <w:top w:val="none" w:sz="0" w:space="0" w:color="auto"/>
        <w:left w:val="none" w:sz="0" w:space="0" w:color="auto"/>
        <w:bottom w:val="none" w:sz="0" w:space="0" w:color="auto"/>
        <w:right w:val="none" w:sz="0" w:space="0" w:color="auto"/>
      </w:divBdr>
    </w:div>
    <w:div w:id="1648976378">
      <w:bodyDiv w:val="1"/>
      <w:marLeft w:val="0"/>
      <w:marRight w:val="0"/>
      <w:marTop w:val="0"/>
      <w:marBottom w:val="0"/>
      <w:divBdr>
        <w:top w:val="none" w:sz="0" w:space="0" w:color="auto"/>
        <w:left w:val="none" w:sz="0" w:space="0" w:color="auto"/>
        <w:bottom w:val="none" w:sz="0" w:space="0" w:color="auto"/>
        <w:right w:val="none" w:sz="0" w:space="0" w:color="auto"/>
      </w:divBdr>
    </w:div>
    <w:div w:id="1663314812">
      <w:bodyDiv w:val="1"/>
      <w:marLeft w:val="0"/>
      <w:marRight w:val="0"/>
      <w:marTop w:val="0"/>
      <w:marBottom w:val="0"/>
      <w:divBdr>
        <w:top w:val="none" w:sz="0" w:space="0" w:color="auto"/>
        <w:left w:val="none" w:sz="0" w:space="0" w:color="auto"/>
        <w:bottom w:val="none" w:sz="0" w:space="0" w:color="auto"/>
        <w:right w:val="none" w:sz="0" w:space="0" w:color="auto"/>
      </w:divBdr>
    </w:div>
    <w:div w:id="1682121373">
      <w:bodyDiv w:val="1"/>
      <w:marLeft w:val="0"/>
      <w:marRight w:val="0"/>
      <w:marTop w:val="0"/>
      <w:marBottom w:val="0"/>
      <w:divBdr>
        <w:top w:val="none" w:sz="0" w:space="0" w:color="auto"/>
        <w:left w:val="none" w:sz="0" w:space="0" w:color="auto"/>
        <w:bottom w:val="none" w:sz="0" w:space="0" w:color="auto"/>
        <w:right w:val="none" w:sz="0" w:space="0" w:color="auto"/>
      </w:divBdr>
      <w:divsChild>
        <w:div w:id="1311860602">
          <w:marLeft w:val="0"/>
          <w:marRight w:val="0"/>
          <w:marTop w:val="0"/>
          <w:marBottom w:val="0"/>
          <w:divBdr>
            <w:top w:val="none" w:sz="0" w:space="0" w:color="auto"/>
            <w:left w:val="none" w:sz="0" w:space="0" w:color="auto"/>
            <w:bottom w:val="none" w:sz="0" w:space="0" w:color="auto"/>
            <w:right w:val="none" w:sz="0" w:space="0" w:color="auto"/>
          </w:divBdr>
        </w:div>
      </w:divsChild>
    </w:div>
    <w:div w:id="1684018529">
      <w:bodyDiv w:val="1"/>
      <w:marLeft w:val="0"/>
      <w:marRight w:val="0"/>
      <w:marTop w:val="0"/>
      <w:marBottom w:val="0"/>
      <w:divBdr>
        <w:top w:val="none" w:sz="0" w:space="0" w:color="auto"/>
        <w:left w:val="none" w:sz="0" w:space="0" w:color="auto"/>
        <w:bottom w:val="none" w:sz="0" w:space="0" w:color="auto"/>
        <w:right w:val="none" w:sz="0" w:space="0" w:color="auto"/>
      </w:divBdr>
    </w:div>
    <w:div w:id="1697191417">
      <w:bodyDiv w:val="1"/>
      <w:marLeft w:val="0"/>
      <w:marRight w:val="0"/>
      <w:marTop w:val="0"/>
      <w:marBottom w:val="0"/>
      <w:divBdr>
        <w:top w:val="none" w:sz="0" w:space="0" w:color="auto"/>
        <w:left w:val="none" w:sz="0" w:space="0" w:color="auto"/>
        <w:bottom w:val="none" w:sz="0" w:space="0" w:color="auto"/>
        <w:right w:val="none" w:sz="0" w:space="0" w:color="auto"/>
      </w:divBdr>
      <w:divsChild>
        <w:div w:id="838736010">
          <w:marLeft w:val="0"/>
          <w:marRight w:val="0"/>
          <w:marTop w:val="0"/>
          <w:marBottom w:val="0"/>
          <w:divBdr>
            <w:top w:val="none" w:sz="0" w:space="0" w:color="auto"/>
            <w:left w:val="none" w:sz="0" w:space="0" w:color="auto"/>
            <w:bottom w:val="none" w:sz="0" w:space="0" w:color="auto"/>
            <w:right w:val="none" w:sz="0" w:space="0" w:color="auto"/>
          </w:divBdr>
        </w:div>
      </w:divsChild>
    </w:div>
    <w:div w:id="1697609550">
      <w:bodyDiv w:val="1"/>
      <w:marLeft w:val="0"/>
      <w:marRight w:val="0"/>
      <w:marTop w:val="0"/>
      <w:marBottom w:val="0"/>
      <w:divBdr>
        <w:top w:val="none" w:sz="0" w:space="0" w:color="auto"/>
        <w:left w:val="none" w:sz="0" w:space="0" w:color="auto"/>
        <w:bottom w:val="none" w:sz="0" w:space="0" w:color="auto"/>
        <w:right w:val="none" w:sz="0" w:space="0" w:color="auto"/>
      </w:divBdr>
      <w:divsChild>
        <w:div w:id="642273034">
          <w:marLeft w:val="0"/>
          <w:marRight w:val="0"/>
          <w:marTop w:val="0"/>
          <w:marBottom w:val="0"/>
          <w:divBdr>
            <w:top w:val="none" w:sz="0" w:space="0" w:color="auto"/>
            <w:left w:val="none" w:sz="0" w:space="0" w:color="auto"/>
            <w:bottom w:val="none" w:sz="0" w:space="0" w:color="auto"/>
            <w:right w:val="none" w:sz="0" w:space="0" w:color="auto"/>
          </w:divBdr>
          <w:divsChild>
            <w:div w:id="838471258">
              <w:marLeft w:val="0"/>
              <w:marRight w:val="0"/>
              <w:marTop w:val="0"/>
              <w:marBottom w:val="0"/>
              <w:divBdr>
                <w:top w:val="none" w:sz="0" w:space="0" w:color="auto"/>
                <w:left w:val="none" w:sz="0" w:space="0" w:color="auto"/>
                <w:bottom w:val="none" w:sz="0" w:space="0" w:color="auto"/>
                <w:right w:val="none" w:sz="0" w:space="0" w:color="auto"/>
              </w:divBdr>
              <w:divsChild>
                <w:div w:id="1530028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041715">
      <w:bodyDiv w:val="1"/>
      <w:marLeft w:val="0"/>
      <w:marRight w:val="0"/>
      <w:marTop w:val="0"/>
      <w:marBottom w:val="0"/>
      <w:divBdr>
        <w:top w:val="none" w:sz="0" w:space="0" w:color="auto"/>
        <w:left w:val="none" w:sz="0" w:space="0" w:color="auto"/>
        <w:bottom w:val="none" w:sz="0" w:space="0" w:color="auto"/>
        <w:right w:val="none" w:sz="0" w:space="0" w:color="auto"/>
      </w:divBdr>
    </w:div>
    <w:div w:id="1698851347">
      <w:bodyDiv w:val="1"/>
      <w:marLeft w:val="0"/>
      <w:marRight w:val="0"/>
      <w:marTop w:val="0"/>
      <w:marBottom w:val="0"/>
      <w:divBdr>
        <w:top w:val="none" w:sz="0" w:space="0" w:color="auto"/>
        <w:left w:val="none" w:sz="0" w:space="0" w:color="auto"/>
        <w:bottom w:val="none" w:sz="0" w:space="0" w:color="auto"/>
        <w:right w:val="none" w:sz="0" w:space="0" w:color="auto"/>
      </w:divBdr>
    </w:div>
    <w:div w:id="1716999633">
      <w:bodyDiv w:val="1"/>
      <w:marLeft w:val="0"/>
      <w:marRight w:val="0"/>
      <w:marTop w:val="0"/>
      <w:marBottom w:val="0"/>
      <w:divBdr>
        <w:top w:val="none" w:sz="0" w:space="0" w:color="auto"/>
        <w:left w:val="none" w:sz="0" w:space="0" w:color="auto"/>
        <w:bottom w:val="none" w:sz="0" w:space="0" w:color="auto"/>
        <w:right w:val="none" w:sz="0" w:space="0" w:color="auto"/>
      </w:divBdr>
    </w:div>
    <w:div w:id="1772119742">
      <w:bodyDiv w:val="1"/>
      <w:marLeft w:val="0"/>
      <w:marRight w:val="0"/>
      <w:marTop w:val="0"/>
      <w:marBottom w:val="0"/>
      <w:divBdr>
        <w:top w:val="none" w:sz="0" w:space="0" w:color="auto"/>
        <w:left w:val="none" w:sz="0" w:space="0" w:color="auto"/>
        <w:bottom w:val="none" w:sz="0" w:space="0" w:color="auto"/>
        <w:right w:val="none" w:sz="0" w:space="0" w:color="auto"/>
      </w:divBdr>
    </w:div>
    <w:div w:id="1775901254">
      <w:bodyDiv w:val="1"/>
      <w:marLeft w:val="0"/>
      <w:marRight w:val="0"/>
      <w:marTop w:val="0"/>
      <w:marBottom w:val="0"/>
      <w:divBdr>
        <w:top w:val="none" w:sz="0" w:space="0" w:color="auto"/>
        <w:left w:val="none" w:sz="0" w:space="0" w:color="auto"/>
        <w:bottom w:val="none" w:sz="0" w:space="0" w:color="auto"/>
        <w:right w:val="none" w:sz="0" w:space="0" w:color="auto"/>
      </w:divBdr>
    </w:div>
    <w:div w:id="1777289083">
      <w:bodyDiv w:val="1"/>
      <w:marLeft w:val="0"/>
      <w:marRight w:val="0"/>
      <w:marTop w:val="0"/>
      <w:marBottom w:val="0"/>
      <w:divBdr>
        <w:top w:val="none" w:sz="0" w:space="0" w:color="auto"/>
        <w:left w:val="none" w:sz="0" w:space="0" w:color="auto"/>
        <w:bottom w:val="none" w:sz="0" w:space="0" w:color="auto"/>
        <w:right w:val="none" w:sz="0" w:space="0" w:color="auto"/>
      </w:divBdr>
    </w:div>
    <w:div w:id="1800880085">
      <w:bodyDiv w:val="1"/>
      <w:marLeft w:val="0"/>
      <w:marRight w:val="0"/>
      <w:marTop w:val="0"/>
      <w:marBottom w:val="0"/>
      <w:divBdr>
        <w:top w:val="none" w:sz="0" w:space="0" w:color="auto"/>
        <w:left w:val="none" w:sz="0" w:space="0" w:color="auto"/>
        <w:bottom w:val="none" w:sz="0" w:space="0" w:color="auto"/>
        <w:right w:val="none" w:sz="0" w:space="0" w:color="auto"/>
      </w:divBdr>
    </w:div>
    <w:div w:id="1865094746">
      <w:bodyDiv w:val="1"/>
      <w:marLeft w:val="0"/>
      <w:marRight w:val="0"/>
      <w:marTop w:val="0"/>
      <w:marBottom w:val="0"/>
      <w:divBdr>
        <w:top w:val="none" w:sz="0" w:space="0" w:color="auto"/>
        <w:left w:val="none" w:sz="0" w:space="0" w:color="auto"/>
        <w:bottom w:val="none" w:sz="0" w:space="0" w:color="auto"/>
        <w:right w:val="none" w:sz="0" w:space="0" w:color="auto"/>
      </w:divBdr>
    </w:div>
    <w:div w:id="1866284255">
      <w:bodyDiv w:val="1"/>
      <w:marLeft w:val="0"/>
      <w:marRight w:val="0"/>
      <w:marTop w:val="0"/>
      <w:marBottom w:val="0"/>
      <w:divBdr>
        <w:top w:val="none" w:sz="0" w:space="0" w:color="auto"/>
        <w:left w:val="none" w:sz="0" w:space="0" w:color="auto"/>
        <w:bottom w:val="none" w:sz="0" w:space="0" w:color="auto"/>
        <w:right w:val="none" w:sz="0" w:space="0" w:color="auto"/>
      </w:divBdr>
    </w:div>
    <w:div w:id="1874922320">
      <w:bodyDiv w:val="1"/>
      <w:marLeft w:val="0"/>
      <w:marRight w:val="0"/>
      <w:marTop w:val="0"/>
      <w:marBottom w:val="0"/>
      <w:divBdr>
        <w:top w:val="none" w:sz="0" w:space="0" w:color="auto"/>
        <w:left w:val="none" w:sz="0" w:space="0" w:color="auto"/>
        <w:bottom w:val="none" w:sz="0" w:space="0" w:color="auto"/>
        <w:right w:val="none" w:sz="0" w:space="0" w:color="auto"/>
      </w:divBdr>
    </w:div>
    <w:div w:id="1876773723">
      <w:bodyDiv w:val="1"/>
      <w:marLeft w:val="0"/>
      <w:marRight w:val="0"/>
      <w:marTop w:val="0"/>
      <w:marBottom w:val="0"/>
      <w:divBdr>
        <w:top w:val="none" w:sz="0" w:space="0" w:color="auto"/>
        <w:left w:val="none" w:sz="0" w:space="0" w:color="auto"/>
        <w:bottom w:val="none" w:sz="0" w:space="0" w:color="auto"/>
        <w:right w:val="none" w:sz="0" w:space="0" w:color="auto"/>
      </w:divBdr>
    </w:div>
    <w:div w:id="1891845303">
      <w:bodyDiv w:val="1"/>
      <w:marLeft w:val="0"/>
      <w:marRight w:val="0"/>
      <w:marTop w:val="0"/>
      <w:marBottom w:val="0"/>
      <w:divBdr>
        <w:top w:val="none" w:sz="0" w:space="0" w:color="auto"/>
        <w:left w:val="none" w:sz="0" w:space="0" w:color="auto"/>
        <w:bottom w:val="none" w:sz="0" w:space="0" w:color="auto"/>
        <w:right w:val="none" w:sz="0" w:space="0" w:color="auto"/>
      </w:divBdr>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 w:id="1894653799">
      <w:bodyDiv w:val="1"/>
      <w:marLeft w:val="0"/>
      <w:marRight w:val="0"/>
      <w:marTop w:val="0"/>
      <w:marBottom w:val="0"/>
      <w:divBdr>
        <w:top w:val="none" w:sz="0" w:space="0" w:color="auto"/>
        <w:left w:val="none" w:sz="0" w:space="0" w:color="auto"/>
        <w:bottom w:val="none" w:sz="0" w:space="0" w:color="auto"/>
        <w:right w:val="none" w:sz="0" w:space="0" w:color="auto"/>
      </w:divBdr>
    </w:div>
    <w:div w:id="1948653236">
      <w:bodyDiv w:val="1"/>
      <w:marLeft w:val="0"/>
      <w:marRight w:val="0"/>
      <w:marTop w:val="0"/>
      <w:marBottom w:val="0"/>
      <w:divBdr>
        <w:top w:val="none" w:sz="0" w:space="0" w:color="auto"/>
        <w:left w:val="none" w:sz="0" w:space="0" w:color="auto"/>
        <w:bottom w:val="none" w:sz="0" w:space="0" w:color="auto"/>
        <w:right w:val="none" w:sz="0" w:space="0" w:color="auto"/>
      </w:divBdr>
    </w:div>
    <w:div w:id="1972900209">
      <w:bodyDiv w:val="1"/>
      <w:marLeft w:val="0"/>
      <w:marRight w:val="0"/>
      <w:marTop w:val="0"/>
      <w:marBottom w:val="0"/>
      <w:divBdr>
        <w:top w:val="none" w:sz="0" w:space="0" w:color="auto"/>
        <w:left w:val="none" w:sz="0" w:space="0" w:color="auto"/>
        <w:bottom w:val="none" w:sz="0" w:space="0" w:color="auto"/>
        <w:right w:val="none" w:sz="0" w:space="0" w:color="auto"/>
      </w:divBdr>
      <w:divsChild>
        <w:div w:id="2087534112">
          <w:marLeft w:val="0"/>
          <w:marRight w:val="0"/>
          <w:marTop w:val="0"/>
          <w:marBottom w:val="0"/>
          <w:divBdr>
            <w:top w:val="none" w:sz="0" w:space="0" w:color="auto"/>
            <w:left w:val="none" w:sz="0" w:space="0" w:color="auto"/>
            <w:bottom w:val="none" w:sz="0" w:space="0" w:color="auto"/>
            <w:right w:val="none" w:sz="0" w:space="0" w:color="auto"/>
          </w:divBdr>
          <w:divsChild>
            <w:div w:id="180396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389268">
      <w:bodyDiv w:val="1"/>
      <w:marLeft w:val="0"/>
      <w:marRight w:val="0"/>
      <w:marTop w:val="0"/>
      <w:marBottom w:val="0"/>
      <w:divBdr>
        <w:top w:val="none" w:sz="0" w:space="0" w:color="auto"/>
        <w:left w:val="none" w:sz="0" w:space="0" w:color="auto"/>
        <w:bottom w:val="none" w:sz="0" w:space="0" w:color="auto"/>
        <w:right w:val="none" w:sz="0" w:space="0" w:color="auto"/>
      </w:divBdr>
    </w:div>
    <w:div w:id="2006273992">
      <w:bodyDiv w:val="1"/>
      <w:marLeft w:val="0"/>
      <w:marRight w:val="0"/>
      <w:marTop w:val="0"/>
      <w:marBottom w:val="0"/>
      <w:divBdr>
        <w:top w:val="none" w:sz="0" w:space="0" w:color="auto"/>
        <w:left w:val="none" w:sz="0" w:space="0" w:color="auto"/>
        <w:bottom w:val="none" w:sz="0" w:space="0" w:color="auto"/>
        <w:right w:val="none" w:sz="0" w:space="0" w:color="auto"/>
      </w:divBdr>
    </w:div>
    <w:div w:id="2013953072">
      <w:bodyDiv w:val="1"/>
      <w:marLeft w:val="0"/>
      <w:marRight w:val="0"/>
      <w:marTop w:val="0"/>
      <w:marBottom w:val="0"/>
      <w:divBdr>
        <w:top w:val="none" w:sz="0" w:space="0" w:color="auto"/>
        <w:left w:val="none" w:sz="0" w:space="0" w:color="auto"/>
        <w:bottom w:val="none" w:sz="0" w:space="0" w:color="auto"/>
        <w:right w:val="none" w:sz="0" w:space="0" w:color="auto"/>
      </w:divBdr>
    </w:div>
    <w:div w:id="2013995643">
      <w:bodyDiv w:val="1"/>
      <w:marLeft w:val="0"/>
      <w:marRight w:val="0"/>
      <w:marTop w:val="0"/>
      <w:marBottom w:val="0"/>
      <w:divBdr>
        <w:top w:val="none" w:sz="0" w:space="0" w:color="auto"/>
        <w:left w:val="none" w:sz="0" w:space="0" w:color="auto"/>
        <w:bottom w:val="none" w:sz="0" w:space="0" w:color="auto"/>
        <w:right w:val="none" w:sz="0" w:space="0" w:color="auto"/>
      </w:divBdr>
    </w:div>
    <w:div w:id="2040625637">
      <w:bodyDiv w:val="1"/>
      <w:marLeft w:val="0"/>
      <w:marRight w:val="0"/>
      <w:marTop w:val="0"/>
      <w:marBottom w:val="0"/>
      <w:divBdr>
        <w:top w:val="none" w:sz="0" w:space="0" w:color="auto"/>
        <w:left w:val="none" w:sz="0" w:space="0" w:color="auto"/>
        <w:bottom w:val="none" w:sz="0" w:space="0" w:color="auto"/>
        <w:right w:val="none" w:sz="0" w:space="0" w:color="auto"/>
      </w:divBdr>
    </w:div>
    <w:div w:id="2064327512">
      <w:bodyDiv w:val="1"/>
      <w:marLeft w:val="0"/>
      <w:marRight w:val="0"/>
      <w:marTop w:val="0"/>
      <w:marBottom w:val="0"/>
      <w:divBdr>
        <w:top w:val="none" w:sz="0" w:space="0" w:color="auto"/>
        <w:left w:val="none" w:sz="0" w:space="0" w:color="auto"/>
        <w:bottom w:val="none" w:sz="0" w:space="0" w:color="auto"/>
        <w:right w:val="none" w:sz="0" w:space="0" w:color="auto"/>
      </w:divBdr>
    </w:div>
    <w:div w:id="2086342325">
      <w:bodyDiv w:val="1"/>
      <w:marLeft w:val="0"/>
      <w:marRight w:val="0"/>
      <w:marTop w:val="0"/>
      <w:marBottom w:val="0"/>
      <w:divBdr>
        <w:top w:val="none" w:sz="0" w:space="0" w:color="auto"/>
        <w:left w:val="none" w:sz="0" w:space="0" w:color="auto"/>
        <w:bottom w:val="none" w:sz="0" w:space="0" w:color="auto"/>
        <w:right w:val="none" w:sz="0" w:space="0" w:color="auto"/>
      </w:divBdr>
      <w:divsChild>
        <w:div w:id="1617906303">
          <w:marLeft w:val="0"/>
          <w:marRight w:val="0"/>
          <w:marTop w:val="0"/>
          <w:marBottom w:val="0"/>
          <w:divBdr>
            <w:top w:val="none" w:sz="0" w:space="0" w:color="auto"/>
            <w:left w:val="none" w:sz="0" w:space="0" w:color="auto"/>
            <w:bottom w:val="none" w:sz="0" w:space="0" w:color="auto"/>
            <w:right w:val="none" w:sz="0" w:space="0" w:color="auto"/>
          </w:divBdr>
          <w:divsChild>
            <w:div w:id="1539706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149553">
      <w:bodyDiv w:val="1"/>
      <w:marLeft w:val="0"/>
      <w:marRight w:val="0"/>
      <w:marTop w:val="0"/>
      <w:marBottom w:val="0"/>
      <w:divBdr>
        <w:top w:val="none" w:sz="0" w:space="0" w:color="auto"/>
        <w:left w:val="none" w:sz="0" w:space="0" w:color="auto"/>
        <w:bottom w:val="none" w:sz="0" w:space="0" w:color="auto"/>
        <w:right w:val="none" w:sz="0" w:space="0" w:color="auto"/>
      </w:divBdr>
    </w:div>
    <w:div w:id="2090228316">
      <w:bodyDiv w:val="1"/>
      <w:marLeft w:val="0"/>
      <w:marRight w:val="0"/>
      <w:marTop w:val="0"/>
      <w:marBottom w:val="0"/>
      <w:divBdr>
        <w:top w:val="none" w:sz="0" w:space="0" w:color="auto"/>
        <w:left w:val="none" w:sz="0" w:space="0" w:color="auto"/>
        <w:bottom w:val="none" w:sz="0" w:space="0" w:color="auto"/>
        <w:right w:val="none" w:sz="0" w:space="0" w:color="auto"/>
      </w:divBdr>
    </w:div>
    <w:div w:id="2105610890">
      <w:bodyDiv w:val="1"/>
      <w:marLeft w:val="0"/>
      <w:marRight w:val="0"/>
      <w:marTop w:val="0"/>
      <w:marBottom w:val="0"/>
      <w:divBdr>
        <w:top w:val="none" w:sz="0" w:space="0" w:color="auto"/>
        <w:left w:val="none" w:sz="0" w:space="0" w:color="auto"/>
        <w:bottom w:val="none" w:sz="0" w:space="0" w:color="auto"/>
        <w:right w:val="none" w:sz="0" w:space="0" w:color="auto"/>
      </w:divBdr>
      <w:divsChild>
        <w:div w:id="1510828173">
          <w:marLeft w:val="0"/>
          <w:marRight w:val="0"/>
          <w:marTop w:val="0"/>
          <w:marBottom w:val="0"/>
          <w:divBdr>
            <w:top w:val="none" w:sz="0" w:space="0" w:color="auto"/>
            <w:left w:val="none" w:sz="0" w:space="0" w:color="auto"/>
            <w:bottom w:val="none" w:sz="0" w:space="0" w:color="auto"/>
            <w:right w:val="none" w:sz="0" w:space="0" w:color="auto"/>
          </w:divBdr>
        </w:div>
      </w:divsChild>
    </w:div>
    <w:div w:id="21067276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8.png"/><Relationship Id="rId16" Type="http://schemas.openxmlformats.org/officeDocument/2006/relationships/image" Target="media/image8.png"/><Relationship Id="rId107" Type="http://schemas.microsoft.com/office/2020/10/relationships/intelligence" Target="intelligence2.xml"/><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2.png"/><Relationship Id="rId79" Type="http://schemas.openxmlformats.org/officeDocument/2006/relationships/image" Target="media/image67.png"/><Relationship Id="rId102" Type="http://schemas.openxmlformats.org/officeDocument/2006/relationships/oleObject" Target="embeddings/oleObject6.bin"/><Relationship Id="rId5" Type="http://schemas.openxmlformats.org/officeDocument/2006/relationships/settings" Target="settings.xml"/><Relationship Id="rId90" Type="http://schemas.openxmlformats.org/officeDocument/2006/relationships/image" Target="media/image79.png"/><Relationship Id="rId95" Type="http://schemas.openxmlformats.org/officeDocument/2006/relationships/image" Target="media/image82.emf"/><Relationship Id="rId22" Type="http://schemas.openxmlformats.org/officeDocument/2006/relationships/image" Target="media/image14.pn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4.png"/><Relationship Id="rId69" Type="http://schemas.openxmlformats.org/officeDocument/2006/relationships/image" Target="media/image59.png"/><Relationship Id="rId80" Type="http://schemas.openxmlformats.org/officeDocument/2006/relationships/image" Target="media/image70.png"/><Relationship Id="rId85" Type="http://schemas.openxmlformats.org/officeDocument/2006/relationships/image" Target="media/image73.pn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49.png"/><Relationship Id="rId103"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4.png"/><Relationship Id="rId62" Type="http://schemas.openxmlformats.org/officeDocument/2006/relationships/image" Target="media/image52.png"/><Relationship Id="rId75" Type="http://schemas.openxmlformats.org/officeDocument/2006/relationships/image" Target="media/image65.png"/><Relationship Id="rId83" Type="http://schemas.openxmlformats.org/officeDocument/2006/relationships/image" Target="media/image71.png"/><Relationship Id="rId88" Type="http://schemas.openxmlformats.org/officeDocument/2006/relationships/image" Target="media/image77.png"/><Relationship Id="rId91" Type="http://schemas.openxmlformats.org/officeDocument/2006/relationships/image" Target="media/image80.emf"/><Relationship Id="rId96" Type="http://schemas.openxmlformats.org/officeDocument/2006/relationships/oleObject" Target="embeddings/oleObject3.bin"/><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7.png"/><Relationship Id="rId106"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69.png"/><Relationship Id="rId86" Type="http://schemas.openxmlformats.org/officeDocument/2006/relationships/image" Target="media/image75.png"/><Relationship Id="rId94" Type="http://schemas.openxmlformats.org/officeDocument/2006/relationships/oleObject" Target="embeddings/oleObject2.bin"/><Relationship Id="rId99" Type="http://schemas.openxmlformats.org/officeDocument/2006/relationships/image" Target="media/image84.emf"/><Relationship Id="rId101" Type="http://schemas.openxmlformats.org/officeDocument/2006/relationships/image" Target="media/image85.emf"/><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hyperlink" Target="http://localhost/phpmyadmin" TargetMode="External"/><Relationship Id="rId55" Type="http://schemas.openxmlformats.org/officeDocument/2006/relationships/image" Target="media/image45.png"/><Relationship Id="rId76" Type="http://schemas.openxmlformats.org/officeDocument/2006/relationships/image" Target="media/image64.png"/><Relationship Id="rId97" Type="http://schemas.openxmlformats.org/officeDocument/2006/relationships/image" Target="media/image83.emf"/><Relationship Id="rId104" Type="http://schemas.openxmlformats.org/officeDocument/2006/relationships/footer" Target="footer1.xml"/><Relationship Id="rId7" Type="http://schemas.openxmlformats.org/officeDocument/2006/relationships/footnotes" Target="footnotes.xml"/><Relationship Id="rId71" Type="http://schemas.openxmlformats.org/officeDocument/2006/relationships/image" Target="media/image61.png"/><Relationship Id="rId92" Type="http://schemas.openxmlformats.org/officeDocument/2006/relationships/oleObject" Target="embeddings/oleObject1.bin"/><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6.png"/><Relationship Id="rId87" Type="http://schemas.openxmlformats.org/officeDocument/2006/relationships/image" Target="media/image76.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6.png"/><Relationship Id="rId77" Type="http://schemas.openxmlformats.org/officeDocument/2006/relationships/image" Target="media/image66.png"/><Relationship Id="rId100" Type="http://schemas.openxmlformats.org/officeDocument/2006/relationships/oleObject" Target="embeddings/oleObject5.bin"/><Relationship Id="rId105"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hyperlink" Target="http://localhost/TicTac%20/" TargetMode="External"/><Relationship Id="rId72" Type="http://schemas.openxmlformats.org/officeDocument/2006/relationships/image" Target="media/image60.png"/><Relationship Id="rId93" Type="http://schemas.openxmlformats.org/officeDocument/2006/relationships/image" Target="media/image81.emf"/><Relationship Id="rId98" Type="http://schemas.openxmlformats.org/officeDocument/2006/relationships/oleObject" Target="embeddings/oleObject4.bin"/><Relationship Id="rId3" Type="http://schemas.openxmlformats.org/officeDocument/2006/relationships/numbering" Target="numbering.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Eug25</b:Tag>
    <b:SourceType>InternetSite</b:SourceType>
    <b:Guid>{4014AA0D-180F-453A-B03D-AACC28465055}</b:Guid>
    <b:Title>EugCom</b:Title>
    <b:Year>2025</b:Year>
    <b:Author>
      <b:Author>
        <b:NameList>
          <b:Person>
            <b:Last>EugCom</b:Last>
          </b:Person>
        </b:NameList>
      </b:Author>
    </b:Author>
    <b:InternetSiteTitle>EugCom</b:InternetSiteTitle>
    <b:Month>05</b:Month>
    <b:Day>07</b:Day>
    <b:URL>https://www.eugcom.cl/</b:URL>
    <b:RefOrder>1</b:RefOrder>
  </b:Source>
  <b:Source>
    <b:Tag>Ing25</b:Tag>
    <b:SourceType>DocumentFromInternetSite</b:SourceType>
    <b:Guid>{1754F686-FFC8-46D3-9FDE-60B44E5B5987}</b:Guid>
    <b:Title>Canvas Unab</b:Title>
    <b:InternetSiteTitle>Canvas Unab</b:InternetSiteTitle>
    <b:Year>2025</b:Year>
    <b:Month>05</b:Month>
    <b:Day>03</b:Day>
    <b:URL>https://canvas.unab.cl/courses/143007/files/folder/_Material/RUBRICA?preview=14113604</b:URL>
    <b:Author>
      <b:Author>
        <b:NameList>
          <b:Person>
            <b:Last>software</b:Last>
            <b:First>Ingenieria</b:First>
            <b:Middle>de</b:Middle>
          </b:Person>
        </b:NameList>
      </b:Author>
    </b:Author>
    <b:RefOrder>2</b:RefOrder>
  </b:Source>
  <b:Source>
    <b:Tag>Car20</b:Tag>
    <b:SourceType>InternetSite</b:SourceType>
    <b:Guid>{2D1A7A22-6D25-47E8-B915-66AF4AC0B9CC}</b:Guid>
    <b:Title>Normas APA</b:Title>
    <b:InternetSiteTitle>Normas APA</b:InternetSiteTitle>
    <b:Year>2020</b:Year>
    <b:Month>01</b:Month>
    <b:Day>24</b:Day>
    <b:URL>https://normas-apa.org/citas/</b:URL>
    <b:Author>
      <b:Author>
        <b:NameList>
          <b:Person>
            <b:Last>Sanchez</b:Last>
            <b:First>Carlos</b:First>
          </b:Person>
        </b:NameList>
      </b:Author>
    </b:Author>
    <b:RefOrder>3</b:RefOrder>
  </b:Source>
  <b:Source>
    <b:Tag>Luc</b:Tag>
    <b:SourceType>InternetSite</b:SourceType>
    <b:Guid>{5E80B479-698F-4A3A-B40A-3A2809C5DF14}</b:Guid>
    <b:Author>
      <b:Author>
        <b:NameList>
          <b:Person>
            <b:Last>LucidChart</b:Last>
          </b:Person>
        </b:NameList>
      </b:Author>
    </b:Author>
    <b:Title>LucidChart</b:Title>
    <b:InternetSiteTitle>LucidChart</b:InternetSiteTitle>
    <b:URL>https://www.lucidchart.com/pages</b:URL>
    <b:RefOrder>4</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DLvJQrn/s3t721qKHDOuEhpMiQ==">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</go:docsCustomData>
</go:gDocsCustomXmlDataStorage>
</file>

<file path=customXml/itemProps1.xml><?xml version="1.0" encoding="utf-8"?>
<ds:datastoreItem xmlns:ds="http://schemas.openxmlformats.org/officeDocument/2006/customXml" ds:itemID="{D7966003-8400-4354-952A-39E3FBC3C48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129</Pages>
  <Words>16350</Words>
  <Characters>89926</Characters>
  <Application>Microsoft Office Word</Application>
  <DocSecurity>2</DocSecurity>
  <Lines>749</Lines>
  <Paragraphs>212</Paragraphs>
  <ScaleCrop>false</ScaleCrop>
  <Company/>
  <LinksUpToDate>false</LinksUpToDate>
  <CharactersWithSpaces>106064</CharactersWithSpaces>
  <SharedDoc>false</SharedDoc>
  <HLinks>
    <vt:vector size="912" baseType="variant">
      <vt:variant>
        <vt:i4>327757</vt:i4>
      </vt:variant>
      <vt:variant>
        <vt:i4>1146</vt:i4>
      </vt:variant>
      <vt:variant>
        <vt:i4>0</vt:i4>
      </vt:variant>
      <vt:variant>
        <vt:i4>5</vt:i4>
      </vt:variant>
      <vt:variant>
        <vt:lpwstr>http://localhost/TicTac /</vt:lpwstr>
      </vt:variant>
      <vt:variant>
        <vt:lpwstr/>
      </vt:variant>
      <vt:variant>
        <vt:i4>2555962</vt:i4>
      </vt:variant>
      <vt:variant>
        <vt:i4>1143</vt:i4>
      </vt:variant>
      <vt:variant>
        <vt:i4>0</vt:i4>
      </vt:variant>
      <vt:variant>
        <vt:i4>5</vt:i4>
      </vt:variant>
      <vt:variant>
        <vt:lpwstr>http://localhost/phpmyadmin</vt:lpwstr>
      </vt:variant>
      <vt:variant>
        <vt:lpwstr/>
      </vt:variant>
      <vt:variant>
        <vt:i4>1179696</vt:i4>
      </vt:variant>
      <vt:variant>
        <vt:i4>902</vt:i4>
      </vt:variant>
      <vt:variant>
        <vt:i4>0</vt:i4>
      </vt:variant>
      <vt:variant>
        <vt:i4>5</vt:i4>
      </vt:variant>
      <vt:variant>
        <vt:lpwstr/>
      </vt:variant>
      <vt:variant>
        <vt:lpwstr>_Toc201172466</vt:lpwstr>
      </vt:variant>
      <vt:variant>
        <vt:i4>1179696</vt:i4>
      </vt:variant>
      <vt:variant>
        <vt:i4>896</vt:i4>
      </vt:variant>
      <vt:variant>
        <vt:i4>0</vt:i4>
      </vt:variant>
      <vt:variant>
        <vt:i4>5</vt:i4>
      </vt:variant>
      <vt:variant>
        <vt:lpwstr/>
      </vt:variant>
      <vt:variant>
        <vt:lpwstr>_Toc201172465</vt:lpwstr>
      </vt:variant>
      <vt:variant>
        <vt:i4>1179696</vt:i4>
      </vt:variant>
      <vt:variant>
        <vt:i4>890</vt:i4>
      </vt:variant>
      <vt:variant>
        <vt:i4>0</vt:i4>
      </vt:variant>
      <vt:variant>
        <vt:i4>5</vt:i4>
      </vt:variant>
      <vt:variant>
        <vt:lpwstr/>
      </vt:variant>
      <vt:variant>
        <vt:lpwstr>_Toc201172464</vt:lpwstr>
      </vt:variant>
      <vt:variant>
        <vt:i4>1179696</vt:i4>
      </vt:variant>
      <vt:variant>
        <vt:i4>884</vt:i4>
      </vt:variant>
      <vt:variant>
        <vt:i4>0</vt:i4>
      </vt:variant>
      <vt:variant>
        <vt:i4>5</vt:i4>
      </vt:variant>
      <vt:variant>
        <vt:lpwstr/>
      </vt:variant>
      <vt:variant>
        <vt:lpwstr>_Toc201172460</vt:lpwstr>
      </vt:variant>
      <vt:variant>
        <vt:i4>1114160</vt:i4>
      </vt:variant>
      <vt:variant>
        <vt:i4>878</vt:i4>
      </vt:variant>
      <vt:variant>
        <vt:i4>0</vt:i4>
      </vt:variant>
      <vt:variant>
        <vt:i4>5</vt:i4>
      </vt:variant>
      <vt:variant>
        <vt:lpwstr/>
      </vt:variant>
      <vt:variant>
        <vt:lpwstr>_Toc201172459</vt:lpwstr>
      </vt:variant>
      <vt:variant>
        <vt:i4>1114160</vt:i4>
      </vt:variant>
      <vt:variant>
        <vt:i4>872</vt:i4>
      </vt:variant>
      <vt:variant>
        <vt:i4>0</vt:i4>
      </vt:variant>
      <vt:variant>
        <vt:i4>5</vt:i4>
      </vt:variant>
      <vt:variant>
        <vt:lpwstr/>
      </vt:variant>
      <vt:variant>
        <vt:lpwstr>_Toc201172458</vt:lpwstr>
      </vt:variant>
      <vt:variant>
        <vt:i4>1048624</vt:i4>
      </vt:variant>
      <vt:variant>
        <vt:i4>866</vt:i4>
      </vt:variant>
      <vt:variant>
        <vt:i4>0</vt:i4>
      </vt:variant>
      <vt:variant>
        <vt:i4>5</vt:i4>
      </vt:variant>
      <vt:variant>
        <vt:lpwstr/>
      </vt:variant>
      <vt:variant>
        <vt:lpwstr>_Toc201172441</vt:lpwstr>
      </vt:variant>
      <vt:variant>
        <vt:i4>1507376</vt:i4>
      </vt:variant>
      <vt:variant>
        <vt:i4>860</vt:i4>
      </vt:variant>
      <vt:variant>
        <vt:i4>0</vt:i4>
      </vt:variant>
      <vt:variant>
        <vt:i4>5</vt:i4>
      </vt:variant>
      <vt:variant>
        <vt:lpwstr/>
      </vt:variant>
      <vt:variant>
        <vt:lpwstr>_Toc201172438</vt:lpwstr>
      </vt:variant>
      <vt:variant>
        <vt:i4>1507376</vt:i4>
      </vt:variant>
      <vt:variant>
        <vt:i4>854</vt:i4>
      </vt:variant>
      <vt:variant>
        <vt:i4>0</vt:i4>
      </vt:variant>
      <vt:variant>
        <vt:i4>5</vt:i4>
      </vt:variant>
      <vt:variant>
        <vt:lpwstr/>
      </vt:variant>
      <vt:variant>
        <vt:lpwstr>_Toc201172437</vt:lpwstr>
      </vt:variant>
      <vt:variant>
        <vt:i4>1376304</vt:i4>
      </vt:variant>
      <vt:variant>
        <vt:i4>848</vt:i4>
      </vt:variant>
      <vt:variant>
        <vt:i4>0</vt:i4>
      </vt:variant>
      <vt:variant>
        <vt:i4>5</vt:i4>
      </vt:variant>
      <vt:variant>
        <vt:lpwstr/>
      </vt:variant>
      <vt:variant>
        <vt:lpwstr>_Toc201172417</vt:lpwstr>
      </vt:variant>
      <vt:variant>
        <vt:i4>1376304</vt:i4>
      </vt:variant>
      <vt:variant>
        <vt:i4>842</vt:i4>
      </vt:variant>
      <vt:variant>
        <vt:i4>0</vt:i4>
      </vt:variant>
      <vt:variant>
        <vt:i4>5</vt:i4>
      </vt:variant>
      <vt:variant>
        <vt:lpwstr/>
      </vt:variant>
      <vt:variant>
        <vt:lpwstr>_Toc201172416</vt:lpwstr>
      </vt:variant>
      <vt:variant>
        <vt:i4>1376304</vt:i4>
      </vt:variant>
      <vt:variant>
        <vt:i4>836</vt:i4>
      </vt:variant>
      <vt:variant>
        <vt:i4>0</vt:i4>
      </vt:variant>
      <vt:variant>
        <vt:i4>5</vt:i4>
      </vt:variant>
      <vt:variant>
        <vt:lpwstr/>
      </vt:variant>
      <vt:variant>
        <vt:lpwstr>_Toc201172415</vt:lpwstr>
      </vt:variant>
      <vt:variant>
        <vt:i4>1376304</vt:i4>
      </vt:variant>
      <vt:variant>
        <vt:i4>830</vt:i4>
      </vt:variant>
      <vt:variant>
        <vt:i4>0</vt:i4>
      </vt:variant>
      <vt:variant>
        <vt:i4>5</vt:i4>
      </vt:variant>
      <vt:variant>
        <vt:lpwstr/>
      </vt:variant>
      <vt:variant>
        <vt:lpwstr>_Toc201172414</vt:lpwstr>
      </vt:variant>
      <vt:variant>
        <vt:i4>1376304</vt:i4>
      </vt:variant>
      <vt:variant>
        <vt:i4>824</vt:i4>
      </vt:variant>
      <vt:variant>
        <vt:i4>0</vt:i4>
      </vt:variant>
      <vt:variant>
        <vt:i4>5</vt:i4>
      </vt:variant>
      <vt:variant>
        <vt:lpwstr/>
      </vt:variant>
      <vt:variant>
        <vt:lpwstr>_Toc201172413</vt:lpwstr>
      </vt:variant>
      <vt:variant>
        <vt:i4>1376304</vt:i4>
      </vt:variant>
      <vt:variant>
        <vt:i4>818</vt:i4>
      </vt:variant>
      <vt:variant>
        <vt:i4>0</vt:i4>
      </vt:variant>
      <vt:variant>
        <vt:i4>5</vt:i4>
      </vt:variant>
      <vt:variant>
        <vt:lpwstr/>
      </vt:variant>
      <vt:variant>
        <vt:lpwstr>_Toc201172412</vt:lpwstr>
      </vt:variant>
      <vt:variant>
        <vt:i4>1376304</vt:i4>
      </vt:variant>
      <vt:variant>
        <vt:i4>812</vt:i4>
      </vt:variant>
      <vt:variant>
        <vt:i4>0</vt:i4>
      </vt:variant>
      <vt:variant>
        <vt:i4>5</vt:i4>
      </vt:variant>
      <vt:variant>
        <vt:lpwstr/>
      </vt:variant>
      <vt:variant>
        <vt:lpwstr>_Toc201172411</vt:lpwstr>
      </vt:variant>
      <vt:variant>
        <vt:i4>1376304</vt:i4>
      </vt:variant>
      <vt:variant>
        <vt:i4>806</vt:i4>
      </vt:variant>
      <vt:variant>
        <vt:i4>0</vt:i4>
      </vt:variant>
      <vt:variant>
        <vt:i4>5</vt:i4>
      </vt:variant>
      <vt:variant>
        <vt:lpwstr/>
      </vt:variant>
      <vt:variant>
        <vt:lpwstr>_Toc201172410</vt:lpwstr>
      </vt:variant>
      <vt:variant>
        <vt:i4>1310768</vt:i4>
      </vt:variant>
      <vt:variant>
        <vt:i4>800</vt:i4>
      </vt:variant>
      <vt:variant>
        <vt:i4>0</vt:i4>
      </vt:variant>
      <vt:variant>
        <vt:i4>5</vt:i4>
      </vt:variant>
      <vt:variant>
        <vt:lpwstr/>
      </vt:variant>
      <vt:variant>
        <vt:lpwstr>_Toc201172409</vt:lpwstr>
      </vt:variant>
      <vt:variant>
        <vt:i4>1310768</vt:i4>
      </vt:variant>
      <vt:variant>
        <vt:i4>794</vt:i4>
      </vt:variant>
      <vt:variant>
        <vt:i4>0</vt:i4>
      </vt:variant>
      <vt:variant>
        <vt:i4>5</vt:i4>
      </vt:variant>
      <vt:variant>
        <vt:lpwstr/>
      </vt:variant>
      <vt:variant>
        <vt:lpwstr>_Toc201172408</vt:lpwstr>
      </vt:variant>
      <vt:variant>
        <vt:i4>1310768</vt:i4>
      </vt:variant>
      <vt:variant>
        <vt:i4>788</vt:i4>
      </vt:variant>
      <vt:variant>
        <vt:i4>0</vt:i4>
      </vt:variant>
      <vt:variant>
        <vt:i4>5</vt:i4>
      </vt:variant>
      <vt:variant>
        <vt:lpwstr/>
      </vt:variant>
      <vt:variant>
        <vt:lpwstr>_Toc201172407</vt:lpwstr>
      </vt:variant>
      <vt:variant>
        <vt:i4>1310768</vt:i4>
      </vt:variant>
      <vt:variant>
        <vt:i4>782</vt:i4>
      </vt:variant>
      <vt:variant>
        <vt:i4>0</vt:i4>
      </vt:variant>
      <vt:variant>
        <vt:i4>5</vt:i4>
      </vt:variant>
      <vt:variant>
        <vt:lpwstr/>
      </vt:variant>
      <vt:variant>
        <vt:lpwstr>_Toc201172406</vt:lpwstr>
      </vt:variant>
      <vt:variant>
        <vt:i4>1310768</vt:i4>
      </vt:variant>
      <vt:variant>
        <vt:i4>776</vt:i4>
      </vt:variant>
      <vt:variant>
        <vt:i4>0</vt:i4>
      </vt:variant>
      <vt:variant>
        <vt:i4>5</vt:i4>
      </vt:variant>
      <vt:variant>
        <vt:lpwstr/>
      </vt:variant>
      <vt:variant>
        <vt:lpwstr>_Toc201172405</vt:lpwstr>
      </vt:variant>
      <vt:variant>
        <vt:i4>1310768</vt:i4>
      </vt:variant>
      <vt:variant>
        <vt:i4>770</vt:i4>
      </vt:variant>
      <vt:variant>
        <vt:i4>0</vt:i4>
      </vt:variant>
      <vt:variant>
        <vt:i4>5</vt:i4>
      </vt:variant>
      <vt:variant>
        <vt:lpwstr/>
      </vt:variant>
      <vt:variant>
        <vt:lpwstr>_Toc201172404</vt:lpwstr>
      </vt:variant>
      <vt:variant>
        <vt:i4>1310768</vt:i4>
      </vt:variant>
      <vt:variant>
        <vt:i4>764</vt:i4>
      </vt:variant>
      <vt:variant>
        <vt:i4>0</vt:i4>
      </vt:variant>
      <vt:variant>
        <vt:i4>5</vt:i4>
      </vt:variant>
      <vt:variant>
        <vt:lpwstr/>
      </vt:variant>
      <vt:variant>
        <vt:lpwstr>_Toc201172403</vt:lpwstr>
      </vt:variant>
      <vt:variant>
        <vt:i4>1310768</vt:i4>
      </vt:variant>
      <vt:variant>
        <vt:i4>758</vt:i4>
      </vt:variant>
      <vt:variant>
        <vt:i4>0</vt:i4>
      </vt:variant>
      <vt:variant>
        <vt:i4>5</vt:i4>
      </vt:variant>
      <vt:variant>
        <vt:lpwstr/>
      </vt:variant>
      <vt:variant>
        <vt:lpwstr>_Toc201172402</vt:lpwstr>
      </vt:variant>
      <vt:variant>
        <vt:i4>1310768</vt:i4>
      </vt:variant>
      <vt:variant>
        <vt:i4>752</vt:i4>
      </vt:variant>
      <vt:variant>
        <vt:i4>0</vt:i4>
      </vt:variant>
      <vt:variant>
        <vt:i4>5</vt:i4>
      </vt:variant>
      <vt:variant>
        <vt:lpwstr/>
      </vt:variant>
      <vt:variant>
        <vt:lpwstr>_Toc201172401</vt:lpwstr>
      </vt:variant>
      <vt:variant>
        <vt:i4>1310768</vt:i4>
      </vt:variant>
      <vt:variant>
        <vt:i4>746</vt:i4>
      </vt:variant>
      <vt:variant>
        <vt:i4>0</vt:i4>
      </vt:variant>
      <vt:variant>
        <vt:i4>5</vt:i4>
      </vt:variant>
      <vt:variant>
        <vt:lpwstr/>
      </vt:variant>
      <vt:variant>
        <vt:lpwstr>_Toc201172400</vt:lpwstr>
      </vt:variant>
      <vt:variant>
        <vt:i4>1900599</vt:i4>
      </vt:variant>
      <vt:variant>
        <vt:i4>740</vt:i4>
      </vt:variant>
      <vt:variant>
        <vt:i4>0</vt:i4>
      </vt:variant>
      <vt:variant>
        <vt:i4>5</vt:i4>
      </vt:variant>
      <vt:variant>
        <vt:lpwstr/>
      </vt:variant>
      <vt:variant>
        <vt:lpwstr>_Toc201172399</vt:lpwstr>
      </vt:variant>
      <vt:variant>
        <vt:i4>1900599</vt:i4>
      </vt:variant>
      <vt:variant>
        <vt:i4>734</vt:i4>
      </vt:variant>
      <vt:variant>
        <vt:i4>0</vt:i4>
      </vt:variant>
      <vt:variant>
        <vt:i4>5</vt:i4>
      </vt:variant>
      <vt:variant>
        <vt:lpwstr/>
      </vt:variant>
      <vt:variant>
        <vt:lpwstr>_Toc201172398</vt:lpwstr>
      </vt:variant>
      <vt:variant>
        <vt:i4>1900599</vt:i4>
      </vt:variant>
      <vt:variant>
        <vt:i4>728</vt:i4>
      </vt:variant>
      <vt:variant>
        <vt:i4>0</vt:i4>
      </vt:variant>
      <vt:variant>
        <vt:i4>5</vt:i4>
      </vt:variant>
      <vt:variant>
        <vt:lpwstr/>
      </vt:variant>
      <vt:variant>
        <vt:lpwstr>_Toc201172394</vt:lpwstr>
      </vt:variant>
      <vt:variant>
        <vt:i4>1900599</vt:i4>
      </vt:variant>
      <vt:variant>
        <vt:i4>722</vt:i4>
      </vt:variant>
      <vt:variant>
        <vt:i4>0</vt:i4>
      </vt:variant>
      <vt:variant>
        <vt:i4>5</vt:i4>
      </vt:variant>
      <vt:variant>
        <vt:lpwstr/>
      </vt:variant>
      <vt:variant>
        <vt:lpwstr>_Toc201172393</vt:lpwstr>
      </vt:variant>
      <vt:variant>
        <vt:i4>1900599</vt:i4>
      </vt:variant>
      <vt:variant>
        <vt:i4>713</vt:i4>
      </vt:variant>
      <vt:variant>
        <vt:i4>0</vt:i4>
      </vt:variant>
      <vt:variant>
        <vt:i4>5</vt:i4>
      </vt:variant>
      <vt:variant>
        <vt:lpwstr/>
      </vt:variant>
      <vt:variant>
        <vt:lpwstr>_Toc201172392</vt:lpwstr>
      </vt:variant>
      <vt:variant>
        <vt:i4>1900599</vt:i4>
      </vt:variant>
      <vt:variant>
        <vt:i4>707</vt:i4>
      </vt:variant>
      <vt:variant>
        <vt:i4>0</vt:i4>
      </vt:variant>
      <vt:variant>
        <vt:i4>5</vt:i4>
      </vt:variant>
      <vt:variant>
        <vt:lpwstr/>
      </vt:variant>
      <vt:variant>
        <vt:lpwstr>_Toc201172391</vt:lpwstr>
      </vt:variant>
      <vt:variant>
        <vt:i4>1835063</vt:i4>
      </vt:variant>
      <vt:variant>
        <vt:i4>701</vt:i4>
      </vt:variant>
      <vt:variant>
        <vt:i4>0</vt:i4>
      </vt:variant>
      <vt:variant>
        <vt:i4>5</vt:i4>
      </vt:variant>
      <vt:variant>
        <vt:lpwstr/>
      </vt:variant>
      <vt:variant>
        <vt:lpwstr>_Toc201172389</vt:lpwstr>
      </vt:variant>
      <vt:variant>
        <vt:i4>1835063</vt:i4>
      </vt:variant>
      <vt:variant>
        <vt:i4>695</vt:i4>
      </vt:variant>
      <vt:variant>
        <vt:i4>0</vt:i4>
      </vt:variant>
      <vt:variant>
        <vt:i4>5</vt:i4>
      </vt:variant>
      <vt:variant>
        <vt:lpwstr/>
      </vt:variant>
      <vt:variant>
        <vt:lpwstr>_Toc201172388</vt:lpwstr>
      </vt:variant>
      <vt:variant>
        <vt:i4>1835063</vt:i4>
      </vt:variant>
      <vt:variant>
        <vt:i4>689</vt:i4>
      </vt:variant>
      <vt:variant>
        <vt:i4>0</vt:i4>
      </vt:variant>
      <vt:variant>
        <vt:i4>5</vt:i4>
      </vt:variant>
      <vt:variant>
        <vt:lpwstr/>
      </vt:variant>
      <vt:variant>
        <vt:lpwstr>_Toc201172387</vt:lpwstr>
      </vt:variant>
      <vt:variant>
        <vt:i4>1835063</vt:i4>
      </vt:variant>
      <vt:variant>
        <vt:i4>683</vt:i4>
      </vt:variant>
      <vt:variant>
        <vt:i4>0</vt:i4>
      </vt:variant>
      <vt:variant>
        <vt:i4>5</vt:i4>
      </vt:variant>
      <vt:variant>
        <vt:lpwstr/>
      </vt:variant>
      <vt:variant>
        <vt:lpwstr>_Toc201172384</vt:lpwstr>
      </vt:variant>
      <vt:variant>
        <vt:i4>1835063</vt:i4>
      </vt:variant>
      <vt:variant>
        <vt:i4>677</vt:i4>
      </vt:variant>
      <vt:variant>
        <vt:i4>0</vt:i4>
      </vt:variant>
      <vt:variant>
        <vt:i4>5</vt:i4>
      </vt:variant>
      <vt:variant>
        <vt:lpwstr/>
      </vt:variant>
      <vt:variant>
        <vt:lpwstr>_Toc201172383</vt:lpwstr>
      </vt:variant>
      <vt:variant>
        <vt:i4>1835063</vt:i4>
      </vt:variant>
      <vt:variant>
        <vt:i4>671</vt:i4>
      </vt:variant>
      <vt:variant>
        <vt:i4>0</vt:i4>
      </vt:variant>
      <vt:variant>
        <vt:i4>5</vt:i4>
      </vt:variant>
      <vt:variant>
        <vt:lpwstr/>
      </vt:variant>
      <vt:variant>
        <vt:lpwstr>_Toc201172382</vt:lpwstr>
      </vt:variant>
      <vt:variant>
        <vt:i4>1835063</vt:i4>
      </vt:variant>
      <vt:variant>
        <vt:i4>665</vt:i4>
      </vt:variant>
      <vt:variant>
        <vt:i4>0</vt:i4>
      </vt:variant>
      <vt:variant>
        <vt:i4>5</vt:i4>
      </vt:variant>
      <vt:variant>
        <vt:lpwstr/>
      </vt:variant>
      <vt:variant>
        <vt:lpwstr>_Toc201172381</vt:lpwstr>
      </vt:variant>
      <vt:variant>
        <vt:i4>1835063</vt:i4>
      </vt:variant>
      <vt:variant>
        <vt:i4>659</vt:i4>
      </vt:variant>
      <vt:variant>
        <vt:i4>0</vt:i4>
      </vt:variant>
      <vt:variant>
        <vt:i4>5</vt:i4>
      </vt:variant>
      <vt:variant>
        <vt:lpwstr/>
      </vt:variant>
      <vt:variant>
        <vt:lpwstr>_Toc201172380</vt:lpwstr>
      </vt:variant>
      <vt:variant>
        <vt:i4>1245239</vt:i4>
      </vt:variant>
      <vt:variant>
        <vt:i4>653</vt:i4>
      </vt:variant>
      <vt:variant>
        <vt:i4>0</vt:i4>
      </vt:variant>
      <vt:variant>
        <vt:i4>5</vt:i4>
      </vt:variant>
      <vt:variant>
        <vt:lpwstr/>
      </vt:variant>
      <vt:variant>
        <vt:lpwstr>_Toc201172379</vt:lpwstr>
      </vt:variant>
      <vt:variant>
        <vt:i4>1245239</vt:i4>
      </vt:variant>
      <vt:variant>
        <vt:i4>647</vt:i4>
      </vt:variant>
      <vt:variant>
        <vt:i4>0</vt:i4>
      </vt:variant>
      <vt:variant>
        <vt:i4>5</vt:i4>
      </vt:variant>
      <vt:variant>
        <vt:lpwstr/>
      </vt:variant>
      <vt:variant>
        <vt:lpwstr>_Toc201172378</vt:lpwstr>
      </vt:variant>
      <vt:variant>
        <vt:i4>1245239</vt:i4>
      </vt:variant>
      <vt:variant>
        <vt:i4>641</vt:i4>
      </vt:variant>
      <vt:variant>
        <vt:i4>0</vt:i4>
      </vt:variant>
      <vt:variant>
        <vt:i4>5</vt:i4>
      </vt:variant>
      <vt:variant>
        <vt:lpwstr/>
      </vt:variant>
      <vt:variant>
        <vt:lpwstr>_Toc201172377</vt:lpwstr>
      </vt:variant>
      <vt:variant>
        <vt:i4>1245239</vt:i4>
      </vt:variant>
      <vt:variant>
        <vt:i4>635</vt:i4>
      </vt:variant>
      <vt:variant>
        <vt:i4>0</vt:i4>
      </vt:variant>
      <vt:variant>
        <vt:i4>5</vt:i4>
      </vt:variant>
      <vt:variant>
        <vt:lpwstr/>
      </vt:variant>
      <vt:variant>
        <vt:lpwstr>_Toc201172376</vt:lpwstr>
      </vt:variant>
      <vt:variant>
        <vt:i4>1245239</vt:i4>
      </vt:variant>
      <vt:variant>
        <vt:i4>629</vt:i4>
      </vt:variant>
      <vt:variant>
        <vt:i4>0</vt:i4>
      </vt:variant>
      <vt:variant>
        <vt:i4>5</vt:i4>
      </vt:variant>
      <vt:variant>
        <vt:lpwstr/>
      </vt:variant>
      <vt:variant>
        <vt:lpwstr>_Toc201172375</vt:lpwstr>
      </vt:variant>
      <vt:variant>
        <vt:i4>1245239</vt:i4>
      </vt:variant>
      <vt:variant>
        <vt:i4>623</vt:i4>
      </vt:variant>
      <vt:variant>
        <vt:i4>0</vt:i4>
      </vt:variant>
      <vt:variant>
        <vt:i4>5</vt:i4>
      </vt:variant>
      <vt:variant>
        <vt:lpwstr/>
      </vt:variant>
      <vt:variant>
        <vt:lpwstr>_Toc201172374</vt:lpwstr>
      </vt:variant>
      <vt:variant>
        <vt:i4>1245239</vt:i4>
      </vt:variant>
      <vt:variant>
        <vt:i4>617</vt:i4>
      </vt:variant>
      <vt:variant>
        <vt:i4>0</vt:i4>
      </vt:variant>
      <vt:variant>
        <vt:i4>5</vt:i4>
      </vt:variant>
      <vt:variant>
        <vt:lpwstr/>
      </vt:variant>
      <vt:variant>
        <vt:lpwstr>_Toc201172373</vt:lpwstr>
      </vt:variant>
      <vt:variant>
        <vt:i4>1245239</vt:i4>
      </vt:variant>
      <vt:variant>
        <vt:i4>611</vt:i4>
      </vt:variant>
      <vt:variant>
        <vt:i4>0</vt:i4>
      </vt:variant>
      <vt:variant>
        <vt:i4>5</vt:i4>
      </vt:variant>
      <vt:variant>
        <vt:lpwstr/>
      </vt:variant>
      <vt:variant>
        <vt:lpwstr>_Toc201172372</vt:lpwstr>
      </vt:variant>
      <vt:variant>
        <vt:i4>1245239</vt:i4>
      </vt:variant>
      <vt:variant>
        <vt:i4>605</vt:i4>
      </vt:variant>
      <vt:variant>
        <vt:i4>0</vt:i4>
      </vt:variant>
      <vt:variant>
        <vt:i4>5</vt:i4>
      </vt:variant>
      <vt:variant>
        <vt:lpwstr/>
      </vt:variant>
      <vt:variant>
        <vt:lpwstr>_Toc201172371</vt:lpwstr>
      </vt:variant>
      <vt:variant>
        <vt:i4>1245239</vt:i4>
      </vt:variant>
      <vt:variant>
        <vt:i4>599</vt:i4>
      </vt:variant>
      <vt:variant>
        <vt:i4>0</vt:i4>
      </vt:variant>
      <vt:variant>
        <vt:i4>5</vt:i4>
      </vt:variant>
      <vt:variant>
        <vt:lpwstr/>
      </vt:variant>
      <vt:variant>
        <vt:lpwstr>_Toc201172370</vt:lpwstr>
      </vt:variant>
      <vt:variant>
        <vt:i4>1179703</vt:i4>
      </vt:variant>
      <vt:variant>
        <vt:i4>593</vt:i4>
      </vt:variant>
      <vt:variant>
        <vt:i4>0</vt:i4>
      </vt:variant>
      <vt:variant>
        <vt:i4>5</vt:i4>
      </vt:variant>
      <vt:variant>
        <vt:lpwstr/>
      </vt:variant>
      <vt:variant>
        <vt:lpwstr>_Toc201172369</vt:lpwstr>
      </vt:variant>
      <vt:variant>
        <vt:i4>1179703</vt:i4>
      </vt:variant>
      <vt:variant>
        <vt:i4>587</vt:i4>
      </vt:variant>
      <vt:variant>
        <vt:i4>0</vt:i4>
      </vt:variant>
      <vt:variant>
        <vt:i4>5</vt:i4>
      </vt:variant>
      <vt:variant>
        <vt:lpwstr/>
      </vt:variant>
      <vt:variant>
        <vt:lpwstr>_Toc201172368</vt:lpwstr>
      </vt:variant>
      <vt:variant>
        <vt:i4>1179703</vt:i4>
      </vt:variant>
      <vt:variant>
        <vt:i4>581</vt:i4>
      </vt:variant>
      <vt:variant>
        <vt:i4>0</vt:i4>
      </vt:variant>
      <vt:variant>
        <vt:i4>5</vt:i4>
      </vt:variant>
      <vt:variant>
        <vt:lpwstr/>
      </vt:variant>
      <vt:variant>
        <vt:lpwstr>_Toc201172367</vt:lpwstr>
      </vt:variant>
      <vt:variant>
        <vt:i4>1179703</vt:i4>
      </vt:variant>
      <vt:variant>
        <vt:i4>575</vt:i4>
      </vt:variant>
      <vt:variant>
        <vt:i4>0</vt:i4>
      </vt:variant>
      <vt:variant>
        <vt:i4>5</vt:i4>
      </vt:variant>
      <vt:variant>
        <vt:lpwstr/>
      </vt:variant>
      <vt:variant>
        <vt:lpwstr>_Toc201172366</vt:lpwstr>
      </vt:variant>
      <vt:variant>
        <vt:i4>1179703</vt:i4>
      </vt:variant>
      <vt:variant>
        <vt:i4>569</vt:i4>
      </vt:variant>
      <vt:variant>
        <vt:i4>0</vt:i4>
      </vt:variant>
      <vt:variant>
        <vt:i4>5</vt:i4>
      </vt:variant>
      <vt:variant>
        <vt:lpwstr/>
      </vt:variant>
      <vt:variant>
        <vt:lpwstr>_Toc201172365</vt:lpwstr>
      </vt:variant>
      <vt:variant>
        <vt:i4>1179703</vt:i4>
      </vt:variant>
      <vt:variant>
        <vt:i4>563</vt:i4>
      </vt:variant>
      <vt:variant>
        <vt:i4>0</vt:i4>
      </vt:variant>
      <vt:variant>
        <vt:i4>5</vt:i4>
      </vt:variant>
      <vt:variant>
        <vt:lpwstr/>
      </vt:variant>
      <vt:variant>
        <vt:lpwstr>_Toc201172363</vt:lpwstr>
      </vt:variant>
      <vt:variant>
        <vt:i4>1179703</vt:i4>
      </vt:variant>
      <vt:variant>
        <vt:i4>557</vt:i4>
      </vt:variant>
      <vt:variant>
        <vt:i4>0</vt:i4>
      </vt:variant>
      <vt:variant>
        <vt:i4>5</vt:i4>
      </vt:variant>
      <vt:variant>
        <vt:lpwstr/>
      </vt:variant>
      <vt:variant>
        <vt:lpwstr>_Toc201172362</vt:lpwstr>
      </vt:variant>
      <vt:variant>
        <vt:i4>1179703</vt:i4>
      </vt:variant>
      <vt:variant>
        <vt:i4>551</vt:i4>
      </vt:variant>
      <vt:variant>
        <vt:i4>0</vt:i4>
      </vt:variant>
      <vt:variant>
        <vt:i4>5</vt:i4>
      </vt:variant>
      <vt:variant>
        <vt:lpwstr/>
      </vt:variant>
      <vt:variant>
        <vt:lpwstr>_Toc201172361</vt:lpwstr>
      </vt:variant>
      <vt:variant>
        <vt:i4>1179703</vt:i4>
      </vt:variant>
      <vt:variant>
        <vt:i4>545</vt:i4>
      </vt:variant>
      <vt:variant>
        <vt:i4>0</vt:i4>
      </vt:variant>
      <vt:variant>
        <vt:i4>5</vt:i4>
      </vt:variant>
      <vt:variant>
        <vt:lpwstr/>
      </vt:variant>
      <vt:variant>
        <vt:lpwstr>_Toc201172360</vt:lpwstr>
      </vt:variant>
      <vt:variant>
        <vt:i4>1114167</vt:i4>
      </vt:variant>
      <vt:variant>
        <vt:i4>539</vt:i4>
      </vt:variant>
      <vt:variant>
        <vt:i4>0</vt:i4>
      </vt:variant>
      <vt:variant>
        <vt:i4>5</vt:i4>
      </vt:variant>
      <vt:variant>
        <vt:lpwstr/>
      </vt:variant>
      <vt:variant>
        <vt:lpwstr>_Toc201172359</vt:lpwstr>
      </vt:variant>
      <vt:variant>
        <vt:i4>1114167</vt:i4>
      </vt:variant>
      <vt:variant>
        <vt:i4>533</vt:i4>
      </vt:variant>
      <vt:variant>
        <vt:i4>0</vt:i4>
      </vt:variant>
      <vt:variant>
        <vt:i4>5</vt:i4>
      </vt:variant>
      <vt:variant>
        <vt:lpwstr/>
      </vt:variant>
      <vt:variant>
        <vt:lpwstr>_Toc201172358</vt:lpwstr>
      </vt:variant>
      <vt:variant>
        <vt:i4>1114167</vt:i4>
      </vt:variant>
      <vt:variant>
        <vt:i4>527</vt:i4>
      </vt:variant>
      <vt:variant>
        <vt:i4>0</vt:i4>
      </vt:variant>
      <vt:variant>
        <vt:i4>5</vt:i4>
      </vt:variant>
      <vt:variant>
        <vt:lpwstr/>
      </vt:variant>
      <vt:variant>
        <vt:lpwstr>_Toc201172357</vt:lpwstr>
      </vt:variant>
      <vt:variant>
        <vt:i4>1114167</vt:i4>
      </vt:variant>
      <vt:variant>
        <vt:i4>521</vt:i4>
      </vt:variant>
      <vt:variant>
        <vt:i4>0</vt:i4>
      </vt:variant>
      <vt:variant>
        <vt:i4>5</vt:i4>
      </vt:variant>
      <vt:variant>
        <vt:lpwstr/>
      </vt:variant>
      <vt:variant>
        <vt:lpwstr>_Toc201172356</vt:lpwstr>
      </vt:variant>
      <vt:variant>
        <vt:i4>1114167</vt:i4>
      </vt:variant>
      <vt:variant>
        <vt:i4>515</vt:i4>
      </vt:variant>
      <vt:variant>
        <vt:i4>0</vt:i4>
      </vt:variant>
      <vt:variant>
        <vt:i4>5</vt:i4>
      </vt:variant>
      <vt:variant>
        <vt:lpwstr/>
      </vt:variant>
      <vt:variant>
        <vt:lpwstr>_Toc201172355</vt:lpwstr>
      </vt:variant>
      <vt:variant>
        <vt:i4>1114167</vt:i4>
      </vt:variant>
      <vt:variant>
        <vt:i4>509</vt:i4>
      </vt:variant>
      <vt:variant>
        <vt:i4>0</vt:i4>
      </vt:variant>
      <vt:variant>
        <vt:i4>5</vt:i4>
      </vt:variant>
      <vt:variant>
        <vt:lpwstr/>
      </vt:variant>
      <vt:variant>
        <vt:lpwstr>_Toc201172354</vt:lpwstr>
      </vt:variant>
      <vt:variant>
        <vt:i4>1114167</vt:i4>
      </vt:variant>
      <vt:variant>
        <vt:i4>503</vt:i4>
      </vt:variant>
      <vt:variant>
        <vt:i4>0</vt:i4>
      </vt:variant>
      <vt:variant>
        <vt:i4>5</vt:i4>
      </vt:variant>
      <vt:variant>
        <vt:lpwstr/>
      </vt:variant>
      <vt:variant>
        <vt:lpwstr>_Toc201172353</vt:lpwstr>
      </vt:variant>
      <vt:variant>
        <vt:i4>1114167</vt:i4>
      </vt:variant>
      <vt:variant>
        <vt:i4>497</vt:i4>
      </vt:variant>
      <vt:variant>
        <vt:i4>0</vt:i4>
      </vt:variant>
      <vt:variant>
        <vt:i4>5</vt:i4>
      </vt:variant>
      <vt:variant>
        <vt:lpwstr/>
      </vt:variant>
      <vt:variant>
        <vt:lpwstr>_Toc201172352</vt:lpwstr>
      </vt:variant>
      <vt:variant>
        <vt:i4>1114167</vt:i4>
      </vt:variant>
      <vt:variant>
        <vt:i4>491</vt:i4>
      </vt:variant>
      <vt:variant>
        <vt:i4>0</vt:i4>
      </vt:variant>
      <vt:variant>
        <vt:i4>5</vt:i4>
      </vt:variant>
      <vt:variant>
        <vt:lpwstr/>
      </vt:variant>
      <vt:variant>
        <vt:lpwstr>_Toc201172351</vt:lpwstr>
      </vt:variant>
      <vt:variant>
        <vt:i4>1114167</vt:i4>
      </vt:variant>
      <vt:variant>
        <vt:i4>485</vt:i4>
      </vt:variant>
      <vt:variant>
        <vt:i4>0</vt:i4>
      </vt:variant>
      <vt:variant>
        <vt:i4>5</vt:i4>
      </vt:variant>
      <vt:variant>
        <vt:lpwstr/>
      </vt:variant>
      <vt:variant>
        <vt:lpwstr>_Toc201172350</vt:lpwstr>
      </vt:variant>
      <vt:variant>
        <vt:i4>1048631</vt:i4>
      </vt:variant>
      <vt:variant>
        <vt:i4>479</vt:i4>
      </vt:variant>
      <vt:variant>
        <vt:i4>0</vt:i4>
      </vt:variant>
      <vt:variant>
        <vt:i4>5</vt:i4>
      </vt:variant>
      <vt:variant>
        <vt:lpwstr/>
      </vt:variant>
      <vt:variant>
        <vt:lpwstr>_Toc201172349</vt:lpwstr>
      </vt:variant>
      <vt:variant>
        <vt:i4>1048631</vt:i4>
      </vt:variant>
      <vt:variant>
        <vt:i4>473</vt:i4>
      </vt:variant>
      <vt:variant>
        <vt:i4>0</vt:i4>
      </vt:variant>
      <vt:variant>
        <vt:i4>5</vt:i4>
      </vt:variant>
      <vt:variant>
        <vt:lpwstr/>
      </vt:variant>
      <vt:variant>
        <vt:lpwstr>_Toc201172348</vt:lpwstr>
      </vt:variant>
      <vt:variant>
        <vt:i4>1048631</vt:i4>
      </vt:variant>
      <vt:variant>
        <vt:i4>467</vt:i4>
      </vt:variant>
      <vt:variant>
        <vt:i4>0</vt:i4>
      </vt:variant>
      <vt:variant>
        <vt:i4>5</vt:i4>
      </vt:variant>
      <vt:variant>
        <vt:lpwstr/>
      </vt:variant>
      <vt:variant>
        <vt:lpwstr>_Toc201172347</vt:lpwstr>
      </vt:variant>
      <vt:variant>
        <vt:i4>1048631</vt:i4>
      </vt:variant>
      <vt:variant>
        <vt:i4>461</vt:i4>
      </vt:variant>
      <vt:variant>
        <vt:i4>0</vt:i4>
      </vt:variant>
      <vt:variant>
        <vt:i4>5</vt:i4>
      </vt:variant>
      <vt:variant>
        <vt:lpwstr/>
      </vt:variant>
      <vt:variant>
        <vt:lpwstr>_Toc201172346</vt:lpwstr>
      </vt:variant>
      <vt:variant>
        <vt:i4>1048631</vt:i4>
      </vt:variant>
      <vt:variant>
        <vt:i4>455</vt:i4>
      </vt:variant>
      <vt:variant>
        <vt:i4>0</vt:i4>
      </vt:variant>
      <vt:variant>
        <vt:i4>5</vt:i4>
      </vt:variant>
      <vt:variant>
        <vt:lpwstr/>
      </vt:variant>
      <vt:variant>
        <vt:lpwstr>_Toc201172345</vt:lpwstr>
      </vt:variant>
      <vt:variant>
        <vt:i4>1048631</vt:i4>
      </vt:variant>
      <vt:variant>
        <vt:i4>449</vt:i4>
      </vt:variant>
      <vt:variant>
        <vt:i4>0</vt:i4>
      </vt:variant>
      <vt:variant>
        <vt:i4>5</vt:i4>
      </vt:variant>
      <vt:variant>
        <vt:lpwstr/>
      </vt:variant>
      <vt:variant>
        <vt:lpwstr>_Toc201172344</vt:lpwstr>
      </vt:variant>
      <vt:variant>
        <vt:i4>1048631</vt:i4>
      </vt:variant>
      <vt:variant>
        <vt:i4>443</vt:i4>
      </vt:variant>
      <vt:variant>
        <vt:i4>0</vt:i4>
      </vt:variant>
      <vt:variant>
        <vt:i4>5</vt:i4>
      </vt:variant>
      <vt:variant>
        <vt:lpwstr/>
      </vt:variant>
      <vt:variant>
        <vt:lpwstr>_Toc201172343</vt:lpwstr>
      </vt:variant>
      <vt:variant>
        <vt:i4>1441847</vt:i4>
      </vt:variant>
      <vt:variant>
        <vt:i4>437</vt:i4>
      </vt:variant>
      <vt:variant>
        <vt:i4>0</vt:i4>
      </vt:variant>
      <vt:variant>
        <vt:i4>5</vt:i4>
      </vt:variant>
      <vt:variant>
        <vt:lpwstr/>
      </vt:variant>
      <vt:variant>
        <vt:lpwstr>_Toc201172326</vt:lpwstr>
      </vt:variant>
      <vt:variant>
        <vt:i4>1441847</vt:i4>
      </vt:variant>
      <vt:variant>
        <vt:i4>431</vt:i4>
      </vt:variant>
      <vt:variant>
        <vt:i4>0</vt:i4>
      </vt:variant>
      <vt:variant>
        <vt:i4>5</vt:i4>
      </vt:variant>
      <vt:variant>
        <vt:lpwstr/>
      </vt:variant>
      <vt:variant>
        <vt:lpwstr>_Toc201172324</vt:lpwstr>
      </vt:variant>
      <vt:variant>
        <vt:i4>1441847</vt:i4>
      </vt:variant>
      <vt:variant>
        <vt:i4>425</vt:i4>
      </vt:variant>
      <vt:variant>
        <vt:i4>0</vt:i4>
      </vt:variant>
      <vt:variant>
        <vt:i4>5</vt:i4>
      </vt:variant>
      <vt:variant>
        <vt:lpwstr/>
      </vt:variant>
      <vt:variant>
        <vt:lpwstr>_Toc201172323</vt:lpwstr>
      </vt:variant>
      <vt:variant>
        <vt:i4>1441847</vt:i4>
      </vt:variant>
      <vt:variant>
        <vt:i4>419</vt:i4>
      </vt:variant>
      <vt:variant>
        <vt:i4>0</vt:i4>
      </vt:variant>
      <vt:variant>
        <vt:i4>5</vt:i4>
      </vt:variant>
      <vt:variant>
        <vt:lpwstr/>
      </vt:variant>
      <vt:variant>
        <vt:lpwstr>_Toc201172322</vt:lpwstr>
      </vt:variant>
      <vt:variant>
        <vt:i4>1441847</vt:i4>
      </vt:variant>
      <vt:variant>
        <vt:i4>413</vt:i4>
      </vt:variant>
      <vt:variant>
        <vt:i4>0</vt:i4>
      </vt:variant>
      <vt:variant>
        <vt:i4>5</vt:i4>
      </vt:variant>
      <vt:variant>
        <vt:lpwstr/>
      </vt:variant>
      <vt:variant>
        <vt:lpwstr>_Toc201172321</vt:lpwstr>
      </vt:variant>
      <vt:variant>
        <vt:i4>1441847</vt:i4>
      </vt:variant>
      <vt:variant>
        <vt:i4>407</vt:i4>
      </vt:variant>
      <vt:variant>
        <vt:i4>0</vt:i4>
      </vt:variant>
      <vt:variant>
        <vt:i4>5</vt:i4>
      </vt:variant>
      <vt:variant>
        <vt:lpwstr/>
      </vt:variant>
      <vt:variant>
        <vt:lpwstr>_Toc201172320</vt:lpwstr>
      </vt:variant>
      <vt:variant>
        <vt:i4>1376311</vt:i4>
      </vt:variant>
      <vt:variant>
        <vt:i4>401</vt:i4>
      </vt:variant>
      <vt:variant>
        <vt:i4>0</vt:i4>
      </vt:variant>
      <vt:variant>
        <vt:i4>5</vt:i4>
      </vt:variant>
      <vt:variant>
        <vt:lpwstr/>
      </vt:variant>
      <vt:variant>
        <vt:lpwstr>_Toc201172319</vt:lpwstr>
      </vt:variant>
      <vt:variant>
        <vt:i4>1245236</vt:i4>
      </vt:variant>
      <vt:variant>
        <vt:i4>392</vt:i4>
      </vt:variant>
      <vt:variant>
        <vt:i4>0</vt:i4>
      </vt:variant>
      <vt:variant>
        <vt:i4>5</vt:i4>
      </vt:variant>
      <vt:variant>
        <vt:lpwstr/>
      </vt:variant>
      <vt:variant>
        <vt:lpwstr>_Toc201173064</vt:lpwstr>
      </vt:variant>
      <vt:variant>
        <vt:i4>1245236</vt:i4>
      </vt:variant>
      <vt:variant>
        <vt:i4>386</vt:i4>
      </vt:variant>
      <vt:variant>
        <vt:i4>0</vt:i4>
      </vt:variant>
      <vt:variant>
        <vt:i4>5</vt:i4>
      </vt:variant>
      <vt:variant>
        <vt:lpwstr/>
      </vt:variant>
      <vt:variant>
        <vt:lpwstr>_Toc201173063</vt:lpwstr>
      </vt:variant>
      <vt:variant>
        <vt:i4>1245236</vt:i4>
      </vt:variant>
      <vt:variant>
        <vt:i4>380</vt:i4>
      </vt:variant>
      <vt:variant>
        <vt:i4>0</vt:i4>
      </vt:variant>
      <vt:variant>
        <vt:i4>5</vt:i4>
      </vt:variant>
      <vt:variant>
        <vt:lpwstr/>
      </vt:variant>
      <vt:variant>
        <vt:lpwstr>_Toc201173062</vt:lpwstr>
      </vt:variant>
      <vt:variant>
        <vt:i4>1245236</vt:i4>
      </vt:variant>
      <vt:variant>
        <vt:i4>374</vt:i4>
      </vt:variant>
      <vt:variant>
        <vt:i4>0</vt:i4>
      </vt:variant>
      <vt:variant>
        <vt:i4>5</vt:i4>
      </vt:variant>
      <vt:variant>
        <vt:lpwstr/>
      </vt:variant>
      <vt:variant>
        <vt:lpwstr>_Toc201173061</vt:lpwstr>
      </vt:variant>
      <vt:variant>
        <vt:i4>1245236</vt:i4>
      </vt:variant>
      <vt:variant>
        <vt:i4>368</vt:i4>
      </vt:variant>
      <vt:variant>
        <vt:i4>0</vt:i4>
      </vt:variant>
      <vt:variant>
        <vt:i4>5</vt:i4>
      </vt:variant>
      <vt:variant>
        <vt:lpwstr/>
      </vt:variant>
      <vt:variant>
        <vt:lpwstr>_Toc201173060</vt:lpwstr>
      </vt:variant>
      <vt:variant>
        <vt:i4>1048628</vt:i4>
      </vt:variant>
      <vt:variant>
        <vt:i4>362</vt:i4>
      </vt:variant>
      <vt:variant>
        <vt:i4>0</vt:i4>
      </vt:variant>
      <vt:variant>
        <vt:i4>5</vt:i4>
      </vt:variant>
      <vt:variant>
        <vt:lpwstr/>
      </vt:variant>
      <vt:variant>
        <vt:lpwstr>_Toc201173059</vt:lpwstr>
      </vt:variant>
      <vt:variant>
        <vt:i4>1048628</vt:i4>
      </vt:variant>
      <vt:variant>
        <vt:i4>356</vt:i4>
      </vt:variant>
      <vt:variant>
        <vt:i4>0</vt:i4>
      </vt:variant>
      <vt:variant>
        <vt:i4>5</vt:i4>
      </vt:variant>
      <vt:variant>
        <vt:lpwstr/>
      </vt:variant>
      <vt:variant>
        <vt:lpwstr>_Toc201173058</vt:lpwstr>
      </vt:variant>
      <vt:variant>
        <vt:i4>1048628</vt:i4>
      </vt:variant>
      <vt:variant>
        <vt:i4>350</vt:i4>
      </vt:variant>
      <vt:variant>
        <vt:i4>0</vt:i4>
      </vt:variant>
      <vt:variant>
        <vt:i4>5</vt:i4>
      </vt:variant>
      <vt:variant>
        <vt:lpwstr/>
      </vt:variant>
      <vt:variant>
        <vt:lpwstr>_Toc201173057</vt:lpwstr>
      </vt:variant>
      <vt:variant>
        <vt:i4>1048628</vt:i4>
      </vt:variant>
      <vt:variant>
        <vt:i4>344</vt:i4>
      </vt:variant>
      <vt:variant>
        <vt:i4>0</vt:i4>
      </vt:variant>
      <vt:variant>
        <vt:i4>5</vt:i4>
      </vt:variant>
      <vt:variant>
        <vt:lpwstr/>
      </vt:variant>
      <vt:variant>
        <vt:lpwstr>_Toc201173056</vt:lpwstr>
      </vt:variant>
      <vt:variant>
        <vt:i4>1048628</vt:i4>
      </vt:variant>
      <vt:variant>
        <vt:i4>338</vt:i4>
      </vt:variant>
      <vt:variant>
        <vt:i4>0</vt:i4>
      </vt:variant>
      <vt:variant>
        <vt:i4>5</vt:i4>
      </vt:variant>
      <vt:variant>
        <vt:lpwstr/>
      </vt:variant>
      <vt:variant>
        <vt:lpwstr>_Toc201173055</vt:lpwstr>
      </vt:variant>
      <vt:variant>
        <vt:i4>1048628</vt:i4>
      </vt:variant>
      <vt:variant>
        <vt:i4>332</vt:i4>
      </vt:variant>
      <vt:variant>
        <vt:i4>0</vt:i4>
      </vt:variant>
      <vt:variant>
        <vt:i4>5</vt:i4>
      </vt:variant>
      <vt:variant>
        <vt:lpwstr/>
      </vt:variant>
      <vt:variant>
        <vt:lpwstr>_Toc201173054</vt:lpwstr>
      </vt:variant>
      <vt:variant>
        <vt:i4>1048628</vt:i4>
      </vt:variant>
      <vt:variant>
        <vt:i4>326</vt:i4>
      </vt:variant>
      <vt:variant>
        <vt:i4>0</vt:i4>
      </vt:variant>
      <vt:variant>
        <vt:i4>5</vt:i4>
      </vt:variant>
      <vt:variant>
        <vt:lpwstr/>
      </vt:variant>
      <vt:variant>
        <vt:lpwstr>_Toc201173053</vt:lpwstr>
      </vt:variant>
      <vt:variant>
        <vt:i4>1048628</vt:i4>
      </vt:variant>
      <vt:variant>
        <vt:i4>320</vt:i4>
      </vt:variant>
      <vt:variant>
        <vt:i4>0</vt:i4>
      </vt:variant>
      <vt:variant>
        <vt:i4>5</vt:i4>
      </vt:variant>
      <vt:variant>
        <vt:lpwstr/>
      </vt:variant>
      <vt:variant>
        <vt:lpwstr>_Toc201173052</vt:lpwstr>
      </vt:variant>
      <vt:variant>
        <vt:i4>1048628</vt:i4>
      </vt:variant>
      <vt:variant>
        <vt:i4>314</vt:i4>
      </vt:variant>
      <vt:variant>
        <vt:i4>0</vt:i4>
      </vt:variant>
      <vt:variant>
        <vt:i4>5</vt:i4>
      </vt:variant>
      <vt:variant>
        <vt:lpwstr/>
      </vt:variant>
      <vt:variant>
        <vt:lpwstr>_Toc201173051</vt:lpwstr>
      </vt:variant>
      <vt:variant>
        <vt:i4>1048628</vt:i4>
      </vt:variant>
      <vt:variant>
        <vt:i4>308</vt:i4>
      </vt:variant>
      <vt:variant>
        <vt:i4>0</vt:i4>
      </vt:variant>
      <vt:variant>
        <vt:i4>5</vt:i4>
      </vt:variant>
      <vt:variant>
        <vt:lpwstr/>
      </vt:variant>
      <vt:variant>
        <vt:lpwstr>_Toc201173050</vt:lpwstr>
      </vt:variant>
      <vt:variant>
        <vt:i4>1114164</vt:i4>
      </vt:variant>
      <vt:variant>
        <vt:i4>302</vt:i4>
      </vt:variant>
      <vt:variant>
        <vt:i4>0</vt:i4>
      </vt:variant>
      <vt:variant>
        <vt:i4>5</vt:i4>
      </vt:variant>
      <vt:variant>
        <vt:lpwstr/>
      </vt:variant>
      <vt:variant>
        <vt:lpwstr>_Toc201173049</vt:lpwstr>
      </vt:variant>
      <vt:variant>
        <vt:i4>1114164</vt:i4>
      </vt:variant>
      <vt:variant>
        <vt:i4>296</vt:i4>
      </vt:variant>
      <vt:variant>
        <vt:i4>0</vt:i4>
      </vt:variant>
      <vt:variant>
        <vt:i4>5</vt:i4>
      </vt:variant>
      <vt:variant>
        <vt:lpwstr/>
      </vt:variant>
      <vt:variant>
        <vt:lpwstr>_Toc201173048</vt:lpwstr>
      </vt:variant>
      <vt:variant>
        <vt:i4>1114164</vt:i4>
      </vt:variant>
      <vt:variant>
        <vt:i4>290</vt:i4>
      </vt:variant>
      <vt:variant>
        <vt:i4>0</vt:i4>
      </vt:variant>
      <vt:variant>
        <vt:i4>5</vt:i4>
      </vt:variant>
      <vt:variant>
        <vt:lpwstr/>
      </vt:variant>
      <vt:variant>
        <vt:lpwstr>_Toc201173047</vt:lpwstr>
      </vt:variant>
      <vt:variant>
        <vt:i4>1114164</vt:i4>
      </vt:variant>
      <vt:variant>
        <vt:i4>284</vt:i4>
      </vt:variant>
      <vt:variant>
        <vt:i4>0</vt:i4>
      </vt:variant>
      <vt:variant>
        <vt:i4>5</vt:i4>
      </vt:variant>
      <vt:variant>
        <vt:lpwstr/>
      </vt:variant>
      <vt:variant>
        <vt:lpwstr>_Toc201173046</vt:lpwstr>
      </vt:variant>
      <vt:variant>
        <vt:i4>1114164</vt:i4>
      </vt:variant>
      <vt:variant>
        <vt:i4>278</vt:i4>
      </vt:variant>
      <vt:variant>
        <vt:i4>0</vt:i4>
      </vt:variant>
      <vt:variant>
        <vt:i4>5</vt:i4>
      </vt:variant>
      <vt:variant>
        <vt:lpwstr/>
      </vt:variant>
      <vt:variant>
        <vt:lpwstr>_Toc201173045</vt:lpwstr>
      </vt:variant>
      <vt:variant>
        <vt:i4>1114164</vt:i4>
      </vt:variant>
      <vt:variant>
        <vt:i4>272</vt:i4>
      </vt:variant>
      <vt:variant>
        <vt:i4>0</vt:i4>
      </vt:variant>
      <vt:variant>
        <vt:i4>5</vt:i4>
      </vt:variant>
      <vt:variant>
        <vt:lpwstr/>
      </vt:variant>
      <vt:variant>
        <vt:lpwstr>_Toc201173044</vt:lpwstr>
      </vt:variant>
      <vt:variant>
        <vt:i4>1114164</vt:i4>
      </vt:variant>
      <vt:variant>
        <vt:i4>266</vt:i4>
      </vt:variant>
      <vt:variant>
        <vt:i4>0</vt:i4>
      </vt:variant>
      <vt:variant>
        <vt:i4>5</vt:i4>
      </vt:variant>
      <vt:variant>
        <vt:lpwstr/>
      </vt:variant>
      <vt:variant>
        <vt:lpwstr>_Toc201173043</vt:lpwstr>
      </vt:variant>
      <vt:variant>
        <vt:i4>1114164</vt:i4>
      </vt:variant>
      <vt:variant>
        <vt:i4>260</vt:i4>
      </vt:variant>
      <vt:variant>
        <vt:i4>0</vt:i4>
      </vt:variant>
      <vt:variant>
        <vt:i4>5</vt:i4>
      </vt:variant>
      <vt:variant>
        <vt:lpwstr/>
      </vt:variant>
      <vt:variant>
        <vt:lpwstr>_Toc201173042</vt:lpwstr>
      </vt:variant>
      <vt:variant>
        <vt:i4>1114164</vt:i4>
      </vt:variant>
      <vt:variant>
        <vt:i4>254</vt:i4>
      </vt:variant>
      <vt:variant>
        <vt:i4>0</vt:i4>
      </vt:variant>
      <vt:variant>
        <vt:i4>5</vt:i4>
      </vt:variant>
      <vt:variant>
        <vt:lpwstr/>
      </vt:variant>
      <vt:variant>
        <vt:lpwstr>_Toc201173041</vt:lpwstr>
      </vt:variant>
      <vt:variant>
        <vt:i4>1114164</vt:i4>
      </vt:variant>
      <vt:variant>
        <vt:i4>248</vt:i4>
      </vt:variant>
      <vt:variant>
        <vt:i4>0</vt:i4>
      </vt:variant>
      <vt:variant>
        <vt:i4>5</vt:i4>
      </vt:variant>
      <vt:variant>
        <vt:lpwstr/>
      </vt:variant>
      <vt:variant>
        <vt:lpwstr>_Toc201173040</vt:lpwstr>
      </vt:variant>
      <vt:variant>
        <vt:i4>1441844</vt:i4>
      </vt:variant>
      <vt:variant>
        <vt:i4>242</vt:i4>
      </vt:variant>
      <vt:variant>
        <vt:i4>0</vt:i4>
      </vt:variant>
      <vt:variant>
        <vt:i4>5</vt:i4>
      </vt:variant>
      <vt:variant>
        <vt:lpwstr/>
      </vt:variant>
      <vt:variant>
        <vt:lpwstr>_Toc201173039</vt:lpwstr>
      </vt:variant>
      <vt:variant>
        <vt:i4>1441844</vt:i4>
      </vt:variant>
      <vt:variant>
        <vt:i4>236</vt:i4>
      </vt:variant>
      <vt:variant>
        <vt:i4>0</vt:i4>
      </vt:variant>
      <vt:variant>
        <vt:i4>5</vt:i4>
      </vt:variant>
      <vt:variant>
        <vt:lpwstr/>
      </vt:variant>
      <vt:variant>
        <vt:lpwstr>_Toc201173038</vt:lpwstr>
      </vt:variant>
      <vt:variant>
        <vt:i4>1441844</vt:i4>
      </vt:variant>
      <vt:variant>
        <vt:i4>230</vt:i4>
      </vt:variant>
      <vt:variant>
        <vt:i4>0</vt:i4>
      </vt:variant>
      <vt:variant>
        <vt:i4>5</vt:i4>
      </vt:variant>
      <vt:variant>
        <vt:lpwstr/>
      </vt:variant>
      <vt:variant>
        <vt:lpwstr>_Toc201173037</vt:lpwstr>
      </vt:variant>
      <vt:variant>
        <vt:i4>1441844</vt:i4>
      </vt:variant>
      <vt:variant>
        <vt:i4>224</vt:i4>
      </vt:variant>
      <vt:variant>
        <vt:i4>0</vt:i4>
      </vt:variant>
      <vt:variant>
        <vt:i4>5</vt:i4>
      </vt:variant>
      <vt:variant>
        <vt:lpwstr/>
      </vt:variant>
      <vt:variant>
        <vt:lpwstr>_Toc201173036</vt:lpwstr>
      </vt:variant>
      <vt:variant>
        <vt:i4>1441844</vt:i4>
      </vt:variant>
      <vt:variant>
        <vt:i4>218</vt:i4>
      </vt:variant>
      <vt:variant>
        <vt:i4>0</vt:i4>
      </vt:variant>
      <vt:variant>
        <vt:i4>5</vt:i4>
      </vt:variant>
      <vt:variant>
        <vt:lpwstr/>
      </vt:variant>
      <vt:variant>
        <vt:lpwstr>_Toc201173035</vt:lpwstr>
      </vt:variant>
      <vt:variant>
        <vt:i4>1441844</vt:i4>
      </vt:variant>
      <vt:variant>
        <vt:i4>212</vt:i4>
      </vt:variant>
      <vt:variant>
        <vt:i4>0</vt:i4>
      </vt:variant>
      <vt:variant>
        <vt:i4>5</vt:i4>
      </vt:variant>
      <vt:variant>
        <vt:lpwstr/>
      </vt:variant>
      <vt:variant>
        <vt:lpwstr>_Toc201173034</vt:lpwstr>
      </vt:variant>
      <vt:variant>
        <vt:i4>1441844</vt:i4>
      </vt:variant>
      <vt:variant>
        <vt:i4>206</vt:i4>
      </vt:variant>
      <vt:variant>
        <vt:i4>0</vt:i4>
      </vt:variant>
      <vt:variant>
        <vt:i4>5</vt:i4>
      </vt:variant>
      <vt:variant>
        <vt:lpwstr/>
      </vt:variant>
      <vt:variant>
        <vt:lpwstr>_Toc201173033</vt:lpwstr>
      </vt:variant>
      <vt:variant>
        <vt:i4>1441844</vt:i4>
      </vt:variant>
      <vt:variant>
        <vt:i4>200</vt:i4>
      </vt:variant>
      <vt:variant>
        <vt:i4>0</vt:i4>
      </vt:variant>
      <vt:variant>
        <vt:i4>5</vt:i4>
      </vt:variant>
      <vt:variant>
        <vt:lpwstr/>
      </vt:variant>
      <vt:variant>
        <vt:lpwstr>_Toc201173032</vt:lpwstr>
      </vt:variant>
      <vt:variant>
        <vt:i4>1441844</vt:i4>
      </vt:variant>
      <vt:variant>
        <vt:i4>194</vt:i4>
      </vt:variant>
      <vt:variant>
        <vt:i4>0</vt:i4>
      </vt:variant>
      <vt:variant>
        <vt:i4>5</vt:i4>
      </vt:variant>
      <vt:variant>
        <vt:lpwstr/>
      </vt:variant>
      <vt:variant>
        <vt:lpwstr>_Toc201173031</vt:lpwstr>
      </vt:variant>
      <vt:variant>
        <vt:i4>1441844</vt:i4>
      </vt:variant>
      <vt:variant>
        <vt:i4>188</vt:i4>
      </vt:variant>
      <vt:variant>
        <vt:i4>0</vt:i4>
      </vt:variant>
      <vt:variant>
        <vt:i4>5</vt:i4>
      </vt:variant>
      <vt:variant>
        <vt:lpwstr/>
      </vt:variant>
      <vt:variant>
        <vt:lpwstr>_Toc201173030</vt:lpwstr>
      </vt:variant>
      <vt:variant>
        <vt:i4>1507380</vt:i4>
      </vt:variant>
      <vt:variant>
        <vt:i4>182</vt:i4>
      </vt:variant>
      <vt:variant>
        <vt:i4>0</vt:i4>
      </vt:variant>
      <vt:variant>
        <vt:i4>5</vt:i4>
      </vt:variant>
      <vt:variant>
        <vt:lpwstr/>
      </vt:variant>
      <vt:variant>
        <vt:lpwstr>_Toc201173029</vt:lpwstr>
      </vt:variant>
      <vt:variant>
        <vt:i4>1507380</vt:i4>
      </vt:variant>
      <vt:variant>
        <vt:i4>176</vt:i4>
      </vt:variant>
      <vt:variant>
        <vt:i4>0</vt:i4>
      </vt:variant>
      <vt:variant>
        <vt:i4>5</vt:i4>
      </vt:variant>
      <vt:variant>
        <vt:lpwstr/>
      </vt:variant>
      <vt:variant>
        <vt:lpwstr>_Toc201173028</vt:lpwstr>
      </vt:variant>
      <vt:variant>
        <vt:i4>1507380</vt:i4>
      </vt:variant>
      <vt:variant>
        <vt:i4>170</vt:i4>
      </vt:variant>
      <vt:variant>
        <vt:i4>0</vt:i4>
      </vt:variant>
      <vt:variant>
        <vt:i4>5</vt:i4>
      </vt:variant>
      <vt:variant>
        <vt:lpwstr/>
      </vt:variant>
      <vt:variant>
        <vt:lpwstr>_Toc201173027</vt:lpwstr>
      </vt:variant>
      <vt:variant>
        <vt:i4>1507380</vt:i4>
      </vt:variant>
      <vt:variant>
        <vt:i4>164</vt:i4>
      </vt:variant>
      <vt:variant>
        <vt:i4>0</vt:i4>
      </vt:variant>
      <vt:variant>
        <vt:i4>5</vt:i4>
      </vt:variant>
      <vt:variant>
        <vt:lpwstr/>
      </vt:variant>
      <vt:variant>
        <vt:lpwstr>_Toc201173026</vt:lpwstr>
      </vt:variant>
      <vt:variant>
        <vt:i4>1507380</vt:i4>
      </vt:variant>
      <vt:variant>
        <vt:i4>158</vt:i4>
      </vt:variant>
      <vt:variant>
        <vt:i4>0</vt:i4>
      </vt:variant>
      <vt:variant>
        <vt:i4>5</vt:i4>
      </vt:variant>
      <vt:variant>
        <vt:lpwstr/>
      </vt:variant>
      <vt:variant>
        <vt:lpwstr>_Toc201173025</vt:lpwstr>
      </vt:variant>
      <vt:variant>
        <vt:i4>1507380</vt:i4>
      </vt:variant>
      <vt:variant>
        <vt:i4>152</vt:i4>
      </vt:variant>
      <vt:variant>
        <vt:i4>0</vt:i4>
      </vt:variant>
      <vt:variant>
        <vt:i4>5</vt:i4>
      </vt:variant>
      <vt:variant>
        <vt:lpwstr/>
      </vt:variant>
      <vt:variant>
        <vt:lpwstr>_Toc201173024</vt:lpwstr>
      </vt:variant>
      <vt:variant>
        <vt:i4>1507380</vt:i4>
      </vt:variant>
      <vt:variant>
        <vt:i4>146</vt:i4>
      </vt:variant>
      <vt:variant>
        <vt:i4>0</vt:i4>
      </vt:variant>
      <vt:variant>
        <vt:i4>5</vt:i4>
      </vt:variant>
      <vt:variant>
        <vt:lpwstr/>
      </vt:variant>
      <vt:variant>
        <vt:lpwstr>_Toc201173023</vt:lpwstr>
      </vt:variant>
      <vt:variant>
        <vt:i4>1507380</vt:i4>
      </vt:variant>
      <vt:variant>
        <vt:i4>140</vt:i4>
      </vt:variant>
      <vt:variant>
        <vt:i4>0</vt:i4>
      </vt:variant>
      <vt:variant>
        <vt:i4>5</vt:i4>
      </vt:variant>
      <vt:variant>
        <vt:lpwstr/>
      </vt:variant>
      <vt:variant>
        <vt:lpwstr>_Toc201173022</vt:lpwstr>
      </vt:variant>
      <vt:variant>
        <vt:i4>1507380</vt:i4>
      </vt:variant>
      <vt:variant>
        <vt:i4>134</vt:i4>
      </vt:variant>
      <vt:variant>
        <vt:i4>0</vt:i4>
      </vt:variant>
      <vt:variant>
        <vt:i4>5</vt:i4>
      </vt:variant>
      <vt:variant>
        <vt:lpwstr/>
      </vt:variant>
      <vt:variant>
        <vt:lpwstr>_Toc201173021</vt:lpwstr>
      </vt:variant>
      <vt:variant>
        <vt:i4>1507380</vt:i4>
      </vt:variant>
      <vt:variant>
        <vt:i4>128</vt:i4>
      </vt:variant>
      <vt:variant>
        <vt:i4>0</vt:i4>
      </vt:variant>
      <vt:variant>
        <vt:i4>5</vt:i4>
      </vt:variant>
      <vt:variant>
        <vt:lpwstr/>
      </vt:variant>
      <vt:variant>
        <vt:lpwstr>_Toc201173020</vt:lpwstr>
      </vt:variant>
      <vt:variant>
        <vt:i4>1310772</vt:i4>
      </vt:variant>
      <vt:variant>
        <vt:i4>122</vt:i4>
      </vt:variant>
      <vt:variant>
        <vt:i4>0</vt:i4>
      </vt:variant>
      <vt:variant>
        <vt:i4>5</vt:i4>
      </vt:variant>
      <vt:variant>
        <vt:lpwstr/>
      </vt:variant>
      <vt:variant>
        <vt:lpwstr>_Toc201173019</vt:lpwstr>
      </vt:variant>
      <vt:variant>
        <vt:i4>1310772</vt:i4>
      </vt:variant>
      <vt:variant>
        <vt:i4>116</vt:i4>
      </vt:variant>
      <vt:variant>
        <vt:i4>0</vt:i4>
      </vt:variant>
      <vt:variant>
        <vt:i4>5</vt:i4>
      </vt:variant>
      <vt:variant>
        <vt:lpwstr/>
      </vt:variant>
      <vt:variant>
        <vt:lpwstr>_Toc201173018</vt:lpwstr>
      </vt:variant>
      <vt:variant>
        <vt:i4>1310772</vt:i4>
      </vt:variant>
      <vt:variant>
        <vt:i4>110</vt:i4>
      </vt:variant>
      <vt:variant>
        <vt:i4>0</vt:i4>
      </vt:variant>
      <vt:variant>
        <vt:i4>5</vt:i4>
      </vt:variant>
      <vt:variant>
        <vt:lpwstr/>
      </vt:variant>
      <vt:variant>
        <vt:lpwstr>_Toc201173017</vt:lpwstr>
      </vt:variant>
      <vt:variant>
        <vt:i4>1310772</vt:i4>
      </vt:variant>
      <vt:variant>
        <vt:i4>104</vt:i4>
      </vt:variant>
      <vt:variant>
        <vt:i4>0</vt:i4>
      </vt:variant>
      <vt:variant>
        <vt:i4>5</vt:i4>
      </vt:variant>
      <vt:variant>
        <vt:lpwstr/>
      </vt:variant>
      <vt:variant>
        <vt:lpwstr>_Toc201173016</vt:lpwstr>
      </vt:variant>
      <vt:variant>
        <vt:i4>1310772</vt:i4>
      </vt:variant>
      <vt:variant>
        <vt:i4>98</vt:i4>
      </vt:variant>
      <vt:variant>
        <vt:i4>0</vt:i4>
      </vt:variant>
      <vt:variant>
        <vt:i4>5</vt:i4>
      </vt:variant>
      <vt:variant>
        <vt:lpwstr/>
      </vt:variant>
      <vt:variant>
        <vt:lpwstr>_Toc201173015</vt:lpwstr>
      </vt:variant>
      <vt:variant>
        <vt:i4>1310772</vt:i4>
      </vt:variant>
      <vt:variant>
        <vt:i4>92</vt:i4>
      </vt:variant>
      <vt:variant>
        <vt:i4>0</vt:i4>
      </vt:variant>
      <vt:variant>
        <vt:i4>5</vt:i4>
      </vt:variant>
      <vt:variant>
        <vt:lpwstr/>
      </vt:variant>
      <vt:variant>
        <vt:lpwstr>_Toc201173014</vt:lpwstr>
      </vt:variant>
      <vt:variant>
        <vt:i4>1310772</vt:i4>
      </vt:variant>
      <vt:variant>
        <vt:i4>86</vt:i4>
      </vt:variant>
      <vt:variant>
        <vt:i4>0</vt:i4>
      </vt:variant>
      <vt:variant>
        <vt:i4>5</vt:i4>
      </vt:variant>
      <vt:variant>
        <vt:lpwstr/>
      </vt:variant>
      <vt:variant>
        <vt:lpwstr>_Toc201173013</vt:lpwstr>
      </vt:variant>
      <vt:variant>
        <vt:i4>1310772</vt:i4>
      </vt:variant>
      <vt:variant>
        <vt:i4>80</vt:i4>
      </vt:variant>
      <vt:variant>
        <vt:i4>0</vt:i4>
      </vt:variant>
      <vt:variant>
        <vt:i4>5</vt:i4>
      </vt:variant>
      <vt:variant>
        <vt:lpwstr/>
      </vt:variant>
      <vt:variant>
        <vt:lpwstr>_Toc201173012</vt:lpwstr>
      </vt:variant>
      <vt:variant>
        <vt:i4>1310772</vt:i4>
      </vt:variant>
      <vt:variant>
        <vt:i4>74</vt:i4>
      </vt:variant>
      <vt:variant>
        <vt:i4>0</vt:i4>
      </vt:variant>
      <vt:variant>
        <vt:i4>5</vt:i4>
      </vt:variant>
      <vt:variant>
        <vt:lpwstr/>
      </vt:variant>
      <vt:variant>
        <vt:lpwstr>_Toc201173011</vt:lpwstr>
      </vt:variant>
      <vt:variant>
        <vt:i4>1310772</vt:i4>
      </vt:variant>
      <vt:variant>
        <vt:i4>68</vt:i4>
      </vt:variant>
      <vt:variant>
        <vt:i4>0</vt:i4>
      </vt:variant>
      <vt:variant>
        <vt:i4>5</vt:i4>
      </vt:variant>
      <vt:variant>
        <vt:lpwstr/>
      </vt:variant>
      <vt:variant>
        <vt:lpwstr>_Toc201173010</vt:lpwstr>
      </vt:variant>
      <vt:variant>
        <vt:i4>1376308</vt:i4>
      </vt:variant>
      <vt:variant>
        <vt:i4>62</vt:i4>
      </vt:variant>
      <vt:variant>
        <vt:i4>0</vt:i4>
      </vt:variant>
      <vt:variant>
        <vt:i4>5</vt:i4>
      </vt:variant>
      <vt:variant>
        <vt:lpwstr/>
      </vt:variant>
      <vt:variant>
        <vt:lpwstr>_Toc201173009</vt:lpwstr>
      </vt:variant>
      <vt:variant>
        <vt:i4>1376308</vt:i4>
      </vt:variant>
      <vt:variant>
        <vt:i4>56</vt:i4>
      </vt:variant>
      <vt:variant>
        <vt:i4>0</vt:i4>
      </vt:variant>
      <vt:variant>
        <vt:i4>5</vt:i4>
      </vt:variant>
      <vt:variant>
        <vt:lpwstr/>
      </vt:variant>
      <vt:variant>
        <vt:lpwstr>_Toc201173008</vt:lpwstr>
      </vt:variant>
      <vt:variant>
        <vt:i4>1376308</vt:i4>
      </vt:variant>
      <vt:variant>
        <vt:i4>50</vt:i4>
      </vt:variant>
      <vt:variant>
        <vt:i4>0</vt:i4>
      </vt:variant>
      <vt:variant>
        <vt:i4>5</vt:i4>
      </vt:variant>
      <vt:variant>
        <vt:lpwstr/>
      </vt:variant>
      <vt:variant>
        <vt:lpwstr>_Toc201173007</vt:lpwstr>
      </vt:variant>
      <vt:variant>
        <vt:i4>1376308</vt:i4>
      </vt:variant>
      <vt:variant>
        <vt:i4>44</vt:i4>
      </vt:variant>
      <vt:variant>
        <vt:i4>0</vt:i4>
      </vt:variant>
      <vt:variant>
        <vt:i4>5</vt:i4>
      </vt:variant>
      <vt:variant>
        <vt:lpwstr/>
      </vt:variant>
      <vt:variant>
        <vt:lpwstr>_Toc201173006</vt:lpwstr>
      </vt:variant>
      <vt:variant>
        <vt:i4>1376308</vt:i4>
      </vt:variant>
      <vt:variant>
        <vt:i4>38</vt:i4>
      </vt:variant>
      <vt:variant>
        <vt:i4>0</vt:i4>
      </vt:variant>
      <vt:variant>
        <vt:i4>5</vt:i4>
      </vt:variant>
      <vt:variant>
        <vt:lpwstr/>
      </vt:variant>
      <vt:variant>
        <vt:lpwstr>_Toc201173005</vt:lpwstr>
      </vt:variant>
      <vt:variant>
        <vt:i4>1376308</vt:i4>
      </vt:variant>
      <vt:variant>
        <vt:i4>32</vt:i4>
      </vt:variant>
      <vt:variant>
        <vt:i4>0</vt:i4>
      </vt:variant>
      <vt:variant>
        <vt:i4>5</vt:i4>
      </vt:variant>
      <vt:variant>
        <vt:lpwstr/>
      </vt:variant>
      <vt:variant>
        <vt:lpwstr>_Toc201173004</vt:lpwstr>
      </vt:variant>
      <vt:variant>
        <vt:i4>1376308</vt:i4>
      </vt:variant>
      <vt:variant>
        <vt:i4>26</vt:i4>
      </vt:variant>
      <vt:variant>
        <vt:i4>0</vt:i4>
      </vt:variant>
      <vt:variant>
        <vt:i4>5</vt:i4>
      </vt:variant>
      <vt:variant>
        <vt:lpwstr/>
      </vt:variant>
      <vt:variant>
        <vt:lpwstr>_Toc201173003</vt:lpwstr>
      </vt:variant>
      <vt:variant>
        <vt:i4>1376308</vt:i4>
      </vt:variant>
      <vt:variant>
        <vt:i4>20</vt:i4>
      </vt:variant>
      <vt:variant>
        <vt:i4>0</vt:i4>
      </vt:variant>
      <vt:variant>
        <vt:i4>5</vt:i4>
      </vt:variant>
      <vt:variant>
        <vt:lpwstr/>
      </vt:variant>
      <vt:variant>
        <vt:lpwstr>_Toc201173002</vt:lpwstr>
      </vt:variant>
      <vt:variant>
        <vt:i4>1376308</vt:i4>
      </vt:variant>
      <vt:variant>
        <vt:i4>14</vt:i4>
      </vt:variant>
      <vt:variant>
        <vt:i4>0</vt:i4>
      </vt:variant>
      <vt:variant>
        <vt:i4>5</vt:i4>
      </vt:variant>
      <vt:variant>
        <vt:lpwstr/>
      </vt:variant>
      <vt:variant>
        <vt:lpwstr>_Toc201173001</vt:lpwstr>
      </vt:variant>
      <vt:variant>
        <vt:i4>1376308</vt:i4>
      </vt:variant>
      <vt:variant>
        <vt:i4>8</vt:i4>
      </vt:variant>
      <vt:variant>
        <vt:i4>0</vt:i4>
      </vt:variant>
      <vt:variant>
        <vt:i4>5</vt:i4>
      </vt:variant>
      <vt:variant>
        <vt:lpwstr/>
      </vt:variant>
      <vt:variant>
        <vt:lpwstr>_Toc201173000</vt:lpwstr>
      </vt:variant>
      <vt:variant>
        <vt:i4>1900605</vt:i4>
      </vt:variant>
      <vt:variant>
        <vt:i4>2</vt:i4>
      </vt:variant>
      <vt:variant>
        <vt:i4>0</vt:i4>
      </vt:variant>
      <vt:variant>
        <vt:i4>5</vt:i4>
      </vt:variant>
      <vt:variant>
        <vt:lpwstr/>
      </vt:variant>
      <vt:variant>
        <vt:lpwstr>_Toc201172999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Addan saez</dc:creator>
  <cp:keywords/>
  <cp:lastModifiedBy>Addan saez</cp:lastModifiedBy>
  <cp:revision>12</cp:revision>
  <cp:lastPrinted>2025-05-23T02:32:00Z</cp:lastPrinted>
  <dcterms:created xsi:type="dcterms:W3CDTF">2025-06-19T08:29:00Z</dcterms:created>
  <dcterms:modified xsi:type="dcterms:W3CDTF">2025-08-23T03:24:00Z</dcterms:modified>
  <cp:contentStatus/>
</cp:coreProperties>
</file>