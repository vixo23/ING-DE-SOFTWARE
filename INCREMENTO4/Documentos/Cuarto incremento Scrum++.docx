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282AA42F"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4C5955">
        <w:rPr>
          <w:b/>
          <w:bCs/>
        </w:rPr>
        <w:t>CUARTO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proofErr w:type="spellStart"/>
      <w:r>
        <w:t>Addán</w:t>
      </w:r>
      <w:proofErr w:type="spellEnd"/>
      <w:r>
        <w:t xml:space="preserve">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 xml:space="preserve">Paulo Luis Francisco </w:t>
      </w:r>
      <w:proofErr w:type="spellStart"/>
      <w:r>
        <w:t>Quinsacara</w:t>
      </w:r>
      <w:proofErr w:type="spellEnd"/>
      <w:r>
        <w:t xml:space="preserve"> </w:t>
      </w:r>
      <w:proofErr w:type="spellStart"/>
      <w:r>
        <w:t>Jofré</w:t>
      </w:r>
      <w:proofErr w:type="spellEnd"/>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4F94A05C" w14:textId="203650BC" w:rsidR="006065F2"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13146836" w:history="1">
        <w:r w:rsidR="006065F2" w:rsidRPr="001A5297">
          <w:rPr>
            <w:rStyle w:val="Hipervnculo"/>
            <w:noProof/>
          </w:rPr>
          <w:t>1. INTRODUCCIÓN</w:t>
        </w:r>
        <w:r w:rsidR="006065F2">
          <w:rPr>
            <w:noProof/>
            <w:webHidden/>
          </w:rPr>
          <w:tab/>
        </w:r>
        <w:r w:rsidR="006065F2">
          <w:rPr>
            <w:noProof/>
            <w:webHidden/>
          </w:rPr>
          <w:fldChar w:fldCharType="begin"/>
        </w:r>
        <w:r w:rsidR="006065F2">
          <w:rPr>
            <w:noProof/>
            <w:webHidden/>
          </w:rPr>
          <w:instrText xml:space="preserve"> PAGEREF _Toc213146836 \h </w:instrText>
        </w:r>
        <w:r w:rsidR="006065F2">
          <w:rPr>
            <w:noProof/>
            <w:webHidden/>
          </w:rPr>
        </w:r>
        <w:r w:rsidR="006065F2">
          <w:rPr>
            <w:noProof/>
            <w:webHidden/>
          </w:rPr>
          <w:fldChar w:fldCharType="separate"/>
        </w:r>
        <w:r w:rsidR="006065F2">
          <w:rPr>
            <w:noProof/>
            <w:webHidden/>
          </w:rPr>
          <w:t>7</w:t>
        </w:r>
        <w:r w:rsidR="006065F2">
          <w:rPr>
            <w:noProof/>
            <w:webHidden/>
          </w:rPr>
          <w:fldChar w:fldCharType="end"/>
        </w:r>
      </w:hyperlink>
    </w:p>
    <w:p w14:paraId="13D8BD58" w14:textId="1DA452AC"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37" w:history="1">
        <w:r w:rsidR="006065F2" w:rsidRPr="001A5297">
          <w:rPr>
            <w:rStyle w:val="Hipervnculo"/>
            <w:noProof/>
          </w:rPr>
          <w:t>2. PROPUESTA DE SOLUCIÓN E INCREMENTO DONDE SE ESPECIFICA EL INCREMENTO</w:t>
        </w:r>
        <w:r w:rsidR="006065F2">
          <w:rPr>
            <w:noProof/>
            <w:webHidden/>
          </w:rPr>
          <w:tab/>
        </w:r>
        <w:r w:rsidR="006065F2">
          <w:rPr>
            <w:noProof/>
            <w:webHidden/>
          </w:rPr>
          <w:fldChar w:fldCharType="begin"/>
        </w:r>
        <w:r w:rsidR="006065F2">
          <w:rPr>
            <w:noProof/>
            <w:webHidden/>
          </w:rPr>
          <w:instrText xml:space="preserve"> PAGEREF _Toc213146837 \h </w:instrText>
        </w:r>
        <w:r w:rsidR="006065F2">
          <w:rPr>
            <w:noProof/>
            <w:webHidden/>
          </w:rPr>
        </w:r>
        <w:r w:rsidR="006065F2">
          <w:rPr>
            <w:noProof/>
            <w:webHidden/>
          </w:rPr>
          <w:fldChar w:fldCharType="separate"/>
        </w:r>
        <w:r w:rsidR="006065F2">
          <w:rPr>
            <w:noProof/>
            <w:webHidden/>
          </w:rPr>
          <w:t>8</w:t>
        </w:r>
        <w:r w:rsidR="006065F2">
          <w:rPr>
            <w:noProof/>
            <w:webHidden/>
          </w:rPr>
          <w:fldChar w:fldCharType="end"/>
        </w:r>
      </w:hyperlink>
    </w:p>
    <w:p w14:paraId="7CE49D3A" w14:textId="76C09738" w:rsidR="006065F2" w:rsidRDefault="00416762">
      <w:pPr>
        <w:pStyle w:val="TDC2"/>
        <w:rPr>
          <w:rFonts w:asciiTheme="minorHAnsi" w:eastAsiaTheme="minorEastAsia" w:hAnsiTheme="minorHAnsi" w:cstheme="minorBidi"/>
          <w:noProof/>
          <w:kern w:val="2"/>
          <w:szCs w:val="24"/>
          <w14:ligatures w14:val="standardContextual"/>
        </w:rPr>
      </w:pPr>
      <w:hyperlink w:anchor="_Toc213146838" w:history="1">
        <w:r w:rsidR="006065F2" w:rsidRPr="001A5297">
          <w:rPr>
            <w:rStyle w:val="Hipervnculo"/>
            <w:noProof/>
          </w:rPr>
          <w:t>2.1</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Propuesta de solución</w:t>
        </w:r>
        <w:r w:rsidR="006065F2">
          <w:rPr>
            <w:noProof/>
            <w:webHidden/>
          </w:rPr>
          <w:tab/>
        </w:r>
        <w:r w:rsidR="006065F2">
          <w:rPr>
            <w:noProof/>
            <w:webHidden/>
          </w:rPr>
          <w:fldChar w:fldCharType="begin"/>
        </w:r>
        <w:r w:rsidR="006065F2">
          <w:rPr>
            <w:noProof/>
            <w:webHidden/>
          </w:rPr>
          <w:instrText xml:space="preserve"> PAGEREF _Toc213146838 \h </w:instrText>
        </w:r>
        <w:r w:rsidR="006065F2">
          <w:rPr>
            <w:noProof/>
            <w:webHidden/>
          </w:rPr>
        </w:r>
        <w:r w:rsidR="006065F2">
          <w:rPr>
            <w:noProof/>
            <w:webHidden/>
          </w:rPr>
          <w:fldChar w:fldCharType="separate"/>
        </w:r>
        <w:r w:rsidR="006065F2">
          <w:rPr>
            <w:noProof/>
            <w:webHidden/>
          </w:rPr>
          <w:t>8</w:t>
        </w:r>
        <w:r w:rsidR="006065F2">
          <w:rPr>
            <w:noProof/>
            <w:webHidden/>
          </w:rPr>
          <w:fldChar w:fldCharType="end"/>
        </w:r>
      </w:hyperlink>
    </w:p>
    <w:p w14:paraId="6970A61D" w14:textId="350628E2" w:rsidR="006065F2" w:rsidRDefault="00416762">
      <w:pPr>
        <w:pStyle w:val="TDC2"/>
        <w:rPr>
          <w:rFonts w:asciiTheme="minorHAnsi" w:eastAsiaTheme="minorEastAsia" w:hAnsiTheme="minorHAnsi" w:cstheme="minorBidi"/>
          <w:noProof/>
          <w:kern w:val="2"/>
          <w:szCs w:val="24"/>
          <w14:ligatures w14:val="standardContextual"/>
        </w:rPr>
      </w:pPr>
      <w:hyperlink w:anchor="_Toc213146839" w:history="1">
        <w:r w:rsidR="006065F2" w:rsidRPr="001A5297">
          <w:rPr>
            <w:rStyle w:val="Hipervnculo"/>
            <w:noProof/>
          </w:rPr>
          <w:t>2.2</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Especificación del Incremento (Cuarto Incremento)</w:t>
        </w:r>
        <w:r w:rsidR="006065F2">
          <w:rPr>
            <w:noProof/>
            <w:webHidden/>
          </w:rPr>
          <w:tab/>
        </w:r>
        <w:r w:rsidR="006065F2">
          <w:rPr>
            <w:noProof/>
            <w:webHidden/>
          </w:rPr>
          <w:fldChar w:fldCharType="begin"/>
        </w:r>
        <w:r w:rsidR="006065F2">
          <w:rPr>
            <w:noProof/>
            <w:webHidden/>
          </w:rPr>
          <w:instrText xml:space="preserve"> PAGEREF _Toc213146839 \h </w:instrText>
        </w:r>
        <w:r w:rsidR="006065F2">
          <w:rPr>
            <w:noProof/>
            <w:webHidden/>
          </w:rPr>
        </w:r>
        <w:r w:rsidR="006065F2">
          <w:rPr>
            <w:noProof/>
            <w:webHidden/>
          </w:rPr>
          <w:fldChar w:fldCharType="separate"/>
        </w:r>
        <w:r w:rsidR="006065F2">
          <w:rPr>
            <w:noProof/>
            <w:webHidden/>
          </w:rPr>
          <w:t>9</w:t>
        </w:r>
        <w:r w:rsidR="006065F2">
          <w:rPr>
            <w:noProof/>
            <w:webHidden/>
          </w:rPr>
          <w:fldChar w:fldCharType="end"/>
        </w:r>
      </w:hyperlink>
    </w:p>
    <w:p w14:paraId="21A1A40B" w14:textId="6D4C8DC4" w:rsidR="006065F2" w:rsidRDefault="00416762">
      <w:pPr>
        <w:pStyle w:val="TDC2"/>
        <w:rPr>
          <w:rFonts w:asciiTheme="minorHAnsi" w:eastAsiaTheme="minorEastAsia" w:hAnsiTheme="minorHAnsi" w:cstheme="minorBidi"/>
          <w:noProof/>
          <w:kern w:val="2"/>
          <w:szCs w:val="24"/>
          <w14:ligatures w14:val="standardContextual"/>
        </w:rPr>
      </w:pPr>
      <w:hyperlink w:anchor="_Toc213146840" w:history="1">
        <w:r w:rsidR="006065F2" w:rsidRPr="001A5297">
          <w:rPr>
            <w:rStyle w:val="Hipervnculo"/>
            <w:noProof/>
          </w:rPr>
          <w:t>2.3</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Cantidad de casos de uso</w:t>
        </w:r>
        <w:r w:rsidR="006065F2">
          <w:rPr>
            <w:noProof/>
            <w:webHidden/>
          </w:rPr>
          <w:tab/>
        </w:r>
        <w:r w:rsidR="006065F2">
          <w:rPr>
            <w:noProof/>
            <w:webHidden/>
          </w:rPr>
          <w:fldChar w:fldCharType="begin"/>
        </w:r>
        <w:r w:rsidR="006065F2">
          <w:rPr>
            <w:noProof/>
            <w:webHidden/>
          </w:rPr>
          <w:instrText xml:space="preserve"> PAGEREF _Toc213146840 \h </w:instrText>
        </w:r>
        <w:r w:rsidR="006065F2">
          <w:rPr>
            <w:noProof/>
            <w:webHidden/>
          </w:rPr>
        </w:r>
        <w:r w:rsidR="006065F2">
          <w:rPr>
            <w:noProof/>
            <w:webHidden/>
          </w:rPr>
          <w:fldChar w:fldCharType="separate"/>
        </w:r>
        <w:r w:rsidR="006065F2">
          <w:rPr>
            <w:noProof/>
            <w:webHidden/>
          </w:rPr>
          <w:t>9</w:t>
        </w:r>
        <w:r w:rsidR="006065F2">
          <w:rPr>
            <w:noProof/>
            <w:webHidden/>
          </w:rPr>
          <w:fldChar w:fldCharType="end"/>
        </w:r>
      </w:hyperlink>
    </w:p>
    <w:p w14:paraId="511EF6FD" w14:textId="4B0E081E" w:rsidR="006065F2" w:rsidRDefault="00416762">
      <w:pPr>
        <w:pStyle w:val="TDC2"/>
        <w:rPr>
          <w:rFonts w:asciiTheme="minorHAnsi" w:eastAsiaTheme="minorEastAsia" w:hAnsiTheme="minorHAnsi" w:cstheme="minorBidi"/>
          <w:noProof/>
          <w:kern w:val="2"/>
          <w:szCs w:val="24"/>
          <w14:ligatures w14:val="standardContextual"/>
        </w:rPr>
      </w:pPr>
      <w:hyperlink w:anchor="_Toc213146841" w:history="1">
        <w:r w:rsidR="006065F2" w:rsidRPr="001A5297">
          <w:rPr>
            <w:rStyle w:val="Hipervnculo"/>
            <w:noProof/>
          </w:rPr>
          <w:t>2.4</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Porcentaje parcial</w:t>
        </w:r>
        <w:r w:rsidR="006065F2">
          <w:rPr>
            <w:noProof/>
            <w:webHidden/>
          </w:rPr>
          <w:tab/>
        </w:r>
        <w:r w:rsidR="006065F2">
          <w:rPr>
            <w:noProof/>
            <w:webHidden/>
          </w:rPr>
          <w:fldChar w:fldCharType="begin"/>
        </w:r>
        <w:r w:rsidR="006065F2">
          <w:rPr>
            <w:noProof/>
            <w:webHidden/>
          </w:rPr>
          <w:instrText xml:space="preserve"> PAGEREF _Toc213146841 \h </w:instrText>
        </w:r>
        <w:r w:rsidR="006065F2">
          <w:rPr>
            <w:noProof/>
            <w:webHidden/>
          </w:rPr>
        </w:r>
        <w:r w:rsidR="006065F2">
          <w:rPr>
            <w:noProof/>
            <w:webHidden/>
          </w:rPr>
          <w:fldChar w:fldCharType="separate"/>
        </w:r>
        <w:r w:rsidR="006065F2">
          <w:rPr>
            <w:noProof/>
            <w:webHidden/>
          </w:rPr>
          <w:t>10</w:t>
        </w:r>
        <w:r w:rsidR="006065F2">
          <w:rPr>
            <w:noProof/>
            <w:webHidden/>
          </w:rPr>
          <w:fldChar w:fldCharType="end"/>
        </w:r>
      </w:hyperlink>
    </w:p>
    <w:p w14:paraId="2BF61C35" w14:textId="4683780C" w:rsidR="006065F2" w:rsidRDefault="00416762">
      <w:pPr>
        <w:pStyle w:val="TDC2"/>
        <w:rPr>
          <w:rFonts w:asciiTheme="minorHAnsi" w:eastAsiaTheme="minorEastAsia" w:hAnsiTheme="minorHAnsi" w:cstheme="minorBidi"/>
          <w:noProof/>
          <w:kern w:val="2"/>
          <w:szCs w:val="24"/>
          <w14:ligatures w14:val="standardContextual"/>
        </w:rPr>
      </w:pPr>
      <w:hyperlink w:anchor="_Toc213146842" w:history="1">
        <w:r w:rsidR="006065F2" w:rsidRPr="001A5297">
          <w:rPr>
            <w:rStyle w:val="Hipervnculo"/>
            <w:noProof/>
          </w:rPr>
          <w:t>2.5</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Porcentaje acumulado</w:t>
        </w:r>
        <w:r w:rsidR="006065F2">
          <w:rPr>
            <w:noProof/>
            <w:webHidden/>
          </w:rPr>
          <w:tab/>
        </w:r>
        <w:r w:rsidR="006065F2">
          <w:rPr>
            <w:noProof/>
            <w:webHidden/>
          </w:rPr>
          <w:fldChar w:fldCharType="begin"/>
        </w:r>
        <w:r w:rsidR="006065F2">
          <w:rPr>
            <w:noProof/>
            <w:webHidden/>
          </w:rPr>
          <w:instrText xml:space="preserve"> PAGEREF _Toc213146842 \h </w:instrText>
        </w:r>
        <w:r w:rsidR="006065F2">
          <w:rPr>
            <w:noProof/>
            <w:webHidden/>
          </w:rPr>
        </w:r>
        <w:r w:rsidR="006065F2">
          <w:rPr>
            <w:noProof/>
            <w:webHidden/>
          </w:rPr>
          <w:fldChar w:fldCharType="separate"/>
        </w:r>
        <w:r w:rsidR="006065F2">
          <w:rPr>
            <w:noProof/>
            <w:webHidden/>
          </w:rPr>
          <w:t>11</w:t>
        </w:r>
        <w:r w:rsidR="006065F2">
          <w:rPr>
            <w:noProof/>
            <w:webHidden/>
          </w:rPr>
          <w:fldChar w:fldCharType="end"/>
        </w:r>
      </w:hyperlink>
    </w:p>
    <w:p w14:paraId="1BA4DDFF" w14:textId="0F9FCA6E"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43" w:history="1">
        <w:r w:rsidR="006065F2" w:rsidRPr="001A5297">
          <w:rPr>
            <w:rStyle w:val="Hipervnculo"/>
            <w:noProof/>
          </w:rPr>
          <w:t>3. PRODUCT BACKLOG</w:t>
        </w:r>
        <w:r w:rsidR="006065F2">
          <w:rPr>
            <w:noProof/>
            <w:webHidden/>
          </w:rPr>
          <w:tab/>
        </w:r>
        <w:r w:rsidR="006065F2">
          <w:rPr>
            <w:noProof/>
            <w:webHidden/>
          </w:rPr>
          <w:fldChar w:fldCharType="begin"/>
        </w:r>
        <w:r w:rsidR="006065F2">
          <w:rPr>
            <w:noProof/>
            <w:webHidden/>
          </w:rPr>
          <w:instrText xml:space="preserve"> PAGEREF _Toc213146843 \h </w:instrText>
        </w:r>
        <w:r w:rsidR="006065F2">
          <w:rPr>
            <w:noProof/>
            <w:webHidden/>
          </w:rPr>
        </w:r>
        <w:r w:rsidR="006065F2">
          <w:rPr>
            <w:noProof/>
            <w:webHidden/>
          </w:rPr>
          <w:fldChar w:fldCharType="separate"/>
        </w:r>
        <w:r w:rsidR="006065F2">
          <w:rPr>
            <w:noProof/>
            <w:webHidden/>
          </w:rPr>
          <w:t>13</w:t>
        </w:r>
        <w:r w:rsidR="006065F2">
          <w:rPr>
            <w:noProof/>
            <w:webHidden/>
          </w:rPr>
          <w:fldChar w:fldCharType="end"/>
        </w:r>
      </w:hyperlink>
    </w:p>
    <w:p w14:paraId="1EE530B8" w14:textId="3B29D44B"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44" w:history="1">
        <w:r w:rsidR="006065F2" w:rsidRPr="001A5297">
          <w:rPr>
            <w:rStyle w:val="Hipervnculo"/>
            <w:noProof/>
          </w:rPr>
          <w:t>4. SPRINT BACKLOG Y VISTA EXTERNA</w:t>
        </w:r>
        <w:r w:rsidR="006065F2">
          <w:rPr>
            <w:noProof/>
            <w:webHidden/>
          </w:rPr>
          <w:tab/>
        </w:r>
        <w:r w:rsidR="006065F2">
          <w:rPr>
            <w:noProof/>
            <w:webHidden/>
          </w:rPr>
          <w:fldChar w:fldCharType="begin"/>
        </w:r>
        <w:r w:rsidR="006065F2">
          <w:rPr>
            <w:noProof/>
            <w:webHidden/>
          </w:rPr>
          <w:instrText xml:space="preserve"> PAGEREF _Toc213146844 \h </w:instrText>
        </w:r>
        <w:r w:rsidR="006065F2">
          <w:rPr>
            <w:noProof/>
            <w:webHidden/>
          </w:rPr>
        </w:r>
        <w:r w:rsidR="006065F2">
          <w:rPr>
            <w:noProof/>
            <w:webHidden/>
          </w:rPr>
          <w:fldChar w:fldCharType="separate"/>
        </w:r>
        <w:r w:rsidR="006065F2">
          <w:rPr>
            <w:noProof/>
            <w:webHidden/>
          </w:rPr>
          <w:t>14</w:t>
        </w:r>
        <w:r w:rsidR="006065F2">
          <w:rPr>
            <w:noProof/>
            <w:webHidden/>
          </w:rPr>
          <w:fldChar w:fldCharType="end"/>
        </w:r>
      </w:hyperlink>
    </w:p>
    <w:p w14:paraId="598AB558" w14:textId="06094CE7" w:rsidR="006065F2" w:rsidRDefault="00416762">
      <w:pPr>
        <w:pStyle w:val="TDC2"/>
        <w:rPr>
          <w:rFonts w:asciiTheme="minorHAnsi" w:eastAsiaTheme="minorEastAsia" w:hAnsiTheme="minorHAnsi" w:cstheme="minorBidi"/>
          <w:noProof/>
          <w:kern w:val="2"/>
          <w:szCs w:val="24"/>
          <w14:ligatures w14:val="standardContextual"/>
        </w:rPr>
      </w:pPr>
      <w:hyperlink w:anchor="_Toc213146845" w:history="1">
        <w:r w:rsidR="006065F2" w:rsidRPr="001A5297">
          <w:rPr>
            <w:rStyle w:val="Hipervnculo"/>
            <w:noProof/>
          </w:rPr>
          <w:t>4.1</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Sprint backlog</w:t>
        </w:r>
        <w:r w:rsidR="006065F2">
          <w:rPr>
            <w:noProof/>
            <w:webHidden/>
          </w:rPr>
          <w:tab/>
        </w:r>
        <w:r w:rsidR="006065F2">
          <w:rPr>
            <w:noProof/>
            <w:webHidden/>
          </w:rPr>
          <w:fldChar w:fldCharType="begin"/>
        </w:r>
        <w:r w:rsidR="006065F2">
          <w:rPr>
            <w:noProof/>
            <w:webHidden/>
          </w:rPr>
          <w:instrText xml:space="preserve"> PAGEREF _Toc213146845 \h </w:instrText>
        </w:r>
        <w:r w:rsidR="006065F2">
          <w:rPr>
            <w:noProof/>
            <w:webHidden/>
          </w:rPr>
        </w:r>
        <w:r w:rsidR="006065F2">
          <w:rPr>
            <w:noProof/>
            <w:webHidden/>
          </w:rPr>
          <w:fldChar w:fldCharType="separate"/>
        </w:r>
        <w:r w:rsidR="006065F2">
          <w:rPr>
            <w:noProof/>
            <w:webHidden/>
          </w:rPr>
          <w:t>14</w:t>
        </w:r>
        <w:r w:rsidR="006065F2">
          <w:rPr>
            <w:noProof/>
            <w:webHidden/>
          </w:rPr>
          <w:fldChar w:fldCharType="end"/>
        </w:r>
      </w:hyperlink>
    </w:p>
    <w:p w14:paraId="395BDB25" w14:textId="4DEF220E" w:rsidR="006065F2" w:rsidRDefault="00416762">
      <w:pPr>
        <w:pStyle w:val="TDC2"/>
        <w:rPr>
          <w:rFonts w:asciiTheme="minorHAnsi" w:eastAsiaTheme="minorEastAsia" w:hAnsiTheme="minorHAnsi" w:cstheme="minorBidi"/>
          <w:noProof/>
          <w:kern w:val="2"/>
          <w:szCs w:val="24"/>
          <w14:ligatures w14:val="standardContextual"/>
        </w:rPr>
      </w:pPr>
      <w:hyperlink w:anchor="_Toc213146846" w:history="1">
        <w:r w:rsidR="006065F2" w:rsidRPr="001A5297">
          <w:rPr>
            <w:rStyle w:val="Hipervnculo"/>
            <w:noProof/>
          </w:rPr>
          <w:t>4.2</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Vista externa ( Casos de uso )</w:t>
        </w:r>
        <w:r w:rsidR="006065F2">
          <w:rPr>
            <w:noProof/>
            <w:webHidden/>
          </w:rPr>
          <w:tab/>
        </w:r>
        <w:r w:rsidR="006065F2">
          <w:rPr>
            <w:noProof/>
            <w:webHidden/>
          </w:rPr>
          <w:fldChar w:fldCharType="begin"/>
        </w:r>
        <w:r w:rsidR="006065F2">
          <w:rPr>
            <w:noProof/>
            <w:webHidden/>
          </w:rPr>
          <w:instrText xml:space="preserve"> PAGEREF _Toc213146846 \h </w:instrText>
        </w:r>
        <w:r w:rsidR="006065F2">
          <w:rPr>
            <w:noProof/>
            <w:webHidden/>
          </w:rPr>
        </w:r>
        <w:r w:rsidR="006065F2">
          <w:rPr>
            <w:noProof/>
            <w:webHidden/>
          </w:rPr>
          <w:fldChar w:fldCharType="separate"/>
        </w:r>
        <w:r w:rsidR="006065F2">
          <w:rPr>
            <w:noProof/>
            <w:webHidden/>
          </w:rPr>
          <w:t>14</w:t>
        </w:r>
        <w:r w:rsidR="006065F2">
          <w:rPr>
            <w:noProof/>
            <w:webHidden/>
          </w:rPr>
          <w:fldChar w:fldCharType="end"/>
        </w:r>
      </w:hyperlink>
    </w:p>
    <w:p w14:paraId="13F2DCAE" w14:textId="4368A621"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47" w:history="1">
        <w:r w:rsidR="006065F2" w:rsidRPr="001A5297">
          <w:rPr>
            <w:rStyle w:val="Hipervnculo"/>
            <w:noProof/>
          </w:rPr>
          <w:t>5. SPRINT VISTAS</w:t>
        </w:r>
        <w:r w:rsidR="006065F2">
          <w:rPr>
            <w:noProof/>
            <w:webHidden/>
          </w:rPr>
          <w:tab/>
        </w:r>
        <w:r w:rsidR="006065F2">
          <w:rPr>
            <w:noProof/>
            <w:webHidden/>
          </w:rPr>
          <w:fldChar w:fldCharType="begin"/>
        </w:r>
        <w:r w:rsidR="006065F2">
          <w:rPr>
            <w:noProof/>
            <w:webHidden/>
          </w:rPr>
          <w:instrText xml:space="preserve"> PAGEREF _Toc213146847 \h </w:instrText>
        </w:r>
        <w:r w:rsidR="006065F2">
          <w:rPr>
            <w:noProof/>
            <w:webHidden/>
          </w:rPr>
        </w:r>
        <w:r w:rsidR="006065F2">
          <w:rPr>
            <w:noProof/>
            <w:webHidden/>
          </w:rPr>
          <w:fldChar w:fldCharType="separate"/>
        </w:r>
        <w:r w:rsidR="006065F2">
          <w:rPr>
            <w:noProof/>
            <w:webHidden/>
          </w:rPr>
          <w:t>17</w:t>
        </w:r>
        <w:r w:rsidR="006065F2">
          <w:rPr>
            <w:noProof/>
            <w:webHidden/>
          </w:rPr>
          <w:fldChar w:fldCharType="end"/>
        </w:r>
      </w:hyperlink>
    </w:p>
    <w:p w14:paraId="6708C890" w14:textId="2055167B" w:rsidR="006065F2" w:rsidRDefault="00416762">
      <w:pPr>
        <w:pStyle w:val="TDC2"/>
        <w:rPr>
          <w:rFonts w:asciiTheme="minorHAnsi" w:eastAsiaTheme="minorEastAsia" w:hAnsiTheme="minorHAnsi" w:cstheme="minorBidi"/>
          <w:noProof/>
          <w:kern w:val="2"/>
          <w:szCs w:val="24"/>
          <w14:ligatures w14:val="standardContextual"/>
        </w:rPr>
      </w:pPr>
      <w:hyperlink w:anchor="_Toc213146848" w:history="1">
        <w:r w:rsidR="006065F2" w:rsidRPr="001A5297">
          <w:rPr>
            <w:rStyle w:val="Hipervnculo"/>
            <w:noProof/>
          </w:rPr>
          <w:t>5.1</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Vista lógica</w:t>
        </w:r>
        <w:r w:rsidR="006065F2">
          <w:rPr>
            <w:noProof/>
            <w:webHidden/>
          </w:rPr>
          <w:tab/>
        </w:r>
        <w:r w:rsidR="006065F2">
          <w:rPr>
            <w:noProof/>
            <w:webHidden/>
          </w:rPr>
          <w:fldChar w:fldCharType="begin"/>
        </w:r>
        <w:r w:rsidR="006065F2">
          <w:rPr>
            <w:noProof/>
            <w:webHidden/>
          </w:rPr>
          <w:instrText xml:space="preserve"> PAGEREF _Toc213146848 \h </w:instrText>
        </w:r>
        <w:r w:rsidR="006065F2">
          <w:rPr>
            <w:noProof/>
            <w:webHidden/>
          </w:rPr>
        </w:r>
        <w:r w:rsidR="006065F2">
          <w:rPr>
            <w:noProof/>
            <w:webHidden/>
          </w:rPr>
          <w:fldChar w:fldCharType="separate"/>
        </w:r>
        <w:r w:rsidR="006065F2">
          <w:rPr>
            <w:noProof/>
            <w:webHidden/>
          </w:rPr>
          <w:t>17</w:t>
        </w:r>
        <w:r w:rsidR="006065F2">
          <w:rPr>
            <w:noProof/>
            <w:webHidden/>
          </w:rPr>
          <w:fldChar w:fldCharType="end"/>
        </w:r>
      </w:hyperlink>
    </w:p>
    <w:p w14:paraId="570335D8" w14:textId="349CBDFF"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49" w:history="1">
        <w:r w:rsidR="006065F2" w:rsidRPr="001A5297">
          <w:rPr>
            <w:rStyle w:val="Hipervnculo"/>
            <w:noProof/>
          </w:rPr>
          <w:t>5.1.1</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Diagrama de clases</w:t>
        </w:r>
        <w:r w:rsidR="006065F2">
          <w:rPr>
            <w:noProof/>
            <w:webHidden/>
          </w:rPr>
          <w:tab/>
        </w:r>
        <w:r w:rsidR="006065F2">
          <w:rPr>
            <w:noProof/>
            <w:webHidden/>
          </w:rPr>
          <w:fldChar w:fldCharType="begin"/>
        </w:r>
        <w:r w:rsidR="006065F2">
          <w:rPr>
            <w:noProof/>
            <w:webHidden/>
          </w:rPr>
          <w:instrText xml:space="preserve"> PAGEREF _Toc213146849 \h </w:instrText>
        </w:r>
        <w:r w:rsidR="006065F2">
          <w:rPr>
            <w:noProof/>
            <w:webHidden/>
          </w:rPr>
        </w:r>
        <w:r w:rsidR="006065F2">
          <w:rPr>
            <w:noProof/>
            <w:webHidden/>
          </w:rPr>
          <w:fldChar w:fldCharType="separate"/>
        </w:r>
        <w:r w:rsidR="006065F2">
          <w:rPr>
            <w:noProof/>
            <w:webHidden/>
          </w:rPr>
          <w:t>17</w:t>
        </w:r>
        <w:r w:rsidR="006065F2">
          <w:rPr>
            <w:noProof/>
            <w:webHidden/>
          </w:rPr>
          <w:fldChar w:fldCharType="end"/>
        </w:r>
      </w:hyperlink>
    </w:p>
    <w:p w14:paraId="31359123" w14:textId="18386AEE"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50" w:history="1">
        <w:r w:rsidR="006065F2" w:rsidRPr="001A5297">
          <w:rPr>
            <w:rStyle w:val="Hipervnculo"/>
            <w:noProof/>
          </w:rPr>
          <w:t>5.1.2</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Modelado de datos</w:t>
        </w:r>
        <w:r w:rsidR="006065F2">
          <w:rPr>
            <w:noProof/>
            <w:webHidden/>
          </w:rPr>
          <w:tab/>
        </w:r>
        <w:r w:rsidR="006065F2">
          <w:rPr>
            <w:noProof/>
            <w:webHidden/>
          </w:rPr>
          <w:fldChar w:fldCharType="begin"/>
        </w:r>
        <w:r w:rsidR="006065F2">
          <w:rPr>
            <w:noProof/>
            <w:webHidden/>
          </w:rPr>
          <w:instrText xml:space="preserve"> PAGEREF _Toc213146850 \h </w:instrText>
        </w:r>
        <w:r w:rsidR="006065F2">
          <w:rPr>
            <w:noProof/>
            <w:webHidden/>
          </w:rPr>
        </w:r>
        <w:r w:rsidR="006065F2">
          <w:rPr>
            <w:noProof/>
            <w:webHidden/>
          </w:rPr>
          <w:fldChar w:fldCharType="separate"/>
        </w:r>
        <w:r w:rsidR="006065F2">
          <w:rPr>
            <w:noProof/>
            <w:webHidden/>
          </w:rPr>
          <w:t>19</w:t>
        </w:r>
        <w:r w:rsidR="006065F2">
          <w:rPr>
            <w:noProof/>
            <w:webHidden/>
          </w:rPr>
          <w:fldChar w:fldCharType="end"/>
        </w:r>
      </w:hyperlink>
    </w:p>
    <w:p w14:paraId="6F0DB43E" w14:textId="6B3D3EED" w:rsidR="006065F2" w:rsidRDefault="00416762">
      <w:pPr>
        <w:pStyle w:val="TDC2"/>
        <w:rPr>
          <w:rFonts w:asciiTheme="minorHAnsi" w:eastAsiaTheme="minorEastAsia" w:hAnsiTheme="minorHAnsi" w:cstheme="minorBidi"/>
          <w:noProof/>
          <w:kern w:val="2"/>
          <w:szCs w:val="24"/>
          <w14:ligatures w14:val="standardContextual"/>
        </w:rPr>
      </w:pPr>
      <w:hyperlink w:anchor="_Toc213146851" w:history="1">
        <w:r w:rsidR="006065F2" w:rsidRPr="001A5297">
          <w:rPr>
            <w:rStyle w:val="Hipervnculo"/>
            <w:noProof/>
          </w:rPr>
          <w:t>5.2</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Vista de proceso:</w:t>
        </w:r>
        <w:r w:rsidR="006065F2">
          <w:rPr>
            <w:noProof/>
            <w:webHidden/>
          </w:rPr>
          <w:tab/>
        </w:r>
        <w:r w:rsidR="006065F2">
          <w:rPr>
            <w:noProof/>
            <w:webHidden/>
          </w:rPr>
          <w:fldChar w:fldCharType="begin"/>
        </w:r>
        <w:r w:rsidR="006065F2">
          <w:rPr>
            <w:noProof/>
            <w:webHidden/>
          </w:rPr>
          <w:instrText xml:space="preserve"> PAGEREF _Toc213146851 \h </w:instrText>
        </w:r>
        <w:r w:rsidR="006065F2">
          <w:rPr>
            <w:noProof/>
            <w:webHidden/>
          </w:rPr>
        </w:r>
        <w:r w:rsidR="006065F2">
          <w:rPr>
            <w:noProof/>
            <w:webHidden/>
          </w:rPr>
          <w:fldChar w:fldCharType="separate"/>
        </w:r>
        <w:r w:rsidR="006065F2">
          <w:rPr>
            <w:noProof/>
            <w:webHidden/>
          </w:rPr>
          <w:t>20</w:t>
        </w:r>
        <w:r w:rsidR="006065F2">
          <w:rPr>
            <w:noProof/>
            <w:webHidden/>
          </w:rPr>
          <w:fldChar w:fldCharType="end"/>
        </w:r>
      </w:hyperlink>
    </w:p>
    <w:p w14:paraId="7BC8A821" w14:textId="56D66FA3"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52" w:history="1">
        <w:r w:rsidR="006065F2" w:rsidRPr="001A5297">
          <w:rPr>
            <w:rStyle w:val="Hipervnculo"/>
            <w:noProof/>
          </w:rPr>
          <w:t>5.2.1</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Diagramas de secuencias</w:t>
        </w:r>
        <w:r w:rsidR="006065F2">
          <w:rPr>
            <w:noProof/>
            <w:webHidden/>
          </w:rPr>
          <w:tab/>
        </w:r>
        <w:r w:rsidR="006065F2">
          <w:rPr>
            <w:noProof/>
            <w:webHidden/>
          </w:rPr>
          <w:fldChar w:fldCharType="begin"/>
        </w:r>
        <w:r w:rsidR="006065F2">
          <w:rPr>
            <w:noProof/>
            <w:webHidden/>
          </w:rPr>
          <w:instrText xml:space="preserve"> PAGEREF _Toc213146852 \h </w:instrText>
        </w:r>
        <w:r w:rsidR="006065F2">
          <w:rPr>
            <w:noProof/>
            <w:webHidden/>
          </w:rPr>
        </w:r>
        <w:r w:rsidR="006065F2">
          <w:rPr>
            <w:noProof/>
            <w:webHidden/>
          </w:rPr>
          <w:fldChar w:fldCharType="separate"/>
        </w:r>
        <w:r w:rsidR="006065F2">
          <w:rPr>
            <w:noProof/>
            <w:webHidden/>
          </w:rPr>
          <w:t>20</w:t>
        </w:r>
        <w:r w:rsidR="006065F2">
          <w:rPr>
            <w:noProof/>
            <w:webHidden/>
          </w:rPr>
          <w:fldChar w:fldCharType="end"/>
        </w:r>
      </w:hyperlink>
    </w:p>
    <w:p w14:paraId="5BE6F2B2" w14:textId="531A12BA" w:rsidR="006065F2" w:rsidRDefault="00416762">
      <w:pPr>
        <w:pStyle w:val="TDC2"/>
        <w:rPr>
          <w:rFonts w:asciiTheme="minorHAnsi" w:eastAsiaTheme="minorEastAsia" w:hAnsiTheme="minorHAnsi" w:cstheme="minorBidi"/>
          <w:noProof/>
          <w:kern w:val="2"/>
          <w:szCs w:val="24"/>
          <w14:ligatures w14:val="standardContextual"/>
        </w:rPr>
      </w:pPr>
      <w:hyperlink w:anchor="_Toc213146853" w:history="1">
        <w:r w:rsidR="006065F2" w:rsidRPr="001A5297">
          <w:rPr>
            <w:rStyle w:val="Hipervnculo"/>
            <w:noProof/>
          </w:rPr>
          <w:t>5.3</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Vista desarrollo</w:t>
        </w:r>
        <w:r w:rsidR="006065F2">
          <w:rPr>
            <w:noProof/>
            <w:webHidden/>
          </w:rPr>
          <w:tab/>
        </w:r>
        <w:r w:rsidR="006065F2">
          <w:rPr>
            <w:noProof/>
            <w:webHidden/>
          </w:rPr>
          <w:fldChar w:fldCharType="begin"/>
        </w:r>
        <w:r w:rsidR="006065F2">
          <w:rPr>
            <w:noProof/>
            <w:webHidden/>
          </w:rPr>
          <w:instrText xml:space="preserve"> PAGEREF _Toc213146853 \h </w:instrText>
        </w:r>
        <w:r w:rsidR="006065F2">
          <w:rPr>
            <w:noProof/>
            <w:webHidden/>
          </w:rPr>
        </w:r>
        <w:r w:rsidR="006065F2">
          <w:rPr>
            <w:noProof/>
            <w:webHidden/>
          </w:rPr>
          <w:fldChar w:fldCharType="separate"/>
        </w:r>
        <w:r w:rsidR="006065F2">
          <w:rPr>
            <w:noProof/>
            <w:webHidden/>
          </w:rPr>
          <w:t>21</w:t>
        </w:r>
        <w:r w:rsidR="006065F2">
          <w:rPr>
            <w:noProof/>
            <w:webHidden/>
          </w:rPr>
          <w:fldChar w:fldCharType="end"/>
        </w:r>
      </w:hyperlink>
    </w:p>
    <w:p w14:paraId="45F9887B" w14:textId="7192DFA4"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54" w:history="1">
        <w:r w:rsidR="006065F2" w:rsidRPr="001A5297">
          <w:rPr>
            <w:rStyle w:val="Hipervnculo"/>
            <w:noProof/>
          </w:rPr>
          <w:t>5.3.1</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Diagrama de componentes</w:t>
        </w:r>
        <w:r w:rsidR="006065F2">
          <w:rPr>
            <w:noProof/>
            <w:webHidden/>
          </w:rPr>
          <w:tab/>
        </w:r>
        <w:r w:rsidR="006065F2">
          <w:rPr>
            <w:noProof/>
            <w:webHidden/>
          </w:rPr>
          <w:fldChar w:fldCharType="begin"/>
        </w:r>
        <w:r w:rsidR="006065F2">
          <w:rPr>
            <w:noProof/>
            <w:webHidden/>
          </w:rPr>
          <w:instrText xml:space="preserve"> PAGEREF _Toc213146854 \h </w:instrText>
        </w:r>
        <w:r w:rsidR="006065F2">
          <w:rPr>
            <w:noProof/>
            <w:webHidden/>
          </w:rPr>
        </w:r>
        <w:r w:rsidR="006065F2">
          <w:rPr>
            <w:noProof/>
            <w:webHidden/>
          </w:rPr>
          <w:fldChar w:fldCharType="separate"/>
        </w:r>
        <w:r w:rsidR="006065F2">
          <w:rPr>
            <w:noProof/>
            <w:webHidden/>
          </w:rPr>
          <w:t>21</w:t>
        </w:r>
        <w:r w:rsidR="006065F2">
          <w:rPr>
            <w:noProof/>
            <w:webHidden/>
          </w:rPr>
          <w:fldChar w:fldCharType="end"/>
        </w:r>
      </w:hyperlink>
    </w:p>
    <w:p w14:paraId="10F5AD27" w14:textId="05D11CD7" w:rsidR="006065F2" w:rsidRDefault="00416762">
      <w:pPr>
        <w:pStyle w:val="TDC2"/>
        <w:rPr>
          <w:rFonts w:asciiTheme="minorHAnsi" w:eastAsiaTheme="minorEastAsia" w:hAnsiTheme="minorHAnsi" w:cstheme="minorBidi"/>
          <w:noProof/>
          <w:kern w:val="2"/>
          <w:szCs w:val="24"/>
          <w14:ligatures w14:val="standardContextual"/>
        </w:rPr>
      </w:pPr>
      <w:hyperlink w:anchor="_Toc213146855" w:history="1">
        <w:r w:rsidR="006065F2" w:rsidRPr="001A5297">
          <w:rPr>
            <w:rStyle w:val="Hipervnculo"/>
            <w:noProof/>
          </w:rPr>
          <w:t>5.4</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Vista física</w:t>
        </w:r>
        <w:r w:rsidR="006065F2">
          <w:rPr>
            <w:noProof/>
            <w:webHidden/>
          </w:rPr>
          <w:tab/>
        </w:r>
        <w:r w:rsidR="006065F2">
          <w:rPr>
            <w:noProof/>
            <w:webHidden/>
          </w:rPr>
          <w:fldChar w:fldCharType="begin"/>
        </w:r>
        <w:r w:rsidR="006065F2">
          <w:rPr>
            <w:noProof/>
            <w:webHidden/>
          </w:rPr>
          <w:instrText xml:space="preserve"> PAGEREF _Toc213146855 \h </w:instrText>
        </w:r>
        <w:r w:rsidR="006065F2">
          <w:rPr>
            <w:noProof/>
            <w:webHidden/>
          </w:rPr>
        </w:r>
        <w:r w:rsidR="006065F2">
          <w:rPr>
            <w:noProof/>
            <w:webHidden/>
          </w:rPr>
          <w:fldChar w:fldCharType="separate"/>
        </w:r>
        <w:r w:rsidR="006065F2">
          <w:rPr>
            <w:noProof/>
            <w:webHidden/>
          </w:rPr>
          <w:t>23</w:t>
        </w:r>
        <w:r w:rsidR="006065F2">
          <w:rPr>
            <w:noProof/>
            <w:webHidden/>
          </w:rPr>
          <w:fldChar w:fldCharType="end"/>
        </w:r>
      </w:hyperlink>
    </w:p>
    <w:p w14:paraId="3C007C2C" w14:textId="7D03575B"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56" w:history="1">
        <w:r w:rsidR="006065F2" w:rsidRPr="001A5297">
          <w:rPr>
            <w:rStyle w:val="Hipervnculo"/>
            <w:noProof/>
          </w:rPr>
          <w:t>5.4.1</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Diagrama de despliegue</w:t>
        </w:r>
        <w:r w:rsidR="006065F2">
          <w:rPr>
            <w:noProof/>
            <w:webHidden/>
          </w:rPr>
          <w:tab/>
        </w:r>
        <w:r w:rsidR="006065F2">
          <w:rPr>
            <w:noProof/>
            <w:webHidden/>
          </w:rPr>
          <w:fldChar w:fldCharType="begin"/>
        </w:r>
        <w:r w:rsidR="006065F2">
          <w:rPr>
            <w:noProof/>
            <w:webHidden/>
          </w:rPr>
          <w:instrText xml:space="preserve"> PAGEREF _Toc213146856 \h </w:instrText>
        </w:r>
        <w:r w:rsidR="006065F2">
          <w:rPr>
            <w:noProof/>
            <w:webHidden/>
          </w:rPr>
        </w:r>
        <w:r w:rsidR="006065F2">
          <w:rPr>
            <w:noProof/>
            <w:webHidden/>
          </w:rPr>
          <w:fldChar w:fldCharType="separate"/>
        </w:r>
        <w:r w:rsidR="006065F2">
          <w:rPr>
            <w:noProof/>
            <w:webHidden/>
          </w:rPr>
          <w:t>23</w:t>
        </w:r>
        <w:r w:rsidR="006065F2">
          <w:rPr>
            <w:noProof/>
            <w:webHidden/>
          </w:rPr>
          <w:fldChar w:fldCharType="end"/>
        </w:r>
      </w:hyperlink>
    </w:p>
    <w:p w14:paraId="79A87700" w14:textId="70A7F876"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57" w:history="1">
        <w:r w:rsidR="006065F2" w:rsidRPr="001A5297">
          <w:rPr>
            <w:rStyle w:val="Hipervnculo"/>
            <w:noProof/>
          </w:rPr>
          <w:t>6. MANUAL DE INSTALACIÓN Y NAVEGACIÓN</w:t>
        </w:r>
        <w:r w:rsidR="006065F2">
          <w:rPr>
            <w:noProof/>
            <w:webHidden/>
          </w:rPr>
          <w:tab/>
        </w:r>
        <w:r w:rsidR="006065F2">
          <w:rPr>
            <w:noProof/>
            <w:webHidden/>
          </w:rPr>
          <w:fldChar w:fldCharType="begin"/>
        </w:r>
        <w:r w:rsidR="006065F2">
          <w:rPr>
            <w:noProof/>
            <w:webHidden/>
          </w:rPr>
          <w:instrText xml:space="preserve"> PAGEREF _Toc213146857 \h </w:instrText>
        </w:r>
        <w:r w:rsidR="006065F2">
          <w:rPr>
            <w:noProof/>
            <w:webHidden/>
          </w:rPr>
        </w:r>
        <w:r w:rsidR="006065F2">
          <w:rPr>
            <w:noProof/>
            <w:webHidden/>
          </w:rPr>
          <w:fldChar w:fldCharType="separate"/>
        </w:r>
        <w:r w:rsidR="006065F2">
          <w:rPr>
            <w:noProof/>
            <w:webHidden/>
          </w:rPr>
          <w:t>25</w:t>
        </w:r>
        <w:r w:rsidR="006065F2">
          <w:rPr>
            <w:noProof/>
            <w:webHidden/>
          </w:rPr>
          <w:fldChar w:fldCharType="end"/>
        </w:r>
      </w:hyperlink>
    </w:p>
    <w:p w14:paraId="4EEA4518" w14:textId="7D1B1E0B" w:rsidR="006065F2" w:rsidRDefault="00416762">
      <w:pPr>
        <w:pStyle w:val="TDC2"/>
        <w:rPr>
          <w:rFonts w:asciiTheme="minorHAnsi" w:eastAsiaTheme="minorEastAsia" w:hAnsiTheme="minorHAnsi" w:cstheme="minorBidi"/>
          <w:noProof/>
          <w:kern w:val="2"/>
          <w:szCs w:val="24"/>
          <w14:ligatures w14:val="standardContextual"/>
        </w:rPr>
      </w:pPr>
      <w:hyperlink w:anchor="_Toc213146858" w:history="1">
        <w:r w:rsidR="006065F2" w:rsidRPr="001A5297">
          <w:rPr>
            <w:rStyle w:val="Hipervnculo"/>
            <w:noProof/>
          </w:rPr>
          <w:t>6.1</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Requisitos de hardware</w:t>
        </w:r>
        <w:r w:rsidR="006065F2">
          <w:rPr>
            <w:noProof/>
            <w:webHidden/>
          </w:rPr>
          <w:tab/>
        </w:r>
        <w:r w:rsidR="006065F2">
          <w:rPr>
            <w:noProof/>
            <w:webHidden/>
          </w:rPr>
          <w:fldChar w:fldCharType="begin"/>
        </w:r>
        <w:r w:rsidR="006065F2">
          <w:rPr>
            <w:noProof/>
            <w:webHidden/>
          </w:rPr>
          <w:instrText xml:space="preserve"> PAGEREF _Toc213146858 \h </w:instrText>
        </w:r>
        <w:r w:rsidR="006065F2">
          <w:rPr>
            <w:noProof/>
            <w:webHidden/>
          </w:rPr>
        </w:r>
        <w:r w:rsidR="006065F2">
          <w:rPr>
            <w:noProof/>
            <w:webHidden/>
          </w:rPr>
          <w:fldChar w:fldCharType="separate"/>
        </w:r>
        <w:r w:rsidR="006065F2">
          <w:rPr>
            <w:noProof/>
            <w:webHidden/>
          </w:rPr>
          <w:t>25</w:t>
        </w:r>
        <w:r w:rsidR="006065F2">
          <w:rPr>
            <w:noProof/>
            <w:webHidden/>
          </w:rPr>
          <w:fldChar w:fldCharType="end"/>
        </w:r>
      </w:hyperlink>
    </w:p>
    <w:p w14:paraId="0C697A92" w14:textId="3E3EC97B" w:rsidR="006065F2" w:rsidRDefault="00416762">
      <w:pPr>
        <w:pStyle w:val="TDC2"/>
        <w:rPr>
          <w:rFonts w:asciiTheme="minorHAnsi" w:eastAsiaTheme="minorEastAsia" w:hAnsiTheme="minorHAnsi" w:cstheme="minorBidi"/>
          <w:noProof/>
          <w:kern w:val="2"/>
          <w:szCs w:val="24"/>
          <w14:ligatures w14:val="standardContextual"/>
        </w:rPr>
      </w:pPr>
      <w:hyperlink w:anchor="_Toc213146859" w:history="1">
        <w:r w:rsidR="006065F2" w:rsidRPr="001A5297">
          <w:rPr>
            <w:rStyle w:val="Hipervnculo"/>
            <w:noProof/>
          </w:rPr>
          <w:t>6.2</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Requisitos de Software</w:t>
        </w:r>
        <w:r w:rsidR="006065F2">
          <w:rPr>
            <w:noProof/>
            <w:webHidden/>
          </w:rPr>
          <w:tab/>
        </w:r>
        <w:r w:rsidR="006065F2">
          <w:rPr>
            <w:noProof/>
            <w:webHidden/>
          </w:rPr>
          <w:fldChar w:fldCharType="begin"/>
        </w:r>
        <w:r w:rsidR="006065F2">
          <w:rPr>
            <w:noProof/>
            <w:webHidden/>
          </w:rPr>
          <w:instrText xml:space="preserve"> PAGEREF _Toc213146859 \h </w:instrText>
        </w:r>
        <w:r w:rsidR="006065F2">
          <w:rPr>
            <w:noProof/>
            <w:webHidden/>
          </w:rPr>
        </w:r>
        <w:r w:rsidR="006065F2">
          <w:rPr>
            <w:noProof/>
            <w:webHidden/>
          </w:rPr>
          <w:fldChar w:fldCharType="separate"/>
        </w:r>
        <w:r w:rsidR="006065F2">
          <w:rPr>
            <w:noProof/>
            <w:webHidden/>
          </w:rPr>
          <w:t>25</w:t>
        </w:r>
        <w:r w:rsidR="006065F2">
          <w:rPr>
            <w:noProof/>
            <w:webHidden/>
          </w:rPr>
          <w:fldChar w:fldCharType="end"/>
        </w:r>
      </w:hyperlink>
    </w:p>
    <w:p w14:paraId="458FE624" w14:textId="4A188846" w:rsidR="006065F2" w:rsidRDefault="00416762">
      <w:pPr>
        <w:pStyle w:val="TDC2"/>
        <w:rPr>
          <w:rFonts w:asciiTheme="minorHAnsi" w:eastAsiaTheme="minorEastAsia" w:hAnsiTheme="minorHAnsi" w:cstheme="minorBidi"/>
          <w:noProof/>
          <w:kern w:val="2"/>
          <w:szCs w:val="24"/>
          <w14:ligatures w14:val="standardContextual"/>
        </w:rPr>
      </w:pPr>
      <w:hyperlink w:anchor="_Toc213146860" w:history="1">
        <w:r w:rsidR="006065F2" w:rsidRPr="001A5297">
          <w:rPr>
            <w:rStyle w:val="Hipervnculo"/>
            <w:noProof/>
          </w:rPr>
          <w:t>6.3</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Instalación de dependencias</w:t>
        </w:r>
        <w:r w:rsidR="006065F2">
          <w:rPr>
            <w:noProof/>
            <w:webHidden/>
          </w:rPr>
          <w:tab/>
        </w:r>
        <w:r w:rsidR="006065F2">
          <w:rPr>
            <w:noProof/>
            <w:webHidden/>
          </w:rPr>
          <w:fldChar w:fldCharType="begin"/>
        </w:r>
        <w:r w:rsidR="006065F2">
          <w:rPr>
            <w:noProof/>
            <w:webHidden/>
          </w:rPr>
          <w:instrText xml:space="preserve"> PAGEREF _Toc213146860 \h </w:instrText>
        </w:r>
        <w:r w:rsidR="006065F2">
          <w:rPr>
            <w:noProof/>
            <w:webHidden/>
          </w:rPr>
        </w:r>
        <w:r w:rsidR="006065F2">
          <w:rPr>
            <w:noProof/>
            <w:webHidden/>
          </w:rPr>
          <w:fldChar w:fldCharType="separate"/>
        </w:r>
        <w:r w:rsidR="006065F2">
          <w:rPr>
            <w:noProof/>
            <w:webHidden/>
          </w:rPr>
          <w:t>26</w:t>
        </w:r>
        <w:r w:rsidR="006065F2">
          <w:rPr>
            <w:noProof/>
            <w:webHidden/>
          </w:rPr>
          <w:fldChar w:fldCharType="end"/>
        </w:r>
      </w:hyperlink>
    </w:p>
    <w:p w14:paraId="3C7CC846" w14:textId="2D73D13A" w:rsidR="006065F2" w:rsidRDefault="00416762">
      <w:pPr>
        <w:pStyle w:val="TDC2"/>
        <w:rPr>
          <w:rFonts w:asciiTheme="minorHAnsi" w:eastAsiaTheme="minorEastAsia" w:hAnsiTheme="minorHAnsi" w:cstheme="minorBidi"/>
          <w:noProof/>
          <w:kern w:val="2"/>
          <w:szCs w:val="24"/>
          <w14:ligatures w14:val="standardContextual"/>
        </w:rPr>
      </w:pPr>
      <w:hyperlink w:anchor="_Toc213146861" w:history="1">
        <w:r w:rsidR="006065F2" w:rsidRPr="001A5297">
          <w:rPr>
            <w:rStyle w:val="Hipervnculo"/>
            <w:noProof/>
          </w:rPr>
          <w:t>6.4</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Pasos para la instalación</w:t>
        </w:r>
        <w:r w:rsidR="006065F2">
          <w:rPr>
            <w:noProof/>
            <w:webHidden/>
          </w:rPr>
          <w:tab/>
        </w:r>
        <w:r w:rsidR="006065F2">
          <w:rPr>
            <w:noProof/>
            <w:webHidden/>
          </w:rPr>
          <w:fldChar w:fldCharType="begin"/>
        </w:r>
        <w:r w:rsidR="006065F2">
          <w:rPr>
            <w:noProof/>
            <w:webHidden/>
          </w:rPr>
          <w:instrText xml:space="preserve"> PAGEREF _Toc213146861 \h </w:instrText>
        </w:r>
        <w:r w:rsidR="006065F2">
          <w:rPr>
            <w:noProof/>
            <w:webHidden/>
          </w:rPr>
        </w:r>
        <w:r w:rsidR="006065F2">
          <w:rPr>
            <w:noProof/>
            <w:webHidden/>
          </w:rPr>
          <w:fldChar w:fldCharType="separate"/>
        </w:r>
        <w:r w:rsidR="006065F2">
          <w:rPr>
            <w:noProof/>
            <w:webHidden/>
          </w:rPr>
          <w:t>27</w:t>
        </w:r>
        <w:r w:rsidR="006065F2">
          <w:rPr>
            <w:noProof/>
            <w:webHidden/>
          </w:rPr>
          <w:fldChar w:fldCharType="end"/>
        </w:r>
      </w:hyperlink>
    </w:p>
    <w:p w14:paraId="1A1BED10" w14:textId="448A1984" w:rsidR="006065F2" w:rsidRDefault="00416762">
      <w:pPr>
        <w:pStyle w:val="TDC2"/>
        <w:rPr>
          <w:rFonts w:asciiTheme="minorHAnsi" w:eastAsiaTheme="minorEastAsia" w:hAnsiTheme="minorHAnsi" w:cstheme="minorBidi"/>
          <w:noProof/>
          <w:kern w:val="2"/>
          <w:szCs w:val="24"/>
          <w14:ligatures w14:val="standardContextual"/>
        </w:rPr>
      </w:pPr>
      <w:hyperlink w:anchor="_Toc213146862" w:history="1">
        <w:r w:rsidR="006065F2" w:rsidRPr="001A5297">
          <w:rPr>
            <w:rStyle w:val="Hipervnculo"/>
            <w:noProof/>
          </w:rPr>
          <w:t>6.5</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Ejecución del sistema</w:t>
        </w:r>
        <w:r w:rsidR="006065F2">
          <w:rPr>
            <w:noProof/>
            <w:webHidden/>
          </w:rPr>
          <w:tab/>
        </w:r>
        <w:r w:rsidR="006065F2">
          <w:rPr>
            <w:noProof/>
            <w:webHidden/>
          </w:rPr>
          <w:fldChar w:fldCharType="begin"/>
        </w:r>
        <w:r w:rsidR="006065F2">
          <w:rPr>
            <w:noProof/>
            <w:webHidden/>
          </w:rPr>
          <w:instrText xml:space="preserve"> PAGEREF _Toc213146862 \h </w:instrText>
        </w:r>
        <w:r w:rsidR="006065F2">
          <w:rPr>
            <w:noProof/>
            <w:webHidden/>
          </w:rPr>
        </w:r>
        <w:r w:rsidR="006065F2">
          <w:rPr>
            <w:noProof/>
            <w:webHidden/>
          </w:rPr>
          <w:fldChar w:fldCharType="separate"/>
        </w:r>
        <w:r w:rsidR="006065F2">
          <w:rPr>
            <w:noProof/>
            <w:webHidden/>
          </w:rPr>
          <w:t>27</w:t>
        </w:r>
        <w:r w:rsidR="006065F2">
          <w:rPr>
            <w:noProof/>
            <w:webHidden/>
          </w:rPr>
          <w:fldChar w:fldCharType="end"/>
        </w:r>
      </w:hyperlink>
    </w:p>
    <w:p w14:paraId="3C624B2A" w14:textId="38BD47B4" w:rsidR="006065F2" w:rsidRDefault="00416762">
      <w:pPr>
        <w:pStyle w:val="TDC2"/>
        <w:rPr>
          <w:rFonts w:asciiTheme="minorHAnsi" w:eastAsiaTheme="minorEastAsia" w:hAnsiTheme="minorHAnsi" w:cstheme="minorBidi"/>
          <w:noProof/>
          <w:kern w:val="2"/>
          <w:szCs w:val="24"/>
          <w14:ligatures w14:val="standardContextual"/>
        </w:rPr>
      </w:pPr>
      <w:hyperlink w:anchor="_Toc213146863" w:history="1">
        <w:r w:rsidR="006065F2" w:rsidRPr="001A5297">
          <w:rPr>
            <w:rStyle w:val="Hipervnculo"/>
            <w:noProof/>
          </w:rPr>
          <w:t>6.6</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Solución de errores comunes</w:t>
        </w:r>
        <w:r w:rsidR="006065F2">
          <w:rPr>
            <w:noProof/>
            <w:webHidden/>
          </w:rPr>
          <w:tab/>
        </w:r>
        <w:r w:rsidR="006065F2">
          <w:rPr>
            <w:noProof/>
            <w:webHidden/>
          </w:rPr>
          <w:fldChar w:fldCharType="begin"/>
        </w:r>
        <w:r w:rsidR="006065F2">
          <w:rPr>
            <w:noProof/>
            <w:webHidden/>
          </w:rPr>
          <w:instrText xml:space="preserve"> PAGEREF _Toc213146863 \h </w:instrText>
        </w:r>
        <w:r w:rsidR="006065F2">
          <w:rPr>
            <w:noProof/>
            <w:webHidden/>
          </w:rPr>
        </w:r>
        <w:r w:rsidR="006065F2">
          <w:rPr>
            <w:noProof/>
            <w:webHidden/>
          </w:rPr>
          <w:fldChar w:fldCharType="separate"/>
        </w:r>
        <w:r w:rsidR="006065F2">
          <w:rPr>
            <w:noProof/>
            <w:webHidden/>
          </w:rPr>
          <w:t>28</w:t>
        </w:r>
        <w:r w:rsidR="006065F2">
          <w:rPr>
            <w:noProof/>
            <w:webHidden/>
          </w:rPr>
          <w:fldChar w:fldCharType="end"/>
        </w:r>
      </w:hyperlink>
    </w:p>
    <w:p w14:paraId="21EA679F" w14:textId="2603ADC5" w:rsidR="006065F2" w:rsidRDefault="00416762">
      <w:pPr>
        <w:pStyle w:val="TDC2"/>
        <w:rPr>
          <w:rFonts w:asciiTheme="minorHAnsi" w:eastAsiaTheme="minorEastAsia" w:hAnsiTheme="minorHAnsi" w:cstheme="minorBidi"/>
          <w:noProof/>
          <w:kern w:val="2"/>
          <w:szCs w:val="24"/>
          <w14:ligatures w14:val="standardContextual"/>
        </w:rPr>
      </w:pPr>
      <w:hyperlink w:anchor="_Toc213146864" w:history="1">
        <w:r w:rsidR="006065F2" w:rsidRPr="001A5297">
          <w:rPr>
            <w:rStyle w:val="Hipervnculo"/>
            <w:noProof/>
          </w:rPr>
          <w:t>6.7</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Árbol de navegación</w:t>
        </w:r>
        <w:r w:rsidR="006065F2">
          <w:rPr>
            <w:noProof/>
            <w:webHidden/>
          </w:rPr>
          <w:tab/>
        </w:r>
        <w:r w:rsidR="006065F2">
          <w:rPr>
            <w:noProof/>
            <w:webHidden/>
          </w:rPr>
          <w:fldChar w:fldCharType="begin"/>
        </w:r>
        <w:r w:rsidR="006065F2">
          <w:rPr>
            <w:noProof/>
            <w:webHidden/>
          </w:rPr>
          <w:instrText xml:space="preserve"> PAGEREF _Toc213146864 \h </w:instrText>
        </w:r>
        <w:r w:rsidR="006065F2">
          <w:rPr>
            <w:noProof/>
            <w:webHidden/>
          </w:rPr>
        </w:r>
        <w:r w:rsidR="006065F2">
          <w:rPr>
            <w:noProof/>
            <w:webHidden/>
          </w:rPr>
          <w:fldChar w:fldCharType="separate"/>
        </w:r>
        <w:r w:rsidR="006065F2">
          <w:rPr>
            <w:noProof/>
            <w:webHidden/>
          </w:rPr>
          <w:t>29</w:t>
        </w:r>
        <w:r w:rsidR="006065F2">
          <w:rPr>
            <w:noProof/>
            <w:webHidden/>
          </w:rPr>
          <w:fldChar w:fldCharType="end"/>
        </w:r>
      </w:hyperlink>
    </w:p>
    <w:p w14:paraId="3895FEAD" w14:textId="614BB819"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65" w:history="1">
        <w:r w:rsidR="006065F2" w:rsidRPr="001A5297">
          <w:rPr>
            <w:rStyle w:val="Hipervnculo"/>
            <w:noProof/>
          </w:rPr>
          <w:t>7. PRUEBAS UNITARIAS</w:t>
        </w:r>
        <w:r w:rsidR="006065F2">
          <w:rPr>
            <w:noProof/>
            <w:webHidden/>
          </w:rPr>
          <w:tab/>
        </w:r>
        <w:r w:rsidR="006065F2">
          <w:rPr>
            <w:noProof/>
            <w:webHidden/>
          </w:rPr>
          <w:fldChar w:fldCharType="begin"/>
        </w:r>
        <w:r w:rsidR="006065F2">
          <w:rPr>
            <w:noProof/>
            <w:webHidden/>
          </w:rPr>
          <w:instrText xml:space="preserve"> PAGEREF _Toc213146865 \h </w:instrText>
        </w:r>
        <w:r w:rsidR="006065F2">
          <w:rPr>
            <w:noProof/>
            <w:webHidden/>
          </w:rPr>
        </w:r>
        <w:r w:rsidR="006065F2">
          <w:rPr>
            <w:noProof/>
            <w:webHidden/>
          </w:rPr>
          <w:fldChar w:fldCharType="separate"/>
        </w:r>
        <w:r w:rsidR="006065F2">
          <w:rPr>
            <w:noProof/>
            <w:webHidden/>
          </w:rPr>
          <w:t>31</w:t>
        </w:r>
        <w:r w:rsidR="006065F2">
          <w:rPr>
            <w:noProof/>
            <w:webHidden/>
          </w:rPr>
          <w:fldChar w:fldCharType="end"/>
        </w:r>
      </w:hyperlink>
    </w:p>
    <w:p w14:paraId="6D580A5D" w14:textId="7A4C5CD1" w:rsidR="006065F2" w:rsidRDefault="00416762">
      <w:pPr>
        <w:pStyle w:val="TDC2"/>
        <w:rPr>
          <w:rFonts w:asciiTheme="minorHAnsi" w:eastAsiaTheme="minorEastAsia" w:hAnsiTheme="minorHAnsi" w:cstheme="minorBidi"/>
          <w:noProof/>
          <w:kern w:val="2"/>
          <w:szCs w:val="24"/>
          <w14:ligatures w14:val="standardContextual"/>
        </w:rPr>
      </w:pPr>
      <w:hyperlink w:anchor="_Toc213146866" w:history="1">
        <w:r w:rsidR="006065F2" w:rsidRPr="001A5297">
          <w:rPr>
            <w:rStyle w:val="Hipervnculo"/>
            <w:noProof/>
          </w:rPr>
          <w:t>7.1</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Prueba unitaria CU N°7.1</w:t>
        </w:r>
        <w:r w:rsidR="006065F2">
          <w:rPr>
            <w:noProof/>
            <w:webHidden/>
          </w:rPr>
          <w:tab/>
        </w:r>
        <w:r w:rsidR="006065F2">
          <w:rPr>
            <w:noProof/>
            <w:webHidden/>
          </w:rPr>
          <w:fldChar w:fldCharType="begin"/>
        </w:r>
        <w:r w:rsidR="006065F2">
          <w:rPr>
            <w:noProof/>
            <w:webHidden/>
          </w:rPr>
          <w:instrText xml:space="preserve"> PAGEREF _Toc213146866 \h </w:instrText>
        </w:r>
        <w:r w:rsidR="006065F2">
          <w:rPr>
            <w:noProof/>
            <w:webHidden/>
          </w:rPr>
        </w:r>
        <w:r w:rsidR="006065F2">
          <w:rPr>
            <w:noProof/>
            <w:webHidden/>
          </w:rPr>
          <w:fldChar w:fldCharType="separate"/>
        </w:r>
        <w:r w:rsidR="006065F2">
          <w:rPr>
            <w:noProof/>
            <w:webHidden/>
          </w:rPr>
          <w:t>31</w:t>
        </w:r>
        <w:r w:rsidR="006065F2">
          <w:rPr>
            <w:noProof/>
            <w:webHidden/>
          </w:rPr>
          <w:fldChar w:fldCharType="end"/>
        </w:r>
      </w:hyperlink>
    </w:p>
    <w:p w14:paraId="6592719E" w14:textId="174C1458" w:rsidR="006065F2" w:rsidRDefault="00416762">
      <w:pPr>
        <w:pStyle w:val="TDC2"/>
        <w:rPr>
          <w:rFonts w:asciiTheme="minorHAnsi" w:eastAsiaTheme="minorEastAsia" w:hAnsiTheme="minorHAnsi" w:cstheme="minorBidi"/>
          <w:noProof/>
          <w:kern w:val="2"/>
          <w:szCs w:val="24"/>
          <w14:ligatures w14:val="standardContextual"/>
        </w:rPr>
      </w:pPr>
      <w:hyperlink w:anchor="_Toc213146867" w:history="1">
        <w:r w:rsidR="006065F2" w:rsidRPr="001A5297">
          <w:rPr>
            <w:rStyle w:val="Hipervnculo"/>
            <w:noProof/>
          </w:rPr>
          <w:t>7.2</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Prueba unitaria CU N°7.3</w:t>
        </w:r>
        <w:r w:rsidR="006065F2">
          <w:rPr>
            <w:noProof/>
            <w:webHidden/>
          </w:rPr>
          <w:tab/>
        </w:r>
        <w:r w:rsidR="006065F2">
          <w:rPr>
            <w:noProof/>
            <w:webHidden/>
          </w:rPr>
          <w:fldChar w:fldCharType="begin"/>
        </w:r>
        <w:r w:rsidR="006065F2">
          <w:rPr>
            <w:noProof/>
            <w:webHidden/>
          </w:rPr>
          <w:instrText xml:space="preserve"> PAGEREF _Toc213146867 \h </w:instrText>
        </w:r>
        <w:r w:rsidR="006065F2">
          <w:rPr>
            <w:noProof/>
            <w:webHidden/>
          </w:rPr>
        </w:r>
        <w:r w:rsidR="006065F2">
          <w:rPr>
            <w:noProof/>
            <w:webHidden/>
          </w:rPr>
          <w:fldChar w:fldCharType="separate"/>
        </w:r>
        <w:r w:rsidR="006065F2">
          <w:rPr>
            <w:noProof/>
            <w:webHidden/>
          </w:rPr>
          <w:t>33</w:t>
        </w:r>
        <w:r w:rsidR="006065F2">
          <w:rPr>
            <w:noProof/>
            <w:webHidden/>
          </w:rPr>
          <w:fldChar w:fldCharType="end"/>
        </w:r>
      </w:hyperlink>
    </w:p>
    <w:p w14:paraId="3E1DA087" w14:textId="2C977383"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68" w:history="1">
        <w:r w:rsidR="006065F2" w:rsidRPr="001A5297">
          <w:rPr>
            <w:rStyle w:val="Hipervnculo"/>
            <w:noProof/>
          </w:rPr>
          <w:t>8. SPRINT REVIEW</w:t>
        </w:r>
        <w:r w:rsidR="006065F2">
          <w:rPr>
            <w:noProof/>
            <w:webHidden/>
          </w:rPr>
          <w:tab/>
        </w:r>
        <w:r w:rsidR="006065F2">
          <w:rPr>
            <w:noProof/>
            <w:webHidden/>
          </w:rPr>
          <w:fldChar w:fldCharType="begin"/>
        </w:r>
        <w:r w:rsidR="006065F2">
          <w:rPr>
            <w:noProof/>
            <w:webHidden/>
          </w:rPr>
          <w:instrText xml:space="preserve"> PAGEREF _Toc213146868 \h </w:instrText>
        </w:r>
        <w:r w:rsidR="006065F2">
          <w:rPr>
            <w:noProof/>
            <w:webHidden/>
          </w:rPr>
        </w:r>
        <w:r w:rsidR="006065F2">
          <w:rPr>
            <w:noProof/>
            <w:webHidden/>
          </w:rPr>
          <w:fldChar w:fldCharType="separate"/>
        </w:r>
        <w:r w:rsidR="006065F2">
          <w:rPr>
            <w:noProof/>
            <w:webHidden/>
          </w:rPr>
          <w:t>37</w:t>
        </w:r>
        <w:r w:rsidR="006065F2">
          <w:rPr>
            <w:noProof/>
            <w:webHidden/>
          </w:rPr>
          <w:fldChar w:fldCharType="end"/>
        </w:r>
      </w:hyperlink>
    </w:p>
    <w:p w14:paraId="11A424A0" w14:textId="63369E98" w:rsidR="006065F2" w:rsidRDefault="00416762">
      <w:pPr>
        <w:pStyle w:val="TDC2"/>
        <w:rPr>
          <w:rFonts w:asciiTheme="minorHAnsi" w:eastAsiaTheme="minorEastAsia" w:hAnsiTheme="minorHAnsi" w:cstheme="minorBidi"/>
          <w:noProof/>
          <w:kern w:val="2"/>
          <w:szCs w:val="24"/>
          <w14:ligatures w14:val="standardContextual"/>
        </w:rPr>
      </w:pPr>
      <w:hyperlink w:anchor="_Toc213146869" w:history="1">
        <w:r w:rsidR="006065F2" w:rsidRPr="001A5297">
          <w:rPr>
            <w:rStyle w:val="Hipervnculo"/>
            <w:noProof/>
          </w:rPr>
          <w:t>8.1</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Backlog Review</w:t>
        </w:r>
        <w:r w:rsidR="006065F2">
          <w:rPr>
            <w:noProof/>
            <w:webHidden/>
          </w:rPr>
          <w:tab/>
        </w:r>
        <w:r w:rsidR="006065F2">
          <w:rPr>
            <w:noProof/>
            <w:webHidden/>
          </w:rPr>
          <w:fldChar w:fldCharType="begin"/>
        </w:r>
        <w:r w:rsidR="006065F2">
          <w:rPr>
            <w:noProof/>
            <w:webHidden/>
          </w:rPr>
          <w:instrText xml:space="preserve"> PAGEREF _Toc213146869 \h </w:instrText>
        </w:r>
        <w:r w:rsidR="006065F2">
          <w:rPr>
            <w:noProof/>
            <w:webHidden/>
          </w:rPr>
        </w:r>
        <w:r w:rsidR="006065F2">
          <w:rPr>
            <w:noProof/>
            <w:webHidden/>
          </w:rPr>
          <w:fldChar w:fldCharType="separate"/>
        </w:r>
        <w:r w:rsidR="006065F2">
          <w:rPr>
            <w:noProof/>
            <w:webHidden/>
          </w:rPr>
          <w:t>37</w:t>
        </w:r>
        <w:r w:rsidR="006065F2">
          <w:rPr>
            <w:noProof/>
            <w:webHidden/>
          </w:rPr>
          <w:fldChar w:fldCharType="end"/>
        </w:r>
      </w:hyperlink>
    </w:p>
    <w:p w14:paraId="611DCFD6" w14:textId="5F205192" w:rsidR="006065F2" w:rsidRDefault="00416762">
      <w:pPr>
        <w:pStyle w:val="TDC2"/>
        <w:rPr>
          <w:rFonts w:asciiTheme="minorHAnsi" w:eastAsiaTheme="minorEastAsia" w:hAnsiTheme="minorHAnsi" w:cstheme="minorBidi"/>
          <w:noProof/>
          <w:kern w:val="2"/>
          <w:szCs w:val="24"/>
          <w14:ligatures w14:val="standardContextual"/>
        </w:rPr>
      </w:pPr>
      <w:hyperlink w:anchor="_Toc213146870" w:history="1">
        <w:r w:rsidR="006065F2" w:rsidRPr="001A5297">
          <w:rPr>
            <w:rStyle w:val="Hipervnculo"/>
            <w:noProof/>
          </w:rPr>
          <w:t>8.2</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Tabla de esfuerzo</w:t>
        </w:r>
        <w:r w:rsidR="006065F2">
          <w:rPr>
            <w:noProof/>
            <w:webHidden/>
          </w:rPr>
          <w:tab/>
        </w:r>
        <w:r w:rsidR="006065F2">
          <w:rPr>
            <w:noProof/>
            <w:webHidden/>
          </w:rPr>
          <w:fldChar w:fldCharType="begin"/>
        </w:r>
        <w:r w:rsidR="006065F2">
          <w:rPr>
            <w:noProof/>
            <w:webHidden/>
          </w:rPr>
          <w:instrText xml:space="preserve"> PAGEREF _Toc213146870 \h </w:instrText>
        </w:r>
        <w:r w:rsidR="006065F2">
          <w:rPr>
            <w:noProof/>
            <w:webHidden/>
          </w:rPr>
        </w:r>
        <w:r w:rsidR="006065F2">
          <w:rPr>
            <w:noProof/>
            <w:webHidden/>
          </w:rPr>
          <w:fldChar w:fldCharType="separate"/>
        </w:r>
        <w:r w:rsidR="006065F2">
          <w:rPr>
            <w:noProof/>
            <w:webHidden/>
          </w:rPr>
          <w:t>37</w:t>
        </w:r>
        <w:r w:rsidR="006065F2">
          <w:rPr>
            <w:noProof/>
            <w:webHidden/>
          </w:rPr>
          <w:fldChar w:fldCharType="end"/>
        </w:r>
      </w:hyperlink>
    </w:p>
    <w:p w14:paraId="4FBB2A0B" w14:textId="1D4C299B" w:rsidR="006065F2" w:rsidRDefault="00416762">
      <w:pPr>
        <w:pStyle w:val="TDC2"/>
        <w:rPr>
          <w:rFonts w:asciiTheme="minorHAnsi" w:eastAsiaTheme="minorEastAsia" w:hAnsiTheme="minorHAnsi" w:cstheme="minorBidi"/>
          <w:noProof/>
          <w:kern w:val="2"/>
          <w:szCs w:val="24"/>
          <w14:ligatures w14:val="standardContextual"/>
        </w:rPr>
      </w:pPr>
      <w:hyperlink w:anchor="_Toc213146871" w:history="1">
        <w:r w:rsidR="006065F2" w:rsidRPr="001A5297">
          <w:rPr>
            <w:rStyle w:val="Hipervnculo"/>
            <w:noProof/>
          </w:rPr>
          <w:t>8.3</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Gráficos de seguimiento</w:t>
        </w:r>
        <w:r w:rsidR="006065F2">
          <w:rPr>
            <w:noProof/>
            <w:webHidden/>
          </w:rPr>
          <w:tab/>
        </w:r>
        <w:r w:rsidR="006065F2">
          <w:rPr>
            <w:noProof/>
            <w:webHidden/>
          </w:rPr>
          <w:fldChar w:fldCharType="begin"/>
        </w:r>
        <w:r w:rsidR="006065F2">
          <w:rPr>
            <w:noProof/>
            <w:webHidden/>
          </w:rPr>
          <w:instrText xml:space="preserve"> PAGEREF _Toc213146871 \h </w:instrText>
        </w:r>
        <w:r w:rsidR="006065F2">
          <w:rPr>
            <w:noProof/>
            <w:webHidden/>
          </w:rPr>
        </w:r>
        <w:r w:rsidR="006065F2">
          <w:rPr>
            <w:noProof/>
            <w:webHidden/>
          </w:rPr>
          <w:fldChar w:fldCharType="separate"/>
        </w:r>
        <w:r w:rsidR="006065F2">
          <w:rPr>
            <w:noProof/>
            <w:webHidden/>
          </w:rPr>
          <w:t>38</w:t>
        </w:r>
        <w:r w:rsidR="006065F2">
          <w:rPr>
            <w:noProof/>
            <w:webHidden/>
          </w:rPr>
          <w:fldChar w:fldCharType="end"/>
        </w:r>
      </w:hyperlink>
    </w:p>
    <w:p w14:paraId="5A48D803" w14:textId="20F55DFC"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72" w:history="1">
        <w:r w:rsidR="006065F2" w:rsidRPr="001A5297">
          <w:rPr>
            <w:rStyle w:val="Hipervnculo"/>
            <w:noProof/>
          </w:rPr>
          <w:t>8.3.1</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Burn down chart</w:t>
        </w:r>
        <w:r w:rsidR="006065F2">
          <w:rPr>
            <w:noProof/>
            <w:webHidden/>
          </w:rPr>
          <w:tab/>
        </w:r>
        <w:r w:rsidR="006065F2">
          <w:rPr>
            <w:noProof/>
            <w:webHidden/>
          </w:rPr>
          <w:fldChar w:fldCharType="begin"/>
        </w:r>
        <w:r w:rsidR="006065F2">
          <w:rPr>
            <w:noProof/>
            <w:webHidden/>
          </w:rPr>
          <w:instrText xml:space="preserve"> PAGEREF _Toc213146872 \h </w:instrText>
        </w:r>
        <w:r w:rsidR="006065F2">
          <w:rPr>
            <w:noProof/>
            <w:webHidden/>
          </w:rPr>
        </w:r>
        <w:r w:rsidR="006065F2">
          <w:rPr>
            <w:noProof/>
            <w:webHidden/>
          </w:rPr>
          <w:fldChar w:fldCharType="separate"/>
        </w:r>
        <w:r w:rsidR="006065F2">
          <w:rPr>
            <w:noProof/>
            <w:webHidden/>
          </w:rPr>
          <w:t>38</w:t>
        </w:r>
        <w:r w:rsidR="006065F2">
          <w:rPr>
            <w:noProof/>
            <w:webHidden/>
          </w:rPr>
          <w:fldChar w:fldCharType="end"/>
        </w:r>
      </w:hyperlink>
    </w:p>
    <w:p w14:paraId="3793DA22" w14:textId="642AEE8A"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73" w:history="1">
        <w:r w:rsidR="006065F2" w:rsidRPr="001A5297">
          <w:rPr>
            <w:rStyle w:val="Hipervnculo"/>
            <w:noProof/>
          </w:rPr>
          <w:t>8.3.2</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Burn Up chart</w:t>
        </w:r>
        <w:r w:rsidR="006065F2">
          <w:rPr>
            <w:noProof/>
            <w:webHidden/>
          </w:rPr>
          <w:tab/>
        </w:r>
        <w:r w:rsidR="006065F2">
          <w:rPr>
            <w:noProof/>
            <w:webHidden/>
          </w:rPr>
          <w:fldChar w:fldCharType="begin"/>
        </w:r>
        <w:r w:rsidR="006065F2">
          <w:rPr>
            <w:noProof/>
            <w:webHidden/>
          </w:rPr>
          <w:instrText xml:space="preserve"> PAGEREF _Toc213146873 \h </w:instrText>
        </w:r>
        <w:r w:rsidR="006065F2">
          <w:rPr>
            <w:noProof/>
            <w:webHidden/>
          </w:rPr>
        </w:r>
        <w:r w:rsidR="006065F2">
          <w:rPr>
            <w:noProof/>
            <w:webHidden/>
          </w:rPr>
          <w:fldChar w:fldCharType="separate"/>
        </w:r>
        <w:r w:rsidR="006065F2">
          <w:rPr>
            <w:noProof/>
            <w:webHidden/>
          </w:rPr>
          <w:t>38</w:t>
        </w:r>
        <w:r w:rsidR="006065F2">
          <w:rPr>
            <w:noProof/>
            <w:webHidden/>
          </w:rPr>
          <w:fldChar w:fldCharType="end"/>
        </w:r>
      </w:hyperlink>
    </w:p>
    <w:p w14:paraId="3E242B89" w14:textId="5B4AC8B4"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74" w:history="1">
        <w:r w:rsidR="006065F2" w:rsidRPr="001A5297">
          <w:rPr>
            <w:rStyle w:val="Hipervnculo"/>
            <w:noProof/>
          </w:rPr>
          <w:t>8.3.3</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Velocidad del equipó</w:t>
        </w:r>
        <w:r w:rsidR="006065F2">
          <w:rPr>
            <w:noProof/>
            <w:webHidden/>
          </w:rPr>
          <w:tab/>
        </w:r>
        <w:r w:rsidR="006065F2">
          <w:rPr>
            <w:noProof/>
            <w:webHidden/>
          </w:rPr>
          <w:fldChar w:fldCharType="begin"/>
        </w:r>
        <w:r w:rsidR="006065F2">
          <w:rPr>
            <w:noProof/>
            <w:webHidden/>
          </w:rPr>
          <w:instrText xml:space="preserve"> PAGEREF _Toc213146874 \h </w:instrText>
        </w:r>
        <w:r w:rsidR="006065F2">
          <w:rPr>
            <w:noProof/>
            <w:webHidden/>
          </w:rPr>
        </w:r>
        <w:r w:rsidR="006065F2">
          <w:rPr>
            <w:noProof/>
            <w:webHidden/>
          </w:rPr>
          <w:fldChar w:fldCharType="separate"/>
        </w:r>
        <w:r w:rsidR="006065F2">
          <w:rPr>
            <w:noProof/>
            <w:webHidden/>
          </w:rPr>
          <w:t>39</w:t>
        </w:r>
        <w:r w:rsidR="006065F2">
          <w:rPr>
            <w:noProof/>
            <w:webHidden/>
          </w:rPr>
          <w:fldChar w:fldCharType="end"/>
        </w:r>
      </w:hyperlink>
    </w:p>
    <w:p w14:paraId="0CA6F0CD" w14:textId="7CA8DED4" w:rsidR="006065F2" w:rsidRDefault="00416762">
      <w:pPr>
        <w:pStyle w:val="TDC2"/>
        <w:rPr>
          <w:rFonts w:asciiTheme="minorHAnsi" w:eastAsiaTheme="minorEastAsia" w:hAnsiTheme="minorHAnsi" w:cstheme="minorBidi"/>
          <w:noProof/>
          <w:kern w:val="2"/>
          <w:szCs w:val="24"/>
          <w14:ligatures w14:val="standardContextual"/>
        </w:rPr>
      </w:pPr>
      <w:hyperlink w:anchor="_Toc213146875" w:history="1">
        <w:r w:rsidR="006065F2" w:rsidRPr="001A5297">
          <w:rPr>
            <w:rStyle w:val="Hipervnculo"/>
            <w:noProof/>
          </w:rPr>
          <w:t>8.4</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Retrospectiva</w:t>
        </w:r>
        <w:r w:rsidR="006065F2">
          <w:rPr>
            <w:noProof/>
            <w:webHidden/>
          </w:rPr>
          <w:tab/>
        </w:r>
        <w:r w:rsidR="006065F2">
          <w:rPr>
            <w:noProof/>
            <w:webHidden/>
          </w:rPr>
          <w:fldChar w:fldCharType="begin"/>
        </w:r>
        <w:r w:rsidR="006065F2">
          <w:rPr>
            <w:noProof/>
            <w:webHidden/>
          </w:rPr>
          <w:instrText xml:space="preserve"> PAGEREF _Toc213146875 \h </w:instrText>
        </w:r>
        <w:r w:rsidR="006065F2">
          <w:rPr>
            <w:noProof/>
            <w:webHidden/>
          </w:rPr>
        </w:r>
        <w:r w:rsidR="006065F2">
          <w:rPr>
            <w:noProof/>
            <w:webHidden/>
          </w:rPr>
          <w:fldChar w:fldCharType="separate"/>
        </w:r>
        <w:r w:rsidR="006065F2">
          <w:rPr>
            <w:noProof/>
            <w:webHidden/>
          </w:rPr>
          <w:t>40</w:t>
        </w:r>
        <w:r w:rsidR="006065F2">
          <w:rPr>
            <w:noProof/>
            <w:webHidden/>
          </w:rPr>
          <w:fldChar w:fldCharType="end"/>
        </w:r>
      </w:hyperlink>
    </w:p>
    <w:p w14:paraId="7B70ADA1" w14:textId="4BA07148"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76" w:history="1">
        <w:r w:rsidR="006065F2" w:rsidRPr="001A5297">
          <w:rPr>
            <w:rStyle w:val="Hipervnculo"/>
            <w:noProof/>
          </w:rPr>
          <w:t>8.4.1</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Plan de mejora</w:t>
        </w:r>
        <w:r w:rsidR="006065F2">
          <w:rPr>
            <w:noProof/>
            <w:webHidden/>
          </w:rPr>
          <w:tab/>
        </w:r>
        <w:r w:rsidR="006065F2">
          <w:rPr>
            <w:noProof/>
            <w:webHidden/>
          </w:rPr>
          <w:fldChar w:fldCharType="begin"/>
        </w:r>
        <w:r w:rsidR="006065F2">
          <w:rPr>
            <w:noProof/>
            <w:webHidden/>
          </w:rPr>
          <w:instrText xml:space="preserve"> PAGEREF _Toc213146876 \h </w:instrText>
        </w:r>
        <w:r w:rsidR="006065F2">
          <w:rPr>
            <w:noProof/>
            <w:webHidden/>
          </w:rPr>
        </w:r>
        <w:r w:rsidR="006065F2">
          <w:rPr>
            <w:noProof/>
            <w:webHidden/>
          </w:rPr>
          <w:fldChar w:fldCharType="separate"/>
        </w:r>
        <w:r w:rsidR="006065F2">
          <w:rPr>
            <w:noProof/>
            <w:webHidden/>
          </w:rPr>
          <w:t>40</w:t>
        </w:r>
        <w:r w:rsidR="006065F2">
          <w:rPr>
            <w:noProof/>
            <w:webHidden/>
          </w:rPr>
          <w:fldChar w:fldCharType="end"/>
        </w:r>
      </w:hyperlink>
    </w:p>
    <w:p w14:paraId="2CC1EC6E" w14:textId="1BC51141"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77" w:history="1">
        <w:r w:rsidR="006065F2" w:rsidRPr="001A5297">
          <w:rPr>
            <w:rStyle w:val="Hipervnculo"/>
            <w:noProof/>
          </w:rPr>
          <w:t>9. ANEXO</w:t>
        </w:r>
        <w:r w:rsidR="006065F2">
          <w:rPr>
            <w:noProof/>
            <w:webHidden/>
          </w:rPr>
          <w:tab/>
        </w:r>
        <w:r w:rsidR="006065F2">
          <w:rPr>
            <w:noProof/>
            <w:webHidden/>
          </w:rPr>
          <w:fldChar w:fldCharType="begin"/>
        </w:r>
        <w:r w:rsidR="006065F2">
          <w:rPr>
            <w:noProof/>
            <w:webHidden/>
          </w:rPr>
          <w:instrText xml:space="preserve"> PAGEREF _Toc213146877 \h </w:instrText>
        </w:r>
        <w:r w:rsidR="006065F2">
          <w:rPr>
            <w:noProof/>
            <w:webHidden/>
          </w:rPr>
        </w:r>
        <w:r w:rsidR="006065F2">
          <w:rPr>
            <w:noProof/>
            <w:webHidden/>
          </w:rPr>
          <w:fldChar w:fldCharType="separate"/>
        </w:r>
        <w:r w:rsidR="006065F2">
          <w:rPr>
            <w:noProof/>
            <w:webHidden/>
          </w:rPr>
          <w:t>42</w:t>
        </w:r>
        <w:r w:rsidR="006065F2">
          <w:rPr>
            <w:noProof/>
            <w:webHidden/>
          </w:rPr>
          <w:fldChar w:fldCharType="end"/>
        </w:r>
      </w:hyperlink>
    </w:p>
    <w:p w14:paraId="26980404" w14:textId="446985D1" w:rsidR="006065F2" w:rsidRDefault="00416762">
      <w:pPr>
        <w:pStyle w:val="TDC2"/>
        <w:rPr>
          <w:rFonts w:asciiTheme="minorHAnsi" w:eastAsiaTheme="minorEastAsia" w:hAnsiTheme="minorHAnsi" w:cstheme="minorBidi"/>
          <w:noProof/>
          <w:kern w:val="2"/>
          <w:szCs w:val="24"/>
          <w14:ligatures w14:val="standardContextual"/>
        </w:rPr>
      </w:pPr>
      <w:hyperlink w:anchor="_Toc213146878" w:history="1">
        <w:r w:rsidR="006065F2" w:rsidRPr="001A5297">
          <w:rPr>
            <w:rStyle w:val="Hipervnculo"/>
            <w:noProof/>
          </w:rPr>
          <w:t>9.1</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Propuesta de solución detallada</w:t>
        </w:r>
        <w:r w:rsidR="006065F2">
          <w:rPr>
            <w:noProof/>
            <w:webHidden/>
          </w:rPr>
          <w:tab/>
        </w:r>
        <w:r w:rsidR="006065F2">
          <w:rPr>
            <w:noProof/>
            <w:webHidden/>
          </w:rPr>
          <w:fldChar w:fldCharType="begin"/>
        </w:r>
        <w:r w:rsidR="006065F2">
          <w:rPr>
            <w:noProof/>
            <w:webHidden/>
          </w:rPr>
          <w:instrText xml:space="preserve"> PAGEREF _Toc213146878 \h </w:instrText>
        </w:r>
        <w:r w:rsidR="006065F2">
          <w:rPr>
            <w:noProof/>
            <w:webHidden/>
          </w:rPr>
        </w:r>
        <w:r w:rsidR="006065F2">
          <w:rPr>
            <w:noProof/>
            <w:webHidden/>
          </w:rPr>
          <w:fldChar w:fldCharType="separate"/>
        </w:r>
        <w:r w:rsidR="006065F2">
          <w:rPr>
            <w:noProof/>
            <w:webHidden/>
          </w:rPr>
          <w:t>42</w:t>
        </w:r>
        <w:r w:rsidR="006065F2">
          <w:rPr>
            <w:noProof/>
            <w:webHidden/>
          </w:rPr>
          <w:fldChar w:fldCharType="end"/>
        </w:r>
      </w:hyperlink>
    </w:p>
    <w:p w14:paraId="30DECEF1" w14:textId="6123C290" w:rsidR="006065F2" w:rsidRDefault="00416762">
      <w:pPr>
        <w:pStyle w:val="TDC3"/>
        <w:rPr>
          <w:rFonts w:asciiTheme="minorHAnsi" w:eastAsiaTheme="minorEastAsia" w:hAnsiTheme="minorHAnsi" w:cstheme="minorBidi"/>
          <w:iCs w:val="0"/>
          <w:smallCaps w:val="0"/>
          <w:noProof/>
          <w:kern w:val="2"/>
          <w:sz w:val="24"/>
          <w:szCs w:val="24"/>
          <w14:ligatures w14:val="standardContextual"/>
        </w:rPr>
      </w:pPr>
      <w:hyperlink w:anchor="_Toc213146879" w:history="1">
        <w:r w:rsidR="006065F2" w:rsidRPr="001A5297">
          <w:rPr>
            <w:rStyle w:val="Hipervnculo"/>
            <w:noProof/>
          </w:rPr>
          <w:t>9.1.1</w:t>
        </w:r>
        <w:r w:rsidR="006065F2">
          <w:rPr>
            <w:rFonts w:asciiTheme="minorHAnsi" w:eastAsiaTheme="minorEastAsia" w:hAnsiTheme="minorHAnsi" w:cstheme="minorBidi"/>
            <w:iCs w:val="0"/>
            <w:smallCaps w:val="0"/>
            <w:noProof/>
            <w:kern w:val="2"/>
            <w:sz w:val="24"/>
            <w:szCs w:val="24"/>
            <w14:ligatures w14:val="standardContextual"/>
          </w:rPr>
          <w:tab/>
        </w:r>
        <w:r w:rsidR="006065F2" w:rsidRPr="001A5297">
          <w:rPr>
            <w:rStyle w:val="Hipervnculo"/>
            <w:noProof/>
          </w:rPr>
          <w:t>Pila Tecnológica</w:t>
        </w:r>
        <w:r w:rsidR="006065F2">
          <w:rPr>
            <w:noProof/>
            <w:webHidden/>
          </w:rPr>
          <w:tab/>
        </w:r>
        <w:r w:rsidR="006065F2">
          <w:rPr>
            <w:noProof/>
            <w:webHidden/>
          </w:rPr>
          <w:fldChar w:fldCharType="begin"/>
        </w:r>
        <w:r w:rsidR="006065F2">
          <w:rPr>
            <w:noProof/>
            <w:webHidden/>
          </w:rPr>
          <w:instrText xml:space="preserve"> PAGEREF _Toc213146879 \h </w:instrText>
        </w:r>
        <w:r w:rsidR="006065F2">
          <w:rPr>
            <w:noProof/>
            <w:webHidden/>
          </w:rPr>
        </w:r>
        <w:r w:rsidR="006065F2">
          <w:rPr>
            <w:noProof/>
            <w:webHidden/>
          </w:rPr>
          <w:fldChar w:fldCharType="separate"/>
        </w:r>
        <w:r w:rsidR="006065F2">
          <w:rPr>
            <w:noProof/>
            <w:webHidden/>
          </w:rPr>
          <w:t>43</w:t>
        </w:r>
        <w:r w:rsidR="006065F2">
          <w:rPr>
            <w:noProof/>
            <w:webHidden/>
          </w:rPr>
          <w:fldChar w:fldCharType="end"/>
        </w:r>
      </w:hyperlink>
    </w:p>
    <w:p w14:paraId="6EB5C3F2" w14:textId="00520283" w:rsidR="006065F2" w:rsidRDefault="00416762">
      <w:pPr>
        <w:pStyle w:val="TDC2"/>
        <w:rPr>
          <w:rFonts w:asciiTheme="minorHAnsi" w:eastAsiaTheme="minorEastAsia" w:hAnsiTheme="minorHAnsi" w:cstheme="minorBidi"/>
          <w:noProof/>
          <w:kern w:val="2"/>
          <w:szCs w:val="24"/>
          <w14:ligatures w14:val="standardContextual"/>
        </w:rPr>
      </w:pPr>
      <w:hyperlink w:anchor="_Toc213146880" w:history="1">
        <w:r w:rsidR="006065F2" w:rsidRPr="001A5297">
          <w:rPr>
            <w:rStyle w:val="Hipervnculo"/>
            <w:noProof/>
          </w:rPr>
          <w:t>9.2</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Pdf diagrama de clases y modelado datos:</w:t>
        </w:r>
        <w:r w:rsidR="006065F2">
          <w:rPr>
            <w:noProof/>
            <w:webHidden/>
          </w:rPr>
          <w:tab/>
        </w:r>
        <w:r w:rsidR="006065F2">
          <w:rPr>
            <w:noProof/>
            <w:webHidden/>
          </w:rPr>
          <w:fldChar w:fldCharType="begin"/>
        </w:r>
        <w:r w:rsidR="006065F2">
          <w:rPr>
            <w:noProof/>
            <w:webHidden/>
          </w:rPr>
          <w:instrText xml:space="preserve"> PAGEREF _Toc213146880 \h </w:instrText>
        </w:r>
        <w:r w:rsidR="006065F2">
          <w:rPr>
            <w:noProof/>
            <w:webHidden/>
          </w:rPr>
        </w:r>
        <w:r w:rsidR="006065F2">
          <w:rPr>
            <w:noProof/>
            <w:webHidden/>
          </w:rPr>
          <w:fldChar w:fldCharType="separate"/>
        </w:r>
        <w:r w:rsidR="006065F2">
          <w:rPr>
            <w:noProof/>
            <w:webHidden/>
          </w:rPr>
          <w:t>44</w:t>
        </w:r>
        <w:r w:rsidR="006065F2">
          <w:rPr>
            <w:noProof/>
            <w:webHidden/>
          </w:rPr>
          <w:fldChar w:fldCharType="end"/>
        </w:r>
      </w:hyperlink>
    </w:p>
    <w:p w14:paraId="4E2B174B" w14:textId="0A66E694" w:rsidR="006065F2" w:rsidRDefault="00416762">
      <w:pPr>
        <w:pStyle w:val="TDC2"/>
        <w:rPr>
          <w:rFonts w:asciiTheme="minorHAnsi" w:eastAsiaTheme="minorEastAsia" w:hAnsiTheme="minorHAnsi" w:cstheme="minorBidi"/>
          <w:noProof/>
          <w:kern w:val="2"/>
          <w:szCs w:val="24"/>
          <w14:ligatures w14:val="standardContextual"/>
        </w:rPr>
      </w:pPr>
      <w:hyperlink w:anchor="_Toc213146881" w:history="1">
        <w:r w:rsidR="006065F2" w:rsidRPr="001A5297">
          <w:rPr>
            <w:rStyle w:val="Hipervnculo"/>
            <w:noProof/>
          </w:rPr>
          <w:t>9.3</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Pdf vista de proceso</w:t>
        </w:r>
        <w:r w:rsidR="006065F2">
          <w:rPr>
            <w:noProof/>
            <w:webHidden/>
          </w:rPr>
          <w:tab/>
        </w:r>
        <w:r w:rsidR="006065F2">
          <w:rPr>
            <w:noProof/>
            <w:webHidden/>
          </w:rPr>
          <w:fldChar w:fldCharType="begin"/>
        </w:r>
        <w:r w:rsidR="006065F2">
          <w:rPr>
            <w:noProof/>
            <w:webHidden/>
          </w:rPr>
          <w:instrText xml:space="preserve"> PAGEREF _Toc213146881 \h </w:instrText>
        </w:r>
        <w:r w:rsidR="006065F2">
          <w:rPr>
            <w:noProof/>
            <w:webHidden/>
          </w:rPr>
        </w:r>
        <w:r w:rsidR="006065F2">
          <w:rPr>
            <w:noProof/>
            <w:webHidden/>
          </w:rPr>
          <w:fldChar w:fldCharType="separate"/>
        </w:r>
        <w:r w:rsidR="006065F2">
          <w:rPr>
            <w:noProof/>
            <w:webHidden/>
          </w:rPr>
          <w:t>44</w:t>
        </w:r>
        <w:r w:rsidR="006065F2">
          <w:rPr>
            <w:noProof/>
            <w:webHidden/>
          </w:rPr>
          <w:fldChar w:fldCharType="end"/>
        </w:r>
      </w:hyperlink>
    </w:p>
    <w:p w14:paraId="6629862A" w14:textId="631C1409" w:rsidR="006065F2" w:rsidRDefault="00416762">
      <w:pPr>
        <w:pStyle w:val="TDC2"/>
        <w:rPr>
          <w:rFonts w:asciiTheme="minorHAnsi" w:eastAsiaTheme="minorEastAsia" w:hAnsiTheme="minorHAnsi" w:cstheme="minorBidi"/>
          <w:noProof/>
          <w:kern w:val="2"/>
          <w:szCs w:val="24"/>
          <w14:ligatures w14:val="standardContextual"/>
        </w:rPr>
      </w:pPr>
      <w:hyperlink w:anchor="_Toc213146882" w:history="1">
        <w:r w:rsidR="006065F2" w:rsidRPr="001A5297">
          <w:rPr>
            <w:rStyle w:val="Hipervnculo"/>
            <w:noProof/>
          </w:rPr>
          <w:t>9.4</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Pdf vista componentes</w:t>
        </w:r>
        <w:r w:rsidR="006065F2">
          <w:rPr>
            <w:noProof/>
            <w:webHidden/>
          </w:rPr>
          <w:tab/>
        </w:r>
        <w:r w:rsidR="006065F2">
          <w:rPr>
            <w:noProof/>
            <w:webHidden/>
          </w:rPr>
          <w:fldChar w:fldCharType="begin"/>
        </w:r>
        <w:r w:rsidR="006065F2">
          <w:rPr>
            <w:noProof/>
            <w:webHidden/>
          </w:rPr>
          <w:instrText xml:space="preserve"> PAGEREF _Toc213146882 \h </w:instrText>
        </w:r>
        <w:r w:rsidR="006065F2">
          <w:rPr>
            <w:noProof/>
            <w:webHidden/>
          </w:rPr>
        </w:r>
        <w:r w:rsidR="006065F2">
          <w:rPr>
            <w:noProof/>
            <w:webHidden/>
          </w:rPr>
          <w:fldChar w:fldCharType="separate"/>
        </w:r>
        <w:r w:rsidR="006065F2">
          <w:rPr>
            <w:noProof/>
            <w:webHidden/>
          </w:rPr>
          <w:t>44</w:t>
        </w:r>
        <w:r w:rsidR="006065F2">
          <w:rPr>
            <w:noProof/>
            <w:webHidden/>
          </w:rPr>
          <w:fldChar w:fldCharType="end"/>
        </w:r>
      </w:hyperlink>
    </w:p>
    <w:p w14:paraId="620CE501" w14:textId="0513A265" w:rsidR="006065F2" w:rsidRDefault="00416762">
      <w:pPr>
        <w:pStyle w:val="TDC2"/>
        <w:rPr>
          <w:rFonts w:asciiTheme="minorHAnsi" w:eastAsiaTheme="minorEastAsia" w:hAnsiTheme="minorHAnsi" w:cstheme="minorBidi"/>
          <w:noProof/>
          <w:kern w:val="2"/>
          <w:szCs w:val="24"/>
          <w14:ligatures w14:val="standardContextual"/>
        </w:rPr>
      </w:pPr>
      <w:hyperlink w:anchor="_Toc213146883" w:history="1">
        <w:r w:rsidR="006065F2" w:rsidRPr="001A5297">
          <w:rPr>
            <w:rStyle w:val="Hipervnculo"/>
            <w:noProof/>
          </w:rPr>
          <w:t>9.5</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Pdf vista despliegue</w:t>
        </w:r>
        <w:r w:rsidR="006065F2">
          <w:rPr>
            <w:noProof/>
            <w:webHidden/>
          </w:rPr>
          <w:tab/>
        </w:r>
        <w:r w:rsidR="006065F2">
          <w:rPr>
            <w:noProof/>
            <w:webHidden/>
          </w:rPr>
          <w:fldChar w:fldCharType="begin"/>
        </w:r>
        <w:r w:rsidR="006065F2">
          <w:rPr>
            <w:noProof/>
            <w:webHidden/>
          </w:rPr>
          <w:instrText xml:space="preserve"> PAGEREF _Toc213146883 \h </w:instrText>
        </w:r>
        <w:r w:rsidR="006065F2">
          <w:rPr>
            <w:noProof/>
            <w:webHidden/>
          </w:rPr>
        </w:r>
        <w:r w:rsidR="006065F2">
          <w:rPr>
            <w:noProof/>
            <w:webHidden/>
          </w:rPr>
          <w:fldChar w:fldCharType="separate"/>
        </w:r>
        <w:r w:rsidR="006065F2">
          <w:rPr>
            <w:noProof/>
            <w:webHidden/>
          </w:rPr>
          <w:t>44</w:t>
        </w:r>
        <w:r w:rsidR="006065F2">
          <w:rPr>
            <w:noProof/>
            <w:webHidden/>
          </w:rPr>
          <w:fldChar w:fldCharType="end"/>
        </w:r>
      </w:hyperlink>
    </w:p>
    <w:p w14:paraId="23BA38D9" w14:textId="71035BC1" w:rsidR="006065F2" w:rsidRDefault="00416762">
      <w:pPr>
        <w:pStyle w:val="TDC2"/>
        <w:rPr>
          <w:rFonts w:asciiTheme="minorHAnsi" w:eastAsiaTheme="minorEastAsia" w:hAnsiTheme="minorHAnsi" w:cstheme="minorBidi"/>
          <w:noProof/>
          <w:kern w:val="2"/>
          <w:szCs w:val="24"/>
          <w14:ligatures w14:val="standardContextual"/>
        </w:rPr>
      </w:pPr>
      <w:hyperlink w:anchor="_Toc213146884" w:history="1">
        <w:r w:rsidR="006065F2" w:rsidRPr="001A5297">
          <w:rPr>
            <w:rStyle w:val="Hipervnculo"/>
            <w:noProof/>
          </w:rPr>
          <w:t>9.6</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Diagrama de clases y modelado de datos</w:t>
        </w:r>
        <w:r w:rsidR="006065F2">
          <w:rPr>
            <w:noProof/>
            <w:webHidden/>
          </w:rPr>
          <w:tab/>
        </w:r>
        <w:r w:rsidR="006065F2">
          <w:rPr>
            <w:noProof/>
            <w:webHidden/>
          </w:rPr>
          <w:fldChar w:fldCharType="begin"/>
        </w:r>
        <w:r w:rsidR="006065F2">
          <w:rPr>
            <w:noProof/>
            <w:webHidden/>
          </w:rPr>
          <w:instrText xml:space="preserve"> PAGEREF _Toc213146884 \h </w:instrText>
        </w:r>
        <w:r w:rsidR="006065F2">
          <w:rPr>
            <w:noProof/>
            <w:webHidden/>
          </w:rPr>
        </w:r>
        <w:r w:rsidR="006065F2">
          <w:rPr>
            <w:noProof/>
            <w:webHidden/>
          </w:rPr>
          <w:fldChar w:fldCharType="separate"/>
        </w:r>
        <w:r w:rsidR="006065F2">
          <w:rPr>
            <w:noProof/>
            <w:webHidden/>
          </w:rPr>
          <w:t>44</w:t>
        </w:r>
        <w:r w:rsidR="006065F2">
          <w:rPr>
            <w:noProof/>
            <w:webHidden/>
          </w:rPr>
          <w:fldChar w:fldCharType="end"/>
        </w:r>
      </w:hyperlink>
    </w:p>
    <w:p w14:paraId="3A239C5F" w14:textId="49F1496B" w:rsidR="006065F2" w:rsidRDefault="00416762">
      <w:pPr>
        <w:pStyle w:val="TDC2"/>
        <w:rPr>
          <w:rFonts w:asciiTheme="minorHAnsi" w:eastAsiaTheme="minorEastAsia" w:hAnsiTheme="minorHAnsi" w:cstheme="minorBidi"/>
          <w:noProof/>
          <w:kern w:val="2"/>
          <w:szCs w:val="24"/>
          <w14:ligatures w14:val="standardContextual"/>
        </w:rPr>
      </w:pPr>
      <w:hyperlink w:anchor="_Toc213146885" w:history="1">
        <w:r w:rsidR="006065F2" w:rsidRPr="001A5297">
          <w:rPr>
            <w:rStyle w:val="Hipervnculo"/>
            <w:noProof/>
          </w:rPr>
          <w:t>9.7</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Árbol de navegación y vista del menú desplegable</w:t>
        </w:r>
        <w:r w:rsidR="006065F2">
          <w:rPr>
            <w:noProof/>
            <w:webHidden/>
          </w:rPr>
          <w:tab/>
        </w:r>
        <w:r w:rsidR="006065F2">
          <w:rPr>
            <w:noProof/>
            <w:webHidden/>
          </w:rPr>
          <w:fldChar w:fldCharType="begin"/>
        </w:r>
        <w:r w:rsidR="006065F2">
          <w:rPr>
            <w:noProof/>
            <w:webHidden/>
          </w:rPr>
          <w:instrText xml:space="preserve"> PAGEREF _Toc213146885 \h </w:instrText>
        </w:r>
        <w:r w:rsidR="006065F2">
          <w:rPr>
            <w:noProof/>
            <w:webHidden/>
          </w:rPr>
        </w:r>
        <w:r w:rsidR="006065F2">
          <w:rPr>
            <w:noProof/>
            <w:webHidden/>
          </w:rPr>
          <w:fldChar w:fldCharType="separate"/>
        </w:r>
        <w:r w:rsidR="006065F2">
          <w:rPr>
            <w:noProof/>
            <w:webHidden/>
          </w:rPr>
          <w:t>49</w:t>
        </w:r>
        <w:r w:rsidR="006065F2">
          <w:rPr>
            <w:noProof/>
            <w:webHidden/>
          </w:rPr>
          <w:fldChar w:fldCharType="end"/>
        </w:r>
      </w:hyperlink>
    </w:p>
    <w:p w14:paraId="0332C38E" w14:textId="67279BAD" w:rsidR="006065F2" w:rsidRDefault="00416762">
      <w:pPr>
        <w:pStyle w:val="TDC2"/>
        <w:rPr>
          <w:rFonts w:asciiTheme="minorHAnsi" w:eastAsiaTheme="minorEastAsia" w:hAnsiTheme="minorHAnsi" w:cstheme="minorBidi"/>
          <w:noProof/>
          <w:kern w:val="2"/>
          <w:szCs w:val="24"/>
          <w14:ligatures w14:val="standardContextual"/>
        </w:rPr>
      </w:pPr>
      <w:hyperlink w:anchor="_Toc213146886" w:history="1">
        <w:r w:rsidR="006065F2" w:rsidRPr="001A5297">
          <w:rPr>
            <w:rStyle w:val="Hipervnculo"/>
            <w:noProof/>
          </w:rPr>
          <w:t>9.8</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Pdf Tabla de esfuerzo</w:t>
        </w:r>
        <w:r w:rsidR="006065F2">
          <w:rPr>
            <w:noProof/>
            <w:webHidden/>
          </w:rPr>
          <w:tab/>
        </w:r>
        <w:r w:rsidR="006065F2">
          <w:rPr>
            <w:noProof/>
            <w:webHidden/>
          </w:rPr>
          <w:fldChar w:fldCharType="begin"/>
        </w:r>
        <w:r w:rsidR="006065F2">
          <w:rPr>
            <w:noProof/>
            <w:webHidden/>
          </w:rPr>
          <w:instrText xml:space="preserve"> PAGEREF _Toc213146886 \h </w:instrText>
        </w:r>
        <w:r w:rsidR="006065F2">
          <w:rPr>
            <w:noProof/>
            <w:webHidden/>
          </w:rPr>
        </w:r>
        <w:r w:rsidR="006065F2">
          <w:rPr>
            <w:noProof/>
            <w:webHidden/>
          </w:rPr>
          <w:fldChar w:fldCharType="separate"/>
        </w:r>
        <w:r w:rsidR="006065F2">
          <w:rPr>
            <w:noProof/>
            <w:webHidden/>
          </w:rPr>
          <w:t>49</w:t>
        </w:r>
        <w:r w:rsidR="006065F2">
          <w:rPr>
            <w:noProof/>
            <w:webHidden/>
          </w:rPr>
          <w:fldChar w:fldCharType="end"/>
        </w:r>
      </w:hyperlink>
    </w:p>
    <w:p w14:paraId="4D84C64C" w14:textId="1A9EAD4F" w:rsidR="006065F2" w:rsidRDefault="00416762">
      <w:pPr>
        <w:pStyle w:val="TDC2"/>
        <w:rPr>
          <w:rFonts w:asciiTheme="minorHAnsi" w:eastAsiaTheme="minorEastAsia" w:hAnsiTheme="minorHAnsi" w:cstheme="minorBidi"/>
          <w:noProof/>
          <w:kern w:val="2"/>
          <w:szCs w:val="24"/>
          <w14:ligatures w14:val="standardContextual"/>
        </w:rPr>
      </w:pPr>
      <w:hyperlink w:anchor="_Toc213146887" w:history="1">
        <w:r w:rsidR="006065F2" w:rsidRPr="001A5297">
          <w:rPr>
            <w:rStyle w:val="Hipervnculo"/>
            <w:noProof/>
          </w:rPr>
          <w:t>9.9</w:t>
        </w:r>
        <w:r w:rsidR="006065F2">
          <w:rPr>
            <w:rFonts w:asciiTheme="minorHAnsi" w:eastAsiaTheme="minorEastAsia" w:hAnsiTheme="minorHAnsi" w:cstheme="minorBidi"/>
            <w:noProof/>
            <w:kern w:val="2"/>
            <w:szCs w:val="24"/>
            <w14:ligatures w14:val="standardContextual"/>
          </w:rPr>
          <w:tab/>
        </w:r>
        <w:r w:rsidR="006065F2" w:rsidRPr="001A5297">
          <w:rPr>
            <w:rStyle w:val="Hipervnculo"/>
            <w:noProof/>
          </w:rPr>
          <w:t>Diagrama de despliegue</w:t>
        </w:r>
        <w:r w:rsidR="006065F2">
          <w:rPr>
            <w:noProof/>
            <w:webHidden/>
          </w:rPr>
          <w:tab/>
        </w:r>
        <w:r w:rsidR="006065F2">
          <w:rPr>
            <w:noProof/>
            <w:webHidden/>
          </w:rPr>
          <w:fldChar w:fldCharType="begin"/>
        </w:r>
        <w:r w:rsidR="006065F2">
          <w:rPr>
            <w:noProof/>
            <w:webHidden/>
          </w:rPr>
          <w:instrText xml:space="preserve"> PAGEREF _Toc213146887 \h </w:instrText>
        </w:r>
        <w:r w:rsidR="006065F2">
          <w:rPr>
            <w:noProof/>
            <w:webHidden/>
          </w:rPr>
        </w:r>
        <w:r w:rsidR="006065F2">
          <w:rPr>
            <w:noProof/>
            <w:webHidden/>
          </w:rPr>
          <w:fldChar w:fldCharType="separate"/>
        </w:r>
        <w:r w:rsidR="006065F2">
          <w:rPr>
            <w:noProof/>
            <w:webHidden/>
          </w:rPr>
          <w:t>50</w:t>
        </w:r>
        <w:r w:rsidR="006065F2">
          <w:rPr>
            <w:noProof/>
            <w:webHidden/>
          </w:rPr>
          <w:fldChar w:fldCharType="end"/>
        </w:r>
      </w:hyperlink>
    </w:p>
    <w:p w14:paraId="79B835CA" w14:textId="3A26E039" w:rsidR="006065F2" w:rsidRDefault="00416762">
      <w:pPr>
        <w:pStyle w:val="TDC1"/>
        <w:rPr>
          <w:rFonts w:asciiTheme="minorHAnsi" w:eastAsiaTheme="minorEastAsia" w:hAnsiTheme="minorHAnsi" w:cstheme="minorBidi"/>
          <w:bCs w:val="0"/>
          <w:caps w:val="0"/>
          <w:noProof/>
          <w:kern w:val="2"/>
          <w:szCs w:val="24"/>
          <w14:ligatures w14:val="standardContextual"/>
        </w:rPr>
      </w:pPr>
      <w:hyperlink w:anchor="_Toc213146888" w:history="1">
        <w:r w:rsidR="006065F2" w:rsidRPr="001A5297">
          <w:rPr>
            <w:rStyle w:val="Hipervnculo"/>
            <w:noProof/>
          </w:rPr>
          <w:t>10. REFERENCIAS</w:t>
        </w:r>
        <w:r w:rsidR="006065F2">
          <w:rPr>
            <w:noProof/>
            <w:webHidden/>
          </w:rPr>
          <w:tab/>
        </w:r>
        <w:r w:rsidR="006065F2">
          <w:rPr>
            <w:noProof/>
            <w:webHidden/>
          </w:rPr>
          <w:fldChar w:fldCharType="begin"/>
        </w:r>
        <w:r w:rsidR="006065F2">
          <w:rPr>
            <w:noProof/>
            <w:webHidden/>
          </w:rPr>
          <w:instrText xml:space="preserve"> PAGEREF _Toc213146888 \h </w:instrText>
        </w:r>
        <w:r w:rsidR="006065F2">
          <w:rPr>
            <w:noProof/>
            <w:webHidden/>
          </w:rPr>
        </w:r>
        <w:r w:rsidR="006065F2">
          <w:rPr>
            <w:noProof/>
            <w:webHidden/>
          </w:rPr>
          <w:fldChar w:fldCharType="separate"/>
        </w:r>
        <w:r w:rsidR="006065F2">
          <w:rPr>
            <w:noProof/>
            <w:webHidden/>
          </w:rPr>
          <w:t>52</w:t>
        </w:r>
        <w:r w:rsidR="006065F2">
          <w:rPr>
            <w:noProof/>
            <w:webHidden/>
          </w:rPr>
          <w:fldChar w:fldCharType="end"/>
        </w:r>
      </w:hyperlink>
    </w:p>
    <w:p w14:paraId="3A8549CD" w14:textId="2AF4719B" w:rsidR="000A13D0" w:rsidRDefault="00733E7F" w:rsidP="00A93C41">
      <w:pPr>
        <w:ind w:firstLine="0"/>
      </w:pPr>
      <w:r>
        <w:rPr>
          <w:rFonts w:eastAsiaTheme="majorEastAsia" w:cstheme="majorBidi"/>
          <w:bCs/>
          <w:caps/>
          <w:szCs w:val="20"/>
        </w:rPr>
        <w:fldChar w:fldCharType="end"/>
      </w:r>
      <w:r w:rsidR="000A13D0">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4E214D98" w14:textId="791D039A" w:rsidR="00F445AA"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2539442" w:history="1">
        <w:r w:rsidRPr="0091637C">
          <w:rPr>
            <w:rStyle w:val="Hipervnculo"/>
            <w:noProof/>
          </w:rPr>
          <w:t>1. INTRODUCCIÓN</w:t>
        </w:r>
        <w:r>
          <w:rPr>
            <w:noProof/>
            <w:webHidden/>
          </w:rPr>
          <w:tab/>
        </w:r>
        <w:r>
          <w:rPr>
            <w:noProof/>
            <w:webHidden/>
          </w:rPr>
          <w:fldChar w:fldCharType="begin"/>
        </w:r>
        <w:r>
          <w:rPr>
            <w:noProof/>
            <w:webHidden/>
          </w:rPr>
          <w:instrText xml:space="preserve"> PAGEREF _Toc212539442 \h </w:instrText>
        </w:r>
        <w:r>
          <w:rPr>
            <w:noProof/>
            <w:webHidden/>
          </w:rPr>
        </w:r>
        <w:r>
          <w:rPr>
            <w:noProof/>
            <w:webHidden/>
          </w:rPr>
          <w:fldChar w:fldCharType="separate"/>
        </w:r>
        <w:r>
          <w:rPr>
            <w:noProof/>
            <w:webHidden/>
          </w:rPr>
          <w:t>7</w:t>
        </w:r>
        <w:r>
          <w:rPr>
            <w:noProof/>
            <w:webHidden/>
          </w:rPr>
          <w:fldChar w:fldCharType="end"/>
        </w:r>
      </w:hyperlink>
    </w:p>
    <w:p w14:paraId="6EAAB21B" w14:textId="12635FB6"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443" w:history="1">
        <w:r w:rsidR="00F445AA" w:rsidRPr="0091637C">
          <w:rPr>
            <w:rStyle w:val="Hipervnculo"/>
            <w:noProof/>
          </w:rPr>
          <w:t>2. PROPUESTA DE SOLUCIÓN E INCREMENTO DONDE SE ESPECIFICA EL INCREMENTO</w:t>
        </w:r>
        <w:r w:rsidR="00F445AA">
          <w:rPr>
            <w:noProof/>
            <w:webHidden/>
          </w:rPr>
          <w:tab/>
        </w:r>
        <w:r w:rsidR="00F445AA">
          <w:rPr>
            <w:noProof/>
            <w:webHidden/>
          </w:rPr>
          <w:fldChar w:fldCharType="begin"/>
        </w:r>
        <w:r w:rsidR="00F445AA">
          <w:rPr>
            <w:noProof/>
            <w:webHidden/>
          </w:rPr>
          <w:instrText xml:space="preserve"> PAGEREF _Toc212539443 \h </w:instrText>
        </w:r>
        <w:r w:rsidR="00F445AA">
          <w:rPr>
            <w:noProof/>
            <w:webHidden/>
          </w:rPr>
        </w:r>
        <w:r w:rsidR="00F445AA">
          <w:rPr>
            <w:noProof/>
            <w:webHidden/>
          </w:rPr>
          <w:fldChar w:fldCharType="separate"/>
        </w:r>
        <w:r w:rsidR="00F445AA">
          <w:rPr>
            <w:noProof/>
            <w:webHidden/>
          </w:rPr>
          <w:t>8</w:t>
        </w:r>
        <w:r w:rsidR="00F445AA">
          <w:rPr>
            <w:noProof/>
            <w:webHidden/>
          </w:rPr>
          <w:fldChar w:fldCharType="end"/>
        </w:r>
      </w:hyperlink>
    </w:p>
    <w:p w14:paraId="257FB99C" w14:textId="14AB11B2" w:rsidR="00F445AA" w:rsidRDefault="00416762">
      <w:pPr>
        <w:pStyle w:val="TDC2"/>
        <w:rPr>
          <w:rFonts w:asciiTheme="minorHAnsi" w:eastAsiaTheme="minorEastAsia" w:hAnsiTheme="minorHAnsi" w:cstheme="minorBidi"/>
          <w:noProof/>
          <w:kern w:val="2"/>
          <w:szCs w:val="24"/>
          <w14:ligatures w14:val="standardContextual"/>
        </w:rPr>
      </w:pPr>
      <w:hyperlink w:anchor="_Toc212539444" w:history="1">
        <w:r w:rsidR="00F445AA" w:rsidRPr="0091637C">
          <w:rPr>
            <w:rStyle w:val="Hipervnculo"/>
            <w:noProof/>
          </w:rPr>
          <w:t>Figura 2.1 gráfico de barras de casos de uso</w:t>
        </w:r>
        <w:r w:rsidR="00F445AA">
          <w:rPr>
            <w:noProof/>
            <w:webHidden/>
          </w:rPr>
          <w:tab/>
        </w:r>
        <w:r w:rsidR="00F445AA">
          <w:rPr>
            <w:noProof/>
            <w:webHidden/>
          </w:rPr>
          <w:fldChar w:fldCharType="begin"/>
        </w:r>
        <w:r w:rsidR="00F445AA">
          <w:rPr>
            <w:noProof/>
            <w:webHidden/>
          </w:rPr>
          <w:instrText xml:space="preserve"> PAGEREF _Toc212539444 \h </w:instrText>
        </w:r>
        <w:r w:rsidR="00F445AA">
          <w:rPr>
            <w:noProof/>
            <w:webHidden/>
          </w:rPr>
        </w:r>
        <w:r w:rsidR="00F445AA">
          <w:rPr>
            <w:noProof/>
            <w:webHidden/>
          </w:rPr>
          <w:fldChar w:fldCharType="separate"/>
        </w:r>
        <w:r w:rsidR="00F445AA">
          <w:rPr>
            <w:noProof/>
            <w:webHidden/>
          </w:rPr>
          <w:t>10</w:t>
        </w:r>
        <w:r w:rsidR="00F445AA">
          <w:rPr>
            <w:noProof/>
            <w:webHidden/>
          </w:rPr>
          <w:fldChar w:fldCharType="end"/>
        </w:r>
      </w:hyperlink>
    </w:p>
    <w:p w14:paraId="30005CA1" w14:textId="09126680" w:rsidR="00F445AA" w:rsidRDefault="00416762">
      <w:pPr>
        <w:pStyle w:val="TDC2"/>
        <w:rPr>
          <w:rFonts w:asciiTheme="minorHAnsi" w:eastAsiaTheme="minorEastAsia" w:hAnsiTheme="minorHAnsi" w:cstheme="minorBidi"/>
          <w:noProof/>
          <w:kern w:val="2"/>
          <w:szCs w:val="24"/>
          <w14:ligatures w14:val="standardContextual"/>
        </w:rPr>
      </w:pPr>
      <w:hyperlink w:anchor="_Toc212539445" w:history="1">
        <w:r w:rsidR="00F445AA" w:rsidRPr="0091637C">
          <w:rPr>
            <w:rStyle w:val="Hipervnculo"/>
            <w:noProof/>
          </w:rPr>
          <w:t>Figura 2.2 gráfico circular de porcentaje parcial</w:t>
        </w:r>
        <w:r w:rsidR="00F445AA">
          <w:rPr>
            <w:noProof/>
            <w:webHidden/>
          </w:rPr>
          <w:tab/>
        </w:r>
        <w:r w:rsidR="00F445AA">
          <w:rPr>
            <w:noProof/>
            <w:webHidden/>
          </w:rPr>
          <w:fldChar w:fldCharType="begin"/>
        </w:r>
        <w:r w:rsidR="00F445AA">
          <w:rPr>
            <w:noProof/>
            <w:webHidden/>
          </w:rPr>
          <w:instrText xml:space="preserve"> PAGEREF _Toc212539445 \h </w:instrText>
        </w:r>
        <w:r w:rsidR="00F445AA">
          <w:rPr>
            <w:noProof/>
            <w:webHidden/>
          </w:rPr>
        </w:r>
        <w:r w:rsidR="00F445AA">
          <w:rPr>
            <w:noProof/>
            <w:webHidden/>
          </w:rPr>
          <w:fldChar w:fldCharType="separate"/>
        </w:r>
        <w:r w:rsidR="00F445AA">
          <w:rPr>
            <w:noProof/>
            <w:webHidden/>
          </w:rPr>
          <w:t>11</w:t>
        </w:r>
        <w:r w:rsidR="00F445AA">
          <w:rPr>
            <w:noProof/>
            <w:webHidden/>
          </w:rPr>
          <w:fldChar w:fldCharType="end"/>
        </w:r>
      </w:hyperlink>
    </w:p>
    <w:p w14:paraId="18EE66DB" w14:textId="7E5224FA" w:rsidR="00F445AA" w:rsidRDefault="00416762">
      <w:pPr>
        <w:pStyle w:val="TDC2"/>
        <w:rPr>
          <w:rFonts w:asciiTheme="minorHAnsi" w:eastAsiaTheme="minorEastAsia" w:hAnsiTheme="minorHAnsi" w:cstheme="minorBidi"/>
          <w:noProof/>
          <w:kern w:val="2"/>
          <w:szCs w:val="24"/>
          <w14:ligatures w14:val="standardContextual"/>
        </w:rPr>
      </w:pPr>
      <w:hyperlink w:anchor="_Toc212539446" w:history="1">
        <w:r w:rsidR="00F445AA" w:rsidRPr="0091637C">
          <w:rPr>
            <w:rStyle w:val="Hipervnculo"/>
            <w:noProof/>
          </w:rPr>
          <w:t>Figura 2.3 gráfico de barras porcentaje acumulado</w:t>
        </w:r>
        <w:r w:rsidR="00F445AA">
          <w:rPr>
            <w:noProof/>
            <w:webHidden/>
          </w:rPr>
          <w:tab/>
        </w:r>
        <w:r w:rsidR="00F445AA">
          <w:rPr>
            <w:noProof/>
            <w:webHidden/>
          </w:rPr>
          <w:fldChar w:fldCharType="begin"/>
        </w:r>
        <w:r w:rsidR="00F445AA">
          <w:rPr>
            <w:noProof/>
            <w:webHidden/>
          </w:rPr>
          <w:instrText xml:space="preserve"> PAGEREF _Toc212539446 \h </w:instrText>
        </w:r>
        <w:r w:rsidR="00F445AA">
          <w:rPr>
            <w:noProof/>
            <w:webHidden/>
          </w:rPr>
        </w:r>
        <w:r w:rsidR="00F445AA">
          <w:rPr>
            <w:noProof/>
            <w:webHidden/>
          </w:rPr>
          <w:fldChar w:fldCharType="separate"/>
        </w:r>
        <w:r w:rsidR="00F445AA">
          <w:rPr>
            <w:noProof/>
            <w:webHidden/>
          </w:rPr>
          <w:t>12</w:t>
        </w:r>
        <w:r w:rsidR="00F445AA">
          <w:rPr>
            <w:noProof/>
            <w:webHidden/>
          </w:rPr>
          <w:fldChar w:fldCharType="end"/>
        </w:r>
      </w:hyperlink>
    </w:p>
    <w:p w14:paraId="6B27CE0F" w14:textId="56C71F7F" w:rsidR="00F445AA" w:rsidRPr="00F445AA" w:rsidRDefault="00416762" w:rsidP="00F445AA">
      <w:pPr>
        <w:pStyle w:val="TDC1"/>
        <w:rPr>
          <w:rFonts w:asciiTheme="minorHAnsi" w:eastAsiaTheme="minorEastAsia" w:hAnsiTheme="minorHAnsi" w:cstheme="minorBidi"/>
          <w:bCs w:val="0"/>
          <w:caps w:val="0"/>
          <w:noProof/>
          <w:kern w:val="2"/>
          <w:szCs w:val="24"/>
          <w14:ligatures w14:val="standardContextual"/>
        </w:rPr>
      </w:pPr>
      <w:hyperlink w:anchor="_Toc212539447" w:history="1">
        <w:r w:rsidR="00F445AA" w:rsidRPr="0091637C">
          <w:rPr>
            <w:rStyle w:val="Hipervnculo"/>
            <w:noProof/>
          </w:rPr>
          <w:t>3. PRODUCT BACKLOG</w:t>
        </w:r>
        <w:r w:rsidR="00F445AA">
          <w:rPr>
            <w:noProof/>
            <w:webHidden/>
          </w:rPr>
          <w:tab/>
        </w:r>
        <w:r w:rsidR="00F445AA">
          <w:rPr>
            <w:noProof/>
            <w:webHidden/>
          </w:rPr>
          <w:fldChar w:fldCharType="begin"/>
        </w:r>
        <w:r w:rsidR="00F445AA">
          <w:rPr>
            <w:noProof/>
            <w:webHidden/>
          </w:rPr>
          <w:instrText xml:space="preserve"> PAGEREF _Toc212539447 \h </w:instrText>
        </w:r>
        <w:r w:rsidR="00F445AA">
          <w:rPr>
            <w:noProof/>
            <w:webHidden/>
          </w:rPr>
        </w:r>
        <w:r w:rsidR="00F445AA">
          <w:rPr>
            <w:noProof/>
            <w:webHidden/>
          </w:rPr>
          <w:fldChar w:fldCharType="separate"/>
        </w:r>
        <w:r w:rsidR="00F445AA">
          <w:rPr>
            <w:noProof/>
            <w:webHidden/>
          </w:rPr>
          <w:t>13</w:t>
        </w:r>
        <w:r w:rsidR="00F445AA">
          <w:rPr>
            <w:noProof/>
            <w:webHidden/>
          </w:rPr>
          <w:fldChar w:fldCharType="end"/>
        </w:r>
      </w:hyperlink>
    </w:p>
    <w:p w14:paraId="35FB6F69" w14:textId="64DEE5DE" w:rsidR="00F445AA" w:rsidRPr="00F445AA" w:rsidRDefault="00416762" w:rsidP="00F445AA">
      <w:pPr>
        <w:pStyle w:val="TDC1"/>
        <w:rPr>
          <w:rFonts w:asciiTheme="minorHAnsi" w:eastAsiaTheme="minorEastAsia" w:hAnsiTheme="minorHAnsi" w:cstheme="minorBidi"/>
          <w:bCs w:val="0"/>
          <w:caps w:val="0"/>
          <w:noProof/>
          <w:kern w:val="2"/>
          <w:szCs w:val="24"/>
          <w14:ligatures w14:val="standardContextual"/>
        </w:rPr>
      </w:pPr>
      <w:hyperlink w:anchor="_Toc212539449" w:history="1">
        <w:r w:rsidR="00F445AA" w:rsidRPr="0091637C">
          <w:rPr>
            <w:rStyle w:val="Hipervnculo"/>
            <w:noProof/>
          </w:rPr>
          <w:t>4. SPRINT BACKLOG Y VISTA EXTERNA</w:t>
        </w:r>
        <w:r w:rsidR="00F445AA">
          <w:rPr>
            <w:noProof/>
            <w:webHidden/>
          </w:rPr>
          <w:tab/>
        </w:r>
        <w:r w:rsidR="00F445AA">
          <w:rPr>
            <w:noProof/>
            <w:webHidden/>
          </w:rPr>
          <w:fldChar w:fldCharType="begin"/>
        </w:r>
        <w:r w:rsidR="00F445AA">
          <w:rPr>
            <w:noProof/>
            <w:webHidden/>
          </w:rPr>
          <w:instrText xml:space="preserve"> PAGEREF _Toc212539449 \h </w:instrText>
        </w:r>
        <w:r w:rsidR="00F445AA">
          <w:rPr>
            <w:noProof/>
            <w:webHidden/>
          </w:rPr>
        </w:r>
        <w:r w:rsidR="00F445AA">
          <w:rPr>
            <w:noProof/>
            <w:webHidden/>
          </w:rPr>
          <w:fldChar w:fldCharType="separate"/>
        </w:r>
        <w:r w:rsidR="00F445AA">
          <w:rPr>
            <w:noProof/>
            <w:webHidden/>
          </w:rPr>
          <w:t>15</w:t>
        </w:r>
        <w:r w:rsidR="00F445AA">
          <w:rPr>
            <w:noProof/>
            <w:webHidden/>
          </w:rPr>
          <w:fldChar w:fldCharType="end"/>
        </w:r>
      </w:hyperlink>
    </w:p>
    <w:p w14:paraId="09EDDD4C" w14:textId="131AB3B7"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455" w:history="1">
        <w:r w:rsidR="00F445AA" w:rsidRPr="0091637C">
          <w:rPr>
            <w:rStyle w:val="Hipervnculo"/>
            <w:noProof/>
          </w:rPr>
          <w:t>5. SPRINT VISTAS</w:t>
        </w:r>
        <w:r w:rsidR="00F445AA">
          <w:rPr>
            <w:noProof/>
            <w:webHidden/>
          </w:rPr>
          <w:tab/>
        </w:r>
        <w:r w:rsidR="00F445AA">
          <w:rPr>
            <w:noProof/>
            <w:webHidden/>
          </w:rPr>
          <w:fldChar w:fldCharType="begin"/>
        </w:r>
        <w:r w:rsidR="00F445AA">
          <w:rPr>
            <w:noProof/>
            <w:webHidden/>
          </w:rPr>
          <w:instrText xml:space="preserve"> PAGEREF _Toc212539455 \h </w:instrText>
        </w:r>
        <w:r w:rsidR="00F445AA">
          <w:rPr>
            <w:noProof/>
            <w:webHidden/>
          </w:rPr>
        </w:r>
        <w:r w:rsidR="00F445AA">
          <w:rPr>
            <w:noProof/>
            <w:webHidden/>
          </w:rPr>
          <w:fldChar w:fldCharType="separate"/>
        </w:r>
        <w:r w:rsidR="00F445AA">
          <w:rPr>
            <w:noProof/>
            <w:webHidden/>
          </w:rPr>
          <w:t>20</w:t>
        </w:r>
        <w:r w:rsidR="00F445AA">
          <w:rPr>
            <w:noProof/>
            <w:webHidden/>
          </w:rPr>
          <w:fldChar w:fldCharType="end"/>
        </w:r>
      </w:hyperlink>
    </w:p>
    <w:p w14:paraId="054F7166" w14:textId="346A696A" w:rsidR="00F445AA" w:rsidRDefault="00416762">
      <w:pPr>
        <w:pStyle w:val="TDC2"/>
        <w:rPr>
          <w:rFonts w:asciiTheme="minorHAnsi" w:eastAsiaTheme="minorEastAsia" w:hAnsiTheme="minorHAnsi" w:cstheme="minorBidi"/>
          <w:noProof/>
          <w:kern w:val="2"/>
          <w:szCs w:val="24"/>
          <w14:ligatures w14:val="standardContextual"/>
        </w:rPr>
      </w:pPr>
      <w:hyperlink w:anchor="_Toc212539456" w:history="1">
        <w:r w:rsidR="00F445AA" w:rsidRPr="0091637C">
          <w:rPr>
            <w:rStyle w:val="Hipervnculo"/>
            <w:noProof/>
          </w:rPr>
          <w:t>Figura 5.1 Diagrama de clases UML del sistema Biométrico web</w:t>
        </w:r>
        <w:r w:rsidR="00F445AA">
          <w:rPr>
            <w:noProof/>
            <w:webHidden/>
          </w:rPr>
          <w:tab/>
        </w:r>
        <w:r w:rsidR="00F445AA">
          <w:rPr>
            <w:noProof/>
            <w:webHidden/>
          </w:rPr>
          <w:fldChar w:fldCharType="begin"/>
        </w:r>
        <w:r w:rsidR="00F445AA">
          <w:rPr>
            <w:noProof/>
            <w:webHidden/>
          </w:rPr>
          <w:instrText xml:space="preserve"> PAGEREF _Toc212539456 \h </w:instrText>
        </w:r>
        <w:r w:rsidR="00F445AA">
          <w:rPr>
            <w:noProof/>
            <w:webHidden/>
          </w:rPr>
        </w:r>
        <w:r w:rsidR="00F445AA">
          <w:rPr>
            <w:noProof/>
            <w:webHidden/>
          </w:rPr>
          <w:fldChar w:fldCharType="separate"/>
        </w:r>
        <w:r w:rsidR="00F445AA">
          <w:rPr>
            <w:noProof/>
            <w:webHidden/>
          </w:rPr>
          <w:t>21</w:t>
        </w:r>
        <w:r w:rsidR="00F445AA">
          <w:rPr>
            <w:noProof/>
            <w:webHidden/>
          </w:rPr>
          <w:fldChar w:fldCharType="end"/>
        </w:r>
      </w:hyperlink>
    </w:p>
    <w:p w14:paraId="53BDFFCA" w14:textId="4303245B" w:rsidR="00F445AA" w:rsidRDefault="00416762">
      <w:pPr>
        <w:pStyle w:val="TDC2"/>
        <w:rPr>
          <w:rFonts w:asciiTheme="minorHAnsi" w:eastAsiaTheme="minorEastAsia" w:hAnsiTheme="minorHAnsi" w:cstheme="minorBidi"/>
          <w:noProof/>
          <w:kern w:val="2"/>
          <w:szCs w:val="24"/>
          <w14:ligatures w14:val="standardContextual"/>
        </w:rPr>
      </w:pPr>
      <w:hyperlink w:anchor="_Toc212539457" w:history="1">
        <w:r w:rsidR="00F445AA" w:rsidRPr="0091637C">
          <w:rPr>
            <w:rStyle w:val="Hipervnculo"/>
            <w:noProof/>
          </w:rPr>
          <w:t>Figura 5.2 Diagrama modelo de datos de sistema web EUGCOM</w:t>
        </w:r>
        <w:r w:rsidR="00F445AA">
          <w:rPr>
            <w:noProof/>
            <w:webHidden/>
          </w:rPr>
          <w:tab/>
        </w:r>
        <w:r w:rsidR="00F445AA">
          <w:rPr>
            <w:noProof/>
            <w:webHidden/>
          </w:rPr>
          <w:fldChar w:fldCharType="begin"/>
        </w:r>
        <w:r w:rsidR="00F445AA">
          <w:rPr>
            <w:noProof/>
            <w:webHidden/>
          </w:rPr>
          <w:instrText xml:space="preserve"> PAGEREF _Toc212539457 \h </w:instrText>
        </w:r>
        <w:r w:rsidR="00F445AA">
          <w:rPr>
            <w:noProof/>
            <w:webHidden/>
          </w:rPr>
        </w:r>
        <w:r w:rsidR="00F445AA">
          <w:rPr>
            <w:noProof/>
            <w:webHidden/>
          </w:rPr>
          <w:fldChar w:fldCharType="separate"/>
        </w:r>
        <w:r w:rsidR="00F445AA">
          <w:rPr>
            <w:noProof/>
            <w:webHidden/>
          </w:rPr>
          <w:t>22</w:t>
        </w:r>
        <w:r w:rsidR="00F445AA">
          <w:rPr>
            <w:noProof/>
            <w:webHidden/>
          </w:rPr>
          <w:fldChar w:fldCharType="end"/>
        </w:r>
      </w:hyperlink>
    </w:p>
    <w:p w14:paraId="3B0AC8E4" w14:textId="2ECE4762" w:rsidR="00F445AA" w:rsidRDefault="00416762">
      <w:pPr>
        <w:pStyle w:val="TDC2"/>
        <w:rPr>
          <w:rFonts w:asciiTheme="minorHAnsi" w:eastAsiaTheme="minorEastAsia" w:hAnsiTheme="minorHAnsi" w:cstheme="minorBidi"/>
          <w:noProof/>
          <w:kern w:val="2"/>
          <w:szCs w:val="24"/>
          <w14:ligatures w14:val="standardContextual"/>
        </w:rPr>
      </w:pPr>
      <w:hyperlink w:anchor="_Toc212539458" w:history="1">
        <w:r w:rsidR="00F445AA" w:rsidRPr="0091637C">
          <w:rPr>
            <w:rStyle w:val="Hipervnculo"/>
            <w:noProof/>
          </w:rPr>
          <w:t>Figura 5.3 Caso de uso uso N°5.6, Imprimiendo informe de asistencia</w:t>
        </w:r>
        <w:r w:rsidR="00F445AA">
          <w:rPr>
            <w:noProof/>
            <w:webHidden/>
          </w:rPr>
          <w:tab/>
        </w:r>
        <w:r w:rsidR="00F445AA">
          <w:rPr>
            <w:noProof/>
            <w:webHidden/>
          </w:rPr>
          <w:fldChar w:fldCharType="begin"/>
        </w:r>
        <w:r w:rsidR="00F445AA">
          <w:rPr>
            <w:noProof/>
            <w:webHidden/>
          </w:rPr>
          <w:instrText xml:space="preserve"> PAGEREF _Toc212539458 \h </w:instrText>
        </w:r>
        <w:r w:rsidR="00F445AA">
          <w:rPr>
            <w:noProof/>
            <w:webHidden/>
          </w:rPr>
        </w:r>
        <w:r w:rsidR="00F445AA">
          <w:rPr>
            <w:noProof/>
            <w:webHidden/>
          </w:rPr>
          <w:fldChar w:fldCharType="separate"/>
        </w:r>
        <w:r w:rsidR="00F445AA">
          <w:rPr>
            <w:noProof/>
            <w:webHidden/>
          </w:rPr>
          <w:t>24</w:t>
        </w:r>
        <w:r w:rsidR="00F445AA">
          <w:rPr>
            <w:noProof/>
            <w:webHidden/>
          </w:rPr>
          <w:fldChar w:fldCharType="end"/>
        </w:r>
      </w:hyperlink>
    </w:p>
    <w:p w14:paraId="27C9AADF" w14:textId="0906FC14" w:rsidR="00F445AA" w:rsidRDefault="00416762">
      <w:pPr>
        <w:pStyle w:val="TDC2"/>
        <w:rPr>
          <w:rFonts w:asciiTheme="minorHAnsi" w:eastAsiaTheme="minorEastAsia" w:hAnsiTheme="minorHAnsi" w:cstheme="minorBidi"/>
          <w:noProof/>
          <w:kern w:val="2"/>
          <w:szCs w:val="24"/>
          <w14:ligatures w14:val="standardContextual"/>
        </w:rPr>
      </w:pPr>
      <w:hyperlink w:anchor="_Toc212539459" w:history="1">
        <w:r w:rsidR="00F445AA" w:rsidRPr="0091637C">
          <w:rPr>
            <w:rStyle w:val="Hipervnculo"/>
            <w:noProof/>
          </w:rPr>
          <w:t>Figura 5.4 Caso de uso N°5.7, Visualizando informe diario de asistencia</w:t>
        </w:r>
        <w:r w:rsidR="00F445AA">
          <w:rPr>
            <w:noProof/>
            <w:webHidden/>
          </w:rPr>
          <w:tab/>
        </w:r>
        <w:r w:rsidR="00F445AA">
          <w:rPr>
            <w:noProof/>
            <w:webHidden/>
          </w:rPr>
          <w:fldChar w:fldCharType="begin"/>
        </w:r>
        <w:r w:rsidR="00F445AA">
          <w:rPr>
            <w:noProof/>
            <w:webHidden/>
          </w:rPr>
          <w:instrText xml:space="preserve"> PAGEREF _Toc212539459 \h </w:instrText>
        </w:r>
        <w:r w:rsidR="00F445AA">
          <w:rPr>
            <w:noProof/>
            <w:webHidden/>
          </w:rPr>
        </w:r>
        <w:r w:rsidR="00F445AA">
          <w:rPr>
            <w:noProof/>
            <w:webHidden/>
          </w:rPr>
          <w:fldChar w:fldCharType="separate"/>
        </w:r>
        <w:r w:rsidR="00F445AA">
          <w:rPr>
            <w:noProof/>
            <w:webHidden/>
          </w:rPr>
          <w:t>25</w:t>
        </w:r>
        <w:r w:rsidR="00F445AA">
          <w:rPr>
            <w:noProof/>
            <w:webHidden/>
          </w:rPr>
          <w:fldChar w:fldCharType="end"/>
        </w:r>
      </w:hyperlink>
    </w:p>
    <w:p w14:paraId="7EACF0E5" w14:textId="069D1307" w:rsidR="00F445AA" w:rsidRDefault="00416762">
      <w:pPr>
        <w:pStyle w:val="TDC2"/>
        <w:rPr>
          <w:rFonts w:asciiTheme="minorHAnsi" w:eastAsiaTheme="minorEastAsia" w:hAnsiTheme="minorHAnsi" w:cstheme="minorBidi"/>
          <w:noProof/>
          <w:kern w:val="2"/>
          <w:szCs w:val="24"/>
          <w14:ligatures w14:val="standardContextual"/>
        </w:rPr>
      </w:pPr>
      <w:hyperlink w:anchor="_Toc212539460" w:history="1">
        <w:r w:rsidR="00F445AA" w:rsidRPr="0091637C">
          <w:rPr>
            <w:rStyle w:val="Hipervnculo"/>
            <w:noProof/>
          </w:rPr>
          <w:t>Figura 5.5 Caso de uso N°6.7, Imprimiendo permisos seleccionados</w:t>
        </w:r>
        <w:r w:rsidR="00F445AA">
          <w:rPr>
            <w:noProof/>
            <w:webHidden/>
          </w:rPr>
          <w:tab/>
        </w:r>
        <w:r w:rsidR="00F445AA">
          <w:rPr>
            <w:noProof/>
            <w:webHidden/>
          </w:rPr>
          <w:fldChar w:fldCharType="begin"/>
        </w:r>
        <w:r w:rsidR="00F445AA">
          <w:rPr>
            <w:noProof/>
            <w:webHidden/>
          </w:rPr>
          <w:instrText xml:space="preserve"> PAGEREF _Toc212539460 \h </w:instrText>
        </w:r>
        <w:r w:rsidR="00F445AA">
          <w:rPr>
            <w:noProof/>
            <w:webHidden/>
          </w:rPr>
        </w:r>
        <w:r w:rsidR="00F445AA">
          <w:rPr>
            <w:noProof/>
            <w:webHidden/>
          </w:rPr>
          <w:fldChar w:fldCharType="separate"/>
        </w:r>
        <w:r w:rsidR="00F445AA">
          <w:rPr>
            <w:noProof/>
            <w:webHidden/>
          </w:rPr>
          <w:t>26</w:t>
        </w:r>
        <w:r w:rsidR="00F445AA">
          <w:rPr>
            <w:noProof/>
            <w:webHidden/>
          </w:rPr>
          <w:fldChar w:fldCharType="end"/>
        </w:r>
      </w:hyperlink>
    </w:p>
    <w:p w14:paraId="4BA270C2" w14:textId="4E7441A9" w:rsidR="00F445AA" w:rsidRDefault="00416762">
      <w:pPr>
        <w:pStyle w:val="TDC2"/>
        <w:rPr>
          <w:rFonts w:asciiTheme="minorHAnsi" w:eastAsiaTheme="minorEastAsia" w:hAnsiTheme="minorHAnsi" w:cstheme="minorBidi"/>
          <w:noProof/>
          <w:kern w:val="2"/>
          <w:szCs w:val="24"/>
          <w14:ligatures w14:val="standardContextual"/>
        </w:rPr>
      </w:pPr>
      <w:hyperlink w:anchor="_Toc212539461" w:history="1">
        <w:r w:rsidR="00F445AA" w:rsidRPr="0091637C">
          <w:rPr>
            <w:rStyle w:val="Hipervnculo"/>
            <w:noProof/>
          </w:rPr>
          <w:t>Figura 5.6 Caso de uso N°6.8, Eliminando permisos</w:t>
        </w:r>
        <w:r w:rsidR="00F445AA">
          <w:rPr>
            <w:noProof/>
            <w:webHidden/>
          </w:rPr>
          <w:tab/>
        </w:r>
        <w:r w:rsidR="00F445AA">
          <w:rPr>
            <w:noProof/>
            <w:webHidden/>
          </w:rPr>
          <w:fldChar w:fldCharType="begin"/>
        </w:r>
        <w:r w:rsidR="00F445AA">
          <w:rPr>
            <w:noProof/>
            <w:webHidden/>
          </w:rPr>
          <w:instrText xml:space="preserve"> PAGEREF _Toc212539461 \h </w:instrText>
        </w:r>
        <w:r w:rsidR="00F445AA">
          <w:rPr>
            <w:noProof/>
            <w:webHidden/>
          </w:rPr>
        </w:r>
        <w:r w:rsidR="00F445AA">
          <w:rPr>
            <w:noProof/>
            <w:webHidden/>
          </w:rPr>
          <w:fldChar w:fldCharType="separate"/>
        </w:r>
        <w:r w:rsidR="00F445AA">
          <w:rPr>
            <w:noProof/>
            <w:webHidden/>
          </w:rPr>
          <w:t>27</w:t>
        </w:r>
        <w:r w:rsidR="00F445AA">
          <w:rPr>
            <w:noProof/>
            <w:webHidden/>
          </w:rPr>
          <w:fldChar w:fldCharType="end"/>
        </w:r>
      </w:hyperlink>
    </w:p>
    <w:p w14:paraId="31CCAE26" w14:textId="1089DE97" w:rsidR="00F445AA" w:rsidRDefault="00416762">
      <w:pPr>
        <w:pStyle w:val="TDC2"/>
        <w:rPr>
          <w:rFonts w:asciiTheme="minorHAnsi" w:eastAsiaTheme="minorEastAsia" w:hAnsiTheme="minorHAnsi" w:cstheme="minorBidi"/>
          <w:noProof/>
          <w:kern w:val="2"/>
          <w:szCs w:val="24"/>
          <w14:ligatures w14:val="standardContextual"/>
        </w:rPr>
      </w:pPr>
      <w:hyperlink w:anchor="_Toc212539462" w:history="1">
        <w:r w:rsidR="00F445AA" w:rsidRPr="0091637C">
          <w:rPr>
            <w:rStyle w:val="Hipervnculo"/>
            <w:noProof/>
          </w:rPr>
          <w:t>Figura 5.7 Diagrama de componentes de EugCom</w:t>
        </w:r>
        <w:r w:rsidR="00F445AA">
          <w:rPr>
            <w:noProof/>
            <w:webHidden/>
          </w:rPr>
          <w:tab/>
        </w:r>
        <w:r w:rsidR="00F445AA">
          <w:rPr>
            <w:noProof/>
            <w:webHidden/>
          </w:rPr>
          <w:fldChar w:fldCharType="begin"/>
        </w:r>
        <w:r w:rsidR="00F445AA">
          <w:rPr>
            <w:noProof/>
            <w:webHidden/>
          </w:rPr>
          <w:instrText xml:space="preserve"> PAGEREF _Toc212539462 \h </w:instrText>
        </w:r>
        <w:r w:rsidR="00F445AA">
          <w:rPr>
            <w:noProof/>
            <w:webHidden/>
          </w:rPr>
        </w:r>
        <w:r w:rsidR="00F445AA">
          <w:rPr>
            <w:noProof/>
            <w:webHidden/>
          </w:rPr>
          <w:fldChar w:fldCharType="separate"/>
        </w:r>
        <w:r w:rsidR="00F445AA">
          <w:rPr>
            <w:noProof/>
            <w:webHidden/>
          </w:rPr>
          <w:t>29</w:t>
        </w:r>
        <w:r w:rsidR="00F445AA">
          <w:rPr>
            <w:noProof/>
            <w:webHidden/>
          </w:rPr>
          <w:fldChar w:fldCharType="end"/>
        </w:r>
      </w:hyperlink>
    </w:p>
    <w:p w14:paraId="1441C252" w14:textId="1E4CCC61" w:rsidR="00F445AA" w:rsidRDefault="00416762">
      <w:pPr>
        <w:pStyle w:val="TDC2"/>
        <w:rPr>
          <w:rFonts w:asciiTheme="minorHAnsi" w:eastAsiaTheme="minorEastAsia" w:hAnsiTheme="minorHAnsi" w:cstheme="minorBidi"/>
          <w:noProof/>
          <w:kern w:val="2"/>
          <w:szCs w:val="24"/>
          <w14:ligatures w14:val="standardContextual"/>
        </w:rPr>
      </w:pPr>
      <w:hyperlink w:anchor="_Toc212539463" w:history="1">
        <w:r w:rsidR="00F445AA" w:rsidRPr="0091637C">
          <w:rPr>
            <w:rStyle w:val="Hipervnculo"/>
            <w:noProof/>
          </w:rPr>
          <w:t>Figura 5.8 Diagrama de despliegue de EugCOM</w:t>
        </w:r>
        <w:r w:rsidR="00F445AA">
          <w:rPr>
            <w:noProof/>
            <w:webHidden/>
          </w:rPr>
          <w:tab/>
        </w:r>
        <w:r w:rsidR="00F445AA">
          <w:rPr>
            <w:noProof/>
            <w:webHidden/>
          </w:rPr>
          <w:fldChar w:fldCharType="begin"/>
        </w:r>
        <w:r w:rsidR="00F445AA">
          <w:rPr>
            <w:noProof/>
            <w:webHidden/>
          </w:rPr>
          <w:instrText xml:space="preserve"> PAGEREF _Toc212539463 \h </w:instrText>
        </w:r>
        <w:r w:rsidR="00F445AA">
          <w:rPr>
            <w:noProof/>
            <w:webHidden/>
          </w:rPr>
        </w:r>
        <w:r w:rsidR="00F445AA">
          <w:rPr>
            <w:noProof/>
            <w:webHidden/>
          </w:rPr>
          <w:fldChar w:fldCharType="separate"/>
        </w:r>
        <w:r w:rsidR="00F445AA">
          <w:rPr>
            <w:noProof/>
            <w:webHidden/>
          </w:rPr>
          <w:t>31</w:t>
        </w:r>
        <w:r w:rsidR="00F445AA">
          <w:rPr>
            <w:noProof/>
            <w:webHidden/>
          </w:rPr>
          <w:fldChar w:fldCharType="end"/>
        </w:r>
      </w:hyperlink>
    </w:p>
    <w:p w14:paraId="5D012170" w14:textId="7A25E2A4" w:rsidR="00F445AA" w:rsidRPr="00F445AA" w:rsidRDefault="00416762" w:rsidP="00F445AA">
      <w:pPr>
        <w:pStyle w:val="TDC1"/>
        <w:rPr>
          <w:rFonts w:asciiTheme="minorHAnsi" w:eastAsiaTheme="minorEastAsia" w:hAnsiTheme="minorHAnsi" w:cstheme="minorBidi"/>
          <w:bCs w:val="0"/>
          <w:caps w:val="0"/>
          <w:noProof/>
          <w:kern w:val="2"/>
          <w:szCs w:val="24"/>
          <w14:ligatures w14:val="standardContextual"/>
        </w:rPr>
      </w:pPr>
      <w:hyperlink w:anchor="_Toc212539464" w:history="1">
        <w:r w:rsidR="00F445AA" w:rsidRPr="0091637C">
          <w:rPr>
            <w:rStyle w:val="Hipervnculo"/>
            <w:noProof/>
          </w:rPr>
          <w:t>6. MANUAL DE INSTALACIÓN Y NAVEGACIÓN</w:t>
        </w:r>
        <w:r w:rsidR="00F445AA">
          <w:rPr>
            <w:noProof/>
            <w:webHidden/>
          </w:rPr>
          <w:tab/>
        </w:r>
        <w:r w:rsidR="00F445AA">
          <w:rPr>
            <w:noProof/>
            <w:webHidden/>
          </w:rPr>
          <w:fldChar w:fldCharType="begin"/>
        </w:r>
        <w:r w:rsidR="00F445AA">
          <w:rPr>
            <w:noProof/>
            <w:webHidden/>
          </w:rPr>
          <w:instrText xml:space="preserve"> PAGEREF _Toc212539464 \h </w:instrText>
        </w:r>
        <w:r w:rsidR="00F445AA">
          <w:rPr>
            <w:noProof/>
            <w:webHidden/>
          </w:rPr>
        </w:r>
        <w:r w:rsidR="00F445AA">
          <w:rPr>
            <w:noProof/>
            <w:webHidden/>
          </w:rPr>
          <w:fldChar w:fldCharType="separate"/>
        </w:r>
        <w:r w:rsidR="00F445AA">
          <w:rPr>
            <w:noProof/>
            <w:webHidden/>
          </w:rPr>
          <w:t>32</w:t>
        </w:r>
        <w:r w:rsidR="00F445AA">
          <w:rPr>
            <w:noProof/>
            <w:webHidden/>
          </w:rPr>
          <w:fldChar w:fldCharType="end"/>
        </w:r>
      </w:hyperlink>
    </w:p>
    <w:p w14:paraId="0F6CBDA7" w14:textId="265F4DD1" w:rsidR="00F445AA" w:rsidRDefault="00416762">
      <w:pPr>
        <w:pStyle w:val="TDC2"/>
        <w:rPr>
          <w:rFonts w:asciiTheme="minorHAnsi" w:eastAsiaTheme="minorEastAsia" w:hAnsiTheme="minorHAnsi" w:cstheme="minorBidi"/>
          <w:noProof/>
          <w:kern w:val="2"/>
          <w:szCs w:val="24"/>
          <w14:ligatures w14:val="standardContextual"/>
        </w:rPr>
      </w:pPr>
      <w:hyperlink w:anchor="_Toc212539466" w:history="1">
        <w:r w:rsidR="00F445AA" w:rsidRPr="0091637C">
          <w:rPr>
            <w:rStyle w:val="Hipervnculo"/>
            <w:noProof/>
          </w:rPr>
          <w:t>Figura 6.1 “Árbol de navegación EugCOM”</w:t>
        </w:r>
        <w:r w:rsidR="00F445AA">
          <w:rPr>
            <w:noProof/>
            <w:webHidden/>
          </w:rPr>
          <w:tab/>
        </w:r>
        <w:r w:rsidR="00F445AA">
          <w:rPr>
            <w:noProof/>
            <w:webHidden/>
          </w:rPr>
          <w:fldChar w:fldCharType="begin"/>
        </w:r>
        <w:r w:rsidR="00F445AA">
          <w:rPr>
            <w:noProof/>
            <w:webHidden/>
          </w:rPr>
          <w:instrText xml:space="preserve"> PAGEREF _Toc212539466 \h </w:instrText>
        </w:r>
        <w:r w:rsidR="00F445AA">
          <w:rPr>
            <w:noProof/>
            <w:webHidden/>
          </w:rPr>
        </w:r>
        <w:r w:rsidR="00F445AA">
          <w:rPr>
            <w:noProof/>
            <w:webHidden/>
          </w:rPr>
          <w:fldChar w:fldCharType="separate"/>
        </w:r>
        <w:r w:rsidR="00F445AA">
          <w:rPr>
            <w:noProof/>
            <w:webHidden/>
          </w:rPr>
          <w:t>36</w:t>
        </w:r>
        <w:r w:rsidR="00F445AA">
          <w:rPr>
            <w:noProof/>
            <w:webHidden/>
          </w:rPr>
          <w:fldChar w:fldCharType="end"/>
        </w:r>
      </w:hyperlink>
    </w:p>
    <w:p w14:paraId="59B45BB9" w14:textId="77F3C87E" w:rsidR="00F445AA" w:rsidRDefault="00416762">
      <w:pPr>
        <w:pStyle w:val="TDC2"/>
        <w:rPr>
          <w:rFonts w:asciiTheme="minorHAnsi" w:eastAsiaTheme="minorEastAsia" w:hAnsiTheme="minorHAnsi" w:cstheme="minorBidi"/>
          <w:noProof/>
          <w:kern w:val="2"/>
          <w:szCs w:val="24"/>
          <w14:ligatures w14:val="standardContextual"/>
        </w:rPr>
      </w:pPr>
      <w:hyperlink w:anchor="_Toc212539467" w:history="1">
        <w:r w:rsidR="00F445AA" w:rsidRPr="0091637C">
          <w:rPr>
            <w:rStyle w:val="Hipervnculo"/>
            <w:noProof/>
          </w:rPr>
          <w:t>Figura 6.2 “Vista navegación menú desplegable externa”</w:t>
        </w:r>
        <w:r w:rsidR="00F445AA">
          <w:rPr>
            <w:noProof/>
            <w:webHidden/>
          </w:rPr>
          <w:tab/>
        </w:r>
        <w:r w:rsidR="00F445AA">
          <w:rPr>
            <w:noProof/>
            <w:webHidden/>
          </w:rPr>
          <w:fldChar w:fldCharType="begin"/>
        </w:r>
        <w:r w:rsidR="00F445AA">
          <w:rPr>
            <w:noProof/>
            <w:webHidden/>
          </w:rPr>
          <w:instrText xml:space="preserve"> PAGEREF _Toc212539467 \h </w:instrText>
        </w:r>
        <w:r w:rsidR="00F445AA">
          <w:rPr>
            <w:noProof/>
            <w:webHidden/>
          </w:rPr>
        </w:r>
        <w:r w:rsidR="00F445AA">
          <w:rPr>
            <w:noProof/>
            <w:webHidden/>
          </w:rPr>
          <w:fldChar w:fldCharType="separate"/>
        </w:r>
        <w:r w:rsidR="00F445AA">
          <w:rPr>
            <w:noProof/>
            <w:webHidden/>
          </w:rPr>
          <w:t>37</w:t>
        </w:r>
        <w:r w:rsidR="00F445AA">
          <w:rPr>
            <w:noProof/>
            <w:webHidden/>
          </w:rPr>
          <w:fldChar w:fldCharType="end"/>
        </w:r>
      </w:hyperlink>
    </w:p>
    <w:p w14:paraId="7E08C2BF" w14:textId="2F917490" w:rsidR="00F445AA" w:rsidRPr="00F445AA" w:rsidRDefault="00416762" w:rsidP="00F445AA">
      <w:pPr>
        <w:pStyle w:val="TDC1"/>
        <w:rPr>
          <w:rFonts w:asciiTheme="minorHAnsi" w:eastAsiaTheme="minorEastAsia" w:hAnsiTheme="minorHAnsi" w:cstheme="minorBidi"/>
          <w:bCs w:val="0"/>
          <w:caps w:val="0"/>
          <w:noProof/>
          <w:kern w:val="2"/>
          <w:szCs w:val="24"/>
          <w14:ligatures w14:val="standardContextual"/>
        </w:rPr>
      </w:pPr>
      <w:hyperlink w:anchor="_Toc212539468" w:history="1">
        <w:r w:rsidR="00F445AA" w:rsidRPr="0091637C">
          <w:rPr>
            <w:rStyle w:val="Hipervnculo"/>
            <w:noProof/>
          </w:rPr>
          <w:t>7. PRUEBAS UNITARIAS</w:t>
        </w:r>
        <w:r w:rsidR="00F445AA">
          <w:rPr>
            <w:noProof/>
            <w:webHidden/>
          </w:rPr>
          <w:tab/>
        </w:r>
        <w:r w:rsidR="00F445AA">
          <w:rPr>
            <w:noProof/>
            <w:webHidden/>
          </w:rPr>
          <w:fldChar w:fldCharType="begin"/>
        </w:r>
        <w:r w:rsidR="00F445AA">
          <w:rPr>
            <w:noProof/>
            <w:webHidden/>
          </w:rPr>
          <w:instrText xml:space="preserve"> PAGEREF _Toc212539468 \h </w:instrText>
        </w:r>
        <w:r w:rsidR="00F445AA">
          <w:rPr>
            <w:noProof/>
            <w:webHidden/>
          </w:rPr>
        </w:r>
        <w:r w:rsidR="00F445AA">
          <w:rPr>
            <w:noProof/>
            <w:webHidden/>
          </w:rPr>
          <w:fldChar w:fldCharType="separate"/>
        </w:r>
        <w:r w:rsidR="00F445AA">
          <w:rPr>
            <w:noProof/>
            <w:webHidden/>
          </w:rPr>
          <w:t>38</w:t>
        </w:r>
        <w:r w:rsidR="00F445AA">
          <w:rPr>
            <w:noProof/>
            <w:webHidden/>
          </w:rPr>
          <w:fldChar w:fldCharType="end"/>
        </w:r>
      </w:hyperlink>
    </w:p>
    <w:p w14:paraId="4F6F9931" w14:textId="57B5B6E3"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470" w:history="1">
        <w:r w:rsidR="00F445AA" w:rsidRPr="0091637C">
          <w:rPr>
            <w:rStyle w:val="Hipervnculo"/>
            <w:noProof/>
          </w:rPr>
          <w:t>Figura 7.1 “Captura de pantalla de prueba 1-2-3 caso de uso N°5.6”</w:t>
        </w:r>
        <w:r w:rsidR="00F445AA">
          <w:rPr>
            <w:noProof/>
            <w:webHidden/>
          </w:rPr>
          <w:tab/>
        </w:r>
        <w:r w:rsidR="00F445AA">
          <w:rPr>
            <w:noProof/>
            <w:webHidden/>
          </w:rPr>
          <w:fldChar w:fldCharType="begin"/>
        </w:r>
        <w:r w:rsidR="00F445AA">
          <w:rPr>
            <w:noProof/>
            <w:webHidden/>
          </w:rPr>
          <w:instrText xml:space="preserve"> PAGEREF _Toc212539470 \h </w:instrText>
        </w:r>
        <w:r w:rsidR="00F445AA">
          <w:rPr>
            <w:noProof/>
            <w:webHidden/>
          </w:rPr>
        </w:r>
        <w:r w:rsidR="00F445AA">
          <w:rPr>
            <w:noProof/>
            <w:webHidden/>
          </w:rPr>
          <w:fldChar w:fldCharType="separate"/>
        </w:r>
        <w:r w:rsidR="00F445AA">
          <w:rPr>
            <w:noProof/>
            <w:webHidden/>
          </w:rPr>
          <w:t>40</w:t>
        </w:r>
        <w:r w:rsidR="00F445AA">
          <w:rPr>
            <w:noProof/>
            <w:webHidden/>
          </w:rPr>
          <w:fldChar w:fldCharType="end"/>
        </w:r>
      </w:hyperlink>
    </w:p>
    <w:p w14:paraId="591081DD" w14:textId="3FB28748"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472" w:history="1">
        <w:r w:rsidR="00F445AA" w:rsidRPr="0091637C">
          <w:rPr>
            <w:rStyle w:val="Hipervnculo"/>
            <w:noProof/>
          </w:rPr>
          <w:t>Figura 7.2 “Captura de pantalla de prueba 1-2-3 caso de uso N°5.6”</w:t>
        </w:r>
        <w:r w:rsidR="00F445AA">
          <w:rPr>
            <w:noProof/>
            <w:webHidden/>
          </w:rPr>
          <w:tab/>
        </w:r>
        <w:r w:rsidR="00F445AA">
          <w:rPr>
            <w:noProof/>
            <w:webHidden/>
          </w:rPr>
          <w:fldChar w:fldCharType="begin"/>
        </w:r>
        <w:r w:rsidR="00F445AA">
          <w:rPr>
            <w:noProof/>
            <w:webHidden/>
          </w:rPr>
          <w:instrText xml:space="preserve"> PAGEREF _Toc212539472 \h </w:instrText>
        </w:r>
        <w:r w:rsidR="00F445AA">
          <w:rPr>
            <w:noProof/>
            <w:webHidden/>
          </w:rPr>
        </w:r>
        <w:r w:rsidR="00F445AA">
          <w:rPr>
            <w:noProof/>
            <w:webHidden/>
          </w:rPr>
          <w:fldChar w:fldCharType="separate"/>
        </w:r>
        <w:r w:rsidR="00F445AA">
          <w:rPr>
            <w:noProof/>
            <w:webHidden/>
          </w:rPr>
          <w:t>44</w:t>
        </w:r>
        <w:r w:rsidR="00F445AA">
          <w:rPr>
            <w:noProof/>
            <w:webHidden/>
          </w:rPr>
          <w:fldChar w:fldCharType="end"/>
        </w:r>
      </w:hyperlink>
    </w:p>
    <w:p w14:paraId="2A81D5E4" w14:textId="0128236A"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474" w:history="1">
        <w:r w:rsidR="00F445AA" w:rsidRPr="0091637C">
          <w:rPr>
            <w:rStyle w:val="Hipervnculo"/>
            <w:noProof/>
          </w:rPr>
          <w:t>Figura 7.3 “Captura de pantalla de prueba 1-2-3 caso de uso N°6.7”</w:t>
        </w:r>
        <w:r w:rsidR="00F445AA">
          <w:rPr>
            <w:noProof/>
            <w:webHidden/>
          </w:rPr>
          <w:tab/>
        </w:r>
        <w:r w:rsidR="00F445AA">
          <w:rPr>
            <w:noProof/>
            <w:webHidden/>
          </w:rPr>
          <w:fldChar w:fldCharType="begin"/>
        </w:r>
        <w:r w:rsidR="00F445AA">
          <w:rPr>
            <w:noProof/>
            <w:webHidden/>
          </w:rPr>
          <w:instrText xml:space="preserve"> PAGEREF _Toc212539474 \h </w:instrText>
        </w:r>
        <w:r w:rsidR="00F445AA">
          <w:rPr>
            <w:noProof/>
            <w:webHidden/>
          </w:rPr>
        </w:r>
        <w:r w:rsidR="00F445AA">
          <w:rPr>
            <w:noProof/>
            <w:webHidden/>
          </w:rPr>
          <w:fldChar w:fldCharType="separate"/>
        </w:r>
        <w:r w:rsidR="00F445AA">
          <w:rPr>
            <w:noProof/>
            <w:webHidden/>
          </w:rPr>
          <w:t>48</w:t>
        </w:r>
        <w:r w:rsidR="00F445AA">
          <w:rPr>
            <w:noProof/>
            <w:webHidden/>
          </w:rPr>
          <w:fldChar w:fldCharType="end"/>
        </w:r>
      </w:hyperlink>
    </w:p>
    <w:p w14:paraId="51F765E4" w14:textId="1A957A66" w:rsidR="00F445AA" w:rsidRDefault="00416762">
      <w:pPr>
        <w:pStyle w:val="TDC2"/>
        <w:rPr>
          <w:rFonts w:asciiTheme="minorHAnsi" w:eastAsiaTheme="minorEastAsia" w:hAnsiTheme="minorHAnsi" w:cstheme="minorBidi"/>
          <w:noProof/>
          <w:kern w:val="2"/>
          <w:szCs w:val="24"/>
          <w14:ligatures w14:val="standardContextual"/>
        </w:rPr>
      </w:pPr>
      <w:hyperlink w:anchor="_Toc212539476" w:history="1">
        <w:r w:rsidR="00F445AA" w:rsidRPr="0091637C">
          <w:rPr>
            <w:rStyle w:val="Hipervnculo"/>
            <w:noProof/>
          </w:rPr>
          <w:t>Figura 7.4 “Captura de pantalla de prueba 1-2-3 caso de uso N°6.8”</w:t>
        </w:r>
        <w:r w:rsidR="00F445AA">
          <w:rPr>
            <w:noProof/>
            <w:webHidden/>
          </w:rPr>
          <w:tab/>
        </w:r>
        <w:r w:rsidR="00F445AA">
          <w:rPr>
            <w:noProof/>
            <w:webHidden/>
          </w:rPr>
          <w:fldChar w:fldCharType="begin"/>
        </w:r>
        <w:r w:rsidR="00F445AA">
          <w:rPr>
            <w:noProof/>
            <w:webHidden/>
          </w:rPr>
          <w:instrText xml:space="preserve"> PAGEREF _Toc212539476 \h </w:instrText>
        </w:r>
        <w:r w:rsidR="00F445AA">
          <w:rPr>
            <w:noProof/>
            <w:webHidden/>
          </w:rPr>
        </w:r>
        <w:r w:rsidR="00F445AA">
          <w:rPr>
            <w:noProof/>
            <w:webHidden/>
          </w:rPr>
          <w:fldChar w:fldCharType="separate"/>
        </w:r>
        <w:r w:rsidR="00F445AA">
          <w:rPr>
            <w:noProof/>
            <w:webHidden/>
          </w:rPr>
          <w:t>52</w:t>
        </w:r>
        <w:r w:rsidR="00F445AA">
          <w:rPr>
            <w:noProof/>
            <w:webHidden/>
          </w:rPr>
          <w:fldChar w:fldCharType="end"/>
        </w:r>
      </w:hyperlink>
    </w:p>
    <w:p w14:paraId="1145C08D" w14:textId="42F043B4" w:rsidR="00F445AA" w:rsidRPr="00F445AA" w:rsidRDefault="00416762" w:rsidP="00F445AA">
      <w:pPr>
        <w:pStyle w:val="TDC1"/>
        <w:rPr>
          <w:rFonts w:asciiTheme="minorHAnsi" w:eastAsiaTheme="minorEastAsia" w:hAnsiTheme="minorHAnsi" w:cstheme="minorBidi"/>
          <w:bCs w:val="0"/>
          <w:caps w:val="0"/>
          <w:noProof/>
          <w:kern w:val="2"/>
          <w:szCs w:val="24"/>
          <w14:ligatures w14:val="standardContextual"/>
        </w:rPr>
      </w:pPr>
      <w:hyperlink w:anchor="_Toc212539477" w:history="1">
        <w:r w:rsidR="00F445AA" w:rsidRPr="0091637C">
          <w:rPr>
            <w:rStyle w:val="Hipervnculo"/>
            <w:noProof/>
          </w:rPr>
          <w:t>8. SPRINT REVIEW</w:t>
        </w:r>
        <w:r w:rsidR="00F445AA">
          <w:rPr>
            <w:noProof/>
            <w:webHidden/>
          </w:rPr>
          <w:tab/>
        </w:r>
        <w:r w:rsidR="00F445AA">
          <w:rPr>
            <w:noProof/>
            <w:webHidden/>
          </w:rPr>
          <w:fldChar w:fldCharType="begin"/>
        </w:r>
        <w:r w:rsidR="00F445AA">
          <w:rPr>
            <w:noProof/>
            <w:webHidden/>
          </w:rPr>
          <w:instrText xml:space="preserve"> PAGEREF _Toc212539477 \h </w:instrText>
        </w:r>
        <w:r w:rsidR="00F445AA">
          <w:rPr>
            <w:noProof/>
            <w:webHidden/>
          </w:rPr>
        </w:r>
        <w:r w:rsidR="00F445AA">
          <w:rPr>
            <w:noProof/>
            <w:webHidden/>
          </w:rPr>
          <w:fldChar w:fldCharType="separate"/>
        </w:r>
        <w:r w:rsidR="00F445AA">
          <w:rPr>
            <w:noProof/>
            <w:webHidden/>
          </w:rPr>
          <w:t>54</w:t>
        </w:r>
        <w:r w:rsidR="00F445AA">
          <w:rPr>
            <w:noProof/>
            <w:webHidden/>
          </w:rPr>
          <w:fldChar w:fldCharType="end"/>
        </w:r>
      </w:hyperlink>
    </w:p>
    <w:p w14:paraId="3BF8A269" w14:textId="45BA292C" w:rsidR="00F445AA" w:rsidRDefault="00416762">
      <w:pPr>
        <w:pStyle w:val="TDC2"/>
        <w:rPr>
          <w:rFonts w:asciiTheme="minorHAnsi" w:eastAsiaTheme="minorEastAsia" w:hAnsiTheme="minorHAnsi" w:cstheme="minorBidi"/>
          <w:noProof/>
          <w:kern w:val="2"/>
          <w:szCs w:val="24"/>
          <w14:ligatures w14:val="standardContextual"/>
        </w:rPr>
      </w:pPr>
      <w:hyperlink w:anchor="_Toc212539480" w:history="1">
        <w:r w:rsidR="00F445AA" w:rsidRPr="0091637C">
          <w:rPr>
            <w:rStyle w:val="Hipervnculo"/>
            <w:noProof/>
          </w:rPr>
          <w:t>Figura 8.1 Gráfica Burn-Down del esfuerzo del equipo</w:t>
        </w:r>
        <w:r w:rsidR="00F445AA">
          <w:rPr>
            <w:noProof/>
            <w:webHidden/>
          </w:rPr>
          <w:tab/>
        </w:r>
        <w:r w:rsidR="00F445AA">
          <w:rPr>
            <w:noProof/>
            <w:webHidden/>
          </w:rPr>
          <w:fldChar w:fldCharType="begin"/>
        </w:r>
        <w:r w:rsidR="00F445AA">
          <w:rPr>
            <w:noProof/>
            <w:webHidden/>
          </w:rPr>
          <w:instrText xml:space="preserve"> PAGEREF _Toc212539480 \h </w:instrText>
        </w:r>
        <w:r w:rsidR="00F445AA">
          <w:rPr>
            <w:noProof/>
            <w:webHidden/>
          </w:rPr>
        </w:r>
        <w:r w:rsidR="00F445AA">
          <w:rPr>
            <w:noProof/>
            <w:webHidden/>
          </w:rPr>
          <w:fldChar w:fldCharType="separate"/>
        </w:r>
        <w:r w:rsidR="00F445AA">
          <w:rPr>
            <w:noProof/>
            <w:webHidden/>
          </w:rPr>
          <w:t>55</w:t>
        </w:r>
        <w:r w:rsidR="00F445AA">
          <w:rPr>
            <w:noProof/>
            <w:webHidden/>
          </w:rPr>
          <w:fldChar w:fldCharType="end"/>
        </w:r>
      </w:hyperlink>
    </w:p>
    <w:p w14:paraId="4C7B7108" w14:textId="1C3D99A2" w:rsidR="00F445AA" w:rsidRDefault="00416762">
      <w:pPr>
        <w:pStyle w:val="TDC2"/>
        <w:rPr>
          <w:rFonts w:asciiTheme="minorHAnsi" w:eastAsiaTheme="minorEastAsia" w:hAnsiTheme="minorHAnsi" w:cstheme="minorBidi"/>
          <w:noProof/>
          <w:kern w:val="2"/>
          <w:szCs w:val="24"/>
          <w14:ligatures w14:val="standardContextual"/>
        </w:rPr>
      </w:pPr>
      <w:hyperlink w:anchor="_Toc212539481" w:history="1">
        <w:r w:rsidR="00F445AA" w:rsidRPr="0091637C">
          <w:rPr>
            <w:rStyle w:val="Hipervnculo"/>
            <w:noProof/>
          </w:rPr>
          <w:t>Figura 8.2 Gráfica Burn-Up del esfuerzo del equipo</w:t>
        </w:r>
        <w:r w:rsidR="00F445AA">
          <w:rPr>
            <w:noProof/>
            <w:webHidden/>
          </w:rPr>
          <w:tab/>
        </w:r>
        <w:r w:rsidR="00F445AA">
          <w:rPr>
            <w:noProof/>
            <w:webHidden/>
          </w:rPr>
          <w:fldChar w:fldCharType="begin"/>
        </w:r>
        <w:r w:rsidR="00F445AA">
          <w:rPr>
            <w:noProof/>
            <w:webHidden/>
          </w:rPr>
          <w:instrText xml:space="preserve"> PAGEREF _Toc212539481 \h </w:instrText>
        </w:r>
        <w:r w:rsidR="00F445AA">
          <w:rPr>
            <w:noProof/>
            <w:webHidden/>
          </w:rPr>
        </w:r>
        <w:r w:rsidR="00F445AA">
          <w:rPr>
            <w:noProof/>
            <w:webHidden/>
          </w:rPr>
          <w:fldChar w:fldCharType="separate"/>
        </w:r>
        <w:r w:rsidR="00F445AA">
          <w:rPr>
            <w:noProof/>
            <w:webHidden/>
          </w:rPr>
          <w:t>57</w:t>
        </w:r>
        <w:r w:rsidR="00F445AA">
          <w:rPr>
            <w:noProof/>
            <w:webHidden/>
          </w:rPr>
          <w:fldChar w:fldCharType="end"/>
        </w:r>
      </w:hyperlink>
    </w:p>
    <w:p w14:paraId="054A5035" w14:textId="4DCFF88E"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482" w:history="1">
        <w:r w:rsidR="00F445AA" w:rsidRPr="0091637C">
          <w:rPr>
            <w:rStyle w:val="Hipervnculo"/>
            <w:noProof/>
          </w:rPr>
          <w:t>Figura 8.3 Velocidad del equipo</w:t>
        </w:r>
        <w:r w:rsidR="00F445AA">
          <w:rPr>
            <w:noProof/>
            <w:webHidden/>
          </w:rPr>
          <w:tab/>
        </w:r>
        <w:r w:rsidR="00F445AA">
          <w:rPr>
            <w:noProof/>
            <w:webHidden/>
          </w:rPr>
          <w:fldChar w:fldCharType="begin"/>
        </w:r>
        <w:r w:rsidR="00F445AA">
          <w:rPr>
            <w:noProof/>
            <w:webHidden/>
          </w:rPr>
          <w:instrText xml:space="preserve"> PAGEREF _Toc212539482 \h </w:instrText>
        </w:r>
        <w:r w:rsidR="00F445AA">
          <w:rPr>
            <w:noProof/>
            <w:webHidden/>
          </w:rPr>
        </w:r>
        <w:r w:rsidR="00F445AA">
          <w:rPr>
            <w:noProof/>
            <w:webHidden/>
          </w:rPr>
          <w:fldChar w:fldCharType="separate"/>
        </w:r>
        <w:r w:rsidR="00F445AA">
          <w:rPr>
            <w:noProof/>
            <w:webHidden/>
          </w:rPr>
          <w:t>58</w:t>
        </w:r>
        <w:r w:rsidR="00F445AA">
          <w:rPr>
            <w:noProof/>
            <w:webHidden/>
          </w:rPr>
          <w:fldChar w:fldCharType="end"/>
        </w:r>
      </w:hyperlink>
    </w:p>
    <w:p w14:paraId="0EF3AE5D" w14:textId="20FF077E"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484" w:history="1">
        <w:r w:rsidR="00F445AA" w:rsidRPr="0091637C">
          <w:rPr>
            <w:rStyle w:val="Hipervnculo"/>
            <w:noProof/>
          </w:rPr>
          <w:t>9. ANEXO</w:t>
        </w:r>
        <w:r w:rsidR="00F445AA">
          <w:rPr>
            <w:noProof/>
            <w:webHidden/>
          </w:rPr>
          <w:tab/>
        </w:r>
        <w:r w:rsidR="00F445AA" w:rsidRPr="00F445AA">
          <w:rPr>
            <w:noProof/>
            <w:webHidden/>
          </w:rPr>
          <w:tab/>
        </w:r>
        <w:r w:rsidR="00F445AA">
          <w:rPr>
            <w:noProof/>
            <w:webHidden/>
          </w:rPr>
          <w:fldChar w:fldCharType="begin"/>
        </w:r>
        <w:r w:rsidR="00F445AA">
          <w:rPr>
            <w:noProof/>
            <w:webHidden/>
          </w:rPr>
          <w:instrText xml:space="preserve"> PAGEREF _Toc212539484 \h </w:instrText>
        </w:r>
        <w:r w:rsidR="00F445AA">
          <w:rPr>
            <w:noProof/>
            <w:webHidden/>
          </w:rPr>
        </w:r>
        <w:r w:rsidR="00F445AA">
          <w:rPr>
            <w:noProof/>
            <w:webHidden/>
          </w:rPr>
          <w:fldChar w:fldCharType="separate"/>
        </w:r>
        <w:r w:rsidR="00F445AA">
          <w:rPr>
            <w:noProof/>
            <w:webHidden/>
          </w:rPr>
          <w:t>60</w:t>
        </w:r>
        <w:r w:rsidR="00F445AA">
          <w:rPr>
            <w:noProof/>
            <w:webHidden/>
          </w:rPr>
          <w:fldChar w:fldCharType="end"/>
        </w:r>
      </w:hyperlink>
    </w:p>
    <w:p w14:paraId="3574E699" w14:textId="320DF3EC"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485" w:history="1">
        <w:r w:rsidR="00F445AA" w:rsidRPr="0091637C">
          <w:rPr>
            <w:rStyle w:val="Hipervnculo"/>
            <w:noProof/>
          </w:rPr>
          <w:t>10. REFERENCIAS</w:t>
        </w:r>
        <w:r w:rsidR="00F445AA">
          <w:rPr>
            <w:noProof/>
            <w:webHidden/>
          </w:rPr>
          <w:tab/>
        </w:r>
        <w:r w:rsidR="00F445AA">
          <w:rPr>
            <w:noProof/>
            <w:webHidden/>
          </w:rPr>
          <w:fldChar w:fldCharType="begin"/>
        </w:r>
        <w:r w:rsidR="00F445AA">
          <w:rPr>
            <w:noProof/>
            <w:webHidden/>
          </w:rPr>
          <w:instrText xml:space="preserve"> PAGEREF _Toc212539485 \h </w:instrText>
        </w:r>
        <w:r w:rsidR="00F445AA">
          <w:rPr>
            <w:noProof/>
            <w:webHidden/>
          </w:rPr>
        </w:r>
        <w:r w:rsidR="00F445AA">
          <w:rPr>
            <w:noProof/>
            <w:webHidden/>
          </w:rPr>
          <w:fldChar w:fldCharType="separate"/>
        </w:r>
        <w:r w:rsidR="00F445AA">
          <w:rPr>
            <w:noProof/>
            <w:webHidden/>
          </w:rPr>
          <w:t>70</w:t>
        </w:r>
        <w:r w:rsidR="00F445AA">
          <w:rPr>
            <w:noProof/>
            <w:webHidden/>
          </w:rPr>
          <w:fldChar w:fldCharType="end"/>
        </w:r>
      </w:hyperlink>
    </w:p>
    <w:p w14:paraId="06C170F3" w14:textId="60BF59FD" w:rsidR="000A13D0" w:rsidRDefault="00F445AA">
      <w:pPr>
        <w:spacing w:line="278" w:lineRule="auto"/>
        <w:ind w:firstLine="0"/>
        <w:jc w:val="left"/>
      </w:pPr>
      <w:r>
        <w:fldChar w:fldCharType="end"/>
      </w:r>
    </w:p>
    <w:p w14:paraId="0F74C59A" w14:textId="0E276E15" w:rsidR="00F445AA" w:rsidRDefault="00F445AA" w:rsidP="00F445AA">
      <w:pPr>
        <w:spacing w:line="278" w:lineRule="auto"/>
        <w:ind w:firstLine="0"/>
        <w:jc w:val="left"/>
        <w:rPr>
          <w:b/>
          <w:bCs/>
        </w:rPr>
      </w:pPr>
    </w:p>
    <w:p w14:paraId="1CE514F5" w14:textId="77777777" w:rsidR="00F445AA" w:rsidRDefault="00F445AA">
      <w:pPr>
        <w:spacing w:line="278" w:lineRule="auto"/>
        <w:ind w:firstLine="0"/>
        <w:jc w:val="left"/>
        <w:rPr>
          <w:b/>
          <w:bCs/>
        </w:rPr>
      </w:pPr>
      <w:r>
        <w:rPr>
          <w:b/>
          <w:bCs/>
        </w:rPr>
        <w:br w:type="page"/>
      </w:r>
    </w:p>
    <w:p w14:paraId="00AD2AF0" w14:textId="0DCD6D41"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4F2CBB0A" w14:textId="585DD20A" w:rsidR="00F445AA"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2539496" w:history="1">
        <w:r w:rsidRPr="00B44286">
          <w:rPr>
            <w:rStyle w:val="Hipervnculo"/>
            <w:noProof/>
          </w:rPr>
          <w:t>1. INTRODUCCIÓN</w:t>
        </w:r>
        <w:r>
          <w:rPr>
            <w:noProof/>
            <w:webHidden/>
          </w:rPr>
          <w:tab/>
        </w:r>
        <w:r>
          <w:rPr>
            <w:noProof/>
            <w:webHidden/>
          </w:rPr>
          <w:fldChar w:fldCharType="begin"/>
        </w:r>
        <w:r>
          <w:rPr>
            <w:noProof/>
            <w:webHidden/>
          </w:rPr>
          <w:instrText xml:space="preserve"> PAGEREF _Toc212539496 \h </w:instrText>
        </w:r>
        <w:r>
          <w:rPr>
            <w:noProof/>
            <w:webHidden/>
          </w:rPr>
        </w:r>
        <w:r>
          <w:rPr>
            <w:noProof/>
            <w:webHidden/>
          </w:rPr>
          <w:fldChar w:fldCharType="separate"/>
        </w:r>
        <w:r>
          <w:rPr>
            <w:noProof/>
            <w:webHidden/>
          </w:rPr>
          <w:t>8</w:t>
        </w:r>
        <w:r>
          <w:rPr>
            <w:noProof/>
            <w:webHidden/>
          </w:rPr>
          <w:fldChar w:fldCharType="end"/>
        </w:r>
      </w:hyperlink>
    </w:p>
    <w:p w14:paraId="7AB4A3CD" w14:textId="4784C867" w:rsidR="00F445AA" w:rsidRPr="00F445AA" w:rsidRDefault="00416762" w:rsidP="00F445AA">
      <w:pPr>
        <w:pStyle w:val="TDC1"/>
        <w:rPr>
          <w:rFonts w:asciiTheme="minorHAnsi" w:eastAsiaTheme="minorEastAsia" w:hAnsiTheme="minorHAnsi" w:cstheme="minorBidi"/>
          <w:bCs w:val="0"/>
          <w:caps w:val="0"/>
          <w:noProof/>
          <w:kern w:val="2"/>
          <w:szCs w:val="24"/>
          <w14:ligatures w14:val="standardContextual"/>
        </w:rPr>
      </w:pPr>
      <w:hyperlink w:anchor="_Toc212539497" w:history="1">
        <w:r w:rsidR="00F445AA" w:rsidRPr="00B44286">
          <w:rPr>
            <w:rStyle w:val="Hipervnculo"/>
            <w:noProof/>
          </w:rPr>
          <w:t>2. PROPUESTA DE SOLUCIÓN E INCREMENTO DONDE SE ESPECIFICA EL INCREMENTO</w:t>
        </w:r>
        <w:r w:rsidR="00F445AA">
          <w:rPr>
            <w:noProof/>
            <w:webHidden/>
          </w:rPr>
          <w:tab/>
        </w:r>
        <w:r w:rsidR="00F445AA">
          <w:rPr>
            <w:noProof/>
            <w:webHidden/>
          </w:rPr>
          <w:fldChar w:fldCharType="begin"/>
        </w:r>
        <w:r w:rsidR="00F445AA">
          <w:rPr>
            <w:noProof/>
            <w:webHidden/>
          </w:rPr>
          <w:instrText xml:space="preserve"> PAGEREF _Toc212539497 \h </w:instrText>
        </w:r>
        <w:r w:rsidR="00F445AA">
          <w:rPr>
            <w:noProof/>
            <w:webHidden/>
          </w:rPr>
        </w:r>
        <w:r w:rsidR="00F445AA">
          <w:rPr>
            <w:noProof/>
            <w:webHidden/>
          </w:rPr>
          <w:fldChar w:fldCharType="separate"/>
        </w:r>
        <w:r w:rsidR="00F445AA">
          <w:rPr>
            <w:noProof/>
            <w:webHidden/>
          </w:rPr>
          <w:t>9</w:t>
        </w:r>
        <w:r w:rsidR="00F445AA">
          <w:rPr>
            <w:noProof/>
            <w:webHidden/>
          </w:rPr>
          <w:fldChar w:fldCharType="end"/>
        </w:r>
      </w:hyperlink>
    </w:p>
    <w:p w14:paraId="7EFCF72A" w14:textId="74B91385"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501" w:history="1">
        <w:r w:rsidR="00F445AA" w:rsidRPr="00B44286">
          <w:rPr>
            <w:rStyle w:val="Hipervnculo"/>
            <w:noProof/>
          </w:rPr>
          <w:t>3. PRODUCT BACKLOG</w:t>
        </w:r>
        <w:r w:rsidR="00F445AA">
          <w:rPr>
            <w:noProof/>
            <w:webHidden/>
          </w:rPr>
          <w:tab/>
        </w:r>
        <w:r w:rsidR="00F445AA">
          <w:rPr>
            <w:noProof/>
            <w:webHidden/>
          </w:rPr>
          <w:fldChar w:fldCharType="begin"/>
        </w:r>
        <w:r w:rsidR="00F445AA">
          <w:rPr>
            <w:noProof/>
            <w:webHidden/>
          </w:rPr>
          <w:instrText xml:space="preserve"> PAGEREF _Toc212539501 \h </w:instrText>
        </w:r>
        <w:r w:rsidR="00F445AA">
          <w:rPr>
            <w:noProof/>
            <w:webHidden/>
          </w:rPr>
        </w:r>
        <w:r w:rsidR="00F445AA">
          <w:rPr>
            <w:noProof/>
            <w:webHidden/>
          </w:rPr>
          <w:fldChar w:fldCharType="separate"/>
        </w:r>
        <w:r w:rsidR="00F445AA">
          <w:rPr>
            <w:noProof/>
            <w:webHidden/>
          </w:rPr>
          <w:t>14</w:t>
        </w:r>
        <w:r w:rsidR="00F445AA">
          <w:rPr>
            <w:noProof/>
            <w:webHidden/>
          </w:rPr>
          <w:fldChar w:fldCharType="end"/>
        </w:r>
      </w:hyperlink>
    </w:p>
    <w:p w14:paraId="49A304A9" w14:textId="4BABA48D" w:rsidR="00F445AA" w:rsidRDefault="00416762">
      <w:pPr>
        <w:pStyle w:val="TDC2"/>
        <w:rPr>
          <w:rFonts w:asciiTheme="minorHAnsi" w:eastAsiaTheme="minorEastAsia" w:hAnsiTheme="minorHAnsi" w:cstheme="minorBidi"/>
          <w:noProof/>
          <w:kern w:val="2"/>
          <w:szCs w:val="24"/>
          <w14:ligatures w14:val="standardContextual"/>
        </w:rPr>
      </w:pPr>
      <w:hyperlink w:anchor="_Toc212539502" w:history="1">
        <w:r w:rsidR="00F445AA" w:rsidRPr="00B44286">
          <w:rPr>
            <w:rStyle w:val="Hipervnculo"/>
            <w:noProof/>
          </w:rPr>
          <w:t>Tabla 3.1 Product backlog</w:t>
        </w:r>
        <w:r w:rsidR="00F445AA">
          <w:rPr>
            <w:noProof/>
            <w:webHidden/>
          </w:rPr>
          <w:tab/>
        </w:r>
        <w:r w:rsidR="00F445AA">
          <w:rPr>
            <w:noProof/>
            <w:webHidden/>
          </w:rPr>
          <w:fldChar w:fldCharType="begin"/>
        </w:r>
        <w:r w:rsidR="00F445AA">
          <w:rPr>
            <w:noProof/>
            <w:webHidden/>
          </w:rPr>
          <w:instrText xml:space="preserve"> PAGEREF _Toc212539502 \h </w:instrText>
        </w:r>
        <w:r w:rsidR="00F445AA">
          <w:rPr>
            <w:noProof/>
            <w:webHidden/>
          </w:rPr>
        </w:r>
        <w:r w:rsidR="00F445AA">
          <w:rPr>
            <w:noProof/>
            <w:webHidden/>
          </w:rPr>
          <w:fldChar w:fldCharType="separate"/>
        </w:r>
        <w:r w:rsidR="00F445AA">
          <w:rPr>
            <w:noProof/>
            <w:webHidden/>
          </w:rPr>
          <w:t>14</w:t>
        </w:r>
        <w:r w:rsidR="00F445AA">
          <w:rPr>
            <w:noProof/>
            <w:webHidden/>
          </w:rPr>
          <w:fldChar w:fldCharType="end"/>
        </w:r>
      </w:hyperlink>
    </w:p>
    <w:p w14:paraId="0DF6B1B9" w14:textId="028F0750"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503" w:history="1">
        <w:r w:rsidR="00F445AA" w:rsidRPr="00B44286">
          <w:rPr>
            <w:rStyle w:val="Hipervnculo"/>
            <w:noProof/>
          </w:rPr>
          <w:t>4. SPRINT BACKLOG Y VISTA EXTERNA</w:t>
        </w:r>
        <w:r w:rsidR="00F445AA">
          <w:rPr>
            <w:noProof/>
            <w:webHidden/>
          </w:rPr>
          <w:tab/>
        </w:r>
        <w:r w:rsidR="00F445AA">
          <w:rPr>
            <w:noProof/>
            <w:webHidden/>
          </w:rPr>
          <w:fldChar w:fldCharType="begin"/>
        </w:r>
        <w:r w:rsidR="00F445AA">
          <w:rPr>
            <w:noProof/>
            <w:webHidden/>
          </w:rPr>
          <w:instrText xml:space="preserve"> PAGEREF _Toc212539503 \h </w:instrText>
        </w:r>
        <w:r w:rsidR="00F445AA">
          <w:rPr>
            <w:noProof/>
            <w:webHidden/>
          </w:rPr>
        </w:r>
        <w:r w:rsidR="00F445AA">
          <w:rPr>
            <w:noProof/>
            <w:webHidden/>
          </w:rPr>
          <w:fldChar w:fldCharType="separate"/>
        </w:r>
        <w:r w:rsidR="00F445AA">
          <w:rPr>
            <w:noProof/>
            <w:webHidden/>
          </w:rPr>
          <w:t>16</w:t>
        </w:r>
        <w:r w:rsidR="00F445AA">
          <w:rPr>
            <w:noProof/>
            <w:webHidden/>
          </w:rPr>
          <w:fldChar w:fldCharType="end"/>
        </w:r>
      </w:hyperlink>
    </w:p>
    <w:p w14:paraId="4C0CB004" w14:textId="6F5DBE11" w:rsidR="00F445AA" w:rsidRDefault="00416762">
      <w:pPr>
        <w:pStyle w:val="TDC2"/>
        <w:rPr>
          <w:rFonts w:asciiTheme="minorHAnsi" w:eastAsiaTheme="minorEastAsia" w:hAnsiTheme="minorHAnsi" w:cstheme="minorBidi"/>
          <w:noProof/>
          <w:kern w:val="2"/>
          <w:szCs w:val="24"/>
          <w14:ligatures w14:val="standardContextual"/>
        </w:rPr>
      </w:pPr>
      <w:hyperlink w:anchor="_Toc212539504" w:history="1">
        <w:r w:rsidR="00F445AA" w:rsidRPr="00B44286">
          <w:rPr>
            <w:rStyle w:val="Hipervnculo"/>
            <w:noProof/>
          </w:rPr>
          <w:t>Tabla 4.1 Sprint backlog</w:t>
        </w:r>
        <w:r w:rsidR="00F445AA">
          <w:rPr>
            <w:noProof/>
            <w:webHidden/>
          </w:rPr>
          <w:tab/>
        </w:r>
        <w:r w:rsidR="00F445AA">
          <w:rPr>
            <w:noProof/>
            <w:webHidden/>
          </w:rPr>
          <w:fldChar w:fldCharType="begin"/>
        </w:r>
        <w:r w:rsidR="00F445AA">
          <w:rPr>
            <w:noProof/>
            <w:webHidden/>
          </w:rPr>
          <w:instrText xml:space="preserve"> PAGEREF _Toc212539504 \h </w:instrText>
        </w:r>
        <w:r w:rsidR="00F445AA">
          <w:rPr>
            <w:noProof/>
            <w:webHidden/>
          </w:rPr>
        </w:r>
        <w:r w:rsidR="00F445AA">
          <w:rPr>
            <w:noProof/>
            <w:webHidden/>
          </w:rPr>
          <w:fldChar w:fldCharType="separate"/>
        </w:r>
        <w:r w:rsidR="00F445AA">
          <w:rPr>
            <w:noProof/>
            <w:webHidden/>
          </w:rPr>
          <w:t>16</w:t>
        </w:r>
        <w:r w:rsidR="00F445AA">
          <w:rPr>
            <w:noProof/>
            <w:webHidden/>
          </w:rPr>
          <w:fldChar w:fldCharType="end"/>
        </w:r>
      </w:hyperlink>
    </w:p>
    <w:p w14:paraId="1DC970EE" w14:textId="222DB5D1" w:rsidR="00F445AA" w:rsidRDefault="00416762">
      <w:pPr>
        <w:pStyle w:val="TDC2"/>
        <w:rPr>
          <w:rFonts w:asciiTheme="minorHAnsi" w:eastAsiaTheme="minorEastAsia" w:hAnsiTheme="minorHAnsi" w:cstheme="minorBidi"/>
          <w:noProof/>
          <w:kern w:val="2"/>
          <w:szCs w:val="24"/>
          <w14:ligatures w14:val="standardContextual"/>
        </w:rPr>
      </w:pPr>
      <w:hyperlink w:anchor="_Toc212539505" w:history="1">
        <w:r w:rsidR="00F445AA" w:rsidRPr="00B44286">
          <w:rPr>
            <w:rStyle w:val="Hipervnculo"/>
            <w:noProof/>
          </w:rPr>
          <w:t>Tabla 4.2 Caso de uso N°5.6, Imprimiendo informe de asistencia</w:t>
        </w:r>
        <w:r w:rsidR="00F445AA">
          <w:rPr>
            <w:noProof/>
            <w:webHidden/>
          </w:rPr>
          <w:tab/>
        </w:r>
        <w:r w:rsidR="00F445AA">
          <w:rPr>
            <w:noProof/>
            <w:webHidden/>
          </w:rPr>
          <w:fldChar w:fldCharType="begin"/>
        </w:r>
        <w:r w:rsidR="00F445AA">
          <w:rPr>
            <w:noProof/>
            <w:webHidden/>
          </w:rPr>
          <w:instrText xml:space="preserve"> PAGEREF _Toc212539505 \h </w:instrText>
        </w:r>
        <w:r w:rsidR="00F445AA">
          <w:rPr>
            <w:noProof/>
            <w:webHidden/>
          </w:rPr>
        </w:r>
        <w:r w:rsidR="00F445AA">
          <w:rPr>
            <w:noProof/>
            <w:webHidden/>
          </w:rPr>
          <w:fldChar w:fldCharType="separate"/>
        </w:r>
        <w:r w:rsidR="00F445AA">
          <w:rPr>
            <w:noProof/>
            <w:webHidden/>
          </w:rPr>
          <w:t>17</w:t>
        </w:r>
        <w:r w:rsidR="00F445AA">
          <w:rPr>
            <w:noProof/>
            <w:webHidden/>
          </w:rPr>
          <w:fldChar w:fldCharType="end"/>
        </w:r>
      </w:hyperlink>
    </w:p>
    <w:p w14:paraId="53FE2E61" w14:textId="274176B5" w:rsidR="00F445AA" w:rsidRDefault="00416762">
      <w:pPr>
        <w:pStyle w:val="TDC2"/>
        <w:rPr>
          <w:rFonts w:asciiTheme="minorHAnsi" w:eastAsiaTheme="minorEastAsia" w:hAnsiTheme="minorHAnsi" w:cstheme="minorBidi"/>
          <w:noProof/>
          <w:kern w:val="2"/>
          <w:szCs w:val="24"/>
          <w14:ligatures w14:val="standardContextual"/>
        </w:rPr>
      </w:pPr>
      <w:hyperlink w:anchor="_Toc212539506" w:history="1">
        <w:r w:rsidR="00F445AA" w:rsidRPr="00B44286">
          <w:rPr>
            <w:rStyle w:val="Hipervnculo"/>
            <w:noProof/>
          </w:rPr>
          <w:t>Tabla 4.3 Caso de uso N°5.7, Visualizando informe diario de asistencia</w:t>
        </w:r>
        <w:r w:rsidR="00F445AA">
          <w:rPr>
            <w:noProof/>
            <w:webHidden/>
          </w:rPr>
          <w:tab/>
        </w:r>
        <w:r w:rsidR="00F445AA">
          <w:rPr>
            <w:noProof/>
            <w:webHidden/>
          </w:rPr>
          <w:fldChar w:fldCharType="begin"/>
        </w:r>
        <w:r w:rsidR="00F445AA">
          <w:rPr>
            <w:noProof/>
            <w:webHidden/>
          </w:rPr>
          <w:instrText xml:space="preserve"> PAGEREF _Toc212539506 \h </w:instrText>
        </w:r>
        <w:r w:rsidR="00F445AA">
          <w:rPr>
            <w:noProof/>
            <w:webHidden/>
          </w:rPr>
        </w:r>
        <w:r w:rsidR="00F445AA">
          <w:rPr>
            <w:noProof/>
            <w:webHidden/>
          </w:rPr>
          <w:fldChar w:fldCharType="separate"/>
        </w:r>
        <w:r w:rsidR="00F445AA">
          <w:rPr>
            <w:noProof/>
            <w:webHidden/>
          </w:rPr>
          <w:t>18</w:t>
        </w:r>
        <w:r w:rsidR="00F445AA">
          <w:rPr>
            <w:noProof/>
            <w:webHidden/>
          </w:rPr>
          <w:fldChar w:fldCharType="end"/>
        </w:r>
      </w:hyperlink>
    </w:p>
    <w:p w14:paraId="594629DC" w14:textId="13432C05" w:rsidR="00F445AA" w:rsidRDefault="00416762">
      <w:pPr>
        <w:pStyle w:val="TDC2"/>
        <w:rPr>
          <w:rFonts w:asciiTheme="minorHAnsi" w:eastAsiaTheme="minorEastAsia" w:hAnsiTheme="minorHAnsi" w:cstheme="minorBidi"/>
          <w:noProof/>
          <w:kern w:val="2"/>
          <w:szCs w:val="24"/>
          <w14:ligatures w14:val="standardContextual"/>
        </w:rPr>
      </w:pPr>
      <w:hyperlink w:anchor="_Toc212539507" w:history="1">
        <w:r w:rsidR="00F445AA" w:rsidRPr="00B44286">
          <w:rPr>
            <w:rStyle w:val="Hipervnculo"/>
            <w:noProof/>
          </w:rPr>
          <w:t>Tabla 4.4 Caso de uso N°6.7, Imprimiendo permisos seleccionados</w:t>
        </w:r>
        <w:r w:rsidR="00F445AA">
          <w:rPr>
            <w:noProof/>
            <w:webHidden/>
          </w:rPr>
          <w:tab/>
        </w:r>
        <w:r w:rsidR="00F445AA">
          <w:rPr>
            <w:noProof/>
            <w:webHidden/>
          </w:rPr>
          <w:fldChar w:fldCharType="begin"/>
        </w:r>
        <w:r w:rsidR="00F445AA">
          <w:rPr>
            <w:noProof/>
            <w:webHidden/>
          </w:rPr>
          <w:instrText xml:space="preserve"> PAGEREF _Toc212539507 \h </w:instrText>
        </w:r>
        <w:r w:rsidR="00F445AA">
          <w:rPr>
            <w:noProof/>
            <w:webHidden/>
          </w:rPr>
        </w:r>
        <w:r w:rsidR="00F445AA">
          <w:rPr>
            <w:noProof/>
            <w:webHidden/>
          </w:rPr>
          <w:fldChar w:fldCharType="separate"/>
        </w:r>
        <w:r w:rsidR="00F445AA">
          <w:rPr>
            <w:noProof/>
            <w:webHidden/>
          </w:rPr>
          <w:t>19</w:t>
        </w:r>
        <w:r w:rsidR="00F445AA">
          <w:rPr>
            <w:noProof/>
            <w:webHidden/>
          </w:rPr>
          <w:fldChar w:fldCharType="end"/>
        </w:r>
      </w:hyperlink>
    </w:p>
    <w:p w14:paraId="73C0C8F7" w14:textId="7CC73991" w:rsidR="00F445AA" w:rsidRDefault="00416762">
      <w:pPr>
        <w:pStyle w:val="TDC2"/>
        <w:rPr>
          <w:rFonts w:asciiTheme="minorHAnsi" w:eastAsiaTheme="minorEastAsia" w:hAnsiTheme="minorHAnsi" w:cstheme="minorBidi"/>
          <w:noProof/>
          <w:kern w:val="2"/>
          <w:szCs w:val="24"/>
          <w14:ligatures w14:val="standardContextual"/>
        </w:rPr>
      </w:pPr>
      <w:hyperlink w:anchor="_Toc212539508" w:history="1">
        <w:r w:rsidR="00F445AA" w:rsidRPr="00B44286">
          <w:rPr>
            <w:rStyle w:val="Hipervnculo"/>
            <w:noProof/>
          </w:rPr>
          <w:t>Tabla 4.5 Caso de uso N°6.8, Eliminando permisos</w:t>
        </w:r>
        <w:r w:rsidR="00F445AA">
          <w:rPr>
            <w:noProof/>
            <w:webHidden/>
          </w:rPr>
          <w:tab/>
        </w:r>
        <w:r w:rsidR="00F445AA">
          <w:rPr>
            <w:noProof/>
            <w:webHidden/>
          </w:rPr>
          <w:fldChar w:fldCharType="begin"/>
        </w:r>
        <w:r w:rsidR="00F445AA">
          <w:rPr>
            <w:noProof/>
            <w:webHidden/>
          </w:rPr>
          <w:instrText xml:space="preserve"> PAGEREF _Toc212539508 \h </w:instrText>
        </w:r>
        <w:r w:rsidR="00F445AA">
          <w:rPr>
            <w:noProof/>
            <w:webHidden/>
          </w:rPr>
        </w:r>
        <w:r w:rsidR="00F445AA">
          <w:rPr>
            <w:noProof/>
            <w:webHidden/>
          </w:rPr>
          <w:fldChar w:fldCharType="separate"/>
        </w:r>
        <w:r w:rsidR="00F445AA">
          <w:rPr>
            <w:noProof/>
            <w:webHidden/>
          </w:rPr>
          <w:t>20</w:t>
        </w:r>
        <w:r w:rsidR="00F445AA">
          <w:rPr>
            <w:noProof/>
            <w:webHidden/>
          </w:rPr>
          <w:fldChar w:fldCharType="end"/>
        </w:r>
      </w:hyperlink>
    </w:p>
    <w:p w14:paraId="4C0F1E6A" w14:textId="0E9FC67E" w:rsidR="00F445AA" w:rsidRPr="00F445AA" w:rsidRDefault="00416762" w:rsidP="00F445AA">
      <w:pPr>
        <w:pStyle w:val="TDC1"/>
        <w:rPr>
          <w:rFonts w:asciiTheme="minorHAnsi" w:eastAsiaTheme="minorEastAsia" w:hAnsiTheme="minorHAnsi" w:cstheme="minorBidi"/>
          <w:bCs w:val="0"/>
          <w:caps w:val="0"/>
          <w:noProof/>
          <w:kern w:val="2"/>
          <w:szCs w:val="24"/>
          <w14:ligatures w14:val="standardContextual"/>
        </w:rPr>
      </w:pPr>
      <w:hyperlink w:anchor="_Toc212539509" w:history="1">
        <w:r w:rsidR="00F445AA" w:rsidRPr="00B44286">
          <w:rPr>
            <w:rStyle w:val="Hipervnculo"/>
            <w:noProof/>
          </w:rPr>
          <w:t>5. SPRINT VISTAS</w:t>
        </w:r>
        <w:r w:rsidR="00F445AA">
          <w:rPr>
            <w:noProof/>
            <w:webHidden/>
          </w:rPr>
          <w:tab/>
        </w:r>
        <w:r w:rsidR="00F445AA">
          <w:rPr>
            <w:noProof/>
            <w:webHidden/>
          </w:rPr>
          <w:fldChar w:fldCharType="begin"/>
        </w:r>
        <w:r w:rsidR="00F445AA">
          <w:rPr>
            <w:noProof/>
            <w:webHidden/>
          </w:rPr>
          <w:instrText xml:space="preserve"> PAGEREF _Toc212539509 \h </w:instrText>
        </w:r>
        <w:r w:rsidR="00F445AA">
          <w:rPr>
            <w:noProof/>
            <w:webHidden/>
          </w:rPr>
        </w:r>
        <w:r w:rsidR="00F445AA">
          <w:rPr>
            <w:noProof/>
            <w:webHidden/>
          </w:rPr>
          <w:fldChar w:fldCharType="separate"/>
        </w:r>
        <w:r w:rsidR="00F445AA">
          <w:rPr>
            <w:noProof/>
            <w:webHidden/>
          </w:rPr>
          <w:t>21</w:t>
        </w:r>
        <w:r w:rsidR="00F445AA">
          <w:rPr>
            <w:noProof/>
            <w:webHidden/>
          </w:rPr>
          <w:fldChar w:fldCharType="end"/>
        </w:r>
      </w:hyperlink>
    </w:p>
    <w:p w14:paraId="7B0E9BFA" w14:textId="2416BF4F"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518" w:history="1">
        <w:r w:rsidR="00F445AA" w:rsidRPr="00B44286">
          <w:rPr>
            <w:rStyle w:val="Hipervnculo"/>
            <w:noProof/>
          </w:rPr>
          <w:t>6. MANUAL DE INSTALACIÓN Y NAVEGACIÓN</w:t>
        </w:r>
        <w:r w:rsidR="00F445AA">
          <w:rPr>
            <w:noProof/>
            <w:webHidden/>
          </w:rPr>
          <w:tab/>
        </w:r>
        <w:r w:rsidR="00F445AA">
          <w:rPr>
            <w:noProof/>
            <w:webHidden/>
          </w:rPr>
          <w:fldChar w:fldCharType="begin"/>
        </w:r>
        <w:r w:rsidR="00F445AA">
          <w:rPr>
            <w:noProof/>
            <w:webHidden/>
          </w:rPr>
          <w:instrText xml:space="preserve"> PAGEREF _Toc212539518 \h </w:instrText>
        </w:r>
        <w:r w:rsidR="00F445AA">
          <w:rPr>
            <w:noProof/>
            <w:webHidden/>
          </w:rPr>
        </w:r>
        <w:r w:rsidR="00F445AA">
          <w:rPr>
            <w:noProof/>
            <w:webHidden/>
          </w:rPr>
          <w:fldChar w:fldCharType="separate"/>
        </w:r>
        <w:r w:rsidR="00F445AA">
          <w:rPr>
            <w:noProof/>
            <w:webHidden/>
          </w:rPr>
          <w:t>33</w:t>
        </w:r>
        <w:r w:rsidR="00F445AA">
          <w:rPr>
            <w:noProof/>
            <w:webHidden/>
          </w:rPr>
          <w:fldChar w:fldCharType="end"/>
        </w:r>
      </w:hyperlink>
    </w:p>
    <w:p w14:paraId="0F532E0D" w14:textId="10658851"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519" w:history="1">
        <w:r w:rsidR="00F445AA" w:rsidRPr="00B44286">
          <w:rPr>
            <w:rStyle w:val="Hipervnculo"/>
            <w:noProof/>
          </w:rPr>
          <w:t>Tabla 6.1 solución de errores comunes</w:t>
        </w:r>
        <w:r w:rsidR="00F445AA">
          <w:rPr>
            <w:noProof/>
            <w:webHidden/>
          </w:rPr>
          <w:tab/>
        </w:r>
        <w:r w:rsidR="00F445AA">
          <w:rPr>
            <w:noProof/>
            <w:webHidden/>
          </w:rPr>
          <w:fldChar w:fldCharType="begin"/>
        </w:r>
        <w:r w:rsidR="00F445AA">
          <w:rPr>
            <w:noProof/>
            <w:webHidden/>
          </w:rPr>
          <w:instrText xml:space="preserve"> PAGEREF _Toc212539519 \h </w:instrText>
        </w:r>
        <w:r w:rsidR="00F445AA">
          <w:rPr>
            <w:noProof/>
            <w:webHidden/>
          </w:rPr>
        </w:r>
        <w:r w:rsidR="00F445AA">
          <w:rPr>
            <w:noProof/>
            <w:webHidden/>
          </w:rPr>
          <w:fldChar w:fldCharType="separate"/>
        </w:r>
        <w:r w:rsidR="00F445AA">
          <w:rPr>
            <w:noProof/>
            <w:webHidden/>
          </w:rPr>
          <w:t>36</w:t>
        </w:r>
        <w:r w:rsidR="00F445AA">
          <w:rPr>
            <w:noProof/>
            <w:webHidden/>
          </w:rPr>
          <w:fldChar w:fldCharType="end"/>
        </w:r>
      </w:hyperlink>
    </w:p>
    <w:p w14:paraId="051A6FC3" w14:textId="56546790"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522" w:history="1">
        <w:r w:rsidR="00F445AA" w:rsidRPr="00B44286">
          <w:rPr>
            <w:rStyle w:val="Hipervnculo"/>
            <w:noProof/>
          </w:rPr>
          <w:t>7. PRUEBAS UNITARIAS</w:t>
        </w:r>
        <w:r w:rsidR="00F445AA">
          <w:rPr>
            <w:noProof/>
            <w:webHidden/>
          </w:rPr>
          <w:tab/>
        </w:r>
        <w:r w:rsidR="00F445AA">
          <w:rPr>
            <w:noProof/>
            <w:webHidden/>
          </w:rPr>
          <w:fldChar w:fldCharType="begin"/>
        </w:r>
        <w:r w:rsidR="00F445AA">
          <w:rPr>
            <w:noProof/>
            <w:webHidden/>
          </w:rPr>
          <w:instrText xml:space="preserve"> PAGEREF _Toc212539522 \h </w:instrText>
        </w:r>
        <w:r w:rsidR="00F445AA">
          <w:rPr>
            <w:noProof/>
            <w:webHidden/>
          </w:rPr>
        </w:r>
        <w:r w:rsidR="00F445AA">
          <w:rPr>
            <w:noProof/>
            <w:webHidden/>
          </w:rPr>
          <w:fldChar w:fldCharType="separate"/>
        </w:r>
        <w:r w:rsidR="00F445AA">
          <w:rPr>
            <w:noProof/>
            <w:webHidden/>
          </w:rPr>
          <w:t>39</w:t>
        </w:r>
        <w:r w:rsidR="00F445AA">
          <w:rPr>
            <w:noProof/>
            <w:webHidden/>
          </w:rPr>
          <w:fldChar w:fldCharType="end"/>
        </w:r>
      </w:hyperlink>
    </w:p>
    <w:p w14:paraId="07E205AE" w14:textId="72A22CAF"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523" w:history="1">
        <w:r w:rsidR="00F445AA" w:rsidRPr="00B44286">
          <w:rPr>
            <w:rStyle w:val="Hipervnculo"/>
            <w:noProof/>
          </w:rPr>
          <w:t>Tabla 7.1 Caso de uso N°5.6, Imprimiendo informe de asistencia</w:t>
        </w:r>
        <w:r w:rsidR="00F445AA">
          <w:rPr>
            <w:noProof/>
            <w:webHidden/>
          </w:rPr>
          <w:tab/>
        </w:r>
        <w:r w:rsidR="00F445AA">
          <w:rPr>
            <w:noProof/>
            <w:webHidden/>
          </w:rPr>
          <w:fldChar w:fldCharType="begin"/>
        </w:r>
        <w:r w:rsidR="00F445AA">
          <w:rPr>
            <w:noProof/>
            <w:webHidden/>
          </w:rPr>
          <w:instrText xml:space="preserve"> PAGEREF _Toc212539523 \h </w:instrText>
        </w:r>
        <w:r w:rsidR="00F445AA">
          <w:rPr>
            <w:noProof/>
            <w:webHidden/>
          </w:rPr>
        </w:r>
        <w:r w:rsidR="00F445AA">
          <w:rPr>
            <w:noProof/>
            <w:webHidden/>
          </w:rPr>
          <w:fldChar w:fldCharType="separate"/>
        </w:r>
        <w:r w:rsidR="00F445AA">
          <w:rPr>
            <w:noProof/>
            <w:webHidden/>
          </w:rPr>
          <w:t>39</w:t>
        </w:r>
        <w:r w:rsidR="00F445AA">
          <w:rPr>
            <w:noProof/>
            <w:webHidden/>
          </w:rPr>
          <w:fldChar w:fldCharType="end"/>
        </w:r>
      </w:hyperlink>
    </w:p>
    <w:p w14:paraId="0451DAE5" w14:textId="02CFE80F"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525" w:history="1">
        <w:r w:rsidR="00F445AA" w:rsidRPr="00B44286">
          <w:rPr>
            <w:rStyle w:val="Hipervnculo"/>
            <w:noProof/>
          </w:rPr>
          <w:t>Tabla 7.2 Caso de uso N°5.7, Visualizando informe diario de asistencia</w:t>
        </w:r>
        <w:r w:rsidR="00F445AA">
          <w:rPr>
            <w:noProof/>
            <w:webHidden/>
          </w:rPr>
          <w:tab/>
        </w:r>
        <w:r w:rsidR="00F445AA">
          <w:rPr>
            <w:noProof/>
            <w:webHidden/>
          </w:rPr>
          <w:fldChar w:fldCharType="begin"/>
        </w:r>
        <w:r w:rsidR="00F445AA">
          <w:rPr>
            <w:noProof/>
            <w:webHidden/>
          </w:rPr>
          <w:instrText xml:space="preserve"> PAGEREF _Toc212539525 \h </w:instrText>
        </w:r>
        <w:r w:rsidR="00F445AA">
          <w:rPr>
            <w:noProof/>
            <w:webHidden/>
          </w:rPr>
        </w:r>
        <w:r w:rsidR="00F445AA">
          <w:rPr>
            <w:noProof/>
            <w:webHidden/>
          </w:rPr>
          <w:fldChar w:fldCharType="separate"/>
        </w:r>
        <w:r w:rsidR="00F445AA">
          <w:rPr>
            <w:noProof/>
            <w:webHidden/>
          </w:rPr>
          <w:t>43</w:t>
        </w:r>
        <w:r w:rsidR="00F445AA">
          <w:rPr>
            <w:noProof/>
            <w:webHidden/>
          </w:rPr>
          <w:fldChar w:fldCharType="end"/>
        </w:r>
      </w:hyperlink>
    </w:p>
    <w:p w14:paraId="6F989DD0" w14:textId="250827C8"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527" w:history="1">
        <w:r w:rsidR="00F445AA" w:rsidRPr="00B44286">
          <w:rPr>
            <w:rStyle w:val="Hipervnculo"/>
            <w:noProof/>
          </w:rPr>
          <w:t>Tabla 7.3 Caso de uso N°6.7, Imprimiendo permisos seleccionados</w:t>
        </w:r>
        <w:r w:rsidR="00F445AA">
          <w:rPr>
            <w:noProof/>
            <w:webHidden/>
          </w:rPr>
          <w:tab/>
        </w:r>
        <w:r w:rsidR="00F445AA">
          <w:rPr>
            <w:noProof/>
            <w:webHidden/>
          </w:rPr>
          <w:fldChar w:fldCharType="begin"/>
        </w:r>
        <w:r w:rsidR="00F445AA">
          <w:rPr>
            <w:noProof/>
            <w:webHidden/>
          </w:rPr>
          <w:instrText xml:space="preserve"> PAGEREF _Toc212539527 \h </w:instrText>
        </w:r>
        <w:r w:rsidR="00F445AA">
          <w:rPr>
            <w:noProof/>
            <w:webHidden/>
          </w:rPr>
        </w:r>
        <w:r w:rsidR="00F445AA">
          <w:rPr>
            <w:noProof/>
            <w:webHidden/>
          </w:rPr>
          <w:fldChar w:fldCharType="separate"/>
        </w:r>
        <w:r w:rsidR="00F445AA">
          <w:rPr>
            <w:noProof/>
            <w:webHidden/>
          </w:rPr>
          <w:t>47</w:t>
        </w:r>
        <w:r w:rsidR="00F445AA">
          <w:rPr>
            <w:noProof/>
            <w:webHidden/>
          </w:rPr>
          <w:fldChar w:fldCharType="end"/>
        </w:r>
      </w:hyperlink>
    </w:p>
    <w:p w14:paraId="76A7711F" w14:textId="6A09993A"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529" w:history="1">
        <w:r w:rsidR="00F445AA" w:rsidRPr="00B44286">
          <w:rPr>
            <w:rStyle w:val="Hipervnculo"/>
            <w:noProof/>
          </w:rPr>
          <w:t>Tabla 7.4 Caso de uso N°6.8, Eliminando permisos</w:t>
        </w:r>
        <w:r w:rsidR="00F445AA">
          <w:rPr>
            <w:noProof/>
            <w:webHidden/>
          </w:rPr>
          <w:tab/>
        </w:r>
        <w:r w:rsidR="00F445AA">
          <w:rPr>
            <w:noProof/>
            <w:webHidden/>
          </w:rPr>
          <w:fldChar w:fldCharType="begin"/>
        </w:r>
        <w:r w:rsidR="00F445AA">
          <w:rPr>
            <w:noProof/>
            <w:webHidden/>
          </w:rPr>
          <w:instrText xml:space="preserve"> PAGEREF _Toc212539529 \h </w:instrText>
        </w:r>
        <w:r w:rsidR="00F445AA">
          <w:rPr>
            <w:noProof/>
            <w:webHidden/>
          </w:rPr>
        </w:r>
        <w:r w:rsidR="00F445AA">
          <w:rPr>
            <w:noProof/>
            <w:webHidden/>
          </w:rPr>
          <w:fldChar w:fldCharType="separate"/>
        </w:r>
        <w:r w:rsidR="00F445AA">
          <w:rPr>
            <w:noProof/>
            <w:webHidden/>
          </w:rPr>
          <w:t>51</w:t>
        </w:r>
        <w:r w:rsidR="00F445AA">
          <w:rPr>
            <w:noProof/>
            <w:webHidden/>
          </w:rPr>
          <w:fldChar w:fldCharType="end"/>
        </w:r>
      </w:hyperlink>
    </w:p>
    <w:p w14:paraId="10ABAD99" w14:textId="1F666C93"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531" w:history="1">
        <w:r w:rsidR="00F445AA" w:rsidRPr="00B44286">
          <w:rPr>
            <w:rStyle w:val="Hipervnculo"/>
            <w:noProof/>
          </w:rPr>
          <w:t>8. SPRINT REVIEW</w:t>
        </w:r>
        <w:r w:rsidR="00F445AA">
          <w:rPr>
            <w:noProof/>
            <w:webHidden/>
          </w:rPr>
          <w:tab/>
        </w:r>
        <w:r w:rsidR="00F445AA">
          <w:rPr>
            <w:noProof/>
            <w:webHidden/>
          </w:rPr>
          <w:fldChar w:fldCharType="begin"/>
        </w:r>
        <w:r w:rsidR="00F445AA">
          <w:rPr>
            <w:noProof/>
            <w:webHidden/>
          </w:rPr>
          <w:instrText xml:space="preserve"> PAGEREF _Toc212539531 \h </w:instrText>
        </w:r>
        <w:r w:rsidR="00F445AA">
          <w:rPr>
            <w:noProof/>
            <w:webHidden/>
          </w:rPr>
        </w:r>
        <w:r w:rsidR="00F445AA">
          <w:rPr>
            <w:noProof/>
            <w:webHidden/>
          </w:rPr>
          <w:fldChar w:fldCharType="separate"/>
        </w:r>
        <w:r w:rsidR="00F445AA">
          <w:rPr>
            <w:noProof/>
            <w:webHidden/>
          </w:rPr>
          <w:t>55</w:t>
        </w:r>
        <w:r w:rsidR="00F445AA">
          <w:rPr>
            <w:noProof/>
            <w:webHidden/>
          </w:rPr>
          <w:fldChar w:fldCharType="end"/>
        </w:r>
      </w:hyperlink>
    </w:p>
    <w:p w14:paraId="252F7976" w14:textId="79F8EB9A" w:rsidR="00F445AA" w:rsidRDefault="00416762">
      <w:pPr>
        <w:pStyle w:val="TDC2"/>
        <w:rPr>
          <w:rFonts w:asciiTheme="minorHAnsi" w:eastAsiaTheme="minorEastAsia" w:hAnsiTheme="minorHAnsi" w:cstheme="minorBidi"/>
          <w:noProof/>
          <w:kern w:val="2"/>
          <w:szCs w:val="24"/>
          <w14:ligatures w14:val="standardContextual"/>
        </w:rPr>
      </w:pPr>
      <w:hyperlink w:anchor="_Toc212539532" w:history="1">
        <w:r w:rsidR="00F445AA" w:rsidRPr="00B44286">
          <w:rPr>
            <w:rStyle w:val="Hipervnculo"/>
            <w:noProof/>
          </w:rPr>
          <w:t>Tabla 8.1 Sprint Backlog Review</w:t>
        </w:r>
        <w:r w:rsidR="00F445AA">
          <w:rPr>
            <w:noProof/>
            <w:webHidden/>
          </w:rPr>
          <w:tab/>
        </w:r>
        <w:r w:rsidR="00F445AA">
          <w:rPr>
            <w:noProof/>
            <w:webHidden/>
          </w:rPr>
          <w:fldChar w:fldCharType="begin"/>
        </w:r>
        <w:r w:rsidR="00F445AA">
          <w:rPr>
            <w:noProof/>
            <w:webHidden/>
          </w:rPr>
          <w:instrText xml:space="preserve"> PAGEREF _Toc212539532 \h </w:instrText>
        </w:r>
        <w:r w:rsidR="00F445AA">
          <w:rPr>
            <w:noProof/>
            <w:webHidden/>
          </w:rPr>
        </w:r>
        <w:r w:rsidR="00F445AA">
          <w:rPr>
            <w:noProof/>
            <w:webHidden/>
          </w:rPr>
          <w:fldChar w:fldCharType="separate"/>
        </w:r>
        <w:r w:rsidR="00F445AA">
          <w:rPr>
            <w:noProof/>
            <w:webHidden/>
          </w:rPr>
          <w:t>55</w:t>
        </w:r>
        <w:r w:rsidR="00F445AA">
          <w:rPr>
            <w:noProof/>
            <w:webHidden/>
          </w:rPr>
          <w:fldChar w:fldCharType="end"/>
        </w:r>
      </w:hyperlink>
    </w:p>
    <w:p w14:paraId="128C42FF" w14:textId="2E4379BA" w:rsidR="00F445AA" w:rsidRDefault="00416762" w:rsidP="00F445AA">
      <w:pPr>
        <w:pStyle w:val="TDC2"/>
        <w:rPr>
          <w:rFonts w:asciiTheme="minorHAnsi" w:eastAsiaTheme="minorEastAsia" w:hAnsiTheme="minorHAnsi" w:cstheme="minorBidi"/>
          <w:noProof/>
          <w:kern w:val="2"/>
          <w:szCs w:val="24"/>
          <w14:ligatures w14:val="standardContextual"/>
        </w:rPr>
      </w:pPr>
      <w:hyperlink w:anchor="_Toc212539533" w:history="1">
        <w:r w:rsidR="00F445AA" w:rsidRPr="00B44286">
          <w:rPr>
            <w:rStyle w:val="Hipervnculo"/>
            <w:noProof/>
          </w:rPr>
          <w:t>Tabla 8.2 Tabla de esfuerzo</w:t>
        </w:r>
        <w:r w:rsidR="00F445AA">
          <w:rPr>
            <w:noProof/>
            <w:webHidden/>
          </w:rPr>
          <w:tab/>
        </w:r>
        <w:r w:rsidR="00F445AA">
          <w:rPr>
            <w:noProof/>
            <w:webHidden/>
          </w:rPr>
          <w:fldChar w:fldCharType="begin"/>
        </w:r>
        <w:r w:rsidR="00F445AA">
          <w:rPr>
            <w:noProof/>
            <w:webHidden/>
          </w:rPr>
          <w:instrText xml:space="preserve"> PAGEREF _Toc212539533 \h </w:instrText>
        </w:r>
        <w:r w:rsidR="00F445AA">
          <w:rPr>
            <w:noProof/>
            <w:webHidden/>
          </w:rPr>
        </w:r>
        <w:r w:rsidR="00F445AA">
          <w:rPr>
            <w:noProof/>
            <w:webHidden/>
          </w:rPr>
          <w:fldChar w:fldCharType="separate"/>
        </w:r>
        <w:r w:rsidR="00F445AA">
          <w:rPr>
            <w:noProof/>
            <w:webHidden/>
          </w:rPr>
          <w:t>55</w:t>
        </w:r>
        <w:r w:rsidR="00F445AA">
          <w:rPr>
            <w:noProof/>
            <w:webHidden/>
          </w:rPr>
          <w:fldChar w:fldCharType="end"/>
        </w:r>
      </w:hyperlink>
    </w:p>
    <w:p w14:paraId="29F2E1A4" w14:textId="70118048" w:rsidR="00F445AA" w:rsidRDefault="00416762">
      <w:pPr>
        <w:pStyle w:val="TDC2"/>
        <w:rPr>
          <w:rFonts w:asciiTheme="minorHAnsi" w:eastAsiaTheme="minorEastAsia" w:hAnsiTheme="minorHAnsi" w:cstheme="minorBidi"/>
          <w:noProof/>
          <w:kern w:val="2"/>
          <w:szCs w:val="24"/>
          <w14:ligatures w14:val="standardContextual"/>
        </w:rPr>
      </w:pPr>
      <w:hyperlink w:anchor="_Toc212539537" w:history="1">
        <w:r w:rsidR="00F445AA" w:rsidRPr="00B44286">
          <w:rPr>
            <w:rStyle w:val="Hipervnculo"/>
            <w:noProof/>
          </w:rPr>
          <w:t>Tabla 8.3 “Plan de mejora”</w:t>
        </w:r>
        <w:r w:rsidR="00F445AA">
          <w:rPr>
            <w:noProof/>
            <w:webHidden/>
          </w:rPr>
          <w:tab/>
        </w:r>
        <w:r w:rsidR="00F445AA">
          <w:rPr>
            <w:noProof/>
            <w:webHidden/>
          </w:rPr>
          <w:fldChar w:fldCharType="begin"/>
        </w:r>
        <w:r w:rsidR="00F445AA">
          <w:rPr>
            <w:noProof/>
            <w:webHidden/>
          </w:rPr>
          <w:instrText xml:space="preserve"> PAGEREF _Toc212539537 \h </w:instrText>
        </w:r>
        <w:r w:rsidR="00F445AA">
          <w:rPr>
            <w:noProof/>
            <w:webHidden/>
          </w:rPr>
        </w:r>
        <w:r w:rsidR="00F445AA">
          <w:rPr>
            <w:noProof/>
            <w:webHidden/>
          </w:rPr>
          <w:fldChar w:fldCharType="separate"/>
        </w:r>
        <w:r w:rsidR="00F445AA">
          <w:rPr>
            <w:noProof/>
            <w:webHidden/>
          </w:rPr>
          <w:t>60</w:t>
        </w:r>
        <w:r w:rsidR="00F445AA">
          <w:rPr>
            <w:noProof/>
            <w:webHidden/>
          </w:rPr>
          <w:fldChar w:fldCharType="end"/>
        </w:r>
      </w:hyperlink>
    </w:p>
    <w:p w14:paraId="65C72279" w14:textId="2D58A5D2"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538" w:history="1">
        <w:r w:rsidR="00F445AA" w:rsidRPr="00B44286">
          <w:rPr>
            <w:rStyle w:val="Hipervnculo"/>
            <w:noProof/>
          </w:rPr>
          <w:t>9. ANEXO</w:t>
        </w:r>
        <w:r w:rsidR="00F445AA">
          <w:rPr>
            <w:noProof/>
            <w:webHidden/>
          </w:rPr>
          <w:tab/>
        </w:r>
        <w:r w:rsidR="00F445AA" w:rsidRPr="00F445AA">
          <w:rPr>
            <w:noProof/>
            <w:webHidden/>
          </w:rPr>
          <w:tab/>
        </w:r>
        <w:r w:rsidR="00F445AA">
          <w:rPr>
            <w:noProof/>
            <w:webHidden/>
          </w:rPr>
          <w:fldChar w:fldCharType="begin"/>
        </w:r>
        <w:r w:rsidR="00F445AA">
          <w:rPr>
            <w:noProof/>
            <w:webHidden/>
          </w:rPr>
          <w:instrText xml:space="preserve"> PAGEREF _Toc212539538 \h </w:instrText>
        </w:r>
        <w:r w:rsidR="00F445AA">
          <w:rPr>
            <w:noProof/>
            <w:webHidden/>
          </w:rPr>
        </w:r>
        <w:r w:rsidR="00F445AA">
          <w:rPr>
            <w:noProof/>
            <w:webHidden/>
          </w:rPr>
          <w:fldChar w:fldCharType="separate"/>
        </w:r>
        <w:r w:rsidR="00F445AA">
          <w:rPr>
            <w:noProof/>
            <w:webHidden/>
          </w:rPr>
          <w:t>61</w:t>
        </w:r>
        <w:r w:rsidR="00F445AA">
          <w:rPr>
            <w:noProof/>
            <w:webHidden/>
          </w:rPr>
          <w:fldChar w:fldCharType="end"/>
        </w:r>
      </w:hyperlink>
    </w:p>
    <w:p w14:paraId="23826A41" w14:textId="64E54713" w:rsidR="00F445AA" w:rsidRDefault="00416762">
      <w:pPr>
        <w:pStyle w:val="TDC1"/>
        <w:rPr>
          <w:rFonts w:asciiTheme="minorHAnsi" w:eastAsiaTheme="minorEastAsia" w:hAnsiTheme="minorHAnsi" w:cstheme="minorBidi"/>
          <w:bCs w:val="0"/>
          <w:caps w:val="0"/>
          <w:noProof/>
          <w:kern w:val="2"/>
          <w:szCs w:val="24"/>
          <w14:ligatures w14:val="standardContextual"/>
        </w:rPr>
      </w:pPr>
      <w:hyperlink w:anchor="_Toc212539539" w:history="1">
        <w:r w:rsidR="00F445AA" w:rsidRPr="00B44286">
          <w:rPr>
            <w:rStyle w:val="Hipervnculo"/>
            <w:noProof/>
          </w:rPr>
          <w:t>10. REFERENCIAS</w:t>
        </w:r>
        <w:r w:rsidR="00F445AA">
          <w:rPr>
            <w:noProof/>
            <w:webHidden/>
          </w:rPr>
          <w:tab/>
        </w:r>
        <w:r w:rsidR="00F445AA">
          <w:rPr>
            <w:noProof/>
            <w:webHidden/>
          </w:rPr>
          <w:fldChar w:fldCharType="begin"/>
        </w:r>
        <w:r w:rsidR="00F445AA">
          <w:rPr>
            <w:noProof/>
            <w:webHidden/>
          </w:rPr>
          <w:instrText xml:space="preserve"> PAGEREF _Toc212539539 \h </w:instrText>
        </w:r>
        <w:r w:rsidR="00F445AA">
          <w:rPr>
            <w:noProof/>
            <w:webHidden/>
          </w:rPr>
        </w:r>
        <w:r w:rsidR="00F445AA">
          <w:rPr>
            <w:noProof/>
            <w:webHidden/>
          </w:rPr>
          <w:fldChar w:fldCharType="separate"/>
        </w:r>
        <w:r w:rsidR="00F445AA">
          <w:rPr>
            <w:noProof/>
            <w:webHidden/>
          </w:rPr>
          <w:t>71</w:t>
        </w:r>
        <w:r w:rsidR="00F445AA">
          <w:rPr>
            <w:noProof/>
            <w:webHidden/>
          </w:rPr>
          <w:fldChar w:fldCharType="end"/>
        </w:r>
      </w:hyperlink>
    </w:p>
    <w:p w14:paraId="19D652A9" w14:textId="40F134CD" w:rsidR="000A13D0" w:rsidRDefault="00F445AA" w:rsidP="00F445AA">
      <w:pPr>
        <w:pStyle w:val="TDC1"/>
      </w:pPr>
      <w:r>
        <w:fldChar w:fldCharType="end"/>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11609240"/>
      <w:bookmarkStart w:id="6" w:name="_Toc212539442"/>
      <w:bookmarkStart w:id="7" w:name="_Toc212539496"/>
      <w:bookmarkStart w:id="8" w:name="_Toc213146836"/>
      <w:r>
        <w:lastRenderedPageBreak/>
        <w:t>I</w:t>
      </w:r>
      <w:r w:rsidR="005C6402">
        <w:t>NTRODUCCI</w:t>
      </w:r>
      <w:r w:rsidR="00945F17">
        <w:t>Ó</w:t>
      </w:r>
      <w:r w:rsidR="005C6402">
        <w:t>N</w:t>
      </w:r>
      <w:bookmarkEnd w:id="1"/>
      <w:bookmarkEnd w:id="2"/>
      <w:bookmarkEnd w:id="3"/>
      <w:bookmarkEnd w:id="4"/>
      <w:bookmarkEnd w:id="5"/>
      <w:bookmarkEnd w:id="6"/>
      <w:bookmarkEnd w:id="7"/>
      <w:bookmarkEnd w:id="8"/>
    </w:p>
    <w:p w14:paraId="7903DEC6" w14:textId="77777777" w:rsidR="00517358" w:rsidRDefault="00517358" w:rsidP="00517358"/>
    <w:p w14:paraId="50071D40" w14:textId="77777777" w:rsidR="00987A0F" w:rsidRPr="00517358" w:rsidRDefault="00987A0F" w:rsidP="00517358"/>
    <w:p w14:paraId="5AD7DDE2" w14:textId="743492A2" w:rsidR="003423E5" w:rsidRDefault="003423E5" w:rsidP="003423E5">
      <w:r w:rsidRPr="003423E5">
        <w:t xml:space="preserve">El presente documento aborda el desarrollo y la especificación del </w:t>
      </w:r>
      <w:r w:rsidR="004C5955">
        <w:t>Cuarto</w:t>
      </w:r>
      <w:r w:rsidRPr="003423E5">
        <w:t xml:space="preserve"> Incremento para el Sistema Biométrico Web EUGCOM, un sistema de gestión de Recursos Humanos. Este entregable marca el inicio formal de la implementación del proyecto, donde se ha priorizado y documentado un mínimo del </w:t>
      </w:r>
      <w:r w:rsidR="004C5955">
        <w:t>100</w:t>
      </w:r>
      <w:r w:rsidRPr="003423E5">
        <w:t>%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9" w:name="_Toc200405755"/>
      <w:bookmarkStart w:id="10" w:name="_Toc201199575"/>
      <w:bookmarkStart w:id="11" w:name="_Toc201199664"/>
      <w:bookmarkStart w:id="12" w:name="_Toc211609241"/>
      <w:bookmarkStart w:id="13" w:name="_Toc212539443"/>
      <w:bookmarkStart w:id="14" w:name="_Toc212539497"/>
      <w:bookmarkStart w:id="15" w:name="_Toc213146837"/>
      <w:r>
        <w:lastRenderedPageBreak/>
        <w:t>PROPUESTA DE SOLUCI</w:t>
      </w:r>
      <w:r w:rsidR="002D45BF">
        <w:t>Ó</w:t>
      </w:r>
      <w:r>
        <w:t>N E INCREMENTO DONDE SE ESPECIFICA EL INCREMENTO</w:t>
      </w:r>
      <w:bookmarkEnd w:id="9"/>
      <w:bookmarkEnd w:id="10"/>
      <w:bookmarkEnd w:id="11"/>
      <w:bookmarkEnd w:id="12"/>
      <w:bookmarkEnd w:id="13"/>
      <w:bookmarkEnd w:id="14"/>
      <w:bookmarkEnd w:id="15"/>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6" w:name="_Toc213146838"/>
      <w:r>
        <w:t>Propuesta de solución</w:t>
      </w:r>
      <w:bookmarkEnd w:id="16"/>
    </w:p>
    <w:p w14:paraId="11D2D689" w14:textId="77777777" w:rsidR="002D45BF" w:rsidRPr="002D45BF" w:rsidRDefault="002D45BF" w:rsidP="002D45BF"/>
    <w:p w14:paraId="5E29754A" w14:textId="77777777" w:rsidR="00ED2055" w:rsidRDefault="00ED2055" w:rsidP="00ED2055">
      <w:r w:rsidRPr="00D9662A">
        <w:t xml:space="preserve">La propuesta de solución para el sistema de gestión de RRHH de EUGCOM se basa en una Arquitectura Cliente-Servidor en Capas, la cual será implementada con un enfoque de </w:t>
      </w:r>
      <w:proofErr w:type="spellStart"/>
      <w:r w:rsidRPr="00D9662A">
        <w:t>Microservicios</w:t>
      </w:r>
      <w:proofErr w:type="spellEnd"/>
      <w:r w:rsidRPr="00D9662A">
        <w:t xml:space="preserve"> para el </w:t>
      </w:r>
      <w:proofErr w:type="spellStart"/>
      <w:r w:rsidRPr="00D9662A">
        <w:t>backend</w:t>
      </w:r>
      <w:proofErr w:type="spellEnd"/>
      <w:r w:rsidRPr="00D9662A">
        <w:t>.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 xml:space="preserve">La persistencia de datos se gestionará mediante una base de datos utilizando el gestor de base de datos </w:t>
      </w:r>
      <w:proofErr w:type="spellStart"/>
      <w:r>
        <w:t>MySQL</w:t>
      </w:r>
      <w:proofErr w:type="spellEnd"/>
      <w:r w:rsidR="005B0018">
        <w:t>/</w:t>
      </w:r>
      <w:proofErr w:type="spellStart"/>
      <w:r w:rsidR="005B0018">
        <w:t>MariaDB</w:t>
      </w:r>
      <w:proofErr w:type="spellEnd"/>
      <w:r>
        <w:t xml:space="preserve">, que almacenará toda la información crítica del sistema. El </w:t>
      </w:r>
      <w:proofErr w:type="spellStart"/>
      <w:r>
        <w:t>backend</w:t>
      </w:r>
      <w:proofErr w:type="spellEnd"/>
      <w:r>
        <w:t xml:space="preserve">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La interfaz gráfica de usuario (</w:t>
      </w:r>
      <w:proofErr w:type="spellStart"/>
      <w:r w:rsidRPr="00D9662A">
        <w:t>Frontend</w:t>
      </w:r>
      <w:proofErr w:type="spellEnd"/>
      <w:r w:rsidRPr="00D9662A">
        <w:t xml:space="preserve">)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6100697A" w:rsidR="00466725" w:rsidRDefault="00466725" w:rsidP="00466725">
      <w:pPr>
        <w:pStyle w:val="Ttulo2"/>
      </w:pPr>
      <w:bookmarkStart w:id="17" w:name="_Toc213146839"/>
      <w:r w:rsidRPr="00466725">
        <w:t>Especificación del Incremento (</w:t>
      </w:r>
      <w:r w:rsidR="004C5955">
        <w:t>Cuarto</w:t>
      </w:r>
      <w:r w:rsidRPr="00466725">
        <w:t xml:space="preserve"> Incremento)</w:t>
      </w:r>
      <w:bookmarkEnd w:id="17"/>
    </w:p>
    <w:p w14:paraId="36D53C47" w14:textId="77777777" w:rsidR="00466725" w:rsidRPr="00466725" w:rsidRDefault="00466725" w:rsidP="00466725"/>
    <w:p w14:paraId="2B29B1CD" w14:textId="7D6B341F" w:rsidR="00466725" w:rsidRPr="00466725" w:rsidRDefault="00314843" w:rsidP="00E17289">
      <w:r>
        <w:t xml:space="preserve">Se detalla el </w:t>
      </w:r>
      <w:r w:rsidR="004C5955">
        <w:t>cuarto</w:t>
      </w:r>
      <w:r w:rsidR="00466725" w:rsidRPr="00466725">
        <w:t xml:space="preserve">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8" w:name="_Toc213146840"/>
      <w:r>
        <w:t xml:space="preserve">Cantidad de </w:t>
      </w:r>
      <w:r w:rsidRPr="00466725">
        <w:t>casos</w:t>
      </w:r>
      <w:r>
        <w:t xml:space="preserve"> de uso</w:t>
      </w:r>
      <w:bookmarkEnd w:id="18"/>
    </w:p>
    <w:p w14:paraId="36B62B8D" w14:textId="77777777" w:rsidR="00C13E56" w:rsidRDefault="00C13E56" w:rsidP="00C13E56"/>
    <w:p w14:paraId="3CD28233" w14:textId="4AB540D1" w:rsidR="00F9267B" w:rsidRDefault="00D709BE" w:rsidP="00F9267B">
      <w:r>
        <w:t>E</w:t>
      </w:r>
      <w:r w:rsidR="00F9267B">
        <w:t>l</w:t>
      </w:r>
      <w:r w:rsidR="00F9267B" w:rsidRPr="00F9267B">
        <w:t xml:space="preserve"> </w:t>
      </w:r>
      <w:r w:rsidR="004C5955">
        <w:t>cuarto</w:t>
      </w:r>
      <w:r w:rsidR="00F9267B" w:rsidRPr="00F9267B">
        <w:t xml:space="preserve"> incremento comprende la implementación y documentación de </w:t>
      </w:r>
      <w:r w:rsidR="004C5955">
        <w:t>2</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1A7509D0" w:rsidR="00EC0BFA" w:rsidRDefault="00EC0BFA" w:rsidP="007C5A36">
      <w:pPr>
        <w:pStyle w:val="Descripcin"/>
        <w:keepNext/>
      </w:pPr>
      <w:bookmarkStart w:id="19" w:name="_Toc200405757"/>
      <w:bookmarkStart w:id="20" w:name="_Toc200570059"/>
      <w:bookmarkStart w:id="21" w:name="_Toc200854178"/>
      <w:bookmarkStart w:id="22" w:name="_Toc201172395"/>
      <w:bookmarkStart w:id="23" w:name="_Toc201199576"/>
      <w:bookmarkStart w:id="24" w:name="_Toc201199665"/>
      <w:bookmarkStart w:id="25" w:name="_Toc211609242"/>
      <w:bookmarkStart w:id="26" w:name="_Toc212539444"/>
      <w:bookmarkStart w:id="27" w:name="_Toc212539498"/>
      <w:r>
        <w:lastRenderedPageBreak/>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2</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t xml:space="preserve"> gr</w:t>
      </w:r>
      <w:r w:rsidR="000C1D01">
        <w:t>á</w:t>
      </w:r>
      <w:r>
        <w:t>fico de barras de casos de uso</w:t>
      </w:r>
      <w:bookmarkEnd w:id="19"/>
      <w:bookmarkEnd w:id="20"/>
      <w:bookmarkEnd w:id="21"/>
      <w:bookmarkEnd w:id="22"/>
      <w:bookmarkEnd w:id="23"/>
      <w:bookmarkEnd w:id="24"/>
      <w:bookmarkEnd w:id="25"/>
      <w:bookmarkEnd w:id="26"/>
      <w:bookmarkEnd w:id="27"/>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28" w:name="_Toc200405758"/>
      <w:bookmarkStart w:id="29" w:name="_Toc213146841"/>
      <w:r>
        <w:t xml:space="preserve">Porcentaje </w:t>
      </w:r>
      <w:bookmarkEnd w:id="28"/>
      <w:r>
        <w:t>parcial</w:t>
      </w:r>
      <w:bookmarkEnd w:id="29"/>
    </w:p>
    <w:p w14:paraId="43B93733" w14:textId="3185202D" w:rsidR="00535FCB" w:rsidRDefault="00535FCB" w:rsidP="002B34D9">
      <w:pPr>
        <w:ind w:firstLine="0"/>
      </w:pPr>
    </w:p>
    <w:p w14:paraId="6DBA5F37" w14:textId="4812A982" w:rsidR="00D1742F" w:rsidRPr="00EC35D4" w:rsidRDefault="009626B7" w:rsidP="00EC35D4">
      <w:r w:rsidRPr="00EC35D4">
        <w:t xml:space="preserve">Este incremento logra cubrir un </w:t>
      </w:r>
      <w:r w:rsidR="004C5955">
        <w:t>3</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0A032C20" w:rsidR="000C1D01" w:rsidRDefault="000C1D01" w:rsidP="000C1D01">
      <w:pPr>
        <w:pStyle w:val="Descripcin"/>
        <w:keepNext/>
      </w:pPr>
      <w:bookmarkStart w:id="30" w:name="_Toc201172396"/>
      <w:bookmarkStart w:id="31" w:name="_Toc201199577"/>
      <w:bookmarkStart w:id="32" w:name="_Toc201199666"/>
      <w:bookmarkStart w:id="33" w:name="_Toc211609243"/>
      <w:bookmarkStart w:id="34" w:name="_Toc212539445"/>
      <w:bookmarkStart w:id="35" w:name="_Toc212539499"/>
      <w:r>
        <w:lastRenderedPageBreak/>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2</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t xml:space="preserve"> gráfico circular de porcentaje parcial</w:t>
      </w:r>
      <w:bookmarkEnd w:id="30"/>
      <w:bookmarkEnd w:id="31"/>
      <w:bookmarkEnd w:id="32"/>
      <w:bookmarkEnd w:id="33"/>
      <w:bookmarkEnd w:id="34"/>
      <w:bookmarkEnd w:id="35"/>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36" w:name="_Toc213146842"/>
      <w:r>
        <w:t>Porcentaje acumulado</w:t>
      </w:r>
      <w:bookmarkEnd w:id="36"/>
    </w:p>
    <w:p w14:paraId="3AAA7A9F" w14:textId="77777777" w:rsidR="009E15BA" w:rsidRPr="009E15BA" w:rsidRDefault="009E15BA" w:rsidP="009E15BA"/>
    <w:p w14:paraId="0AF0E845" w14:textId="0C2B35B8" w:rsidR="009A5BDA" w:rsidRDefault="007D3888" w:rsidP="007D3888">
      <w:r>
        <w:t>E</w:t>
      </w:r>
      <w:r w:rsidR="009A5BDA" w:rsidRPr="00466725">
        <w:t xml:space="preserve">l porcentaje acumulado de necesidades cubiertas </w:t>
      </w:r>
      <w:r w:rsidR="008D46C5">
        <w:t xml:space="preserve">es </w:t>
      </w:r>
      <w:r w:rsidR="009A5BDA" w:rsidRPr="00466725">
        <w:t xml:space="preserve">un </w:t>
      </w:r>
      <w:r w:rsidR="004C5955">
        <w:t>100</w:t>
      </w:r>
      <w:r w:rsidR="009A5BDA" w:rsidRPr="00466725">
        <w:t xml:space="preserve">%. </w:t>
      </w:r>
    </w:p>
    <w:p w14:paraId="18846C6B" w14:textId="77777777" w:rsidR="006E601F" w:rsidRDefault="006E601F" w:rsidP="009E15BA"/>
    <w:p w14:paraId="5EE0EC2A" w14:textId="799DDF11"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 xml:space="preserve">del </w:t>
      </w:r>
      <w:r w:rsidR="004C5955">
        <w:t>100</w:t>
      </w:r>
      <w:r w:rsidR="00655A38" w:rsidRPr="00466725">
        <w:t xml:space="preserve">% </w:t>
      </w:r>
      <w:r w:rsidR="004C5955">
        <w:t>cumple con</w:t>
      </w:r>
      <w:r w:rsidR="00655A38" w:rsidRPr="00466725">
        <w:t xml:space="preserve"> el requisito mínimo del </w:t>
      </w:r>
      <w:r w:rsidR="004C5955">
        <w:t>100</w:t>
      </w:r>
      <w:r w:rsidR="00655A38" w:rsidRPr="00466725">
        <w:t>%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21BB4D78" w:rsidR="000C1D01" w:rsidRDefault="000C1D01" w:rsidP="000C1D01">
      <w:pPr>
        <w:pStyle w:val="Descripcin"/>
        <w:keepNext/>
      </w:pPr>
      <w:bookmarkStart w:id="37" w:name="_Toc201172397"/>
      <w:bookmarkStart w:id="38" w:name="_Toc201199578"/>
      <w:bookmarkStart w:id="39" w:name="_Toc201199667"/>
      <w:bookmarkStart w:id="40" w:name="_Toc211609244"/>
      <w:bookmarkStart w:id="41" w:name="_Toc212539446"/>
      <w:bookmarkStart w:id="42" w:name="_Toc212539500"/>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2</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3</w:t>
      </w:r>
      <w:r w:rsidR="0013364A">
        <w:rPr>
          <w:noProof/>
        </w:rPr>
        <w:fldChar w:fldCharType="end"/>
      </w:r>
      <w:r>
        <w:t xml:space="preserve"> </w:t>
      </w:r>
      <w:r w:rsidRPr="003D5B76">
        <w:t>gr</w:t>
      </w:r>
      <w:r>
        <w:t>á</w:t>
      </w:r>
      <w:r w:rsidRPr="003D5B76">
        <w:t>fico de barras porcentaje acumulado</w:t>
      </w:r>
      <w:bookmarkEnd w:id="37"/>
      <w:bookmarkEnd w:id="38"/>
      <w:bookmarkEnd w:id="39"/>
      <w:bookmarkEnd w:id="40"/>
      <w:bookmarkEnd w:id="41"/>
      <w:bookmarkEnd w:id="42"/>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43" w:name="_Toc201199579"/>
      <w:bookmarkStart w:id="44" w:name="_Toc201199668"/>
      <w:bookmarkStart w:id="45" w:name="_Toc211609245"/>
      <w:bookmarkStart w:id="46" w:name="_Toc212539447"/>
      <w:bookmarkStart w:id="47" w:name="_Toc212539501"/>
      <w:bookmarkStart w:id="48" w:name="_Toc213146843"/>
      <w:r>
        <w:lastRenderedPageBreak/>
        <w:t>PRODUCT BACKLOG</w:t>
      </w:r>
      <w:bookmarkEnd w:id="43"/>
      <w:bookmarkEnd w:id="44"/>
      <w:bookmarkEnd w:id="45"/>
      <w:bookmarkEnd w:id="46"/>
      <w:bookmarkEnd w:id="47"/>
      <w:bookmarkEnd w:id="48"/>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 xml:space="preserve">establecido y mantenido un </w:t>
      </w:r>
      <w:proofErr w:type="spellStart"/>
      <w:r w:rsidR="00DA3A84" w:rsidRPr="00DA3A84">
        <w:t>Product</w:t>
      </w:r>
      <w:proofErr w:type="spellEnd"/>
      <w:r w:rsidR="00DA3A84" w:rsidRPr="00DA3A84">
        <w:t xml:space="preserve"> </w:t>
      </w:r>
      <w:proofErr w:type="spellStart"/>
      <w:r w:rsidR="00DA3A84" w:rsidRPr="00DA3A84">
        <w:t>Backlog</w:t>
      </w:r>
      <w:proofErr w:type="spellEnd"/>
      <w:r w:rsidR="00DA3A84" w:rsidRPr="00DA3A84">
        <w:t xml:space="preserve">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proofErr w:type="spellStart"/>
      <w:r w:rsidR="00803D6C" w:rsidRPr="00DA3A84">
        <w:t>Sprint</w:t>
      </w:r>
      <w:r w:rsidR="00803D6C">
        <w:t>s</w:t>
      </w:r>
      <w:proofErr w:type="spellEnd"/>
      <w:r w:rsidR="00DA3A84" w:rsidRPr="00DA3A84">
        <w:t>.</w:t>
      </w:r>
    </w:p>
    <w:p w14:paraId="61E3A971" w14:textId="449602C4" w:rsidR="00EA3640" w:rsidRPr="00EA3640" w:rsidRDefault="00EA3640" w:rsidP="00EA3640">
      <w:pPr>
        <w:pStyle w:val="Sinespaciado"/>
      </w:pPr>
    </w:p>
    <w:p w14:paraId="319BB0B3" w14:textId="76E19EA1" w:rsidR="00803D6C" w:rsidRDefault="00803D6C" w:rsidP="00803D6C">
      <w:pPr>
        <w:pStyle w:val="Descripcin"/>
        <w:keepNext/>
      </w:pPr>
      <w:bookmarkStart w:id="49" w:name="_Toc200854044"/>
      <w:bookmarkStart w:id="50" w:name="_Toc201172325"/>
      <w:bookmarkStart w:id="51" w:name="_Toc201199580"/>
      <w:bookmarkStart w:id="52" w:name="_Toc201199669"/>
      <w:bookmarkStart w:id="53" w:name="_Toc211609246"/>
      <w:bookmarkStart w:id="54" w:name="_Toc212539448"/>
      <w:bookmarkStart w:id="55" w:name="_Toc212539502"/>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3</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w:t>
      </w:r>
      <w:proofErr w:type="spellStart"/>
      <w:r w:rsidR="005A0324" w:rsidRPr="005A0324">
        <w:rPr>
          <w:u w:val="single"/>
        </w:rPr>
        <w:t>P</w:t>
      </w:r>
      <w:r w:rsidRPr="005A0324">
        <w:rPr>
          <w:u w:val="single"/>
        </w:rPr>
        <w:t>roduct</w:t>
      </w:r>
      <w:proofErr w:type="spellEnd"/>
      <w:r>
        <w:t xml:space="preserve"> </w:t>
      </w:r>
      <w:proofErr w:type="spellStart"/>
      <w:r>
        <w:t>backlog</w:t>
      </w:r>
      <w:bookmarkEnd w:id="49"/>
      <w:bookmarkEnd w:id="50"/>
      <w:bookmarkEnd w:id="51"/>
      <w:bookmarkEnd w:id="52"/>
      <w:bookmarkEnd w:id="53"/>
      <w:bookmarkEnd w:id="54"/>
      <w:bookmarkEnd w:id="55"/>
      <w:proofErr w:type="spellEnd"/>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418"/>
        <w:gridCol w:w="1035"/>
      </w:tblGrid>
      <w:tr w:rsidR="00F426D3" w14:paraId="391FA67B" w14:textId="7EAF82AD" w:rsidTr="005577CD">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418"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035"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DB5527" w14:paraId="2CFD68D5" w14:textId="77777777" w:rsidTr="005577CD">
        <w:trPr>
          <w:trHeight w:val="905"/>
        </w:trPr>
        <w:tc>
          <w:tcPr>
            <w:tcW w:w="636" w:type="dxa"/>
          </w:tcPr>
          <w:p w14:paraId="0F05DC68" w14:textId="7074D653" w:rsidR="00DB5527" w:rsidRDefault="00DB5527" w:rsidP="009F4E84">
            <w:pPr>
              <w:ind w:firstLine="0"/>
              <w:jc w:val="center"/>
              <w:rPr>
                <w:rFonts w:cs="Times New Roman"/>
              </w:rPr>
            </w:pPr>
          </w:p>
          <w:p w14:paraId="574F16E9" w14:textId="77777777" w:rsidR="00DB5527" w:rsidRDefault="005577CD" w:rsidP="00DB5527">
            <w:pPr>
              <w:ind w:firstLine="0"/>
              <w:rPr>
                <w:rFonts w:cs="Times New Roman"/>
              </w:rPr>
            </w:pPr>
            <w:r>
              <w:rPr>
                <w:rFonts w:cs="Times New Roman"/>
              </w:rPr>
              <w:t>7.1</w:t>
            </w:r>
          </w:p>
          <w:p w14:paraId="27D18032" w14:textId="50DB0A95" w:rsidR="005577CD" w:rsidRDefault="005577CD" w:rsidP="00DB5527">
            <w:pPr>
              <w:ind w:firstLine="0"/>
              <w:rPr>
                <w:rFonts w:cs="Times New Roman"/>
              </w:rPr>
            </w:pPr>
          </w:p>
        </w:tc>
        <w:tc>
          <w:tcPr>
            <w:tcW w:w="1344" w:type="dxa"/>
          </w:tcPr>
          <w:p w14:paraId="2B2FB550" w14:textId="57B3BFBF" w:rsidR="00DB5527" w:rsidRPr="007C25F6" w:rsidRDefault="00DB5527" w:rsidP="007C25F6">
            <w:pPr>
              <w:ind w:firstLine="0"/>
              <w:jc w:val="center"/>
              <w:rPr>
                <w:rFonts w:cs="Times New Roman"/>
              </w:rPr>
            </w:pPr>
          </w:p>
        </w:tc>
        <w:tc>
          <w:tcPr>
            <w:tcW w:w="2126" w:type="dxa"/>
          </w:tcPr>
          <w:p w14:paraId="604B8BE9" w14:textId="7DE5106A" w:rsidR="00DB5527" w:rsidRPr="007C25F6" w:rsidRDefault="00DB5527" w:rsidP="007C25F6">
            <w:pPr>
              <w:ind w:firstLine="0"/>
              <w:jc w:val="center"/>
              <w:rPr>
                <w:rFonts w:cs="Times New Roman"/>
              </w:rPr>
            </w:pPr>
          </w:p>
        </w:tc>
        <w:tc>
          <w:tcPr>
            <w:tcW w:w="1701" w:type="dxa"/>
          </w:tcPr>
          <w:p w14:paraId="4D435F48" w14:textId="137B57D4" w:rsidR="00DB5527" w:rsidRPr="007C25F6" w:rsidRDefault="00DB5527" w:rsidP="007C25F6">
            <w:pPr>
              <w:ind w:firstLine="0"/>
              <w:jc w:val="center"/>
              <w:rPr>
                <w:rFonts w:cs="Times New Roman"/>
              </w:rPr>
            </w:pPr>
          </w:p>
        </w:tc>
        <w:tc>
          <w:tcPr>
            <w:tcW w:w="1134" w:type="dxa"/>
          </w:tcPr>
          <w:p w14:paraId="2CAB2DBE" w14:textId="6A211DA6" w:rsidR="00DB5527" w:rsidRPr="007C25F6" w:rsidRDefault="00DB5527" w:rsidP="007C25F6">
            <w:pPr>
              <w:ind w:firstLine="0"/>
              <w:jc w:val="center"/>
              <w:rPr>
                <w:rFonts w:cs="Times New Roman"/>
              </w:rPr>
            </w:pPr>
          </w:p>
        </w:tc>
        <w:tc>
          <w:tcPr>
            <w:tcW w:w="1418" w:type="dxa"/>
          </w:tcPr>
          <w:p w14:paraId="3E068AAB" w14:textId="44F0EF82" w:rsidR="00DB5527" w:rsidRPr="007C25F6" w:rsidRDefault="00DB5527" w:rsidP="007C25F6">
            <w:pPr>
              <w:ind w:firstLine="0"/>
              <w:jc w:val="center"/>
              <w:rPr>
                <w:rFonts w:cs="Times New Roman"/>
              </w:rPr>
            </w:pPr>
          </w:p>
        </w:tc>
        <w:tc>
          <w:tcPr>
            <w:tcW w:w="1035" w:type="dxa"/>
          </w:tcPr>
          <w:p w14:paraId="1C02A840" w14:textId="5B5E1FA5" w:rsidR="00DB5527" w:rsidRPr="007C25F6" w:rsidRDefault="00DB5527" w:rsidP="007C25F6">
            <w:pPr>
              <w:ind w:firstLine="0"/>
              <w:jc w:val="center"/>
              <w:rPr>
                <w:rFonts w:cs="Times New Roman"/>
              </w:rPr>
            </w:pPr>
          </w:p>
        </w:tc>
      </w:tr>
      <w:tr w:rsidR="00DB5527" w14:paraId="2668D161" w14:textId="77777777" w:rsidTr="005577CD">
        <w:trPr>
          <w:trHeight w:val="905"/>
        </w:trPr>
        <w:tc>
          <w:tcPr>
            <w:tcW w:w="636" w:type="dxa"/>
          </w:tcPr>
          <w:p w14:paraId="71432E8A" w14:textId="77777777" w:rsidR="00DB5527" w:rsidRDefault="00DB5527" w:rsidP="007C25F6">
            <w:pPr>
              <w:ind w:firstLine="0"/>
              <w:jc w:val="center"/>
              <w:rPr>
                <w:rFonts w:cs="Times New Roman"/>
              </w:rPr>
            </w:pPr>
          </w:p>
          <w:p w14:paraId="23CDF3A8" w14:textId="600A44F9" w:rsidR="005577CD" w:rsidRDefault="005577CD" w:rsidP="007C25F6">
            <w:pPr>
              <w:ind w:firstLine="0"/>
              <w:jc w:val="center"/>
              <w:rPr>
                <w:rFonts w:cs="Times New Roman"/>
              </w:rPr>
            </w:pPr>
            <w:r>
              <w:rPr>
                <w:rFonts w:cs="Times New Roman"/>
              </w:rPr>
              <w:t>7.3</w:t>
            </w:r>
          </w:p>
        </w:tc>
        <w:tc>
          <w:tcPr>
            <w:tcW w:w="1344" w:type="dxa"/>
          </w:tcPr>
          <w:p w14:paraId="2F092E07" w14:textId="2804CDF6" w:rsidR="00DB5527" w:rsidRPr="007C25F6" w:rsidRDefault="00DB5527" w:rsidP="007C25F6">
            <w:pPr>
              <w:ind w:firstLine="0"/>
              <w:jc w:val="center"/>
              <w:rPr>
                <w:rFonts w:cs="Times New Roman"/>
              </w:rPr>
            </w:pPr>
          </w:p>
        </w:tc>
        <w:tc>
          <w:tcPr>
            <w:tcW w:w="2126" w:type="dxa"/>
          </w:tcPr>
          <w:p w14:paraId="0E378CA7" w14:textId="30F0FC1E" w:rsidR="00DB5527" w:rsidRPr="007C25F6" w:rsidRDefault="00DB5527" w:rsidP="007C25F6">
            <w:pPr>
              <w:ind w:firstLine="0"/>
              <w:jc w:val="center"/>
              <w:rPr>
                <w:rFonts w:cs="Times New Roman"/>
              </w:rPr>
            </w:pPr>
          </w:p>
        </w:tc>
        <w:tc>
          <w:tcPr>
            <w:tcW w:w="1701" w:type="dxa"/>
          </w:tcPr>
          <w:p w14:paraId="041B8870" w14:textId="416092EA" w:rsidR="00DB5527" w:rsidRPr="007C25F6" w:rsidRDefault="00DB5527" w:rsidP="007C25F6">
            <w:pPr>
              <w:ind w:firstLine="0"/>
              <w:jc w:val="center"/>
              <w:rPr>
                <w:rFonts w:cs="Times New Roman"/>
              </w:rPr>
            </w:pPr>
          </w:p>
        </w:tc>
        <w:tc>
          <w:tcPr>
            <w:tcW w:w="1134" w:type="dxa"/>
          </w:tcPr>
          <w:p w14:paraId="2F4DD2C8" w14:textId="1358667D" w:rsidR="00DB5527" w:rsidRPr="007C25F6" w:rsidRDefault="00DB5527" w:rsidP="007C25F6">
            <w:pPr>
              <w:ind w:firstLine="0"/>
              <w:jc w:val="center"/>
              <w:rPr>
                <w:rFonts w:cs="Times New Roman"/>
              </w:rPr>
            </w:pPr>
          </w:p>
        </w:tc>
        <w:tc>
          <w:tcPr>
            <w:tcW w:w="1418" w:type="dxa"/>
          </w:tcPr>
          <w:p w14:paraId="579C0EEF" w14:textId="4FC3531D" w:rsidR="00DB5527" w:rsidRPr="007C25F6" w:rsidRDefault="00DB5527" w:rsidP="007C25F6">
            <w:pPr>
              <w:ind w:firstLine="0"/>
              <w:jc w:val="center"/>
              <w:rPr>
                <w:rFonts w:cs="Times New Roman"/>
              </w:rPr>
            </w:pPr>
          </w:p>
        </w:tc>
        <w:tc>
          <w:tcPr>
            <w:tcW w:w="1035" w:type="dxa"/>
          </w:tcPr>
          <w:p w14:paraId="18F5BD38" w14:textId="4460C71C" w:rsidR="00DB5527" w:rsidRPr="007C25F6" w:rsidRDefault="00DB5527"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56" w:name="_Toc201199581"/>
      <w:bookmarkStart w:id="57" w:name="_Toc201199670"/>
      <w:bookmarkStart w:id="58" w:name="_Toc211609247"/>
      <w:bookmarkStart w:id="59" w:name="_Toc212539449"/>
      <w:bookmarkStart w:id="60" w:name="_Toc212539503"/>
      <w:bookmarkStart w:id="61" w:name="_Toc213146844"/>
      <w:r>
        <w:lastRenderedPageBreak/>
        <w:t>SPRINT BACKLOG</w:t>
      </w:r>
      <w:r w:rsidR="00FD2BD9">
        <w:t xml:space="preserve"> Y VISTA EXTERNA</w:t>
      </w:r>
      <w:bookmarkEnd w:id="56"/>
      <w:bookmarkEnd w:id="57"/>
      <w:bookmarkEnd w:id="58"/>
      <w:bookmarkEnd w:id="59"/>
      <w:bookmarkEnd w:id="60"/>
      <w:bookmarkEnd w:id="61"/>
    </w:p>
    <w:p w14:paraId="13FA23D5" w14:textId="77777777" w:rsidR="00225003" w:rsidRDefault="00225003" w:rsidP="00225003"/>
    <w:p w14:paraId="3DDEBD22" w14:textId="77777777" w:rsidR="00987A0F" w:rsidRPr="00225003" w:rsidRDefault="00987A0F" w:rsidP="00225003"/>
    <w:p w14:paraId="5B106C05" w14:textId="5F116F57" w:rsidR="00B6155F" w:rsidRDefault="00115472" w:rsidP="00974F7F">
      <w:pPr>
        <w:rPr>
          <w:noProof/>
        </w:rPr>
      </w:pPr>
      <w:r>
        <w:t xml:space="preserve">El sprint backlog se enfoca en el </w:t>
      </w:r>
      <w:r w:rsidR="005577CD">
        <w:t>cuarto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62" w:name="_Toc213146845"/>
      <w:r>
        <w:rPr>
          <w:noProof/>
        </w:rPr>
        <w:t>Sprint backlog</w:t>
      </w:r>
      <w:bookmarkEnd w:id="62"/>
    </w:p>
    <w:p w14:paraId="02B55D46" w14:textId="77777777" w:rsidR="00FD2BD9" w:rsidRPr="00FD2BD9" w:rsidRDefault="00FD2BD9" w:rsidP="00FD2BD9"/>
    <w:p w14:paraId="0D16A7E8" w14:textId="72DBD1A4" w:rsidR="00FD2BD9" w:rsidRDefault="00FD2BD9" w:rsidP="00FD2BD9">
      <w:r w:rsidRPr="00225003">
        <w:t xml:space="preserve">El Sprint Backlog de este </w:t>
      </w:r>
      <w:r w:rsidR="005577CD">
        <w:t>cuarto</w:t>
      </w:r>
      <w:r>
        <w:t xml:space="preserve"> </w:t>
      </w:r>
      <w:r w:rsidRPr="00225003">
        <w:t>incremento se ha enfocado en la Vista Externa del sistema, detallando los casos de uso que lo componen</w:t>
      </w:r>
      <w:r w:rsidR="00840341">
        <w:t>.</w:t>
      </w:r>
    </w:p>
    <w:p w14:paraId="53228E27" w14:textId="77777777" w:rsidR="00511FD6" w:rsidRDefault="00511FD6" w:rsidP="00FD2BD9"/>
    <w:p w14:paraId="27014824" w14:textId="77777777" w:rsidR="00511FD6" w:rsidRDefault="00511FD6" w:rsidP="00511FD6">
      <w:r>
        <w:t>En la tabla 4.1 se especifica el conjunto de elementos del producto backlog para ser desarrollados en el sprint actual, junto con plan para entrega.</w:t>
      </w:r>
    </w:p>
    <w:p w14:paraId="773962A5" w14:textId="77777777" w:rsidR="00511FD6" w:rsidRDefault="00511FD6" w:rsidP="00511FD6"/>
    <w:p w14:paraId="6F8A49EA" w14:textId="41F64B2E" w:rsidR="00511FD6" w:rsidRDefault="00511FD6" w:rsidP="00511FD6">
      <w:pPr>
        <w:pStyle w:val="Descripcin"/>
      </w:pPr>
      <w:bookmarkStart w:id="63" w:name="_Toc200854046"/>
      <w:bookmarkStart w:id="64" w:name="_Toc201172327"/>
      <w:bookmarkStart w:id="65" w:name="_Toc201199582"/>
      <w:bookmarkStart w:id="66" w:name="_Toc201199671"/>
      <w:bookmarkStart w:id="67" w:name="_Toc211609248"/>
      <w:bookmarkStart w:id="68" w:name="_Toc212539450"/>
      <w:bookmarkStart w:id="69" w:name="_Toc212539504"/>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4</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Sprint backlog</w:t>
      </w:r>
      <w:bookmarkEnd w:id="63"/>
      <w:bookmarkEnd w:id="64"/>
      <w:bookmarkEnd w:id="65"/>
      <w:bookmarkEnd w:id="66"/>
      <w:bookmarkEnd w:id="67"/>
      <w:bookmarkEnd w:id="68"/>
      <w:bookmarkEnd w:id="69"/>
    </w:p>
    <w:p w14:paraId="257DDCA4" w14:textId="75D4530E" w:rsidR="005F4ABF" w:rsidRPr="005F4ABF" w:rsidRDefault="005577CD" w:rsidP="005F4ABF">
      <w:pPr>
        <w:pStyle w:val="Sinespaciado"/>
      </w:pPr>
      <w:r w:rsidRPr="005577CD">
        <w:rPr>
          <w:noProof/>
        </w:rPr>
        <w:drawing>
          <wp:inline distT="0" distB="0" distL="0" distR="0" wp14:anchorId="6D832D67" wp14:editId="64A41CA9">
            <wp:extent cx="5971540" cy="603885"/>
            <wp:effectExtent l="0" t="0" r="0" b="5715"/>
            <wp:docPr id="175557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70886" name=""/>
                    <pic:cNvPicPr/>
                  </pic:nvPicPr>
                  <pic:blipFill>
                    <a:blip r:embed="rId13"/>
                    <a:stretch>
                      <a:fillRect/>
                    </a:stretch>
                  </pic:blipFill>
                  <pic:spPr>
                    <a:xfrm>
                      <a:off x="0" y="0"/>
                      <a:ext cx="5971540" cy="603885"/>
                    </a:xfrm>
                    <a:prstGeom prst="rect">
                      <a:avLst/>
                    </a:prstGeom>
                  </pic:spPr>
                </pic:pic>
              </a:graphicData>
            </a:graphic>
          </wp:inline>
        </w:drawing>
      </w:r>
    </w:p>
    <w:p w14:paraId="0157F93D" w14:textId="77777777" w:rsidR="00511FD6" w:rsidRDefault="00511FD6" w:rsidP="00FD2BD9"/>
    <w:p w14:paraId="7A2A1046" w14:textId="77777777" w:rsidR="0021352A" w:rsidRDefault="0021352A" w:rsidP="00FD2BD9"/>
    <w:p w14:paraId="6513D657" w14:textId="77777777" w:rsidR="0021352A" w:rsidRDefault="0021352A" w:rsidP="0021352A">
      <w:pPr>
        <w:pStyle w:val="Ttulo2"/>
        <w:rPr>
          <w:noProof/>
        </w:rPr>
      </w:pPr>
      <w:bookmarkStart w:id="70" w:name="_Toc208864114"/>
      <w:bookmarkStart w:id="71" w:name="_Toc213146846"/>
      <w:r>
        <w:rPr>
          <w:noProof/>
        </w:rPr>
        <w:t>Vista externa ( Casos de uso )</w:t>
      </w:r>
      <w:bookmarkEnd w:id="70"/>
      <w:bookmarkEnd w:id="71"/>
    </w:p>
    <w:p w14:paraId="4F6FB7F6" w14:textId="77777777" w:rsidR="0021352A" w:rsidRDefault="0021352A" w:rsidP="00FD2BD9"/>
    <w:p w14:paraId="226A5366" w14:textId="77777777" w:rsidR="0021352A" w:rsidRDefault="0021352A" w:rsidP="0021352A">
      <w:r>
        <w:t>La vista externa presenta los</w:t>
      </w:r>
      <w:r w:rsidRPr="00225003">
        <w:t xml:space="preserve"> casos de uso </w:t>
      </w:r>
      <w:r>
        <w:t xml:space="preserve">donde </w:t>
      </w:r>
      <w:r w:rsidRPr="00225003">
        <w:t>son de tipo extendido y sus nombres están formulados en gerundio, como se observa en los ejemplos presentes en el documento</w:t>
      </w:r>
      <w:r>
        <w:t>.</w:t>
      </w:r>
    </w:p>
    <w:p w14:paraId="1F281F80" w14:textId="77777777" w:rsidR="00511FD6" w:rsidRDefault="00511FD6" w:rsidP="0021352A"/>
    <w:p w14:paraId="46553FA2" w14:textId="56DC86D6" w:rsidR="005577CD" w:rsidRDefault="005577CD" w:rsidP="005577CD">
      <w:r>
        <w:lastRenderedPageBreak/>
        <w:t xml:space="preserve">En la </w:t>
      </w:r>
      <w:r>
        <w:rPr>
          <w:i/>
        </w:rPr>
        <w:t xml:space="preserve">Tabla 4.2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4F770111" w14:textId="77777777" w:rsidR="005577CD" w:rsidRDefault="005577CD" w:rsidP="005577CD"/>
    <w:p w14:paraId="2370D380" w14:textId="265C78A5" w:rsidR="005577CD" w:rsidRDefault="005577CD" w:rsidP="005577CD">
      <w:pPr>
        <w:pStyle w:val="Descripcin"/>
        <w:keepNext/>
      </w:pPr>
      <w:bookmarkStart w:id="72" w:name="_v1i3qshb3x8u" w:colFirst="0" w:colLast="0"/>
      <w:bookmarkStart w:id="73" w:name="_Toc200336586"/>
      <w:bookmarkStart w:id="74" w:name="_Toc200363971"/>
      <w:bookmarkStart w:id="75" w:name="_Toc200483273"/>
      <w:bookmarkEnd w:id="72"/>
      <w:r>
        <w:t xml:space="preserve">Tabla 4.2 </w:t>
      </w:r>
      <w:r w:rsidRPr="000674E5">
        <w:t>Caso de uso N°7.1, Generando gráfico con métricas de asistencia</w:t>
      </w:r>
      <w:bookmarkEnd w:id="73"/>
      <w:bookmarkEnd w:id="74"/>
      <w:bookmarkEnd w:id="75"/>
    </w:p>
    <w:p w14:paraId="3A6EA5AD"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2933624" wp14:editId="4490EF20">
            <wp:extent cx="5971540" cy="4646295"/>
            <wp:effectExtent l="0" t="0" r="0" b="1905"/>
            <wp:docPr id="17166906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14"/>
                    <a:stretch>
                      <a:fillRect/>
                    </a:stretch>
                  </pic:blipFill>
                  <pic:spPr>
                    <a:xfrm>
                      <a:off x="0" y="0"/>
                      <a:ext cx="5971540" cy="4646295"/>
                    </a:xfrm>
                    <a:prstGeom prst="rect">
                      <a:avLst/>
                    </a:prstGeom>
                  </pic:spPr>
                </pic:pic>
              </a:graphicData>
            </a:graphic>
          </wp:inline>
        </w:drawing>
      </w:r>
    </w:p>
    <w:p w14:paraId="41D69EF6" w14:textId="77777777" w:rsidR="005577CD" w:rsidRDefault="005577CD" w:rsidP="005577CD">
      <w:pPr>
        <w:spacing w:line="278" w:lineRule="auto"/>
        <w:ind w:firstLine="0"/>
        <w:jc w:val="left"/>
      </w:pPr>
    </w:p>
    <w:p w14:paraId="619D1749" w14:textId="77777777" w:rsidR="005577CD" w:rsidRDefault="005577CD" w:rsidP="005577CD">
      <w:r>
        <w:t>Fuente: Elaborado por el estudiante de acuerdo con el proyecto</w:t>
      </w:r>
    </w:p>
    <w:p w14:paraId="7C152DC4" w14:textId="77777777" w:rsidR="005577CD" w:rsidRDefault="005577CD">
      <w:pPr>
        <w:spacing w:line="278" w:lineRule="auto"/>
        <w:ind w:firstLine="0"/>
        <w:jc w:val="left"/>
      </w:pPr>
      <w:r>
        <w:br w:type="page"/>
      </w:r>
    </w:p>
    <w:p w14:paraId="5389ACDE" w14:textId="4B1E60D7" w:rsidR="005577CD" w:rsidRDefault="005577CD" w:rsidP="005577CD">
      <w:r>
        <w:lastRenderedPageBreak/>
        <w:t xml:space="preserve">En la </w:t>
      </w:r>
      <w:r>
        <w:rPr>
          <w:i/>
        </w:rPr>
        <w:t xml:space="preserve">Tabla 4.3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63B99371" w14:textId="77777777" w:rsidR="005577CD" w:rsidRDefault="005577CD" w:rsidP="005577CD"/>
    <w:p w14:paraId="615A4B3D" w14:textId="77777777" w:rsidR="005577CD" w:rsidRDefault="005577CD" w:rsidP="005577CD">
      <w:bookmarkStart w:id="76" w:name="_elsps3er5dto" w:colFirst="0" w:colLast="0"/>
      <w:bookmarkEnd w:id="76"/>
    </w:p>
    <w:p w14:paraId="6005404B" w14:textId="47A628F8" w:rsidR="005577CD" w:rsidRDefault="005577CD" w:rsidP="005577CD">
      <w:pPr>
        <w:pStyle w:val="Descripcin"/>
        <w:keepNext/>
      </w:pPr>
      <w:bookmarkStart w:id="77" w:name="_nbdoqtnr6knp" w:colFirst="0" w:colLast="0"/>
      <w:bookmarkStart w:id="78" w:name="_Toc200336588"/>
      <w:bookmarkStart w:id="79" w:name="_Toc200363973"/>
      <w:bookmarkStart w:id="80" w:name="_Toc200483275"/>
      <w:bookmarkEnd w:id="77"/>
      <w:r>
        <w:t xml:space="preserve">Tabla 4.3 </w:t>
      </w:r>
      <w:r w:rsidRPr="004A30FA">
        <w:t xml:space="preserve">Caso de uso N°7.3, visualizando lista con empleados </w:t>
      </w:r>
      <w:proofErr w:type="spellStart"/>
      <w:r w:rsidRPr="004A30FA">
        <w:t>inasistentes</w:t>
      </w:r>
      <w:bookmarkEnd w:id="78"/>
      <w:bookmarkEnd w:id="79"/>
      <w:bookmarkEnd w:id="80"/>
      <w:proofErr w:type="spellEnd"/>
    </w:p>
    <w:p w14:paraId="448074FB"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3CB1FEF" wp14:editId="0294EDE4">
            <wp:extent cx="5971540" cy="4648200"/>
            <wp:effectExtent l="0" t="0" r="0" b="0"/>
            <wp:docPr id="91"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15"/>
                    <a:srcRect/>
                    <a:stretch>
                      <a:fillRect/>
                    </a:stretch>
                  </pic:blipFill>
                  <pic:spPr>
                    <a:xfrm>
                      <a:off x="0" y="0"/>
                      <a:ext cx="5971540" cy="4648200"/>
                    </a:xfrm>
                    <a:prstGeom prst="rect">
                      <a:avLst/>
                    </a:prstGeom>
                    <a:ln/>
                  </pic:spPr>
                </pic:pic>
              </a:graphicData>
            </a:graphic>
          </wp:inline>
        </w:drawing>
      </w:r>
    </w:p>
    <w:p w14:paraId="0F14A511"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260D3586" w14:textId="77777777" w:rsidR="005577CD" w:rsidRDefault="005577CD" w:rsidP="005577CD">
      <w:r>
        <w:t>Fuente: Elaborado por el estudiante de acuerdo con el proyecto</w:t>
      </w:r>
    </w:p>
    <w:p w14:paraId="359813EA" w14:textId="4D3B6EC4" w:rsidR="00E03F45" w:rsidRDefault="005577CD" w:rsidP="00A929CB">
      <w:pPr>
        <w:spacing w:line="278" w:lineRule="auto"/>
        <w:ind w:firstLine="0"/>
        <w:jc w:val="left"/>
      </w:pPr>
      <w:r>
        <w:br w:type="page"/>
      </w:r>
    </w:p>
    <w:p w14:paraId="65131D2B" w14:textId="5889B131" w:rsidR="00F35736" w:rsidRDefault="00F35736" w:rsidP="00F35736">
      <w:pPr>
        <w:pStyle w:val="Ttulo1"/>
      </w:pPr>
      <w:bookmarkStart w:id="81" w:name="_Toc201199598"/>
      <w:bookmarkStart w:id="82" w:name="_Toc201199687"/>
      <w:bookmarkStart w:id="83" w:name="_Toc211609253"/>
      <w:bookmarkStart w:id="84" w:name="_Toc212539455"/>
      <w:bookmarkStart w:id="85" w:name="_Toc212539509"/>
      <w:bookmarkStart w:id="86" w:name="_Toc213146847"/>
      <w:r>
        <w:lastRenderedPageBreak/>
        <w:t>SPRINT</w:t>
      </w:r>
      <w:r w:rsidR="002A5F3F">
        <w:t xml:space="preserve"> VISTAS</w:t>
      </w:r>
      <w:bookmarkEnd w:id="81"/>
      <w:bookmarkEnd w:id="82"/>
      <w:bookmarkEnd w:id="83"/>
      <w:bookmarkEnd w:id="84"/>
      <w:bookmarkEnd w:id="85"/>
      <w:bookmarkEnd w:id="86"/>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87" w:name="_Toc213146848"/>
      <w:r>
        <w:t xml:space="preserve">Vista </w:t>
      </w:r>
      <w:r w:rsidR="00DC71E1">
        <w:t>lógica</w:t>
      </w:r>
      <w:bookmarkEnd w:id="87"/>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88" w:name="_Toc213146849"/>
      <w:r>
        <w:t>Diagrama de clases</w:t>
      </w:r>
      <w:bookmarkEnd w:id="88"/>
    </w:p>
    <w:p w14:paraId="74CAC6F2" w14:textId="7A6B808E" w:rsidR="000D7383" w:rsidRDefault="000D7383" w:rsidP="000D7383"/>
    <w:p w14:paraId="6487AF35" w14:textId="772DE835"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6</w:t>
      </w:r>
      <w:r w:rsidR="00917E9D">
        <w:t>.</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6A29A8B4" w:rsidR="004712D1" w:rsidRDefault="004712D1" w:rsidP="004712D1">
      <w:pPr>
        <w:pStyle w:val="Descripcin"/>
      </w:pPr>
      <w:bookmarkStart w:id="89" w:name="_Toc200854201"/>
      <w:bookmarkStart w:id="90" w:name="_Toc201172418"/>
      <w:bookmarkStart w:id="91" w:name="_Toc201199599"/>
      <w:bookmarkStart w:id="92" w:name="_Toc201199688"/>
      <w:bookmarkStart w:id="93" w:name="_Toc211609254"/>
      <w:bookmarkStart w:id="94" w:name="_Toc212539456"/>
      <w:bookmarkStart w:id="95" w:name="_Toc212539510"/>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t xml:space="preserve"> Diagrama de clases UML del sistema Biométrico web</w:t>
      </w:r>
      <w:bookmarkEnd w:id="89"/>
      <w:bookmarkEnd w:id="90"/>
      <w:bookmarkEnd w:id="91"/>
      <w:bookmarkEnd w:id="92"/>
      <w:bookmarkEnd w:id="93"/>
      <w:bookmarkEnd w:id="94"/>
      <w:bookmarkEnd w:id="95"/>
    </w:p>
    <w:p w14:paraId="0E1C8613" w14:textId="77777777" w:rsidR="0009031E" w:rsidRPr="0009031E" w:rsidRDefault="0009031E" w:rsidP="0009031E"/>
    <w:p w14:paraId="7449EB91" w14:textId="4CFA9915" w:rsidR="005F65E6" w:rsidRDefault="005F65E6" w:rsidP="001E4711">
      <w:pPr>
        <w:pStyle w:val="Sinespaciado"/>
      </w:pPr>
    </w:p>
    <w:p w14:paraId="182965F7" w14:textId="39FABE4B" w:rsidR="001E4711" w:rsidRDefault="00B90A81" w:rsidP="00A63590">
      <w:pPr>
        <w:pStyle w:val="Sinespaciado"/>
      </w:pPr>
      <w:r>
        <w:rPr>
          <w:noProof/>
        </w:rPr>
        <w:drawing>
          <wp:inline distT="0" distB="0" distL="0" distR="0" wp14:anchorId="636320D4" wp14:editId="73C62F31">
            <wp:extent cx="5971540" cy="4193540"/>
            <wp:effectExtent l="0" t="0" r="0" b="0"/>
            <wp:docPr id="90675267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2670" name="Imagen 1" descr="Diagrama, Esquemático&#10;&#10;El contenido generado por IA puede ser incorrecto."/>
                    <pic:cNvPicPr/>
                  </pic:nvPicPr>
                  <pic:blipFill>
                    <a:blip r:embed="rId16"/>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96" w:name="_Toc213146850"/>
      <w:r>
        <w:lastRenderedPageBreak/>
        <w:t>Modelado de datos</w:t>
      </w:r>
      <w:bookmarkEnd w:id="96"/>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1E69784E" w:rsidR="0082794F" w:rsidRDefault="0082794F" w:rsidP="0082794F">
      <w:pPr>
        <w:pStyle w:val="Descripcin"/>
      </w:pPr>
      <w:bookmarkStart w:id="97" w:name="_Toc200854202"/>
      <w:bookmarkStart w:id="98" w:name="_Toc201172419"/>
      <w:bookmarkStart w:id="99" w:name="_Toc201199600"/>
      <w:bookmarkStart w:id="100" w:name="_Toc201199689"/>
      <w:bookmarkStart w:id="101" w:name="_Toc211609255"/>
      <w:bookmarkStart w:id="102" w:name="_Toc212539457"/>
      <w:bookmarkStart w:id="103" w:name="_Toc212539511"/>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t xml:space="preserve"> Diagrama modelo de datos de sistema web EUGCOM</w:t>
      </w:r>
      <w:bookmarkEnd w:id="97"/>
      <w:bookmarkEnd w:id="98"/>
      <w:bookmarkEnd w:id="99"/>
      <w:bookmarkEnd w:id="100"/>
      <w:bookmarkEnd w:id="101"/>
      <w:bookmarkEnd w:id="102"/>
      <w:bookmarkEnd w:id="103"/>
    </w:p>
    <w:p w14:paraId="732A9F73" w14:textId="77777777" w:rsidR="00915C04" w:rsidRPr="00915C04" w:rsidRDefault="00915C04" w:rsidP="00915C04"/>
    <w:p w14:paraId="4347CA8B" w14:textId="2A2241F8" w:rsidR="008626D6" w:rsidRDefault="00F9662D" w:rsidP="00F9662D">
      <w:pPr>
        <w:pStyle w:val="Sinespaciado"/>
      </w:pPr>
      <w:r w:rsidRPr="00F9662D">
        <w:rPr>
          <w:noProof/>
        </w:rPr>
        <w:drawing>
          <wp:inline distT="0" distB="0" distL="0" distR="0" wp14:anchorId="7F4985BB" wp14:editId="40EB6DE3">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17"/>
                    <a:stretch>
                      <a:fillRect/>
                    </a:stretch>
                  </pic:blipFill>
                  <pic:spPr>
                    <a:xfrm>
                      <a:off x="0" y="0"/>
                      <a:ext cx="5971540" cy="381698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04" w:name="_Toc213146851"/>
      <w:r>
        <w:lastRenderedPageBreak/>
        <w:t>Vista de proceso:</w:t>
      </w:r>
      <w:bookmarkEnd w:id="104"/>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 xml:space="preserve">l diseño del sistema web </w:t>
      </w:r>
      <w:proofErr w:type="spellStart"/>
      <w:r w:rsidR="00D62829">
        <w:t>EugCom</w:t>
      </w:r>
      <w:proofErr w:type="spellEnd"/>
      <w:r w:rsidR="00D62829">
        <w:t>.</w:t>
      </w:r>
    </w:p>
    <w:p w14:paraId="599AA9B5" w14:textId="77777777" w:rsidR="00D62829" w:rsidRPr="00DC71E1" w:rsidRDefault="00D62829" w:rsidP="00D62829"/>
    <w:p w14:paraId="2746E317" w14:textId="47C53D23" w:rsidR="00311A25" w:rsidRDefault="2748AD84" w:rsidP="002D6B74">
      <w:pPr>
        <w:pStyle w:val="Ttulo3"/>
      </w:pPr>
      <w:bookmarkStart w:id="105" w:name="_Toc213146852"/>
      <w:r>
        <w:t>Diagrama</w:t>
      </w:r>
      <w:r w:rsidR="00876D85">
        <w:t>s</w:t>
      </w:r>
      <w:r>
        <w:t xml:space="preserve"> de secuencia</w:t>
      </w:r>
      <w:r w:rsidR="00876D85">
        <w:t>s</w:t>
      </w:r>
      <w:bookmarkEnd w:id="105"/>
    </w:p>
    <w:p w14:paraId="2A298008" w14:textId="77777777" w:rsidR="00311A25" w:rsidRPr="00311A25" w:rsidRDefault="00311A25" w:rsidP="00311A25"/>
    <w:p w14:paraId="300D10A8" w14:textId="77777777" w:rsidR="009200A5" w:rsidRDefault="00311A25" w:rsidP="00311A25">
      <w:r w:rsidRPr="00311A25">
        <w:t xml:space="preserve">A continuación, se presentan los diagramas de secuencia, una vista dinámica del proceso que modela, en orden temporal, cómo interactúan actores y componentes del sistema (vistas, controladores, servicios y base de datos) para concretar cada caso de uso. En estas figuras se muestran las líneas de vida, las activaciones y los mensajes intercambiados (peticiones y respuestas), dejando explícito quién inicia cada acción, en qué secuencia ocurren los pasos y qué dependencias existen entre capas. Esta representación permite entender el flujo de proceso extremo a extremo, validar requisitos, identificar decisiones, alternativas y puntos de integración, y sirve como puente entre el análisis funcional y el diseño técnico previo a la implementación. </w:t>
      </w:r>
    </w:p>
    <w:p w14:paraId="6C2D7818" w14:textId="188A27DE" w:rsidR="009200A5" w:rsidRDefault="009200A5" w:rsidP="009200A5">
      <w:pPr>
        <w:ind w:firstLine="0"/>
      </w:pPr>
      <w:r>
        <w:tab/>
      </w:r>
    </w:p>
    <w:p w14:paraId="072822C1" w14:textId="626AD412" w:rsidR="009200A5" w:rsidRDefault="009200A5" w:rsidP="009200A5">
      <w:r w:rsidRPr="009200A5">
        <w:t xml:space="preserve">En la figura 5.3 describe el proceso que ocurre inmediatamente después de que un </w:t>
      </w:r>
      <w:r w:rsidRPr="009200A5">
        <w:rPr>
          <w:bCs/>
        </w:rPr>
        <w:t>Usuario</w:t>
      </w:r>
      <w:r w:rsidRPr="009200A5">
        <w:t xml:space="preserve"> inicia sesión en el sistema, con el objetivo de </w:t>
      </w:r>
      <w:r w:rsidRPr="009200A5">
        <w:rPr>
          <w:bCs/>
        </w:rPr>
        <w:t>cargar y mostrar la interfaz principal (</w:t>
      </w:r>
      <w:proofErr w:type="spellStart"/>
      <w:r w:rsidRPr="009200A5">
        <w:rPr>
          <w:bCs/>
        </w:rPr>
        <w:t>dashboard</w:t>
      </w:r>
      <w:proofErr w:type="spellEnd"/>
      <w:r w:rsidRPr="009200A5">
        <w:rPr>
          <w:bCs/>
        </w:rPr>
        <w:t>)</w:t>
      </w:r>
      <w:r w:rsidRPr="009200A5">
        <w:t>. La secuencia comienza con el usuario iniciando sesión (</w:t>
      </w:r>
      <w:r w:rsidRPr="009200A5">
        <w:rPr>
          <w:bCs/>
        </w:rPr>
        <w:t xml:space="preserve">1. Inicia </w:t>
      </w:r>
      <w:proofErr w:type="spellStart"/>
      <w:r w:rsidRPr="009200A5">
        <w:rPr>
          <w:bCs/>
        </w:rPr>
        <w:t>sesion</w:t>
      </w:r>
      <w:proofErr w:type="spellEnd"/>
      <w:r w:rsidRPr="009200A5">
        <w:t xml:space="preserve">), lo que provoca que la </w:t>
      </w:r>
      <w:r w:rsidRPr="009200A5">
        <w:rPr>
          <w:bCs/>
        </w:rPr>
        <w:t xml:space="preserve">Vista del </w:t>
      </w:r>
      <w:proofErr w:type="spellStart"/>
      <w:r w:rsidRPr="009200A5">
        <w:rPr>
          <w:bCs/>
        </w:rPr>
        <w:t>Dashboard</w:t>
      </w:r>
      <w:proofErr w:type="spellEnd"/>
      <w:r w:rsidRPr="009200A5">
        <w:t xml:space="preserve"> (</w:t>
      </w:r>
      <w:proofErr w:type="spellStart"/>
      <w:r w:rsidRPr="009200A5">
        <w:rPr>
          <w:rStyle w:val="CdigoHTML"/>
          <w:rFonts w:eastAsiaTheme="majorEastAsia"/>
        </w:rPr>
        <w:t>V_dashboard</w:t>
      </w:r>
      <w:proofErr w:type="spellEnd"/>
      <w:r w:rsidRPr="009200A5">
        <w:t xml:space="preserve">) solicite la interfaz al </w:t>
      </w:r>
      <w:r w:rsidRPr="009200A5">
        <w:rPr>
          <w:bCs/>
        </w:rPr>
        <w:t xml:space="preserve">Controlador del </w:t>
      </w:r>
      <w:proofErr w:type="spellStart"/>
      <w:r w:rsidRPr="009200A5">
        <w:rPr>
          <w:bCs/>
        </w:rPr>
        <w:t>Dashboard</w:t>
      </w:r>
      <w:proofErr w:type="spellEnd"/>
      <w:r w:rsidRPr="009200A5">
        <w:t xml:space="preserve"> (</w:t>
      </w:r>
      <w:proofErr w:type="spellStart"/>
      <w:r w:rsidRPr="009200A5">
        <w:rPr>
          <w:rStyle w:val="CdigoHTML"/>
          <w:rFonts w:eastAsiaTheme="majorEastAsia"/>
        </w:rPr>
        <w:t>C_dashboard</w:t>
      </w:r>
      <w:proofErr w:type="spellEnd"/>
      <w:r w:rsidRPr="009200A5">
        <w:t>) (</w:t>
      </w:r>
      <w:r w:rsidRPr="009200A5">
        <w:rPr>
          <w:bCs/>
        </w:rPr>
        <w:t>2. Solicitar interfaz</w:t>
      </w:r>
      <w:r w:rsidRPr="009200A5">
        <w:t>). Para preparar la interfaz, el Controlador solicita a la capa de persistencia (</w:t>
      </w:r>
      <w:proofErr w:type="spellStart"/>
      <w:r w:rsidRPr="009200A5">
        <w:rPr>
          <w:rStyle w:val="CdigoHTML"/>
          <w:rFonts w:eastAsiaTheme="majorEastAsia"/>
        </w:rPr>
        <w:t>C_MySQL</w:t>
      </w:r>
      <w:proofErr w:type="spellEnd"/>
      <w:r w:rsidRPr="009200A5">
        <w:t xml:space="preserve">) la información clave, incluyendo los empleados activos (obtenidos del módulo </w:t>
      </w:r>
      <w:r w:rsidRPr="009200A5">
        <w:rPr>
          <w:rStyle w:val="CdigoHTML"/>
          <w:rFonts w:eastAsiaTheme="majorEastAsia"/>
        </w:rPr>
        <w:t>usuarios</w:t>
      </w:r>
      <w:r w:rsidRPr="009200A5">
        <w:t xml:space="preserve">) y los registros de asistencias del día (obtenidos del módulo </w:t>
      </w:r>
      <w:r w:rsidRPr="009200A5">
        <w:rPr>
          <w:rStyle w:val="CdigoHTML"/>
          <w:rFonts w:eastAsiaTheme="majorEastAsia"/>
        </w:rPr>
        <w:t>marcas</w:t>
      </w:r>
      <w:r w:rsidRPr="009200A5">
        <w:t>) (</w:t>
      </w:r>
      <w:r w:rsidRPr="009200A5">
        <w:rPr>
          <w:bCs/>
        </w:rPr>
        <w:t>3-7</w:t>
      </w:r>
      <w:r w:rsidRPr="009200A5">
        <w:t xml:space="preserve">). Una vez que </w:t>
      </w:r>
      <w:proofErr w:type="spellStart"/>
      <w:r w:rsidRPr="009200A5">
        <w:rPr>
          <w:rStyle w:val="CdigoHTML"/>
          <w:rFonts w:eastAsiaTheme="majorEastAsia"/>
        </w:rPr>
        <w:t>C_dashboard</w:t>
      </w:r>
      <w:proofErr w:type="spellEnd"/>
      <w:r w:rsidRPr="009200A5">
        <w:t xml:space="preserve"> reúne toda la información necesaria (</w:t>
      </w:r>
      <w:r w:rsidRPr="009200A5">
        <w:rPr>
          <w:bCs/>
        </w:rPr>
        <w:t xml:space="preserve">8. Cargar </w:t>
      </w:r>
      <w:proofErr w:type="spellStart"/>
      <w:r w:rsidRPr="009200A5">
        <w:rPr>
          <w:bCs/>
        </w:rPr>
        <w:t>informacion</w:t>
      </w:r>
      <w:proofErr w:type="spellEnd"/>
      <w:r w:rsidRPr="009200A5">
        <w:t xml:space="preserve">), la envía a </w:t>
      </w:r>
      <w:proofErr w:type="spellStart"/>
      <w:r w:rsidRPr="009200A5">
        <w:rPr>
          <w:rStyle w:val="CdigoHTML"/>
          <w:rFonts w:eastAsiaTheme="majorEastAsia"/>
        </w:rPr>
        <w:t>V_dashboard</w:t>
      </w:r>
      <w:proofErr w:type="spellEnd"/>
      <w:r w:rsidRPr="009200A5">
        <w:t xml:space="preserve"> (</w:t>
      </w:r>
      <w:r w:rsidRPr="009200A5">
        <w:rPr>
          <w:bCs/>
        </w:rPr>
        <w:t>9. Cargar interfaz</w:t>
      </w:r>
      <w:r w:rsidRPr="009200A5">
        <w:t xml:space="preserve">), que finalmente presenta el </w:t>
      </w:r>
      <w:proofErr w:type="spellStart"/>
      <w:r w:rsidRPr="009200A5">
        <w:t>dashboard</w:t>
      </w:r>
      <w:proofErr w:type="spellEnd"/>
      <w:r w:rsidRPr="009200A5">
        <w:t xml:space="preserve"> completo al usuario (</w:t>
      </w:r>
      <w:r w:rsidRPr="009200A5">
        <w:rPr>
          <w:bCs/>
        </w:rPr>
        <w:t>10. Mostrar interfaz</w:t>
      </w:r>
      <w:r w:rsidRPr="009200A5">
        <w:t>).</w:t>
      </w:r>
    </w:p>
    <w:p w14:paraId="04353239" w14:textId="77777777" w:rsidR="002570F1" w:rsidRDefault="002570F1" w:rsidP="009200A5"/>
    <w:p w14:paraId="07D455C1" w14:textId="4B0A1E80" w:rsidR="002570F1" w:rsidRPr="009200A5" w:rsidRDefault="002570F1" w:rsidP="002570F1">
      <w:pPr>
        <w:pStyle w:val="Cita"/>
      </w:pPr>
      <w:r>
        <w:lastRenderedPageBreak/>
        <w:t xml:space="preserve">Caso de uso </w:t>
      </w:r>
      <w:proofErr w:type="spellStart"/>
      <w:r>
        <w:t>uso</w:t>
      </w:r>
      <w:proofErr w:type="spellEnd"/>
      <w:r>
        <w:t xml:space="preserve"> N°7.1,</w:t>
      </w:r>
      <w:r w:rsidRPr="00B03736">
        <w:t xml:space="preserve"> </w:t>
      </w:r>
      <w:r w:rsidRPr="000674E5">
        <w:t>Generando gráfico con métricas de asistencia</w:t>
      </w:r>
    </w:p>
    <w:p w14:paraId="1B46D13F" w14:textId="77777777" w:rsidR="009200A5" w:rsidRDefault="009200A5" w:rsidP="009200A5">
      <w:pPr>
        <w:pStyle w:val="Sinespaciado"/>
      </w:pPr>
      <w:r w:rsidRPr="009200A5">
        <w:rPr>
          <w:noProof/>
        </w:rPr>
        <w:drawing>
          <wp:inline distT="0" distB="0" distL="0" distR="0" wp14:anchorId="75116B95" wp14:editId="224063F1">
            <wp:extent cx="5971540" cy="30676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540" cy="3067685"/>
                    </a:xfrm>
                    <a:prstGeom prst="rect">
                      <a:avLst/>
                    </a:prstGeom>
                  </pic:spPr>
                </pic:pic>
              </a:graphicData>
            </a:graphic>
          </wp:inline>
        </w:drawing>
      </w:r>
    </w:p>
    <w:p w14:paraId="53C4FD23" w14:textId="77777777" w:rsidR="009200A5" w:rsidRDefault="009200A5" w:rsidP="009200A5">
      <w:pPr>
        <w:pStyle w:val="Sinespaciado"/>
      </w:pPr>
    </w:p>
    <w:p w14:paraId="0FE80999" w14:textId="77777777" w:rsidR="009200A5" w:rsidRDefault="009200A5" w:rsidP="009200A5">
      <w:r>
        <w:t>Fuente: Elaborado por el estudiante de acuerdo con el proyecto</w:t>
      </w:r>
    </w:p>
    <w:p w14:paraId="3971B9F4" w14:textId="77777777" w:rsidR="009200A5" w:rsidRDefault="009200A5" w:rsidP="009200A5"/>
    <w:p w14:paraId="5AF79596" w14:textId="4D0A30B2" w:rsidR="009200A5" w:rsidRPr="002570F1" w:rsidRDefault="009200A5" w:rsidP="002570F1">
      <w:r w:rsidRPr="002570F1">
        <w:t xml:space="preserve">En la figura 5.4 </w:t>
      </w:r>
      <w:r w:rsidR="002570F1" w:rsidRPr="002570F1">
        <w:t xml:space="preserve">el diagrama de secuencia describe un proceso con dos fases que inicia con el </w:t>
      </w:r>
      <w:r w:rsidR="002570F1" w:rsidRPr="002570F1">
        <w:rPr>
          <w:bCs/>
        </w:rPr>
        <w:t>Usuario</w:t>
      </w:r>
      <w:r w:rsidR="002570F1" w:rsidRPr="002570F1">
        <w:t xml:space="preserve"> al iniciar sesión: la primera fase (</w:t>
      </w:r>
      <w:r w:rsidR="002570F1" w:rsidRPr="002570F1">
        <w:rPr>
          <w:bCs/>
        </w:rPr>
        <w:t>Carga Inicial</w:t>
      </w:r>
      <w:r w:rsidR="002570F1" w:rsidRPr="002570F1">
        <w:t>, pasos 1-10) detalla cómo el sistema (</w:t>
      </w:r>
      <w:proofErr w:type="spellStart"/>
      <w:r w:rsidR="002570F1" w:rsidRPr="002570F1">
        <w:rPr>
          <w:rStyle w:val="CdigoHTML"/>
          <w:rFonts w:eastAsiaTheme="majorEastAsia"/>
        </w:rPr>
        <w:t>V_dashboard</w:t>
      </w:r>
      <w:proofErr w:type="spellEnd"/>
      <w:r w:rsidR="002570F1" w:rsidRPr="002570F1">
        <w:t xml:space="preserve"> y </w:t>
      </w:r>
      <w:proofErr w:type="spellStart"/>
      <w:r w:rsidR="002570F1" w:rsidRPr="002570F1">
        <w:rPr>
          <w:rStyle w:val="CdigoHTML"/>
          <w:rFonts w:eastAsiaTheme="majorEastAsia"/>
        </w:rPr>
        <w:t>C_dashboard</w:t>
      </w:r>
      <w:proofErr w:type="spellEnd"/>
      <w:r w:rsidR="002570F1" w:rsidRPr="002570F1">
        <w:t>) solicita y consolida datos clave—empleados activos, registros de asistencias del día, e información de departamento—a través de la capa de acceso a datos (</w:t>
      </w:r>
      <w:proofErr w:type="spellStart"/>
      <w:r w:rsidR="002570F1" w:rsidRPr="002570F1">
        <w:rPr>
          <w:rStyle w:val="CdigoHTML"/>
          <w:rFonts w:eastAsiaTheme="majorEastAsia"/>
        </w:rPr>
        <w:t>C_MySQL</w:t>
      </w:r>
      <w:proofErr w:type="spellEnd"/>
      <w:r w:rsidR="002570F1" w:rsidRPr="002570F1">
        <w:t>) y sus módulos (</w:t>
      </w:r>
      <w:r w:rsidR="002570F1" w:rsidRPr="002570F1">
        <w:rPr>
          <w:rStyle w:val="CdigoHTML"/>
          <w:rFonts w:eastAsiaTheme="majorEastAsia"/>
        </w:rPr>
        <w:t>usuarios</w:t>
      </w:r>
      <w:r w:rsidR="002570F1" w:rsidRPr="002570F1">
        <w:t xml:space="preserve">, </w:t>
      </w:r>
      <w:r w:rsidR="002570F1" w:rsidRPr="002570F1">
        <w:rPr>
          <w:rStyle w:val="CdigoHTML"/>
          <w:rFonts w:eastAsiaTheme="majorEastAsia"/>
        </w:rPr>
        <w:t>marcas</w:t>
      </w:r>
      <w:r w:rsidR="002570F1" w:rsidRPr="002570F1">
        <w:t xml:space="preserve">, </w:t>
      </w:r>
      <w:r w:rsidR="002570F1" w:rsidRPr="002570F1">
        <w:rPr>
          <w:rStyle w:val="CdigoHTML"/>
          <w:rFonts w:eastAsiaTheme="majorEastAsia"/>
        </w:rPr>
        <w:t>departamentos</w:t>
      </w:r>
      <w:r w:rsidR="002570F1" w:rsidRPr="002570F1">
        <w:t>), culminando en la presentación de la interfaz principal. La segunda fase (</w:t>
      </w:r>
      <w:r w:rsidR="002570F1" w:rsidRPr="002570F1">
        <w:rPr>
          <w:bCs/>
        </w:rPr>
        <w:t>Generación de Reporte</w:t>
      </w:r>
      <w:r w:rsidR="002570F1" w:rsidRPr="002570F1">
        <w:t xml:space="preserve">, pasos 11-14) ocurre bajo demanda del usuario, donde al presionar un botón, el sistema solicita, carga y finalmente </w:t>
      </w:r>
      <w:r w:rsidR="002570F1" w:rsidRPr="002570F1">
        <w:rPr>
          <w:bCs/>
        </w:rPr>
        <w:t>muestra una lista específica de empleados ausentes</w:t>
      </w:r>
      <w:r w:rsidR="002570F1" w:rsidRPr="002570F1">
        <w:t xml:space="preserve"> en la interfaz.</w:t>
      </w:r>
    </w:p>
    <w:p w14:paraId="779E898C" w14:textId="77777777" w:rsidR="002570F1" w:rsidRDefault="002570F1" w:rsidP="009200A5"/>
    <w:p w14:paraId="2291EC83" w14:textId="6F55790D" w:rsidR="009200A5" w:rsidRDefault="002570F1" w:rsidP="002570F1">
      <w:pPr>
        <w:pStyle w:val="Cita"/>
      </w:pPr>
      <w:r w:rsidRPr="004A30FA">
        <w:t xml:space="preserve">Caso de uso N°7.3, visualizando lista con empleados </w:t>
      </w:r>
      <w:proofErr w:type="spellStart"/>
      <w:r w:rsidRPr="004A30FA">
        <w:t>inasistente</w:t>
      </w:r>
      <w:proofErr w:type="spellEnd"/>
    </w:p>
    <w:p w14:paraId="3B3FE7CD" w14:textId="5CAE0EAD" w:rsidR="009200A5" w:rsidRDefault="009200A5" w:rsidP="009200A5">
      <w:pPr>
        <w:pStyle w:val="Sinespaciado"/>
      </w:pPr>
      <w:r w:rsidRPr="009200A5">
        <w:rPr>
          <w:noProof/>
        </w:rPr>
        <w:lastRenderedPageBreak/>
        <w:drawing>
          <wp:inline distT="0" distB="0" distL="0" distR="0" wp14:anchorId="1C75D92B" wp14:editId="7ED67FC8">
            <wp:extent cx="5971540" cy="28016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1540" cy="2801620"/>
                    </a:xfrm>
                    <a:prstGeom prst="rect">
                      <a:avLst/>
                    </a:prstGeom>
                  </pic:spPr>
                </pic:pic>
              </a:graphicData>
            </a:graphic>
          </wp:inline>
        </w:drawing>
      </w:r>
    </w:p>
    <w:p w14:paraId="37F295DD" w14:textId="77777777" w:rsidR="009200A5" w:rsidRDefault="009200A5" w:rsidP="009200A5">
      <w:pPr>
        <w:pStyle w:val="Sinespaciado"/>
      </w:pPr>
    </w:p>
    <w:p w14:paraId="091EC05B" w14:textId="4F98F268" w:rsidR="006C1F63" w:rsidRDefault="009200A5" w:rsidP="009200A5">
      <w:r>
        <w:t>Fuente: Elaborado por el estudiante de acuerdo con el proyecto</w:t>
      </w:r>
    </w:p>
    <w:p w14:paraId="1AFB02B8" w14:textId="77777777" w:rsidR="002570F1" w:rsidRDefault="002570F1" w:rsidP="009200A5"/>
    <w:p w14:paraId="40005577" w14:textId="26BE24DB" w:rsidR="009878DE" w:rsidRDefault="009878DE" w:rsidP="009878DE">
      <w:pPr>
        <w:pStyle w:val="Ttulo2"/>
      </w:pPr>
      <w:bookmarkStart w:id="106" w:name="_Toc213146853"/>
      <w:r>
        <w:t>Vista desarrollo</w:t>
      </w:r>
      <w:bookmarkEnd w:id="106"/>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107" w:name="_Toc213146854"/>
      <w:r>
        <w:t>Diagrama de componentes</w:t>
      </w:r>
      <w:bookmarkEnd w:id="107"/>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w:t>
      </w:r>
      <w:proofErr w:type="spellStart"/>
      <w:r w:rsidRPr="03E18E77">
        <w:rPr>
          <w:rFonts w:eastAsia="Times New Roman" w:cs="Times New Roman"/>
        </w:rPr>
        <w:t>end</w:t>
      </w:r>
      <w:proofErr w:type="spellEnd"/>
      <w:r w:rsidRPr="03E18E77">
        <w:rPr>
          <w:rFonts w:eastAsia="Times New Roman" w:cs="Times New Roman"/>
        </w:rPr>
        <w:t xml:space="preserve"> y el Back-</w:t>
      </w:r>
      <w:proofErr w:type="spellStart"/>
      <w:r w:rsidRPr="03E18E77">
        <w:rPr>
          <w:rFonts w:eastAsia="Times New Roman" w:cs="Times New Roman"/>
        </w:rPr>
        <w:t>end</w:t>
      </w:r>
      <w:proofErr w:type="spellEnd"/>
      <w:r w:rsidRPr="03E18E77">
        <w:rPr>
          <w:rFonts w:eastAsia="Times New Roman" w:cs="Times New Roman"/>
        </w:rPr>
        <w:t>.</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w:t>
      </w:r>
      <w:proofErr w:type="spellStart"/>
      <w:r w:rsidRPr="03E18E77">
        <w:rPr>
          <w:rFonts w:eastAsia="Times New Roman" w:cs="Times New Roman"/>
        </w:rPr>
        <w:t>end</w:t>
      </w:r>
      <w:proofErr w:type="spellEnd"/>
      <w:r w:rsidRPr="03E18E77">
        <w:rPr>
          <w:rFonts w:eastAsia="Times New Roman" w:cs="Times New Roman"/>
        </w:rPr>
        <w:t xml:space="preserve">, que es la vista del usuario y la interfaz gráfica, construidos principalmente por CSS y JavaScript, apoyados por librerías como </w:t>
      </w:r>
      <w:proofErr w:type="spellStart"/>
      <w:r w:rsidRPr="03E18E77">
        <w:rPr>
          <w:rFonts w:eastAsia="Times New Roman" w:cs="Times New Roman"/>
        </w:rPr>
        <w:t>Bootstrap</w:t>
      </w:r>
      <w:proofErr w:type="spellEnd"/>
      <w:r w:rsidRPr="03E18E77">
        <w:rPr>
          <w:rFonts w:eastAsia="Times New Roman" w:cs="Times New Roman"/>
        </w:rPr>
        <w:t xml:space="preserve">, </w:t>
      </w:r>
      <w:proofErr w:type="spellStart"/>
      <w:r w:rsidRPr="03E18E77">
        <w:rPr>
          <w:rFonts w:eastAsia="Times New Roman" w:cs="Times New Roman"/>
        </w:rPr>
        <w:t>jQuery</w:t>
      </w:r>
      <w:proofErr w:type="spellEnd"/>
      <w:r w:rsidRPr="03E18E77">
        <w:rPr>
          <w:rFonts w:eastAsia="Times New Roman" w:cs="Times New Roman"/>
        </w:rPr>
        <w:t xml:space="preserve">, Chart.js y </w:t>
      </w:r>
      <w:proofErr w:type="spellStart"/>
      <w:r w:rsidRPr="03E18E77">
        <w:rPr>
          <w:rFonts w:eastAsia="Times New Roman" w:cs="Times New Roman"/>
        </w:rPr>
        <w:t>DataTables</w:t>
      </w:r>
      <w:proofErr w:type="spellEnd"/>
      <w:r w:rsidRPr="03E18E77">
        <w:rPr>
          <w:rFonts w:eastAsia="Times New Roman" w:cs="Times New Roman"/>
        </w:rPr>
        <w:t xml:space="preserve">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w:t>
      </w:r>
      <w:proofErr w:type="spellStart"/>
      <w:r w:rsidRPr="03E18E77">
        <w:rPr>
          <w:rFonts w:eastAsia="Times New Roman" w:cs="Times New Roman"/>
        </w:rPr>
        <w:t>end</w:t>
      </w:r>
      <w:proofErr w:type="spellEnd"/>
      <w:r w:rsidRPr="03E18E77">
        <w:rPr>
          <w:rFonts w:eastAsia="Times New Roman" w:cs="Times New Roman"/>
        </w:rPr>
        <w:t xml:space="preserve">, desarrollado en PHP, se encarga de gestionar la lógica del sistema, procesar los formularios, conectarse a la base de datos </w:t>
      </w:r>
      <w:proofErr w:type="spellStart"/>
      <w:r w:rsidRPr="03E18E77">
        <w:rPr>
          <w:rFonts w:eastAsia="Times New Roman" w:cs="Times New Roman"/>
        </w:rPr>
        <w:t>MySQL</w:t>
      </w:r>
      <w:proofErr w:type="spellEnd"/>
      <w:r w:rsidRPr="03E18E77">
        <w:rPr>
          <w:rFonts w:eastAsia="Times New Roman" w:cs="Times New Roman"/>
        </w:rPr>
        <w:t>/</w:t>
      </w:r>
      <w:proofErr w:type="spellStart"/>
      <w:r w:rsidRPr="03E18E77">
        <w:rPr>
          <w:rFonts w:eastAsia="Times New Roman" w:cs="Times New Roman"/>
        </w:rPr>
        <w:t>MariaDB</w:t>
      </w:r>
      <w:proofErr w:type="spellEnd"/>
      <w:r w:rsidRPr="03E18E77">
        <w:rPr>
          <w:rFonts w:eastAsia="Times New Roman" w:cs="Times New Roman"/>
        </w:rPr>
        <w:t xml:space="preserve">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proofErr w:type="spellStart"/>
      <w:r w:rsidRPr="0090145C">
        <w:rPr>
          <w:rFonts w:eastAsia="Consolas" w:cs="Times New Roman"/>
        </w:rPr>
        <w:t>src</w:t>
      </w:r>
      <w:proofErr w:type="spellEnd"/>
      <w:r w:rsidRPr="03E18E77">
        <w:rPr>
          <w:rFonts w:eastAsia="Times New Roman" w:cs="Times New Roman"/>
        </w:rPr>
        <w:t>, donde se encuentran módulos como el panel de control (</w:t>
      </w:r>
      <w:proofErr w:type="spellStart"/>
      <w:r w:rsidRPr="03E18E77">
        <w:rPr>
          <w:rFonts w:ascii="Consolas" w:eastAsia="Consolas" w:hAnsi="Consolas" w:cs="Consolas"/>
        </w:rPr>
        <w:t>dashboard.php</w:t>
      </w:r>
      <w:proofErr w:type="spellEnd"/>
      <w:r w:rsidRPr="03E18E77">
        <w:rPr>
          <w:rFonts w:eastAsia="Times New Roman" w:cs="Times New Roman"/>
        </w:rPr>
        <w:t>), el manejo de tipos de contrato, y scripts para registrar o modificar información. Además, un archivo central de conexión (</w:t>
      </w:r>
      <w:proofErr w:type="spellStart"/>
      <w:r w:rsidRPr="03E18E77">
        <w:rPr>
          <w:rFonts w:ascii="Consolas" w:eastAsia="Consolas" w:hAnsi="Consolas" w:cs="Consolas"/>
        </w:rPr>
        <w:t>conexion.php</w:t>
      </w:r>
      <w:proofErr w:type="spellEnd"/>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proofErr w:type="spellStart"/>
      <w:r w:rsidRPr="000E73D6">
        <w:rPr>
          <w:rFonts w:eastAsia="Consolas" w:cs="Times New Roman"/>
        </w:rPr>
        <w:t>biometrico.sql</w:t>
      </w:r>
      <w:proofErr w:type="spellEnd"/>
      <w:r w:rsidRPr="03E18E77">
        <w:rPr>
          <w:rFonts w:eastAsia="Times New Roman" w:cs="Times New Roman"/>
        </w:rPr>
        <w:t xml:space="preserve"> que contiene la estructura de la base de datos necesaria para la operación del sistema, junto con un instalador de </w:t>
      </w:r>
      <w:proofErr w:type="spellStart"/>
      <w:r w:rsidRPr="03E18E77">
        <w:rPr>
          <w:rFonts w:eastAsia="Times New Roman" w:cs="Times New Roman"/>
        </w:rPr>
        <w:t>MariaDB</w:t>
      </w:r>
      <w:proofErr w:type="spellEnd"/>
      <w:r w:rsidRPr="03E18E77">
        <w:rPr>
          <w:rFonts w:eastAsia="Times New Roman" w:cs="Times New Roman"/>
        </w:rPr>
        <w:t>. En conjunto, estos 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51A8002D" w:rsidR="00CF4456" w:rsidRDefault="00CF4456" w:rsidP="00DA6618">
      <w:pPr>
        <w:pStyle w:val="Descripcin"/>
        <w:keepNext/>
      </w:pPr>
      <w:bookmarkStart w:id="108" w:name="_Toc200854218"/>
      <w:bookmarkStart w:id="109" w:name="_Toc201172435"/>
      <w:bookmarkStart w:id="110" w:name="_Toc201199616"/>
      <w:bookmarkStart w:id="111" w:name="_Toc201199705"/>
      <w:bookmarkStart w:id="112" w:name="_Toc211609256"/>
      <w:bookmarkStart w:id="113" w:name="_Toc212539462"/>
      <w:bookmarkStart w:id="114" w:name="_Toc212539516"/>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7</w:t>
      </w:r>
      <w:r w:rsidR="0013364A">
        <w:rPr>
          <w:noProof/>
        </w:rPr>
        <w:fldChar w:fldCharType="end"/>
      </w:r>
      <w:r>
        <w:t xml:space="preserve"> </w:t>
      </w:r>
      <w:r w:rsidR="009F0243">
        <w:t xml:space="preserve">Diagrama de componentes </w:t>
      </w:r>
      <w:r w:rsidR="00DA6618">
        <w:t xml:space="preserve">de </w:t>
      </w:r>
      <w:proofErr w:type="spellStart"/>
      <w:r w:rsidR="00DA6618">
        <w:t>EugCom</w:t>
      </w:r>
      <w:bookmarkEnd w:id="108"/>
      <w:bookmarkEnd w:id="109"/>
      <w:bookmarkEnd w:id="110"/>
      <w:bookmarkEnd w:id="111"/>
      <w:bookmarkEnd w:id="112"/>
      <w:bookmarkEnd w:id="113"/>
      <w:bookmarkEnd w:id="114"/>
      <w:proofErr w:type="spellEnd"/>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lastRenderedPageBreak/>
        <w:br w:type="page"/>
      </w:r>
    </w:p>
    <w:p w14:paraId="771C9DB6" w14:textId="248B812C" w:rsidR="00F35736" w:rsidRDefault="00F35736" w:rsidP="00DC71E1">
      <w:pPr>
        <w:pStyle w:val="Ttulo2"/>
      </w:pPr>
      <w:bookmarkStart w:id="115" w:name="_Toc213146855"/>
      <w:r>
        <w:lastRenderedPageBreak/>
        <w:t xml:space="preserve">Vista </w:t>
      </w:r>
      <w:r w:rsidR="00DC71E1">
        <w:t>física</w:t>
      </w:r>
      <w:bookmarkEnd w:id="115"/>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116" w:name="_Toc213146856"/>
      <w:r>
        <w:t>Diagrama de despliegue</w:t>
      </w:r>
      <w:bookmarkEnd w:id="116"/>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48369069" w:rsidR="11E1438D" w:rsidRDefault="07AA0FBC" w:rsidP="07AA0FBC">
      <w:pPr>
        <w:pStyle w:val="Descripcin"/>
        <w:keepNext/>
      </w:pPr>
      <w:bookmarkStart w:id="117" w:name="_Toc200854219"/>
      <w:bookmarkStart w:id="118" w:name="_Toc201172436"/>
      <w:bookmarkStart w:id="119" w:name="_Toc201199617"/>
      <w:bookmarkStart w:id="120" w:name="_Toc201199706"/>
      <w:bookmarkStart w:id="121" w:name="_Toc211609257"/>
      <w:bookmarkStart w:id="122" w:name="_Toc212539463"/>
      <w:bookmarkStart w:id="123" w:name="_Toc212539517"/>
      <w:r>
        <w:lastRenderedPageBreak/>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8</w:t>
      </w:r>
      <w:r w:rsidR="0013364A">
        <w:rPr>
          <w:noProof/>
        </w:rPr>
        <w:fldChar w:fldCharType="end"/>
      </w:r>
      <w:r>
        <w:t xml:space="preserve"> Diagrama de despliegue de </w:t>
      </w:r>
      <w:proofErr w:type="spellStart"/>
      <w:r>
        <w:t>EugCOM</w:t>
      </w:r>
      <w:bookmarkEnd w:id="117"/>
      <w:bookmarkEnd w:id="118"/>
      <w:bookmarkEnd w:id="119"/>
      <w:bookmarkEnd w:id="120"/>
      <w:bookmarkEnd w:id="121"/>
      <w:bookmarkEnd w:id="122"/>
      <w:bookmarkEnd w:id="123"/>
      <w:proofErr w:type="spellEnd"/>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124" w:name="_Toc201199618"/>
      <w:bookmarkStart w:id="125" w:name="_Toc201199707"/>
      <w:bookmarkStart w:id="126" w:name="_Toc211609258"/>
      <w:bookmarkStart w:id="127" w:name="_Toc212539464"/>
      <w:bookmarkStart w:id="128" w:name="_Toc212539518"/>
      <w:bookmarkStart w:id="129" w:name="_Toc213146857"/>
      <w:r w:rsidR="0095297C">
        <w:lastRenderedPageBreak/>
        <w:t>MANUAL DE INSTALACI</w:t>
      </w:r>
      <w:r w:rsidR="000C1D01">
        <w:t>Ó</w:t>
      </w:r>
      <w:r w:rsidR="0095297C">
        <w:t>N</w:t>
      </w:r>
      <w:r w:rsidR="00CF4BA4">
        <w:t xml:space="preserve"> Y NAVEGACIÓN</w:t>
      </w:r>
      <w:bookmarkEnd w:id="124"/>
      <w:bookmarkEnd w:id="125"/>
      <w:bookmarkEnd w:id="126"/>
      <w:bookmarkEnd w:id="127"/>
      <w:bookmarkEnd w:id="128"/>
      <w:bookmarkEnd w:id="129"/>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w:t>
      </w:r>
      <w:proofErr w:type="spellStart"/>
      <w:r w:rsidR="00303EEA">
        <w:t>EugCOM</w:t>
      </w:r>
      <w:proofErr w:type="spellEnd"/>
      <w:r>
        <w:t>.</w:t>
      </w:r>
    </w:p>
    <w:p w14:paraId="6C24F641" w14:textId="7706AF25" w:rsidR="00D820EB" w:rsidRPr="00D820EB" w:rsidRDefault="00D820EB" w:rsidP="00D820EB"/>
    <w:p w14:paraId="689A83F5" w14:textId="086B48B0" w:rsidR="00D820EB" w:rsidRDefault="00D820EB" w:rsidP="00D820EB">
      <w:pPr>
        <w:pStyle w:val="Ttulo2"/>
      </w:pPr>
      <w:bookmarkStart w:id="130" w:name="_Toc213146858"/>
      <w:r>
        <w:t>Requisitos de hardware</w:t>
      </w:r>
      <w:bookmarkEnd w:id="130"/>
    </w:p>
    <w:p w14:paraId="0F163551" w14:textId="4C34A478" w:rsidR="00984703" w:rsidRPr="00984703" w:rsidRDefault="00984703" w:rsidP="00984703"/>
    <w:p w14:paraId="643E138E" w14:textId="143C7C2F" w:rsidR="00D820EB" w:rsidRDefault="00984703" w:rsidP="0086601E">
      <w:pPr>
        <w:pStyle w:val="Prrafodelista"/>
        <w:numPr>
          <w:ilvl w:val="0"/>
          <w:numId w:val="13"/>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86601E">
      <w:pPr>
        <w:pStyle w:val="Prrafodelista"/>
        <w:numPr>
          <w:ilvl w:val="0"/>
          <w:numId w:val="13"/>
        </w:numPr>
      </w:pPr>
      <w:r>
        <w:t>Memoria RAM:</w:t>
      </w:r>
      <w:r w:rsidR="00943BBC">
        <w:t xml:space="preserve"> 2GB</w:t>
      </w:r>
    </w:p>
    <w:p w14:paraId="785E72B9" w14:textId="77777777" w:rsidR="00D86A1D" w:rsidRDefault="00D86A1D" w:rsidP="00D820EB"/>
    <w:p w14:paraId="38EEBAD7" w14:textId="79209C5C" w:rsidR="002352AA" w:rsidRDefault="002352AA" w:rsidP="0086601E">
      <w:pPr>
        <w:pStyle w:val="Prrafodelista"/>
        <w:numPr>
          <w:ilvl w:val="0"/>
          <w:numId w:val="13"/>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131" w:name="_Toc213146859"/>
      <w:r>
        <w:t>Requisitos de Software</w:t>
      </w:r>
      <w:bookmarkEnd w:id="131"/>
    </w:p>
    <w:p w14:paraId="1E48FB89" w14:textId="1AE23671" w:rsidR="00D14A5F" w:rsidRDefault="00D14A5F" w:rsidP="00D14A5F"/>
    <w:p w14:paraId="556F4310" w14:textId="16FECDA9" w:rsidR="00D14A5F" w:rsidRDefault="00D14A5F" w:rsidP="0086601E">
      <w:pPr>
        <w:pStyle w:val="Prrafodelista"/>
        <w:numPr>
          <w:ilvl w:val="0"/>
          <w:numId w:val="14"/>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86601E">
      <w:pPr>
        <w:pStyle w:val="Prrafodelista"/>
        <w:numPr>
          <w:ilvl w:val="0"/>
          <w:numId w:val="14"/>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86601E">
      <w:pPr>
        <w:pStyle w:val="Prrafodelista"/>
        <w:numPr>
          <w:ilvl w:val="0"/>
          <w:numId w:val="6"/>
        </w:numPr>
      </w:pPr>
      <w:r>
        <w:t>PHP</w:t>
      </w:r>
    </w:p>
    <w:p w14:paraId="6569273D" w14:textId="77777777" w:rsidR="005E7490" w:rsidRDefault="005E7490" w:rsidP="005E7490">
      <w:pPr>
        <w:pStyle w:val="Prrafodelista"/>
        <w:ind w:left="1440" w:firstLine="0"/>
      </w:pPr>
    </w:p>
    <w:p w14:paraId="50E4E5C0" w14:textId="6D212CC2" w:rsidR="00B9046B" w:rsidRDefault="00D14A5F" w:rsidP="0086601E">
      <w:pPr>
        <w:pStyle w:val="Prrafodelista"/>
        <w:numPr>
          <w:ilvl w:val="0"/>
          <w:numId w:val="6"/>
        </w:numPr>
      </w:pPr>
      <w:proofErr w:type="spellStart"/>
      <w:r>
        <w:t>MySQL</w:t>
      </w:r>
      <w:proofErr w:type="spellEnd"/>
      <w:r w:rsidR="008F0A47">
        <w:t xml:space="preserve">/ </w:t>
      </w:r>
      <w:proofErr w:type="spellStart"/>
      <w:r w:rsidR="008F0A47">
        <w:t>Mari</w:t>
      </w:r>
      <w:r w:rsidR="00813240">
        <w:t>a</w:t>
      </w:r>
      <w:r w:rsidR="008F0A47">
        <w:t>DB</w:t>
      </w:r>
      <w:proofErr w:type="spellEnd"/>
    </w:p>
    <w:p w14:paraId="3B052EE5" w14:textId="77777777" w:rsidR="00B9046B" w:rsidRDefault="00B9046B" w:rsidP="00B9046B">
      <w:pPr>
        <w:pStyle w:val="Prrafodelista"/>
        <w:ind w:left="1440" w:firstLine="0"/>
        <w:rPr>
          <w:ins w:id="132" w:author="Microsoft Word" w:date="2025-06-15T03:56:00Z"/>
        </w:rPr>
      </w:pPr>
    </w:p>
    <w:p w14:paraId="5233C900" w14:textId="1F387784" w:rsidR="00D14A5F" w:rsidRDefault="00D14A5F" w:rsidP="0086601E">
      <w:pPr>
        <w:pStyle w:val="Prrafodelista"/>
        <w:numPr>
          <w:ilvl w:val="0"/>
          <w:numId w:val="6"/>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86601E">
      <w:pPr>
        <w:pStyle w:val="Prrafodelista"/>
        <w:numPr>
          <w:ilvl w:val="0"/>
          <w:numId w:val="6"/>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133" w:name="_Toc213146860"/>
      <w:r>
        <w:t>Instalación de dependencias</w:t>
      </w:r>
      <w:bookmarkEnd w:id="133"/>
    </w:p>
    <w:p w14:paraId="389A5054" w14:textId="3A3AA306" w:rsidR="00C34066" w:rsidRDefault="00C34066" w:rsidP="00C34066"/>
    <w:p w14:paraId="65D30FAE" w14:textId="2D4910B1" w:rsidR="00631B22" w:rsidRDefault="00631B22" w:rsidP="0086601E">
      <w:pPr>
        <w:pStyle w:val="Prrafodelista"/>
        <w:numPr>
          <w:ilvl w:val="0"/>
          <w:numId w:val="9"/>
        </w:numPr>
      </w:pPr>
      <w:r>
        <w:t xml:space="preserve">Descargar XAMPP </w:t>
      </w:r>
    </w:p>
    <w:p w14:paraId="1A9850DF" w14:textId="77777777" w:rsidR="00631B22" w:rsidRDefault="00631B22" w:rsidP="00636666"/>
    <w:p w14:paraId="4EEC947F" w14:textId="70C297AF" w:rsidR="00631B22" w:rsidRDefault="00631B22" w:rsidP="0086601E">
      <w:pPr>
        <w:pStyle w:val="Prrafodelista"/>
        <w:numPr>
          <w:ilvl w:val="0"/>
          <w:numId w:val="9"/>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86601E">
      <w:pPr>
        <w:pStyle w:val="Prrafodelista"/>
        <w:numPr>
          <w:ilvl w:val="0"/>
          <w:numId w:val="9"/>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86601E">
      <w:pPr>
        <w:pStyle w:val="Prrafodelista"/>
        <w:numPr>
          <w:ilvl w:val="0"/>
          <w:numId w:val="8"/>
        </w:numPr>
      </w:pPr>
      <w:r>
        <w:t>Apache</w:t>
      </w:r>
    </w:p>
    <w:p w14:paraId="6B345A14" w14:textId="77777777" w:rsidR="005E7490" w:rsidRDefault="005E7490" w:rsidP="005E7490">
      <w:pPr>
        <w:pStyle w:val="Prrafodelista"/>
        <w:ind w:left="1440" w:firstLine="0"/>
      </w:pPr>
    </w:p>
    <w:p w14:paraId="6065764F" w14:textId="16064C00" w:rsidR="008F0A47" w:rsidRDefault="008F0A47" w:rsidP="0086601E">
      <w:pPr>
        <w:pStyle w:val="Prrafodelista"/>
        <w:numPr>
          <w:ilvl w:val="0"/>
          <w:numId w:val="7"/>
        </w:numPr>
      </w:pPr>
      <w:r>
        <w:t>MySQL</w:t>
      </w:r>
    </w:p>
    <w:p w14:paraId="44A9248E" w14:textId="77777777" w:rsidR="005E7490" w:rsidRDefault="005E7490" w:rsidP="005E7490">
      <w:pPr>
        <w:pStyle w:val="Prrafodelista"/>
        <w:ind w:left="1440" w:firstLine="0"/>
      </w:pPr>
    </w:p>
    <w:p w14:paraId="2F7898F4" w14:textId="6B7F09AA" w:rsidR="005E7490" w:rsidRDefault="008F0A47" w:rsidP="0086601E">
      <w:pPr>
        <w:pStyle w:val="Prrafodelista"/>
        <w:numPr>
          <w:ilvl w:val="0"/>
          <w:numId w:val="7"/>
        </w:numPr>
      </w:pPr>
      <w:r>
        <w:t>PHP</w:t>
      </w:r>
    </w:p>
    <w:p w14:paraId="7039CB65" w14:textId="77777777" w:rsidR="005E7490" w:rsidRDefault="005E7490" w:rsidP="005E7490">
      <w:pPr>
        <w:pStyle w:val="Prrafodelista"/>
        <w:ind w:left="1440" w:firstLine="0"/>
      </w:pPr>
    </w:p>
    <w:p w14:paraId="26BA5F75" w14:textId="1270D890" w:rsidR="008F0A47" w:rsidRDefault="007548C8" w:rsidP="0086601E">
      <w:pPr>
        <w:pStyle w:val="Prrafodelista"/>
        <w:numPr>
          <w:ilvl w:val="0"/>
          <w:numId w:val="7"/>
        </w:numPr>
      </w:pPr>
      <w:proofErr w:type="spellStart"/>
      <w:r>
        <w:t>phpMyAdmin</w:t>
      </w:r>
      <w:proofErr w:type="spellEnd"/>
    </w:p>
    <w:p w14:paraId="005FACDE" w14:textId="77777777" w:rsidR="007548C8" w:rsidRDefault="007548C8" w:rsidP="007548C8">
      <w:pPr>
        <w:pStyle w:val="Prrafodelista"/>
        <w:ind w:left="1440" w:firstLine="0"/>
      </w:pPr>
    </w:p>
    <w:p w14:paraId="1382241E" w14:textId="3E4BD3B0" w:rsidR="00121049" w:rsidRDefault="00121049" w:rsidP="0086601E">
      <w:pPr>
        <w:pStyle w:val="Prrafodelista"/>
        <w:numPr>
          <w:ilvl w:val="0"/>
          <w:numId w:val="9"/>
        </w:numPr>
      </w:pPr>
      <w:r>
        <w:t>Abre el panel de control de XAMPP</w:t>
      </w:r>
    </w:p>
    <w:p w14:paraId="6E0E183E" w14:textId="075C1054" w:rsidR="00121049" w:rsidRDefault="00121049" w:rsidP="00636666"/>
    <w:p w14:paraId="76351749" w14:textId="0A0B43DC" w:rsidR="00121049" w:rsidRDefault="00121049" w:rsidP="0086601E">
      <w:pPr>
        <w:pStyle w:val="Prrafodelista"/>
        <w:numPr>
          <w:ilvl w:val="0"/>
          <w:numId w:val="9"/>
        </w:numPr>
      </w:pPr>
      <w:r>
        <w:t>Haz clic en “</w:t>
      </w:r>
      <w:proofErr w:type="spellStart"/>
      <w:r>
        <w:t>Start</w:t>
      </w:r>
      <w:proofErr w:type="spellEnd"/>
      <w:r>
        <w:t>” para:</w:t>
      </w:r>
    </w:p>
    <w:p w14:paraId="10489BE8" w14:textId="144F4A35" w:rsidR="00121049" w:rsidRDefault="00121049" w:rsidP="00121049">
      <w:pPr>
        <w:ind w:firstLine="0"/>
      </w:pPr>
    </w:p>
    <w:p w14:paraId="59D7A613" w14:textId="2BC4A4B4" w:rsidR="00121049" w:rsidRDefault="00121049" w:rsidP="0086601E">
      <w:pPr>
        <w:pStyle w:val="Prrafodelista"/>
        <w:numPr>
          <w:ilvl w:val="0"/>
          <w:numId w:val="5"/>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86601E">
      <w:pPr>
        <w:pStyle w:val="Prrafodelista"/>
        <w:numPr>
          <w:ilvl w:val="0"/>
          <w:numId w:val="5"/>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134" w:name="_Toc213146861"/>
      <w:r>
        <w:t>Pasos para la instalación</w:t>
      </w:r>
      <w:bookmarkEnd w:id="134"/>
    </w:p>
    <w:p w14:paraId="26DB1BF5" w14:textId="77777777" w:rsidR="00797B7E" w:rsidRPr="00797B7E" w:rsidRDefault="00797B7E" w:rsidP="00797B7E"/>
    <w:p w14:paraId="50ACF049" w14:textId="3647851F" w:rsidR="00797B7E" w:rsidRDefault="00797B7E" w:rsidP="0086601E">
      <w:pPr>
        <w:pStyle w:val="Prrafodelista"/>
        <w:numPr>
          <w:ilvl w:val="0"/>
          <w:numId w:val="10"/>
        </w:numPr>
      </w:pPr>
      <w:r w:rsidRPr="00797B7E">
        <w:t>Copiar la carpeta del proyecto al directorio de XAMPP</w:t>
      </w:r>
      <w:r w:rsidR="00636666">
        <w:t xml:space="preserve"> </w:t>
      </w:r>
      <w:r w:rsidR="00BD366D">
        <w:t>(</w:t>
      </w:r>
      <w:r w:rsidR="007834B9" w:rsidRPr="007834B9">
        <w:t>C:\</w:t>
      </w:r>
      <w:proofErr w:type="spellStart"/>
      <w:r w:rsidR="007834B9" w:rsidRPr="007834B9">
        <w:t>xampp</w:t>
      </w:r>
      <w:proofErr w:type="spellEnd"/>
      <w:r w:rsidR="007834B9" w:rsidRPr="007834B9">
        <w:t>\</w:t>
      </w:r>
      <w:proofErr w:type="spellStart"/>
      <w:r w:rsidR="007834B9" w:rsidRPr="007834B9">
        <w:t>htdocs</w:t>
      </w:r>
      <w:proofErr w:type="spellEnd"/>
      <w:r w:rsidR="007834B9" w:rsidRPr="007834B9">
        <w:t>\</w:t>
      </w:r>
      <w:r w:rsidR="007834B9">
        <w:t>)</w:t>
      </w:r>
    </w:p>
    <w:p w14:paraId="4674FE0D" w14:textId="77777777" w:rsidR="007E7E7A" w:rsidRDefault="007E7E7A" w:rsidP="007E7E7A">
      <w:pPr>
        <w:pStyle w:val="Prrafodelista"/>
        <w:ind w:left="1080" w:firstLine="0"/>
      </w:pPr>
    </w:p>
    <w:p w14:paraId="6159360F" w14:textId="55A2F532" w:rsidR="007E7E7A" w:rsidRDefault="006641C8" w:rsidP="0086601E">
      <w:pPr>
        <w:pStyle w:val="Prrafodelista"/>
        <w:numPr>
          <w:ilvl w:val="0"/>
          <w:numId w:val="10"/>
        </w:numPr>
      </w:pPr>
      <w:r>
        <w:t xml:space="preserve">Crear base de datos </w:t>
      </w:r>
    </w:p>
    <w:p w14:paraId="30294541" w14:textId="77777777" w:rsidR="006641C8" w:rsidRDefault="006641C8" w:rsidP="006641C8">
      <w:pPr>
        <w:pStyle w:val="Prrafodelista"/>
      </w:pPr>
    </w:p>
    <w:p w14:paraId="4D938A30" w14:textId="15220448" w:rsidR="006641C8" w:rsidRDefault="00D16D58" w:rsidP="0086601E">
      <w:pPr>
        <w:pStyle w:val="Prrafodelista"/>
        <w:numPr>
          <w:ilvl w:val="0"/>
          <w:numId w:val="11"/>
        </w:numPr>
      </w:pPr>
      <w:r w:rsidRPr="00D16D58">
        <w:t xml:space="preserve">Abrir el navegador y acceder a </w:t>
      </w:r>
      <w:r>
        <w:t>“</w:t>
      </w:r>
      <w:hyperlink r:id="rId22"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86601E">
      <w:pPr>
        <w:pStyle w:val="Prrafodelista"/>
        <w:numPr>
          <w:ilvl w:val="0"/>
          <w:numId w:val="11"/>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86601E">
      <w:pPr>
        <w:pStyle w:val="Prrafodelista"/>
        <w:numPr>
          <w:ilvl w:val="0"/>
          <w:numId w:val="11"/>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86601E">
      <w:pPr>
        <w:pStyle w:val="Prrafodelista"/>
        <w:numPr>
          <w:ilvl w:val="0"/>
          <w:numId w:val="10"/>
        </w:numPr>
      </w:pPr>
      <w:r w:rsidRPr="00EF77EB">
        <w:t>Configurar el archivo de conexión a la base de datos (</w:t>
      </w:r>
      <w:proofErr w:type="spellStart"/>
      <w:r w:rsidRPr="00EF77EB">
        <w:t>config.php</w:t>
      </w:r>
      <w:proofErr w:type="spellEnd"/>
      <w:r>
        <w:t>)</w:t>
      </w:r>
    </w:p>
    <w:p w14:paraId="0B4D8872" w14:textId="7FFCC4E1" w:rsidR="0015276D" w:rsidRPr="0015276D" w:rsidRDefault="0015276D" w:rsidP="0015276D"/>
    <w:p w14:paraId="16EBB940" w14:textId="77777777" w:rsidR="001B2E4F" w:rsidRDefault="0015276D" w:rsidP="00D820EB">
      <w:pPr>
        <w:pStyle w:val="Ttulo2"/>
      </w:pPr>
      <w:bookmarkStart w:id="135" w:name="_Toc213146862"/>
      <w:r>
        <w:t>Ejecución del sistema</w:t>
      </w:r>
      <w:bookmarkEnd w:id="135"/>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86601E">
      <w:pPr>
        <w:pStyle w:val="Prrafodelista"/>
        <w:numPr>
          <w:ilvl w:val="0"/>
          <w:numId w:val="12"/>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86601E">
      <w:pPr>
        <w:pStyle w:val="Prrafodelista"/>
        <w:numPr>
          <w:ilvl w:val="0"/>
          <w:numId w:val="12"/>
        </w:numPr>
      </w:pPr>
      <w:r w:rsidRPr="002038D8">
        <w:lastRenderedPageBreak/>
        <w:t>Abrir el navegador e ingresar la siguiente URL</w:t>
      </w:r>
      <w:r w:rsidR="00646F06">
        <w:t xml:space="preserve"> </w:t>
      </w:r>
      <w:hyperlink r:id="rId23"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86601E">
      <w:pPr>
        <w:pStyle w:val="Prrafodelista"/>
        <w:numPr>
          <w:ilvl w:val="0"/>
          <w:numId w:val="12"/>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136" w:name="_Toc213146863"/>
      <w:r>
        <w:t>Solución de errores comunes</w:t>
      </w:r>
      <w:bookmarkEnd w:id="136"/>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29D98C5" w:rsidR="00786713" w:rsidRPr="00786713" w:rsidRDefault="00786713" w:rsidP="00786713">
      <w:pPr>
        <w:pStyle w:val="Descripcin"/>
      </w:pPr>
      <w:bookmarkStart w:id="137" w:name="_Toc200854083"/>
      <w:bookmarkStart w:id="138" w:name="_Toc201172364"/>
      <w:bookmarkStart w:id="139" w:name="_Toc201199619"/>
      <w:bookmarkStart w:id="140" w:name="_Toc201199708"/>
      <w:bookmarkStart w:id="141" w:name="_Toc211609259"/>
      <w:bookmarkStart w:id="142" w:name="_Toc212539465"/>
      <w:bookmarkStart w:id="143" w:name="_Toc212539519"/>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6</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solución de errores comunes</w:t>
      </w:r>
      <w:bookmarkEnd w:id="137"/>
      <w:bookmarkEnd w:id="138"/>
      <w:bookmarkEnd w:id="139"/>
      <w:bookmarkEnd w:id="140"/>
      <w:bookmarkEnd w:id="141"/>
      <w:bookmarkEnd w:id="142"/>
      <w:bookmarkEnd w:id="143"/>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proofErr w:type="spellStart"/>
            <w:r w:rsidRPr="00B32AB5">
              <w:t>config.php</w:t>
            </w:r>
            <w:proofErr w:type="spellEnd"/>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 xml:space="preserve">Verificar que estén dentro de </w:t>
            </w:r>
            <w:proofErr w:type="spellStart"/>
            <w:r w:rsidRPr="008C2203">
              <w:t>htdocs</w:t>
            </w:r>
            <w:proofErr w:type="spellEnd"/>
            <w:r w:rsidRPr="008C2203">
              <w:t>/</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144" w:name="_Toc213146864"/>
      <w:r>
        <w:lastRenderedPageBreak/>
        <w:t>Árbol de navegación</w:t>
      </w:r>
      <w:bookmarkEnd w:id="144"/>
    </w:p>
    <w:p w14:paraId="4CD4326E" w14:textId="77777777" w:rsidR="00FB1202" w:rsidRDefault="00FB1202" w:rsidP="00FB1202"/>
    <w:p w14:paraId="12D35FE4" w14:textId="09DF3F6B" w:rsidR="00E21376" w:rsidRDefault="006C1F63" w:rsidP="006C1F63">
      <w:r w:rsidRPr="006C1F63">
        <w:t xml:space="preserve">En la figura 6.1 El árbol de navegación muestra cómo se organiza la aplicación tras el inicio de sesión: desde el </w:t>
      </w:r>
      <w:proofErr w:type="spellStart"/>
      <w:r w:rsidRPr="006C1F63">
        <w:t>Dashboard</w:t>
      </w:r>
      <w:proofErr w:type="spellEnd"/>
      <w:r w:rsidRPr="006C1F63">
        <w:t xml:space="preserve"> se despliega el menú (</w:t>
      </w:r>
      <w:proofErr w:type="spellStart"/>
      <w:r w:rsidRPr="006C1F63">
        <w:t>header</w:t>
      </w:r>
      <w:proofErr w:type="spellEnd"/>
      <w:r w:rsidRPr="006C1F63">
        <w:t xml:space="preserve">), que agrupa las principales pestañas o módulos. Allí el usuario puede gestionar Turnos (listar, crear y asignar), Empleados (ingresar y visualizar), y las Tablas Maestras de RR.HH. (permisos, centros de costo, departamentos, motivos, tipos de contrato y vacaciones). También incluye vistas operativas para Vacaciones (crear y ver), Informe de asistencia (consultar por empleado), Permisos (ingresar y ver aprobados), Pulsos de empleados y Reportes/Informes. Cada nodo azul representa una interfaz (pantalla) y cada nodo morado una funcionalidad dentro de esa pantalla; la ruta típica es: iniciar sesión → </w:t>
      </w:r>
      <w:proofErr w:type="spellStart"/>
      <w:r w:rsidRPr="006C1F63">
        <w:t>dashboard</w:t>
      </w:r>
      <w:proofErr w:type="spellEnd"/>
      <w:r w:rsidRPr="006C1F63">
        <w:t xml:space="preserve"> → menú → módulo (pantalla) → acción específica, y finalmente la opción Salir para cerrar sesión.</w:t>
      </w:r>
    </w:p>
    <w:p w14:paraId="19288BCA" w14:textId="77777777" w:rsidR="006C1F63" w:rsidRPr="006C1F63" w:rsidRDefault="006C1F63" w:rsidP="006C1F63"/>
    <w:p w14:paraId="7D3DFE39" w14:textId="09C3C03C" w:rsidR="00C938C9" w:rsidRPr="00FB1202" w:rsidRDefault="00CB046F" w:rsidP="00E21376">
      <w:r>
        <w:t>. Para detalle de árbol de navegación revisar anexo 9.7</w:t>
      </w:r>
    </w:p>
    <w:p w14:paraId="27B239DA" w14:textId="03AD49CF" w:rsidR="00C938C9" w:rsidRDefault="00C938C9" w:rsidP="00C938C9">
      <w:pPr>
        <w:pStyle w:val="Descripcin"/>
        <w:keepNext/>
      </w:pPr>
      <w:bookmarkStart w:id="145" w:name="_Toc201172439"/>
      <w:bookmarkStart w:id="146" w:name="_Toc201199620"/>
      <w:bookmarkStart w:id="147" w:name="_Toc201199709"/>
      <w:bookmarkStart w:id="148" w:name="_Toc211609260"/>
      <w:bookmarkStart w:id="149" w:name="_Toc212539466"/>
      <w:bookmarkStart w:id="150" w:name="_Toc212539520"/>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6</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t xml:space="preserve"> </w:t>
      </w:r>
      <w:r w:rsidRPr="00BE64BC">
        <w:t xml:space="preserve">“Árbol de navegación </w:t>
      </w:r>
      <w:proofErr w:type="spellStart"/>
      <w:r w:rsidRPr="00BE64BC">
        <w:t>EugCOM</w:t>
      </w:r>
      <w:proofErr w:type="spellEnd"/>
      <w:r w:rsidRPr="00BE64BC">
        <w:t>”</w:t>
      </w:r>
      <w:bookmarkEnd w:id="145"/>
      <w:bookmarkEnd w:id="146"/>
      <w:bookmarkEnd w:id="147"/>
      <w:bookmarkEnd w:id="148"/>
      <w:bookmarkEnd w:id="149"/>
      <w:bookmarkEnd w:id="150"/>
    </w:p>
    <w:p w14:paraId="47A1BADC" w14:textId="3F52980F" w:rsidR="00160670" w:rsidRDefault="00984F04" w:rsidP="00731056">
      <w:pPr>
        <w:pStyle w:val="Sinespaciado"/>
      </w:pPr>
      <w:r>
        <w:rPr>
          <w:noProof/>
        </w:rPr>
        <w:drawing>
          <wp:inline distT="0" distB="0" distL="0" distR="0" wp14:anchorId="5EA051BC" wp14:editId="62282E85">
            <wp:extent cx="6409669" cy="227242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24"/>
                    <a:stretch>
                      <a:fillRect/>
                    </a:stretch>
                  </pic:blipFill>
                  <pic:spPr>
                    <a:xfrm>
                      <a:off x="0" y="0"/>
                      <a:ext cx="6435750" cy="2281667"/>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225A4598" w14:textId="77777777" w:rsidR="00E21376" w:rsidRDefault="00E21376" w:rsidP="00FB1202"/>
    <w:p w14:paraId="6DC19A9D" w14:textId="77777777" w:rsidR="00C938C9" w:rsidRDefault="00C938C9" w:rsidP="00691C95">
      <w:pPr>
        <w:ind w:firstLine="0"/>
      </w:pPr>
    </w:p>
    <w:p w14:paraId="052C9F18" w14:textId="61AB9F92" w:rsidR="00691C95" w:rsidRDefault="00FB1202" w:rsidP="00E21376">
      <w:r>
        <w:lastRenderedPageBreak/>
        <w:t xml:space="preserve">La figura </w:t>
      </w:r>
      <w:r w:rsidR="00C938C9">
        <w:t>6.2</w:t>
      </w:r>
      <w:r>
        <w:t xml:space="preserve"> representa la visualización del menú desplegable para el usuario del </w:t>
      </w:r>
      <w:r w:rsidR="005577CD">
        <w:t>Cuarto</w:t>
      </w:r>
      <w:r>
        <w:t xml:space="preserve"> incremento.</w:t>
      </w:r>
      <w:r w:rsidR="00CB046F">
        <w:t xml:space="preserve"> Para detalle de </w:t>
      </w:r>
      <w:r w:rsidR="00F73AF2">
        <w:t xml:space="preserve">menú desplegable </w:t>
      </w:r>
      <w:r w:rsidR="00CB046F">
        <w:t>revisar anexo 9.7</w:t>
      </w:r>
    </w:p>
    <w:p w14:paraId="7599DFF5" w14:textId="77777777" w:rsidR="00E21376" w:rsidRDefault="00E21376" w:rsidP="00E21376"/>
    <w:p w14:paraId="2A32B526" w14:textId="5D02B749" w:rsidR="00FB1202" w:rsidRDefault="00FB1202" w:rsidP="00E21376">
      <w:pPr>
        <w:pStyle w:val="Descripcin"/>
      </w:pPr>
      <w:bookmarkStart w:id="151" w:name="_Toc201172440"/>
      <w:bookmarkStart w:id="152" w:name="_Toc201199621"/>
      <w:bookmarkStart w:id="153" w:name="_Toc201199710"/>
      <w:bookmarkStart w:id="154" w:name="_Toc211609261"/>
      <w:bookmarkStart w:id="155" w:name="_Toc212539467"/>
      <w:bookmarkStart w:id="156" w:name="_Toc212539521"/>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6</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t xml:space="preserve"> “Vista navegación menú desplegable externa”</w:t>
      </w:r>
      <w:bookmarkEnd w:id="151"/>
      <w:bookmarkEnd w:id="152"/>
      <w:bookmarkEnd w:id="153"/>
      <w:bookmarkEnd w:id="154"/>
      <w:bookmarkEnd w:id="155"/>
      <w:bookmarkEnd w:id="156"/>
    </w:p>
    <w:p w14:paraId="70795618" w14:textId="70B6082B" w:rsidR="00FB1202" w:rsidRDefault="00984F04" w:rsidP="000F3322">
      <w:pPr>
        <w:spacing w:line="278" w:lineRule="auto"/>
        <w:ind w:firstLine="0"/>
        <w:jc w:val="left"/>
      </w:pPr>
      <w:r>
        <w:rPr>
          <w:noProof/>
        </w:rPr>
        <w:drawing>
          <wp:inline distT="0" distB="0" distL="0" distR="0" wp14:anchorId="1264503C" wp14:editId="73966340">
            <wp:extent cx="1337481" cy="6170649"/>
            <wp:effectExtent l="0" t="0" r="0" b="190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25"/>
                    <a:stretch>
                      <a:fillRect/>
                    </a:stretch>
                  </pic:blipFill>
                  <pic:spPr>
                    <a:xfrm>
                      <a:off x="0" y="0"/>
                      <a:ext cx="1344803" cy="6204430"/>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3852DEE7" w:rsidR="00FB1202" w:rsidRDefault="00C938C9" w:rsidP="00393D4C">
      <w:r>
        <w:t>Fuente: Elaborado por el estudiante de acuerdo con el proyecto</w:t>
      </w:r>
    </w:p>
    <w:p w14:paraId="51947794" w14:textId="51B91714" w:rsidR="00A41E72" w:rsidRDefault="1445CB98" w:rsidP="003E56C8">
      <w:pPr>
        <w:pStyle w:val="Ttulo1"/>
      </w:pPr>
      <w:bookmarkStart w:id="157" w:name="_Toc201199622"/>
      <w:bookmarkStart w:id="158" w:name="_Toc201199711"/>
      <w:bookmarkStart w:id="159" w:name="_Toc211609262"/>
      <w:bookmarkStart w:id="160" w:name="_Toc212539468"/>
      <w:bookmarkStart w:id="161" w:name="_Toc212539522"/>
      <w:bookmarkStart w:id="162" w:name="_Toc213146865"/>
      <w:r w:rsidRPr="003E56C8">
        <w:lastRenderedPageBreak/>
        <w:t>PRUEBAS</w:t>
      </w:r>
      <w:r w:rsidR="00A41E72">
        <w:t xml:space="preserve"> </w:t>
      </w:r>
      <w:r w:rsidR="00A41E72" w:rsidRPr="003E56C8">
        <w:t>UNITARIAS</w:t>
      </w:r>
      <w:bookmarkEnd w:id="157"/>
      <w:bookmarkEnd w:id="158"/>
      <w:bookmarkEnd w:id="159"/>
      <w:bookmarkEnd w:id="160"/>
      <w:bookmarkEnd w:id="161"/>
      <w:bookmarkEnd w:id="162"/>
      <w:r w:rsidR="00987A0F">
        <w:t xml:space="preserve"> </w:t>
      </w:r>
    </w:p>
    <w:p w14:paraId="71C26BA4" w14:textId="77777777" w:rsidR="006C1F63" w:rsidRDefault="006C1F63" w:rsidP="006C1F63"/>
    <w:p w14:paraId="39D844F5" w14:textId="5B05D80B" w:rsidR="006C1F63" w:rsidRDefault="006C1F63" w:rsidP="006C1F63">
      <w:r>
        <w:t>A continuación, las pruebas unitarias por caso de uso:</w:t>
      </w:r>
    </w:p>
    <w:p w14:paraId="3CEC3B4C" w14:textId="77777777" w:rsidR="006C1F63" w:rsidRDefault="006C1F63" w:rsidP="006C1F63"/>
    <w:p w14:paraId="4F65198B" w14:textId="2E50228C" w:rsidR="006C1F63" w:rsidRDefault="006C1F63" w:rsidP="006C1F63">
      <w:pPr>
        <w:pStyle w:val="Ttulo2"/>
      </w:pPr>
      <w:bookmarkStart w:id="163" w:name="_Toc213146866"/>
      <w:r>
        <w:t>Prueba unitaria CU N°</w:t>
      </w:r>
      <w:r w:rsidR="005577CD">
        <w:t>7.1</w:t>
      </w:r>
      <w:bookmarkEnd w:id="163"/>
    </w:p>
    <w:p w14:paraId="4BCA70BC" w14:textId="77777777" w:rsidR="00740BED" w:rsidRPr="00740BED" w:rsidRDefault="00740BED" w:rsidP="00740BED"/>
    <w:p w14:paraId="7D74E820" w14:textId="4FE350B7" w:rsidR="00740BED" w:rsidRDefault="00740BED" w:rsidP="00740BED">
      <w:r>
        <w:t xml:space="preserve">En la </w:t>
      </w:r>
      <w:r>
        <w:rPr>
          <w:i/>
        </w:rPr>
        <w:t xml:space="preserve">Tabla 7.1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08FA1BD9" w14:textId="77777777" w:rsidR="00740BED" w:rsidRDefault="00740BED" w:rsidP="00740BED"/>
    <w:p w14:paraId="7E0B0FFF" w14:textId="101209C8" w:rsidR="00740BED" w:rsidRDefault="00740BED" w:rsidP="00740BED">
      <w:pPr>
        <w:pStyle w:val="Descripcin"/>
        <w:keepNext/>
      </w:pPr>
      <w:r>
        <w:t xml:space="preserve">Tabla 7.1 </w:t>
      </w:r>
      <w:r w:rsidRPr="000674E5">
        <w:t>Caso de uso N°7.1, Generando gráfico con métricas de asistencia</w:t>
      </w:r>
    </w:p>
    <w:p w14:paraId="0971A45F" w14:textId="77777777" w:rsidR="00740BED" w:rsidRDefault="00740BED" w:rsidP="00740BE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E1479C7" wp14:editId="5FE0D54A">
            <wp:extent cx="4203700" cy="3270785"/>
            <wp:effectExtent l="0" t="0" r="6350" b="6350"/>
            <wp:docPr id="8776480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14"/>
                    <a:stretch>
                      <a:fillRect/>
                    </a:stretch>
                  </pic:blipFill>
                  <pic:spPr>
                    <a:xfrm>
                      <a:off x="0" y="0"/>
                      <a:ext cx="4206555" cy="3273006"/>
                    </a:xfrm>
                    <a:prstGeom prst="rect">
                      <a:avLst/>
                    </a:prstGeom>
                  </pic:spPr>
                </pic:pic>
              </a:graphicData>
            </a:graphic>
          </wp:inline>
        </w:drawing>
      </w:r>
    </w:p>
    <w:p w14:paraId="67BB985E" w14:textId="77777777" w:rsidR="00740BED" w:rsidRDefault="00740BED" w:rsidP="00740BED">
      <w:pPr>
        <w:spacing w:line="278" w:lineRule="auto"/>
        <w:ind w:firstLine="0"/>
        <w:jc w:val="left"/>
      </w:pPr>
    </w:p>
    <w:p w14:paraId="22D12F68" w14:textId="77777777" w:rsidR="00740BED" w:rsidRDefault="00740BED" w:rsidP="00740BED">
      <w:r>
        <w:t>Fuente: Elaborado por el estudiante de acuerdo con el proyecto</w:t>
      </w:r>
    </w:p>
    <w:p w14:paraId="06FDB553" w14:textId="77777777" w:rsidR="006C1F63" w:rsidRDefault="006C1F63" w:rsidP="006C1F63"/>
    <w:p w14:paraId="18A8EC17" w14:textId="77777777" w:rsidR="00EE5195" w:rsidRDefault="00EE5195" w:rsidP="00EE5195">
      <w:r>
        <w:lastRenderedPageBreak/>
        <w:t>Casos de prueba:</w:t>
      </w:r>
    </w:p>
    <w:p w14:paraId="2375E61B" w14:textId="77777777" w:rsidR="00EE5195" w:rsidRDefault="00EE5195" w:rsidP="00EE5195"/>
    <w:p w14:paraId="7D0952AD" w14:textId="515481AE" w:rsidR="00EE5195" w:rsidRDefault="007D6DF3" w:rsidP="0086601E">
      <w:pPr>
        <w:pStyle w:val="Prrafodelista"/>
        <w:numPr>
          <w:ilvl w:val="0"/>
          <w:numId w:val="2"/>
        </w:numPr>
      </w:pPr>
      <w:r>
        <w:t xml:space="preserve">Verificar la correcta validación y redirección a la vista </w:t>
      </w:r>
      <w:proofErr w:type="spellStart"/>
      <w:r>
        <w:t>dashboard</w:t>
      </w:r>
      <w:proofErr w:type="spellEnd"/>
      <w:r w:rsidR="00B7791C">
        <w:t>.</w:t>
      </w:r>
    </w:p>
    <w:p w14:paraId="69B5B1E1" w14:textId="77777777" w:rsidR="00EE5195" w:rsidRDefault="00EE5195" w:rsidP="00EE5195"/>
    <w:p w14:paraId="7A75E877" w14:textId="31C67CB6" w:rsidR="00EE5195" w:rsidRDefault="007D6DF3" w:rsidP="0086601E">
      <w:pPr>
        <w:pStyle w:val="Prrafodelista"/>
        <w:numPr>
          <w:ilvl w:val="0"/>
          <w:numId w:val="2"/>
        </w:numPr>
      </w:pPr>
      <w:r>
        <w:t>Verificar la correcta carga del grafico presentes vs ausentes</w:t>
      </w:r>
      <w:r w:rsidR="00B7791C">
        <w:t>.</w:t>
      </w:r>
    </w:p>
    <w:p w14:paraId="1864145F" w14:textId="77777777" w:rsidR="00EE5195" w:rsidRDefault="00EE5195" w:rsidP="00EE5195"/>
    <w:p w14:paraId="526E2CCB" w14:textId="2F4FDCB5" w:rsidR="00EE5195" w:rsidRDefault="00EE5195" w:rsidP="0086601E">
      <w:pPr>
        <w:pStyle w:val="Prrafodelista"/>
        <w:numPr>
          <w:ilvl w:val="0"/>
          <w:numId w:val="2"/>
        </w:numPr>
      </w:pPr>
      <w:r>
        <w:t xml:space="preserve">Verificar </w:t>
      </w:r>
      <w:r w:rsidR="007D6DF3">
        <w:t>el correcto funcionamiento de los gráficos cumpliendo con los empleados</w:t>
      </w:r>
      <w:r w:rsidR="00B7791C">
        <w:t>.</w:t>
      </w:r>
    </w:p>
    <w:p w14:paraId="67B94EFF" w14:textId="77777777" w:rsidR="00EE5195" w:rsidRDefault="00EE5195" w:rsidP="00EE5195"/>
    <w:p w14:paraId="4B187204" w14:textId="77777777" w:rsidR="00EE5195" w:rsidRDefault="00EE5195" w:rsidP="00EE5195">
      <w:r>
        <w:t>Resultados Esperados:</w:t>
      </w:r>
    </w:p>
    <w:p w14:paraId="03DAD414" w14:textId="77777777" w:rsidR="00EE5195" w:rsidRDefault="00EE5195" w:rsidP="00EE5195"/>
    <w:p w14:paraId="082CCB36" w14:textId="68894920" w:rsidR="00EE5195" w:rsidRDefault="00B7791C" w:rsidP="0086601E">
      <w:pPr>
        <w:pStyle w:val="Prrafodelista"/>
        <w:numPr>
          <w:ilvl w:val="0"/>
          <w:numId w:val="3"/>
        </w:numPr>
      </w:pPr>
      <w:r>
        <w:t>El</w:t>
      </w:r>
      <w:r w:rsidR="007D6DF3">
        <w:t xml:space="preserve"> sistema tras el inicio de sesión valida y redirección </w:t>
      </w:r>
      <w:r w:rsidR="006B76DE">
        <w:t xml:space="preserve">debe cargar </w:t>
      </w:r>
      <w:r w:rsidR="007D6DF3">
        <w:t xml:space="preserve">de manera correcta </w:t>
      </w:r>
      <w:r w:rsidR="006B76DE">
        <w:t xml:space="preserve">a </w:t>
      </w:r>
      <w:r w:rsidR="007D6DF3">
        <w:t xml:space="preserve">la vista </w:t>
      </w:r>
      <w:proofErr w:type="spellStart"/>
      <w:r w:rsidR="007D6DF3">
        <w:t>dashboard</w:t>
      </w:r>
      <w:proofErr w:type="spellEnd"/>
      <w:r w:rsidR="007D6DF3">
        <w:t xml:space="preserve">. </w:t>
      </w:r>
    </w:p>
    <w:p w14:paraId="6AA1B91C" w14:textId="77777777" w:rsidR="006D7A83" w:rsidRDefault="006D7A83" w:rsidP="006D7A83">
      <w:pPr>
        <w:pStyle w:val="Prrafodelista"/>
        <w:ind w:left="1440" w:firstLine="0"/>
      </w:pPr>
    </w:p>
    <w:p w14:paraId="397C9D46" w14:textId="718553CB" w:rsidR="00EE5195" w:rsidRDefault="006D7A83" w:rsidP="0086601E">
      <w:pPr>
        <w:pStyle w:val="Prrafodelista"/>
        <w:numPr>
          <w:ilvl w:val="0"/>
          <w:numId w:val="3"/>
        </w:numPr>
      </w:pPr>
      <w:r>
        <w:t xml:space="preserve">La </w:t>
      </w:r>
      <w:r w:rsidR="007D6DF3">
        <w:t>página y el grafico de presentes vs ausentes</w:t>
      </w:r>
      <w:r w:rsidR="006B76DE">
        <w:t xml:space="preserve"> deben</w:t>
      </w:r>
      <w:r w:rsidR="007D6DF3">
        <w:t xml:space="preserve"> carga</w:t>
      </w:r>
      <w:r w:rsidR="006B76DE">
        <w:t>r</w:t>
      </w:r>
      <w:r w:rsidR="007D6DF3">
        <w:t xml:space="preserve"> correctamente.</w:t>
      </w:r>
    </w:p>
    <w:p w14:paraId="7CAA6B48" w14:textId="77777777" w:rsidR="00EE5195" w:rsidRDefault="00EE5195" w:rsidP="00EE5195"/>
    <w:p w14:paraId="30E295BB" w14:textId="30D8F90D" w:rsidR="00EE5195" w:rsidRDefault="007D6DF3" w:rsidP="0086601E">
      <w:pPr>
        <w:pStyle w:val="Prrafodelista"/>
        <w:numPr>
          <w:ilvl w:val="0"/>
          <w:numId w:val="3"/>
        </w:numPr>
      </w:pPr>
      <w:r>
        <w:t xml:space="preserve">El funcionamiento y cumplimiento de los gráficos </w:t>
      </w:r>
      <w:r w:rsidR="006B76DE">
        <w:t>deben cumplir</w:t>
      </w:r>
      <w:r>
        <w:t xml:space="preserve"> correctamente.</w:t>
      </w:r>
    </w:p>
    <w:p w14:paraId="4B37F183" w14:textId="77777777" w:rsidR="006D7A83" w:rsidRDefault="006D7A83" w:rsidP="006D7A83">
      <w:pPr>
        <w:ind w:firstLine="0"/>
      </w:pPr>
    </w:p>
    <w:p w14:paraId="7F96E20C" w14:textId="77777777" w:rsidR="00EE5195" w:rsidRDefault="00EE5195" w:rsidP="00EE5195">
      <w:r>
        <w:t>Resultados obtenidos</w:t>
      </w:r>
    </w:p>
    <w:p w14:paraId="5A6AF2A0" w14:textId="77777777" w:rsidR="00EE5195" w:rsidRDefault="00EE5195" w:rsidP="00EE5195"/>
    <w:p w14:paraId="53EABF29" w14:textId="644A9986" w:rsidR="00EE5195" w:rsidRDefault="007D6DF3" w:rsidP="0086601E">
      <w:pPr>
        <w:pStyle w:val="Prrafodelista"/>
        <w:numPr>
          <w:ilvl w:val="0"/>
          <w:numId w:val="4"/>
        </w:numPr>
      </w:pPr>
      <w:r>
        <w:t xml:space="preserve">El sistema tras el inicio se valida y </w:t>
      </w:r>
      <w:r w:rsidR="006B76DE">
        <w:t>se re direcciona</w:t>
      </w:r>
      <w:r>
        <w:t xml:space="preserve"> de manera correcta cumpliendo con lo esperado.</w:t>
      </w:r>
    </w:p>
    <w:p w14:paraId="6FB47C55" w14:textId="77777777" w:rsidR="00EE5195" w:rsidRDefault="00EE5195" w:rsidP="00EE5195"/>
    <w:p w14:paraId="7A12AD0E" w14:textId="0D300419" w:rsidR="00EE5195" w:rsidRDefault="007D6DF3" w:rsidP="0086601E">
      <w:pPr>
        <w:pStyle w:val="Prrafodelista"/>
        <w:numPr>
          <w:ilvl w:val="0"/>
          <w:numId w:val="4"/>
        </w:numPr>
      </w:pPr>
      <w:r>
        <w:t>La página y el grafico de presentes vs ausentes cargo correctamente sin ningún fallo.</w:t>
      </w:r>
    </w:p>
    <w:p w14:paraId="3985ECBF" w14:textId="77777777" w:rsidR="00EE5195" w:rsidRDefault="00EE5195" w:rsidP="00EE5195"/>
    <w:p w14:paraId="61D81C33" w14:textId="0427781D" w:rsidR="00EE5195" w:rsidRDefault="007D6DF3" w:rsidP="0086601E">
      <w:pPr>
        <w:pStyle w:val="Prrafodelista"/>
        <w:numPr>
          <w:ilvl w:val="0"/>
          <w:numId w:val="4"/>
        </w:numPr>
      </w:pPr>
      <w:r>
        <w:t>Los gráficos y el funcionamiento cumplen de manera correcta mostrando la asistencia y ausentes cumpliendo con el cometido.</w:t>
      </w:r>
    </w:p>
    <w:p w14:paraId="7238F202" w14:textId="77777777" w:rsidR="00EE5195" w:rsidRPr="008E3311" w:rsidRDefault="00EE5195" w:rsidP="0059633B">
      <w:pPr>
        <w:ind w:firstLine="0"/>
      </w:pPr>
    </w:p>
    <w:p w14:paraId="2B9C8906" w14:textId="4E91A2F3" w:rsidR="00EE5195" w:rsidRPr="006B76DE" w:rsidRDefault="0059633B" w:rsidP="006B76DE">
      <w:r w:rsidRPr="006B76DE">
        <w:t>Durante la validación del Caso de Uso N°</w:t>
      </w:r>
      <w:r w:rsidR="00740BED" w:rsidRPr="006B76DE">
        <w:t>7.1</w:t>
      </w:r>
      <w:r w:rsidRPr="006B76DE">
        <w:t>,</w:t>
      </w:r>
      <w:r w:rsidR="006B76DE" w:rsidRPr="006B76DE">
        <w:t xml:space="preserve"> El contenido central es un </w:t>
      </w:r>
      <w:r w:rsidR="006B76DE" w:rsidRPr="006B76DE">
        <w:rPr>
          <w:bCs/>
        </w:rPr>
        <w:t>resumen visual de asistencia</w:t>
      </w:r>
      <w:r w:rsidR="006B76DE" w:rsidRPr="006B76DE">
        <w:t xml:space="preserve"> para la fecha, destacando las métricas de </w:t>
      </w:r>
      <w:r w:rsidR="006B76DE" w:rsidRPr="006B76DE">
        <w:rPr>
          <w:bCs/>
        </w:rPr>
        <w:t>Asistente</w:t>
      </w:r>
      <w:r w:rsidR="006B76DE">
        <w:rPr>
          <w:bCs/>
        </w:rPr>
        <w:t>s</w:t>
      </w:r>
      <w:r w:rsidR="006B76DE" w:rsidRPr="006B76DE">
        <w:t xml:space="preserve"> y </w:t>
      </w:r>
      <w:r w:rsidR="006B76DE" w:rsidRPr="006B76DE">
        <w:rPr>
          <w:bCs/>
        </w:rPr>
        <w:t>Ausentes</w:t>
      </w:r>
      <w:r w:rsidR="006B76DE" w:rsidRPr="006B76DE">
        <w:t xml:space="preserve"> mediante un gráfico de barras simple (barra verde para asistentes, roja para ausentes)</w:t>
      </w:r>
      <w:r w:rsidRPr="006B76DE">
        <w:t xml:space="preserve"> </w:t>
      </w:r>
    </w:p>
    <w:p w14:paraId="4AFD5211" w14:textId="77777777" w:rsidR="0059633B" w:rsidRPr="0059633B" w:rsidRDefault="0059633B" w:rsidP="0059633B"/>
    <w:p w14:paraId="2F418731" w14:textId="0503A6A7" w:rsidR="00EE5195" w:rsidRDefault="00EE5195" w:rsidP="00EE5195">
      <w:pPr>
        <w:pStyle w:val="Descripcin"/>
        <w:keepNext/>
      </w:pPr>
      <w:bookmarkStart w:id="164" w:name="_Toc200854229"/>
      <w:bookmarkStart w:id="165" w:name="_Toc201172448"/>
      <w:bookmarkStart w:id="166" w:name="_Toc201199636"/>
      <w:bookmarkStart w:id="167" w:name="_Toc201199725"/>
      <w:bookmarkStart w:id="168" w:name="_Toc212539470"/>
      <w:bookmarkStart w:id="169" w:name="_Toc212539524"/>
      <w:r>
        <w:t xml:space="preserve">Figura </w:t>
      </w:r>
      <w:r w:rsidR="0013364A">
        <w:rPr>
          <w:noProof/>
        </w:rPr>
        <w:fldChar w:fldCharType="begin"/>
      </w:r>
      <w:r w:rsidR="0013364A">
        <w:rPr>
          <w:noProof/>
        </w:rPr>
        <w:instrText xml:space="preserve"> STYLEREF 1 \s </w:instrText>
      </w:r>
      <w:r w:rsidR="0013364A">
        <w:rPr>
          <w:noProof/>
        </w:rPr>
        <w:fldChar w:fldCharType="separate"/>
      </w:r>
      <w:r>
        <w:rPr>
          <w:noProof/>
        </w:rPr>
        <w:t>7</w:t>
      </w:r>
      <w:r w:rsidR="0013364A">
        <w:rPr>
          <w:noProof/>
        </w:rPr>
        <w:fldChar w:fldCharType="end"/>
      </w:r>
      <w:r>
        <w:t>.1 “Captura de pantalla de prueba 1-2-3 caso de uso N°</w:t>
      </w:r>
      <w:r w:rsidR="005577CD">
        <w:t>7.1</w:t>
      </w:r>
      <w:r>
        <w:t>”</w:t>
      </w:r>
      <w:bookmarkEnd w:id="164"/>
      <w:bookmarkEnd w:id="165"/>
      <w:bookmarkEnd w:id="166"/>
      <w:bookmarkEnd w:id="167"/>
      <w:bookmarkEnd w:id="168"/>
      <w:bookmarkEnd w:id="169"/>
    </w:p>
    <w:p w14:paraId="629858E1" w14:textId="77777777" w:rsidR="0013364A" w:rsidRPr="0013364A" w:rsidRDefault="0013364A" w:rsidP="0013364A"/>
    <w:p w14:paraId="60EE0E87" w14:textId="2BD99B88" w:rsidR="00EE5195" w:rsidRDefault="0013364A" w:rsidP="0013364A">
      <w:pPr>
        <w:pStyle w:val="Sinespaciado"/>
      </w:pPr>
      <w:r w:rsidRPr="0013364A">
        <w:rPr>
          <w:noProof/>
        </w:rPr>
        <w:drawing>
          <wp:inline distT="0" distB="0" distL="0" distR="0" wp14:anchorId="5630768A" wp14:editId="05B7432A">
            <wp:extent cx="5971540" cy="30346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1540" cy="3034665"/>
                    </a:xfrm>
                    <a:prstGeom prst="rect">
                      <a:avLst/>
                    </a:prstGeom>
                  </pic:spPr>
                </pic:pic>
              </a:graphicData>
            </a:graphic>
          </wp:inline>
        </w:drawing>
      </w:r>
    </w:p>
    <w:p w14:paraId="6B08D875" w14:textId="02A32533" w:rsidR="006C1F63" w:rsidRDefault="006C1F63" w:rsidP="00EE5195">
      <w:pPr>
        <w:pStyle w:val="Sinespaciado"/>
      </w:pPr>
    </w:p>
    <w:p w14:paraId="1EFC6EA7" w14:textId="77777777" w:rsidR="00EE5195" w:rsidRDefault="00EE5195" w:rsidP="00EE5195">
      <w:pPr>
        <w:pStyle w:val="Sinespaciado"/>
      </w:pPr>
    </w:p>
    <w:p w14:paraId="1BB331E7" w14:textId="77777777" w:rsidR="00EE5195" w:rsidRDefault="00EE5195" w:rsidP="00EE5195">
      <w:r>
        <w:t>Fuente: Elaborado por el estudiante de acuerdo con el proyecto</w:t>
      </w:r>
    </w:p>
    <w:p w14:paraId="61A1EAA2" w14:textId="77777777" w:rsidR="00EE5195" w:rsidRDefault="00EE5195" w:rsidP="00EE5195">
      <w:pPr>
        <w:pStyle w:val="Sinespaciado"/>
      </w:pPr>
    </w:p>
    <w:p w14:paraId="0D259D79" w14:textId="77777777" w:rsidR="00A93C41" w:rsidRDefault="00A93C41" w:rsidP="00EE5195">
      <w:pPr>
        <w:pStyle w:val="Sinespaciado"/>
      </w:pPr>
    </w:p>
    <w:p w14:paraId="441AF197" w14:textId="77777777" w:rsidR="00A93C41" w:rsidRDefault="00A93C41" w:rsidP="00EE5195">
      <w:pPr>
        <w:pStyle w:val="Sinespaciado"/>
      </w:pPr>
    </w:p>
    <w:p w14:paraId="674688D1" w14:textId="77777777" w:rsidR="00A93C41" w:rsidRDefault="00A93C41" w:rsidP="00EE5195">
      <w:pPr>
        <w:pStyle w:val="Sinespaciado"/>
      </w:pPr>
    </w:p>
    <w:p w14:paraId="2C96B2E4" w14:textId="77777777" w:rsidR="00A93C41" w:rsidRDefault="00A93C41" w:rsidP="00EE5195">
      <w:pPr>
        <w:pStyle w:val="Sinespaciado"/>
      </w:pPr>
    </w:p>
    <w:p w14:paraId="0355D86C" w14:textId="77777777" w:rsidR="00A93C41" w:rsidRDefault="00A93C41" w:rsidP="00EE5195">
      <w:pPr>
        <w:pStyle w:val="Sinespaciado"/>
      </w:pPr>
    </w:p>
    <w:p w14:paraId="673E70B3" w14:textId="77777777" w:rsidR="00A93C41" w:rsidRDefault="00A93C41" w:rsidP="00EE5195">
      <w:pPr>
        <w:pStyle w:val="Sinespaciado"/>
      </w:pPr>
    </w:p>
    <w:p w14:paraId="7047B2C3" w14:textId="79BD6A5E" w:rsidR="006C1F63" w:rsidRPr="006C1F63" w:rsidRDefault="006C1F63" w:rsidP="006C1F63">
      <w:pPr>
        <w:spacing w:line="278" w:lineRule="auto"/>
        <w:ind w:firstLine="0"/>
        <w:jc w:val="left"/>
        <w:rPr>
          <w:rFonts w:eastAsiaTheme="majorEastAsia" w:cstheme="majorBidi"/>
          <w:szCs w:val="32"/>
        </w:rPr>
      </w:pPr>
    </w:p>
    <w:p w14:paraId="723B4E2B" w14:textId="480451F9" w:rsidR="006C1F63" w:rsidRDefault="006C1F63" w:rsidP="006C1F63">
      <w:pPr>
        <w:pStyle w:val="Ttulo2"/>
      </w:pPr>
      <w:bookmarkStart w:id="170" w:name="_Toc213146867"/>
      <w:r>
        <w:t>Prueba unitaria CU N°</w:t>
      </w:r>
      <w:r w:rsidR="005577CD">
        <w:t>7.3</w:t>
      </w:r>
      <w:bookmarkEnd w:id="170"/>
    </w:p>
    <w:p w14:paraId="35F5E4F9" w14:textId="77777777" w:rsidR="006C1F63" w:rsidRDefault="006C1F63" w:rsidP="006C1F63">
      <w:pPr>
        <w:spacing w:line="278" w:lineRule="auto"/>
        <w:ind w:firstLine="0"/>
        <w:jc w:val="left"/>
      </w:pPr>
    </w:p>
    <w:p w14:paraId="6CE37C2A" w14:textId="67DBAC04" w:rsidR="005577CD" w:rsidRDefault="005577CD" w:rsidP="005577CD">
      <w:r>
        <w:t xml:space="preserve">En la </w:t>
      </w:r>
      <w:r>
        <w:rPr>
          <w:i/>
        </w:rPr>
        <w:t xml:space="preserve">Tabla 7.2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4356FC72" w14:textId="77777777" w:rsidR="005577CD" w:rsidRDefault="005577CD" w:rsidP="00B7791C">
      <w:pPr>
        <w:ind w:firstLine="0"/>
      </w:pPr>
    </w:p>
    <w:p w14:paraId="7B1F715C" w14:textId="6711BB95" w:rsidR="005577CD" w:rsidRDefault="005577CD" w:rsidP="005577CD">
      <w:pPr>
        <w:pStyle w:val="Descripcin"/>
        <w:keepNext/>
      </w:pPr>
      <w:r>
        <w:t xml:space="preserve">Tabla </w:t>
      </w:r>
      <w:r w:rsidR="00B63266">
        <w:t xml:space="preserve">7.2 </w:t>
      </w:r>
      <w:r w:rsidR="00B63266" w:rsidRPr="004A30FA">
        <w:t>Caso</w:t>
      </w:r>
      <w:r w:rsidRPr="004A30FA">
        <w:t xml:space="preserve"> de uso N°7.3, visualizando lista con empleados </w:t>
      </w:r>
      <w:proofErr w:type="spellStart"/>
      <w:r w:rsidRPr="004A30FA">
        <w:t>inasistentes</w:t>
      </w:r>
      <w:proofErr w:type="spellEnd"/>
    </w:p>
    <w:p w14:paraId="004CCF5C"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1DCEB39" wp14:editId="07CE87EE">
            <wp:extent cx="4441371" cy="3847605"/>
            <wp:effectExtent l="0" t="0" r="0" b="635"/>
            <wp:docPr id="151448936"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15"/>
                    <a:srcRect/>
                    <a:stretch>
                      <a:fillRect/>
                    </a:stretch>
                  </pic:blipFill>
                  <pic:spPr>
                    <a:xfrm>
                      <a:off x="0" y="0"/>
                      <a:ext cx="4444236" cy="3850087"/>
                    </a:xfrm>
                    <a:prstGeom prst="rect">
                      <a:avLst/>
                    </a:prstGeom>
                    <a:ln/>
                  </pic:spPr>
                </pic:pic>
              </a:graphicData>
            </a:graphic>
          </wp:inline>
        </w:drawing>
      </w:r>
    </w:p>
    <w:p w14:paraId="1DBBB67E"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4554D0D9" w14:textId="77777777" w:rsidR="005577CD" w:rsidRDefault="005577CD" w:rsidP="005577CD">
      <w:r>
        <w:t>Fuente: Elaborado por el estudiante de acuerdo con el proyecto</w:t>
      </w:r>
    </w:p>
    <w:p w14:paraId="0C4E4C1F" w14:textId="77777777" w:rsidR="00A93C41" w:rsidRDefault="00A93C41" w:rsidP="00A93C41">
      <w:pPr>
        <w:ind w:firstLine="0"/>
      </w:pPr>
    </w:p>
    <w:p w14:paraId="3CA533D7" w14:textId="77777777" w:rsidR="00A93C41" w:rsidRDefault="00A93C41" w:rsidP="00A93C41">
      <w:r>
        <w:t>Casos de prueba:</w:t>
      </w:r>
    </w:p>
    <w:p w14:paraId="48581698" w14:textId="77777777" w:rsidR="00A93C41" w:rsidRDefault="00A93C41" w:rsidP="00A93C41"/>
    <w:p w14:paraId="0FE6ECF6" w14:textId="1B3A00AC" w:rsidR="00A93C41" w:rsidRDefault="00A93C41" w:rsidP="0086601E">
      <w:pPr>
        <w:pStyle w:val="Prrafodelista"/>
        <w:numPr>
          <w:ilvl w:val="0"/>
          <w:numId w:val="15"/>
        </w:numPr>
      </w:pPr>
      <w:r>
        <w:t xml:space="preserve">Verificar </w:t>
      </w:r>
      <w:r w:rsidR="006B76DE">
        <w:t xml:space="preserve">la correcta validación y redirección al </w:t>
      </w:r>
      <w:proofErr w:type="spellStart"/>
      <w:r w:rsidR="006B76DE">
        <w:t>dashboard</w:t>
      </w:r>
      <w:proofErr w:type="spellEnd"/>
      <w:r w:rsidR="006B76DE">
        <w:t>.</w:t>
      </w:r>
    </w:p>
    <w:p w14:paraId="00DCB62F" w14:textId="77777777" w:rsidR="00A93C41" w:rsidRPr="00A93C41" w:rsidRDefault="00A93C41" w:rsidP="00A93C41"/>
    <w:p w14:paraId="180766D1" w14:textId="634C45C6" w:rsidR="00A93C41" w:rsidRDefault="00A93C41" w:rsidP="0086601E">
      <w:pPr>
        <w:pStyle w:val="Prrafodelista"/>
        <w:numPr>
          <w:ilvl w:val="0"/>
          <w:numId w:val="15"/>
        </w:numPr>
      </w:pPr>
      <w:r>
        <w:t xml:space="preserve">Verificar </w:t>
      </w:r>
      <w:r w:rsidR="006B76DE">
        <w:t>la correcta carga de la interfaz y del botón generar tabla de inasistencia.</w:t>
      </w:r>
    </w:p>
    <w:p w14:paraId="29CD90FC" w14:textId="77777777" w:rsidR="00A93C41" w:rsidRPr="00A93C41" w:rsidRDefault="00A93C41" w:rsidP="00A93C41"/>
    <w:p w14:paraId="10B713DE" w14:textId="12E2BC39" w:rsidR="00A93C41" w:rsidRDefault="006B76DE" w:rsidP="0086601E">
      <w:pPr>
        <w:pStyle w:val="Prrafodelista"/>
        <w:numPr>
          <w:ilvl w:val="0"/>
          <w:numId w:val="15"/>
        </w:numPr>
      </w:pPr>
      <w:r>
        <w:t>Verificar la correcta carga de la tabla de las personas ausentes del día actual.</w:t>
      </w:r>
    </w:p>
    <w:p w14:paraId="49984C08" w14:textId="77777777" w:rsidR="00A93C41" w:rsidRDefault="00A93C41" w:rsidP="00A93C41">
      <w:pPr>
        <w:ind w:firstLine="0"/>
      </w:pPr>
    </w:p>
    <w:p w14:paraId="5A81D741" w14:textId="77777777" w:rsidR="00A93C41" w:rsidRDefault="00A93C41" w:rsidP="00A93C41">
      <w:r>
        <w:t>Resultados Esperados:</w:t>
      </w:r>
    </w:p>
    <w:p w14:paraId="422BCDE0" w14:textId="77777777" w:rsidR="00A93C41" w:rsidRDefault="00A93C41" w:rsidP="00A93C41"/>
    <w:p w14:paraId="73A7FBBB" w14:textId="16EFEB66" w:rsidR="00A93C41" w:rsidRDefault="00A93C41" w:rsidP="0086601E">
      <w:pPr>
        <w:pStyle w:val="Prrafodelista"/>
        <w:numPr>
          <w:ilvl w:val="0"/>
          <w:numId w:val="16"/>
        </w:numPr>
      </w:pPr>
      <w:r>
        <w:t xml:space="preserve">El </w:t>
      </w:r>
      <w:r w:rsidR="006B76DE">
        <w:t xml:space="preserve">sistema carga, valida y </w:t>
      </w:r>
      <w:proofErr w:type="spellStart"/>
      <w:r w:rsidR="006B76DE">
        <w:t>redirecciona</w:t>
      </w:r>
      <w:proofErr w:type="spellEnd"/>
      <w:r w:rsidR="006B76DE">
        <w:t xml:space="preserve"> de manera correcta al </w:t>
      </w:r>
      <w:proofErr w:type="spellStart"/>
      <w:r w:rsidR="006B76DE">
        <w:t>dashboard</w:t>
      </w:r>
      <w:proofErr w:type="spellEnd"/>
      <w:r w:rsidR="006B76DE">
        <w:t xml:space="preserve"> después del inicio de sesión</w:t>
      </w:r>
    </w:p>
    <w:p w14:paraId="1E1AB1F0" w14:textId="77777777" w:rsidR="00A93C41" w:rsidRDefault="00A93C41" w:rsidP="00A93C41">
      <w:pPr>
        <w:ind w:firstLine="0"/>
      </w:pPr>
    </w:p>
    <w:p w14:paraId="01290215" w14:textId="23573EAE" w:rsidR="00A93C41" w:rsidRDefault="00A93C41" w:rsidP="0086601E">
      <w:pPr>
        <w:pStyle w:val="Prrafodelista"/>
        <w:numPr>
          <w:ilvl w:val="0"/>
          <w:numId w:val="16"/>
        </w:numPr>
      </w:pPr>
      <w:r>
        <w:t xml:space="preserve">El </w:t>
      </w:r>
      <w:r w:rsidR="006B76DE">
        <w:t>sistema debe cargar de manera correcta la interfaz y el botón “generar tabla de inasistencia”</w:t>
      </w:r>
    </w:p>
    <w:p w14:paraId="1D419475" w14:textId="77777777" w:rsidR="00A93C41" w:rsidRDefault="00A93C41" w:rsidP="00A93C41">
      <w:pPr>
        <w:ind w:left="720" w:firstLine="0"/>
      </w:pPr>
    </w:p>
    <w:p w14:paraId="77E90227" w14:textId="5F746ECA" w:rsidR="00A93C41" w:rsidRDefault="006B76DE" w:rsidP="0086601E">
      <w:pPr>
        <w:pStyle w:val="Prrafodelista"/>
        <w:numPr>
          <w:ilvl w:val="0"/>
          <w:numId w:val="16"/>
        </w:numPr>
      </w:pPr>
      <w:r>
        <w:t>Al presionar el botón generar tabla de inasistencia, el sistema debe cargar de manera correcta la tabla de las personas ausentes del día actual.</w:t>
      </w:r>
    </w:p>
    <w:p w14:paraId="4104799B" w14:textId="77777777" w:rsidR="00A93C41" w:rsidRDefault="00A93C41" w:rsidP="00A93C41">
      <w:pPr>
        <w:ind w:firstLine="0"/>
      </w:pPr>
    </w:p>
    <w:p w14:paraId="63BA1309" w14:textId="77777777" w:rsidR="00A93C41" w:rsidRDefault="00A93C41" w:rsidP="00A93C41">
      <w:r>
        <w:t>Resultados obtenidos</w:t>
      </w:r>
    </w:p>
    <w:p w14:paraId="74793767" w14:textId="77777777" w:rsidR="00A93C41" w:rsidRDefault="00A93C41" w:rsidP="00A93C41"/>
    <w:p w14:paraId="694F6346" w14:textId="00607C70" w:rsidR="00A93C41" w:rsidRDefault="006B76DE" w:rsidP="0086601E">
      <w:pPr>
        <w:pStyle w:val="Prrafodelista"/>
        <w:numPr>
          <w:ilvl w:val="0"/>
          <w:numId w:val="17"/>
        </w:numPr>
      </w:pPr>
      <w:r>
        <w:t xml:space="preserve">El sistema carga, valida y se </w:t>
      </w:r>
      <w:proofErr w:type="spellStart"/>
      <w:r>
        <w:t>redirecciona</w:t>
      </w:r>
      <w:proofErr w:type="spellEnd"/>
      <w:r>
        <w:t xml:space="preserve"> de manera correcta al </w:t>
      </w:r>
      <w:proofErr w:type="spellStart"/>
      <w:r>
        <w:t>dashboard</w:t>
      </w:r>
      <w:proofErr w:type="spellEnd"/>
      <w:r>
        <w:t xml:space="preserve"> después del inicio de sesión.</w:t>
      </w:r>
    </w:p>
    <w:p w14:paraId="25A0742F" w14:textId="77777777" w:rsidR="00A93C41" w:rsidRDefault="00A93C41" w:rsidP="00A93C41">
      <w:pPr>
        <w:ind w:left="720" w:firstLine="0"/>
      </w:pPr>
    </w:p>
    <w:p w14:paraId="1795FD4D" w14:textId="6EF210CA" w:rsidR="00A93C41" w:rsidRDefault="006B76DE" w:rsidP="0086601E">
      <w:pPr>
        <w:pStyle w:val="Prrafodelista"/>
        <w:numPr>
          <w:ilvl w:val="0"/>
          <w:numId w:val="17"/>
        </w:numPr>
      </w:pPr>
      <w:r>
        <w:lastRenderedPageBreak/>
        <w:t>El sistema carga de manera correcta la interfaz y el botón “Generar tabla de inasistencia”</w:t>
      </w:r>
      <w:r w:rsidR="00CE6780">
        <w:t xml:space="preserve"> es visible.</w:t>
      </w:r>
    </w:p>
    <w:p w14:paraId="70233EB9" w14:textId="77777777" w:rsidR="00A93C41" w:rsidRDefault="00A93C41" w:rsidP="00A93C41">
      <w:pPr>
        <w:ind w:left="720" w:firstLine="0"/>
      </w:pPr>
    </w:p>
    <w:p w14:paraId="132A318D" w14:textId="4FD4D7B4" w:rsidR="00A93C41" w:rsidRDefault="00CE6780" w:rsidP="0086601E">
      <w:pPr>
        <w:pStyle w:val="Prrafodelista"/>
        <w:numPr>
          <w:ilvl w:val="0"/>
          <w:numId w:val="17"/>
        </w:numPr>
      </w:pPr>
      <w:r>
        <w:t xml:space="preserve">Al presionar el botón genera la tabla de inasistencia, el sistema carga de manera correcta la tabla de las persona ausentes del </w:t>
      </w:r>
      <w:proofErr w:type="spellStart"/>
      <w:r>
        <w:t>dia</w:t>
      </w:r>
      <w:proofErr w:type="spellEnd"/>
      <w:r>
        <w:t xml:space="preserve"> actual.</w:t>
      </w:r>
    </w:p>
    <w:p w14:paraId="194719E3" w14:textId="77777777" w:rsidR="0059633B" w:rsidRDefault="0059633B" w:rsidP="0059633B">
      <w:pPr>
        <w:ind w:firstLine="0"/>
      </w:pPr>
    </w:p>
    <w:p w14:paraId="7E3A48F8" w14:textId="005B192C" w:rsidR="0059633B" w:rsidRPr="00CE6780" w:rsidRDefault="0033124E" w:rsidP="0059633B">
      <w:r w:rsidRPr="00CE6780">
        <w:t xml:space="preserve">En la figura 7.2 se presenta la </w:t>
      </w:r>
      <w:r w:rsidR="0059633B" w:rsidRPr="00CE6780">
        <w:t>validación del Caso de Uso N°</w:t>
      </w:r>
      <w:r w:rsidR="005577CD" w:rsidRPr="00CE6780">
        <w:t>7.3</w:t>
      </w:r>
      <w:r w:rsidR="00CE6780" w:rsidRPr="00CE6780">
        <w:t xml:space="preserve">, la </w:t>
      </w:r>
      <w:r w:rsidR="00CE6780" w:rsidRPr="00CE6780">
        <w:rPr>
          <w:bCs/>
        </w:rPr>
        <w:t>respuesta del sistema</w:t>
      </w:r>
      <w:r w:rsidR="00CE6780" w:rsidRPr="00CE6780">
        <w:t xml:space="preserve"> tras la acción de presionar el botón de la primera imagen ("Generar Tabla de Inasistencia"), lo que evidencia la ejecución exitosa del flujo para visualizar empleados ausentes. La pantalla se transforma para mostrar una tabla detallada bajo el título "Personal ausente del día </w:t>
      </w:r>
      <w:r w:rsidR="00CE6780">
        <w:t>x</w:t>
      </w:r>
      <w:r w:rsidR="00CE6780" w:rsidRPr="00CE6780">
        <w:t xml:space="preserve">", listando </w:t>
      </w:r>
      <w:r w:rsidR="00CE6780" w:rsidRPr="00CE6780">
        <w:rPr>
          <w:bCs/>
        </w:rPr>
        <w:t>empleados</w:t>
      </w:r>
      <w:r w:rsidR="00CE6780">
        <w:t xml:space="preserve"> </w:t>
      </w:r>
      <w:r w:rsidR="00CE6780" w:rsidRPr="00CE6780">
        <w:t xml:space="preserve">con sus respectivos </w:t>
      </w:r>
      <w:r w:rsidR="00CE6780" w:rsidRPr="00CE6780">
        <w:rPr>
          <w:bCs/>
        </w:rPr>
        <w:t>RUT</w:t>
      </w:r>
      <w:r w:rsidR="00CE6780" w:rsidRPr="00CE6780">
        <w:t xml:space="preserve">, </w:t>
      </w:r>
      <w:r w:rsidR="00CE6780" w:rsidRPr="00CE6780">
        <w:rPr>
          <w:bCs/>
        </w:rPr>
        <w:t>Nombre Completo</w:t>
      </w:r>
      <w:r w:rsidR="00CE6780" w:rsidRPr="00CE6780">
        <w:t xml:space="preserve"> y </w:t>
      </w:r>
      <w:r w:rsidR="00CE6780" w:rsidRPr="00CE6780">
        <w:rPr>
          <w:bCs/>
        </w:rPr>
        <w:t>Departamento</w:t>
      </w:r>
      <w:r w:rsidR="00CE6780" w:rsidRPr="00CE6780">
        <w:t xml:space="preserve"> (Recursos Humanos, Contabilidad, Cobranza, etc.), y el botón superior ha cambiado a </w:t>
      </w:r>
      <w:r w:rsidR="00CE6780" w:rsidRPr="00CE6780">
        <w:rPr>
          <w:bCs/>
        </w:rPr>
        <w:t>"Ocultar Tabla de Inasistencia"</w:t>
      </w:r>
      <w:r w:rsidR="00CE6780" w:rsidRPr="00CE6780">
        <w:t xml:space="preserve"> para permitir al usuario regresar a la vista de gráfico.</w:t>
      </w:r>
    </w:p>
    <w:p w14:paraId="6ADCA5B7" w14:textId="77777777" w:rsidR="0059633B" w:rsidRDefault="0059633B" w:rsidP="00A93C41"/>
    <w:p w14:paraId="25BDA742" w14:textId="674D956C" w:rsidR="0059633B" w:rsidRDefault="0059633B" w:rsidP="00C80049">
      <w:pPr>
        <w:pStyle w:val="Descripcin"/>
        <w:keepNext/>
      </w:pPr>
      <w:bookmarkStart w:id="171" w:name="_Toc212539472"/>
      <w:bookmarkStart w:id="172" w:name="_Toc212539526"/>
      <w:r>
        <w:t xml:space="preserve">Figura </w:t>
      </w:r>
      <w:r w:rsidR="0013364A">
        <w:rPr>
          <w:noProof/>
        </w:rPr>
        <w:fldChar w:fldCharType="begin"/>
      </w:r>
      <w:r w:rsidR="0013364A">
        <w:rPr>
          <w:noProof/>
        </w:rPr>
        <w:instrText xml:space="preserve"> STYLEREF 1 \s </w:instrText>
      </w:r>
      <w:r w:rsidR="0013364A">
        <w:rPr>
          <w:noProof/>
        </w:rPr>
        <w:fldChar w:fldCharType="separate"/>
      </w:r>
      <w:r>
        <w:rPr>
          <w:noProof/>
        </w:rPr>
        <w:t>7</w:t>
      </w:r>
      <w:r w:rsidR="0013364A">
        <w:rPr>
          <w:noProof/>
        </w:rPr>
        <w:fldChar w:fldCharType="end"/>
      </w:r>
      <w:r>
        <w:t>.2 “Captura de pantalla de prueba 1-2-3 caso de uso N°</w:t>
      </w:r>
      <w:r w:rsidR="005577CD">
        <w:t>7.3</w:t>
      </w:r>
      <w:r>
        <w:t>”</w:t>
      </w:r>
      <w:bookmarkEnd w:id="171"/>
      <w:bookmarkEnd w:id="172"/>
    </w:p>
    <w:p w14:paraId="2D193F7C" w14:textId="2E3F77A5" w:rsidR="00A93C41" w:rsidRDefault="0013364A" w:rsidP="0013364A">
      <w:pPr>
        <w:pStyle w:val="Sinespaciado"/>
      </w:pPr>
      <w:r w:rsidRPr="0013364A">
        <w:rPr>
          <w:noProof/>
        </w:rPr>
        <w:drawing>
          <wp:inline distT="0" distB="0" distL="0" distR="0" wp14:anchorId="53DDBCDF" wp14:editId="3DFE7EA7">
            <wp:extent cx="5272687" cy="593766"/>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7627" cy="614592"/>
                    </a:xfrm>
                    <a:prstGeom prst="rect">
                      <a:avLst/>
                    </a:prstGeom>
                  </pic:spPr>
                </pic:pic>
              </a:graphicData>
            </a:graphic>
          </wp:inline>
        </w:drawing>
      </w:r>
    </w:p>
    <w:p w14:paraId="0360FD1A" w14:textId="70083549" w:rsidR="0013364A" w:rsidRDefault="0013364A" w:rsidP="0013364A">
      <w:pPr>
        <w:pStyle w:val="Sinespaciado"/>
      </w:pPr>
      <w:r w:rsidRPr="0013364A">
        <w:rPr>
          <w:noProof/>
        </w:rPr>
        <w:drawing>
          <wp:inline distT="0" distB="0" distL="0" distR="0" wp14:anchorId="05F11F98" wp14:editId="0BFFE094">
            <wp:extent cx="5272405" cy="2127689"/>
            <wp:effectExtent l="0" t="0" r="444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26484" cy="2149513"/>
                    </a:xfrm>
                    <a:prstGeom prst="rect">
                      <a:avLst/>
                    </a:prstGeom>
                  </pic:spPr>
                </pic:pic>
              </a:graphicData>
            </a:graphic>
          </wp:inline>
        </w:drawing>
      </w:r>
    </w:p>
    <w:p w14:paraId="590E7D41" w14:textId="4446F112" w:rsidR="006C1F63" w:rsidRDefault="006C1F63" w:rsidP="00EE5195">
      <w:pPr>
        <w:pStyle w:val="Sinespaciado"/>
      </w:pPr>
    </w:p>
    <w:p w14:paraId="3BCF51A4" w14:textId="77777777" w:rsidR="00A93C41" w:rsidRDefault="00A93C41" w:rsidP="00EE5195">
      <w:pPr>
        <w:pStyle w:val="Sinespaciado"/>
      </w:pPr>
    </w:p>
    <w:p w14:paraId="62D82135" w14:textId="0B268324" w:rsidR="4772764B" w:rsidRPr="008F35EA" w:rsidRDefault="00A93C41" w:rsidP="00C80049">
      <w:r>
        <w:t>Fuente: Elaborado por el estud</w:t>
      </w:r>
      <w:r w:rsidR="00C80049">
        <w:t>iante de acuerdo con el proyecto.</w:t>
      </w:r>
    </w:p>
    <w:p w14:paraId="5C77BC97" w14:textId="34C2E887" w:rsidR="2D0D16DC" w:rsidRDefault="2D0D16DC" w:rsidP="003E56C8">
      <w:pPr>
        <w:pStyle w:val="Ttulo1"/>
      </w:pPr>
      <w:bookmarkStart w:id="173" w:name="_Toc201199654"/>
      <w:bookmarkStart w:id="174" w:name="_Toc201199743"/>
      <w:bookmarkStart w:id="175" w:name="_Toc211609263"/>
      <w:bookmarkStart w:id="176" w:name="_Toc212539477"/>
      <w:bookmarkStart w:id="177" w:name="_Toc212539531"/>
      <w:bookmarkStart w:id="178" w:name="_Toc213146868"/>
      <w:r>
        <w:lastRenderedPageBreak/>
        <w:t xml:space="preserve">SPRINT </w:t>
      </w:r>
      <w:r w:rsidRPr="003E56C8">
        <w:t>REVIEW</w:t>
      </w:r>
      <w:bookmarkEnd w:id="173"/>
      <w:bookmarkEnd w:id="174"/>
      <w:bookmarkEnd w:id="175"/>
      <w:bookmarkEnd w:id="176"/>
      <w:bookmarkEnd w:id="177"/>
      <w:bookmarkEnd w:id="178"/>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179" w:name="_Toc213146869"/>
      <w:proofErr w:type="spellStart"/>
      <w:r>
        <w:t>Backlog</w:t>
      </w:r>
      <w:proofErr w:type="spellEnd"/>
      <w:r>
        <w:t xml:space="preserve"> </w:t>
      </w:r>
      <w:proofErr w:type="spellStart"/>
      <w:r>
        <w:t>Review</w:t>
      </w:r>
      <w:bookmarkEnd w:id="179"/>
      <w:proofErr w:type="spellEnd"/>
    </w:p>
    <w:p w14:paraId="60768050" w14:textId="77777777" w:rsidR="00204078" w:rsidRDefault="00204078" w:rsidP="00E97AE6">
      <w:pPr>
        <w:ind w:firstLine="0"/>
      </w:pPr>
    </w:p>
    <w:p w14:paraId="1CC4D125" w14:textId="314EBAF1" w:rsidR="00E97AE6" w:rsidRDefault="00E97AE6" w:rsidP="005C6C51">
      <w:r>
        <w:t xml:space="preserve">En la tabla </w:t>
      </w:r>
      <w:r w:rsidR="001C2692">
        <w:t>8</w:t>
      </w:r>
      <w:r>
        <w:t xml:space="preserve">.1 se aprecia el sprint </w:t>
      </w:r>
      <w:proofErr w:type="spellStart"/>
      <w:r>
        <w:t>backlog</w:t>
      </w:r>
      <w:proofErr w:type="spellEnd"/>
      <w:r>
        <w:t xml:space="preserve"> </w:t>
      </w:r>
      <w:proofErr w:type="spellStart"/>
      <w:r>
        <w:t>review</w:t>
      </w:r>
      <w:proofErr w:type="spellEnd"/>
      <w:r>
        <w:t xml:space="preserve"> con las respectivas horas efectivas del proyecto </w:t>
      </w:r>
      <w:r w:rsidR="004C53EA">
        <w:t>y tareas</w:t>
      </w:r>
      <w:r w:rsidR="000D7281">
        <w:t xml:space="preserve"> del incremento </w:t>
      </w:r>
      <w:r w:rsidR="00740BED">
        <w:t>4</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bookmarkStart w:id="180" w:name="_GoBack"/>
      <w:bookmarkEnd w:id="180"/>
    </w:p>
    <w:p w14:paraId="738169C3" w14:textId="4F14ED6A" w:rsidR="00204078" w:rsidRDefault="00204078" w:rsidP="00204078">
      <w:pPr>
        <w:pStyle w:val="Descripcin"/>
      </w:pPr>
      <w:bookmarkStart w:id="181" w:name="_Toc200854101"/>
      <w:bookmarkStart w:id="182" w:name="_Toc201172385"/>
      <w:bookmarkStart w:id="183" w:name="_Toc201199655"/>
      <w:bookmarkStart w:id="184" w:name="_Toc201199744"/>
      <w:bookmarkStart w:id="185" w:name="_Toc211609264"/>
      <w:bookmarkStart w:id="186" w:name="_Toc212539478"/>
      <w:bookmarkStart w:id="187" w:name="_Toc212539532"/>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8</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Sprint </w:t>
      </w:r>
      <w:proofErr w:type="spellStart"/>
      <w:r>
        <w:t>Backlog</w:t>
      </w:r>
      <w:proofErr w:type="spellEnd"/>
      <w:r>
        <w:t xml:space="preserve"> </w:t>
      </w:r>
      <w:proofErr w:type="spellStart"/>
      <w:r>
        <w:t>Review</w:t>
      </w:r>
      <w:bookmarkEnd w:id="181"/>
      <w:bookmarkEnd w:id="182"/>
      <w:bookmarkEnd w:id="183"/>
      <w:bookmarkEnd w:id="184"/>
      <w:bookmarkEnd w:id="185"/>
      <w:bookmarkEnd w:id="186"/>
      <w:bookmarkEnd w:id="187"/>
      <w:proofErr w:type="spellEnd"/>
    </w:p>
    <w:p w14:paraId="573CE8D9" w14:textId="0FF459CB" w:rsidR="002A4644" w:rsidRPr="002A4644" w:rsidRDefault="00D06A56" w:rsidP="00104D75">
      <w:pPr>
        <w:pStyle w:val="Sinespaciado"/>
      </w:pPr>
      <w:r w:rsidRPr="00D06A56">
        <w:drawing>
          <wp:inline distT="0" distB="0" distL="0" distR="0" wp14:anchorId="2C258D79" wp14:editId="7206A395">
            <wp:extent cx="5971540" cy="5594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1540" cy="559435"/>
                    </a:xfrm>
                    <a:prstGeom prst="rect">
                      <a:avLst/>
                    </a:prstGeom>
                  </pic:spPr>
                </pic:pic>
              </a:graphicData>
            </a:graphic>
          </wp:inline>
        </w:drawing>
      </w:r>
    </w:p>
    <w:p w14:paraId="03319542" w14:textId="3D5AF627" w:rsidR="002A4644" w:rsidRPr="002A4644" w:rsidRDefault="002A4644" w:rsidP="002A4644">
      <w:pPr>
        <w:pStyle w:val="Sinespaciado"/>
      </w:pPr>
    </w:p>
    <w:p w14:paraId="62F26C4F" w14:textId="1B050AE4" w:rsidR="00204078" w:rsidRDefault="00204078" w:rsidP="2EB94F80">
      <w:pPr>
        <w:ind w:firstLine="0"/>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188" w:name="_Toc213146870"/>
      <w:r>
        <w:t>Tabla</w:t>
      </w:r>
      <w:r w:rsidR="369ED8CA">
        <w:t xml:space="preserve"> de </w:t>
      </w:r>
      <w:r w:rsidR="5E1CFFAF">
        <w:t>esfuerzo</w:t>
      </w:r>
      <w:bookmarkEnd w:id="188"/>
    </w:p>
    <w:p w14:paraId="0CBC358A" w14:textId="77777777" w:rsidR="00E10416" w:rsidRPr="00E10416" w:rsidRDefault="00E10416" w:rsidP="00E10416"/>
    <w:p w14:paraId="0707503F" w14:textId="4F9553F6" w:rsidR="00654EAD" w:rsidRDefault="00B13178" w:rsidP="00654EAD">
      <w:r>
        <w:t xml:space="preserve">En la tabla </w:t>
      </w:r>
      <w:r w:rsidR="001C2692">
        <w:t>8</w:t>
      </w:r>
      <w:r>
        <w:t>.</w:t>
      </w:r>
      <w:r w:rsidR="00204078">
        <w:t>2</w:t>
      </w:r>
      <w:r>
        <w:t xml:space="preserve"> se r</w:t>
      </w:r>
      <w:r w:rsidR="369ED8CA">
        <w:t>epresentan las horas trabajadas (</w:t>
      </w:r>
      <w:r w:rsidR="00BC54D3">
        <w:t>x</w:t>
      </w:r>
      <w:r w:rsidR="369ED8CA">
        <w:t xml:space="preserve"> horas) por cantidad de Tareas (</w:t>
      </w:r>
      <w:r w:rsidR="00BC54D3">
        <w:t xml:space="preserve">x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6BA50CB6" w14:textId="6BADCE27" w:rsidR="00B13178" w:rsidRDefault="00B13178" w:rsidP="00B13178">
      <w:pPr>
        <w:pStyle w:val="Descripcin"/>
      </w:pPr>
      <w:bookmarkStart w:id="189" w:name="_Toc200854102"/>
      <w:bookmarkStart w:id="190" w:name="_Toc201172386"/>
      <w:bookmarkStart w:id="191" w:name="_Toc201199656"/>
      <w:bookmarkStart w:id="192" w:name="_Toc201199745"/>
      <w:bookmarkStart w:id="193" w:name="_Toc211609265"/>
      <w:bookmarkStart w:id="194" w:name="_Toc212539479"/>
      <w:bookmarkStart w:id="195" w:name="_Toc212539533"/>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8</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2</w:t>
      </w:r>
      <w:r w:rsidR="0013364A">
        <w:rPr>
          <w:noProof/>
        </w:rPr>
        <w:fldChar w:fldCharType="end"/>
      </w:r>
      <w:r>
        <w:t xml:space="preserve"> Tabla de esfuerzo</w:t>
      </w:r>
      <w:bookmarkEnd w:id="189"/>
      <w:bookmarkEnd w:id="190"/>
      <w:bookmarkEnd w:id="191"/>
      <w:bookmarkEnd w:id="192"/>
      <w:bookmarkEnd w:id="193"/>
      <w:bookmarkEnd w:id="194"/>
      <w:bookmarkEnd w:id="195"/>
    </w:p>
    <w:p w14:paraId="53E028EF" w14:textId="34667B74" w:rsidR="00EE3DF0" w:rsidRPr="00EE3DF0" w:rsidRDefault="00EE3DF0" w:rsidP="00EE3DF0">
      <w:pPr>
        <w:pStyle w:val="Sinespaciado"/>
      </w:pP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782977D9" w14:textId="4C545607" w:rsidR="5D97A888" w:rsidRDefault="5D97A888" w:rsidP="00104D75">
      <w:pPr>
        <w:spacing w:line="278" w:lineRule="auto"/>
        <w:ind w:firstLine="0"/>
      </w:pPr>
    </w:p>
    <w:p w14:paraId="1ABD4F8D" w14:textId="1869C952" w:rsidR="006863DF" w:rsidRDefault="369ED8CA" w:rsidP="00E10416">
      <w:pPr>
        <w:pStyle w:val="Ttulo2"/>
      </w:pPr>
      <w:bookmarkStart w:id="196" w:name="_Toc213146871"/>
      <w:r>
        <w:lastRenderedPageBreak/>
        <w:t>Gráfico</w:t>
      </w:r>
      <w:r w:rsidR="00837999">
        <w:t>s</w:t>
      </w:r>
      <w:r w:rsidR="003C14BD">
        <w:t xml:space="preserve"> de </w:t>
      </w:r>
      <w:r w:rsidR="006863DF">
        <w:t>seguimiento</w:t>
      </w:r>
      <w:bookmarkEnd w:id="196"/>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197" w:name="_Toc213146872"/>
      <w:proofErr w:type="spellStart"/>
      <w:r w:rsidR="008112F2">
        <w:t>Burn</w:t>
      </w:r>
      <w:proofErr w:type="spellEnd"/>
      <w:r w:rsidR="008112F2">
        <w:t xml:space="preserve"> </w:t>
      </w:r>
      <w:proofErr w:type="spellStart"/>
      <w:r w:rsidR="008112F2">
        <w:t>down</w:t>
      </w:r>
      <w:proofErr w:type="spellEnd"/>
      <w:r w:rsidR="008112F2">
        <w:t xml:space="preserve"> chart</w:t>
      </w:r>
      <w:bookmarkEnd w:id="197"/>
    </w:p>
    <w:p w14:paraId="2411FB06" w14:textId="77777777" w:rsidR="00E10416" w:rsidRPr="00E10416" w:rsidRDefault="00E10416" w:rsidP="00E10416"/>
    <w:p w14:paraId="0D8A352D" w14:textId="58D9FA0F" w:rsidR="00C765B9" w:rsidRDefault="369ED8CA" w:rsidP="00C765B9">
      <w:r>
        <w:t>E</w:t>
      </w:r>
      <w:r w:rsidR="004B4CE2">
        <w:t xml:space="preserve">n la figura </w:t>
      </w:r>
      <w:r w:rsidR="001C2692">
        <w:t>8</w:t>
      </w:r>
      <w:r w:rsidR="004B4CE2">
        <w:t xml:space="preserve">.1 se observa un </w:t>
      </w:r>
      <w:r>
        <w:t xml:space="preserve">gráfico </w:t>
      </w:r>
      <w:r w:rsidR="004B4CE2">
        <w:t>que d</w:t>
      </w:r>
      <w:r>
        <w:t xml:space="preserve">emuestra más explícitamente como la cantidad de </w:t>
      </w:r>
      <w:r w:rsidR="00740BED">
        <w:t>horas estimadas</w:t>
      </w:r>
      <w:r w:rsidR="00BC2B82">
        <w:t xml:space="preserve"> </w:t>
      </w:r>
      <w:r>
        <w:t xml:space="preserve">(Línea Naranja) van disminuyendo, así mismo como las </w:t>
      </w:r>
      <w:r w:rsidR="00EE3DF0">
        <w:t>horas</w:t>
      </w:r>
      <w:r>
        <w:t xml:space="preserve"> </w:t>
      </w:r>
      <w:r w:rsidR="00BC2B82">
        <w:t>reales</w:t>
      </w:r>
      <w:r>
        <w:t xml:space="preserve"> (Línea Azul) van disminuyendo con relación al tiempo invertido</w:t>
      </w:r>
      <w:r w:rsidR="10EC8A9C">
        <w:t>.</w:t>
      </w:r>
    </w:p>
    <w:p w14:paraId="3426EB99" w14:textId="77777777" w:rsidR="00E10416" w:rsidRDefault="00E10416"/>
    <w:p w14:paraId="75AF3BB1" w14:textId="4F6AB5FE" w:rsidR="00A54DDE" w:rsidRDefault="00A54DDE" w:rsidP="00A54DDE">
      <w:pPr>
        <w:pStyle w:val="Descripcin"/>
      </w:pPr>
      <w:bookmarkStart w:id="198" w:name="_Toc200854241"/>
      <w:bookmarkStart w:id="199" w:name="_Toc201172461"/>
      <w:bookmarkStart w:id="200" w:name="_Toc201199657"/>
      <w:bookmarkStart w:id="201" w:name="_Toc201199746"/>
      <w:bookmarkStart w:id="202" w:name="_Toc211609266"/>
      <w:bookmarkStart w:id="203" w:name="_Toc212539480"/>
      <w:bookmarkStart w:id="204" w:name="_Toc212539534"/>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8</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rsidR="00E7787A">
        <w:t xml:space="preserve"> Gr</w:t>
      </w:r>
      <w:r w:rsidR="00776A16">
        <w:t>á</w:t>
      </w:r>
      <w:r w:rsidR="00E7787A">
        <w:t>fica</w:t>
      </w:r>
      <w:r>
        <w:t xml:space="preserve"> </w:t>
      </w:r>
      <w:proofErr w:type="spellStart"/>
      <w:r w:rsidR="00EB0C64">
        <w:t>Burn</w:t>
      </w:r>
      <w:proofErr w:type="spellEnd"/>
      <w:r w:rsidR="00EB0C64">
        <w:t xml:space="preserve">-Down </w:t>
      </w:r>
      <w:r w:rsidR="00E7787A">
        <w:t>del esfuerzo del equipo</w:t>
      </w:r>
      <w:bookmarkEnd w:id="198"/>
      <w:bookmarkEnd w:id="199"/>
      <w:bookmarkEnd w:id="200"/>
      <w:bookmarkEnd w:id="201"/>
      <w:bookmarkEnd w:id="202"/>
      <w:bookmarkEnd w:id="203"/>
      <w:bookmarkEnd w:id="204"/>
    </w:p>
    <w:p w14:paraId="151B2798" w14:textId="5A9AEB0E" w:rsidR="00BC2B82" w:rsidRPr="00BC2B82" w:rsidRDefault="00BC2B82" w:rsidP="00BC2B82">
      <w:pPr>
        <w:pStyle w:val="Sinespaciado"/>
      </w:pPr>
    </w:p>
    <w:p w14:paraId="58473FD4" w14:textId="16870EF1" w:rsidR="00EE3DF0" w:rsidRPr="00EE3DF0" w:rsidRDefault="00EE3DF0" w:rsidP="00EE3DF0">
      <w:pPr>
        <w:pStyle w:val="Sinespaciado"/>
      </w:pPr>
    </w:p>
    <w:p w14:paraId="17361F2C" w14:textId="0651B7BB" w:rsidR="00EE0C58" w:rsidRPr="00EE0C58" w:rsidRDefault="00EE0C58" w:rsidP="00EE0C58">
      <w:pPr>
        <w:pStyle w:val="Sinespaciado"/>
        <w:rPr>
          <w:noProof/>
        </w:rPr>
      </w:pP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205" w:name="_Toc213146873"/>
      <w:proofErr w:type="spellStart"/>
      <w:r>
        <w:t>Burn</w:t>
      </w:r>
      <w:proofErr w:type="spellEnd"/>
      <w:r>
        <w:t xml:space="preserve"> </w:t>
      </w:r>
      <w:r w:rsidR="006B1CD1">
        <w:t>U</w:t>
      </w:r>
      <w:r>
        <w:t>p chart</w:t>
      </w:r>
      <w:bookmarkEnd w:id="20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w:t>
      </w:r>
      <w:proofErr w:type="spellStart"/>
      <w:r>
        <w:t>Burn</w:t>
      </w:r>
      <w:proofErr w:type="spellEnd"/>
      <w:r>
        <w:t xml:space="preserve">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40D98ADF" w:rsidR="001F029F" w:rsidRDefault="001F029F" w:rsidP="00183B20">
      <w:pPr>
        <w:pStyle w:val="Descripcin"/>
        <w:keepNext/>
      </w:pPr>
      <w:bookmarkStart w:id="206" w:name="_Toc200854242"/>
      <w:bookmarkStart w:id="207" w:name="_Toc201172462"/>
      <w:bookmarkStart w:id="208" w:name="_Toc201199658"/>
      <w:bookmarkStart w:id="209" w:name="_Toc201199747"/>
      <w:bookmarkStart w:id="210" w:name="_Toc211609267"/>
      <w:bookmarkStart w:id="211" w:name="_Toc212539481"/>
      <w:bookmarkStart w:id="212" w:name="_Toc212539535"/>
      <w:r>
        <w:lastRenderedPageBreak/>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8</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rsidR="008E16FF">
        <w:t xml:space="preserve"> </w:t>
      </w:r>
      <w:r w:rsidR="00E7787A">
        <w:t>Gr</w:t>
      </w:r>
      <w:r w:rsidR="00776A16">
        <w:t>á</w:t>
      </w:r>
      <w:r w:rsidR="00E7787A">
        <w:t xml:space="preserve">fica </w:t>
      </w:r>
      <w:proofErr w:type="spellStart"/>
      <w:r w:rsidR="008E16FF">
        <w:t>Burn</w:t>
      </w:r>
      <w:proofErr w:type="spellEnd"/>
      <w:r w:rsidR="00183B20">
        <w:t>-Up del esfuerzo del equipo</w:t>
      </w:r>
      <w:bookmarkEnd w:id="206"/>
      <w:bookmarkEnd w:id="207"/>
      <w:bookmarkEnd w:id="208"/>
      <w:bookmarkEnd w:id="209"/>
      <w:bookmarkEnd w:id="210"/>
      <w:bookmarkEnd w:id="211"/>
      <w:bookmarkEnd w:id="212"/>
    </w:p>
    <w:p w14:paraId="3BE4FE1A" w14:textId="043850BB" w:rsidR="00CA3BEB" w:rsidRPr="00CA3BEB" w:rsidRDefault="00CA3BEB" w:rsidP="00BC2B82">
      <w:pPr>
        <w:pStyle w:val="Sinespaciado"/>
        <w:rPr>
          <w:rFonts w:eastAsia="Times New Roman" w:cs="Times New Roman"/>
        </w:rPr>
      </w:pP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213" w:name="_Toc213146874"/>
      <w:r>
        <w:t>Velocidad del equipó</w:t>
      </w:r>
      <w:bookmarkEnd w:id="213"/>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29F2A4D5" w:rsidR="00F2237A" w:rsidRDefault="00F2237A" w:rsidP="00F2237A">
      <w:pPr>
        <w:pStyle w:val="Descripcin"/>
        <w:keepNext/>
      </w:pPr>
      <w:bookmarkStart w:id="214" w:name="_Toc200854243"/>
      <w:bookmarkStart w:id="215" w:name="_Toc201172463"/>
      <w:bookmarkStart w:id="216" w:name="_Toc201199659"/>
      <w:bookmarkStart w:id="217" w:name="_Toc201199748"/>
      <w:bookmarkStart w:id="218" w:name="_Toc211609268"/>
      <w:bookmarkStart w:id="219" w:name="_Toc212539482"/>
      <w:bookmarkStart w:id="220" w:name="_Toc212539536"/>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8</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3</w:t>
      </w:r>
      <w:r w:rsidR="0013364A">
        <w:rPr>
          <w:noProof/>
        </w:rPr>
        <w:fldChar w:fldCharType="end"/>
      </w:r>
      <w:r>
        <w:t xml:space="preserve"> Velocidad del equipo</w:t>
      </w:r>
      <w:bookmarkEnd w:id="214"/>
      <w:bookmarkEnd w:id="215"/>
      <w:bookmarkEnd w:id="216"/>
      <w:bookmarkEnd w:id="217"/>
      <w:bookmarkEnd w:id="218"/>
      <w:bookmarkEnd w:id="219"/>
      <w:bookmarkEnd w:id="220"/>
    </w:p>
    <w:p w14:paraId="1CC5C947" w14:textId="65A214CD" w:rsidR="00BC2B82" w:rsidRPr="00BC2B82" w:rsidRDefault="00BC2B82" w:rsidP="00BC2B82">
      <w:pPr>
        <w:pStyle w:val="Sinespaciado"/>
      </w:pPr>
    </w:p>
    <w:p w14:paraId="444B3242" w14:textId="77777777" w:rsidR="00C17EEC" w:rsidRPr="00C17EEC" w:rsidRDefault="00C17EEC" w:rsidP="00C17EEC"/>
    <w:p w14:paraId="1EEA3966" w14:textId="55E9A59A" w:rsidR="00F2237A" w:rsidRDefault="00F2237A" w:rsidP="00B1218D">
      <w:pPr>
        <w:spacing w:line="278" w:lineRule="auto"/>
        <w:ind w:firstLine="0"/>
        <w:jc w:val="left"/>
      </w:pP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221" w:name="_Toc213146875"/>
      <w:r w:rsidR="00784BD2">
        <w:lastRenderedPageBreak/>
        <w:t>Retrospectiva</w:t>
      </w:r>
      <w:bookmarkEnd w:id="221"/>
    </w:p>
    <w:p w14:paraId="4F7DCE41" w14:textId="77777777" w:rsidR="00980CAD" w:rsidRPr="00980CAD" w:rsidRDefault="00980CAD" w:rsidP="00980CAD"/>
    <w:p w14:paraId="0F131CCA" w14:textId="77777777" w:rsidR="006F5D15" w:rsidRDefault="006F5D15" w:rsidP="006F5D15">
      <w:r w:rsidRPr="006F5D15">
        <w:t xml:space="preserve">La retrospectiva del proyecto se llevó a cabo como una instancia fundamental para la inspección y adaptación continua de los procesos y el desempeño del Equipo Scrum. Esta sesión se enfocó en analizar el trabajo realizado durante los </w:t>
      </w:r>
      <w:proofErr w:type="spellStart"/>
      <w:r w:rsidRPr="006F5D15">
        <w:t>sprints</w:t>
      </w:r>
      <w:proofErr w:type="spellEnd"/>
      <w:r w:rsidRPr="006F5D15">
        <w:t xml:space="preserve">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222" w:name="_Toc213146876"/>
      <w:r>
        <w:t>Plan de mejora</w:t>
      </w:r>
      <w:bookmarkEnd w:id="22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 xml:space="preserve">los hallazgos y discusiones de la retrospectiva, se ha formulado el siguiente plan de mejora, el cual detalla las acciones específicas que el Equipo Scrum se compromete a implementar en los próximos </w:t>
      </w:r>
      <w:proofErr w:type="spellStart"/>
      <w:r w:rsidR="00863247" w:rsidRPr="00863247">
        <w:t>sprints</w:t>
      </w:r>
      <w:proofErr w:type="spellEnd"/>
      <w:r w:rsidR="00863247" w:rsidRPr="00863247">
        <w:t>. Estas acciones están diseñadas para abordar las áreas identificadas y potenciar la productividad y cohesión del equipo</w:t>
      </w:r>
    </w:p>
    <w:p w14:paraId="776FD233" w14:textId="15D0090A" w:rsidR="00080EBF" w:rsidRDefault="00080EBF" w:rsidP="00080EBF">
      <w:pPr>
        <w:pStyle w:val="Descripcin"/>
        <w:keepNext/>
      </w:pPr>
      <w:bookmarkStart w:id="223" w:name="_Toc200854106"/>
      <w:bookmarkStart w:id="224" w:name="_Toc201172390"/>
      <w:bookmarkStart w:id="225" w:name="_Toc201199660"/>
      <w:bookmarkStart w:id="226" w:name="_Toc201199749"/>
      <w:bookmarkStart w:id="227" w:name="_Toc211609269"/>
      <w:bookmarkStart w:id="228" w:name="_Toc212539483"/>
      <w:bookmarkStart w:id="229" w:name="_Toc212539537"/>
      <w:r>
        <w:lastRenderedPageBreak/>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8</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3</w:t>
      </w:r>
      <w:r w:rsidR="0013364A">
        <w:rPr>
          <w:noProof/>
        </w:rPr>
        <w:fldChar w:fldCharType="end"/>
      </w:r>
      <w:r>
        <w:t xml:space="preserve"> “Plan de mejora”</w:t>
      </w:r>
      <w:bookmarkEnd w:id="223"/>
      <w:bookmarkEnd w:id="224"/>
      <w:bookmarkEnd w:id="225"/>
      <w:bookmarkEnd w:id="226"/>
      <w:bookmarkEnd w:id="227"/>
      <w:bookmarkEnd w:id="228"/>
      <w:bookmarkEnd w:id="229"/>
    </w:p>
    <w:p w14:paraId="1C13B129" w14:textId="6ADDFAAF" w:rsidR="00C250B8" w:rsidRDefault="00873D7E" w:rsidP="00EB4ADF">
      <w:pPr>
        <w:pStyle w:val="Sinespaciado"/>
      </w:pPr>
      <w:r w:rsidRPr="00873D7E">
        <w:rPr>
          <w:noProof/>
        </w:rPr>
        <w:drawing>
          <wp:inline distT="0" distB="0" distL="0" distR="0" wp14:anchorId="60E70D59" wp14:editId="348FE184">
            <wp:extent cx="5971540" cy="2983230"/>
            <wp:effectExtent l="0" t="0" r="0" b="7620"/>
            <wp:docPr id="203064676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6766" name="Imagen 1" descr="Imagen que contiene Texto&#10;&#10;El contenido generado por IA puede ser incorrecto."/>
                    <pic:cNvPicPr/>
                  </pic:nvPicPr>
                  <pic:blipFill>
                    <a:blip r:embed="rId30"/>
                    <a:stretch>
                      <a:fillRect/>
                    </a:stretch>
                  </pic:blipFill>
                  <pic:spPr>
                    <a:xfrm>
                      <a:off x="0" y="0"/>
                      <a:ext cx="5971540" cy="298323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230" w:name="_Toc201199661"/>
      <w:bookmarkStart w:id="231" w:name="_Toc201199750"/>
      <w:bookmarkStart w:id="232" w:name="_Toc211609270"/>
      <w:bookmarkStart w:id="233" w:name="_Toc212539484"/>
      <w:bookmarkStart w:id="234" w:name="_Toc212539538"/>
      <w:bookmarkStart w:id="235" w:name="_Toc213146877"/>
      <w:r>
        <w:lastRenderedPageBreak/>
        <w:t>ANEXO</w:t>
      </w:r>
      <w:bookmarkEnd w:id="230"/>
      <w:bookmarkEnd w:id="231"/>
      <w:bookmarkEnd w:id="232"/>
      <w:bookmarkEnd w:id="233"/>
      <w:bookmarkEnd w:id="234"/>
      <w:bookmarkEnd w:id="235"/>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236" w:name="_Toc213146878"/>
      <w:r>
        <w:t>Propuesta de solución</w:t>
      </w:r>
      <w:r w:rsidR="00DD6D69">
        <w:t xml:space="preserve"> detallada</w:t>
      </w:r>
      <w:bookmarkEnd w:id="236"/>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proofErr w:type="spellStart"/>
      <w:r w:rsidRPr="00414193">
        <w:t>TicTac</w:t>
      </w:r>
      <w:proofErr w:type="spellEnd"/>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w:t>
      </w:r>
      <w:proofErr w:type="spellStart"/>
      <w:r w:rsidRPr="00414193">
        <w:t>index.php</w:t>
      </w:r>
      <w:proofErr w:type="spellEnd"/>
      <w:r w:rsidRPr="00414193">
        <w:t xml:space="preserve">, que es la vista de inicio de sesión; </w:t>
      </w:r>
      <w:proofErr w:type="spellStart"/>
      <w:r w:rsidRPr="00414193">
        <w:t>header.php</w:t>
      </w:r>
      <w:proofErr w:type="spellEnd"/>
      <w:r w:rsidRPr="00414193">
        <w:t xml:space="preserve">, que es el menú principal con el menú desplegable que combina la vista del inicio de sesión para lograr cargar la lógica del sistema, donde permite realizar los microservicios a través de dicho menú; y </w:t>
      </w:r>
      <w:proofErr w:type="spellStart"/>
      <w:r w:rsidRPr="00414193">
        <w:t>connection.php</w:t>
      </w:r>
      <w:proofErr w:type="spellEnd"/>
      <w:r w:rsidRPr="00414193">
        <w:t xml:space="preserve">,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w:t>
      </w:r>
      <w:proofErr w:type="spellStart"/>
      <w:r w:rsidRPr="00414193">
        <w:t>connection.php</w:t>
      </w:r>
      <w:proofErr w:type="spellEnd"/>
      <w:r w:rsidRPr="00414193">
        <w:t xml:space="preserve">, que establece la conexión a la base de datos mediante la biblioteca nativa </w:t>
      </w:r>
      <w:proofErr w:type="spellStart"/>
      <w:r w:rsidRPr="00414193">
        <w:t>MySQLi</w:t>
      </w:r>
      <w:proofErr w:type="spellEnd"/>
      <w:r w:rsidRPr="00414193">
        <w:t xml:space="preserve"> de PHP, utilizando la función </w:t>
      </w:r>
      <w:proofErr w:type="spellStart"/>
      <w:r w:rsidRPr="00414193">
        <w:t>mysqli_</w:t>
      </w:r>
      <w:proofErr w:type="gramStart"/>
      <w:r w:rsidRPr="00414193">
        <w:t>connect</w:t>
      </w:r>
      <w:proofErr w:type="spellEnd"/>
      <w:r w:rsidRPr="00414193">
        <w:t>(</w:t>
      </w:r>
      <w:proofErr w:type="gramEnd"/>
      <w:r w:rsidRPr="00414193">
        <w:t xml:space="preserve">).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w:t>
      </w:r>
      <w:proofErr w:type="spellStart"/>
      <w:r w:rsidRPr="00414193">
        <w:t>mysqli_</w:t>
      </w:r>
      <w:proofErr w:type="gramStart"/>
      <w:r w:rsidRPr="00414193">
        <w:t>connect</w:t>
      </w:r>
      <w:proofErr w:type="spellEnd"/>
      <w:r w:rsidRPr="00414193">
        <w:t>(</w:t>
      </w:r>
      <w:proofErr w:type="gramEnd"/>
      <w:r w:rsidRPr="00414193">
        <w:t xml:space="preserve">) y </w:t>
      </w:r>
      <w:proofErr w:type="spellStart"/>
      <w:r w:rsidRPr="00414193">
        <w:t>mysqli_query</w:t>
      </w:r>
      <w:proofErr w:type="spellEnd"/>
      <w:r w:rsidRPr="00414193">
        <w:t xml:space="preserve">(), utilizando </w:t>
      </w:r>
      <w:proofErr w:type="spellStart"/>
      <w:r w:rsidRPr="00414193">
        <w:t>mysqli_real_escape_string</w:t>
      </w:r>
      <w:proofErr w:type="spellEnd"/>
      <w:r w:rsidRPr="00414193">
        <w:t xml:space="preserve">()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237" w:name="_Toc213146879"/>
      <w:r w:rsidRPr="003763C1">
        <w:t>Pila Tecnológica</w:t>
      </w:r>
      <w:bookmarkEnd w:id="237"/>
      <w:r w:rsidRPr="003763C1">
        <w:t xml:space="preserve"> </w:t>
      </w:r>
    </w:p>
    <w:p w14:paraId="7445BABB" w14:textId="77777777" w:rsidR="003763C1" w:rsidRPr="003763C1" w:rsidRDefault="003763C1" w:rsidP="003763C1"/>
    <w:p w14:paraId="7FE71091" w14:textId="77777777" w:rsidR="003763C1" w:rsidRDefault="003763C1" w:rsidP="003763C1">
      <w:proofErr w:type="spellStart"/>
      <w:r w:rsidRPr="003763C1">
        <w:t>Frontend</w:t>
      </w:r>
      <w:proofErr w:type="spellEnd"/>
      <w:r w:rsidRPr="003763C1">
        <w:t xml:space="preserve">: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proofErr w:type="spellStart"/>
      <w:r w:rsidRPr="003763C1">
        <w:t>Backend</w:t>
      </w:r>
      <w:proofErr w:type="spellEnd"/>
      <w:r w:rsidRPr="003763C1">
        <w:t xml:space="preserve">: PHP 7.4 gestiona la lógica del servidor y las interacciones con la base de datos. Base de Datos: </w:t>
      </w:r>
      <w:proofErr w:type="spellStart"/>
      <w:r w:rsidRPr="003763C1">
        <w:t>MySQL</w:t>
      </w:r>
      <w:proofErr w:type="spellEnd"/>
      <w:r w:rsidRPr="003763C1">
        <w:t>/</w:t>
      </w:r>
      <w:proofErr w:type="spellStart"/>
      <w:r w:rsidRPr="003763C1">
        <w:t>MariaDB</w:t>
      </w:r>
      <w:proofErr w:type="spellEnd"/>
      <w:r w:rsidRPr="003763C1">
        <w:t xml:space="preserve">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238" w:name="_Toc213146880"/>
      <w:proofErr w:type="spellStart"/>
      <w:r>
        <w:lastRenderedPageBreak/>
        <w:t>Pdf</w:t>
      </w:r>
      <w:proofErr w:type="spellEnd"/>
      <w:r>
        <w:t xml:space="preserve"> diagrama de clases</w:t>
      </w:r>
      <w:r w:rsidR="00FB1907">
        <w:t xml:space="preserve"> y modelado datos</w:t>
      </w:r>
      <w:r>
        <w:t>:</w:t>
      </w:r>
      <w:bookmarkEnd w:id="238"/>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49.55pt" o:ole="">
            <v:imagedata r:id="rId31" o:title=""/>
          </v:shape>
          <o:OLEObject Type="Embed" ProgID="Package" ShapeID="_x0000_i1025" DrawAspect="Icon" ObjectID="_1823861968" r:id="rId32"/>
        </w:object>
      </w:r>
      <w:r>
        <w:object w:dxaOrig="1530" w:dyaOrig="995" w14:anchorId="7318620E">
          <v:shape id="_x0000_i1026" type="#_x0000_t75" style="width:79.5pt;height:49.55pt" o:ole="">
            <v:imagedata r:id="rId33" o:title=""/>
          </v:shape>
          <o:OLEObject Type="Embed" ProgID="Package" ShapeID="_x0000_i1026" DrawAspect="Icon" ObjectID="_1823861969" r:id="rId3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239" w:name="_Toc213146881"/>
      <w:proofErr w:type="spellStart"/>
      <w:r>
        <w:t>Pdf</w:t>
      </w:r>
      <w:proofErr w:type="spellEnd"/>
      <w:r>
        <w:t xml:space="preserve"> vista </w:t>
      </w:r>
      <w:r w:rsidR="001B05A0">
        <w:t>de proceso</w:t>
      </w:r>
      <w:bookmarkEnd w:id="239"/>
    </w:p>
    <w:p w14:paraId="556A5DF8" w14:textId="67D27015" w:rsidR="001B05A0" w:rsidRPr="001B05A0" w:rsidRDefault="00590E8C" w:rsidP="001B05A0">
      <w:r>
        <w:object w:dxaOrig="1530" w:dyaOrig="995" w14:anchorId="0F22C1AE">
          <v:shape id="_x0000_i1027" type="#_x0000_t75" style="width:79.5pt;height:49.55pt" o:ole="">
            <v:imagedata r:id="rId35" o:title=""/>
          </v:shape>
          <o:OLEObject Type="Embed" ProgID="Package" ShapeID="_x0000_i1027" DrawAspect="Icon" ObjectID="_1823861970" r:id="rId36"/>
        </w:object>
      </w:r>
    </w:p>
    <w:p w14:paraId="0AD09547" w14:textId="6D84D254" w:rsidR="001B05A0" w:rsidRDefault="001B05A0" w:rsidP="001B05A0">
      <w:pPr>
        <w:pStyle w:val="Ttulo2"/>
      </w:pPr>
      <w:bookmarkStart w:id="240" w:name="_Toc213146882"/>
      <w:proofErr w:type="spellStart"/>
      <w:r>
        <w:t>Pdf</w:t>
      </w:r>
      <w:proofErr w:type="spellEnd"/>
      <w:r>
        <w:t xml:space="preserve"> vista componentes</w:t>
      </w:r>
      <w:bookmarkEnd w:id="240"/>
    </w:p>
    <w:p w14:paraId="510134BB" w14:textId="1E18E437" w:rsidR="001B05A0" w:rsidRPr="001B05A0" w:rsidRDefault="00590E8C" w:rsidP="001B05A0">
      <w:r>
        <w:object w:dxaOrig="1530" w:dyaOrig="995" w14:anchorId="3BF7DF28">
          <v:shape id="_x0000_i1028" type="#_x0000_t75" style="width:79.5pt;height:49.55pt" o:ole="">
            <v:imagedata r:id="rId37" o:title=""/>
          </v:shape>
          <o:OLEObject Type="Embed" ProgID="Package" ShapeID="_x0000_i1028" DrawAspect="Icon" ObjectID="_1823861971" r:id="rId38"/>
        </w:object>
      </w:r>
    </w:p>
    <w:p w14:paraId="3D43ED15" w14:textId="1A33DA9C" w:rsidR="00FB1907" w:rsidRDefault="001B05A0" w:rsidP="000E7D9E">
      <w:pPr>
        <w:pStyle w:val="Ttulo2"/>
      </w:pPr>
      <w:bookmarkStart w:id="241" w:name="_Toc213146883"/>
      <w:proofErr w:type="spellStart"/>
      <w:r>
        <w:t>Pdf</w:t>
      </w:r>
      <w:proofErr w:type="spellEnd"/>
      <w:r>
        <w:t xml:space="preserve"> vista </w:t>
      </w:r>
      <w:r w:rsidR="000E7D9E">
        <w:t>despliegue</w:t>
      </w:r>
      <w:bookmarkEnd w:id="241"/>
    </w:p>
    <w:p w14:paraId="5DDC40E8" w14:textId="1F2E383B" w:rsidR="000E7D9E" w:rsidRPr="000E7D9E" w:rsidRDefault="00590E8C" w:rsidP="000E7D9E">
      <w:r>
        <w:object w:dxaOrig="1530" w:dyaOrig="995" w14:anchorId="4B2FF5B7">
          <v:shape id="_x0000_i1029" type="#_x0000_t75" style="width:79.5pt;height:49.55pt" o:ole="">
            <v:imagedata r:id="rId39" o:title=""/>
          </v:shape>
          <o:OLEObject Type="Embed" ProgID="Package" ShapeID="_x0000_i1029" DrawAspect="Icon" ObjectID="_1823861972" r:id="rId40"/>
        </w:object>
      </w:r>
    </w:p>
    <w:p w14:paraId="3BD3E74E" w14:textId="4F5E1DE6" w:rsidR="00E10416" w:rsidRDefault="00131198" w:rsidP="00E10416">
      <w:pPr>
        <w:pStyle w:val="Ttulo2"/>
      </w:pPr>
      <w:bookmarkStart w:id="242" w:name="_Toc213146884"/>
      <w:r>
        <w:t>Diagrama de clases</w:t>
      </w:r>
      <w:r w:rsidR="00876D85">
        <w:t xml:space="preserve"> y modelado de datos</w:t>
      </w:r>
      <w:bookmarkEnd w:id="242"/>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proofErr w:type="spellStart"/>
      <w:r w:rsidR="00F823E8">
        <w:t>usuarios_id_usuarios</w:t>
      </w:r>
      <w:proofErr w:type="spellEnd"/>
      <w:r w:rsidR="00F823E8">
        <w:t xml:space="preserve">, </w:t>
      </w:r>
      <w:proofErr w:type="spellStart"/>
      <w:r w:rsidR="00F823E8">
        <w:t>biometroc</w:t>
      </w:r>
      <w:r w:rsidR="002A75C7">
        <w:t>o_id_biometrico</w:t>
      </w:r>
      <w:proofErr w:type="spellEnd"/>
      <w:r w:rsidR="002A75C7">
        <w:t>, latitud, longitud</w:t>
      </w:r>
      <w:r w:rsidR="00456585">
        <w:t xml:space="preserve">, </w:t>
      </w:r>
      <w:proofErr w:type="spellStart"/>
      <w:r w:rsidRPr="00E7502A">
        <w:t>tipoMarca</w:t>
      </w:r>
      <w:proofErr w:type="spellEnd"/>
      <w:r w:rsidR="00456585">
        <w:t xml:space="preserve">, </w:t>
      </w:r>
      <w:proofErr w:type="spellStart"/>
      <w:r w:rsidR="00456585">
        <w:t>correo_enviado</w:t>
      </w:r>
      <w:proofErr w:type="spellEnd"/>
      <w:r w:rsidR="00456585">
        <w:t>. descarga.</w:t>
      </w:r>
      <w:r w:rsidRPr="00E7502A">
        <w:t xml:space="preserve"> </w:t>
      </w:r>
    </w:p>
    <w:p w14:paraId="68764002" w14:textId="217EA7E6" w:rsidR="0066605E" w:rsidRDefault="0066605E" w:rsidP="009E4DD5">
      <w:r w:rsidRPr="0066605E">
        <w:rPr>
          <w:b/>
          <w:bCs/>
        </w:rPr>
        <w:lastRenderedPageBreak/>
        <w:t>Métodos:</w:t>
      </w:r>
      <w:r>
        <w:t xml:space="preserve"> </w:t>
      </w:r>
      <w:proofErr w:type="spellStart"/>
      <w:r w:rsidRPr="0066605E">
        <w:t>filtrar_</w:t>
      </w:r>
      <w:proofErr w:type="gramStart"/>
      <w:r w:rsidRPr="0066605E">
        <w:t>marcasFechas</w:t>
      </w:r>
      <w:proofErr w:type="spellEnd"/>
      <w:r w:rsidRPr="0066605E">
        <w:t>(</w:t>
      </w:r>
      <w:proofErr w:type="gramEnd"/>
      <w:r w:rsidRPr="0066605E">
        <w:t xml:space="preserve">), </w:t>
      </w:r>
      <w:proofErr w:type="spellStart"/>
      <w:r w:rsidRPr="0066605E">
        <w:t>filtrar_informe</w:t>
      </w:r>
      <w:proofErr w:type="spellEnd"/>
      <w:r w:rsidRPr="0066605E">
        <w:t xml:space="preserve">(), </w:t>
      </w:r>
      <w:proofErr w:type="spellStart"/>
      <w:r w:rsidRPr="0066605E">
        <w:t>guardar_marca</w:t>
      </w:r>
      <w:proofErr w:type="spellEnd"/>
      <w:r w:rsidRPr="0066605E">
        <w:t xml:space="preserve">(), </w:t>
      </w:r>
      <w:proofErr w:type="spellStart"/>
      <w:r w:rsidRPr="0066605E">
        <w:t>imprimirMarcaAsistencia</w:t>
      </w:r>
      <w:proofErr w:type="spellEnd"/>
      <w:r w:rsidRPr="0066605E">
        <w:t xml:space="preserve">(), </w:t>
      </w:r>
      <w:proofErr w:type="spellStart"/>
      <w:r w:rsidRPr="0066605E">
        <w:t>exportarMarcaAsistencia</w:t>
      </w:r>
      <w:proofErr w:type="spellEnd"/>
      <w:r w:rsidRPr="0066605E">
        <w:t>().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w:t>
      </w:r>
      <w:proofErr w:type="spellStart"/>
      <w:r w:rsidRPr="008250AB">
        <w:t>id_biometrico</w:t>
      </w:r>
      <w:proofErr w:type="spellEnd"/>
      <w:r w:rsidRPr="008250AB">
        <w:t xml:space="preserve"> (clave primaria), marca, modelo,</w:t>
      </w:r>
      <w:r w:rsidR="002624FE">
        <w:t xml:space="preserve"> ubicación, </w:t>
      </w:r>
      <w:r w:rsidRPr="008250AB">
        <w:t>status</w:t>
      </w:r>
      <w:r w:rsidR="002624FE">
        <w:t xml:space="preserve">, tipo, </w:t>
      </w:r>
      <w:proofErr w:type="spellStart"/>
      <w:r w:rsidR="002624FE">
        <w:t>id_sucursal</w:t>
      </w:r>
      <w:proofErr w:type="spellEnd"/>
      <w:r w:rsidR="002624FE">
        <w:t>.</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w:t>
      </w:r>
      <w:proofErr w:type="spellStart"/>
      <w:r w:rsidRPr="00E06768">
        <w:t>id_departamentos</w:t>
      </w:r>
      <w:proofErr w:type="spellEnd"/>
      <w:r w:rsidRPr="00E06768">
        <w:t xml:space="preserve"> (clave primaria), </w:t>
      </w:r>
      <w:proofErr w:type="spellStart"/>
      <w:r w:rsidRPr="00E06768">
        <w:t>id_empresa</w:t>
      </w:r>
      <w:proofErr w:type="spellEnd"/>
      <w:r w:rsidRPr="00E06768">
        <w:t xml:space="preserve"> (clave foránea), </w:t>
      </w:r>
      <w:proofErr w:type="spellStart"/>
      <w:r w:rsidRPr="00E06768">
        <w:t>descripcion</w:t>
      </w:r>
      <w:proofErr w:type="spellEnd"/>
      <w:r w:rsidRPr="00E06768">
        <w:t xml:space="preserve">, status, </w:t>
      </w:r>
      <w:proofErr w:type="spellStart"/>
      <w:r w:rsidRPr="00E06768">
        <w:t>fechaCreacion</w:t>
      </w:r>
      <w:proofErr w:type="spellEnd"/>
      <w:r w:rsidRPr="00E06768">
        <w:t xml:space="preserve">. </w:t>
      </w:r>
    </w:p>
    <w:p w14:paraId="31469BBA" w14:textId="13313612" w:rsidR="00B7698C" w:rsidRPr="00E06768" w:rsidRDefault="00B7698C" w:rsidP="00B7698C">
      <w:r w:rsidRPr="005A6AAA">
        <w:rPr>
          <w:b/>
          <w:bCs/>
        </w:rPr>
        <w:t>Métodos:</w:t>
      </w:r>
      <w:r w:rsidRPr="005A6AAA">
        <w:t xml:space="preserve"> </w:t>
      </w:r>
      <w:proofErr w:type="spellStart"/>
      <w:r w:rsidRPr="005A6AAA">
        <w:t>nuevo_</w:t>
      </w:r>
      <w:proofErr w:type="gramStart"/>
      <w:r w:rsidRPr="005A6AAA">
        <w:t>departamento</w:t>
      </w:r>
      <w:proofErr w:type="spellEnd"/>
      <w:r w:rsidRPr="005A6AAA">
        <w:t>(</w:t>
      </w:r>
      <w:proofErr w:type="gramEnd"/>
      <w:r w:rsidRPr="005A6AAA">
        <w:t xml:space="preserve">), </w:t>
      </w:r>
      <w:proofErr w:type="spellStart"/>
      <w:r w:rsidRPr="005A6AAA">
        <w:t>cambiar_estadoDepartamentos</w:t>
      </w:r>
      <w:proofErr w:type="spellEnd"/>
      <w:r w:rsidRPr="005A6AAA">
        <w:t xml:space="preserve">(), </w:t>
      </w:r>
      <w:proofErr w:type="spellStart"/>
      <w:r w:rsidRPr="005A6AAA">
        <w:t>actualizar_departamentos</w:t>
      </w:r>
      <w:proofErr w:type="spellEnd"/>
      <w:r w:rsidRPr="005A6AAA">
        <w:t xml:space="preserve">(), </w:t>
      </w:r>
      <w:proofErr w:type="spellStart"/>
      <w:r w:rsidRPr="005A6AAA">
        <w:t>guardar_departamentos</w:t>
      </w:r>
      <w:proofErr w:type="spellEnd"/>
      <w:r w:rsidRPr="005A6AAA">
        <w:t>().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w:t>
      </w:r>
      <w:proofErr w:type="spellStart"/>
      <w:r w:rsidRPr="002C2CF1">
        <w:t>id_empresas</w:t>
      </w:r>
      <w:proofErr w:type="spellEnd"/>
      <w:r w:rsidRPr="002C2CF1">
        <w:t xml:space="preserve"> (clave primaria), </w:t>
      </w:r>
      <w:proofErr w:type="spellStart"/>
      <w:r w:rsidRPr="002C2CF1">
        <w:t>RazonSocial</w:t>
      </w:r>
      <w:proofErr w:type="spellEnd"/>
      <w:r w:rsidRPr="002C2CF1">
        <w:t xml:space="preserve">, </w:t>
      </w:r>
      <w:proofErr w:type="spellStart"/>
      <w:r w:rsidRPr="002C2CF1">
        <w:t>nombreFantasia</w:t>
      </w:r>
      <w:proofErr w:type="spellEnd"/>
      <w:r w:rsidRPr="002C2CF1">
        <w:t xml:space="preserve">, </w:t>
      </w:r>
      <w:proofErr w:type="spellStart"/>
      <w:r w:rsidRPr="002C2CF1">
        <w:t>rut</w:t>
      </w:r>
      <w:proofErr w:type="spellEnd"/>
      <w:r w:rsidRPr="002C2CF1">
        <w:t xml:space="preserve">, </w:t>
      </w:r>
      <w:proofErr w:type="spellStart"/>
      <w:r w:rsidRPr="002C2CF1">
        <w:t>representanteLegal</w:t>
      </w:r>
      <w:proofErr w:type="spellEnd"/>
      <w:r w:rsidRPr="002C2CF1">
        <w:t xml:space="preserve">, </w:t>
      </w:r>
      <w:proofErr w:type="spellStart"/>
      <w:r w:rsidRPr="002C2CF1">
        <w:t>actividadEconomica</w:t>
      </w:r>
      <w:proofErr w:type="spellEnd"/>
      <w:r w:rsidRPr="002C2CF1">
        <w:t xml:space="preserve">, giro, </w:t>
      </w:r>
      <w:proofErr w:type="spellStart"/>
      <w:r w:rsidRPr="002C2CF1">
        <w:t>fechaCreacion</w:t>
      </w:r>
      <w:proofErr w:type="spellEnd"/>
      <w:r w:rsidRPr="002C2CF1">
        <w:t xml:space="preserve">, web, email, logo, </w:t>
      </w:r>
      <w:proofErr w:type="spellStart"/>
      <w:r w:rsidRPr="002C2CF1">
        <w:t>pais</w:t>
      </w:r>
      <w:proofErr w:type="spellEnd"/>
      <w:r w:rsidRPr="002C2CF1">
        <w:t xml:space="preserve">, </w:t>
      </w:r>
      <w:r w:rsidR="006A2724">
        <w:t>status</w:t>
      </w:r>
      <w:r w:rsidRPr="002C2CF1">
        <w:t>,</w:t>
      </w:r>
      <w:r w:rsidR="006A2724">
        <w:t xml:space="preserve"> </w:t>
      </w:r>
      <w:proofErr w:type="spellStart"/>
      <w:r w:rsidR="006A2724">
        <w:t>holding_id_holdind</w:t>
      </w:r>
      <w:proofErr w:type="spellEnd"/>
      <w:r w:rsidR="00A65608">
        <w:t xml:space="preserve">, </w:t>
      </w:r>
      <w:proofErr w:type="spellStart"/>
      <w:r w:rsidR="00A65608">
        <w:t>FechaTermino</w:t>
      </w:r>
      <w:proofErr w:type="spellEnd"/>
      <w:r w:rsidR="00A65608">
        <w:t>,</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w:t>
      </w:r>
      <w:proofErr w:type="spellStart"/>
      <w:r w:rsidRPr="002C2CF1">
        <w:t>id_turnos</w:t>
      </w:r>
      <w:proofErr w:type="spellEnd"/>
      <w:r w:rsidRPr="002C2CF1">
        <w:t xml:space="preserve"> (clave primaria), </w:t>
      </w:r>
      <w:proofErr w:type="spellStart"/>
      <w:r w:rsidRPr="002C2CF1">
        <w:t>nombreTurno</w:t>
      </w:r>
      <w:proofErr w:type="spellEnd"/>
      <w:r w:rsidRPr="002C2CF1">
        <w:t xml:space="preserve">, </w:t>
      </w:r>
      <w:proofErr w:type="spellStart"/>
      <w:r w:rsidRPr="002C2CF1">
        <w:t>numeroDia</w:t>
      </w:r>
      <w:proofErr w:type="spellEnd"/>
      <w:r w:rsidRPr="002C2CF1">
        <w:t xml:space="preserve">, horario, </w:t>
      </w:r>
      <w:proofErr w:type="spellStart"/>
      <w:r w:rsidRPr="002C2CF1">
        <w:t>ventanaIngreso</w:t>
      </w:r>
      <w:proofErr w:type="spellEnd"/>
      <w:r w:rsidRPr="002C2CF1">
        <w:t xml:space="preserve">, </w:t>
      </w:r>
      <w:proofErr w:type="spellStart"/>
      <w:r w:rsidRPr="002C2CF1">
        <w:t>horaEntrada</w:t>
      </w:r>
      <w:proofErr w:type="spellEnd"/>
      <w:r w:rsidRPr="002C2CF1">
        <w:t xml:space="preserve">, </w:t>
      </w:r>
      <w:proofErr w:type="spellStart"/>
      <w:r w:rsidRPr="002C2CF1">
        <w:t>diaEntrada</w:t>
      </w:r>
      <w:proofErr w:type="spellEnd"/>
      <w:r w:rsidRPr="002C2CF1">
        <w:t xml:space="preserve">, tolerancia, </w:t>
      </w:r>
      <w:proofErr w:type="spellStart"/>
      <w:r w:rsidRPr="002C2CF1">
        <w:t>entradaColacion</w:t>
      </w:r>
      <w:proofErr w:type="spellEnd"/>
      <w:r w:rsidRPr="002C2CF1">
        <w:t xml:space="preserve">, </w:t>
      </w:r>
      <w:proofErr w:type="spellStart"/>
      <w:r w:rsidRPr="002C2CF1">
        <w:t>salidaColacion</w:t>
      </w:r>
      <w:proofErr w:type="spellEnd"/>
      <w:r w:rsidRPr="002C2CF1">
        <w:t xml:space="preserve">, </w:t>
      </w:r>
      <w:proofErr w:type="spellStart"/>
      <w:r w:rsidRPr="002C2CF1">
        <w:t>horaSalida</w:t>
      </w:r>
      <w:proofErr w:type="spellEnd"/>
      <w:r w:rsidRPr="002C2CF1">
        <w:t xml:space="preserve">, </w:t>
      </w:r>
      <w:proofErr w:type="spellStart"/>
      <w:r w:rsidRPr="002C2CF1">
        <w:t>ventanaSalida</w:t>
      </w:r>
      <w:proofErr w:type="spellEnd"/>
      <w:r w:rsidRPr="002C2CF1">
        <w:t xml:space="preserve">, libre, </w:t>
      </w:r>
      <w:proofErr w:type="spellStart"/>
      <w:r w:rsidR="00841BB7">
        <w:t>totalHorasDia</w:t>
      </w:r>
      <w:proofErr w:type="spellEnd"/>
      <w:r w:rsidR="00841BB7">
        <w:t xml:space="preserve">, extra, </w:t>
      </w:r>
      <w:r w:rsidRPr="002C2CF1">
        <w:t>status.</w:t>
      </w:r>
    </w:p>
    <w:p w14:paraId="1CAA1E8D" w14:textId="454C5DB0" w:rsidR="00546596" w:rsidRDefault="008308F1" w:rsidP="00AE0791">
      <w:r w:rsidRPr="008308F1">
        <w:rPr>
          <w:b/>
          <w:bCs/>
        </w:rPr>
        <w:lastRenderedPageBreak/>
        <w:t>Métodos:</w:t>
      </w:r>
      <w:r w:rsidRPr="008308F1">
        <w:t xml:space="preserve"> </w:t>
      </w:r>
      <w:proofErr w:type="spellStart"/>
      <w:r w:rsidRPr="008308F1">
        <w:t>nuevo_</w:t>
      </w:r>
      <w:proofErr w:type="gramStart"/>
      <w:r w:rsidRPr="008308F1">
        <w:t>turno</w:t>
      </w:r>
      <w:proofErr w:type="spellEnd"/>
      <w:r w:rsidRPr="008308F1">
        <w:t>(</w:t>
      </w:r>
      <w:proofErr w:type="gramEnd"/>
      <w:r w:rsidRPr="008308F1">
        <w:t xml:space="preserve">), </w:t>
      </w:r>
      <w:proofErr w:type="spellStart"/>
      <w:r w:rsidRPr="008308F1">
        <w:t>guardar_turno</w:t>
      </w:r>
      <w:proofErr w:type="spellEnd"/>
      <w:r w:rsidRPr="008308F1">
        <w:t xml:space="preserve">(), </w:t>
      </w:r>
      <w:proofErr w:type="spellStart"/>
      <w:r w:rsidRPr="008308F1">
        <w:t>actualizar_turno</w:t>
      </w:r>
      <w:proofErr w:type="spellEnd"/>
      <w:r w:rsidRPr="008308F1">
        <w:t xml:space="preserve">(), </w:t>
      </w:r>
      <w:proofErr w:type="spellStart"/>
      <w:r w:rsidRPr="008308F1">
        <w:t>cambiar_estadoTurno</w:t>
      </w:r>
      <w:proofErr w:type="spellEnd"/>
      <w:r w:rsidRPr="008308F1">
        <w:t xml:space="preserve">(), </w:t>
      </w:r>
      <w:proofErr w:type="spellStart"/>
      <w:r w:rsidRPr="008308F1">
        <w:t>eliminar_turno</w:t>
      </w:r>
      <w:proofErr w:type="spellEnd"/>
      <w:r w:rsidRPr="008308F1">
        <w:t>()</w:t>
      </w:r>
      <w:r w:rsidR="00AE0791">
        <w:t xml:space="preserve">, </w:t>
      </w:r>
      <w:proofErr w:type="spellStart"/>
      <w:r w:rsidR="00AE0791">
        <w:t>tablaresumen_turnos</w:t>
      </w:r>
      <w:proofErr w:type="spellEnd"/>
      <w:r w:rsidR="00AE0791">
        <w:t>()</w:t>
      </w:r>
      <w:r w:rsidRPr="008308F1">
        <w:t>.</w:t>
      </w:r>
    </w:p>
    <w:p w14:paraId="28031C05" w14:textId="77777777" w:rsidR="00D9237C" w:rsidRPr="00D9237C" w:rsidRDefault="00D9237C" w:rsidP="002726C6">
      <w:proofErr w:type="spellStart"/>
      <w:r w:rsidRPr="00D9237C">
        <w:rPr>
          <w:b/>
          <w:bCs/>
        </w:rPr>
        <w:t>tipo_contrato</w:t>
      </w:r>
      <w:proofErr w:type="spellEnd"/>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w:t>
      </w:r>
      <w:proofErr w:type="spellStart"/>
      <w:r w:rsidRPr="00D9237C">
        <w:t>id_tipocontrato</w:t>
      </w:r>
      <w:proofErr w:type="spellEnd"/>
      <w:r w:rsidRPr="00D9237C">
        <w:t xml:space="preserve"> (clave primaria), </w:t>
      </w:r>
      <w:proofErr w:type="spellStart"/>
      <w:r w:rsidRPr="00D9237C">
        <w:t>id_empresa</w:t>
      </w:r>
      <w:proofErr w:type="spellEnd"/>
      <w:r w:rsidRPr="00D9237C">
        <w:t xml:space="preserve"> (clave foránea), </w:t>
      </w:r>
      <w:proofErr w:type="spellStart"/>
      <w:r w:rsidRPr="00D9237C">
        <w:t>descripcion</w:t>
      </w:r>
      <w:proofErr w:type="spellEnd"/>
      <w:r w:rsidRPr="00D9237C">
        <w:t xml:space="preserve">, status. </w:t>
      </w:r>
    </w:p>
    <w:p w14:paraId="43F33347" w14:textId="2BD7C83C" w:rsidR="00056D24" w:rsidRDefault="00056D24" w:rsidP="002726C6">
      <w:r w:rsidRPr="00056D24">
        <w:rPr>
          <w:b/>
          <w:bCs/>
        </w:rPr>
        <w:t>Métodos:</w:t>
      </w:r>
      <w:r w:rsidRPr="00056D24">
        <w:t xml:space="preserve"> </w:t>
      </w:r>
      <w:proofErr w:type="spellStart"/>
      <w:r w:rsidRPr="00056D24">
        <w:t>nuevo_</w:t>
      </w:r>
      <w:proofErr w:type="gramStart"/>
      <w:r w:rsidRPr="00056D24">
        <w:t>tipoContrato</w:t>
      </w:r>
      <w:proofErr w:type="spellEnd"/>
      <w:r w:rsidRPr="00056D24">
        <w:t>(</w:t>
      </w:r>
      <w:proofErr w:type="gramEnd"/>
      <w:r w:rsidRPr="00056D24">
        <w:t xml:space="preserve">), </w:t>
      </w:r>
      <w:proofErr w:type="spellStart"/>
      <w:r w:rsidRPr="00056D24">
        <w:t>guardar_tipoContrato</w:t>
      </w:r>
      <w:proofErr w:type="spellEnd"/>
      <w:r w:rsidRPr="00056D24">
        <w:t xml:space="preserve">(), </w:t>
      </w:r>
      <w:proofErr w:type="spellStart"/>
      <w:r w:rsidRPr="00056D24">
        <w:t>actualizar_tipoContrato</w:t>
      </w:r>
      <w:proofErr w:type="spellEnd"/>
      <w:r w:rsidRPr="00056D24">
        <w:t xml:space="preserve">(), </w:t>
      </w:r>
      <w:proofErr w:type="spellStart"/>
      <w:r w:rsidRPr="00056D24">
        <w:t>cambiar_estadoTipoContrato</w:t>
      </w:r>
      <w:proofErr w:type="spellEnd"/>
      <w:r w:rsidRPr="00056D24">
        <w:t>().</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proofErr w:type="spellStart"/>
      <w:r w:rsidRPr="005D039B">
        <w:t>id_usuarios</w:t>
      </w:r>
      <w:proofErr w:type="spellEnd"/>
      <w:r w:rsidRPr="005D039B">
        <w:rPr>
          <w:rFonts w:cs="Times New Roman"/>
        </w:rPr>
        <w:t xml:space="preserve"> (clave primaria),</w:t>
      </w:r>
      <w:r w:rsidR="00FF5501">
        <w:t xml:space="preserve"> </w:t>
      </w:r>
      <w:proofErr w:type="spellStart"/>
      <w:r w:rsidR="00E15093">
        <w:t>rut</w:t>
      </w:r>
      <w:proofErr w:type="spellEnd"/>
      <w:r w:rsidR="00E15093">
        <w:t xml:space="preserve">, </w:t>
      </w:r>
      <w:proofErr w:type="spellStart"/>
      <w:r w:rsidR="00E15093">
        <w:t>digitoRUT</w:t>
      </w:r>
      <w:proofErr w:type="spellEnd"/>
      <w:r w:rsidR="00421CD6">
        <w:t xml:space="preserve">, </w:t>
      </w:r>
      <w:proofErr w:type="spellStart"/>
      <w:r w:rsidR="00421CD6">
        <w:t>codigoDedo</w:t>
      </w:r>
      <w:proofErr w:type="spellEnd"/>
      <w:r w:rsidR="00421CD6">
        <w:t>, nombres, apellido1, apellido2</w:t>
      </w:r>
      <w:r w:rsidR="00146B92">
        <w:t xml:space="preserve">, </w:t>
      </w:r>
      <w:proofErr w:type="spellStart"/>
      <w:r w:rsidR="00146B92">
        <w:t>tipoContrato</w:t>
      </w:r>
      <w:proofErr w:type="spellEnd"/>
      <w:r w:rsidR="00146B92">
        <w:t xml:space="preserve">, </w:t>
      </w:r>
      <w:proofErr w:type="spellStart"/>
      <w:r w:rsidR="00146B92">
        <w:t>direccion</w:t>
      </w:r>
      <w:proofErr w:type="spellEnd"/>
      <w:r w:rsidR="00146B92">
        <w:t xml:space="preserve">, comuna, ciudad, país, </w:t>
      </w:r>
      <w:proofErr w:type="spellStart"/>
      <w:r w:rsidR="00146B92">
        <w:t>telefono</w:t>
      </w:r>
      <w:proofErr w:type="spellEnd"/>
      <w:r w:rsidR="00146B92">
        <w:t>, celular</w:t>
      </w:r>
      <w:r w:rsidR="002D3416">
        <w:t xml:space="preserve">, </w:t>
      </w:r>
      <w:proofErr w:type="spellStart"/>
      <w:r w:rsidR="002D3416">
        <w:t>id_ficha</w:t>
      </w:r>
      <w:proofErr w:type="spellEnd"/>
      <w:r w:rsidR="002D3416">
        <w:t xml:space="preserve">(foránea), email, </w:t>
      </w:r>
      <w:proofErr w:type="spellStart"/>
      <w:r w:rsidR="002D3416">
        <w:t>turnoFijo</w:t>
      </w:r>
      <w:proofErr w:type="spellEnd"/>
      <w:r w:rsidR="002D3416">
        <w:t xml:space="preserve">, </w:t>
      </w:r>
      <w:proofErr w:type="spellStart"/>
      <w:r w:rsidR="002D3416">
        <w:t>username</w:t>
      </w:r>
      <w:proofErr w:type="spellEnd"/>
      <w:r w:rsidR="002D3416">
        <w:t xml:space="preserve">, </w:t>
      </w:r>
      <w:proofErr w:type="spellStart"/>
      <w:r w:rsidR="002D3416">
        <w:t>password</w:t>
      </w:r>
      <w:proofErr w:type="spellEnd"/>
      <w:r w:rsidR="002D3416">
        <w:t>, perfil, cargo,</w:t>
      </w:r>
      <w:r w:rsidR="006955BF">
        <w:t xml:space="preserve"> </w:t>
      </w:r>
      <w:proofErr w:type="spellStart"/>
      <w:r w:rsidR="006955BF">
        <w:t>salt</w:t>
      </w:r>
      <w:proofErr w:type="spellEnd"/>
      <w:r w:rsidR="006955BF">
        <w:t xml:space="preserve">, status, </w:t>
      </w:r>
      <w:proofErr w:type="spellStart"/>
      <w:r w:rsidR="006955BF">
        <w:t>sucurusal_id_sucursal</w:t>
      </w:r>
      <w:proofErr w:type="spellEnd"/>
      <w:r w:rsidR="006955BF">
        <w:t xml:space="preserve"> (</w:t>
      </w:r>
      <w:r w:rsidR="00E376DC">
        <w:t xml:space="preserve">foránea), </w:t>
      </w:r>
      <w:proofErr w:type="spellStart"/>
      <w:r w:rsidR="00F66040">
        <w:t>turnos_id_turnos</w:t>
      </w:r>
      <w:proofErr w:type="spellEnd"/>
      <w:r w:rsidR="00F66040">
        <w:t xml:space="preserve"> (foránea), </w:t>
      </w:r>
      <w:proofErr w:type="spellStart"/>
      <w:r w:rsidR="001A3669">
        <w:t>departamentos_id_departamentos</w:t>
      </w:r>
      <w:proofErr w:type="spellEnd"/>
      <w:r w:rsidR="001A3669">
        <w:t xml:space="preserve"> (foránea</w:t>
      </w:r>
      <w:r w:rsidR="0054233B">
        <w:t>)</w:t>
      </w:r>
      <w:r w:rsidR="001A3669">
        <w:t xml:space="preserve">, </w:t>
      </w:r>
      <w:proofErr w:type="spellStart"/>
      <w:r w:rsidR="001A3669">
        <w:t>cc_id_cc</w:t>
      </w:r>
      <w:proofErr w:type="spellEnd"/>
      <w:r w:rsidR="001A3669">
        <w:t xml:space="preserve"> </w:t>
      </w:r>
      <w:r w:rsidR="0054233B">
        <w:t>(foránea</w:t>
      </w:r>
      <w:r w:rsidR="001A3669">
        <w:t xml:space="preserve">), </w:t>
      </w:r>
      <w:proofErr w:type="spellStart"/>
      <w:r w:rsidR="001A3669">
        <w:t>fechaCreacion</w:t>
      </w:r>
      <w:proofErr w:type="spellEnd"/>
      <w:r w:rsidR="001A3669">
        <w:t xml:space="preserve">, </w:t>
      </w:r>
      <w:proofErr w:type="spellStart"/>
      <w:r w:rsidR="001A3669">
        <w:t>claveReloj</w:t>
      </w:r>
      <w:proofErr w:type="spellEnd"/>
      <w:r w:rsidR="00506925">
        <w:t xml:space="preserve">, </w:t>
      </w:r>
      <w:proofErr w:type="spellStart"/>
      <w:r w:rsidR="00506925">
        <w:t>id_empresas</w:t>
      </w:r>
      <w:proofErr w:type="spellEnd"/>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w:t>
      </w:r>
      <w:proofErr w:type="spellStart"/>
      <w:r w:rsidRPr="007739F8">
        <w:t>nuevo_</w:t>
      </w:r>
      <w:proofErr w:type="gramStart"/>
      <w:r w:rsidRPr="007739F8">
        <w:t>usuario</w:t>
      </w:r>
      <w:proofErr w:type="spellEnd"/>
      <w:r w:rsidRPr="007739F8">
        <w:t>(</w:t>
      </w:r>
      <w:proofErr w:type="gramEnd"/>
      <w:r w:rsidRPr="007739F8">
        <w:t xml:space="preserve">), </w:t>
      </w:r>
      <w:proofErr w:type="spellStart"/>
      <w:r w:rsidRPr="007739F8">
        <w:t>guardar_usuario</w:t>
      </w:r>
      <w:proofErr w:type="spellEnd"/>
      <w:r w:rsidRPr="007739F8">
        <w:t xml:space="preserve">(), </w:t>
      </w:r>
      <w:proofErr w:type="spellStart"/>
      <w:r w:rsidRPr="007739F8">
        <w:t>editar_empleado</w:t>
      </w:r>
      <w:proofErr w:type="spellEnd"/>
      <w:r w:rsidRPr="007739F8">
        <w:t xml:space="preserve">(), </w:t>
      </w:r>
      <w:proofErr w:type="spellStart"/>
      <w:r w:rsidRPr="007739F8">
        <w:t>cambiar_estadoUsuario</w:t>
      </w:r>
      <w:proofErr w:type="spellEnd"/>
      <w:r w:rsidRPr="007739F8">
        <w:t xml:space="preserve">(), </w:t>
      </w:r>
      <w:proofErr w:type="spellStart"/>
      <w:r w:rsidRPr="007739F8">
        <w:t>cambiar_turnoUsuario</w:t>
      </w:r>
      <w:proofErr w:type="spellEnd"/>
      <w:r w:rsidRPr="007739F8">
        <w:t xml:space="preserve">(), </w:t>
      </w:r>
      <w:proofErr w:type="spellStart"/>
      <w:r w:rsidRPr="007739F8">
        <w:t>cambiar_sucursalUsuario</w:t>
      </w:r>
      <w:proofErr w:type="spellEnd"/>
      <w:r w:rsidRPr="007739F8">
        <w:t xml:space="preserve">(), </w:t>
      </w:r>
      <w:proofErr w:type="spellStart"/>
      <w:r w:rsidRPr="007739F8">
        <w:t>imprimiendoUsuario</w:t>
      </w:r>
      <w:proofErr w:type="spellEnd"/>
      <w:r w:rsidRPr="007739F8">
        <w:t>().</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w:t>
      </w:r>
      <w:proofErr w:type="spellStart"/>
      <w:r w:rsidRPr="006011A8">
        <w:t>id_holding</w:t>
      </w:r>
      <w:proofErr w:type="spellEnd"/>
      <w:r w:rsidRPr="006011A8">
        <w:t xml:space="preserve"> (clave primaria), nombre, representante, status, </w:t>
      </w:r>
      <w:proofErr w:type="spellStart"/>
      <w:r w:rsidRPr="006011A8">
        <w:t>fechaCreacion</w:t>
      </w:r>
      <w:proofErr w:type="spellEnd"/>
      <w:r w:rsidRPr="006011A8">
        <w:t>.</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w:t>
      </w:r>
      <w:proofErr w:type="spellStart"/>
      <w:r w:rsidRPr="006011A8">
        <w:t>id_sucursal</w:t>
      </w:r>
      <w:proofErr w:type="spellEnd"/>
      <w:r w:rsidRPr="006011A8">
        <w:t xml:space="preserve"> (clave primaria), tipo, nombre, </w:t>
      </w:r>
      <w:proofErr w:type="spellStart"/>
      <w:r w:rsidRPr="006011A8">
        <w:t>direccion</w:t>
      </w:r>
      <w:proofErr w:type="spellEnd"/>
      <w:r w:rsidRPr="006011A8">
        <w:t xml:space="preserve">, comuna, fonos, celular, fax, representante, </w:t>
      </w:r>
      <w:proofErr w:type="spellStart"/>
      <w:r w:rsidRPr="006011A8">
        <w:t>rutRepresentante</w:t>
      </w:r>
      <w:proofErr w:type="spellEnd"/>
      <w:r w:rsidRPr="006011A8">
        <w:t xml:space="preserve">, ciudad, </w:t>
      </w:r>
      <w:proofErr w:type="spellStart"/>
      <w:r w:rsidRPr="006011A8">
        <w:t>pais</w:t>
      </w:r>
      <w:proofErr w:type="spellEnd"/>
      <w:r w:rsidRPr="006011A8">
        <w:t xml:space="preserve">, </w:t>
      </w:r>
      <w:proofErr w:type="spellStart"/>
      <w:r w:rsidRPr="006011A8">
        <w:t>statusSucursal</w:t>
      </w:r>
      <w:proofErr w:type="spellEnd"/>
      <w:r w:rsidRPr="006011A8">
        <w:t xml:space="preserve">, </w:t>
      </w:r>
      <w:proofErr w:type="spellStart"/>
      <w:r w:rsidR="00805706">
        <w:t>empresas_id_empresas</w:t>
      </w:r>
      <w:proofErr w:type="spellEnd"/>
      <w:r w:rsidRPr="006011A8">
        <w:t xml:space="preserve"> (clave foránea)</w:t>
      </w:r>
      <w:r w:rsidR="00F33229">
        <w:t xml:space="preserve">, </w:t>
      </w:r>
      <w:proofErr w:type="spellStart"/>
      <w:r w:rsidR="00F33229">
        <w:t>fechaCreacion</w:t>
      </w:r>
      <w:proofErr w:type="spellEnd"/>
      <w:r w:rsidRPr="006011A8">
        <w:t xml:space="preserve">. </w:t>
      </w:r>
    </w:p>
    <w:p w14:paraId="12B3B12A" w14:textId="77777777" w:rsidR="004D7A3F" w:rsidRPr="006011A8" w:rsidRDefault="004D7A3F" w:rsidP="004D7A3F">
      <w:r w:rsidRPr="00A56AFC">
        <w:rPr>
          <w:b/>
          <w:bCs/>
        </w:rPr>
        <w:t>Métodos:</w:t>
      </w:r>
      <w:r>
        <w:t xml:space="preserve"> </w:t>
      </w:r>
      <w:proofErr w:type="spellStart"/>
      <w:r w:rsidRPr="00A56AFC">
        <w:t>guardar_</w:t>
      </w:r>
      <w:proofErr w:type="gramStart"/>
      <w:r w:rsidRPr="00A56AFC">
        <w:t>sucursal</w:t>
      </w:r>
      <w:proofErr w:type="spellEnd"/>
      <w:r w:rsidRPr="00A56AFC">
        <w:t>(</w:t>
      </w:r>
      <w:proofErr w:type="gramEnd"/>
      <w:r w:rsidRPr="00A56AFC">
        <w:t xml:space="preserve">), </w:t>
      </w:r>
      <w:proofErr w:type="spellStart"/>
      <w:r w:rsidRPr="00A56AFC">
        <w:t>nueva_sucursal</w:t>
      </w:r>
      <w:proofErr w:type="spellEnd"/>
      <w:r w:rsidRPr="00A56AFC">
        <w:t xml:space="preserve">() (nombre de método duplicado), </w:t>
      </w:r>
      <w:proofErr w:type="spellStart"/>
      <w:r w:rsidRPr="00A56AFC">
        <w:t>cambiar_estadoSucursal</w:t>
      </w:r>
      <w:proofErr w:type="spellEnd"/>
      <w:r w:rsidRPr="00A56AFC">
        <w:t xml:space="preserve">(), </w:t>
      </w:r>
      <w:proofErr w:type="spellStart"/>
      <w:r w:rsidRPr="00A56AFC">
        <w:t>actualizar_sucursal</w:t>
      </w:r>
      <w:proofErr w:type="spellEnd"/>
      <w:r w:rsidRPr="00A56AFC">
        <w:t>().</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w:t>
      </w:r>
      <w:proofErr w:type="spellStart"/>
      <w:r w:rsidRPr="006011A8">
        <w:t>id_permisos</w:t>
      </w:r>
      <w:proofErr w:type="spellEnd"/>
      <w:r w:rsidRPr="006011A8">
        <w:t xml:space="preserve"> (clave primaria), </w:t>
      </w:r>
      <w:proofErr w:type="spellStart"/>
      <w:r w:rsidRPr="006011A8">
        <w:t>id_usuario</w:t>
      </w:r>
      <w:proofErr w:type="spellEnd"/>
      <w:r w:rsidRPr="006011A8">
        <w:t xml:space="preserve"> (clave foránea), </w:t>
      </w:r>
      <w:proofErr w:type="spellStart"/>
      <w:r w:rsidRPr="006011A8">
        <w:t>id_motivo</w:t>
      </w:r>
      <w:proofErr w:type="spellEnd"/>
      <w:r w:rsidRPr="006011A8">
        <w:t xml:space="preserve"> (clave foránea), </w:t>
      </w:r>
      <w:proofErr w:type="spellStart"/>
      <w:r w:rsidRPr="006011A8">
        <w:t>fecha_ini</w:t>
      </w:r>
      <w:proofErr w:type="spellEnd"/>
      <w:r w:rsidRPr="006011A8">
        <w:t xml:space="preserve">, </w:t>
      </w:r>
      <w:proofErr w:type="spellStart"/>
      <w:r w:rsidRPr="006011A8">
        <w:t>hora_ini</w:t>
      </w:r>
      <w:proofErr w:type="spellEnd"/>
      <w:r w:rsidRPr="006011A8">
        <w:t xml:space="preserve">, </w:t>
      </w:r>
      <w:proofErr w:type="spellStart"/>
      <w:r w:rsidRPr="006011A8">
        <w:t>fecha_fin</w:t>
      </w:r>
      <w:proofErr w:type="spellEnd"/>
      <w:r w:rsidRPr="006011A8">
        <w:t xml:space="preserve">, </w:t>
      </w:r>
      <w:proofErr w:type="spellStart"/>
      <w:r w:rsidRPr="006011A8">
        <w:t>hora_fin</w:t>
      </w:r>
      <w:proofErr w:type="spellEnd"/>
      <w:r w:rsidRPr="006011A8">
        <w:t xml:space="preserve">, </w:t>
      </w:r>
      <w:proofErr w:type="spellStart"/>
      <w:r w:rsidRPr="006011A8">
        <w:t>total_horas</w:t>
      </w:r>
      <w:proofErr w:type="spellEnd"/>
      <w:r w:rsidRPr="006011A8">
        <w:t xml:space="preserve">, observaciones, goce, status, adjunto, creado, </w:t>
      </w:r>
      <w:proofErr w:type="spellStart"/>
      <w:r w:rsidRPr="006011A8">
        <w:t>hora_creado</w:t>
      </w:r>
      <w:proofErr w:type="spellEnd"/>
      <w:r w:rsidRPr="006011A8">
        <w:t xml:space="preserve">. </w:t>
      </w:r>
    </w:p>
    <w:p w14:paraId="3FBC4D58" w14:textId="34C3DD59" w:rsidR="00A56AFC" w:rsidRPr="006011A8" w:rsidRDefault="00A56AFC" w:rsidP="00A56AFC">
      <w:r w:rsidRPr="00A56AFC">
        <w:rPr>
          <w:b/>
          <w:bCs/>
        </w:rPr>
        <w:t>Métodos:</w:t>
      </w:r>
      <w:r w:rsidR="000B3886">
        <w:t xml:space="preserve"> </w:t>
      </w:r>
      <w:proofErr w:type="spellStart"/>
      <w:r w:rsidR="00720081" w:rsidRPr="00436071">
        <w:t>nuevo_</w:t>
      </w:r>
      <w:proofErr w:type="gramStart"/>
      <w:r w:rsidR="00720081" w:rsidRPr="00436071">
        <w:t>permiso</w:t>
      </w:r>
      <w:proofErr w:type="spellEnd"/>
      <w:r w:rsidR="00720081" w:rsidRPr="00436071">
        <w:t>(</w:t>
      </w:r>
      <w:proofErr w:type="gramEnd"/>
      <w:r w:rsidR="00720081" w:rsidRPr="00436071">
        <w:t xml:space="preserve">), </w:t>
      </w:r>
      <w:proofErr w:type="spellStart"/>
      <w:r w:rsidR="00720081" w:rsidRPr="00436071">
        <w:t>guardar_permisos</w:t>
      </w:r>
      <w:proofErr w:type="spellEnd"/>
      <w:r w:rsidR="00720081" w:rsidRPr="00436071">
        <w:t xml:space="preserve">(), </w:t>
      </w:r>
      <w:proofErr w:type="spellStart"/>
      <w:r w:rsidR="00720081" w:rsidRPr="00436071">
        <w:t>actualizar_permisos</w:t>
      </w:r>
      <w:proofErr w:type="spellEnd"/>
      <w:r w:rsidR="00720081" w:rsidRPr="00436071">
        <w:t xml:space="preserve">(), </w:t>
      </w:r>
      <w:proofErr w:type="spellStart"/>
      <w:r w:rsidR="00720081" w:rsidRPr="00436071">
        <w:t>cambiar_estadoPermiso</w:t>
      </w:r>
      <w:proofErr w:type="spellEnd"/>
      <w:r w:rsidR="00720081" w:rsidRPr="00436071">
        <w:t xml:space="preserve">(), </w:t>
      </w:r>
      <w:proofErr w:type="spellStart"/>
      <w:r w:rsidR="00720081" w:rsidRPr="00436071">
        <w:t>filtrar_permisos</w:t>
      </w:r>
      <w:proofErr w:type="spellEnd"/>
      <w:r w:rsidR="00720081" w:rsidRPr="00436071">
        <w:t xml:space="preserve">(), </w:t>
      </w:r>
      <w:proofErr w:type="spellStart"/>
      <w:r w:rsidR="00720081" w:rsidRPr="00436071">
        <w:t>eliminar_permisos</w:t>
      </w:r>
      <w:proofErr w:type="spellEnd"/>
      <w:r w:rsidR="00720081" w:rsidRPr="00436071">
        <w:t xml:space="preserve">(), </w:t>
      </w:r>
      <w:proofErr w:type="spellStart"/>
      <w:r w:rsidR="00720081" w:rsidRPr="00436071">
        <w:t>imprimir_permisos</w:t>
      </w:r>
      <w:proofErr w:type="spellEnd"/>
      <w:r w:rsidR="00720081" w:rsidRPr="00436071">
        <w:t>()</w:t>
      </w:r>
    </w:p>
    <w:p w14:paraId="5950D42E" w14:textId="77777777" w:rsidR="006011A8" w:rsidRPr="006011A8" w:rsidRDefault="006011A8" w:rsidP="002726C6">
      <w:proofErr w:type="spellStart"/>
      <w:r w:rsidRPr="006011A8">
        <w:rPr>
          <w:b/>
          <w:bCs/>
        </w:rPr>
        <w:t>motivos_permisos</w:t>
      </w:r>
      <w:proofErr w:type="spellEnd"/>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proofErr w:type="spellStart"/>
      <w:r w:rsidR="00433F01">
        <w:t>id_</w:t>
      </w:r>
      <w:r w:rsidRPr="006011A8">
        <w:t>motivo</w:t>
      </w:r>
      <w:proofErr w:type="spellEnd"/>
      <w:r w:rsidRPr="006011A8">
        <w:t xml:space="preserve"> (clave primaria), </w:t>
      </w:r>
      <w:proofErr w:type="spellStart"/>
      <w:r w:rsidRPr="006011A8">
        <w:t>descripcion</w:t>
      </w:r>
      <w:proofErr w:type="spellEnd"/>
      <w:r w:rsidRPr="006011A8">
        <w:t xml:space="preserve">, status, </w:t>
      </w:r>
      <w:proofErr w:type="spellStart"/>
      <w:r w:rsidRPr="006011A8">
        <w:t>fecha_creacion</w:t>
      </w:r>
      <w:proofErr w:type="spellEnd"/>
      <w:r w:rsidRPr="006011A8">
        <w:t xml:space="preserve">. </w:t>
      </w:r>
    </w:p>
    <w:p w14:paraId="579D7642" w14:textId="33A1660E" w:rsidR="00042AF1" w:rsidRDefault="00042AF1" w:rsidP="00042AF1">
      <w:r w:rsidRPr="00042AF1">
        <w:rPr>
          <w:b/>
          <w:bCs/>
        </w:rPr>
        <w:t>Métodos:</w:t>
      </w:r>
      <w:r w:rsidRPr="00042AF1">
        <w:t xml:space="preserve"> </w:t>
      </w:r>
      <w:proofErr w:type="spellStart"/>
      <w:r w:rsidRPr="00042AF1">
        <w:t>guardar_</w:t>
      </w:r>
      <w:proofErr w:type="gramStart"/>
      <w:r w:rsidRPr="00042AF1">
        <w:t>motivoPermisos</w:t>
      </w:r>
      <w:proofErr w:type="spellEnd"/>
      <w:r w:rsidRPr="00042AF1">
        <w:t>(</w:t>
      </w:r>
      <w:proofErr w:type="gramEnd"/>
      <w:r w:rsidRPr="00042AF1">
        <w:t xml:space="preserve">), </w:t>
      </w:r>
      <w:proofErr w:type="spellStart"/>
      <w:r w:rsidRPr="00042AF1">
        <w:t>actualizar_motivoPermisos</w:t>
      </w:r>
      <w:proofErr w:type="spellEnd"/>
      <w:r w:rsidRPr="00042AF1">
        <w:t xml:space="preserve">(), </w:t>
      </w:r>
      <w:proofErr w:type="spellStart"/>
      <w:r w:rsidRPr="00042AF1">
        <w:t>cambiar_estadoMotivoPermisos</w:t>
      </w:r>
      <w:proofErr w:type="spellEnd"/>
      <w:r w:rsidRPr="00042AF1">
        <w:t>()</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w:t>
      </w:r>
      <w:proofErr w:type="spellStart"/>
      <w:r w:rsidRPr="006011A8">
        <w:t>id_vacaciones</w:t>
      </w:r>
      <w:proofErr w:type="spellEnd"/>
      <w:r w:rsidRPr="006011A8">
        <w:t xml:space="preserve"> (clave primaria), </w:t>
      </w:r>
      <w:proofErr w:type="spellStart"/>
      <w:r w:rsidRPr="006011A8">
        <w:t>anio</w:t>
      </w:r>
      <w:proofErr w:type="spellEnd"/>
      <w:r w:rsidRPr="006011A8">
        <w:t xml:space="preserve"> (año), </w:t>
      </w:r>
      <w:proofErr w:type="spellStart"/>
      <w:r w:rsidRPr="006011A8">
        <w:t>fecha_inicio</w:t>
      </w:r>
      <w:proofErr w:type="spellEnd"/>
      <w:r w:rsidRPr="006011A8">
        <w:t xml:space="preserve">, </w:t>
      </w:r>
      <w:proofErr w:type="spellStart"/>
      <w:r w:rsidRPr="006011A8">
        <w:t>fecha_termino</w:t>
      </w:r>
      <w:proofErr w:type="spellEnd"/>
      <w:r w:rsidRPr="006011A8">
        <w:t xml:space="preserve">, </w:t>
      </w:r>
      <w:proofErr w:type="spellStart"/>
      <w:r w:rsidRPr="006011A8">
        <w:t>dias</w:t>
      </w:r>
      <w:proofErr w:type="spellEnd"/>
      <w:r w:rsidRPr="006011A8">
        <w:t xml:space="preserve">, periodo, </w:t>
      </w:r>
      <w:proofErr w:type="spellStart"/>
      <w:r w:rsidRPr="006011A8">
        <w:t>dia_usado</w:t>
      </w:r>
      <w:proofErr w:type="spellEnd"/>
      <w:r w:rsidRPr="006011A8">
        <w:t xml:space="preserve">, </w:t>
      </w:r>
      <w:proofErr w:type="spellStart"/>
      <w:r w:rsidRPr="006011A8">
        <w:t>dia_pendiente</w:t>
      </w:r>
      <w:proofErr w:type="spellEnd"/>
      <w:r w:rsidRPr="006011A8">
        <w:t xml:space="preserve">, </w:t>
      </w:r>
      <w:proofErr w:type="spellStart"/>
      <w:r w:rsidRPr="006011A8">
        <w:t>id_usuario</w:t>
      </w:r>
      <w:proofErr w:type="spellEnd"/>
      <w:r w:rsidRPr="006011A8">
        <w:t xml:space="preserve"> (clave foránea), </w:t>
      </w:r>
      <w:proofErr w:type="spellStart"/>
      <w:r w:rsidRPr="006011A8">
        <w:t>id_autoriza</w:t>
      </w:r>
      <w:proofErr w:type="spellEnd"/>
      <w:r w:rsidRPr="006011A8">
        <w:t xml:space="preserve">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w:t>
      </w:r>
      <w:proofErr w:type="spellStart"/>
      <w:r w:rsidRPr="00C97BE1">
        <w:t>nuevo_</w:t>
      </w:r>
      <w:proofErr w:type="gramStart"/>
      <w:r w:rsidRPr="00C97BE1">
        <w:t>vacacaciones</w:t>
      </w:r>
      <w:proofErr w:type="spellEnd"/>
      <w:r w:rsidRPr="00C97BE1">
        <w:t>(</w:t>
      </w:r>
      <w:proofErr w:type="gramEnd"/>
      <w:r w:rsidRPr="00C97BE1">
        <w:t xml:space="preserve">), </w:t>
      </w:r>
      <w:proofErr w:type="spellStart"/>
      <w:r w:rsidRPr="00C97BE1">
        <w:t>guardar_vacaciones</w:t>
      </w:r>
      <w:proofErr w:type="spellEnd"/>
      <w:r w:rsidRPr="00C97BE1">
        <w:t xml:space="preserve">(), </w:t>
      </w:r>
      <w:proofErr w:type="spellStart"/>
      <w:r w:rsidRPr="00C97BE1">
        <w:t>actualizar_vacaciones</w:t>
      </w:r>
      <w:proofErr w:type="spellEnd"/>
      <w:r w:rsidRPr="00C97BE1">
        <w:t xml:space="preserve">(), </w:t>
      </w:r>
      <w:proofErr w:type="spellStart"/>
      <w:r w:rsidRPr="00C97BE1">
        <w:t>cambiar_estadoVacaciones</w:t>
      </w:r>
      <w:proofErr w:type="spellEnd"/>
      <w:r w:rsidRPr="00C97BE1">
        <w:t xml:space="preserve">(), </w:t>
      </w:r>
      <w:proofErr w:type="spellStart"/>
      <w:r w:rsidRPr="00C97BE1">
        <w:t>asignar_vacaciones</w:t>
      </w:r>
      <w:proofErr w:type="spellEnd"/>
      <w:r w:rsidRPr="00C97BE1">
        <w:t xml:space="preserve">(), </w:t>
      </w:r>
      <w:proofErr w:type="spellStart"/>
      <w:r w:rsidRPr="00C97BE1">
        <w:t>imprimir_vacaciones</w:t>
      </w:r>
      <w:proofErr w:type="spellEnd"/>
      <w:r w:rsidRPr="00C97BE1">
        <w:t xml:space="preserve">(), </w:t>
      </w:r>
      <w:proofErr w:type="spellStart"/>
      <w:r w:rsidRPr="00C97BE1">
        <w:t>eliminar_vacaciones</w:t>
      </w:r>
      <w:proofErr w:type="spellEnd"/>
      <w:r w:rsidRPr="00C97BE1">
        <w:t>().</w:t>
      </w:r>
    </w:p>
    <w:p w14:paraId="12D80C59" w14:textId="77777777" w:rsidR="002726C6" w:rsidRPr="002726C6" w:rsidRDefault="002726C6" w:rsidP="002726C6">
      <w:proofErr w:type="spellStart"/>
      <w:r w:rsidRPr="002726C6">
        <w:rPr>
          <w:b/>
          <w:bCs/>
        </w:rPr>
        <w:t>centro_costo</w:t>
      </w:r>
      <w:proofErr w:type="spellEnd"/>
      <w:r w:rsidRPr="002726C6">
        <w:rPr>
          <w:b/>
          <w:bCs/>
        </w:rPr>
        <w:t xml:space="preserve">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w:t>
      </w:r>
      <w:proofErr w:type="spellStart"/>
      <w:r w:rsidRPr="002726C6">
        <w:t>id_centro</w:t>
      </w:r>
      <w:proofErr w:type="spellEnd"/>
      <w:r w:rsidRPr="002726C6">
        <w:t xml:space="preserve"> (clave primaria), </w:t>
      </w:r>
      <w:proofErr w:type="spellStart"/>
      <w:r w:rsidRPr="002726C6">
        <w:t>fecha_creacion</w:t>
      </w:r>
      <w:proofErr w:type="spellEnd"/>
      <w:r w:rsidRPr="002726C6">
        <w:t xml:space="preserve">, </w:t>
      </w:r>
      <w:proofErr w:type="spellStart"/>
      <w:r w:rsidRPr="002726C6">
        <w:t>descripcion</w:t>
      </w:r>
      <w:proofErr w:type="spellEnd"/>
      <w:r w:rsidRPr="002726C6">
        <w:t xml:space="preserve">, status. </w:t>
      </w:r>
    </w:p>
    <w:p w14:paraId="7453E2B1" w14:textId="0CB54603" w:rsidR="009378D4" w:rsidRPr="002726C6" w:rsidRDefault="009378D4" w:rsidP="009378D4">
      <w:r w:rsidRPr="009378D4">
        <w:rPr>
          <w:b/>
          <w:bCs/>
        </w:rPr>
        <w:t>Métodos:</w:t>
      </w:r>
      <w:r w:rsidRPr="009378D4">
        <w:t xml:space="preserve"> </w:t>
      </w:r>
      <w:proofErr w:type="spellStart"/>
      <w:r w:rsidRPr="009378D4">
        <w:t>nuevo_</w:t>
      </w:r>
      <w:proofErr w:type="gramStart"/>
      <w:r w:rsidRPr="009378D4">
        <w:t>CC</w:t>
      </w:r>
      <w:proofErr w:type="spellEnd"/>
      <w:r w:rsidRPr="009378D4">
        <w:t>(</w:t>
      </w:r>
      <w:proofErr w:type="gramEnd"/>
      <w:r w:rsidRPr="009378D4">
        <w:t xml:space="preserve">), </w:t>
      </w:r>
      <w:proofErr w:type="spellStart"/>
      <w:r w:rsidRPr="009378D4">
        <w:t>guardar_CC</w:t>
      </w:r>
      <w:proofErr w:type="spellEnd"/>
      <w:r w:rsidRPr="009378D4">
        <w:t xml:space="preserve">(), </w:t>
      </w:r>
      <w:proofErr w:type="spellStart"/>
      <w:r w:rsidRPr="009378D4">
        <w:t>actualizar_CC</w:t>
      </w:r>
      <w:proofErr w:type="spellEnd"/>
      <w:r w:rsidRPr="009378D4">
        <w:t xml:space="preserve">(), </w:t>
      </w:r>
      <w:proofErr w:type="spellStart"/>
      <w:r w:rsidRPr="009378D4">
        <w:t>cambiar_estadoCC</w:t>
      </w:r>
      <w:proofErr w:type="spellEnd"/>
      <w:r w:rsidRPr="009378D4">
        <w:t>()</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proofErr w:type="spellStart"/>
      <w:r>
        <w:t>Tipo_contrato</w:t>
      </w:r>
      <w:proofErr w:type="spellEnd"/>
      <w:r>
        <w:t xml:space="preserve"> puede tener de 1 a mucho usuarios y usuarios pueden tener 1 </w:t>
      </w:r>
      <w:proofErr w:type="spellStart"/>
      <w:r>
        <w:t>tipo_contrato</w:t>
      </w:r>
      <w:proofErr w:type="spellEnd"/>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 xml:space="preserve">mucho </w:t>
      </w:r>
      <w:proofErr w:type="spellStart"/>
      <w:r w:rsidR="006C1607">
        <w:t>tipo</w:t>
      </w:r>
      <w:r>
        <w:t>_</w:t>
      </w:r>
      <w:r w:rsidR="006C1607">
        <w:t>contrato</w:t>
      </w:r>
      <w:proofErr w:type="gramStart"/>
      <w:r w:rsidR="006C1607">
        <w:t>,</w:t>
      </w:r>
      <w:r>
        <w:t>pero</w:t>
      </w:r>
      <w:proofErr w:type="spellEnd"/>
      <w:proofErr w:type="gramEnd"/>
      <w:r>
        <w:t xml:space="preserve"> a su vez </w:t>
      </w:r>
      <w:proofErr w:type="spellStart"/>
      <w:r>
        <w:t>tipo_contrato</w:t>
      </w:r>
      <w:proofErr w:type="spellEnd"/>
      <w:r>
        <w:t xml:space="preserve">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proofErr w:type="spellStart"/>
      <w:r>
        <w:t>Centro_costo</w:t>
      </w:r>
      <w:proofErr w:type="spellEnd"/>
      <w:r>
        <w:t xml:space="preserve">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243" w:name="_Toc213146885"/>
      <w:r>
        <w:t>Árbol de navegación</w:t>
      </w:r>
      <w:r w:rsidR="00613426">
        <w:t xml:space="preserve"> y </w:t>
      </w:r>
      <w:r w:rsidR="00021088">
        <w:t>v</w:t>
      </w:r>
      <w:r w:rsidR="00613426">
        <w:t>ista del menú desplegable</w:t>
      </w:r>
      <w:bookmarkEnd w:id="243"/>
    </w:p>
    <w:p w14:paraId="7EB79AFE" w14:textId="5AE59152" w:rsidR="00965C25" w:rsidRDefault="00965C25" w:rsidP="00965C25"/>
    <w:p w14:paraId="12CA15A5" w14:textId="37B232B7" w:rsidR="001A674F" w:rsidRPr="00965C25" w:rsidRDefault="684D0A9E" w:rsidP="00416CA1">
      <w:r>
        <w:t xml:space="preserve">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w:t>
      </w:r>
      <w:proofErr w:type="spellStart"/>
      <w:r>
        <w:t>nuesvos</w:t>
      </w:r>
      <w:proofErr w:type="spellEnd"/>
      <w:r>
        <w:t xml:space="preserve">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244" w:name="_Toc213146886"/>
      <w:proofErr w:type="spellStart"/>
      <w:r>
        <w:t>Pdf</w:t>
      </w:r>
      <w:proofErr w:type="spellEnd"/>
      <w:r>
        <w:t xml:space="preserve"> </w:t>
      </w:r>
      <w:r w:rsidR="00343424">
        <w:t>Tabla de esfuerzo</w:t>
      </w:r>
      <w:bookmarkEnd w:id="244"/>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9.5pt;height:49.55pt" o:ole="">
            <v:imagedata r:id="rId41" o:title=""/>
          </v:shape>
          <o:OLEObject Type="Embed" ProgID="Package" ShapeID="_x0000_i1030" DrawAspect="Icon" ObjectID="_1823861973" r:id="rId42"/>
        </w:object>
      </w:r>
    </w:p>
    <w:p w14:paraId="3A4CBCE4" w14:textId="77777777" w:rsidR="0037061D" w:rsidRDefault="0037061D" w:rsidP="0037061D">
      <w:pPr>
        <w:pStyle w:val="Ttulo2"/>
      </w:pPr>
      <w:bookmarkStart w:id="245" w:name="_Toc213146887"/>
      <w:r>
        <w:t>Diagrama de despliegue</w:t>
      </w:r>
      <w:bookmarkEnd w:id="245"/>
    </w:p>
    <w:p w14:paraId="7E362188" w14:textId="77777777" w:rsidR="005A0324" w:rsidRPr="005A0324" w:rsidRDefault="005A0324" w:rsidP="005A0324"/>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 xml:space="preserve">GB de RAM, un procesador Intel Xeon E5-2603 V3 y el sistema operativo Windows Server 2012. Este servidor aloja componentes clave como Apache (servidor web), PHP (lenguaje de scripting), </w:t>
      </w:r>
      <w:proofErr w:type="spellStart"/>
      <w:r>
        <w:t>MySQL</w:t>
      </w:r>
      <w:proofErr w:type="spellEnd"/>
      <w:r>
        <w:t>/</w:t>
      </w:r>
      <w:proofErr w:type="spellStart"/>
      <w:r>
        <w:t>mariaDB</w:t>
      </w:r>
      <w:proofErr w:type="spellEnd"/>
      <w:r>
        <w:t xml:space="preserve"> (base de datos), y </w:t>
      </w:r>
      <w:proofErr w:type="spellStart"/>
      <w:r>
        <w:t>frameworks</w:t>
      </w:r>
      <w:proofErr w:type="spellEnd"/>
      <w:r>
        <w:t xml:space="preserve"> </w:t>
      </w:r>
      <w:proofErr w:type="spellStart"/>
      <w:r>
        <w:t>front-end</w:t>
      </w:r>
      <w:proofErr w:type="spellEnd"/>
      <w:r>
        <w:t xml:space="preserve"> como </w:t>
      </w:r>
      <w:proofErr w:type="spellStart"/>
      <w:r>
        <w:t>Bootstrap</w:t>
      </w:r>
      <w:proofErr w:type="spellEnd"/>
      <w:r>
        <w:t>,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246" w:name="_Toc201199662"/>
      <w:bookmarkStart w:id="247" w:name="_Toc201199751"/>
      <w:bookmarkStart w:id="248" w:name="_Toc211609271"/>
      <w:bookmarkStart w:id="249" w:name="_Toc212539485"/>
      <w:bookmarkStart w:id="250" w:name="_Toc212539539"/>
      <w:bookmarkStart w:id="251" w:name="_Toc213146888"/>
      <w:r>
        <w:lastRenderedPageBreak/>
        <w:t>REFERENCIAS</w:t>
      </w:r>
      <w:bookmarkEnd w:id="246"/>
      <w:bookmarkEnd w:id="247"/>
      <w:bookmarkEnd w:id="248"/>
      <w:bookmarkEnd w:id="249"/>
      <w:bookmarkEnd w:id="250"/>
      <w:bookmarkEnd w:id="251"/>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End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43"/>
      <w:footerReference w:type="default" r:id="rId4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D688DB" w14:textId="77777777" w:rsidR="00416762" w:rsidRDefault="00416762">
      <w:pPr>
        <w:spacing w:after="0" w:line="240" w:lineRule="auto"/>
      </w:pPr>
      <w:r>
        <w:separator/>
      </w:r>
    </w:p>
  </w:endnote>
  <w:endnote w:type="continuationSeparator" w:id="0">
    <w:p w14:paraId="5FDF76DD" w14:textId="77777777" w:rsidR="00416762" w:rsidRDefault="00416762">
      <w:pPr>
        <w:spacing w:after="0" w:line="240" w:lineRule="auto"/>
      </w:pPr>
      <w:r>
        <w:continuationSeparator/>
      </w:r>
    </w:p>
  </w:endnote>
  <w:endnote w:type="continuationNotice" w:id="1">
    <w:p w14:paraId="17F29DA1" w14:textId="77777777" w:rsidR="00416762" w:rsidRDefault="004167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1" w:fontKey="{8E42B757-E75A-4147-B8F2-4DABEB6AB015}"/>
    <w:embedBold r:id="rId2" w:fontKey="{2046F52D-CAD8-4E64-BD3A-909BCF6B6DE1}"/>
    <w:embedItalic r:id="rId3" w:fontKey="{ADFFB2D3-BA9E-4ADF-A1AD-9E4E763DEF7A}"/>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embedRegular r:id="rId4" w:fontKey="{716E3A42-3415-4482-A218-1B4D87820645}"/>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79BA826B-FD5D-46EC-BE1D-0A8933F3809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417AB" w14:textId="77777777" w:rsidR="00B7791C" w:rsidRDefault="00B7791C">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D06A56">
      <w:rPr>
        <w:noProof/>
        <w:color w:val="0A1D30"/>
      </w:rPr>
      <w:t>40</w:t>
    </w:r>
    <w:r>
      <w:rPr>
        <w:color w:val="0A1D30"/>
      </w:rPr>
      <w:fldChar w:fldCharType="end"/>
    </w:r>
  </w:p>
  <w:p w14:paraId="2DECCAB3" w14:textId="77777777" w:rsidR="00B7791C" w:rsidRDefault="00B7791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F5D96A" w14:textId="77777777" w:rsidR="00416762" w:rsidRDefault="00416762">
      <w:pPr>
        <w:spacing w:after="0" w:line="240" w:lineRule="auto"/>
      </w:pPr>
      <w:r>
        <w:separator/>
      </w:r>
    </w:p>
  </w:footnote>
  <w:footnote w:type="continuationSeparator" w:id="0">
    <w:p w14:paraId="30D407D0" w14:textId="77777777" w:rsidR="00416762" w:rsidRDefault="00416762">
      <w:pPr>
        <w:spacing w:after="0" w:line="240" w:lineRule="auto"/>
      </w:pPr>
      <w:r>
        <w:continuationSeparator/>
      </w:r>
    </w:p>
  </w:footnote>
  <w:footnote w:type="continuationNotice" w:id="1">
    <w:p w14:paraId="1BAA8F06" w14:textId="77777777" w:rsidR="00416762" w:rsidRDefault="00416762">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45"/>
      <w:gridCol w:w="2945"/>
      <w:gridCol w:w="2945"/>
      <w:gridCol w:w="2945"/>
    </w:tblGrid>
    <w:tr w:rsidR="00B7791C" w14:paraId="4BE65C9D" w14:textId="214A2808" w:rsidTr="00490761">
      <w:trPr>
        <w:trHeight w:val="300"/>
      </w:trPr>
      <w:tc>
        <w:tcPr>
          <w:tcW w:w="2945" w:type="dxa"/>
        </w:tcPr>
        <w:p w14:paraId="2AACF843" w14:textId="708F4423" w:rsidR="00B7791C" w:rsidRDefault="00B7791C" w:rsidP="5D36CEAE">
          <w:pPr>
            <w:pStyle w:val="Encabezado"/>
            <w:ind w:left="-115" w:firstLine="0"/>
          </w:pPr>
        </w:p>
      </w:tc>
      <w:tc>
        <w:tcPr>
          <w:tcW w:w="2945" w:type="dxa"/>
        </w:tcPr>
        <w:p w14:paraId="134B6AC3" w14:textId="4AFFC5B7" w:rsidR="00B7791C" w:rsidRDefault="00B7791C" w:rsidP="032C51C5">
          <w:pPr>
            <w:pStyle w:val="Encabezado"/>
            <w:jc w:val="center"/>
          </w:pPr>
        </w:p>
      </w:tc>
      <w:tc>
        <w:tcPr>
          <w:tcW w:w="2945" w:type="dxa"/>
        </w:tcPr>
        <w:p w14:paraId="3099C73A" w14:textId="2A8880F5" w:rsidR="00B7791C" w:rsidRDefault="00B7791C" w:rsidP="032C51C5">
          <w:pPr>
            <w:pStyle w:val="Encabezado"/>
            <w:ind w:right="-115"/>
            <w:jc w:val="right"/>
          </w:pPr>
        </w:p>
      </w:tc>
      <w:tc>
        <w:tcPr>
          <w:tcW w:w="2945" w:type="dxa"/>
        </w:tcPr>
        <w:p w14:paraId="34EE9100" w14:textId="0AF7DE10" w:rsidR="00B7791C" w:rsidRDefault="00B7791C" w:rsidP="032C51C5">
          <w:pPr>
            <w:pStyle w:val="Encabezado"/>
            <w:ind w:right="-115"/>
            <w:jc w:val="right"/>
          </w:pPr>
        </w:p>
      </w:tc>
    </w:tr>
  </w:tbl>
  <w:p w14:paraId="1BA45103" w14:textId="71DA4A97" w:rsidR="00B7791C" w:rsidRDefault="00B7791C">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60711"/>
    <w:multiLevelType w:val="hybridMultilevel"/>
    <w:tmpl w:val="E1B2EFA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1D910AD6"/>
    <w:multiLevelType w:val="hybridMultilevel"/>
    <w:tmpl w:val="BE9AA1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41756DBD"/>
    <w:multiLevelType w:val="hybridMultilevel"/>
    <w:tmpl w:val="391AF30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0"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1"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abstractNumId w:val="15"/>
  </w:num>
  <w:num w:numId="2">
    <w:abstractNumId w:val="12"/>
  </w:num>
  <w:num w:numId="3">
    <w:abstractNumId w:val="3"/>
  </w:num>
  <w:num w:numId="4">
    <w:abstractNumId w:val="7"/>
  </w:num>
  <w:num w:numId="5">
    <w:abstractNumId w:val="11"/>
  </w:num>
  <w:num w:numId="6">
    <w:abstractNumId w:val="2"/>
  </w:num>
  <w:num w:numId="7">
    <w:abstractNumId w:val="6"/>
  </w:num>
  <w:num w:numId="8">
    <w:abstractNumId w:val="4"/>
  </w:num>
  <w:num w:numId="9">
    <w:abstractNumId w:val="16"/>
  </w:num>
  <w:num w:numId="10">
    <w:abstractNumId w:val="13"/>
  </w:num>
  <w:num w:numId="11">
    <w:abstractNumId w:val="10"/>
  </w:num>
  <w:num w:numId="12">
    <w:abstractNumId w:val="14"/>
  </w:num>
  <w:num w:numId="13">
    <w:abstractNumId w:val="1"/>
  </w:num>
  <w:num w:numId="14">
    <w:abstractNumId w:val="8"/>
  </w:num>
  <w:num w:numId="15">
    <w:abstractNumId w:val="5"/>
  </w:num>
  <w:num w:numId="16">
    <w:abstractNumId w:val="0"/>
  </w:num>
  <w:num w:numId="17">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8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95"/>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D75"/>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94A"/>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64A"/>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202"/>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52A"/>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5FD4"/>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6F78"/>
    <w:rsid w:val="002570F1"/>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3C0C"/>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644"/>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6F34"/>
    <w:rsid w:val="002A72B3"/>
    <w:rsid w:val="002A75C7"/>
    <w:rsid w:val="002A76A7"/>
    <w:rsid w:val="002A76D5"/>
    <w:rsid w:val="002A79E1"/>
    <w:rsid w:val="002A7B83"/>
    <w:rsid w:val="002A7C74"/>
    <w:rsid w:val="002A7F09"/>
    <w:rsid w:val="002B06E8"/>
    <w:rsid w:val="002B07BB"/>
    <w:rsid w:val="002B0E82"/>
    <w:rsid w:val="002B13D0"/>
    <w:rsid w:val="002B14F3"/>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25"/>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CCC"/>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4E"/>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757"/>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4C"/>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002"/>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762"/>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53F"/>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3CA"/>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801"/>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955"/>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070"/>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FD6"/>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76"/>
    <w:rsid w:val="005562BE"/>
    <w:rsid w:val="00556CB8"/>
    <w:rsid w:val="00556D64"/>
    <w:rsid w:val="00557024"/>
    <w:rsid w:val="00557647"/>
    <w:rsid w:val="005577CD"/>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856"/>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33B"/>
    <w:rsid w:val="00596832"/>
    <w:rsid w:val="00596926"/>
    <w:rsid w:val="00596D58"/>
    <w:rsid w:val="00597001"/>
    <w:rsid w:val="00597910"/>
    <w:rsid w:val="00597FA0"/>
    <w:rsid w:val="005A0324"/>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CA7"/>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4EC"/>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ABF"/>
    <w:rsid w:val="005F4B97"/>
    <w:rsid w:val="005F4D59"/>
    <w:rsid w:val="005F4E34"/>
    <w:rsid w:val="005F4F9F"/>
    <w:rsid w:val="005F5979"/>
    <w:rsid w:val="005F5DB4"/>
    <w:rsid w:val="005F5F60"/>
    <w:rsid w:val="005F61A1"/>
    <w:rsid w:val="005F6384"/>
    <w:rsid w:val="005F63A6"/>
    <w:rsid w:val="005F65E6"/>
    <w:rsid w:val="005F6861"/>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5F2"/>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253"/>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6DE"/>
    <w:rsid w:val="006B778C"/>
    <w:rsid w:val="006B786E"/>
    <w:rsid w:val="006B7DA4"/>
    <w:rsid w:val="006B7DCA"/>
    <w:rsid w:val="006C06BC"/>
    <w:rsid w:val="006C0CB0"/>
    <w:rsid w:val="006C1607"/>
    <w:rsid w:val="006C17E3"/>
    <w:rsid w:val="006C1A72"/>
    <w:rsid w:val="006C1EFD"/>
    <w:rsid w:val="006C1F63"/>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772"/>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A83"/>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450"/>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BED"/>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DF3"/>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609"/>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01E"/>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D7E"/>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374"/>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BF5"/>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6C5"/>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0FFD"/>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0A5"/>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746"/>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E46"/>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4F04"/>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8B7"/>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4E84"/>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7C"/>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12F"/>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3C41"/>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07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80C"/>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A54"/>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2AC"/>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1EBF"/>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DC8"/>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66"/>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76"/>
    <w:rsid w:val="00B6649F"/>
    <w:rsid w:val="00B66688"/>
    <w:rsid w:val="00B66957"/>
    <w:rsid w:val="00B6699A"/>
    <w:rsid w:val="00B66AA4"/>
    <w:rsid w:val="00B66BAA"/>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91C"/>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2EA6"/>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A81"/>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426"/>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421"/>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B82"/>
    <w:rsid w:val="00BC2D6F"/>
    <w:rsid w:val="00BC2F1C"/>
    <w:rsid w:val="00BC3175"/>
    <w:rsid w:val="00BC32CB"/>
    <w:rsid w:val="00BC3728"/>
    <w:rsid w:val="00BC3E30"/>
    <w:rsid w:val="00BC3F88"/>
    <w:rsid w:val="00BC4166"/>
    <w:rsid w:val="00BC41AB"/>
    <w:rsid w:val="00BC4EFA"/>
    <w:rsid w:val="00BC54D3"/>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20E"/>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1E5A"/>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13"/>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049"/>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7D2"/>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780"/>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A56"/>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742"/>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DDA"/>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4E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4E58"/>
    <w:rsid w:val="00DB513B"/>
    <w:rsid w:val="00DB5527"/>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58"/>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376"/>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48"/>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3DF0"/>
    <w:rsid w:val="00EE411D"/>
    <w:rsid w:val="00EE475A"/>
    <w:rsid w:val="00EE4A90"/>
    <w:rsid w:val="00EE4D97"/>
    <w:rsid w:val="00EE5195"/>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5AA"/>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5D5"/>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0C8"/>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62D"/>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38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Puesto">
    <w:name w:val="Title"/>
    <w:basedOn w:val="Normal"/>
    <w:next w:val="Normal"/>
    <w:link w:val="Puest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de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customStyle="1" w:styleId="UnresolvedMention">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5.emf"/><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oleObject" Target="embeddings/oleObject2.bin"/><Relationship Id="rId42" Type="http://schemas.openxmlformats.org/officeDocument/2006/relationships/oleObject" Target="embeddings/oleObject6.bin"/><Relationship Id="rId47"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emf"/><Relationship Id="rId38" Type="http://schemas.openxmlformats.org/officeDocument/2006/relationships/oleObject" Target="embeddings/oleObject4.bin"/><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image" Target="media/image2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oleObject" Target="embeddings/oleObject1.bin"/><Relationship Id="rId37" Type="http://schemas.openxmlformats.org/officeDocument/2006/relationships/image" Target="media/image24.emf"/><Relationship Id="rId40" Type="http://schemas.openxmlformats.org/officeDocument/2006/relationships/oleObject" Target="embeddings/oleObject5.bin"/><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localhost/TicTac%20/" TargetMode="External"/><Relationship Id="rId28" Type="http://schemas.openxmlformats.org/officeDocument/2006/relationships/image" Target="media/image18.png"/><Relationship Id="rId36" Type="http://schemas.openxmlformats.org/officeDocument/2006/relationships/oleObject" Target="embeddings/oleObject3.bin"/><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emf"/><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localhost/phpmyadmin"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emf"/><Relationship Id="rId4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0A59DB-B586-4A73-8AC7-DC8CCB90E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54</Pages>
  <Words>7709</Words>
  <Characters>42403</Characters>
  <Application>Microsoft Office Word</Application>
  <DocSecurity>2</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50012</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49</cp:revision>
  <cp:lastPrinted>2025-05-23T02:32:00Z</cp:lastPrinted>
  <dcterms:created xsi:type="dcterms:W3CDTF">2025-06-19T08:29:00Z</dcterms:created>
  <dcterms:modified xsi:type="dcterms:W3CDTF">2025-11-05T18:33:00Z</dcterms:modified>
  <cp:contentStatus/>
</cp:coreProperties>
</file>